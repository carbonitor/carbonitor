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804E0" w14:textId="68F0B847" w:rsidR="00974F10" w:rsidRPr="00974F10" w:rsidRDefault="00974F10" w:rsidP="00974F10">
      <w:pPr>
        <w:spacing w:line="240" w:lineRule="auto"/>
        <w:rPr>
          <w:b/>
          <w:caps/>
          <w:color w:val="00B9BD" w:themeColor="accent1"/>
          <w:sz w:val="48"/>
          <w:lang w:val="en-GB"/>
        </w:rPr>
      </w:pPr>
      <w:r w:rsidRPr="00974F10">
        <w:rPr>
          <w:b/>
          <w:caps/>
          <w:color w:val="00B9BD" w:themeColor="accent1"/>
          <w:sz w:val="48"/>
          <w:lang w:val="en-GB"/>
        </w:rPr>
        <w:t xml:space="preserve">Key Project Information &amp; </w:t>
      </w:r>
      <w:r w:rsidR="00535750">
        <w:rPr>
          <w:b/>
          <w:caps/>
          <w:color w:val="00B9BD" w:themeColor="accent1"/>
          <w:sz w:val="48"/>
          <w:lang w:val="en-GB"/>
        </w:rPr>
        <w:t>project</w:t>
      </w:r>
      <w:r w:rsidRPr="00974F10">
        <w:rPr>
          <w:b/>
          <w:caps/>
          <w:color w:val="00B9BD" w:themeColor="accent1"/>
          <w:sz w:val="48"/>
          <w:lang w:val="en-GB"/>
        </w:rPr>
        <w:t xml:space="preserve"> Design Document (PDD)</w:t>
      </w:r>
    </w:p>
    <w:p w14:paraId="3CD7A092" w14:textId="73C680BB" w:rsidR="00F92931" w:rsidRPr="00211D67" w:rsidRDefault="0054233B" w:rsidP="002E5DB5">
      <w:pPr>
        <w:rPr>
          <w:lang w:val="fr-FR"/>
        </w:rPr>
      </w:pPr>
      <w:r>
        <w:rPr>
          <w:noProof/>
        </w:rPr>
        <w:pict w14:anchorId="2505906B">
          <v:rect id="_x0000_i1026" style="width:451.3pt;height:.05pt" o:hralign="center" o:hrstd="t" o:hr="t" fillcolor="#a0a0a0" stroked="f"/>
        </w:pict>
      </w:r>
    </w:p>
    <w:p w14:paraId="62F0F2B4" w14:textId="68D22AF2" w:rsidR="004C18FD" w:rsidRDefault="0002272D" w:rsidP="004C18FD">
      <w:pPr>
        <w:pStyle w:val="Heading6"/>
        <w:rPr>
          <w:sz w:val="24"/>
        </w:rPr>
      </w:pPr>
      <w:r w:rsidRPr="002E5DB5">
        <w:rPr>
          <w:sz w:val="24"/>
        </w:rPr>
        <w:t xml:space="preserve">PUBLICATION DATE </w:t>
      </w:r>
      <w:r w:rsidRPr="002E5DB5">
        <w:t xml:space="preserve"> </w:t>
      </w:r>
      <w:r w:rsidR="00B23D56">
        <w:rPr>
          <w:b/>
          <w:bCs/>
          <w:color w:val="515151" w:themeColor="text1"/>
        </w:rPr>
        <w:t>29.06</w:t>
      </w:r>
      <w:r w:rsidR="00EC141D">
        <w:rPr>
          <w:b/>
          <w:bCs/>
          <w:color w:val="515151" w:themeColor="text1"/>
        </w:rPr>
        <w:t>.2023</w:t>
      </w:r>
      <w:r w:rsidR="00A96321">
        <w:br/>
      </w:r>
      <w:r w:rsidR="00CD41BB">
        <w:rPr>
          <w:sz w:val="24"/>
        </w:rPr>
        <w:t xml:space="preserve">VERSION </w:t>
      </w:r>
      <w:r>
        <w:t xml:space="preserve"> </w:t>
      </w:r>
      <w:r w:rsidRPr="004E3F0E">
        <w:rPr>
          <w:b/>
          <w:bCs/>
          <w:color w:val="515151" w:themeColor="text1"/>
        </w:rPr>
        <w:t>v.</w:t>
      </w:r>
      <w:r w:rsidR="00460D2E">
        <w:rPr>
          <w:b/>
          <w:bCs/>
          <w:color w:val="515151" w:themeColor="text1"/>
        </w:rPr>
        <w:t>1</w:t>
      </w:r>
      <w:r w:rsidRPr="004E3F0E">
        <w:rPr>
          <w:b/>
          <w:bCs/>
          <w:color w:val="515151" w:themeColor="text1"/>
        </w:rPr>
        <w:t>.</w:t>
      </w:r>
      <w:r w:rsidR="00023A6C">
        <w:rPr>
          <w:b/>
          <w:bCs/>
          <w:color w:val="515151" w:themeColor="text1"/>
        </w:rPr>
        <w:t>5</w:t>
      </w:r>
      <w:r w:rsidR="00166205" w:rsidRPr="004E3F0E">
        <w:rPr>
          <w:b/>
          <w:bCs/>
          <w:color w:val="515151" w:themeColor="text1"/>
        </w:rPr>
        <w:t xml:space="preserve"> </w:t>
      </w:r>
      <w:r w:rsidR="0096773B">
        <w:rPr>
          <w:b/>
          <w:bCs/>
          <w:color w:val="515151" w:themeColor="text1"/>
        </w:rPr>
        <w:br/>
      </w:r>
      <w:r w:rsidR="00B925F2">
        <w:rPr>
          <w:sz w:val="24"/>
        </w:rPr>
        <w:t xml:space="preserve">RELATED </w:t>
      </w:r>
      <w:r w:rsidR="00206434">
        <w:rPr>
          <w:sz w:val="24"/>
        </w:rPr>
        <w:t>SUPPORT</w:t>
      </w:r>
      <w:r w:rsidR="00A96321">
        <w:rPr>
          <w:sz w:val="24"/>
        </w:rPr>
        <w:t xml:space="preserve"> </w:t>
      </w:r>
    </w:p>
    <w:p w14:paraId="0844DE16" w14:textId="53E0B0F5" w:rsidR="000E12EB" w:rsidRPr="00F86D8B" w:rsidRDefault="004C18FD" w:rsidP="000E12EB">
      <w:pPr>
        <w:pStyle w:val="Heading6"/>
        <w:rPr>
          <w:rStyle w:val="Hyperlink"/>
        </w:rPr>
      </w:pPr>
      <w:r w:rsidRPr="00F86D8B">
        <w:rPr>
          <w:rStyle w:val="Hyperlink"/>
        </w:rPr>
        <w:t xml:space="preserve">- </w:t>
      </w:r>
      <w:hyperlink r:id="rId11" w:history="1">
        <w:r w:rsidR="00CA35D1" w:rsidRPr="00F86D8B">
          <w:rPr>
            <w:rStyle w:val="Hyperlink"/>
          </w:rPr>
          <w:t xml:space="preserve">TEMPLATE GUIDE Key Project Information &amp; Project Design Document </w:t>
        </w:r>
      </w:hyperlink>
    </w:p>
    <w:p w14:paraId="73BB0815" w14:textId="77777777" w:rsidR="00F92931" w:rsidRPr="00947B25" w:rsidRDefault="0054233B" w:rsidP="004C18FD">
      <w:r>
        <w:rPr>
          <w:noProof/>
        </w:rPr>
        <w:pict w14:anchorId="2C207630">
          <v:rect id="_x0000_i1027" style="width:451.3pt;height:.05pt" o:hralign="center" o:hrstd="t" o:hr="t" fillcolor="#a0a0a0" stroked="f"/>
        </w:pict>
      </w:r>
    </w:p>
    <w:p w14:paraId="234DFE19" w14:textId="77777777" w:rsidR="00B01408" w:rsidRPr="004C18FD" w:rsidRDefault="00B01408" w:rsidP="004C18FD"/>
    <w:p w14:paraId="090EF51A" w14:textId="5EFF5E3E" w:rsidR="006D53FE" w:rsidRPr="004C18FD" w:rsidRDefault="006D53FE" w:rsidP="004C18FD"/>
    <w:p w14:paraId="4F782085" w14:textId="77777777" w:rsidR="00974F10" w:rsidRPr="00974F10" w:rsidRDefault="00974F10" w:rsidP="00974F10">
      <w:pPr>
        <w:rPr>
          <w:lang w:val="en-GB"/>
        </w:rPr>
      </w:pPr>
      <w:r w:rsidRPr="00974F10">
        <w:rPr>
          <w:lang w:val="en-GB"/>
        </w:rPr>
        <w:t xml:space="preserve">This document contains the following Sections </w:t>
      </w:r>
    </w:p>
    <w:p w14:paraId="49F588AF" w14:textId="3DB4C816" w:rsidR="00974F10" w:rsidRPr="00974F10" w:rsidRDefault="00974F10" w:rsidP="00974F10">
      <w:pPr>
        <w:rPr>
          <w:lang w:val="en-GB"/>
        </w:rPr>
      </w:pPr>
    </w:p>
    <w:p w14:paraId="6B897F28" w14:textId="5FB942C0" w:rsidR="00974F10" w:rsidRPr="00974F10" w:rsidRDefault="000A7141" w:rsidP="00974F10">
      <w:pPr>
        <w:rPr>
          <w:u w:val="single"/>
          <w:lang w:val="en-GB"/>
        </w:rPr>
      </w:pPr>
      <w:r>
        <w:rPr>
          <w:u w:val="single"/>
          <w:lang w:val="en-GB"/>
        </w:rPr>
        <w:fldChar w:fldCharType="begin"/>
      </w:r>
      <w:r>
        <w:rPr>
          <w:u w:val="single"/>
          <w:lang w:val="en-GB"/>
        </w:rPr>
        <w:instrText xml:space="preserve"> REF _Ref128431685 \h </w:instrText>
      </w:r>
      <w:r>
        <w:rPr>
          <w:u w:val="single"/>
          <w:lang w:val="en-GB"/>
        </w:rPr>
      </w:r>
      <w:r>
        <w:rPr>
          <w:u w:val="single"/>
          <w:lang w:val="en-GB"/>
        </w:rPr>
        <w:fldChar w:fldCharType="separate"/>
      </w:r>
      <w:r>
        <w:t xml:space="preserve">SECTION A. </w:t>
      </w:r>
      <w:r w:rsidRPr="00B925F2">
        <w:t>DESCRIPTION OF PROJECT</w:t>
      </w:r>
      <w:r>
        <w:rPr>
          <w:u w:val="single"/>
          <w:lang w:val="en-GB"/>
        </w:rPr>
        <w:fldChar w:fldCharType="end"/>
      </w:r>
      <w:r w:rsidR="00974F10" w:rsidRPr="00974F10">
        <w:rPr>
          <w:lang w:val="en-GB"/>
        </w:rPr>
        <w:t xml:space="preserve"> </w:t>
      </w:r>
    </w:p>
    <w:p w14:paraId="14E01CB7" w14:textId="1F48F9CF" w:rsidR="00974F10" w:rsidRPr="00974F10" w:rsidRDefault="000A7141" w:rsidP="00974F10">
      <w:pPr>
        <w:rPr>
          <w:lang w:val="en-GB"/>
        </w:rPr>
      </w:pPr>
      <w:r>
        <w:rPr>
          <w:u w:val="single"/>
          <w:lang w:val="en-GB"/>
        </w:rPr>
        <w:fldChar w:fldCharType="begin"/>
      </w:r>
      <w:r>
        <w:rPr>
          <w:u w:val="single"/>
          <w:lang w:val="en-GB"/>
        </w:rPr>
        <w:instrText xml:space="preserve"> REF _Ref49515954 \h </w:instrText>
      </w:r>
      <w:r>
        <w:rPr>
          <w:u w:val="single"/>
          <w:lang w:val="en-GB"/>
        </w:rPr>
      </w:r>
      <w:r>
        <w:rPr>
          <w:u w:val="single"/>
          <w:lang w:val="en-GB"/>
        </w:rPr>
        <w:fldChar w:fldCharType="separate"/>
      </w:r>
      <w:r w:rsidR="005429FD">
        <w:t xml:space="preserve">SECTION B. </w:t>
      </w:r>
      <w:r w:rsidR="005429FD" w:rsidRPr="007C1D64">
        <w:t xml:space="preserve">APPLICATION OF APPROVED GOLD STANDARD </w:t>
      </w:r>
      <w:r w:rsidR="005429FD">
        <w:t>M</w:t>
      </w:r>
      <w:r w:rsidR="005429FD" w:rsidRPr="007C1D64">
        <w:t>ETHODOLOGY</w:t>
      </w:r>
      <w:r w:rsidR="005429FD">
        <w:t xml:space="preserve"> (IES)</w:t>
      </w:r>
      <w:r w:rsidR="005429FD" w:rsidRPr="007C1D64">
        <w:t xml:space="preserve"> </w:t>
      </w:r>
      <w:r w:rsidR="005429FD">
        <w:t>AND/OR DEMONSTRATION OF SDG CONTRIBUTIONS</w:t>
      </w:r>
      <w:r>
        <w:rPr>
          <w:u w:val="single"/>
          <w:lang w:val="en-GB"/>
        </w:rPr>
        <w:fldChar w:fldCharType="end"/>
      </w:r>
      <w:r w:rsidR="00974F10" w:rsidRPr="00974F10">
        <w:rPr>
          <w:lang w:val="en-GB"/>
        </w:rPr>
        <w:t xml:space="preserve"> </w:t>
      </w:r>
    </w:p>
    <w:p w14:paraId="74BA63A1" w14:textId="3156168B" w:rsidR="00974F10" w:rsidRPr="00974F10" w:rsidRDefault="000A7141" w:rsidP="00974F10">
      <w:pPr>
        <w:rPr>
          <w:lang w:val="en-GB"/>
        </w:rPr>
      </w:pPr>
      <w:r>
        <w:rPr>
          <w:u w:val="single"/>
          <w:lang w:val="en-GB"/>
        </w:rPr>
        <w:fldChar w:fldCharType="begin"/>
      </w:r>
      <w:r>
        <w:rPr>
          <w:u w:val="single"/>
          <w:lang w:val="en-GB"/>
        </w:rPr>
        <w:instrText xml:space="preserve"> REF _Ref49515970 \h </w:instrText>
      </w:r>
      <w:r>
        <w:rPr>
          <w:u w:val="single"/>
          <w:lang w:val="en-GB"/>
        </w:rPr>
      </w:r>
      <w:r>
        <w:rPr>
          <w:u w:val="single"/>
          <w:lang w:val="en-GB"/>
        </w:rPr>
        <w:fldChar w:fldCharType="separate"/>
      </w:r>
      <w:r>
        <w:t xml:space="preserve">SECTION C. </w:t>
      </w:r>
      <w:r w:rsidRPr="007C1D64">
        <w:t>DURATION AND CREDITING PERIOD</w:t>
      </w:r>
      <w:r>
        <w:rPr>
          <w:u w:val="single"/>
          <w:lang w:val="en-GB"/>
        </w:rPr>
        <w:fldChar w:fldCharType="end"/>
      </w:r>
      <w:r w:rsidR="00974F10" w:rsidRPr="00974F10">
        <w:rPr>
          <w:lang w:val="en-GB"/>
        </w:rPr>
        <w:t xml:space="preserve"> </w:t>
      </w:r>
    </w:p>
    <w:p w14:paraId="2D8D1ECF" w14:textId="28AC2BB0" w:rsidR="00974F10" w:rsidRPr="00974F10" w:rsidRDefault="000A7141" w:rsidP="00974F10">
      <w:pPr>
        <w:rPr>
          <w:lang w:val="en-GB"/>
        </w:rPr>
      </w:pPr>
      <w:r>
        <w:rPr>
          <w:u w:val="single"/>
          <w:lang w:val="en-GB"/>
        </w:rPr>
        <w:fldChar w:fldCharType="begin"/>
      </w:r>
      <w:r>
        <w:rPr>
          <w:u w:val="single"/>
          <w:lang w:val="en-GB"/>
        </w:rPr>
        <w:instrText xml:space="preserve"> REF _Ref128431741 \h </w:instrText>
      </w:r>
      <w:r>
        <w:rPr>
          <w:u w:val="single"/>
          <w:lang w:val="en-GB"/>
        </w:rPr>
      </w:r>
      <w:r>
        <w:rPr>
          <w:u w:val="single"/>
          <w:lang w:val="en-GB"/>
        </w:rPr>
        <w:fldChar w:fldCharType="separate"/>
      </w:r>
      <w:r>
        <w:t xml:space="preserve">SECTION D. </w:t>
      </w:r>
      <w:r w:rsidRPr="00CF3E1B">
        <w:t>SUMMARY OF SAFEGUARDING PRINCIPLES AND GENDER SENSITIVE ASSESSMENT</w:t>
      </w:r>
      <w:r>
        <w:rPr>
          <w:u w:val="single"/>
          <w:lang w:val="en-GB"/>
        </w:rPr>
        <w:fldChar w:fldCharType="end"/>
      </w:r>
      <w:r w:rsidR="00974F10" w:rsidRPr="00974F10">
        <w:rPr>
          <w:lang w:val="en-GB"/>
        </w:rPr>
        <w:t xml:space="preserve"> </w:t>
      </w:r>
    </w:p>
    <w:p w14:paraId="19E3C6D7" w14:textId="1E22772B" w:rsidR="00974F10" w:rsidRPr="00974F10" w:rsidRDefault="000A7141" w:rsidP="00974F10">
      <w:pPr>
        <w:rPr>
          <w:u w:val="single"/>
          <w:lang w:val="en-GB"/>
        </w:rPr>
      </w:pPr>
      <w:r>
        <w:rPr>
          <w:u w:val="single"/>
          <w:lang w:val="en-GB"/>
        </w:rPr>
        <w:fldChar w:fldCharType="begin"/>
      </w:r>
      <w:r>
        <w:rPr>
          <w:u w:val="single"/>
          <w:lang w:val="en-GB"/>
        </w:rPr>
        <w:instrText xml:space="preserve"> REF _Ref49515999 \h </w:instrText>
      </w:r>
      <w:r>
        <w:rPr>
          <w:u w:val="single"/>
          <w:lang w:val="en-GB"/>
        </w:rPr>
      </w:r>
      <w:r>
        <w:rPr>
          <w:u w:val="single"/>
          <w:lang w:val="en-GB"/>
        </w:rPr>
        <w:fldChar w:fldCharType="separate"/>
      </w:r>
      <w:r>
        <w:t xml:space="preserve">SECTION E. </w:t>
      </w:r>
      <w:r w:rsidRPr="00391F1F">
        <w:t>SUMMARY OF LOCAL STAKEHOLDER CONSULTATION</w:t>
      </w:r>
      <w:r>
        <w:rPr>
          <w:u w:val="single"/>
          <w:lang w:val="en-GB"/>
        </w:rPr>
        <w:fldChar w:fldCharType="end"/>
      </w:r>
    </w:p>
    <w:p w14:paraId="3FA657A3" w14:textId="77777777" w:rsidR="002A3019" w:rsidRDefault="002A3019" w:rsidP="002A3019"/>
    <w:p w14:paraId="524FDF33" w14:textId="15A7EEA3" w:rsidR="00974F10" w:rsidRPr="00974F10" w:rsidRDefault="000A7141" w:rsidP="002A3019">
      <w:pPr>
        <w:rPr>
          <w:lang w:val="en-GB"/>
        </w:rPr>
      </w:pPr>
      <w:r>
        <w:fldChar w:fldCharType="begin"/>
      </w:r>
      <w:r>
        <w:instrText xml:space="preserve"> REF _Ref128431792 \h </w:instrText>
      </w:r>
      <w:r>
        <w:fldChar w:fldCharType="separate"/>
      </w:r>
      <w:r>
        <w:t>Appendix 1 - Safeguarding Principles Assessment</w:t>
      </w:r>
      <w:r>
        <w:fldChar w:fldCharType="end"/>
      </w:r>
      <w:r w:rsidR="00974F10" w:rsidRPr="00974F10">
        <w:rPr>
          <w:lang w:val="en-GB"/>
        </w:rPr>
        <w:t xml:space="preserve"> (mandatory)</w:t>
      </w:r>
    </w:p>
    <w:p w14:paraId="5D32911A" w14:textId="440EA19B" w:rsidR="00974F10" w:rsidRPr="00974F10" w:rsidRDefault="000A7141" w:rsidP="002A3019">
      <w:pPr>
        <w:rPr>
          <w:lang w:val="en-GB"/>
        </w:rPr>
      </w:pPr>
      <w:r>
        <w:rPr>
          <w:u w:val="single"/>
          <w:lang w:val="en-GB"/>
        </w:rPr>
        <w:fldChar w:fldCharType="begin"/>
      </w:r>
      <w:r>
        <w:rPr>
          <w:u w:val="single"/>
          <w:lang w:val="en-GB"/>
        </w:rPr>
        <w:instrText xml:space="preserve"> REF _Ref128431799 \h </w:instrText>
      </w:r>
      <w:r>
        <w:rPr>
          <w:u w:val="single"/>
          <w:lang w:val="en-GB"/>
        </w:rPr>
      </w:r>
      <w:r>
        <w:rPr>
          <w:u w:val="single"/>
          <w:lang w:val="en-GB"/>
        </w:rPr>
        <w:fldChar w:fldCharType="separate"/>
      </w:r>
      <w:r w:rsidR="00A80F9B">
        <w:t xml:space="preserve">Appendix 2 - </w:t>
      </w:r>
      <w:r w:rsidR="00A80F9B" w:rsidRPr="00B71A2B">
        <w:t xml:space="preserve">Contact information of </w:t>
      </w:r>
      <w:r w:rsidR="00A80F9B">
        <w:t>project developer(s)</w:t>
      </w:r>
      <w:r>
        <w:rPr>
          <w:u w:val="single"/>
          <w:lang w:val="en-GB"/>
        </w:rPr>
        <w:fldChar w:fldCharType="end"/>
      </w:r>
      <w:r w:rsidR="00974F10" w:rsidRPr="00974F10">
        <w:rPr>
          <w:lang w:val="en-GB"/>
        </w:rPr>
        <w:t xml:space="preserve"> (mandatory)</w:t>
      </w:r>
    </w:p>
    <w:p w14:paraId="77F569A9" w14:textId="48B1404C" w:rsidR="00974F10" w:rsidRDefault="000A7141" w:rsidP="002A3019">
      <w:pPr>
        <w:rPr>
          <w:lang w:val="en-GB"/>
        </w:rPr>
      </w:pPr>
      <w:r>
        <w:rPr>
          <w:u w:val="single"/>
          <w:lang w:val="en-GB"/>
        </w:rPr>
        <w:fldChar w:fldCharType="begin"/>
      </w:r>
      <w:r>
        <w:rPr>
          <w:u w:val="single"/>
          <w:lang w:val="en-GB"/>
        </w:rPr>
        <w:instrText xml:space="preserve"> REF _Ref128431806 \h </w:instrText>
      </w:r>
      <w:r>
        <w:rPr>
          <w:u w:val="single"/>
          <w:lang w:val="en-GB"/>
        </w:rPr>
      </w:r>
      <w:r>
        <w:rPr>
          <w:u w:val="single"/>
          <w:lang w:val="en-GB"/>
        </w:rPr>
        <w:fldChar w:fldCharType="separate"/>
      </w:r>
      <w:r>
        <w:t>Appendix 3 -</w:t>
      </w:r>
      <w:r w:rsidRPr="00DA2BC8">
        <w:rPr>
          <w:rFonts w:ascii="Avenir Book" w:eastAsia="MS Mincho" w:hAnsi="Avenir Book" w:cs="Times New Roman"/>
          <w:bCs/>
          <w:color w:val="auto"/>
          <w:sz w:val="24"/>
          <w:lang w:val="en-GB"/>
        </w:rPr>
        <w:t xml:space="preserve"> </w:t>
      </w:r>
      <w:r w:rsidRPr="00DA2BC8">
        <w:rPr>
          <w:bCs/>
          <w:lang w:val="en-GB"/>
        </w:rPr>
        <w:t>LUF Additional Information</w:t>
      </w:r>
      <w:r>
        <w:rPr>
          <w:u w:val="single"/>
          <w:lang w:val="en-GB"/>
        </w:rPr>
        <w:fldChar w:fldCharType="end"/>
      </w:r>
      <w:r w:rsidR="00535750" w:rsidRPr="00535750">
        <w:rPr>
          <w:lang w:val="en-GB"/>
        </w:rPr>
        <w:t xml:space="preserve"> </w:t>
      </w:r>
      <w:r w:rsidR="00974F10" w:rsidRPr="00974F10">
        <w:rPr>
          <w:lang w:val="en-GB"/>
        </w:rPr>
        <w:t>(project specific)</w:t>
      </w:r>
    </w:p>
    <w:p w14:paraId="6F9FAEFE" w14:textId="7FD5E81D" w:rsidR="00535750" w:rsidRPr="00974F10" w:rsidRDefault="000A7141" w:rsidP="00D857A3">
      <w:pPr>
        <w:rPr>
          <w:lang w:val="en-GB"/>
        </w:rPr>
      </w:pPr>
      <w:r>
        <w:rPr>
          <w:u w:val="single"/>
          <w:lang w:val="en-GB"/>
        </w:rPr>
        <w:fldChar w:fldCharType="begin"/>
      </w:r>
      <w:r>
        <w:rPr>
          <w:u w:val="single"/>
          <w:lang w:val="en-GB"/>
        </w:rPr>
        <w:instrText xml:space="preserve"> REF _Ref128431812 \h </w:instrText>
      </w:r>
      <w:r>
        <w:rPr>
          <w:u w:val="single"/>
          <w:lang w:val="en-GB"/>
        </w:rPr>
      </w:r>
      <w:r>
        <w:rPr>
          <w:u w:val="single"/>
          <w:lang w:val="en-GB"/>
        </w:rPr>
        <w:fldChar w:fldCharType="separate"/>
      </w:r>
      <w:r w:rsidR="00A80F9B">
        <w:t>Appendix 4 - D</w:t>
      </w:r>
      <w:r w:rsidR="00A80F9B" w:rsidRPr="007C1D64">
        <w:t xml:space="preserve">esign </w:t>
      </w:r>
      <w:r w:rsidR="00A80F9B">
        <w:t>C</w:t>
      </w:r>
      <w:r w:rsidR="00A80F9B" w:rsidRPr="007C1D64">
        <w:t>hanges</w:t>
      </w:r>
      <w:r>
        <w:rPr>
          <w:u w:val="single"/>
          <w:lang w:val="en-GB"/>
        </w:rPr>
        <w:fldChar w:fldCharType="end"/>
      </w:r>
      <w:r w:rsidR="00535750" w:rsidRPr="00974F10">
        <w:rPr>
          <w:lang w:val="en-GB"/>
        </w:rPr>
        <w:t xml:space="preserve"> </w:t>
      </w:r>
    </w:p>
    <w:p w14:paraId="0E2F49B8" w14:textId="35B8813B" w:rsidR="00211D67" w:rsidRDefault="00211D67">
      <w:pPr>
        <w:spacing w:line="276" w:lineRule="auto"/>
        <w:contextualSpacing w:val="0"/>
        <w:rPr>
          <w:lang w:val="en-GB"/>
        </w:rPr>
      </w:pPr>
    </w:p>
    <w:p w14:paraId="02428762" w14:textId="76938D13" w:rsidR="006F7BB5" w:rsidRDefault="006F7BB5">
      <w:pPr>
        <w:spacing w:line="276" w:lineRule="auto"/>
        <w:contextualSpacing w:val="0"/>
        <w:rPr>
          <w:lang w:val="en-GB"/>
        </w:rPr>
      </w:pPr>
    </w:p>
    <w:p w14:paraId="6A004B93" w14:textId="2860458F" w:rsidR="00865667" w:rsidRDefault="00865667">
      <w:pPr>
        <w:spacing w:line="276" w:lineRule="auto"/>
        <w:contextualSpacing w:val="0"/>
        <w:rPr>
          <w:lang w:val="en-GB"/>
        </w:rPr>
      </w:pPr>
    </w:p>
    <w:p w14:paraId="2A3AF73E" w14:textId="6BC1668C" w:rsidR="006D53FE" w:rsidRPr="00F751F2" w:rsidRDefault="005344A4" w:rsidP="00F751F2">
      <w:pPr>
        <w:pStyle w:val="Heading3"/>
      </w:pPr>
      <w:r w:rsidRPr="00C45525">
        <w:lastRenderedPageBreak/>
        <w:t>KEY PROJECT INFORMATION</w:t>
      </w:r>
    </w:p>
    <w:tbl>
      <w:tblPr>
        <w:tblStyle w:val="GridTable5Dark-Accent1"/>
        <w:tblW w:w="9442" w:type="dxa"/>
        <w:tblLook w:val="0680" w:firstRow="0" w:lastRow="0" w:firstColumn="1" w:lastColumn="0" w:noHBand="1" w:noVBand="1"/>
      </w:tblPr>
      <w:tblGrid>
        <w:gridCol w:w="3539"/>
        <w:gridCol w:w="5903"/>
      </w:tblGrid>
      <w:tr w:rsidR="00974F10" w:rsidRPr="00211D67" w14:paraId="6C55902D"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4B17763F" w14:textId="3D5903E9" w:rsidR="00974F10" w:rsidRPr="004706BF" w:rsidRDefault="00974F10" w:rsidP="00444CAE">
            <w:pPr>
              <w:pStyle w:val="Normal-white"/>
              <w:rPr>
                <w:sz w:val="22"/>
                <w:szCs w:val="22"/>
              </w:rPr>
            </w:pPr>
            <w:r w:rsidRPr="004706BF">
              <w:rPr>
                <w:sz w:val="22"/>
                <w:szCs w:val="22"/>
                <w:rPrChange w:id="0" w:author="Ying Shian Loh" w:date="2024-02-27T15:31:00Z">
                  <w:rPr/>
                </w:rPrChange>
              </w:rPr>
              <w:t xml:space="preserve">GS ID of Project </w:t>
            </w:r>
          </w:p>
        </w:tc>
        <w:tc>
          <w:tcPr>
            <w:tcW w:w="5903" w:type="dxa"/>
          </w:tcPr>
          <w:p w14:paraId="2DB3F89E" w14:textId="4E950222" w:rsidR="00974F10" w:rsidRPr="004706BF" w:rsidRDefault="009054CB" w:rsidP="00974F10">
            <w:pPr>
              <w:spacing w:after="200"/>
              <w:cnfStyle w:val="000000000000" w:firstRow="0" w:lastRow="0" w:firstColumn="0" w:lastColumn="0" w:oddVBand="0" w:evenVBand="0" w:oddHBand="0" w:evenHBand="0" w:firstRowFirstColumn="0" w:firstRowLastColumn="0" w:lastRowFirstColumn="0" w:lastRowLastColumn="0"/>
              <w:rPr>
                <w:szCs w:val="22"/>
                <w:lang w:val="en-GB"/>
              </w:rPr>
            </w:pPr>
            <w:r w:rsidRPr="004706BF">
              <w:rPr>
                <w:szCs w:val="22"/>
                <w:lang w:val="en-GB"/>
              </w:rPr>
              <w:t>GS</w:t>
            </w:r>
            <w:r w:rsidR="007B6C3E" w:rsidRPr="004706BF">
              <w:rPr>
                <w:szCs w:val="22"/>
                <w:lang w:val="en-GB"/>
              </w:rPr>
              <w:t>11356</w:t>
            </w:r>
          </w:p>
        </w:tc>
      </w:tr>
      <w:tr w:rsidR="00974F10" w:rsidRPr="00211D67" w14:paraId="5C9FE6E8"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14EF206A" w14:textId="28CAB527" w:rsidR="00974F10" w:rsidRPr="004706BF" w:rsidRDefault="00974F10" w:rsidP="00444CAE">
            <w:pPr>
              <w:pStyle w:val="Normal-white"/>
              <w:rPr>
                <w:sz w:val="22"/>
                <w:szCs w:val="22"/>
              </w:rPr>
            </w:pPr>
            <w:r w:rsidRPr="004706BF">
              <w:rPr>
                <w:sz w:val="22"/>
                <w:szCs w:val="22"/>
                <w:rPrChange w:id="1" w:author="Ying Shian Loh" w:date="2024-02-27T15:31:00Z">
                  <w:rPr/>
                </w:rPrChange>
              </w:rPr>
              <w:t>Title of Project</w:t>
            </w:r>
          </w:p>
        </w:tc>
        <w:tc>
          <w:tcPr>
            <w:tcW w:w="5903" w:type="dxa"/>
          </w:tcPr>
          <w:p w14:paraId="05D878D3" w14:textId="4E674691" w:rsidR="00974F10" w:rsidRPr="004706BF" w:rsidRDefault="006B1B95" w:rsidP="00974F10">
            <w:pPr>
              <w:spacing w:after="200"/>
              <w:cnfStyle w:val="000000000000" w:firstRow="0" w:lastRow="0" w:firstColumn="0" w:lastColumn="0" w:oddVBand="0" w:evenVBand="0" w:oddHBand="0" w:evenHBand="0" w:firstRowFirstColumn="0" w:firstRowLastColumn="0" w:lastRowFirstColumn="0" w:lastRowLastColumn="0"/>
              <w:rPr>
                <w:szCs w:val="22"/>
                <w:lang w:val="en-GB"/>
              </w:rPr>
            </w:pPr>
            <w:r w:rsidRPr="004706BF">
              <w:rPr>
                <w:szCs w:val="22"/>
                <w:lang w:val="en-GB"/>
              </w:rPr>
              <w:t xml:space="preserve">Fuel-Switch Project Deriving Carbon Assets from the Use of Non-Edible Raw Agriculture-Derived Oil System (NERADO System) To Replace Heavy Fuel Oil for Aluminium Dross Recycling </w:t>
            </w:r>
            <w:r w:rsidR="006330AE" w:rsidRPr="004706BF">
              <w:rPr>
                <w:szCs w:val="22"/>
                <w:lang w:val="en-GB"/>
              </w:rPr>
              <w:t>i</w:t>
            </w:r>
            <w:r w:rsidRPr="004706BF">
              <w:rPr>
                <w:szCs w:val="22"/>
                <w:lang w:val="en-GB"/>
              </w:rPr>
              <w:t>n Malaysia</w:t>
            </w:r>
          </w:p>
        </w:tc>
      </w:tr>
      <w:tr w:rsidR="00974F10" w:rsidRPr="00211D67" w14:paraId="0B981DAE"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0F297E2B" w14:textId="039461C7" w:rsidR="00974F10" w:rsidRPr="004706BF" w:rsidRDefault="00974F10" w:rsidP="00444CAE">
            <w:pPr>
              <w:pStyle w:val="Normal-white"/>
              <w:rPr>
                <w:sz w:val="22"/>
                <w:szCs w:val="22"/>
                <w:rPrChange w:id="2" w:author="Ying Shian Loh" w:date="2024-02-27T15:31:00Z">
                  <w:rPr/>
                </w:rPrChange>
              </w:rPr>
            </w:pPr>
            <w:r w:rsidRPr="004706BF">
              <w:rPr>
                <w:sz w:val="22"/>
                <w:szCs w:val="22"/>
                <w:rPrChange w:id="3" w:author="Ying Shian Loh" w:date="2024-02-27T15:31:00Z">
                  <w:rPr/>
                </w:rPrChange>
              </w:rPr>
              <w:t xml:space="preserve">Time of First Submission Date </w:t>
            </w:r>
          </w:p>
        </w:tc>
        <w:tc>
          <w:tcPr>
            <w:tcW w:w="5903" w:type="dxa"/>
          </w:tcPr>
          <w:p w14:paraId="6D08F47C" w14:textId="6745D16A" w:rsidR="00974F10" w:rsidRPr="004706BF" w:rsidRDefault="006B1B95" w:rsidP="00974F10">
            <w:pPr>
              <w:spacing w:after="200"/>
              <w:cnfStyle w:val="000000000000" w:firstRow="0" w:lastRow="0" w:firstColumn="0" w:lastColumn="0" w:oddVBand="0" w:evenVBand="0" w:oddHBand="0" w:evenHBand="0" w:firstRowFirstColumn="0" w:firstRowLastColumn="0" w:lastRowFirstColumn="0" w:lastRowLastColumn="0"/>
              <w:rPr>
                <w:szCs w:val="22"/>
                <w:lang w:val="en-GB"/>
              </w:rPr>
            </w:pPr>
            <w:r w:rsidRPr="004706BF">
              <w:rPr>
                <w:szCs w:val="22"/>
                <w:lang w:val="en-GB"/>
              </w:rPr>
              <w:t>08/09/2021</w:t>
            </w:r>
          </w:p>
        </w:tc>
      </w:tr>
      <w:tr w:rsidR="00974F10" w:rsidRPr="00211D67" w14:paraId="5D33791F"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54286F3C" w14:textId="6E77C324" w:rsidR="00974F10" w:rsidRPr="004706BF" w:rsidRDefault="00974F10" w:rsidP="00444CAE">
            <w:pPr>
              <w:pStyle w:val="Normal-white"/>
              <w:rPr>
                <w:sz w:val="22"/>
                <w:szCs w:val="22"/>
                <w:rPrChange w:id="4" w:author="Ying Shian Loh" w:date="2024-02-27T15:31:00Z">
                  <w:rPr/>
                </w:rPrChange>
              </w:rPr>
            </w:pPr>
            <w:r w:rsidRPr="004706BF">
              <w:rPr>
                <w:sz w:val="22"/>
                <w:szCs w:val="22"/>
                <w:rPrChange w:id="5" w:author="Ying Shian Loh" w:date="2024-02-27T15:31:00Z">
                  <w:rPr/>
                </w:rPrChange>
              </w:rPr>
              <w:t>Date of Design Certification</w:t>
            </w:r>
          </w:p>
        </w:tc>
        <w:tc>
          <w:tcPr>
            <w:tcW w:w="5903" w:type="dxa"/>
          </w:tcPr>
          <w:p w14:paraId="4428683B" w14:textId="49FB311F" w:rsidR="00974F10" w:rsidRPr="004706BF" w:rsidRDefault="006B1B95" w:rsidP="00974F10">
            <w:pPr>
              <w:spacing w:after="200"/>
              <w:cnfStyle w:val="000000000000" w:firstRow="0" w:lastRow="0" w:firstColumn="0" w:lastColumn="0" w:oddVBand="0" w:evenVBand="0" w:oddHBand="0" w:evenHBand="0" w:firstRowFirstColumn="0" w:firstRowLastColumn="0" w:lastRowFirstColumn="0" w:lastRowLastColumn="0"/>
              <w:rPr>
                <w:szCs w:val="22"/>
                <w:lang w:val="en-GB"/>
              </w:rPr>
            </w:pPr>
            <w:del w:id="6" w:author="Ying Shian Loh" w:date="2023-09-27T12:13:00Z">
              <w:r w:rsidRPr="004706BF" w:rsidDel="00C41D40">
                <w:rPr>
                  <w:szCs w:val="22"/>
                  <w:lang w:val="en-GB"/>
                </w:rPr>
                <w:delText>25/10/2022</w:delText>
              </w:r>
            </w:del>
            <w:ins w:id="7" w:author="Ying Shian Loh" w:date="2023-11-06T17:17:00Z">
              <w:r w:rsidR="004363E5" w:rsidRPr="004706BF">
                <w:rPr>
                  <w:szCs w:val="22"/>
                  <w:lang w:val="en-GB"/>
                </w:rPr>
                <w:t xml:space="preserve"> </w:t>
              </w:r>
            </w:ins>
            <w:ins w:id="8" w:author="Ying Shian Loh" w:date="2024-02-27T18:04:00Z">
              <w:r w:rsidR="00DD33A2">
                <w:rPr>
                  <w:szCs w:val="22"/>
                  <w:lang w:val="en-GB"/>
                </w:rPr>
                <w:t>31</w:t>
              </w:r>
            </w:ins>
            <w:ins w:id="9" w:author="Ying Shian Loh" w:date="2023-11-06T17:17:00Z">
              <w:r w:rsidR="004363E5" w:rsidRPr="004706BF">
                <w:rPr>
                  <w:szCs w:val="22"/>
                  <w:lang w:val="en-GB"/>
                </w:rPr>
                <w:t>/</w:t>
              </w:r>
            </w:ins>
            <w:ins w:id="10" w:author="Ying Shian Loh" w:date="2024-01-18T17:07:00Z">
              <w:r w:rsidR="00A84849" w:rsidRPr="004706BF">
                <w:rPr>
                  <w:szCs w:val="22"/>
                  <w:lang w:val="en-GB"/>
                </w:rPr>
                <w:t>0</w:t>
              </w:r>
            </w:ins>
            <w:ins w:id="11" w:author="Ying Shian Loh" w:date="2024-02-27T18:04:00Z">
              <w:r w:rsidR="00DD33A2">
                <w:rPr>
                  <w:szCs w:val="22"/>
                  <w:lang w:val="en-GB"/>
                </w:rPr>
                <w:t>3</w:t>
              </w:r>
            </w:ins>
            <w:ins w:id="12" w:author="Ying Shian Loh" w:date="2023-11-06T17:17:00Z">
              <w:r w:rsidR="004363E5" w:rsidRPr="004706BF">
                <w:rPr>
                  <w:szCs w:val="22"/>
                  <w:lang w:val="en-GB"/>
                </w:rPr>
                <w:t>/202</w:t>
              </w:r>
            </w:ins>
            <w:ins w:id="13" w:author="Ying Shian Loh" w:date="2024-01-18T17:07:00Z">
              <w:r w:rsidR="00A84849" w:rsidRPr="004706BF">
                <w:rPr>
                  <w:szCs w:val="22"/>
                  <w:lang w:val="en-GB"/>
                </w:rPr>
                <w:t>4</w:t>
              </w:r>
            </w:ins>
          </w:p>
        </w:tc>
      </w:tr>
      <w:tr w:rsidR="00974F10" w:rsidRPr="00211D67" w14:paraId="1506A991"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71E69BE6" w14:textId="358179FC" w:rsidR="00974F10" w:rsidRPr="004706BF" w:rsidRDefault="00974F10" w:rsidP="00444CAE">
            <w:pPr>
              <w:pStyle w:val="Normal-white"/>
              <w:rPr>
                <w:sz w:val="22"/>
                <w:szCs w:val="22"/>
                <w:rPrChange w:id="14" w:author="Ying Shian Loh" w:date="2024-02-27T15:31:00Z">
                  <w:rPr/>
                </w:rPrChange>
              </w:rPr>
            </w:pPr>
            <w:r w:rsidRPr="004706BF">
              <w:rPr>
                <w:sz w:val="22"/>
                <w:szCs w:val="22"/>
                <w:rPrChange w:id="15" w:author="Ying Shian Loh" w:date="2024-02-27T15:31:00Z">
                  <w:rPr/>
                </w:rPrChange>
              </w:rPr>
              <w:t xml:space="preserve">Version number of the </w:t>
            </w:r>
            <w:r w:rsidR="00535750" w:rsidRPr="004706BF">
              <w:rPr>
                <w:sz w:val="22"/>
                <w:szCs w:val="22"/>
                <w:rPrChange w:id="16" w:author="Ying Shian Loh" w:date="2024-02-27T15:31:00Z">
                  <w:rPr/>
                </w:rPrChange>
              </w:rPr>
              <w:t>P</w:t>
            </w:r>
            <w:r w:rsidRPr="004706BF">
              <w:rPr>
                <w:sz w:val="22"/>
                <w:szCs w:val="22"/>
                <w:rPrChange w:id="17" w:author="Ying Shian Loh" w:date="2024-02-27T15:31:00Z">
                  <w:rPr/>
                </w:rPrChange>
              </w:rPr>
              <w:t>DD</w:t>
            </w:r>
          </w:p>
        </w:tc>
        <w:tc>
          <w:tcPr>
            <w:tcW w:w="5903" w:type="dxa"/>
          </w:tcPr>
          <w:p w14:paraId="00749F0F" w14:textId="46F53444" w:rsidR="00974F10" w:rsidRPr="004706BF" w:rsidRDefault="006B1B95" w:rsidP="00974F10">
            <w:pPr>
              <w:spacing w:after="200"/>
              <w:cnfStyle w:val="000000000000" w:firstRow="0" w:lastRow="0" w:firstColumn="0" w:lastColumn="0" w:oddVBand="0" w:evenVBand="0" w:oddHBand="0" w:evenHBand="0" w:firstRowFirstColumn="0" w:firstRowLastColumn="0" w:lastRowFirstColumn="0" w:lastRowLastColumn="0"/>
              <w:rPr>
                <w:szCs w:val="22"/>
                <w:lang w:val="en-GB"/>
              </w:rPr>
            </w:pPr>
            <w:del w:id="18" w:author="Ying Shian Loh" w:date="2024-02-27T18:02:00Z">
              <w:r w:rsidRPr="004706BF" w:rsidDel="00C93516">
                <w:rPr>
                  <w:szCs w:val="22"/>
                  <w:lang w:val="en-GB"/>
                </w:rPr>
                <w:delText>1.</w:delText>
              </w:r>
              <w:r w:rsidR="00F14AEF" w:rsidRPr="004706BF" w:rsidDel="00C93516">
                <w:rPr>
                  <w:szCs w:val="22"/>
                  <w:lang w:val="en-GB"/>
                </w:rPr>
                <w:delText>5</w:delText>
              </w:r>
            </w:del>
            <w:ins w:id="19" w:author="Ying Shian Loh" w:date="2024-02-27T18:02:00Z">
              <w:r w:rsidR="00C93516">
                <w:rPr>
                  <w:szCs w:val="22"/>
                  <w:lang w:val="en-GB"/>
                </w:rPr>
                <w:t>1.6</w:t>
              </w:r>
            </w:ins>
          </w:p>
        </w:tc>
      </w:tr>
      <w:tr w:rsidR="00974F10" w:rsidRPr="00211D67" w14:paraId="6D507BE2"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565802D9" w14:textId="4E02FC14" w:rsidR="00974F10" w:rsidRPr="004706BF" w:rsidRDefault="00974F10" w:rsidP="00444CAE">
            <w:pPr>
              <w:pStyle w:val="Normal-white"/>
              <w:rPr>
                <w:sz w:val="22"/>
                <w:szCs w:val="22"/>
              </w:rPr>
            </w:pPr>
            <w:r w:rsidRPr="004706BF">
              <w:rPr>
                <w:sz w:val="22"/>
                <w:szCs w:val="22"/>
                <w:rPrChange w:id="20" w:author="Ying Shian Loh" w:date="2024-02-27T15:31:00Z">
                  <w:rPr/>
                </w:rPrChange>
              </w:rPr>
              <w:t>Completion date of version</w:t>
            </w:r>
          </w:p>
        </w:tc>
        <w:tc>
          <w:tcPr>
            <w:tcW w:w="5903" w:type="dxa"/>
          </w:tcPr>
          <w:p w14:paraId="15DA2880" w14:textId="7DE6DF48" w:rsidR="00974F10" w:rsidRPr="004706BF" w:rsidRDefault="006012AC" w:rsidP="00974F10">
            <w:pPr>
              <w:spacing w:after="200"/>
              <w:cnfStyle w:val="000000000000" w:firstRow="0" w:lastRow="0" w:firstColumn="0" w:lastColumn="0" w:oddVBand="0" w:evenVBand="0" w:oddHBand="0" w:evenHBand="0" w:firstRowFirstColumn="0" w:firstRowLastColumn="0" w:lastRowFirstColumn="0" w:lastRowLastColumn="0"/>
              <w:rPr>
                <w:szCs w:val="22"/>
                <w:lang w:val="en-GB"/>
              </w:rPr>
            </w:pPr>
            <w:ins w:id="21" w:author="Ying Shian Loh" w:date="2024-02-27T16:21:00Z">
              <w:r>
                <w:rPr>
                  <w:szCs w:val="22"/>
                  <w:lang w:val="en-GB"/>
                </w:rPr>
                <w:t>2</w:t>
              </w:r>
            </w:ins>
            <w:ins w:id="22" w:author="Ying Shian Loh" w:date="2024-02-28T17:48:00Z">
              <w:r w:rsidR="00732022">
                <w:rPr>
                  <w:szCs w:val="22"/>
                  <w:lang w:val="en-GB"/>
                </w:rPr>
                <w:t>8</w:t>
              </w:r>
            </w:ins>
            <w:del w:id="23" w:author="Ying Shian Loh" w:date="2024-02-27T16:21:00Z">
              <w:r w:rsidR="00C87510" w:rsidRPr="004706BF" w:rsidDel="006012AC">
                <w:rPr>
                  <w:szCs w:val="22"/>
                  <w:lang w:val="en-GB"/>
                </w:rPr>
                <w:delText>17</w:delText>
              </w:r>
            </w:del>
            <w:r w:rsidR="00C87510" w:rsidRPr="004706BF">
              <w:rPr>
                <w:szCs w:val="22"/>
                <w:lang w:val="en-GB"/>
              </w:rPr>
              <w:t>/0</w:t>
            </w:r>
            <w:ins w:id="24" w:author="Ying Shian Loh" w:date="2024-02-27T16:21:00Z">
              <w:r>
                <w:rPr>
                  <w:szCs w:val="22"/>
                  <w:lang w:val="en-GB"/>
                </w:rPr>
                <w:t>2</w:t>
              </w:r>
            </w:ins>
            <w:del w:id="25" w:author="Ying Shian Loh" w:date="2024-02-27T16:21:00Z">
              <w:r w:rsidR="00C87510" w:rsidRPr="004706BF" w:rsidDel="006012AC">
                <w:rPr>
                  <w:szCs w:val="22"/>
                  <w:lang w:val="en-GB"/>
                </w:rPr>
                <w:delText>7</w:delText>
              </w:r>
            </w:del>
            <w:r w:rsidR="00C87510" w:rsidRPr="004706BF">
              <w:rPr>
                <w:szCs w:val="22"/>
                <w:lang w:val="en-GB"/>
              </w:rPr>
              <w:t>/202</w:t>
            </w:r>
            <w:ins w:id="26" w:author="Ying Shian Loh" w:date="2024-02-27T16:21:00Z">
              <w:r>
                <w:rPr>
                  <w:szCs w:val="22"/>
                  <w:lang w:val="en-GB"/>
                </w:rPr>
                <w:t>4</w:t>
              </w:r>
            </w:ins>
            <w:del w:id="27" w:author="Ying Shian Loh" w:date="2024-02-27T16:21:00Z">
              <w:r w:rsidR="00C87510" w:rsidRPr="004706BF" w:rsidDel="006012AC">
                <w:rPr>
                  <w:szCs w:val="22"/>
                  <w:lang w:val="en-GB"/>
                </w:rPr>
                <w:delText>3</w:delText>
              </w:r>
            </w:del>
          </w:p>
        </w:tc>
      </w:tr>
      <w:tr w:rsidR="00974F10" w:rsidRPr="00211D67" w14:paraId="70DA5DD0"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7C624B09" w14:textId="32864601" w:rsidR="00974F10" w:rsidRPr="004706BF" w:rsidRDefault="00535750" w:rsidP="00444CAE">
            <w:pPr>
              <w:pStyle w:val="Normal-white"/>
              <w:rPr>
                <w:sz w:val="22"/>
                <w:szCs w:val="22"/>
                <w:rPrChange w:id="28" w:author="Ying Shian Loh" w:date="2024-02-27T15:31:00Z">
                  <w:rPr/>
                </w:rPrChange>
              </w:rPr>
            </w:pPr>
            <w:r w:rsidRPr="004706BF">
              <w:rPr>
                <w:sz w:val="22"/>
                <w:szCs w:val="22"/>
                <w:rPrChange w:id="29" w:author="Ying Shian Loh" w:date="2024-02-27T15:31:00Z">
                  <w:rPr/>
                </w:rPrChange>
              </w:rPr>
              <w:t>Project Developer</w:t>
            </w:r>
            <w:r w:rsidR="00974F10" w:rsidRPr="004706BF">
              <w:rPr>
                <w:sz w:val="22"/>
                <w:szCs w:val="22"/>
                <w:rPrChange w:id="30" w:author="Ying Shian Loh" w:date="2024-02-27T15:31:00Z">
                  <w:rPr/>
                </w:rPrChange>
              </w:rPr>
              <w:t xml:space="preserve"> </w:t>
            </w:r>
          </w:p>
        </w:tc>
        <w:tc>
          <w:tcPr>
            <w:tcW w:w="5903" w:type="dxa"/>
          </w:tcPr>
          <w:p w14:paraId="6F78301B" w14:textId="1D8F31F3" w:rsidR="00974F10" w:rsidRPr="004706BF" w:rsidRDefault="002C18F3" w:rsidP="00974F10">
            <w:pPr>
              <w:spacing w:after="200"/>
              <w:cnfStyle w:val="000000000000" w:firstRow="0" w:lastRow="0" w:firstColumn="0" w:lastColumn="0" w:oddVBand="0" w:evenVBand="0" w:oddHBand="0" w:evenHBand="0" w:firstRowFirstColumn="0" w:firstRowLastColumn="0" w:lastRowFirstColumn="0" w:lastRowLastColumn="0"/>
              <w:rPr>
                <w:szCs w:val="22"/>
                <w:lang w:val="en-GB"/>
              </w:rPr>
            </w:pPr>
            <w:r w:rsidRPr="004706BF">
              <w:rPr>
                <w:szCs w:val="22"/>
                <w:lang w:val="en-GB"/>
              </w:rPr>
              <w:t>JTS Engineering Sdn Bhd</w:t>
            </w:r>
          </w:p>
        </w:tc>
      </w:tr>
      <w:tr w:rsidR="00974F10" w:rsidRPr="00211D67" w14:paraId="64AD9DD0"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41000127" w14:textId="68B0F3B6" w:rsidR="00974F10" w:rsidRPr="004706BF" w:rsidRDefault="00535750" w:rsidP="00444CAE">
            <w:pPr>
              <w:pStyle w:val="Normal-white"/>
              <w:rPr>
                <w:sz w:val="22"/>
                <w:szCs w:val="22"/>
                <w:rPrChange w:id="31" w:author="Ying Shian Loh" w:date="2024-02-27T15:31:00Z">
                  <w:rPr/>
                </w:rPrChange>
              </w:rPr>
            </w:pPr>
            <w:r w:rsidRPr="004706BF">
              <w:rPr>
                <w:sz w:val="22"/>
                <w:szCs w:val="22"/>
                <w:rPrChange w:id="32" w:author="Ying Shian Loh" w:date="2024-02-27T15:31:00Z">
                  <w:rPr/>
                </w:rPrChange>
              </w:rPr>
              <w:t>Project Representative</w:t>
            </w:r>
          </w:p>
        </w:tc>
        <w:tc>
          <w:tcPr>
            <w:tcW w:w="5903" w:type="dxa"/>
          </w:tcPr>
          <w:p w14:paraId="3B52705E" w14:textId="7B67E82C" w:rsidR="00974F10" w:rsidRPr="004706BF" w:rsidRDefault="00F533CB" w:rsidP="00974F10">
            <w:pPr>
              <w:spacing w:after="200"/>
              <w:cnfStyle w:val="000000000000" w:firstRow="0" w:lastRow="0" w:firstColumn="0" w:lastColumn="0" w:oddVBand="0" w:evenVBand="0" w:oddHBand="0" w:evenHBand="0" w:firstRowFirstColumn="0" w:firstRowLastColumn="0" w:lastRowFirstColumn="0" w:lastRowLastColumn="0"/>
              <w:rPr>
                <w:szCs w:val="22"/>
                <w:lang w:val="en-GB"/>
              </w:rPr>
            </w:pPr>
            <w:r w:rsidRPr="004706BF">
              <w:rPr>
                <w:szCs w:val="22"/>
                <w:lang w:val="en-GB"/>
              </w:rPr>
              <w:t>Climate Resources Exchange International Pte Ltd</w:t>
            </w:r>
          </w:p>
        </w:tc>
      </w:tr>
      <w:tr w:rsidR="00974F10" w:rsidRPr="00211D67" w14:paraId="4C70EDA9"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01A81E64" w14:textId="6975901E" w:rsidR="00974F10" w:rsidRPr="004706BF" w:rsidRDefault="00974F10" w:rsidP="00444CAE">
            <w:pPr>
              <w:pStyle w:val="Normal-white"/>
              <w:rPr>
                <w:sz w:val="22"/>
                <w:szCs w:val="22"/>
                <w:rPrChange w:id="33" w:author="Ying Shian Loh" w:date="2024-02-27T15:31:00Z">
                  <w:rPr/>
                </w:rPrChange>
              </w:rPr>
            </w:pPr>
            <w:r w:rsidRPr="004706BF">
              <w:rPr>
                <w:sz w:val="22"/>
                <w:szCs w:val="22"/>
                <w:rPrChange w:id="34" w:author="Ying Shian Loh" w:date="2024-02-27T15:31:00Z">
                  <w:rPr/>
                </w:rPrChange>
              </w:rPr>
              <w:t xml:space="preserve">Project Participants and any communities involved </w:t>
            </w:r>
          </w:p>
        </w:tc>
        <w:tc>
          <w:tcPr>
            <w:tcW w:w="5903" w:type="dxa"/>
          </w:tcPr>
          <w:p w14:paraId="620DF4B0" w14:textId="3A6712DB" w:rsidR="00974F10" w:rsidRPr="004706BF" w:rsidRDefault="00F533CB" w:rsidP="00974F10">
            <w:pPr>
              <w:spacing w:after="200"/>
              <w:cnfStyle w:val="000000000000" w:firstRow="0" w:lastRow="0" w:firstColumn="0" w:lastColumn="0" w:oddVBand="0" w:evenVBand="0" w:oddHBand="0" w:evenHBand="0" w:firstRowFirstColumn="0" w:firstRowLastColumn="0" w:lastRowFirstColumn="0" w:lastRowLastColumn="0"/>
              <w:rPr>
                <w:szCs w:val="22"/>
                <w:lang w:val="en-GB"/>
              </w:rPr>
            </w:pPr>
            <w:r w:rsidRPr="004706BF">
              <w:rPr>
                <w:szCs w:val="22"/>
                <w:lang w:val="en-GB"/>
              </w:rPr>
              <w:t xml:space="preserve">Climate Resources Exchange International Pte Ltd </w:t>
            </w:r>
          </w:p>
        </w:tc>
      </w:tr>
      <w:tr w:rsidR="00974F10" w:rsidRPr="00211D67" w14:paraId="5BDC7379"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5E7C2472" w14:textId="5E26B5A0" w:rsidR="00974F10" w:rsidRPr="004706BF" w:rsidRDefault="00974F10" w:rsidP="00444CAE">
            <w:pPr>
              <w:pStyle w:val="Normal-white"/>
              <w:rPr>
                <w:sz w:val="22"/>
                <w:szCs w:val="22"/>
                <w:rPrChange w:id="35" w:author="Ying Shian Loh" w:date="2024-02-27T15:31:00Z">
                  <w:rPr>
                    <w:szCs w:val="22"/>
                  </w:rPr>
                </w:rPrChange>
              </w:rPr>
            </w:pPr>
            <w:r w:rsidRPr="004706BF">
              <w:rPr>
                <w:sz w:val="22"/>
                <w:szCs w:val="22"/>
                <w:rPrChange w:id="36" w:author="Ying Shian Loh" w:date="2024-02-27T15:31:00Z">
                  <w:rPr/>
                </w:rPrChange>
              </w:rPr>
              <w:t>Host Country (ies)</w:t>
            </w:r>
          </w:p>
        </w:tc>
        <w:tc>
          <w:tcPr>
            <w:tcW w:w="5903" w:type="dxa"/>
          </w:tcPr>
          <w:p w14:paraId="5AF749F0" w14:textId="3B7D3B79" w:rsidR="00974F10" w:rsidRPr="004706BF" w:rsidRDefault="00F533CB" w:rsidP="00974F10">
            <w:pPr>
              <w:spacing w:after="200"/>
              <w:cnfStyle w:val="000000000000" w:firstRow="0" w:lastRow="0" w:firstColumn="0" w:lastColumn="0" w:oddVBand="0" w:evenVBand="0" w:oddHBand="0" w:evenHBand="0" w:firstRowFirstColumn="0" w:firstRowLastColumn="0" w:lastRowFirstColumn="0" w:lastRowLastColumn="0"/>
              <w:rPr>
                <w:szCs w:val="22"/>
                <w:lang w:val="en-GB"/>
              </w:rPr>
            </w:pPr>
            <w:r w:rsidRPr="004706BF">
              <w:rPr>
                <w:szCs w:val="22"/>
                <w:lang w:val="en-GB"/>
              </w:rPr>
              <w:t>Malaysia</w:t>
            </w:r>
          </w:p>
        </w:tc>
      </w:tr>
      <w:tr w:rsidR="00974F10" w:rsidRPr="00211D67" w14:paraId="04033246"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07CF122C" w14:textId="77777777" w:rsidR="00974F10" w:rsidRPr="004706BF" w:rsidRDefault="00974F10" w:rsidP="00974F10">
            <w:pPr>
              <w:tabs>
                <w:tab w:val="left" w:pos="3536"/>
              </w:tabs>
              <w:rPr>
                <w:rFonts w:asciiTheme="minorHAnsi" w:hAnsiTheme="minorHAnsi" w:cs="Arial"/>
                <w:color w:val="FFFFFF" w:themeColor="background1"/>
                <w:szCs w:val="22"/>
                <w:rPrChange w:id="37" w:author="Ying Shian Loh" w:date="2024-02-27T15:31:00Z">
                  <w:rPr>
                    <w:rFonts w:asciiTheme="minorHAnsi" w:hAnsiTheme="minorHAnsi" w:cs="Arial"/>
                    <w:color w:val="FFFFFF" w:themeColor="background1"/>
                    <w:sz w:val="20"/>
                  </w:rPr>
                </w:rPrChange>
              </w:rPr>
            </w:pPr>
            <w:r w:rsidRPr="004706BF">
              <w:rPr>
                <w:rFonts w:asciiTheme="minorHAnsi" w:hAnsiTheme="minorHAnsi" w:cs="Arial"/>
                <w:color w:val="FFFFFF" w:themeColor="background1"/>
                <w:szCs w:val="22"/>
                <w:rPrChange w:id="38" w:author="Ying Shian Loh" w:date="2024-02-27T15:31:00Z">
                  <w:rPr>
                    <w:rFonts w:asciiTheme="minorHAnsi" w:hAnsiTheme="minorHAnsi" w:cs="Arial"/>
                    <w:color w:val="FFFFFF" w:themeColor="background1"/>
                    <w:sz w:val="20"/>
                  </w:rPr>
                </w:rPrChange>
              </w:rPr>
              <w:t>Activity Requirements applied</w:t>
            </w:r>
          </w:p>
          <w:p w14:paraId="58B0F4FE" w14:textId="77777777" w:rsidR="00974F10" w:rsidRPr="004706BF" w:rsidRDefault="00974F10" w:rsidP="00974F10">
            <w:pPr>
              <w:spacing w:line="276" w:lineRule="auto"/>
              <w:rPr>
                <w:rFonts w:asciiTheme="minorHAnsi" w:hAnsiTheme="minorHAnsi"/>
                <w:bCs w:val="0"/>
                <w:color w:val="FFFFFF" w:themeColor="background1"/>
                <w:szCs w:val="22"/>
                <w:lang w:val="en-GB"/>
              </w:rPr>
            </w:pPr>
          </w:p>
        </w:tc>
        <w:tc>
          <w:tcPr>
            <w:tcW w:w="5903" w:type="dxa"/>
          </w:tcPr>
          <w:p w14:paraId="69E8E746" w14:textId="2126C3E3" w:rsidR="00974F10" w:rsidRPr="004706BF" w:rsidRDefault="00974F10" w:rsidP="00974F10">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szCs w:val="22"/>
                <w:rPrChange w:id="39" w:author="Ying Shian Loh" w:date="2024-02-27T15:31:00Z">
                  <w:rPr>
                    <w:rFonts w:asciiTheme="minorHAnsi" w:hAnsiTheme="minorHAnsi" w:cs="Arial"/>
                    <w:sz w:val="20"/>
                    <w:szCs w:val="20"/>
                  </w:rPr>
                </w:rPrChange>
              </w:rPr>
            </w:pPr>
            <w:r w:rsidRPr="004706BF">
              <w:rPr>
                <w:rFonts w:asciiTheme="minorHAnsi" w:hAnsiTheme="minorHAnsi" w:cs="Arial"/>
                <w:szCs w:val="22"/>
                <w:lang w:eastAsia="en-US"/>
                <w:rPrChange w:id="40" w:author="Ying Shian Loh" w:date="2024-02-27T15:31:00Z">
                  <w:rPr>
                    <w:rFonts w:asciiTheme="minorHAnsi" w:hAnsiTheme="minorHAnsi" w:cs="Arial"/>
                    <w:sz w:val="20"/>
                    <w:szCs w:val="20"/>
                    <w:lang w:eastAsia="en-US"/>
                  </w:rPr>
                </w:rPrChange>
              </w:rPr>
              <w:fldChar w:fldCharType="begin">
                <w:ffData>
                  <w:name w:val="Check7"/>
                  <w:enabled/>
                  <w:calcOnExit w:val="0"/>
                  <w:checkBox>
                    <w:sizeAuto/>
                    <w:default w:val="0"/>
                  </w:checkBox>
                </w:ffData>
              </w:fldChar>
            </w:r>
            <w:r w:rsidRPr="004706BF">
              <w:rPr>
                <w:rFonts w:asciiTheme="minorHAnsi" w:hAnsiTheme="minorHAnsi" w:cs="Arial"/>
                <w:szCs w:val="22"/>
                <w:rPrChange w:id="41" w:author="Ying Shian Loh" w:date="2024-02-27T15:31:00Z">
                  <w:rPr>
                    <w:rFonts w:asciiTheme="minorHAnsi" w:hAnsiTheme="minorHAnsi" w:cs="Arial"/>
                    <w:sz w:val="20"/>
                    <w:szCs w:val="20"/>
                  </w:rPr>
                </w:rPrChange>
              </w:rPr>
              <w:instrText xml:space="preserve"> FORMCHECKBOX </w:instrText>
            </w:r>
            <w:r w:rsidR="0054233B" w:rsidRPr="0054233B">
              <w:rPr>
                <w:rFonts w:asciiTheme="minorHAnsi" w:hAnsiTheme="minorHAnsi" w:cs="Arial"/>
                <w:szCs w:val="22"/>
                <w:lang w:eastAsia="en-US"/>
              </w:rPr>
            </w:r>
            <w:r w:rsidR="0054233B">
              <w:rPr>
                <w:rFonts w:asciiTheme="minorHAnsi" w:hAnsiTheme="minorHAnsi" w:cs="Arial"/>
                <w:szCs w:val="22"/>
                <w:lang w:eastAsia="en-US"/>
                <w:rPrChange w:id="42" w:author="Ying Shian Loh" w:date="2024-02-27T15:31:00Z">
                  <w:rPr>
                    <w:rFonts w:asciiTheme="minorHAnsi" w:hAnsiTheme="minorHAnsi" w:cs="Arial"/>
                    <w:szCs w:val="22"/>
                  </w:rPr>
                </w:rPrChange>
              </w:rPr>
              <w:fldChar w:fldCharType="separate"/>
            </w:r>
            <w:r w:rsidRPr="004706BF">
              <w:rPr>
                <w:rFonts w:asciiTheme="minorHAnsi" w:hAnsiTheme="minorHAnsi" w:cs="Arial"/>
                <w:szCs w:val="22"/>
                <w:lang w:eastAsia="en-US"/>
                <w:rPrChange w:id="43" w:author="Ying Shian Loh" w:date="2024-02-27T15:31:00Z">
                  <w:rPr>
                    <w:rFonts w:asciiTheme="minorHAnsi" w:hAnsiTheme="minorHAnsi" w:cs="Arial"/>
                    <w:sz w:val="20"/>
                    <w:szCs w:val="20"/>
                  </w:rPr>
                </w:rPrChange>
              </w:rPr>
              <w:fldChar w:fldCharType="end"/>
            </w:r>
            <w:r w:rsidRPr="004706BF">
              <w:rPr>
                <w:rFonts w:asciiTheme="minorHAnsi" w:hAnsiTheme="minorHAnsi" w:cs="Arial"/>
                <w:szCs w:val="22"/>
                <w:rPrChange w:id="44" w:author="Ying Shian Loh" w:date="2024-02-27T15:31:00Z">
                  <w:rPr>
                    <w:rFonts w:asciiTheme="minorHAnsi" w:hAnsiTheme="minorHAnsi" w:cs="Arial"/>
                    <w:sz w:val="20"/>
                    <w:szCs w:val="20"/>
                  </w:rPr>
                </w:rPrChange>
              </w:rPr>
              <w:t xml:space="preserve"> </w:t>
            </w:r>
            <w:r w:rsidRPr="004706BF">
              <w:rPr>
                <w:szCs w:val="22"/>
                <w:lang w:eastAsia="en-US"/>
              </w:rPr>
              <w:fldChar w:fldCharType="begin"/>
            </w:r>
            <w:r w:rsidRPr="004706BF">
              <w:rPr>
                <w:szCs w:val="22"/>
              </w:rPr>
              <w:instrText>HYPERLINK "https://globalgoals.goldstandard.org/201-ar-community-services-activity-requirements/"</w:instrText>
            </w:r>
            <w:r w:rsidRPr="004706BF">
              <w:rPr>
                <w:szCs w:val="22"/>
              </w:rPr>
            </w:r>
            <w:r w:rsidRPr="004706BF">
              <w:rPr>
                <w:szCs w:val="22"/>
              </w:rPr>
              <w:fldChar w:fldCharType="separate"/>
            </w:r>
            <w:r w:rsidR="00060685" w:rsidRPr="004706BF">
              <w:rPr>
                <w:rStyle w:val="Hyperlink"/>
                <w:rFonts w:ascii="Verdana" w:hAnsi="Verdana"/>
                <w:szCs w:val="22"/>
                <w:rPrChange w:id="45" w:author="Ying Shian Loh" w:date="2024-02-27T15:31:00Z">
                  <w:rPr>
                    <w:rStyle w:val="Hyperlink"/>
                    <w:rFonts w:ascii="Verdana" w:hAnsi="Verdana"/>
                    <w:sz w:val="20"/>
                    <w:szCs w:val="20"/>
                  </w:rPr>
                </w:rPrChange>
              </w:rPr>
              <w:t>Community Service Activity</w:t>
            </w:r>
            <w:r w:rsidRPr="004706BF">
              <w:rPr>
                <w:rStyle w:val="Hyperlink"/>
                <w:rFonts w:ascii="Verdana" w:hAnsi="Verdana"/>
                <w:szCs w:val="22"/>
                <w:lang w:eastAsia="en-US"/>
                <w:rPrChange w:id="46" w:author="Ying Shian Loh" w:date="2024-02-27T15:31:00Z">
                  <w:rPr>
                    <w:rStyle w:val="Hyperlink"/>
                    <w:rFonts w:ascii="Verdana" w:hAnsi="Verdana"/>
                    <w:sz w:val="20"/>
                    <w:szCs w:val="20"/>
                  </w:rPr>
                </w:rPrChange>
              </w:rPr>
              <w:fldChar w:fldCharType="end"/>
            </w:r>
            <w:r w:rsidR="00060685" w:rsidRPr="004706BF">
              <w:rPr>
                <w:rFonts w:asciiTheme="minorHAnsi" w:hAnsiTheme="minorHAnsi" w:cs="Arial"/>
                <w:szCs w:val="22"/>
                <w:rPrChange w:id="47" w:author="Ying Shian Loh" w:date="2024-02-27T15:31:00Z">
                  <w:rPr>
                    <w:rFonts w:asciiTheme="minorHAnsi" w:hAnsiTheme="minorHAnsi" w:cs="Arial"/>
                    <w:sz w:val="20"/>
                    <w:szCs w:val="20"/>
                  </w:rPr>
                </w:rPrChange>
              </w:rPr>
              <w:t xml:space="preserve"> </w:t>
            </w:r>
          </w:p>
          <w:p w14:paraId="26FD4FC2" w14:textId="3F939C3C" w:rsidR="00974F10" w:rsidRPr="004706BF" w:rsidRDefault="00F533CB" w:rsidP="00974F10">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szCs w:val="22"/>
                <w:rPrChange w:id="48" w:author="Ying Shian Loh" w:date="2024-02-27T15:31:00Z">
                  <w:rPr>
                    <w:rFonts w:asciiTheme="minorHAnsi" w:hAnsiTheme="minorHAnsi" w:cs="Arial"/>
                    <w:sz w:val="20"/>
                    <w:szCs w:val="20"/>
                  </w:rPr>
                </w:rPrChange>
              </w:rPr>
            </w:pPr>
            <w:r w:rsidRPr="004706BF">
              <w:rPr>
                <w:rFonts w:asciiTheme="minorHAnsi" w:hAnsiTheme="minorHAnsi" w:cs="Arial"/>
                <w:szCs w:val="22"/>
                <w:lang w:eastAsia="en-US"/>
                <w:rPrChange w:id="49" w:author="Ying Shian Loh" w:date="2024-02-27T15:31:00Z">
                  <w:rPr>
                    <w:rFonts w:asciiTheme="minorHAnsi" w:hAnsiTheme="minorHAnsi" w:cs="Arial"/>
                    <w:sz w:val="20"/>
                    <w:szCs w:val="20"/>
                    <w:lang w:eastAsia="en-US"/>
                  </w:rPr>
                </w:rPrChange>
              </w:rPr>
              <w:fldChar w:fldCharType="begin">
                <w:ffData>
                  <w:name w:val="Check8"/>
                  <w:enabled/>
                  <w:calcOnExit w:val="0"/>
                  <w:checkBox>
                    <w:sizeAuto/>
                    <w:default w:val="1"/>
                  </w:checkBox>
                </w:ffData>
              </w:fldChar>
            </w:r>
            <w:bookmarkStart w:id="50" w:name="Check8"/>
            <w:r w:rsidRPr="004706BF">
              <w:rPr>
                <w:rFonts w:asciiTheme="minorHAnsi" w:hAnsiTheme="minorHAnsi" w:cs="Arial"/>
                <w:szCs w:val="22"/>
                <w:rPrChange w:id="51" w:author="Ying Shian Loh" w:date="2024-02-27T15:31:00Z">
                  <w:rPr>
                    <w:rFonts w:asciiTheme="minorHAnsi" w:hAnsiTheme="minorHAnsi" w:cs="Arial"/>
                    <w:sz w:val="20"/>
                    <w:szCs w:val="20"/>
                  </w:rPr>
                </w:rPrChange>
              </w:rPr>
              <w:instrText xml:space="preserve"> FORMCHECKBOX </w:instrText>
            </w:r>
            <w:r w:rsidR="0054233B" w:rsidRPr="0054233B">
              <w:rPr>
                <w:rFonts w:asciiTheme="minorHAnsi" w:hAnsiTheme="minorHAnsi" w:cs="Arial"/>
                <w:szCs w:val="22"/>
                <w:lang w:eastAsia="en-US"/>
              </w:rPr>
            </w:r>
            <w:r w:rsidR="0054233B">
              <w:rPr>
                <w:rFonts w:asciiTheme="minorHAnsi" w:hAnsiTheme="minorHAnsi" w:cs="Arial"/>
                <w:szCs w:val="22"/>
                <w:lang w:eastAsia="en-US"/>
                <w:rPrChange w:id="52" w:author="Ying Shian Loh" w:date="2024-02-27T15:31:00Z">
                  <w:rPr>
                    <w:rFonts w:asciiTheme="minorHAnsi" w:hAnsiTheme="minorHAnsi" w:cs="Arial"/>
                    <w:szCs w:val="22"/>
                  </w:rPr>
                </w:rPrChange>
              </w:rPr>
              <w:fldChar w:fldCharType="separate"/>
            </w:r>
            <w:r w:rsidRPr="004706BF">
              <w:rPr>
                <w:rFonts w:asciiTheme="minorHAnsi" w:hAnsiTheme="minorHAnsi" w:cs="Arial"/>
                <w:szCs w:val="22"/>
                <w:lang w:eastAsia="en-US"/>
                <w:rPrChange w:id="53" w:author="Ying Shian Loh" w:date="2024-02-27T15:31:00Z">
                  <w:rPr>
                    <w:rFonts w:asciiTheme="minorHAnsi" w:hAnsiTheme="minorHAnsi" w:cs="Arial"/>
                    <w:sz w:val="20"/>
                    <w:szCs w:val="20"/>
                  </w:rPr>
                </w:rPrChange>
              </w:rPr>
              <w:fldChar w:fldCharType="end"/>
            </w:r>
            <w:bookmarkEnd w:id="50"/>
            <w:r w:rsidR="00974F10" w:rsidRPr="004706BF">
              <w:rPr>
                <w:rFonts w:asciiTheme="minorHAnsi" w:hAnsiTheme="minorHAnsi" w:cs="Arial"/>
                <w:szCs w:val="22"/>
                <w:rPrChange w:id="54" w:author="Ying Shian Loh" w:date="2024-02-27T15:31:00Z">
                  <w:rPr>
                    <w:rFonts w:asciiTheme="minorHAnsi" w:hAnsiTheme="minorHAnsi" w:cs="Arial"/>
                    <w:sz w:val="20"/>
                    <w:szCs w:val="20"/>
                  </w:rPr>
                </w:rPrChange>
              </w:rPr>
              <w:t xml:space="preserve"> </w:t>
            </w:r>
            <w:r w:rsidRPr="004706BF">
              <w:rPr>
                <w:szCs w:val="22"/>
                <w:lang w:eastAsia="en-US"/>
              </w:rPr>
              <w:fldChar w:fldCharType="begin"/>
            </w:r>
            <w:r w:rsidRPr="004706BF">
              <w:rPr>
                <w:szCs w:val="22"/>
              </w:rPr>
              <w:instrText>HYPERLINK "https://globalgoals.goldstandard.org/202-ar-renewable-energy-activity-requirements/"</w:instrText>
            </w:r>
            <w:r w:rsidRPr="004706BF">
              <w:rPr>
                <w:szCs w:val="22"/>
              </w:rPr>
            </w:r>
            <w:r w:rsidRPr="004706BF">
              <w:rPr>
                <w:szCs w:val="22"/>
              </w:rPr>
              <w:fldChar w:fldCharType="separate"/>
            </w:r>
            <w:r w:rsidR="0064301B" w:rsidRPr="004706BF">
              <w:rPr>
                <w:rStyle w:val="Hyperlink"/>
                <w:rFonts w:ascii="Verdana" w:hAnsi="Verdana"/>
                <w:szCs w:val="22"/>
                <w:rPrChange w:id="55" w:author="Ying Shian Loh" w:date="2024-02-27T15:31:00Z">
                  <w:rPr>
                    <w:rStyle w:val="Hyperlink"/>
                    <w:rFonts w:ascii="Verdana" w:hAnsi="Verdana"/>
                    <w:sz w:val="20"/>
                    <w:szCs w:val="20"/>
                  </w:rPr>
                </w:rPrChange>
              </w:rPr>
              <w:t>Renewable Energy</w:t>
            </w:r>
            <w:r w:rsidRPr="004706BF">
              <w:rPr>
                <w:rStyle w:val="Hyperlink"/>
                <w:rFonts w:ascii="Verdana" w:hAnsi="Verdana"/>
                <w:szCs w:val="22"/>
                <w:lang w:eastAsia="en-US"/>
                <w:rPrChange w:id="56" w:author="Ying Shian Loh" w:date="2024-02-27T15:31:00Z">
                  <w:rPr>
                    <w:rStyle w:val="Hyperlink"/>
                    <w:rFonts w:ascii="Verdana" w:hAnsi="Verdana"/>
                    <w:sz w:val="20"/>
                    <w:szCs w:val="20"/>
                  </w:rPr>
                </w:rPrChange>
              </w:rPr>
              <w:fldChar w:fldCharType="end"/>
            </w:r>
          </w:p>
          <w:p w14:paraId="5EE98B75" w14:textId="1156F013" w:rsidR="00974F10" w:rsidRPr="004706BF" w:rsidRDefault="00974F10" w:rsidP="00974F10">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szCs w:val="22"/>
                <w:rPrChange w:id="57" w:author="Ying Shian Loh" w:date="2024-02-27T15:31:00Z">
                  <w:rPr>
                    <w:rFonts w:asciiTheme="minorHAnsi" w:hAnsiTheme="minorHAnsi" w:cs="Arial"/>
                    <w:sz w:val="20"/>
                    <w:szCs w:val="20"/>
                  </w:rPr>
                </w:rPrChange>
              </w:rPr>
            </w:pPr>
            <w:r w:rsidRPr="004706BF">
              <w:rPr>
                <w:rFonts w:asciiTheme="minorHAnsi" w:hAnsiTheme="minorHAnsi" w:cs="Arial"/>
                <w:szCs w:val="22"/>
                <w:lang w:eastAsia="en-US"/>
                <w:rPrChange w:id="58" w:author="Ying Shian Loh" w:date="2024-02-27T15:31:00Z">
                  <w:rPr>
                    <w:rFonts w:asciiTheme="minorHAnsi" w:hAnsiTheme="minorHAnsi" w:cs="Arial"/>
                    <w:sz w:val="20"/>
                    <w:szCs w:val="20"/>
                    <w:lang w:eastAsia="en-US"/>
                  </w:rPr>
                </w:rPrChange>
              </w:rPr>
              <w:fldChar w:fldCharType="begin">
                <w:ffData>
                  <w:name w:val="Check9"/>
                  <w:enabled/>
                  <w:calcOnExit w:val="0"/>
                  <w:checkBox>
                    <w:sizeAuto/>
                    <w:default w:val="0"/>
                  </w:checkBox>
                </w:ffData>
              </w:fldChar>
            </w:r>
            <w:r w:rsidRPr="004706BF">
              <w:rPr>
                <w:rFonts w:asciiTheme="minorHAnsi" w:hAnsiTheme="minorHAnsi" w:cs="Arial"/>
                <w:szCs w:val="22"/>
                <w:rPrChange w:id="59" w:author="Ying Shian Loh" w:date="2024-02-27T15:31:00Z">
                  <w:rPr>
                    <w:rFonts w:asciiTheme="minorHAnsi" w:hAnsiTheme="minorHAnsi" w:cs="Arial"/>
                    <w:sz w:val="20"/>
                    <w:szCs w:val="20"/>
                  </w:rPr>
                </w:rPrChange>
              </w:rPr>
              <w:instrText xml:space="preserve"> FORMCHECKBOX </w:instrText>
            </w:r>
            <w:r w:rsidR="0054233B" w:rsidRPr="0054233B">
              <w:rPr>
                <w:rFonts w:asciiTheme="minorHAnsi" w:hAnsiTheme="minorHAnsi" w:cs="Arial"/>
                <w:szCs w:val="22"/>
                <w:lang w:eastAsia="en-US"/>
              </w:rPr>
            </w:r>
            <w:r w:rsidR="0054233B">
              <w:rPr>
                <w:rFonts w:asciiTheme="minorHAnsi" w:hAnsiTheme="minorHAnsi" w:cs="Arial"/>
                <w:szCs w:val="22"/>
                <w:lang w:eastAsia="en-US"/>
                <w:rPrChange w:id="60" w:author="Ying Shian Loh" w:date="2024-02-27T15:31:00Z">
                  <w:rPr>
                    <w:rFonts w:asciiTheme="minorHAnsi" w:hAnsiTheme="minorHAnsi" w:cs="Arial"/>
                    <w:szCs w:val="22"/>
                  </w:rPr>
                </w:rPrChange>
              </w:rPr>
              <w:fldChar w:fldCharType="separate"/>
            </w:r>
            <w:r w:rsidRPr="004706BF">
              <w:rPr>
                <w:rFonts w:asciiTheme="minorHAnsi" w:hAnsiTheme="minorHAnsi" w:cs="Arial"/>
                <w:szCs w:val="22"/>
                <w:lang w:eastAsia="en-US"/>
                <w:rPrChange w:id="61" w:author="Ying Shian Loh" w:date="2024-02-27T15:31:00Z">
                  <w:rPr>
                    <w:rFonts w:asciiTheme="minorHAnsi" w:hAnsiTheme="minorHAnsi" w:cs="Arial"/>
                    <w:sz w:val="20"/>
                    <w:szCs w:val="20"/>
                  </w:rPr>
                </w:rPrChange>
              </w:rPr>
              <w:fldChar w:fldCharType="end"/>
            </w:r>
            <w:r w:rsidRPr="004706BF">
              <w:rPr>
                <w:rFonts w:asciiTheme="minorHAnsi" w:hAnsiTheme="minorHAnsi" w:cs="Arial"/>
                <w:szCs w:val="22"/>
                <w:rPrChange w:id="62" w:author="Ying Shian Loh" w:date="2024-02-27T15:31:00Z">
                  <w:rPr>
                    <w:rFonts w:asciiTheme="minorHAnsi" w:hAnsiTheme="minorHAnsi" w:cs="Arial"/>
                    <w:sz w:val="20"/>
                    <w:szCs w:val="20"/>
                  </w:rPr>
                </w:rPrChange>
              </w:rPr>
              <w:t xml:space="preserve"> </w:t>
            </w:r>
            <w:r w:rsidRPr="004706BF">
              <w:rPr>
                <w:szCs w:val="22"/>
                <w:lang w:eastAsia="en-US"/>
              </w:rPr>
              <w:fldChar w:fldCharType="begin"/>
            </w:r>
            <w:r w:rsidRPr="004706BF">
              <w:rPr>
                <w:szCs w:val="22"/>
              </w:rPr>
              <w:instrText>HYPERLINK "https://globalgoals.goldstandard.org/203-ar-luf-activity-requirements/"</w:instrText>
            </w:r>
            <w:r w:rsidRPr="004706BF">
              <w:rPr>
                <w:szCs w:val="22"/>
              </w:rPr>
            </w:r>
            <w:r w:rsidRPr="004706BF">
              <w:rPr>
                <w:szCs w:val="22"/>
              </w:rPr>
              <w:fldChar w:fldCharType="separate"/>
            </w:r>
            <w:r w:rsidR="00AA65CF" w:rsidRPr="004706BF">
              <w:rPr>
                <w:rStyle w:val="Hyperlink"/>
                <w:rFonts w:ascii="Verdana" w:hAnsi="Verdana"/>
                <w:szCs w:val="22"/>
                <w:rPrChange w:id="63" w:author="Ying Shian Loh" w:date="2024-02-27T15:31:00Z">
                  <w:rPr>
                    <w:rStyle w:val="Hyperlink"/>
                    <w:rFonts w:ascii="Verdana" w:hAnsi="Verdana"/>
                    <w:sz w:val="20"/>
                    <w:szCs w:val="20"/>
                  </w:rPr>
                </w:rPrChange>
              </w:rPr>
              <w:t>Land-Use and Forests Activity Requirements</w:t>
            </w:r>
            <w:r w:rsidRPr="004706BF">
              <w:rPr>
                <w:rStyle w:val="Hyperlink"/>
                <w:rFonts w:ascii="Verdana" w:hAnsi="Verdana"/>
                <w:szCs w:val="22"/>
                <w:lang w:eastAsia="en-US"/>
                <w:rPrChange w:id="64" w:author="Ying Shian Loh" w:date="2024-02-27T15:31:00Z">
                  <w:rPr>
                    <w:rStyle w:val="Hyperlink"/>
                    <w:rFonts w:ascii="Verdana" w:hAnsi="Verdana"/>
                    <w:sz w:val="20"/>
                    <w:szCs w:val="20"/>
                  </w:rPr>
                </w:rPrChange>
              </w:rPr>
              <w:fldChar w:fldCharType="end"/>
            </w:r>
            <w:r w:rsidRPr="004706BF">
              <w:rPr>
                <w:rFonts w:asciiTheme="minorHAnsi" w:hAnsiTheme="minorHAnsi" w:cs="Arial"/>
                <w:szCs w:val="22"/>
                <w:rPrChange w:id="65" w:author="Ying Shian Loh" w:date="2024-02-27T15:31:00Z">
                  <w:rPr>
                    <w:rFonts w:asciiTheme="minorHAnsi" w:hAnsiTheme="minorHAnsi" w:cs="Arial"/>
                    <w:sz w:val="20"/>
                    <w:szCs w:val="20"/>
                  </w:rPr>
                </w:rPrChange>
              </w:rPr>
              <w:t>/Risks &amp; Capacities</w:t>
            </w:r>
          </w:p>
          <w:p w14:paraId="78197750" w14:textId="4097FA5F" w:rsidR="00974F10" w:rsidRPr="004706BF" w:rsidRDefault="00974F10" w:rsidP="00974F10">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val="en-GB"/>
                <w:rPrChange w:id="66" w:author="Ying Shian Loh" w:date="2024-02-27T15:31:00Z">
                  <w:rPr>
                    <w:rFonts w:asciiTheme="minorHAnsi" w:hAnsiTheme="minorHAnsi"/>
                    <w:sz w:val="20"/>
                    <w:szCs w:val="20"/>
                    <w:lang w:val="en-GB"/>
                  </w:rPr>
                </w:rPrChange>
              </w:rPr>
            </w:pPr>
            <w:r w:rsidRPr="004706BF">
              <w:rPr>
                <w:rFonts w:asciiTheme="minorHAnsi" w:hAnsiTheme="minorHAnsi" w:cs="Arial"/>
                <w:szCs w:val="22"/>
                <w:lang w:eastAsia="en-US"/>
                <w:rPrChange w:id="67" w:author="Ying Shian Loh" w:date="2024-02-27T15:31:00Z">
                  <w:rPr>
                    <w:rFonts w:asciiTheme="minorHAnsi" w:hAnsiTheme="minorHAnsi" w:cs="Arial"/>
                    <w:sz w:val="20"/>
                    <w:szCs w:val="20"/>
                    <w:lang w:eastAsia="en-US"/>
                  </w:rPr>
                </w:rPrChange>
              </w:rPr>
              <w:fldChar w:fldCharType="begin">
                <w:ffData>
                  <w:name w:val="Check10"/>
                  <w:enabled/>
                  <w:calcOnExit w:val="0"/>
                  <w:checkBox>
                    <w:sizeAuto/>
                    <w:default w:val="0"/>
                  </w:checkBox>
                </w:ffData>
              </w:fldChar>
            </w:r>
            <w:r w:rsidRPr="004706BF">
              <w:rPr>
                <w:rFonts w:asciiTheme="minorHAnsi" w:hAnsiTheme="minorHAnsi" w:cs="Arial"/>
                <w:szCs w:val="22"/>
                <w:rPrChange w:id="68" w:author="Ying Shian Loh" w:date="2024-02-27T15:31:00Z">
                  <w:rPr>
                    <w:rFonts w:asciiTheme="minorHAnsi" w:hAnsiTheme="minorHAnsi" w:cs="Arial"/>
                    <w:sz w:val="20"/>
                    <w:szCs w:val="20"/>
                  </w:rPr>
                </w:rPrChange>
              </w:rPr>
              <w:instrText xml:space="preserve"> FORMCHECKBOX </w:instrText>
            </w:r>
            <w:r w:rsidR="0054233B" w:rsidRPr="0054233B">
              <w:rPr>
                <w:rFonts w:asciiTheme="minorHAnsi" w:hAnsiTheme="minorHAnsi" w:cs="Arial"/>
                <w:szCs w:val="22"/>
                <w:lang w:eastAsia="en-US"/>
              </w:rPr>
            </w:r>
            <w:r w:rsidR="0054233B">
              <w:rPr>
                <w:rFonts w:asciiTheme="minorHAnsi" w:hAnsiTheme="minorHAnsi" w:cs="Arial"/>
                <w:szCs w:val="22"/>
                <w:lang w:eastAsia="en-US"/>
                <w:rPrChange w:id="69" w:author="Ying Shian Loh" w:date="2024-02-27T15:31:00Z">
                  <w:rPr>
                    <w:rFonts w:asciiTheme="minorHAnsi" w:hAnsiTheme="minorHAnsi" w:cs="Arial"/>
                    <w:szCs w:val="22"/>
                  </w:rPr>
                </w:rPrChange>
              </w:rPr>
              <w:fldChar w:fldCharType="separate"/>
            </w:r>
            <w:r w:rsidRPr="004706BF">
              <w:rPr>
                <w:rFonts w:asciiTheme="minorHAnsi" w:hAnsiTheme="minorHAnsi" w:cs="Arial"/>
                <w:szCs w:val="22"/>
                <w:lang w:eastAsia="en-US"/>
                <w:rPrChange w:id="70" w:author="Ying Shian Loh" w:date="2024-02-27T15:31:00Z">
                  <w:rPr>
                    <w:rFonts w:asciiTheme="minorHAnsi" w:hAnsiTheme="minorHAnsi" w:cs="Arial"/>
                    <w:sz w:val="20"/>
                    <w:szCs w:val="20"/>
                  </w:rPr>
                </w:rPrChange>
              </w:rPr>
              <w:fldChar w:fldCharType="end"/>
            </w:r>
            <w:r w:rsidRPr="004706BF">
              <w:rPr>
                <w:rFonts w:asciiTheme="minorHAnsi" w:hAnsiTheme="minorHAnsi"/>
                <w:szCs w:val="22"/>
                <w:rPrChange w:id="71" w:author="Ying Shian Loh" w:date="2024-02-27T15:31:00Z">
                  <w:rPr>
                    <w:rFonts w:asciiTheme="minorHAnsi" w:hAnsiTheme="minorHAnsi"/>
                    <w:sz w:val="20"/>
                    <w:szCs w:val="20"/>
                  </w:rPr>
                </w:rPrChange>
              </w:rPr>
              <w:t xml:space="preserve"> </w:t>
            </w:r>
            <w:r w:rsidRPr="004706BF">
              <w:rPr>
                <w:rFonts w:asciiTheme="minorHAnsi" w:hAnsiTheme="minorHAnsi" w:cs="Arial"/>
                <w:szCs w:val="22"/>
                <w:rPrChange w:id="72" w:author="Ying Shian Loh" w:date="2024-02-27T15:31:00Z">
                  <w:rPr>
                    <w:rFonts w:asciiTheme="minorHAnsi" w:hAnsiTheme="minorHAnsi" w:cs="Arial"/>
                    <w:sz w:val="20"/>
                    <w:szCs w:val="20"/>
                  </w:rPr>
                </w:rPrChange>
              </w:rPr>
              <w:t xml:space="preserve">N/A </w:t>
            </w:r>
          </w:p>
        </w:tc>
      </w:tr>
      <w:tr w:rsidR="00974F10" w:rsidRPr="00B23D56" w14:paraId="5A8CEACF"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6153BE31" w14:textId="2DF8CF78" w:rsidR="00974F10" w:rsidRPr="004706BF" w:rsidRDefault="00974F10" w:rsidP="00974F10">
            <w:pPr>
              <w:spacing w:line="276" w:lineRule="auto"/>
              <w:rPr>
                <w:rFonts w:asciiTheme="minorHAnsi" w:hAnsiTheme="minorHAnsi"/>
                <w:bCs w:val="0"/>
                <w:color w:val="FFFFFF" w:themeColor="background1"/>
                <w:szCs w:val="22"/>
                <w:lang w:val="en-GB"/>
              </w:rPr>
            </w:pPr>
            <w:r w:rsidRPr="004706BF">
              <w:rPr>
                <w:rFonts w:asciiTheme="minorHAnsi" w:hAnsiTheme="minorHAnsi" w:cs="Arial"/>
                <w:color w:val="FFFFFF" w:themeColor="background1"/>
                <w:szCs w:val="22"/>
                <w:rPrChange w:id="73" w:author="Ying Shian Loh" w:date="2024-02-27T15:31:00Z">
                  <w:rPr>
                    <w:rFonts w:asciiTheme="minorHAnsi" w:hAnsiTheme="minorHAnsi" w:cs="Arial"/>
                    <w:color w:val="FFFFFF" w:themeColor="background1"/>
                    <w:sz w:val="20"/>
                  </w:rPr>
                </w:rPrChange>
              </w:rPr>
              <w:t>Scale of the project activity</w:t>
            </w:r>
          </w:p>
        </w:tc>
        <w:tc>
          <w:tcPr>
            <w:tcW w:w="5903" w:type="dxa"/>
          </w:tcPr>
          <w:p w14:paraId="2AAF7E3A" w14:textId="728C10F0" w:rsidR="00974F10" w:rsidRPr="004706BF" w:rsidRDefault="00F533CB" w:rsidP="00974F10">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szCs w:val="22"/>
                <w:lang w:val="it-IT"/>
                <w:rPrChange w:id="74" w:author="Ying Shian Loh" w:date="2024-02-27T15:31:00Z">
                  <w:rPr>
                    <w:rFonts w:asciiTheme="minorHAnsi" w:hAnsiTheme="minorHAnsi" w:cs="Arial"/>
                    <w:sz w:val="20"/>
                    <w:szCs w:val="20"/>
                    <w:lang w:val="it-IT"/>
                  </w:rPr>
                </w:rPrChange>
              </w:rPr>
            </w:pPr>
            <w:r w:rsidRPr="004706BF">
              <w:rPr>
                <w:rFonts w:asciiTheme="minorHAnsi" w:hAnsiTheme="minorHAnsi" w:cs="Arial"/>
                <w:szCs w:val="22"/>
                <w:lang w:eastAsia="en-US"/>
                <w:rPrChange w:id="75" w:author="Ying Shian Loh" w:date="2024-02-27T15:31:00Z">
                  <w:rPr>
                    <w:rFonts w:asciiTheme="minorHAnsi" w:hAnsiTheme="minorHAnsi" w:cs="Arial"/>
                    <w:sz w:val="20"/>
                    <w:szCs w:val="20"/>
                    <w:lang w:eastAsia="en-US"/>
                  </w:rPr>
                </w:rPrChange>
              </w:rPr>
              <w:fldChar w:fldCharType="begin">
                <w:ffData>
                  <w:name w:val=""/>
                  <w:enabled/>
                  <w:calcOnExit w:val="0"/>
                  <w:checkBox>
                    <w:sizeAuto/>
                    <w:default w:val="1"/>
                  </w:checkBox>
                </w:ffData>
              </w:fldChar>
            </w:r>
            <w:r w:rsidRPr="004706BF">
              <w:rPr>
                <w:rFonts w:asciiTheme="minorHAnsi" w:hAnsiTheme="minorHAnsi" w:cs="Arial"/>
                <w:szCs w:val="22"/>
                <w:rPrChange w:id="76" w:author="Ying Shian Loh" w:date="2024-02-27T15:31:00Z">
                  <w:rPr>
                    <w:rFonts w:asciiTheme="minorHAnsi" w:hAnsiTheme="minorHAnsi" w:cs="Arial"/>
                    <w:sz w:val="20"/>
                    <w:szCs w:val="20"/>
                  </w:rPr>
                </w:rPrChange>
              </w:rPr>
              <w:instrText xml:space="preserve"> FORMCHECKBOX </w:instrText>
            </w:r>
            <w:r w:rsidR="0054233B" w:rsidRPr="0054233B">
              <w:rPr>
                <w:rFonts w:asciiTheme="minorHAnsi" w:hAnsiTheme="minorHAnsi" w:cs="Arial"/>
                <w:szCs w:val="22"/>
                <w:lang w:eastAsia="en-US"/>
              </w:rPr>
            </w:r>
            <w:r w:rsidR="0054233B">
              <w:rPr>
                <w:rFonts w:asciiTheme="minorHAnsi" w:hAnsiTheme="minorHAnsi" w:cs="Arial"/>
                <w:szCs w:val="22"/>
                <w:lang w:eastAsia="en-US"/>
                <w:rPrChange w:id="77" w:author="Ying Shian Loh" w:date="2024-02-27T15:31:00Z">
                  <w:rPr>
                    <w:rFonts w:asciiTheme="minorHAnsi" w:hAnsiTheme="minorHAnsi" w:cs="Arial"/>
                    <w:szCs w:val="22"/>
                  </w:rPr>
                </w:rPrChange>
              </w:rPr>
              <w:fldChar w:fldCharType="separate"/>
            </w:r>
            <w:r w:rsidRPr="004706BF">
              <w:rPr>
                <w:rFonts w:asciiTheme="minorHAnsi" w:hAnsiTheme="minorHAnsi" w:cs="Arial"/>
                <w:szCs w:val="22"/>
                <w:lang w:eastAsia="en-US"/>
                <w:rPrChange w:id="78" w:author="Ying Shian Loh" w:date="2024-02-27T15:31:00Z">
                  <w:rPr>
                    <w:rFonts w:asciiTheme="minorHAnsi" w:hAnsiTheme="minorHAnsi" w:cs="Arial"/>
                    <w:sz w:val="20"/>
                    <w:szCs w:val="20"/>
                  </w:rPr>
                </w:rPrChange>
              </w:rPr>
              <w:fldChar w:fldCharType="end"/>
            </w:r>
            <w:r w:rsidR="00974F10" w:rsidRPr="004706BF">
              <w:rPr>
                <w:rFonts w:asciiTheme="minorHAnsi" w:hAnsiTheme="minorHAnsi" w:cs="Arial"/>
                <w:szCs w:val="22"/>
                <w:lang w:val="it-IT"/>
                <w:rPrChange w:id="79" w:author="Ying Shian Loh" w:date="2024-02-27T15:31:00Z">
                  <w:rPr>
                    <w:rFonts w:asciiTheme="minorHAnsi" w:hAnsiTheme="minorHAnsi" w:cs="Arial"/>
                    <w:sz w:val="20"/>
                    <w:szCs w:val="20"/>
                    <w:lang w:val="it-IT"/>
                  </w:rPr>
                </w:rPrChange>
              </w:rPr>
              <w:t xml:space="preserve"> Micro scale</w:t>
            </w:r>
          </w:p>
          <w:p w14:paraId="298A3D6E" w14:textId="77777777" w:rsidR="00974F10" w:rsidRPr="004706BF" w:rsidRDefault="00974F10" w:rsidP="00974F10">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szCs w:val="22"/>
                <w:lang w:val="it-IT"/>
                <w:rPrChange w:id="80" w:author="Ying Shian Loh" w:date="2024-02-27T15:31:00Z">
                  <w:rPr>
                    <w:rFonts w:asciiTheme="minorHAnsi" w:hAnsiTheme="minorHAnsi" w:cs="Arial"/>
                    <w:sz w:val="20"/>
                    <w:szCs w:val="20"/>
                    <w:lang w:val="it-IT"/>
                  </w:rPr>
                </w:rPrChange>
              </w:rPr>
            </w:pPr>
            <w:r w:rsidRPr="004706BF">
              <w:rPr>
                <w:rFonts w:asciiTheme="minorHAnsi" w:hAnsiTheme="minorHAnsi" w:cs="Arial"/>
                <w:szCs w:val="22"/>
                <w:lang w:eastAsia="en-US"/>
                <w:rPrChange w:id="81" w:author="Ying Shian Loh" w:date="2024-02-27T15:31:00Z">
                  <w:rPr>
                    <w:rFonts w:asciiTheme="minorHAnsi" w:hAnsiTheme="minorHAnsi" w:cs="Arial"/>
                    <w:sz w:val="20"/>
                    <w:szCs w:val="20"/>
                    <w:lang w:eastAsia="en-US"/>
                  </w:rPr>
                </w:rPrChange>
              </w:rPr>
              <w:fldChar w:fldCharType="begin">
                <w:ffData>
                  <w:name w:val="Check2"/>
                  <w:enabled/>
                  <w:calcOnExit w:val="0"/>
                  <w:checkBox>
                    <w:sizeAuto/>
                    <w:default w:val="0"/>
                  </w:checkBox>
                </w:ffData>
              </w:fldChar>
            </w:r>
            <w:r w:rsidRPr="004706BF">
              <w:rPr>
                <w:rFonts w:asciiTheme="minorHAnsi" w:hAnsiTheme="minorHAnsi" w:cs="Arial"/>
                <w:szCs w:val="22"/>
                <w:lang w:val="it-IT"/>
                <w:rPrChange w:id="82" w:author="Ying Shian Loh" w:date="2024-02-27T15:31:00Z">
                  <w:rPr>
                    <w:rFonts w:asciiTheme="minorHAnsi" w:hAnsiTheme="minorHAnsi" w:cs="Arial"/>
                    <w:sz w:val="20"/>
                    <w:szCs w:val="20"/>
                    <w:lang w:val="it-IT"/>
                  </w:rPr>
                </w:rPrChange>
              </w:rPr>
              <w:instrText xml:space="preserve"> FORMCHECKBOX </w:instrText>
            </w:r>
            <w:r w:rsidR="0054233B" w:rsidRPr="0054233B">
              <w:rPr>
                <w:rFonts w:asciiTheme="minorHAnsi" w:hAnsiTheme="minorHAnsi" w:cs="Arial"/>
                <w:szCs w:val="22"/>
                <w:lang w:eastAsia="en-US"/>
              </w:rPr>
            </w:r>
            <w:r w:rsidR="0054233B">
              <w:rPr>
                <w:rFonts w:asciiTheme="minorHAnsi" w:hAnsiTheme="minorHAnsi" w:cs="Arial"/>
                <w:szCs w:val="22"/>
                <w:lang w:eastAsia="en-US"/>
                <w:rPrChange w:id="83" w:author="Ying Shian Loh" w:date="2024-02-27T15:31:00Z">
                  <w:rPr>
                    <w:rFonts w:asciiTheme="minorHAnsi" w:hAnsiTheme="minorHAnsi" w:cs="Arial"/>
                    <w:szCs w:val="22"/>
                  </w:rPr>
                </w:rPrChange>
              </w:rPr>
              <w:fldChar w:fldCharType="separate"/>
            </w:r>
            <w:r w:rsidRPr="004706BF">
              <w:rPr>
                <w:rFonts w:asciiTheme="minorHAnsi" w:hAnsiTheme="minorHAnsi" w:cs="Arial"/>
                <w:szCs w:val="22"/>
                <w:lang w:eastAsia="en-US"/>
                <w:rPrChange w:id="84" w:author="Ying Shian Loh" w:date="2024-02-27T15:31:00Z">
                  <w:rPr>
                    <w:rFonts w:asciiTheme="minorHAnsi" w:hAnsiTheme="minorHAnsi" w:cs="Arial"/>
                    <w:sz w:val="20"/>
                    <w:szCs w:val="20"/>
                  </w:rPr>
                </w:rPrChange>
              </w:rPr>
              <w:fldChar w:fldCharType="end"/>
            </w:r>
            <w:r w:rsidRPr="004706BF">
              <w:rPr>
                <w:rFonts w:asciiTheme="minorHAnsi" w:hAnsiTheme="minorHAnsi" w:cs="Arial"/>
                <w:szCs w:val="22"/>
                <w:lang w:val="it-IT"/>
                <w:rPrChange w:id="85" w:author="Ying Shian Loh" w:date="2024-02-27T15:31:00Z">
                  <w:rPr>
                    <w:rFonts w:asciiTheme="minorHAnsi" w:hAnsiTheme="minorHAnsi" w:cs="Arial"/>
                    <w:sz w:val="20"/>
                    <w:szCs w:val="20"/>
                    <w:lang w:val="it-IT"/>
                  </w:rPr>
                </w:rPrChange>
              </w:rPr>
              <w:t xml:space="preserve"> Small Scale</w:t>
            </w:r>
          </w:p>
          <w:p w14:paraId="2E219CE6" w14:textId="37636DF1" w:rsidR="00974F10" w:rsidRPr="004706BF" w:rsidRDefault="00974F10" w:rsidP="00974F10">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val="it-IT"/>
                <w:rPrChange w:id="86" w:author="Ying Shian Loh" w:date="2024-02-27T15:31:00Z">
                  <w:rPr>
                    <w:rFonts w:asciiTheme="minorHAnsi" w:hAnsiTheme="minorHAnsi"/>
                    <w:sz w:val="20"/>
                    <w:szCs w:val="20"/>
                    <w:lang w:val="it-IT"/>
                  </w:rPr>
                </w:rPrChange>
              </w:rPr>
            </w:pPr>
            <w:r w:rsidRPr="004706BF">
              <w:rPr>
                <w:rFonts w:asciiTheme="minorHAnsi" w:hAnsiTheme="minorHAnsi" w:cs="Arial"/>
                <w:szCs w:val="22"/>
                <w:lang w:eastAsia="en-US"/>
                <w:rPrChange w:id="87" w:author="Ying Shian Loh" w:date="2024-02-27T15:31:00Z">
                  <w:rPr>
                    <w:rFonts w:asciiTheme="minorHAnsi" w:hAnsiTheme="minorHAnsi" w:cs="Arial"/>
                    <w:sz w:val="20"/>
                    <w:szCs w:val="20"/>
                    <w:lang w:eastAsia="en-US"/>
                  </w:rPr>
                </w:rPrChange>
              </w:rPr>
              <w:fldChar w:fldCharType="begin">
                <w:ffData>
                  <w:name w:val="Check3"/>
                  <w:enabled/>
                  <w:calcOnExit w:val="0"/>
                  <w:checkBox>
                    <w:sizeAuto/>
                    <w:default w:val="0"/>
                  </w:checkBox>
                </w:ffData>
              </w:fldChar>
            </w:r>
            <w:r w:rsidRPr="004706BF">
              <w:rPr>
                <w:rFonts w:asciiTheme="minorHAnsi" w:hAnsiTheme="minorHAnsi" w:cs="Arial"/>
                <w:szCs w:val="22"/>
                <w:lang w:val="it-IT"/>
                <w:rPrChange w:id="88" w:author="Ying Shian Loh" w:date="2024-02-27T15:31:00Z">
                  <w:rPr>
                    <w:rFonts w:asciiTheme="minorHAnsi" w:hAnsiTheme="minorHAnsi" w:cs="Arial"/>
                    <w:sz w:val="20"/>
                    <w:szCs w:val="20"/>
                    <w:lang w:val="it-IT"/>
                  </w:rPr>
                </w:rPrChange>
              </w:rPr>
              <w:instrText xml:space="preserve"> FORMCHECKBOX </w:instrText>
            </w:r>
            <w:r w:rsidR="0054233B" w:rsidRPr="0054233B">
              <w:rPr>
                <w:rFonts w:asciiTheme="minorHAnsi" w:hAnsiTheme="minorHAnsi" w:cs="Arial"/>
                <w:szCs w:val="22"/>
                <w:lang w:eastAsia="en-US"/>
              </w:rPr>
            </w:r>
            <w:r w:rsidR="0054233B">
              <w:rPr>
                <w:rFonts w:asciiTheme="minorHAnsi" w:hAnsiTheme="minorHAnsi" w:cs="Arial"/>
                <w:szCs w:val="22"/>
                <w:lang w:eastAsia="en-US"/>
                <w:rPrChange w:id="89" w:author="Ying Shian Loh" w:date="2024-02-27T15:31:00Z">
                  <w:rPr>
                    <w:rFonts w:asciiTheme="minorHAnsi" w:hAnsiTheme="minorHAnsi" w:cs="Arial"/>
                    <w:szCs w:val="22"/>
                  </w:rPr>
                </w:rPrChange>
              </w:rPr>
              <w:fldChar w:fldCharType="separate"/>
            </w:r>
            <w:r w:rsidRPr="004706BF">
              <w:rPr>
                <w:rFonts w:asciiTheme="minorHAnsi" w:hAnsiTheme="minorHAnsi" w:cs="Arial"/>
                <w:szCs w:val="22"/>
                <w:lang w:eastAsia="en-US"/>
                <w:rPrChange w:id="90" w:author="Ying Shian Loh" w:date="2024-02-27T15:31:00Z">
                  <w:rPr>
                    <w:rFonts w:asciiTheme="minorHAnsi" w:hAnsiTheme="minorHAnsi" w:cs="Arial"/>
                    <w:sz w:val="20"/>
                    <w:szCs w:val="20"/>
                  </w:rPr>
                </w:rPrChange>
              </w:rPr>
              <w:fldChar w:fldCharType="end"/>
            </w:r>
            <w:r w:rsidRPr="004706BF">
              <w:rPr>
                <w:rFonts w:asciiTheme="minorHAnsi" w:hAnsiTheme="minorHAnsi" w:cs="Arial"/>
                <w:szCs w:val="22"/>
                <w:lang w:val="it-IT"/>
                <w:rPrChange w:id="91" w:author="Ying Shian Loh" w:date="2024-02-27T15:31:00Z">
                  <w:rPr>
                    <w:rFonts w:asciiTheme="minorHAnsi" w:hAnsiTheme="minorHAnsi" w:cs="Arial"/>
                    <w:sz w:val="20"/>
                    <w:szCs w:val="20"/>
                    <w:lang w:val="it-IT"/>
                  </w:rPr>
                </w:rPrChange>
              </w:rPr>
              <w:t xml:space="preserve"> Large Scale</w:t>
            </w:r>
          </w:p>
        </w:tc>
      </w:tr>
      <w:tr w:rsidR="00974F10" w:rsidRPr="00211D67" w14:paraId="5667F5B4"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75030F7E" w14:textId="3D3BEBE3" w:rsidR="00974F10" w:rsidRPr="004706BF" w:rsidRDefault="00974F10" w:rsidP="00974F10">
            <w:pPr>
              <w:spacing w:line="276" w:lineRule="auto"/>
              <w:rPr>
                <w:rFonts w:asciiTheme="minorHAnsi" w:hAnsiTheme="minorHAnsi"/>
                <w:bCs w:val="0"/>
                <w:color w:val="FFFFFF" w:themeColor="background1"/>
                <w:szCs w:val="22"/>
                <w:lang w:val="en-GB"/>
              </w:rPr>
            </w:pPr>
            <w:r w:rsidRPr="004706BF">
              <w:rPr>
                <w:rFonts w:asciiTheme="minorHAnsi" w:hAnsiTheme="minorHAnsi" w:cs="Arial"/>
                <w:color w:val="FFFFFF" w:themeColor="background1"/>
                <w:szCs w:val="22"/>
                <w:rPrChange w:id="92" w:author="Ying Shian Loh" w:date="2024-02-27T15:31:00Z">
                  <w:rPr>
                    <w:rFonts w:asciiTheme="minorHAnsi" w:hAnsiTheme="minorHAnsi" w:cs="Arial"/>
                    <w:color w:val="FFFFFF" w:themeColor="background1"/>
                    <w:sz w:val="20"/>
                  </w:rPr>
                </w:rPrChange>
              </w:rPr>
              <w:t>Other Requirements applied</w:t>
            </w:r>
          </w:p>
        </w:tc>
        <w:tc>
          <w:tcPr>
            <w:tcW w:w="5903" w:type="dxa"/>
          </w:tcPr>
          <w:p w14:paraId="2483267B" w14:textId="697A3F11" w:rsidR="00974F10" w:rsidRPr="004706BF" w:rsidRDefault="00BC7681" w:rsidP="00974F1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val="en-GB"/>
                <w:rPrChange w:id="93" w:author="Ying Shian Loh" w:date="2024-02-27T15:31:00Z">
                  <w:rPr>
                    <w:rFonts w:asciiTheme="minorHAnsi" w:hAnsiTheme="minorHAnsi"/>
                    <w:sz w:val="20"/>
                    <w:szCs w:val="20"/>
                    <w:lang w:val="en-GB"/>
                  </w:rPr>
                </w:rPrChange>
              </w:rPr>
            </w:pPr>
            <w:r w:rsidRPr="004706BF">
              <w:rPr>
                <w:rFonts w:asciiTheme="minorHAnsi" w:hAnsiTheme="minorHAnsi"/>
                <w:szCs w:val="22"/>
                <w:lang w:val="en-GB"/>
                <w:rPrChange w:id="94" w:author="Ying Shian Loh" w:date="2024-02-27T15:31:00Z">
                  <w:rPr>
                    <w:rFonts w:asciiTheme="minorHAnsi" w:hAnsiTheme="minorHAnsi"/>
                    <w:sz w:val="20"/>
                    <w:szCs w:val="20"/>
                    <w:lang w:val="en-GB"/>
                  </w:rPr>
                </w:rPrChange>
              </w:rPr>
              <w:t>N/A</w:t>
            </w:r>
          </w:p>
        </w:tc>
      </w:tr>
      <w:tr w:rsidR="00974F10" w:rsidRPr="00211D67" w14:paraId="7D7B1E07"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00B88E66" w14:textId="3ED52D45" w:rsidR="00974F10" w:rsidRPr="004706BF" w:rsidRDefault="00974F10" w:rsidP="00974F10">
            <w:pPr>
              <w:spacing w:line="276" w:lineRule="auto"/>
              <w:rPr>
                <w:rFonts w:asciiTheme="minorHAnsi" w:hAnsiTheme="minorHAnsi"/>
                <w:bCs w:val="0"/>
                <w:color w:val="FFFFFF" w:themeColor="background1"/>
                <w:szCs w:val="22"/>
                <w:lang w:val="en-GB"/>
              </w:rPr>
            </w:pPr>
            <w:r w:rsidRPr="004706BF">
              <w:rPr>
                <w:rFonts w:asciiTheme="minorHAnsi" w:hAnsiTheme="minorHAnsi" w:cs="Arial"/>
                <w:color w:val="FFFFFF" w:themeColor="background1"/>
                <w:szCs w:val="22"/>
                <w:rPrChange w:id="95" w:author="Ying Shian Loh" w:date="2024-02-27T15:31:00Z">
                  <w:rPr>
                    <w:rFonts w:asciiTheme="minorHAnsi" w:hAnsiTheme="minorHAnsi" w:cs="Arial"/>
                    <w:color w:val="FFFFFF" w:themeColor="background1"/>
                    <w:sz w:val="20"/>
                  </w:rPr>
                </w:rPrChange>
              </w:rPr>
              <w:t>Methodology (ies) applied and version number</w:t>
            </w:r>
          </w:p>
        </w:tc>
        <w:tc>
          <w:tcPr>
            <w:tcW w:w="5903" w:type="dxa"/>
          </w:tcPr>
          <w:p w14:paraId="7F97CC07" w14:textId="0A762BDB" w:rsidR="00974F10" w:rsidRPr="004706BF" w:rsidRDefault="00732439" w:rsidP="00974F1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val="en-GB"/>
                <w:rPrChange w:id="96" w:author="Ying Shian Loh" w:date="2024-02-27T15:31:00Z">
                  <w:rPr>
                    <w:rFonts w:asciiTheme="minorHAnsi" w:hAnsiTheme="minorHAnsi"/>
                    <w:sz w:val="20"/>
                    <w:szCs w:val="20"/>
                    <w:lang w:val="en-GB"/>
                  </w:rPr>
                </w:rPrChange>
              </w:rPr>
            </w:pPr>
            <w:r w:rsidRPr="004706BF">
              <w:rPr>
                <w:rFonts w:asciiTheme="minorHAnsi" w:hAnsiTheme="minorHAnsi"/>
                <w:szCs w:val="22"/>
                <w:lang w:val="en-GB"/>
                <w:rPrChange w:id="97" w:author="Ying Shian Loh" w:date="2024-02-27T15:31:00Z">
                  <w:rPr>
                    <w:rFonts w:asciiTheme="minorHAnsi" w:hAnsiTheme="minorHAnsi"/>
                    <w:sz w:val="20"/>
                    <w:szCs w:val="20"/>
                    <w:lang w:val="en-GB"/>
                  </w:rPr>
                </w:rPrChange>
              </w:rPr>
              <w:t>AMS.III.AS: Switch from fossil fuel to biomass in existing manufacturing facilities for non-energy applications, Version 02.0</w:t>
            </w:r>
          </w:p>
        </w:tc>
      </w:tr>
      <w:tr w:rsidR="00974F10" w:rsidRPr="00211D67" w14:paraId="30A727EE"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61AD4357" w14:textId="133686B0" w:rsidR="00974F10" w:rsidRPr="004706BF" w:rsidRDefault="00974F10" w:rsidP="00974F10">
            <w:pPr>
              <w:spacing w:line="276" w:lineRule="auto"/>
              <w:rPr>
                <w:rFonts w:asciiTheme="minorHAnsi" w:hAnsiTheme="minorHAnsi"/>
                <w:bCs w:val="0"/>
                <w:color w:val="FFFFFF" w:themeColor="background1"/>
                <w:szCs w:val="22"/>
                <w:lang w:val="en-GB"/>
              </w:rPr>
            </w:pPr>
            <w:r w:rsidRPr="004706BF">
              <w:rPr>
                <w:rFonts w:asciiTheme="minorHAnsi" w:hAnsiTheme="minorHAnsi" w:cs="Arial"/>
                <w:color w:val="FFFFFF" w:themeColor="background1"/>
                <w:szCs w:val="22"/>
                <w:rPrChange w:id="98" w:author="Ying Shian Loh" w:date="2024-02-27T15:31:00Z">
                  <w:rPr>
                    <w:rFonts w:asciiTheme="minorHAnsi" w:hAnsiTheme="minorHAnsi" w:cs="Arial"/>
                    <w:color w:val="FFFFFF" w:themeColor="background1"/>
                    <w:sz w:val="20"/>
                  </w:rPr>
                </w:rPrChange>
              </w:rPr>
              <w:t>Product Requirements applied</w:t>
            </w:r>
          </w:p>
        </w:tc>
        <w:tc>
          <w:tcPr>
            <w:tcW w:w="5903" w:type="dxa"/>
          </w:tcPr>
          <w:p w14:paraId="4F3A706D" w14:textId="77777777" w:rsidR="00535750" w:rsidRPr="004706BF" w:rsidRDefault="00535750" w:rsidP="00974F1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rPrChange w:id="99" w:author="Ying Shian Loh" w:date="2024-02-27T15:31:00Z">
                  <w:rPr>
                    <w:rFonts w:asciiTheme="minorHAnsi" w:hAnsiTheme="minorHAnsi"/>
                    <w:sz w:val="20"/>
                    <w:szCs w:val="20"/>
                  </w:rPr>
                </w:rPrChange>
              </w:rPr>
            </w:pPr>
          </w:p>
          <w:p w14:paraId="7C7D8D3D" w14:textId="02759C31" w:rsidR="00974F10" w:rsidRPr="004706BF" w:rsidRDefault="00732439" w:rsidP="00974F10">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Cs w:val="22"/>
                <w:rPrChange w:id="100" w:author="Ying Shian Loh" w:date="2024-02-27T15:31:00Z">
                  <w:rPr>
                    <w:rFonts w:asciiTheme="minorHAnsi" w:hAnsiTheme="minorHAnsi" w:cs="Arial"/>
                    <w:sz w:val="20"/>
                    <w:szCs w:val="20"/>
                  </w:rPr>
                </w:rPrChange>
              </w:rPr>
            </w:pPr>
            <w:r w:rsidRPr="004706BF">
              <w:rPr>
                <w:rFonts w:asciiTheme="minorHAnsi" w:hAnsiTheme="minorHAnsi"/>
                <w:szCs w:val="22"/>
                <w:lang w:eastAsia="en-US"/>
                <w:rPrChange w:id="101" w:author="Ying Shian Loh" w:date="2024-02-27T15:31:00Z">
                  <w:rPr>
                    <w:rFonts w:asciiTheme="minorHAnsi" w:hAnsiTheme="minorHAnsi"/>
                    <w:sz w:val="20"/>
                    <w:szCs w:val="20"/>
                    <w:lang w:eastAsia="en-US"/>
                  </w:rPr>
                </w:rPrChange>
              </w:rPr>
              <w:fldChar w:fldCharType="begin">
                <w:ffData>
                  <w:name w:val="Check4"/>
                  <w:enabled/>
                  <w:calcOnExit w:val="0"/>
                  <w:checkBox>
                    <w:sizeAuto/>
                    <w:default w:val="1"/>
                  </w:checkBox>
                </w:ffData>
              </w:fldChar>
            </w:r>
            <w:bookmarkStart w:id="102" w:name="Check4"/>
            <w:r w:rsidRPr="004706BF">
              <w:rPr>
                <w:rFonts w:asciiTheme="minorHAnsi" w:hAnsiTheme="minorHAnsi"/>
                <w:szCs w:val="22"/>
                <w:rPrChange w:id="103" w:author="Ying Shian Loh" w:date="2024-02-27T15:31:00Z">
                  <w:rPr>
                    <w:rFonts w:asciiTheme="minorHAnsi" w:hAnsiTheme="minorHAnsi"/>
                    <w:sz w:val="20"/>
                    <w:szCs w:val="20"/>
                  </w:rPr>
                </w:rPrChange>
              </w:rPr>
              <w:instrText xml:space="preserve"> FORMCHECKBOX </w:instrText>
            </w:r>
            <w:r w:rsidR="0054233B" w:rsidRPr="0054233B">
              <w:rPr>
                <w:rFonts w:asciiTheme="minorHAnsi" w:hAnsiTheme="minorHAnsi"/>
                <w:szCs w:val="22"/>
                <w:lang w:eastAsia="en-US"/>
              </w:rPr>
            </w:r>
            <w:r w:rsidR="0054233B">
              <w:rPr>
                <w:rFonts w:asciiTheme="minorHAnsi" w:hAnsiTheme="minorHAnsi"/>
                <w:szCs w:val="22"/>
                <w:lang w:eastAsia="en-US"/>
                <w:rPrChange w:id="104" w:author="Ying Shian Loh" w:date="2024-02-27T15:31:00Z">
                  <w:rPr>
                    <w:rFonts w:asciiTheme="minorHAnsi" w:hAnsiTheme="minorHAnsi"/>
                    <w:szCs w:val="22"/>
                  </w:rPr>
                </w:rPrChange>
              </w:rPr>
              <w:fldChar w:fldCharType="separate"/>
            </w:r>
            <w:r w:rsidRPr="004706BF">
              <w:rPr>
                <w:rFonts w:asciiTheme="minorHAnsi" w:hAnsiTheme="minorHAnsi"/>
                <w:szCs w:val="22"/>
                <w:lang w:eastAsia="en-US"/>
                <w:rPrChange w:id="105" w:author="Ying Shian Loh" w:date="2024-02-27T15:31:00Z">
                  <w:rPr>
                    <w:rFonts w:asciiTheme="minorHAnsi" w:hAnsiTheme="minorHAnsi"/>
                    <w:sz w:val="20"/>
                    <w:szCs w:val="20"/>
                  </w:rPr>
                </w:rPrChange>
              </w:rPr>
              <w:fldChar w:fldCharType="end"/>
            </w:r>
            <w:bookmarkEnd w:id="102"/>
            <w:r w:rsidR="00974F10" w:rsidRPr="004706BF">
              <w:rPr>
                <w:rFonts w:asciiTheme="minorHAnsi" w:hAnsiTheme="minorHAnsi"/>
                <w:szCs w:val="22"/>
                <w:rPrChange w:id="106" w:author="Ying Shian Loh" w:date="2024-02-27T15:31:00Z">
                  <w:rPr>
                    <w:rFonts w:asciiTheme="minorHAnsi" w:hAnsiTheme="minorHAnsi"/>
                    <w:sz w:val="20"/>
                    <w:szCs w:val="20"/>
                  </w:rPr>
                </w:rPrChange>
              </w:rPr>
              <w:t xml:space="preserve"> </w:t>
            </w:r>
            <w:r w:rsidR="00974F10" w:rsidRPr="004706BF">
              <w:rPr>
                <w:rFonts w:asciiTheme="minorHAnsi" w:hAnsiTheme="minorHAnsi" w:cs="Arial"/>
                <w:szCs w:val="22"/>
                <w:rPrChange w:id="107" w:author="Ying Shian Loh" w:date="2024-02-27T15:31:00Z">
                  <w:rPr>
                    <w:rFonts w:asciiTheme="minorHAnsi" w:hAnsiTheme="minorHAnsi" w:cs="Arial"/>
                    <w:sz w:val="20"/>
                    <w:szCs w:val="20"/>
                  </w:rPr>
                </w:rPrChange>
              </w:rPr>
              <w:t xml:space="preserve">GHG Emissions Reduction &amp; Sequestration </w:t>
            </w:r>
          </w:p>
          <w:p w14:paraId="77A0636E" w14:textId="77777777" w:rsidR="00974F10" w:rsidRPr="004706BF" w:rsidRDefault="00974F10" w:rsidP="00974F10">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Cs w:val="22"/>
                <w:rPrChange w:id="108" w:author="Ying Shian Loh" w:date="2024-02-27T15:31:00Z">
                  <w:rPr>
                    <w:rFonts w:asciiTheme="minorHAnsi" w:hAnsiTheme="minorHAnsi" w:cs="Arial"/>
                    <w:sz w:val="20"/>
                    <w:szCs w:val="20"/>
                  </w:rPr>
                </w:rPrChange>
              </w:rPr>
            </w:pPr>
            <w:r w:rsidRPr="004706BF">
              <w:rPr>
                <w:rFonts w:asciiTheme="minorHAnsi" w:hAnsiTheme="minorHAnsi" w:cs="Arial"/>
                <w:szCs w:val="22"/>
                <w:lang w:eastAsia="en-US"/>
                <w:rPrChange w:id="109" w:author="Ying Shian Loh" w:date="2024-02-27T15:31:00Z">
                  <w:rPr>
                    <w:rFonts w:asciiTheme="minorHAnsi" w:hAnsiTheme="minorHAnsi" w:cs="Arial"/>
                    <w:sz w:val="20"/>
                    <w:szCs w:val="20"/>
                    <w:lang w:eastAsia="en-US"/>
                  </w:rPr>
                </w:rPrChange>
              </w:rPr>
              <w:fldChar w:fldCharType="begin">
                <w:ffData>
                  <w:name w:val="Check5"/>
                  <w:enabled/>
                  <w:calcOnExit w:val="0"/>
                  <w:checkBox>
                    <w:sizeAuto/>
                    <w:default w:val="0"/>
                  </w:checkBox>
                </w:ffData>
              </w:fldChar>
            </w:r>
            <w:r w:rsidRPr="004706BF">
              <w:rPr>
                <w:rFonts w:asciiTheme="minorHAnsi" w:hAnsiTheme="minorHAnsi" w:cs="Arial"/>
                <w:szCs w:val="22"/>
                <w:rPrChange w:id="110" w:author="Ying Shian Loh" w:date="2024-02-27T15:31:00Z">
                  <w:rPr>
                    <w:rFonts w:asciiTheme="minorHAnsi" w:hAnsiTheme="minorHAnsi" w:cs="Arial"/>
                    <w:sz w:val="20"/>
                    <w:szCs w:val="20"/>
                  </w:rPr>
                </w:rPrChange>
              </w:rPr>
              <w:instrText xml:space="preserve"> FORMCHECKBOX </w:instrText>
            </w:r>
            <w:r w:rsidR="0054233B" w:rsidRPr="0054233B">
              <w:rPr>
                <w:rFonts w:asciiTheme="minorHAnsi" w:hAnsiTheme="minorHAnsi" w:cs="Arial"/>
                <w:szCs w:val="22"/>
                <w:lang w:eastAsia="en-US"/>
              </w:rPr>
            </w:r>
            <w:r w:rsidR="0054233B">
              <w:rPr>
                <w:rFonts w:asciiTheme="minorHAnsi" w:hAnsiTheme="minorHAnsi" w:cs="Arial"/>
                <w:szCs w:val="22"/>
                <w:lang w:eastAsia="en-US"/>
                <w:rPrChange w:id="111" w:author="Ying Shian Loh" w:date="2024-02-27T15:31:00Z">
                  <w:rPr>
                    <w:rFonts w:asciiTheme="minorHAnsi" w:hAnsiTheme="minorHAnsi" w:cs="Arial"/>
                    <w:szCs w:val="22"/>
                  </w:rPr>
                </w:rPrChange>
              </w:rPr>
              <w:fldChar w:fldCharType="separate"/>
            </w:r>
            <w:r w:rsidRPr="004706BF">
              <w:rPr>
                <w:rFonts w:asciiTheme="minorHAnsi" w:hAnsiTheme="minorHAnsi" w:cs="Arial"/>
                <w:szCs w:val="22"/>
                <w:lang w:eastAsia="en-US"/>
                <w:rPrChange w:id="112" w:author="Ying Shian Loh" w:date="2024-02-27T15:31:00Z">
                  <w:rPr>
                    <w:rFonts w:asciiTheme="minorHAnsi" w:hAnsiTheme="minorHAnsi" w:cs="Arial"/>
                    <w:sz w:val="20"/>
                    <w:szCs w:val="20"/>
                  </w:rPr>
                </w:rPrChange>
              </w:rPr>
              <w:fldChar w:fldCharType="end"/>
            </w:r>
            <w:r w:rsidRPr="004706BF">
              <w:rPr>
                <w:rFonts w:asciiTheme="minorHAnsi" w:hAnsiTheme="minorHAnsi" w:cs="Arial"/>
                <w:szCs w:val="22"/>
                <w:rPrChange w:id="113" w:author="Ying Shian Loh" w:date="2024-02-27T15:31:00Z">
                  <w:rPr>
                    <w:rFonts w:asciiTheme="minorHAnsi" w:hAnsiTheme="minorHAnsi" w:cs="Arial"/>
                    <w:sz w:val="20"/>
                    <w:szCs w:val="20"/>
                  </w:rPr>
                </w:rPrChange>
              </w:rPr>
              <w:t xml:space="preserve"> Renewable Energy Label </w:t>
            </w:r>
          </w:p>
          <w:p w14:paraId="58F10058" w14:textId="5F135FFB" w:rsidR="00974F10" w:rsidRPr="004706BF" w:rsidRDefault="00974F10" w:rsidP="00974F1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val="en-GB"/>
                <w:rPrChange w:id="114" w:author="Ying Shian Loh" w:date="2024-02-27T15:31:00Z">
                  <w:rPr>
                    <w:rFonts w:asciiTheme="minorHAnsi" w:hAnsiTheme="minorHAnsi"/>
                    <w:sz w:val="20"/>
                    <w:szCs w:val="20"/>
                    <w:lang w:val="en-GB"/>
                  </w:rPr>
                </w:rPrChange>
              </w:rPr>
            </w:pPr>
            <w:r w:rsidRPr="004706BF">
              <w:rPr>
                <w:rFonts w:asciiTheme="minorHAnsi" w:hAnsiTheme="minorHAnsi" w:cs="Arial"/>
                <w:szCs w:val="22"/>
                <w:lang w:eastAsia="en-US"/>
                <w:rPrChange w:id="115" w:author="Ying Shian Loh" w:date="2024-02-27T15:31:00Z">
                  <w:rPr>
                    <w:rFonts w:asciiTheme="minorHAnsi" w:hAnsiTheme="minorHAnsi" w:cs="Arial"/>
                    <w:sz w:val="20"/>
                    <w:szCs w:val="20"/>
                    <w:lang w:eastAsia="en-US"/>
                  </w:rPr>
                </w:rPrChange>
              </w:rPr>
              <w:fldChar w:fldCharType="begin">
                <w:ffData>
                  <w:name w:val="Check6"/>
                  <w:enabled/>
                  <w:calcOnExit w:val="0"/>
                  <w:checkBox>
                    <w:sizeAuto/>
                    <w:default w:val="0"/>
                  </w:checkBox>
                </w:ffData>
              </w:fldChar>
            </w:r>
            <w:r w:rsidRPr="004706BF">
              <w:rPr>
                <w:rFonts w:asciiTheme="minorHAnsi" w:hAnsiTheme="minorHAnsi" w:cs="Arial"/>
                <w:szCs w:val="22"/>
                <w:rPrChange w:id="116" w:author="Ying Shian Loh" w:date="2024-02-27T15:31:00Z">
                  <w:rPr>
                    <w:rFonts w:asciiTheme="minorHAnsi" w:hAnsiTheme="minorHAnsi" w:cs="Arial"/>
                    <w:sz w:val="20"/>
                    <w:szCs w:val="20"/>
                  </w:rPr>
                </w:rPrChange>
              </w:rPr>
              <w:instrText xml:space="preserve"> FORMCHECKBOX </w:instrText>
            </w:r>
            <w:r w:rsidR="0054233B" w:rsidRPr="0054233B">
              <w:rPr>
                <w:rFonts w:asciiTheme="minorHAnsi" w:hAnsiTheme="minorHAnsi" w:cs="Arial"/>
                <w:szCs w:val="22"/>
                <w:lang w:eastAsia="en-US"/>
              </w:rPr>
            </w:r>
            <w:r w:rsidR="0054233B">
              <w:rPr>
                <w:rFonts w:asciiTheme="minorHAnsi" w:hAnsiTheme="minorHAnsi" w:cs="Arial"/>
                <w:szCs w:val="22"/>
                <w:lang w:eastAsia="en-US"/>
                <w:rPrChange w:id="117" w:author="Ying Shian Loh" w:date="2024-02-27T15:31:00Z">
                  <w:rPr>
                    <w:rFonts w:asciiTheme="minorHAnsi" w:hAnsiTheme="minorHAnsi" w:cs="Arial"/>
                    <w:szCs w:val="22"/>
                  </w:rPr>
                </w:rPrChange>
              </w:rPr>
              <w:fldChar w:fldCharType="separate"/>
            </w:r>
            <w:r w:rsidRPr="004706BF">
              <w:rPr>
                <w:rFonts w:asciiTheme="minorHAnsi" w:hAnsiTheme="minorHAnsi" w:cs="Arial"/>
                <w:szCs w:val="22"/>
                <w:lang w:eastAsia="en-US"/>
                <w:rPrChange w:id="118" w:author="Ying Shian Loh" w:date="2024-02-27T15:31:00Z">
                  <w:rPr>
                    <w:rFonts w:asciiTheme="minorHAnsi" w:hAnsiTheme="minorHAnsi" w:cs="Arial"/>
                    <w:sz w:val="20"/>
                    <w:szCs w:val="20"/>
                  </w:rPr>
                </w:rPrChange>
              </w:rPr>
              <w:fldChar w:fldCharType="end"/>
            </w:r>
            <w:r w:rsidRPr="004706BF">
              <w:rPr>
                <w:rFonts w:asciiTheme="minorHAnsi" w:hAnsiTheme="minorHAnsi" w:cs="Arial"/>
                <w:szCs w:val="22"/>
                <w:rPrChange w:id="119" w:author="Ying Shian Loh" w:date="2024-02-27T15:31:00Z">
                  <w:rPr>
                    <w:rFonts w:asciiTheme="minorHAnsi" w:hAnsiTheme="minorHAnsi" w:cs="Arial"/>
                    <w:sz w:val="20"/>
                    <w:szCs w:val="20"/>
                  </w:rPr>
                </w:rPrChange>
              </w:rPr>
              <w:t xml:space="preserve"> N/A </w:t>
            </w:r>
          </w:p>
        </w:tc>
      </w:tr>
      <w:tr w:rsidR="00974F10" w:rsidRPr="00211D67" w14:paraId="2B924C4E" w14:textId="77777777" w:rsidTr="00535750">
        <w:tc>
          <w:tcPr>
            <w:cnfStyle w:val="001000000000" w:firstRow="0" w:lastRow="0" w:firstColumn="1" w:lastColumn="0" w:oddVBand="0" w:evenVBand="0" w:oddHBand="0" w:evenHBand="0" w:firstRowFirstColumn="0" w:firstRowLastColumn="0" w:lastRowFirstColumn="0" w:lastRowLastColumn="0"/>
            <w:tcW w:w="3539" w:type="dxa"/>
          </w:tcPr>
          <w:p w14:paraId="68F37CD1" w14:textId="2DD9C084" w:rsidR="00974F10" w:rsidRPr="004706BF" w:rsidRDefault="00974F10" w:rsidP="00974F10">
            <w:pPr>
              <w:spacing w:line="276" w:lineRule="auto"/>
              <w:rPr>
                <w:rFonts w:asciiTheme="minorHAnsi" w:hAnsiTheme="minorHAnsi"/>
                <w:bCs w:val="0"/>
                <w:color w:val="FFFFFF" w:themeColor="background1"/>
                <w:szCs w:val="22"/>
                <w:lang w:val="en-GB"/>
              </w:rPr>
            </w:pPr>
            <w:r w:rsidRPr="004706BF">
              <w:rPr>
                <w:rFonts w:asciiTheme="minorHAnsi" w:hAnsiTheme="minorHAnsi" w:cs="Arial"/>
                <w:color w:val="FFFFFF" w:themeColor="background1"/>
                <w:szCs w:val="22"/>
                <w:rPrChange w:id="120" w:author="Ying Shian Loh" w:date="2024-02-27T15:31:00Z">
                  <w:rPr>
                    <w:rFonts w:asciiTheme="minorHAnsi" w:hAnsiTheme="minorHAnsi" w:cs="Arial"/>
                    <w:color w:val="FFFFFF" w:themeColor="background1"/>
                    <w:sz w:val="20"/>
                  </w:rPr>
                </w:rPrChange>
              </w:rPr>
              <w:lastRenderedPageBreak/>
              <w:t>Project Cycle:</w:t>
            </w:r>
          </w:p>
        </w:tc>
        <w:tc>
          <w:tcPr>
            <w:tcW w:w="5903" w:type="dxa"/>
          </w:tcPr>
          <w:p w14:paraId="0556051E" w14:textId="7ABC3989" w:rsidR="00974F10" w:rsidRPr="004706BF" w:rsidRDefault="00974F10" w:rsidP="00974F10">
            <w:pPr>
              <w:tabs>
                <w:tab w:val="left" w:pos="3536"/>
              </w:tabs>
              <w:cnfStyle w:val="000000000000" w:firstRow="0" w:lastRow="0" w:firstColumn="0" w:lastColumn="0" w:oddVBand="0" w:evenVBand="0" w:oddHBand="0" w:evenHBand="0" w:firstRowFirstColumn="0" w:firstRowLastColumn="0" w:lastRowFirstColumn="0" w:lastRowLastColumn="0"/>
              <w:rPr>
                <w:rFonts w:asciiTheme="minorHAnsi" w:hAnsiTheme="minorHAnsi" w:cs="Arial"/>
                <w:szCs w:val="22"/>
                <w:rPrChange w:id="121" w:author="Ying Shian Loh" w:date="2024-02-27T15:31:00Z">
                  <w:rPr>
                    <w:rFonts w:asciiTheme="minorHAnsi" w:hAnsiTheme="minorHAnsi" w:cs="Arial"/>
                    <w:sz w:val="20"/>
                    <w:szCs w:val="20"/>
                  </w:rPr>
                </w:rPrChange>
              </w:rPr>
            </w:pPr>
            <w:r w:rsidRPr="004706BF">
              <w:rPr>
                <w:rFonts w:asciiTheme="minorHAnsi" w:hAnsiTheme="minorHAnsi" w:cs="Arial"/>
                <w:szCs w:val="22"/>
                <w:lang w:eastAsia="en-US"/>
                <w:rPrChange w:id="122" w:author="Ying Shian Loh" w:date="2024-02-27T15:31:00Z">
                  <w:rPr>
                    <w:rFonts w:asciiTheme="minorHAnsi" w:hAnsiTheme="minorHAnsi" w:cs="Arial"/>
                    <w:sz w:val="20"/>
                    <w:szCs w:val="20"/>
                    <w:lang w:eastAsia="en-US"/>
                  </w:rPr>
                </w:rPrChange>
              </w:rPr>
              <w:fldChar w:fldCharType="begin">
                <w:ffData>
                  <w:name w:val="Check11"/>
                  <w:enabled/>
                  <w:calcOnExit w:val="0"/>
                  <w:checkBox>
                    <w:sizeAuto/>
                    <w:default w:val="0"/>
                  </w:checkBox>
                </w:ffData>
              </w:fldChar>
            </w:r>
            <w:r w:rsidRPr="004706BF">
              <w:rPr>
                <w:rFonts w:asciiTheme="minorHAnsi" w:hAnsiTheme="minorHAnsi" w:cs="Arial"/>
                <w:szCs w:val="22"/>
                <w:rPrChange w:id="123" w:author="Ying Shian Loh" w:date="2024-02-27T15:31:00Z">
                  <w:rPr>
                    <w:rFonts w:asciiTheme="minorHAnsi" w:hAnsiTheme="minorHAnsi" w:cs="Arial"/>
                    <w:sz w:val="20"/>
                    <w:szCs w:val="20"/>
                  </w:rPr>
                </w:rPrChange>
              </w:rPr>
              <w:instrText xml:space="preserve"> FORMCHECKBOX </w:instrText>
            </w:r>
            <w:r w:rsidR="0054233B" w:rsidRPr="0054233B">
              <w:rPr>
                <w:rFonts w:asciiTheme="minorHAnsi" w:hAnsiTheme="minorHAnsi" w:cs="Arial"/>
                <w:szCs w:val="22"/>
                <w:lang w:eastAsia="en-US"/>
              </w:rPr>
            </w:r>
            <w:r w:rsidR="0054233B">
              <w:rPr>
                <w:rFonts w:asciiTheme="minorHAnsi" w:hAnsiTheme="minorHAnsi" w:cs="Arial"/>
                <w:szCs w:val="22"/>
                <w:lang w:eastAsia="en-US"/>
                <w:rPrChange w:id="124" w:author="Ying Shian Loh" w:date="2024-02-27T15:31:00Z">
                  <w:rPr>
                    <w:rFonts w:asciiTheme="minorHAnsi" w:hAnsiTheme="minorHAnsi" w:cs="Arial"/>
                    <w:szCs w:val="22"/>
                  </w:rPr>
                </w:rPrChange>
              </w:rPr>
              <w:fldChar w:fldCharType="separate"/>
            </w:r>
            <w:r w:rsidRPr="004706BF">
              <w:rPr>
                <w:rFonts w:asciiTheme="minorHAnsi" w:hAnsiTheme="minorHAnsi" w:cs="Arial"/>
                <w:szCs w:val="22"/>
                <w:lang w:eastAsia="en-US"/>
                <w:rPrChange w:id="125" w:author="Ying Shian Loh" w:date="2024-02-27T15:31:00Z">
                  <w:rPr>
                    <w:rFonts w:asciiTheme="minorHAnsi" w:hAnsiTheme="minorHAnsi" w:cs="Arial"/>
                    <w:sz w:val="20"/>
                    <w:szCs w:val="20"/>
                  </w:rPr>
                </w:rPrChange>
              </w:rPr>
              <w:fldChar w:fldCharType="end"/>
            </w:r>
            <w:r w:rsidRPr="004706BF">
              <w:rPr>
                <w:rFonts w:asciiTheme="minorHAnsi" w:hAnsiTheme="minorHAnsi" w:cs="Arial"/>
                <w:szCs w:val="22"/>
                <w:rPrChange w:id="126" w:author="Ying Shian Loh" w:date="2024-02-27T15:31:00Z">
                  <w:rPr>
                    <w:rFonts w:asciiTheme="minorHAnsi" w:hAnsiTheme="minorHAnsi" w:cs="Arial"/>
                    <w:sz w:val="20"/>
                    <w:szCs w:val="20"/>
                  </w:rPr>
                </w:rPrChange>
              </w:rPr>
              <w:t xml:space="preserve"> Regular</w:t>
            </w:r>
          </w:p>
          <w:p w14:paraId="391667A1" w14:textId="07E7D37E" w:rsidR="00974F10" w:rsidRPr="004706BF" w:rsidRDefault="00732439" w:rsidP="00974F1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2"/>
                <w:lang w:val="en-GB"/>
                <w:rPrChange w:id="127" w:author="Ying Shian Loh" w:date="2024-02-27T15:31:00Z">
                  <w:rPr>
                    <w:rFonts w:asciiTheme="minorHAnsi" w:hAnsiTheme="minorHAnsi"/>
                    <w:sz w:val="20"/>
                    <w:szCs w:val="20"/>
                    <w:lang w:val="en-GB"/>
                  </w:rPr>
                </w:rPrChange>
              </w:rPr>
            </w:pPr>
            <w:r w:rsidRPr="004706BF">
              <w:rPr>
                <w:rFonts w:asciiTheme="minorHAnsi" w:hAnsiTheme="minorHAnsi" w:cs="Arial"/>
                <w:szCs w:val="22"/>
                <w:lang w:eastAsia="en-US"/>
                <w:rPrChange w:id="128" w:author="Ying Shian Loh" w:date="2024-02-27T15:31:00Z">
                  <w:rPr>
                    <w:rFonts w:asciiTheme="minorHAnsi" w:hAnsiTheme="minorHAnsi" w:cs="Arial"/>
                    <w:sz w:val="20"/>
                    <w:szCs w:val="20"/>
                    <w:lang w:eastAsia="en-US"/>
                  </w:rPr>
                </w:rPrChange>
              </w:rPr>
              <w:fldChar w:fldCharType="begin">
                <w:ffData>
                  <w:name w:val="Check24"/>
                  <w:enabled/>
                  <w:calcOnExit w:val="0"/>
                  <w:checkBox>
                    <w:sizeAuto/>
                    <w:default w:val="1"/>
                  </w:checkBox>
                </w:ffData>
              </w:fldChar>
            </w:r>
            <w:bookmarkStart w:id="129" w:name="Check24"/>
            <w:r w:rsidRPr="004706BF">
              <w:rPr>
                <w:rFonts w:asciiTheme="minorHAnsi" w:hAnsiTheme="minorHAnsi" w:cs="Arial"/>
                <w:szCs w:val="22"/>
                <w:rPrChange w:id="130" w:author="Ying Shian Loh" w:date="2024-02-27T15:31:00Z">
                  <w:rPr>
                    <w:rFonts w:asciiTheme="minorHAnsi" w:hAnsiTheme="minorHAnsi" w:cs="Arial"/>
                    <w:sz w:val="20"/>
                    <w:szCs w:val="20"/>
                  </w:rPr>
                </w:rPrChange>
              </w:rPr>
              <w:instrText xml:space="preserve"> FORMCHECKBOX </w:instrText>
            </w:r>
            <w:r w:rsidR="0054233B" w:rsidRPr="0054233B">
              <w:rPr>
                <w:rFonts w:asciiTheme="minorHAnsi" w:hAnsiTheme="minorHAnsi" w:cs="Arial"/>
                <w:szCs w:val="22"/>
                <w:lang w:eastAsia="en-US"/>
              </w:rPr>
            </w:r>
            <w:r w:rsidR="0054233B">
              <w:rPr>
                <w:rFonts w:asciiTheme="minorHAnsi" w:hAnsiTheme="minorHAnsi" w:cs="Arial"/>
                <w:szCs w:val="22"/>
                <w:lang w:eastAsia="en-US"/>
                <w:rPrChange w:id="131" w:author="Ying Shian Loh" w:date="2024-02-27T15:31:00Z">
                  <w:rPr>
                    <w:rFonts w:asciiTheme="minorHAnsi" w:hAnsiTheme="minorHAnsi" w:cs="Arial"/>
                    <w:szCs w:val="22"/>
                  </w:rPr>
                </w:rPrChange>
              </w:rPr>
              <w:fldChar w:fldCharType="separate"/>
            </w:r>
            <w:r w:rsidRPr="004706BF">
              <w:rPr>
                <w:rFonts w:asciiTheme="minorHAnsi" w:hAnsiTheme="minorHAnsi" w:cs="Arial"/>
                <w:szCs w:val="22"/>
                <w:lang w:eastAsia="en-US"/>
                <w:rPrChange w:id="132" w:author="Ying Shian Loh" w:date="2024-02-27T15:31:00Z">
                  <w:rPr>
                    <w:rFonts w:asciiTheme="minorHAnsi" w:hAnsiTheme="minorHAnsi" w:cs="Arial"/>
                    <w:sz w:val="20"/>
                    <w:szCs w:val="20"/>
                  </w:rPr>
                </w:rPrChange>
              </w:rPr>
              <w:fldChar w:fldCharType="end"/>
            </w:r>
            <w:bookmarkEnd w:id="129"/>
            <w:r w:rsidR="00974F10" w:rsidRPr="004706BF">
              <w:rPr>
                <w:rFonts w:asciiTheme="minorHAnsi" w:hAnsiTheme="minorHAnsi" w:cs="Arial"/>
                <w:szCs w:val="22"/>
                <w:rPrChange w:id="133" w:author="Ying Shian Loh" w:date="2024-02-27T15:31:00Z">
                  <w:rPr>
                    <w:rFonts w:asciiTheme="minorHAnsi" w:hAnsiTheme="minorHAnsi" w:cs="Arial"/>
                    <w:sz w:val="20"/>
                    <w:szCs w:val="20"/>
                  </w:rPr>
                </w:rPrChange>
              </w:rPr>
              <w:t xml:space="preserve"> Retroactive </w:t>
            </w:r>
          </w:p>
        </w:tc>
      </w:tr>
    </w:tbl>
    <w:p w14:paraId="219ACE23" w14:textId="77777777" w:rsidR="009823F5" w:rsidRDefault="009823F5" w:rsidP="009823F5">
      <w:pPr>
        <w:spacing w:line="276" w:lineRule="auto"/>
        <w:contextualSpacing w:val="0"/>
        <w:rPr>
          <w:b/>
          <w:bCs/>
          <w:lang w:val="en-GB"/>
        </w:rPr>
      </w:pPr>
    </w:p>
    <w:p w14:paraId="51524EC9" w14:textId="77777777" w:rsidR="00535750" w:rsidRDefault="00535750" w:rsidP="00535750">
      <w:pPr>
        <w:rPr>
          <w:b/>
          <w:bCs/>
          <w:lang w:val="en-GB"/>
        </w:rPr>
      </w:pPr>
      <w:r w:rsidRPr="00535750">
        <w:rPr>
          <w:b/>
          <w:bCs/>
          <w:lang w:val="en-GB"/>
        </w:rPr>
        <w:t>Land-use &amp; Forest Key Project Information</w:t>
      </w:r>
      <w:r w:rsidRPr="00535750">
        <w:rPr>
          <w:b/>
          <w:bCs/>
          <w:vertAlign w:val="superscript"/>
          <w:lang w:val="en-GB"/>
        </w:rPr>
        <w:footnoteReference w:id="1"/>
      </w:r>
      <w:r w:rsidRPr="00535750">
        <w:rPr>
          <w:b/>
          <w:bCs/>
          <w:lang w:val="en-GB"/>
        </w:rPr>
        <w:t xml:space="preserve"> </w:t>
      </w:r>
    </w:p>
    <w:p w14:paraId="6F3CAC20" w14:textId="48D6DD17" w:rsidR="00732439" w:rsidRPr="00535750" w:rsidRDefault="00697DE2" w:rsidP="00535750">
      <w:pPr>
        <w:rPr>
          <w:lang w:val="en-GB"/>
        </w:rPr>
      </w:pPr>
      <w:r>
        <w:rPr>
          <w:lang w:val="en-GB"/>
        </w:rPr>
        <w:t>N/A</w:t>
      </w:r>
    </w:p>
    <w:p w14:paraId="614A39F7" w14:textId="77777777" w:rsidR="00C27EB3" w:rsidRDefault="00C27EB3" w:rsidP="00B01408">
      <w:pPr>
        <w:rPr>
          <w:b/>
          <w:bCs/>
          <w:lang w:val="en-GB"/>
        </w:rPr>
      </w:pPr>
    </w:p>
    <w:p w14:paraId="30BC7DA3" w14:textId="1D1027E8" w:rsidR="009823F5" w:rsidRPr="00B01408" w:rsidRDefault="009823F5" w:rsidP="00B01408">
      <w:pPr>
        <w:rPr>
          <w:b/>
          <w:bCs/>
          <w:lang w:val="en-GB"/>
        </w:rPr>
      </w:pPr>
      <w:r w:rsidRPr="00B01408">
        <w:rPr>
          <w:b/>
          <w:bCs/>
          <w:lang w:val="en-GB"/>
        </w:rPr>
        <w:t xml:space="preserve">Table </w:t>
      </w:r>
      <w:r w:rsidRPr="00B01408">
        <w:rPr>
          <w:b/>
          <w:bCs/>
          <w:lang w:val="en-GB"/>
        </w:rPr>
        <w:fldChar w:fldCharType="begin"/>
      </w:r>
      <w:r w:rsidRPr="00B01408">
        <w:rPr>
          <w:b/>
          <w:bCs/>
          <w:lang w:val="en-GB"/>
        </w:rPr>
        <w:instrText xml:space="preserve"> SEQ Table \* ARABIC </w:instrText>
      </w:r>
      <w:r w:rsidRPr="00B01408">
        <w:rPr>
          <w:b/>
          <w:bCs/>
          <w:lang w:val="en-GB"/>
        </w:rPr>
        <w:fldChar w:fldCharType="separate"/>
      </w:r>
      <w:r w:rsidRPr="00B01408">
        <w:rPr>
          <w:b/>
          <w:bCs/>
          <w:lang w:val="en-GB"/>
        </w:rPr>
        <w:t>1</w:t>
      </w:r>
      <w:r w:rsidRPr="00B01408">
        <w:rPr>
          <w:b/>
          <w:bCs/>
          <w:lang w:val="en-GB"/>
        </w:rPr>
        <w:fldChar w:fldCharType="end"/>
      </w:r>
      <w:r w:rsidRPr="00B01408">
        <w:rPr>
          <w:b/>
          <w:bCs/>
          <w:lang w:val="en-GB"/>
        </w:rPr>
        <w:t xml:space="preserve"> – Estimated Sustainable Development Contributions</w:t>
      </w:r>
    </w:p>
    <w:tbl>
      <w:tblPr>
        <w:tblStyle w:val="GSTableSimple"/>
        <w:tblW w:w="5000" w:type="pct"/>
        <w:tblLayout w:type="fixed"/>
        <w:tblLook w:val="0620" w:firstRow="1" w:lastRow="0" w:firstColumn="0" w:lastColumn="0" w:noHBand="1" w:noVBand="1"/>
      </w:tblPr>
      <w:tblGrid>
        <w:gridCol w:w="3272"/>
        <w:gridCol w:w="2393"/>
        <w:gridCol w:w="1705"/>
        <w:gridCol w:w="2262"/>
      </w:tblGrid>
      <w:tr w:rsidR="00C27EB3" w:rsidRPr="00C27EB3" w14:paraId="5B3003C1" w14:textId="77777777" w:rsidTr="00C27EB3">
        <w:trPr>
          <w:cnfStyle w:val="100000000000" w:firstRow="1" w:lastRow="0" w:firstColumn="0" w:lastColumn="0" w:oddVBand="0" w:evenVBand="0" w:oddHBand="0" w:evenHBand="0" w:firstRowFirstColumn="0" w:firstRowLastColumn="0" w:lastRowFirstColumn="0" w:lastRowLastColumn="0"/>
          <w:trHeight w:val="435"/>
        </w:trPr>
        <w:tc>
          <w:tcPr>
            <w:tcW w:w="1699" w:type="pct"/>
          </w:tcPr>
          <w:p w14:paraId="62CAD8F5" w14:textId="7BCF6D44" w:rsidR="006629C1" w:rsidRPr="00C27EB3" w:rsidRDefault="00C27EB3" w:rsidP="00C27EB3">
            <w:pPr>
              <w:spacing w:after="200" w:line="240" w:lineRule="auto"/>
              <w:jc w:val="center"/>
              <w:outlineLvl w:val="1"/>
              <w:rPr>
                <w:rFonts w:asciiTheme="minorHAnsi" w:hAnsiTheme="minorHAnsi"/>
                <w:color w:val="00BABE"/>
                <w:lang w:val="en-GB" w:eastAsia="de-DE"/>
              </w:rPr>
            </w:pPr>
            <w:r w:rsidRPr="00C27EB3">
              <w:rPr>
                <w:rFonts w:asciiTheme="minorHAnsi" w:hAnsiTheme="minorHAnsi" w:cs="Arial"/>
                <w:color w:val="00BABE"/>
                <w:sz w:val="20"/>
              </w:rPr>
              <w:t>SUSTAINABLE DEVELOPMENT GOALS TARGETED</w:t>
            </w:r>
          </w:p>
        </w:tc>
        <w:tc>
          <w:tcPr>
            <w:tcW w:w="1242" w:type="pct"/>
          </w:tcPr>
          <w:p w14:paraId="1AF22385" w14:textId="36957289" w:rsidR="006629C1" w:rsidRPr="00C27EB3" w:rsidRDefault="00C27EB3" w:rsidP="00C27EB3">
            <w:pPr>
              <w:spacing w:after="200" w:line="240" w:lineRule="auto"/>
              <w:jc w:val="center"/>
              <w:outlineLvl w:val="1"/>
              <w:rPr>
                <w:rFonts w:asciiTheme="minorHAnsi" w:hAnsiTheme="minorHAnsi"/>
                <w:color w:val="00BABE"/>
                <w:lang w:val="en-GB" w:eastAsia="de-DE"/>
              </w:rPr>
            </w:pPr>
            <w:r w:rsidRPr="00C27EB3">
              <w:rPr>
                <w:rFonts w:asciiTheme="minorHAnsi" w:hAnsiTheme="minorHAnsi" w:cs="Arial"/>
                <w:color w:val="00BABE"/>
                <w:sz w:val="20"/>
              </w:rPr>
              <w:t xml:space="preserve">SDG IMPACT </w:t>
            </w:r>
            <w:r w:rsidRPr="00C27EB3">
              <w:rPr>
                <w:rFonts w:asciiTheme="minorHAnsi" w:hAnsiTheme="minorHAnsi" w:cs="Arial"/>
                <w:color w:val="00BABE"/>
                <w:sz w:val="20"/>
              </w:rPr>
              <w:br/>
              <w:t>(DEFINED IN B.6)</w:t>
            </w:r>
          </w:p>
        </w:tc>
        <w:tc>
          <w:tcPr>
            <w:tcW w:w="885" w:type="pct"/>
          </w:tcPr>
          <w:p w14:paraId="0F0537B3" w14:textId="638602C7" w:rsidR="006629C1" w:rsidRPr="00C27EB3" w:rsidRDefault="00C27EB3" w:rsidP="00C27EB3">
            <w:pPr>
              <w:spacing w:line="240" w:lineRule="auto"/>
              <w:jc w:val="center"/>
              <w:outlineLvl w:val="1"/>
              <w:rPr>
                <w:rFonts w:asciiTheme="minorHAnsi" w:hAnsiTheme="minorHAnsi" w:cs="Arial"/>
                <w:color w:val="00BABE"/>
                <w:sz w:val="20"/>
              </w:rPr>
            </w:pPr>
            <w:r w:rsidRPr="00C27EB3">
              <w:rPr>
                <w:rFonts w:asciiTheme="minorHAnsi" w:hAnsiTheme="minorHAnsi" w:cs="Arial"/>
                <w:color w:val="00BABE"/>
                <w:sz w:val="20"/>
              </w:rPr>
              <w:t>ESTIMATED ANNUAL AVERAGE</w:t>
            </w:r>
          </w:p>
        </w:tc>
        <w:tc>
          <w:tcPr>
            <w:tcW w:w="1174" w:type="pct"/>
          </w:tcPr>
          <w:p w14:paraId="160C3A6E" w14:textId="6501E786" w:rsidR="006629C1" w:rsidRPr="00C27EB3" w:rsidRDefault="00C27EB3" w:rsidP="00C27EB3">
            <w:pPr>
              <w:spacing w:line="240" w:lineRule="auto"/>
              <w:jc w:val="center"/>
              <w:outlineLvl w:val="1"/>
              <w:rPr>
                <w:rFonts w:asciiTheme="minorHAnsi" w:hAnsiTheme="minorHAnsi" w:cs="Arial"/>
                <w:color w:val="00BABE"/>
                <w:sz w:val="20"/>
              </w:rPr>
            </w:pPr>
            <w:r w:rsidRPr="00C27EB3">
              <w:rPr>
                <w:rFonts w:asciiTheme="minorHAnsi" w:hAnsiTheme="minorHAnsi" w:cs="Arial"/>
                <w:color w:val="00BABE"/>
                <w:sz w:val="20"/>
              </w:rPr>
              <w:t>UNITS OR PRODUCTS</w:t>
            </w:r>
          </w:p>
        </w:tc>
      </w:tr>
      <w:tr w:rsidR="006629C1" w:rsidRPr="00D7300E" w14:paraId="48F3C5B9" w14:textId="77777777" w:rsidTr="00C27EB3">
        <w:trPr>
          <w:trHeight w:val="281"/>
        </w:trPr>
        <w:tc>
          <w:tcPr>
            <w:tcW w:w="1699" w:type="pct"/>
          </w:tcPr>
          <w:p w14:paraId="35BBBF41" w14:textId="77777777" w:rsidR="006629C1" w:rsidRPr="00D7300E" w:rsidRDefault="006629C1" w:rsidP="000A7141">
            <w:pPr>
              <w:spacing w:after="200" w:line="276" w:lineRule="auto"/>
              <w:outlineLvl w:val="1"/>
              <w:rPr>
                <w:rFonts w:asciiTheme="minorHAnsi" w:hAnsiTheme="minorHAnsi"/>
                <w:lang w:val="en-GB" w:eastAsia="de-DE"/>
              </w:rPr>
            </w:pPr>
            <w:r w:rsidRPr="00D7300E">
              <w:rPr>
                <w:rFonts w:asciiTheme="minorHAnsi" w:hAnsiTheme="minorHAnsi"/>
                <w:lang w:val="en-GB" w:eastAsia="de-DE"/>
              </w:rPr>
              <w:t>13</w:t>
            </w:r>
            <w:r w:rsidRPr="00B85932">
              <w:rPr>
                <w:rFonts w:asciiTheme="minorHAnsi" w:hAnsiTheme="minorHAnsi"/>
                <w:lang w:val="en-GB" w:eastAsia="de-DE"/>
              </w:rPr>
              <w:t xml:space="preserve"> </w:t>
            </w:r>
            <w:r w:rsidRPr="00D7300E">
              <w:rPr>
                <w:rFonts w:asciiTheme="minorHAnsi" w:hAnsiTheme="minorHAnsi"/>
                <w:lang w:val="en-GB" w:eastAsia="de-DE"/>
              </w:rPr>
              <w:t>Climate Action (mandatory)</w:t>
            </w:r>
          </w:p>
        </w:tc>
        <w:tc>
          <w:tcPr>
            <w:tcW w:w="1242" w:type="pct"/>
          </w:tcPr>
          <w:p w14:paraId="7EA4E76B" w14:textId="5B9257DF" w:rsidR="006629C1" w:rsidRPr="00D7300E" w:rsidRDefault="00697DE2" w:rsidP="000A7141">
            <w:pPr>
              <w:spacing w:after="200" w:line="276" w:lineRule="auto"/>
              <w:outlineLvl w:val="1"/>
              <w:rPr>
                <w:rFonts w:asciiTheme="minorHAnsi" w:hAnsiTheme="minorHAnsi"/>
                <w:lang w:val="en-GB" w:eastAsia="de-DE"/>
              </w:rPr>
            </w:pPr>
            <w:r>
              <w:rPr>
                <w:rFonts w:asciiTheme="minorHAnsi" w:hAnsiTheme="minorHAnsi"/>
                <w:lang w:val="en-GB" w:eastAsia="de-DE"/>
              </w:rPr>
              <w:t>Emissions Reductions</w:t>
            </w:r>
          </w:p>
        </w:tc>
        <w:tc>
          <w:tcPr>
            <w:tcW w:w="885" w:type="pct"/>
          </w:tcPr>
          <w:p w14:paraId="023B98C0" w14:textId="34388938" w:rsidR="006629C1" w:rsidRPr="00D7300E" w:rsidRDefault="005A078C" w:rsidP="000A7141">
            <w:pPr>
              <w:spacing w:line="276" w:lineRule="auto"/>
              <w:outlineLvl w:val="1"/>
              <w:rPr>
                <w:rFonts w:asciiTheme="minorHAnsi" w:hAnsiTheme="minorHAnsi"/>
                <w:lang w:val="en-GB" w:eastAsia="de-DE"/>
              </w:rPr>
            </w:pPr>
            <w:ins w:id="134" w:author="Ying Shian Loh" w:date="2023-08-28T15:56:00Z">
              <w:r>
                <w:rPr>
                  <w:rFonts w:asciiTheme="minorHAnsi" w:hAnsiTheme="minorHAnsi"/>
                  <w:lang w:val="en-GB" w:eastAsia="de-DE"/>
                </w:rPr>
                <w:t>1,</w:t>
              </w:r>
            </w:ins>
            <w:ins w:id="135" w:author="Ying Shian Loh" w:date="2024-02-07T11:50:00Z">
              <w:r w:rsidR="002B762A">
                <w:rPr>
                  <w:rFonts w:asciiTheme="minorHAnsi" w:hAnsiTheme="minorHAnsi"/>
                  <w:lang w:val="en-GB" w:eastAsia="de-DE"/>
                </w:rPr>
                <w:t>692</w:t>
              </w:r>
            </w:ins>
            <w:del w:id="136" w:author="Ying Shian Loh" w:date="2023-08-28T15:56:00Z">
              <w:r w:rsidR="00031408" w:rsidDel="005A078C">
                <w:rPr>
                  <w:rFonts w:asciiTheme="minorHAnsi" w:hAnsiTheme="minorHAnsi"/>
                  <w:lang w:val="en-GB" w:eastAsia="de-DE"/>
                </w:rPr>
                <w:delText>1,688</w:delText>
              </w:r>
            </w:del>
          </w:p>
        </w:tc>
        <w:tc>
          <w:tcPr>
            <w:tcW w:w="1174" w:type="pct"/>
          </w:tcPr>
          <w:p w14:paraId="682B3FB1" w14:textId="36ACAEF8" w:rsidR="006629C1" w:rsidRPr="00D7300E" w:rsidRDefault="006F3B1C" w:rsidP="000A7141">
            <w:pPr>
              <w:spacing w:line="276" w:lineRule="auto"/>
              <w:outlineLvl w:val="1"/>
              <w:rPr>
                <w:rFonts w:asciiTheme="minorHAnsi" w:hAnsiTheme="minorHAnsi"/>
                <w:lang w:val="en-GB" w:eastAsia="de-DE"/>
              </w:rPr>
            </w:pPr>
            <w:r>
              <w:rPr>
                <w:rFonts w:asciiTheme="minorHAnsi" w:hAnsiTheme="minorHAnsi"/>
                <w:lang w:val="en-GB" w:eastAsia="de-DE"/>
              </w:rPr>
              <w:t>VERs</w:t>
            </w:r>
          </w:p>
        </w:tc>
      </w:tr>
      <w:tr w:rsidR="00201A65" w:rsidRPr="00D7300E" w14:paraId="3B71DF41" w14:textId="77777777" w:rsidTr="00C27EB3">
        <w:trPr>
          <w:trHeight w:val="281"/>
          <w:ins w:id="137" w:author="Ying Shian Loh" w:date="2023-11-01T10:01:00Z"/>
        </w:trPr>
        <w:tc>
          <w:tcPr>
            <w:tcW w:w="1699" w:type="pct"/>
          </w:tcPr>
          <w:p w14:paraId="54A8E858" w14:textId="497BE302" w:rsidR="00201A65" w:rsidRPr="00D7300E" w:rsidRDefault="00201A65" w:rsidP="00201A65">
            <w:pPr>
              <w:spacing w:line="276" w:lineRule="auto"/>
              <w:outlineLvl w:val="1"/>
              <w:rPr>
                <w:ins w:id="138" w:author="Ying Shian Loh" w:date="2023-11-01T10:01:00Z"/>
                <w:rFonts w:asciiTheme="minorHAnsi" w:hAnsiTheme="minorHAnsi"/>
                <w:lang w:val="en-GB" w:eastAsia="de-DE"/>
              </w:rPr>
            </w:pPr>
            <w:ins w:id="139" w:author="Ying Shian Loh" w:date="2023-11-01T10:01:00Z">
              <w:r>
                <w:t xml:space="preserve">11 Sustainable Cities and Communities </w:t>
              </w:r>
            </w:ins>
          </w:p>
        </w:tc>
        <w:tc>
          <w:tcPr>
            <w:tcW w:w="1242" w:type="pct"/>
          </w:tcPr>
          <w:p w14:paraId="6EE65A0D" w14:textId="30C0A0CA" w:rsidR="00201A65" w:rsidRDefault="00201A65" w:rsidP="00201A65">
            <w:pPr>
              <w:spacing w:line="276" w:lineRule="auto"/>
              <w:outlineLvl w:val="1"/>
              <w:rPr>
                <w:ins w:id="140" w:author="Ying Shian Loh" w:date="2023-11-01T10:01:00Z"/>
                <w:rFonts w:asciiTheme="minorHAnsi" w:hAnsiTheme="minorHAnsi"/>
                <w:lang w:val="en-GB" w:eastAsia="de-DE"/>
              </w:rPr>
            </w:pPr>
            <w:ins w:id="141" w:author="Ying Shian Loh" w:date="2023-11-01T10:01:00Z">
              <w:r>
                <w:t>Decreased PPM</w:t>
              </w:r>
            </w:ins>
          </w:p>
        </w:tc>
        <w:tc>
          <w:tcPr>
            <w:tcW w:w="885" w:type="pct"/>
          </w:tcPr>
          <w:p w14:paraId="16198CA7" w14:textId="68E52FC9" w:rsidR="00201A65" w:rsidRDefault="00201A65" w:rsidP="00201A65">
            <w:pPr>
              <w:spacing w:line="276" w:lineRule="auto"/>
              <w:outlineLvl w:val="1"/>
              <w:rPr>
                <w:ins w:id="142" w:author="Ying Shian Loh" w:date="2023-11-01T10:01:00Z"/>
                <w:rFonts w:asciiTheme="minorHAnsi" w:hAnsiTheme="minorHAnsi"/>
                <w:lang w:val="en-GB" w:eastAsia="de-DE"/>
              </w:rPr>
            </w:pPr>
            <w:ins w:id="143" w:author="Ying Shian Loh" w:date="2023-11-01T10:01:00Z">
              <w:r>
                <w:rPr>
                  <w:rFonts w:asciiTheme="minorHAnsi" w:hAnsiTheme="minorHAnsi"/>
                  <w:lang w:val="en-GB" w:eastAsia="de-DE"/>
                </w:rPr>
                <w:t>3.5</w:t>
              </w:r>
            </w:ins>
          </w:p>
        </w:tc>
        <w:tc>
          <w:tcPr>
            <w:tcW w:w="1174" w:type="pct"/>
          </w:tcPr>
          <w:p w14:paraId="6D3593BE" w14:textId="3B671A05" w:rsidR="00201A65" w:rsidRDefault="00201A65" w:rsidP="00201A65">
            <w:pPr>
              <w:spacing w:line="276" w:lineRule="auto"/>
              <w:outlineLvl w:val="1"/>
              <w:rPr>
                <w:ins w:id="144" w:author="Ying Shian Loh" w:date="2023-11-01T10:01:00Z"/>
                <w:rFonts w:asciiTheme="minorHAnsi" w:hAnsiTheme="minorHAnsi"/>
                <w:lang w:val="en-GB" w:eastAsia="de-DE"/>
              </w:rPr>
            </w:pPr>
            <w:ins w:id="145" w:author="Ying Shian Loh" w:date="2023-11-01T10:01:00Z">
              <w:r>
                <w:rPr>
                  <w:rFonts w:asciiTheme="minorHAnsi" w:hAnsiTheme="minorHAnsi"/>
                  <w:lang w:val="en-GB" w:eastAsia="de-DE"/>
                </w:rPr>
                <w:t>PPM</w:t>
              </w:r>
            </w:ins>
          </w:p>
        </w:tc>
      </w:tr>
      <w:tr w:rsidR="00201A65" w:rsidRPr="00D7300E" w14:paraId="051B1658" w14:textId="77777777" w:rsidTr="00C27EB3">
        <w:trPr>
          <w:trHeight w:val="143"/>
        </w:trPr>
        <w:tc>
          <w:tcPr>
            <w:tcW w:w="1699" w:type="pct"/>
          </w:tcPr>
          <w:p w14:paraId="4AF52C5D" w14:textId="1D923AD8" w:rsidR="00201A65" w:rsidRPr="00D7300E" w:rsidRDefault="00201A65" w:rsidP="00201A65">
            <w:pPr>
              <w:spacing w:after="200" w:line="276" w:lineRule="auto"/>
              <w:outlineLvl w:val="1"/>
              <w:rPr>
                <w:rFonts w:asciiTheme="minorHAnsi" w:hAnsiTheme="minorHAnsi"/>
                <w:lang w:val="en-GB" w:eastAsia="de-DE"/>
              </w:rPr>
            </w:pPr>
            <w:r>
              <w:t>8 Decent Work and Economic Growth</w:t>
            </w:r>
          </w:p>
        </w:tc>
        <w:tc>
          <w:tcPr>
            <w:tcW w:w="1242" w:type="pct"/>
          </w:tcPr>
          <w:p w14:paraId="3AB3C3AD" w14:textId="6B1C788D" w:rsidR="00201A65" w:rsidRPr="00D7300E" w:rsidRDefault="00201A65" w:rsidP="00201A65">
            <w:pPr>
              <w:spacing w:after="200" w:line="276" w:lineRule="auto"/>
              <w:outlineLvl w:val="1"/>
              <w:rPr>
                <w:rFonts w:asciiTheme="minorHAnsi" w:hAnsiTheme="minorHAnsi"/>
                <w:lang w:val="en-GB" w:eastAsia="de-DE"/>
              </w:rPr>
            </w:pPr>
            <w:r>
              <w:t xml:space="preserve">The number of males and females employed by the project </w:t>
            </w:r>
          </w:p>
        </w:tc>
        <w:tc>
          <w:tcPr>
            <w:tcW w:w="885" w:type="pct"/>
          </w:tcPr>
          <w:p w14:paraId="211EC567" w14:textId="77777777" w:rsidR="00201A65" w:rsidRDefault="00201A65" w:rsidP="00201A65">
            <w:pPr>
              <w:spacing w:line="276" w:lineRule="auto"/>
              <w:outlineLvl w:val="1"/>
              <w:rPr>
                <w:rFonts w:asciiTheme="minorHAnsi" w:hAnsiTheme="minorHAnsi"/>
                <w:lang w:val="en-GB" w:eastAsia="de-DE"/>
              </w:rPr>
            </w:pPr>
            <w:r>
              <w:rPr>
                <w:rFonts w:asciiTheme="minorHAnsi" w:hAnsiTheme="minorHAnsi"/>
                <w:lang w:val="en-GB" w:eastAsia="de-DE"/>
              </w:rPr>
              <w:t>Total: 32</w:t>
            </w:r>
          </w:p>
          <w:p w14:paraId="3487C4C1" w14:textId="77777777" w:rsidR="00201A65" w:rsidRDefault="00201A65" w:rsidP="00201A65">
            <w:pPr>
              <w:spacing w:line="276" w:lineRule="auto"/>
              <w:outlineLvl w:val="1"/>
              <w:rPr>
                <w:rFonts w:asciiTheme="minorHAnsi" w:hAnsiTheme="minorHAnsi"/>
                <w:lang w:val="en-GB" w:eastAsia="de-DE"/>
              </w:rPr>
            </w:pPr>
            <w:r>
              <w:rPr>
                <w:rFonts w:asciiTheme="minorHAnsi" w:hAnsiTheme="minorHAnsi"/>
                <w:lang w:val="en-GB" w:eastAsia="de-DE"/>
              </w:rPr>
              <w:t>Females: 8</w:t>
            </w:r>
          </w:p>
          <w:p w14:paraId="46DA29DE" w14:textId="5793ECC4" w:rsidR="00201A65" w:rsidRPr="00D7300E" w:rsidRDefault="00201A65" w:rsidP="00201A65">
            <w:pPr>
              <w:spacing w:line="276" w:lineRule="auto"/>
              <w:outlineLvl w:val="1"/>
              <w:rPr>
                <w:rFonts w:asciiTheme="minorHAnsi" w:hAnsiTheme="minorHAnsi"/>
                <w:lang w:val="en-GB" w:eastAsia="de-DE"/>
              </w:rPr>
            </w:pPr>
            <w:r>
              <w:rPr>
                <w:rFonts w:asciiTheme="minorHAnsi" w:hAnsiTheme="minorHAnsi"/>
                <w:lang w:val="en-GB" w:eastAsia="de-DE"/>
              </w:rPr>
              <w:t>Males: 24</w:t>
            </w:r>
          </w:p>
        </w:tc>
        <w:tc>
          <w:tcPr>
            <w:tcW w:w="1174" w:type="pct"/>
          </w:tcPr>
          <w:p w14:paraId="0B0037C5" w14:textId="60EEEE12" w:rsidR="00201A65" w:rsidRPr="00D7300E" w:rsidRDefault="00201A65" w:rsidP="00201A65">
            <w:pPr>
              <w:spacing w:line="276" w:lineRule="auto"/>
              <w:outlineLvl w:val="1"/>
              <w:rPr>
                <w:rFonts w:asciiTheme="minorHAnsi" w:hAnsiTheme="minorHAnsi"/>
                <w:lang w:val="en-GB" w:eastAsia="de-DE"/>
              </w:rPr>
            </w:pPr>
            <w:r>
              <w:rPr>
                <w:rFonts w:asciiTheme="minorHAnsi" w:hAnsiTheme="minorHAnsi"/>
                <w:lang w:val="en-GB" w:eastAsia="de-DE"/>
              </w:rPr>
              <w:t>Employees</w:t>
            </w:r>
          </w:p>
        </w:tc>
      </w:tr>
    </w:tbl>
    <w:p w14:paraId="33B33B0C" w14:textId="3372198F" w:rsidR="00444CAE" w:rsidRDefault="00444CAE" w:rsidP="00444CAE">
      <w:bookmarkStart w:id="146" w:name="_Ref49515919"/>
    </w:p>
    <w:p w14:paraId="3B4B5585" w14:textId="77777777" w:rsidR="000A7141" w:rsidRPr="00444CAE" w:rsidRDefault="000A7141" w:rsidP="00444CAE"/>
    <w:p w14:paraId="7256B330" w14:textId="15A2546C" w:rsidR="00310BA7" w:rsidRPr="00B925F2" w:rsidRDefault="007F21DA" w:rsidP="00B01408">
      <w:pPr>
        <w:pStyle w:val="Heading4"/>
      </w:pPr>
      <w:bookmarkStart w:id="147" w:name="_Ref128431685"/>
      <w:r>
        <w:t xml:space="preserve">SECTION A. </w:t>
      </w:r>
      <w:r w:rsidR="009823F5" w:rsidRPr="00B925F2">
        <w:t>DESCRIPTION OF PROJECT</w:t>
      </w:r>
      <w:bookmarkEnd w:id="146"/>
      <w:bookmarkEnd w:id="147"/>
    </w:p>
    <w:p w14:paraId="23FFDBF7" w14:textId="4DE5DC37" w:rsidR="009823F5" w:rsidRDefault="007F21DA" w:rsidP="00B925F2">
      <w:pPr>
        <w:pStyle w:val="Heading5"/>
      </w:pPr>
      <w:r>
        <w:t xml:space="preserve">A.1 </w:t>
      </w:r>
      <w:r w:rsidR="009823F5" w:rsidRPr="007C1D64">
        <w:t xml:space="preserve">Purpose and general description of project </w:t>
      </w:r>
    </w:p>
    <w:p w14:paraId="345A0A86" w14:textId="6147F2B6" w:rsidR="00F751F2" w:rsidRDefault="00F751F2" w:rsidP="009823F5">
      <w:pPr>
        <w:rPr>
          <w:lang w:eastAsia="de-DE"/>
        </w:rPr>
      </w:pPr>
      <w:r w:rsidRPr="000C5DE6">
        <w:rPr>
          <w:lang w:eastAsia="de-DE"/>
        </w:rPr>
        <w:t>&gt;&gt;</w:t>
      </w:r>
    </w:p>
    <w:p w14:paraId="3D2F1C41" w14:textId="77777777" w:rsidR="00BA1B2A" w:rsidRDefault="00BA1B2A" w:rsidP="00BA1B2A">
      <w:pPr>
        <w:spacing w:before="120" w:after="0"/>
        <w:ind w:left="57"/>
        <w:jc w:val="both"/>
      </w:pPr>
      <w:r>
        <w:t xml:space="preserve">The Fuel-Switch Project Deriving Carbon Assets from </w:t>
      </w:r>
      <w:r w:rsidRPr="00597403">
        <w:t>The</w:t>
      </w:r>
      <w:r>
        <w:t xml:space="preserve"> Use of Non-Edible Raw Agriculture-Derived Oil System (Nerado System) to Replace Heavy Fuel Oil for Aluminium Dross Recycling in Malaysia (hereinafter referred to as the “</w:t>
      </w:r>
      <w:r>
        <w:rPr>
          <w:b/>
        </w:rPr>
        <w:t>project activity</w:t>
      </w:r>
      <w:r>
        <w:t>”) is a fuel switch project implemented by JTS Engineering Sdn Bhd (“</w:t>
      </w:r>
      <w:r w:rsidRPr="00BD09DE">
        <w:rPr>
          <w:b/>
          <w:bCs/>
        </w:rPr>
        <w:t>JTS</w:t>
      </w:r>
      <w:r>
        <w:t xml:space="preserve">”), the leading pioneer in Aluminium Dross recycling in Malaysia and was the very first to obtain approval from the Malaysian Department of Environment for handling and recycling aluminium dross. </w:t>
      </w:r>
    </w:p>
    <w:p w14:paraId="535BB331" w14:textId="77777777" w:rsidR="00BA1B2A" w:rsidRDefault="00BA1B2A" w:rsidP="00BA1B2A">
      <w:pPr>
        <w:spacing w:after="0"/>
        <w:jc w:val="both"/>
      </w:pPr>
      <w:bookmarkStart w:id="148" w:name="_tyjcwt" w:colFirst="0" w:colLast="0"/>
      <w:bookmarkEnd w:id="148"/>
    </w:p>
    <w:p w14:paraId="7FF646DF" w14:textId="77777777" w:rsidR="00BA1B2A" w:rsidRDefault="00BA1B2A" w:rsidP="00BA1B2A">
      <w:pPr>
        <w:spacing w:after="0"/>
        <w:jc w:val="both"/>
      </w:pPr>
      <w:r>
        <w:t xml:space="preserve">The project activity aims to address one of the issues JTS was looking at being its furnace fuel, which uses Heavy Fuel Oil (HFO) in its baseline scenario, a fuel typically derived from residues of petroleum catalytic cracking. As HFO is both a high carbon intensive fuel source as well as not sustainable in the long run seeing that it is derived from fossil fuels, JTS initiated a search for a more sustainable fuel that could produce the required amount of energy for the smelting process. </w:t>
      </w:r>
    </w:p>
    <w:p w14:paraId="2609E4AE" w14:textId="77777777" w:rsidR="00BA1B2A" w:rsidRDefault="00BA1B2A" w:rsidP="00BA1B2A">
      <w:pPr>
        <w:spacing w:after="0"/>
        <w:jc w:val="both"/>
      </w:pPr>
    </w:p>
    <w:p w14:paraId="6496B0DD" w14:textId="2326447F" w:rsidR="00BA1B2A" w:rsidRPr="004706BF" w:rsidRDefault="00BA1B2A" w:rsidP="00BA1B2A">
      <w:pPr>
        <w:spacing w:after="0"/>
        <w:jc w:val="both"/>
        <w:rPr>
          <w:szCs w:val="22"/>
        </w:rPr>
      </w:pPr>
      <w:r w:rsidRPr="004706BF">
        <w:rPr>
          <w:szCs w:val="22"/>
        </w:rPr>
        <w:t xml:space="preserve">In the project activity, Non-Edible Raw Agriculture-Derived oils (NERADOs), which is commonly available in the local region and possesses a lower carbon potential, was selected as the alternative fuel source to be used during the aluminium smelting process. Through the switching from a high carbon intensive fuel source to a lower carbon intensive fuel source, emission reductions are able to be generated. </w:t>
      </w:r>
      <w:ins w:id="149" w:author="Ying Shian Loh" w:date="2024-01-18T17:23:00Z">
        <w:r w:rsidR="00537025" w:rsidRPr="004706BF">
          <w:rPr>
            <w:szCs w:val="22"/>
          </w:rPr>
          <w:t xml:space="preserve">As part of the fuel switch activity, </w:t>
        </w:r>
      </w:ins>
      <w:ins w:id="150" w:author="Ying Shian Loh" w:date="2024-01-18T17:22:00Z">
        <w:r w:rsidR="002C7C57" w:rsidRPr="004706BF">
          <w:rPr>
            <w:szCs w:val="22"/>
          </w:rPr>
          <w:t xml:space="preserve">a replacement of </w:t>
        </w:r>
        <w:r w:rsidR="00BF127D" w:rsidRPr="004706BF">
          <w:rPr>
            <w:szCs w:val="22"/>
          </w:rPr>
          <w:t>the</w:t>
        </w:r>
        <w:r w:rsidR="002C7C57" w:rsidRPr="004706BF">
          <w:rPr>
            <w:szCs w:val="22"/>
          </w:rPr>
          <w:t xml:space="preserve"> fuel firing system in the existing plant </w:t>
        </w:r>
        <w:r w:rsidR="00BF127D" w:rsidRPr="004706BF">
          <w:rPr>
            <w:szCs w:val="22"/>
          </w:rPr>
          <w:t>was implem</w:t>
        </w:r>
      </w:ins>
      <w:ins w:id="151" w:author="Ying Shian Loh" w:date="2024-01-18T17:23:00Z">
        <w:r w:rsidR="00BF127D" w:rsidRPr="004706BF">
          <w:rPr>
            <w:szCs w:val="22"/>
          </w:rPr>
          <w:t>ented</w:t>
        </w:r>
        <w:r w:rsidR="00537025" w:rsidRPr="004706BF">
          <w:rPr>
            <w:szCs w:val="22"/>
          </w:rPr>
          <w:t xml:space="preserve"> </w:t>
        </w:r>
      </w:ins>
      <w:ins w:id="152" w:author="Ying Shian Loh" w:date="2024-01-18T17:24:00Z">
        <w:r w:rsidR="005E3BB1" w:rsidRPr="004706BF">
          <w:rPr>
            <w:szCs w:val="22"/>
          </w:rPr>
          <w:t xml:space="preserve">to </w:t>
        </w:r>
        <w:r w:rsidR="009B0C07" w:rsidRPr="004706BF">
          <w:rPr>
            <w:szCs w:val="22"/>
          </w:rPr>
          <w:t>allow for</w:t>
        </w:r>
        <w:r w:rsidR="005E3BB1" w:rsidRPr="004706BF">
          <w:rPr>
            <w:szCs w:val="22"/>
          </w:rPr>
          <w:t xml:space="preserve"> </w:t>
        </w:r>
        <w:r w:rsidR="009B0C07" w:rsidRPr="004706BF">
          <w:rPr>
            <w:szCs w:val="22"/>
          </w:rPr>
          <w:t xml:space="preserve">the firing of the NERADOs fuel. The replaced fuel firing system </w:t>
        </w:r>
      </w:ins>
      <w:ins w:id="153" w:author="Ying Shian Loh" w:date="2024-01-18T17:25:00Z">
        <w:r w:rsidR="00824188" w:rsidRPr="004706BF">
          <w:rPr>
            <w:szCs w:val="22"/>
          </w:rPr>
          <w:t xml:space="preserve">would also have the capabilities of firing other </w:t>
        </w:r>
      </w:ins>
      <w:ins w:id="154" w:author="Ying Shian Loh" w:date="2024-01-23T17:21:00Z">
        <w:r w:rsidR="00420465" w:rsidRPr="004706BF">
          <w:rPr>
            <w:szCs w:val="22"/>
          </w:rPr>
          <w:t>kind of liquid fuels</w:t>
        </w:r>
      </w:ins>
      <w:ins w:id="155" w:author="Ying Shian Loh" w:date="2024-01-18T17:25:00Z">
        <w:r w:rsidR="00824188" w:rsidRPr="004706BF">
          <w:rPr>
            <w:szCs w:val="22"/>
          </w:rPr>
          <w:t xml:space="preserve"> such as HFO</w:t>
        </w:r>
      </w:ins>
      <w:ins w:id="156" w:author="Ying Shian Loh" w:date="2024-01-23T17:20:00Z">
        <w:r w:rsidR="00E167F8" w:rsidRPr="004706BF">
          <w:rPr>
            <w:szCs w:val="22"/>
          </w:rPr>
          <w:t xml:space="preserve"> and</w:t>
        </w:r>
      </w:ins>
      <w:ins w:id="157" w:author="Ying Shian Loh" w:date="2024-01-18T17:25:00Z">
        <w:r w:rsidR="00824188" w:rsidRPr="004706BF">
          <w:rPr>
            <w:szCs w:val="22"/>
          </w:rPr>
          <w:t xml:space="preserve"> </w:t>
        </w:r>
      </w:ins>
      <w:ins w:id="158" w:author="Ying Shian Loh" w:date="2024-01-23T17:20:00Z">
        <w:r w:rsidR="009D30FB" w:rsidRPr="004706BF">
          <w:rPr>
            <w:szCs w:val="22"/>
          </w:rPr>
          <w:t>d</w:t>
        </w:r>
      </w:ins>
      <w:ins w:id="159" w:author="Ying Shian Loh" w:date="2024-01-18T17:25:00Z">
        <w:r w:rsidR="00824188" w:rsidRPr="004706BF">
          <w:rPr>
            <w:szCs w:val="22"/>
          </w:rPr>
          <w:t xml:space="preserve">iesel </w:t>
        </w:r>
      </w:ins>
      <w:ins w:id="160" w:author="Ying Shian Loh" w:date="2024-01-23T17:20:00Z">
        <w:r w:rsidR="009D30FB" w:rsidRPr="004706BF">
          <w:rPr>
            <w:szCs w:val="22"/>
          </w:rPr>
          <w:t>f</w:t>
        </w:r>
      </w:ins>
      <w:ins w:id="161" w:author="Ying Shian Loh" w:date="2024-01-18T17:25:00Z">
        <w:r w:rsidR="00824188" w:rsidRPr="004706BF">
          <w:rPr>
            <w:szCs w:val="22"/>
          </w:rPr>
          <w:t>uel</w:t>
        </w:r>
      </w:ins>
      <w:ins w:id="162" w:author="Ying Shian Loh" w:date="2024-01-23T17:20:00Z">
        <w:r w:rsidR="009D30FB" w:rsidRPr="004706BF">
          <w:rPr>
            <w:szCs w:val="22"/>
          </w:rPr>
          <w:t xml:space="preserve">. </w:t>
        </w:r>
      </w:ins>
    </w:p>
    <w:p w14:paraId="040BFD55" w14:textId="77777777" w:rsidR="00BA1B2A" w:rsidRDefault="00BA1B2A" w:rsidP="00BA1B2A">
      <w:pPr>
        <w:spacing w:after="0"/>
        <w:jc w:val="both"/>
      </w:pPr>
    </w:p>
    <w:p w14:paraId="5B0260B2" w14:textId="77777777" w:rsidR="00BA1B2A" w:rsidRDefault="00BA1B2A" w:rsidP="00BA1B2A">
      <w:pPr>
        <w:spacing w:after="0"/>
        <w:jc w:val="both"/>
      </w:pPr>
      <w:r>
        <w:t>The project activity will be located within the host country of Malaysia, specifically Johor Bahru. The exact coordinates of the project activity will be further elaborated on in section A.2.</w:t>
      </w:r>
    </w:p>
    <w:p w14:paraId="64B8EE36" w14:textId="27189A5B" w:rsidR="00BA1B2A" w:rsidRDefault="00786FFA" w:rsidP="00786FFA">
      <w:pPr>
        <w:jc w:val="center"/>
        <w:rPr>
          <w:lang w:eastAsia="de-DE"/>
        </w:rPr>
      </w:pPr>
      <w:ins w:id="163" w:author="Cherie Sim" w:date="2022-11-10T11:07:00Z">
        <w:r>
          <w:rPr>
            <w:noProof/>
          </w:rPr>
          <w:drawing>
            <wp:inline distT="0" distB="0" distL="0" distR="0" wp14:anchorId="75E66634" wp14:editId="30A96D10">
              <wp:extent cx="3260034" cy="3260034"/>
              <wp:effectExtent l="0" t="0" r="0" b="0"/>
              <wp:docPr id="26" name="Picture 26" descr="Map of Peninsular ( Western )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 of Peninsular ( Western ) Malays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861" cy="3268861"/>
                      </a:xfrm>
                      <a:prstGeom prst="rect">
                        <a:avLst/>
                      </a:prstGeom>
                      <a:noFill/>
                      <a:ln>
                        <a:noFill/>
                      </a:ln>
                    </pic:spPr>
                  </pic:pic>
                </a:graphicData>
              </a:graphic>
            </wp:inline>
          </w:drawing>
        </w:r>
      </w:ins>
    </w:p>
    <w:p w14:paraId="640761E5" w14:textId="1C2B1204" w:rsidR="00786FFA" w:rsidRDefault="00786FFA" w:rsidP="00786FFA">
      <w:pPr>
        <w:jc w:val="center"/>
        <w:rPr>
          <w:lang w:eastAsia="de-DE"/>
        </w:rPr>
      </w:pPr>
      <w:r>
        <w:rPr>
          <w:lang w:eastAsia="de-DE"/>
        </w:rPr>
        <w:t>Figure 1: Geographical region of project activity.</w:t>
      </w:r>
    </w:p>
    <w:p w14:paraId="76833AB8" w14:textId="77777777" w:rsidR="000D4173" w:rsidRDefault="000D4173" w:rsidP="000D4173">
      <w:pPr>
        <w:spacing w:after="0"/>
        <w:jc w:val="both"/>
      </w:pPr>
      <w:r>
        <w:t xml:space="preserve">Further to the project activity will directly contribute to the reduction of greenhouse gas emissions produced from the combustion of fossil fuel. Additionally, it will also contribute towards Malaysia’s objective to maximize its green industry and renewable energy potential in 2020. Other benefits of the project activity are as follows: </w:t>
      </w:r>
    </w:p>
    <w:p w14:paraId="23709B02" w14:textId="77777777" w:rsidR="000D4173" w:rsidRDefault="000D4173" w:rsidP="000D4173">
      <w:pPr>
        <w:spacing w:after="0"/>
        <w:jc w:val="both"/>
      </w:pPr>
    </w:p>
    <w:p w14:paraId="31F76070" w14:textId="77777777" w:rsidR="000D4173" w:rsidRPr="00843D9B" w:rsidRDefault="000D4173" w:rsidP="000D4173">
      <w:pPr>
        <w:tabs>
          <w:tab w:val="left" w:pos="709"/>
        </w:tabs>
        <w:spacing w:after="0"/>
        <w:jc w:val="both"/>
        <w:rPr>
          <w:b/>
          <w:szCs w:val="22"/>
          <w:u w:val="single"/>
        </w:rPr>
      </w:pPr>
      <w:r w:rsidRPr="00843D9B">
        <w:rPr>
          <w:b/>
          <w:szCs w:val="22"/>
          <w:u w:val="single"/>
        </w:rPr>
        <w:t>Environmental well-being:</w:t>
      </w:r>
    </w:p>
    <w:p w14:paraId="7A3B71D0" w14:textId="77777777" w:rsidR="000D4173" w:rsidRPr="00843D9B" w:rsidRDefault="000D4173" w:rsidP="000D4173">
      <w:pPr>
        <w:numPr>
          <w:ilvl w:val="0"/>
          <w:numId w:val="24"/>
        </w:numPr>
        <w:tabs>
          <w:tab w:val="left" w:pos="709"/>
        </w:tabs>
        <w:spacing w:after="60"/>
        <w:contextualSpacing w:val="0"/>
        <w:jc w:val="both"/>
        <w:rPr>
          <w:szCs w:val="22"/>
        </w:rPr>
      </w:pPr>
      <w:r w:rsidRPr="00843D9B">
        <w:rPr>
          <w:szCs w:val="22"/>
        </w:rPr>
        <w:t xml:space="preserve">The project uses renewable fuels in place of non-renewable fuels, thereby reducing emissions into the atmosphere resulting in lower emissions to the surrounding environment and contributing on a regional and global level. </w:t>
      </w:r>
    </w:p>
    <w:p w14:paraId="558A438E" w14:textId="77777777" w:rsidR="000D4173" w:rsidRPr="00843D9B" w:rsidRDefault="000D4173" w:rsidP="000D4173">
      <w:pPr>
        <w:tabs>
          <w:tab w:val="left" w:pos="709"/>
        </w:tabs>
        <w:spacing w:before="60" w:after="0"/>
        <w:jc w:val="both"/>
        <w:rPr>
          <w:b/>
          <w:szCs w:val="22"/>
          <w:u w:val="single"/>
        </w:rPr>
      </w:pPr>
      <w:r w:rsidRPr="00843D9B">
        <w:rPr>
          <w:b/>
          <w:szCs w:val="22"/>
          <w:u w:val="single"/>
        </w:rPr>
        <w:t>Economic well-being:</w:t>
      </w:r>
    </w:p>
    <w:p w14:paraId="344E7654" w14:textId="77777777" w:rsidR="000D4173" w:rsidRPr="00843D9B" w:rsidRDefault="000D4173" w:rsidP="000D4173">
      <w:pPr>
        <w:numPr>
          <w:ilvl w:val="0"/>
          <w:numId w:val="24"/>
        </w:numPr>
        <w:tabs>
          <w:tab w:val="left" w:pos="709"/>
        </w:tabs>
        <w:spacing w:after="60"/>
        <w:contextualSpacing w:val="0"/>
        <w:jc w:val="both"/>
        <w:rPr>
          <w:b/>
          <w:szCs w:val="22"/>
          <w:u w:val="single"/>
        </w:rPr>
      </w:pPr>
      <w:r w:rsidRPr="00843D9B">
        <w:rPr>
          <w:szCs w:val="22"/>
        </w:rPr>
        <w:t>Implementation of the project activity will result in employment opportunities for people involved with installation of the technologies.</w:t>
      </w:r>
    </w:p>
    <w:p w14:paraId="411E42E4" w14:textId="77777777" w:rsidR="000D4173" w:rsidRPr="00843D9B" w:rsidRDefault="000D4173" w:rsidP="000D4173">
      <w:pPr>
        <w:numPr>
          <w:ilvl w:val="0"/>
          <w:numId w:val="24"/>
        </w:numPr>
        <w:tabs>
          <w:tab w:val="left" w:pos="709"/>
        </w:tabs>
        <w:spacing w:before="60" w:after="60"/>
        <w:contextualSpacing w:val="0"/>
        <w:jc w:val="both"/>
        <w:rPr>
          <w:b/>
          <w:szCs w:val="22"/>
          <w:u w:val="single"/>
        </w:rPr>
      </w:pPr>
      <w:r w:rsidRPr="00843D9B">
        <w:rPr>
          <w:szCs w:val="22"/>
        </w:rPr>
        <w:t>Sales of carbon credits generated by the project activity will result in increased foreign direct investment.</w:t>
      </w:r>
    </w:p>
    <w:p w14:paraId="40F8FE84" w14:textId="77777777" w:rsidR="000D4173" w:rsidRPr="00843D9B" w:rsidRDefault="000D4173" w:rsidP="000D4173">
      <w:pPr>
        <w:numPr>
          <w:ilvl w:val="0"/>
          <w:numId w:val="24"/>
        </w:numPr>
        <w:tabs>
          <w:tab w:val="left" w:pos="709"/>
        </w:tabs>
        <w:spacing w:before="60" w:after="60"/>
        <w:contextualSpacing w:val="0"/>
        <w:jc w:val="both"/>
        <w:rPr>
          <w:b/>
          <w:szCs w:val="22"/>
          <w:u w:val="single"/>
        </w:rPr>
      </w:pPr>
      <w:r w:rsidRPr="00843D9B">
        <w:rPr>
          <w:szCs w:val="22"/>
        </w:rPr>
        <w:t xml:space="preserve">Encourage industrial development in the region and generate economic growth. It will provide for business opportunities for local stakeholders such as suppliers, manufacturers, contractors etc. </w:t>
      </w:r>
    </w:p>
    <w:p w14:paraId="2B48F80E" w14:textId="77777777" w:rsidR="000D4173" w:rsidRPr="00843D9B" w:rsidRDefault="000D4173" w:rsidP="000D4173">
      <w:pPr>
        <w:tabs>
          <w:tab w:val="left" w:pos="709"/>
        </w:tabs>
        <w:spacing w:before="60" w:after="0"/>
        <w:jc w:val="both"/>
        <w:rPr>
          <w:b/>
          <w:szCs w:val="22"/>
          <w:u w:val="single"/>
        </w:rPr>
      </w:pPr>
      <w:r w:rsidRPr="00843D9B">
        <w:rPr>
          <w:b/>
          <w:szCs w:val="22"/>
          <w:u w:val="single"/>
        </w:rPr>
        <w:t>Social well-being:</w:t>
      </w:r>
    </w:p>
    <w:p w14:paraId="2960EC5B" w14:textId="77777777" w:rsidR="000D4173" w:rsidRPr="00843D9B" w:rsidRDefault="000D4173" w:rsidP="000D4173">
      <w:pPr>
        <w:numPr>
          <w:ilvl w:val="0"/>
          <w:numId w:val="24"/>
        </w:numPr>
        <w:tabs>
          <w:tab w:val="left" w:pos="709"/>
        </w:tabs>
        <w:spacing w:after="60"/>
        <w:contextualSpacing w:val="0"/>
        <w:jc w:val="both"/>
        <w:rPr>
          <w:b/>
          <w:szCs w:val="22"/>
          <w:u w:val="single"/>
        </w:rPr>
      </w:pPr>
      <w:r w:rsidRPr="00843D9B">
        <w:rPr>
          <w:szCs w:val="22"/>
        </w:rPr>
        <w:t xml:space="preserve">The project activity uses renewable fuel which does not emit GHGs into the atmosphere. This reduces the adverse impact of GHG emissions leading to a cleaner environment and with reduced soot and smog production, better working conditions in the plant premises and improved local environment of the people living in proximity.  </w:t>
      </w:r>
    </w:p>
    <w:p w14:paraId="06582C8A" w14:textId="77777777" w:rsidR="000D4173" w:rsidRPr="00843D9B" w:rsidRDefault="000D4173" w:rsidP="000D4173">
      <w:pPr>
        <w:tabs>
          <w:tab w:val="left" w:pos="709"/>
        </w:tabs>
        <w:spacing w:before="60" w:after="0"/>
        <w:jc w:val="both"/>
        <w:rPr>
          <w:b/>
          <w:szCs w:val="22"/>
          <w:u w:val="single"/>
        </w:rPr>
      </w:pPr>
      <w:r w:rsidRPr="00843D9B">
        <w:rPr>
          <w:b/>
          <w:szCs w:val="22"/>
          <w:u w:val="single"/>
        </w:rPr>
        <w:t>Technological well-being:</w:t>
      </w:r>
    </w:p>
    <w:p w14:paraId="7FB15690" w14:textId="77777777" w:rsidR="000D4173" w:rsidRPr="00843D9B" w:rsidRDefault="000D4173" w:rsidP="000D4173">
      <w:pPr>
        <w:numPr>
          <w:ilvl w:val="0"/>
          <w:numId w:val="24"/>
        </w:numPr>
        <w:tabs>
          <w:tab w:val="left" w:pos="709"/>
        </w:tabs>
        <w:spacing w:after="60"/>
        <w:contextualSpacing w:val="0"/>
        <w:jc w:val="both"/>
        <w:rPr>
          <w:b/>
          <w:szCs w:val="22"/>
          <w:u w:val="single"/>
        </w:rPr>
      </w:pPr>
      <w:r w:rsidRPr="00843D9B">
        <w:rPr>
          <w:szCs w:val="22"/>
        </w:rPr>
        <w:t>The project activity will use environmentally friendly, inexhaustible, and clean fuels.</w:t>
      </w:r>
    </w:p>
    <w:p w14:paraId="37774AF4" w14:textId="1327DF5B" w:rsidR="000D4173" w:rsidRPr="000D4173" w:rsidRDefault="000D4173" w:rsidP="000D4173">
      <w:pPr>
        <w:numPr>
          <w:ilvl w:val="0"/>
          <w:numId w:val="24"/>
        </w:numPr>
        <w:tabs>
          <w:tab w:val="left" w:pos="709"/>
        </w:tabs>
        <w:spacing w:before="60" w:after="60"/>
        <w:contextualSpacing w:val="0"/>
        <w:jc w:val="both"/>
        <w:rPr>
          <w:b/>
          <w:szCs w:val="22"/>
          <w:u w:val="single"/>
        </w:rPr>
      </w:pPr>
      <w:r w:rsidRPr="00843D9B">
        <w:rPr>
          <w:szCs w:val="22"/>
        </w:rPr>
        <w:t>It will create opportunities for skill improvement and technology penetration in the Host Party.</w:t>
      </w:r>
    </w:p>
    <w:p w14:paraId="224C5E82" w14:textId="78222C7D" w:rsidR="009823F5" w:rsidRPr="009842EE" w:rsidRDefault="009823F5" w:rsidP="009823F5">
      <w:pPr>
        <w:pStyle w:val="SectionList2nd"/>
      </w:pPr>
      <w:r w:rsidRPr="008005A7">
        <w:t xml:space="preserve">Eligibility of the project under </w:t>
      </w:r>
      <w:r w:rsidR="00535750">
        <w:t>Gold Standard</w:t>
      </w:r>
    </w:p>
    <w:p w14:paraId="5F57ED7E" w14:textId="1E7EDE25" w:rsidR="009823F5" w:rsidRDefault="009823F5" w:rsidP="009823F5">
      <w:r>
        <w:t>&gt;&gt;</w:t>
      </w:r>
    </w:p>
    <w:p w14:paraId="10730BE7" w14:textId="5CEAE7ED" w:rsidR="006F2D1E" w:rsidRDefault="006F2D1E" w:rsidP="009823F5">
      <w:r>
        <w:t xml:space="preserve">Table 2: Gold Standard eligibility assessment. </w:t>
      </w:r>
    </w:p>
    <w:tbl>
      <w:tblPr>
        <w:tblStyle w:val="TableGrid"/>
        <w:tblW w:w="9918" w:type="dxa"/>
        <w:jc w:val="center"/>
        <w:tblLook w:val="04A0" w:firstRow="1" w:lastRow="0" w:firstColumn="1" w:lastColumn="0" w:noHBand="0" w:noVBand="1"/>
      </w:tblPr>
      <w:tblGrid>
        <w:gridCol w:w="988"/>
        <w:gridCol w:w="5022"/>
        <w:gridCol w:w="3908"/>
      </w:tblGrid>
      <w:tr w:rsidR="00356522" w:rsidRPr="00BD09DE" w14:paraId="22D01500" w14:textId="77777777" w:rsidTr="005336A6">
        <w:trPr>
          <w:jc w:val="center"/>
        </w:trPr>
        <w:tc>
          <w:tcPr>
            <w:tcW w:w="988" w:type="dxa"/>
            <w:vAlign w:val="center"/>
          </w:tcPr>
          <w:p w14:paraId="25844AFB" w14:textId="77777777" w:rsidR="00356522" w:rsidRPr="00BD09DE" w:rsidRDefault="00356522" w:rsidP="005336A6">
            <w:pPr>
              <w:jc w:val="center"/>
              <w:rPr>
                <w:b/>
                <w:bCs/>
                <w:szCs w:val="22"/>
              </w:rPr>
            </w:pPr>
            <w:r w:rsidRPr="00BD09DE">
              <w:rPr>
                <w:b/>
                <w:bCs/>
                <w:szCs w:val="22"/>
              </w:rPr>
              <w:t>SR. No.</w:t>
            </w:r>
          </w:p>
        </w:tc>
        <w:tc>
          <w:tcPr>
            <w:tcW w:w="5022" w:type="dxa"/>
            <w:vAlign w:val="center"/>
          </w:tcPr>
          <w:p w14:paraId="5F3D49A9" w14:textId="77777777" w:rsidR="00356522" w:rsidRPr="00BD09DE" w:rsidRDefault="00356522" w:rsidP="005336A6">
            <w:pPr>
              <w:rPr>
                <w:b/>
                <w:bCs/>
                <w:szCs w:val="22"/>
              </w:rPr>
            </w:pPr>
            <w:r w:rsidRPr="00BD09DE">
              <w:rPr>
                <w:b/>
                <w:bCs/>
                <w:szCs w:val="22"/>
              </w:rPr>
              <w:t>Eligibility Criteria</w:t>
            </w:r>
          </w:p>
        </w:tc>
        <w:tc>
          <w:tcPr>
            <w:tcW w:w="3908" w:type="dxa"/>
            <w:vAlign w:val="center"/>
          </w:tcPr>
          <w:p w14:paraId="4D3FC75D" w14:textId="77777777" w:rsidR="00356522" w:rsidRPr="00BD09DE" w:rsidRDefault="00356522" w:rsidP="005336A6">
            <w:pPr>
              <w:rPr>
                <w:b/>
                <w:bCs/>
                <w:szCs w:val="22"/>
              </w:rPr>
            </w:pPr>
            <w:r w:rsidRPr="00BD09DE">
              <w:rPr>
                <w:b/>
                <w:bCs/>
                <w:szCs w:val="22"/>
              </w:rPr>
              <w:t>Compliance Rationale</w:t>
            </w:r>
          </w:p>
        </w:tc>
      </w:tr>
      <w:tr w:rsidR="00356522" w:rsidRPr="00BD09DE" w14:paraId="2FB53689" w14:textId="77777777" w:rsidTr="005336A6">
        <w:trPr>
          <w:jc w:val="center"/>
        </w:trPr>
        <w:tc>
          <w:tcPr>
            <w:tcW w:w="988" w:type="dxa"/>
            <w:vAlign w:val="center"/>
          </w:tcPr>
          <w:p w14:paraId="23C26F27" w14:textId="77777777" w:rsidR="00356522" w:rsidRPr="00BD09DE" w:rsidRDefault="00356522" w:rsidP="005336A6">
            <w:pPr>
              <w:jc w:val="center"/>
              <w:rPr>
                <w:b/>
                <w:bCs/>
                <w:szCs w:val="22"/>
              </w:rPr>
            </w:pPr>
            <w:r w:rsidRPr="00BD09DE">
              <w:rPr>
                <w:b/>
                <w:bCs/>
                <w:szCs w:val="22"/>
              </w:rPr>
              <w:t>1.</w:t>
            </w:r>
          </w:p>
        </w:tc>
        <w:tc>
          <w:tcPr>
            <w:tcW w:w="5022" w:type="dxa"/>
            <w:vAlign w:val="center"/>
          </w:tcPr>
          <w:p w14:paraId="752EEFF3" w14:textId="77777777" w:rsidR="00356522" w:rsidRPr="00670F3D" w:rsidRDefault="00356522" w:rsidP="005336A6">
            <w:pPr>
              <w:widowControl w:val="0"/>
              <w:pBdr>
                <w:top w:val="nil"/>
                <w:left w:val="nil"/>
                <w:bottom w:val="nil"/>
                <w:right w:val="nil"/>
                <w:between w:val="nil"/>
              </w:pBdr>
              <w:jc w:val="both"/>
              <w:rPr>
                <w:b/>
                <w:szCs w:val="22"/>
              </w:rPr>
            </w:pPr>
            <w:r w:rsidRPr="00670F3D">
              <w:rPr>
                <w:b/>
                <w:szCs w:val="22"/>
              </w:rPr>
              <w:t xml:space="preserve">Types of Project: </w:t>
            </w:r>
          </w:p>
          <w:p w14:paraId="24B833BE" w14:textId="77777777" w:rsidR="00356522" w:rsidRPr="00670F3D" w:rsidRDefault="00356522" w:rsidP="005336A6">
            <w:pPr>
              <w:rPr>
                <w:szCs w:val="22"/>
              </w:rPr>
            </w:pPr>
            <w:r w:rsidRPr="00670F3D">
              <w:rPr>
                <w:szCs w:val="22"/>
              </w:rPr>
              <w:t>Eligible projects shall include physical action/implementation on the ground. Pre-identified eligible project types are identified in the Eligibility Principles and Requirements section.</w:t>
            </w:r>
          </w:p>
        </w:tc>
        <w:tc>
          <w:tcPr>
            <w:tcW w:w="3908" w:type="dxa"/>
            <w:vAlign w:val="center"/>
          </w:tcPr>
          <w:p w14:paraId="49A5BA3E" w14:textId="77777777" w:rsidR="00356522" w:rsidRPr="00670F3D" w:rsidRDefault="00356522" w:rsidP="005336A6">
            <w:pPr>
              <w:rPr>
                <w:b/>
                <w:bCs/>
                <w:szCs w:val="22"/>
              </w:rPr>
            </w:pPr>
            <w:r w:rsidRPr="00670F3D">
              <w:rPr>
                <w:b/>
                <w:bCs/>
                <w:szCs w:val="22"/>
              </w:rPr>
              <w:t>Compliant</w:t>
            </w:r>
          </w:p>
          <w:p w14:paraId="75E6BB88" w14:textId="23461B5E" w:rsidR="00356522" w:rsidRPr="00670F3D" w:rsidRDefault="00356522" w:rsidP="005336A6">
            <w:pPr>
              <w:rPr>
                <w:szCs w:val="22"/>
              </w:rPr>
            </w:pPr>
            <w:r w:rsidRPr="00670F3D">
              <w:rPr>
                <w:szCs w:val="22"/>
              </w:rPr>
              <w:t xml:space="preserve">The project activity is a fuel-switch project that involves </w:t>
            </w:r>
            <w:ins w:id="164" w:author="Ying Shian Loh" w:date="2024-01-18T17:26:00Z">
              <w:r w:rsidR="00B706FF" w:rsidRPr="00670F3D">
                <w:rPr>
                  <w:szCs w:val="22"/>
                </w:rPr>
                <w:t xml:space="preserve">partial or complete (where possible) </w:t>
              </w:r>
            </w:ins>
            <w:del w:id="165" w:author="Ying Shian Loh" w:date="2024-01-18T17:26:00Z">
              <w:r w:rsidRPr="00670F3D" w:rsidDel="00B706FF">
                <w:rPr>
                  <w:szCs w:val="22"/>
                </w:rPr>
                <w:delText xml:space="preserve">the </w:delText>
              </w:r>
            </w:del>
            <w:r w:rsidRPr="00670F3D">
              <w:rPr>
                <w:szCs w:val="22"/>
              </w:rPr>
              <w:t>swapping from HFO to NERADO during the smelting process of aluminium and meets the Principles and Requirements guidelines set out in the Eligibility Principles and Requirements section.</w:t>
            </w:r>
          </w:p>
        </w:tc>
      </w:tr>
      <w:tr w:rsidR="00356522" w:rsidRPr="00BD09DE" w14:paraId="3D8A1E87" w14:textId="77777777" w:rsidTr="005336A6">
        <w:trPr>
          <w:jc w:val="center"/>
        </w:trPr>
        <w:tc>
          <w:tcPr>
            <w:tcW w:w="988" w:type="dxa"/>
            <w:vAlign w:val="center"/>
          </w:tcPr>
          <w:p w14:paraId="55F9EF6C" w14:textId="77777777" w:rsidR="00356522" w:rsidRPr="00BD09DE" w:rsidRDefault="00356522" w:rsidP="005336A6">
            <w:pPr>
              <w:jc w:val="center"/>
              <w:rPr>
                <w:b/>
                <w:bCs/>
                <w:szCs w:val="22"/>
              </w:rPr>
            </w:pPr>
            <w:r w:rsidRPr="00BD09DE">
              <w:rPr>
                <w:b/>
                <w:bCs/>
                <w:szCs w:val="22"/>
              </w:rPr>
              <w:t>2.</w:t>
            </w:r>
          </w:p>
        </w:tc>
        <w:tc>
          <w:tcPr>
            <w:tcW w:w="5022" w:type="dxa"/>
            <w:vAlign w:val="center"/>
          </w:tcPr>
          <w:p w14:paraId="7062F147" w14:textId="77777777" w:rsidR="00356522" w:rsidRPr="00670F3D" w:rsidRDefault="00356522" w:rsidP="005336A6">
            <w:pPr>
              <w:widowControl w:val="0"/>
              <w:pBdr>
                <w:top w:val="nil"/>
                <w:left w:val="nil"/>
                <w:bottom w:val="nil"/>
                <w:right w:val="nil"/>
                <w:between w:val="nil"/>
              </w:pBdr>
              <w:jc w:val="both"/>
              <w:rPr>
                <w:b/>
                <w:szCs w:val="22"/>
              </w:rPr>
            </w:pPr>
            <w:r w:rsidRPr="00670F3D">
              <w:rPr>
                <w:b/>
                <w:szCs w:val="22"/>
              </w:rPr>
              <w:t xml:space="preserve">Location of Project: </w:t>
            </w:r>
          </w:p>
          <w:p w14:paraId="1ECF11FA" w14:textId="77777777" w:rsidR="00356522" w:rsidRPr="00670F3D" w:rsidRDefault="00356522" w:rsidP="005336A6">
            <w:pPr>
              <w:rPr>
                <w:szCs w:val="22"/>
              </w:rPr>
            </w:pPr>
            <w:r w:rsidRPr="00670F3D">
              <w:rPr>
                <w:szCs w:val="22"/>
              </w:rPr>
              <w:t>Projects may be located in any part of the world.</w:t>
            </w:r>
          </w:p>
        </w:tc>
        <w:tc>
          <w:tcPr>
            <w:tcW w:w="3908" w:type="dxa"/>
            <w:vAlign w:val="center"/>
          </w:tcPr>
          <w:p w14:paraId="08F16DEE" w14:textId="77777777" w:rsidR="00356522" w:rsidRPr="00670F3D" w:rsidRDefault="00356522" w:rsidP="005336A6">
            <w:pPr>
              <w:rPr>
                <w:b/>
                <w:bCs/>
                <w:szCs w:val="22"/>
              </w:rPr>
            </w:pPr>
            <w:r w:rsidRPr="00670F3D">
              <w:rPr>
                <w:b/>
                <w:bCs/>
                <w:szCs w:val="22"/>
              </w:rPr>
              <w:t>Compliant</w:t>
            </w:r>
          </w:p>
          <w:p w14:paraId="3112E93A" w14:textId="77777777" w:rsidR="00356522" w:rsidRPr="00670F3D" w:rsidRDefault="00356522" w:rsidP="005336A6">
            <w:pPr>
              <w:rPr>
                <w:szCs w:val="22"/>
              </w:rPr>
            </w:pPr>
            <w:r w:rsidRPr="00670F3D">
              <w:rPr>
                <w:szCs w:val="22"/>
              </w:rPr>
              <w:t>The project activity will be developed within the host country boundary of Malaysia.</w:t>
            </w:r>
          </w:p>
        </w:tc>
      </w:tr>
      <w:tr w:rsidR="00356522" w:rsidRPr="00BD09DE" w14:paraId="79F089CA" w14:textId="77777777" w:rsidTr="005336A6">
        <w:trPr>
          <w:jc w:val="center"/>
        </w:trPr>
        <w:tc>
          <w:tcPr>
            <w:tcW w:w="988" w:type="dxa"/>
            <w:vAlign w:val="center"/>
          </w:tcPr>
          <w:p w14:paraId="76C1ED51" w14:textId="77777777" w:rsidR="00356522" w:rsidRPr="00BD09DE" w:rsidRDefault="00356522" w:rsidP="005336A6">
            <w:pPr>
              <w:jc w:val="center"/>
              <w:rPr>
                <w:b/>
                <w:bCs/>
                <w:szCs w:val="22"/>
              </w:rPr>
            </w:pPr>
            <w:r w:rsidRPr="00BD09DE">
              <w:rPr>
                <w:b/>
                <w:bCs/>
                <w:szCs w:val="22"/>
              </w:rPr>
              <w:t>3.</w:t>
            </w:r>
          </w:p>
        </w:tc>
        <w:tc>
          <w:tcPr>
            <w:tcW w:w="5022" w:type="dxa"/>
            <w:vAlign w:val="center"/>
          </w:tcPr>
          <w:p w14:paraId="08BA392F" w14:textId="77777777" w:rsidR="00356522" w:rsidRPr="00670F3D" w:rsidRDefault="00356522" w:rsidP="005336A6">
            <w:pPr>
              <w:widowControl w:val="0"/>
              <w:pBdr>
                <w:top w:val="nil"/>
                <w:left w:val="nil"/>
                <w:bottom w:val="nil"/>
                <w:right w:val="nil"/>
                <w:between w:val="nil"/>
              </w:pBdr>
              <w:jc w:val="both"/>
              <w:rPr>
                <w:b/>
                <w:szCs w:val="22"/>
              </w:rPr>
            </w:pPr>
            <w:r w:rsidRPr="00670F3D">
              <w:rPr>
                <w:b/>
                <w:szCs w:val="22"/>
              </w:rPr>
              <w:t xml:space="preserve">Project Area, Project Boundary and Scale: </w:t>
            </w:r>
          </w:p>
          <w:p w14:paraId="6B30842F" w14:textId="77777777" w:rsidR="00356522" w:rsidRPr="00670F3D" w:rsidRDefault="00356522" w:rsidP="005336A6">
            <w:pPr>
              <w:rPr>
                <w:szCs w:val="22"/>
              </w:rPr>
            </w:pPr>
            <w:r w:rsidRPr="00670F3D">
              <w:rPr>
                <w:szCs w:val="22"/>
              </w:rPr>
              <w:t>The Project Area and Project Boundary shall be defined. Projects may be developed at any scale although certain rules, requirements and limitations may apply under specific Activity Requirements, Impact Quantification Methodologies and Products Requirements. In order to avoid double counting the Project shall not be included in any other voluntary or compliance standards programme unless approved by Gold Standard (for example through dual certification). Also, if the Project Area overlaps with that of another Gold Standard or other voluntary or compliance standard program of a similar nature, the project shall demonstrate that there is no double counting of impacts at design and performance certification (for example use of similar technology or practices through which the potential arises for double counting or misestimation of impacts amongst projects).</w:t>
            </w:r>
          </w:p>
        </w:tc>
        <w:tc>
          <w:tcPr>
            <w:tcW w:w="3908" w:type="dxa"/>
            <w:vAlign w:val="center"/>
          </w:tcPr>
          <w:p w14:paraId="3F4BDD2F" w14:textId="77777777" w:rsidR="00356522" w:rsidRPr="00670F3D" w:rsidRDefault="00356522" w:rsidP="005336A6">
            <w:pPr>
              <w:rPr>
                <w:b/>
                <w:bCs/>
                <w:szCs w:val="22"/>
              </w:rPr>
            </w:pPr>
            <w:r w:rsidRPr="00670F3D">
              <w:rPr>
                <w:b/>
                <w:bCs/>
                <w:szCs w:val="22"/>
              </w:rPr>
              <w:t>Compliant</w:t>
            </w:r>
          </w:p>
          <w:p w14:paraId="5C71334F" w14:textId="77777777" w:rsidR="00356522" w:rsidRPr="00670F3D" w:rsidRDefault="00356522" w:rsidP="005336A6">
            <w:pPr>
              <w:rPr>
                <w:szCs w:val="22"/>
              </w:rPr>
            </w:pPr>
            <w:r w:rsidRPr="00670F3D">
              <w:rPr>
                <w:szCs w:val="22"/>
              </w:rPr>
              <w:t>The project activity are will be defined in detail in section A.2 and B.3 of this document, and is compliant with the rules, requirements and limitations may apply under specific Activity Requirements, Impact Quantification Methodologies and Products Requirements.</w:t>
            </w:r>
          </w:p>
          <w:p w14:paraId="7DCA325D" w14:textId="77777777" w:rsidR="00356522" w:rsidRPr="00670F3D" w:rsidRDefault="00356522" w:rsidP="005336A6">
            <w:pPr>
              <w:rPr>
                <w:szCs w:val="22"/>
              </w:rPr>
            </w:pPr>
          </w:p>
          <w:p w14:paraId="4D967FD8" w14:textId="0581254A" w:rsidR="00356522" w:rsidRPr="00670F3D" w:rsidRDefault="00356522" w:rsidP="005336A6">
            <w:pPr>
              <w:rPr>
                <w:szCs w:val="22"/>
              </w:rPr>
            </w:pPr>
            <w:r w:rsidRPr="00670F3D">
              <w:rPr>
                <w:szCs w:val="22"/>
              </w:rPr>
              <w:t xml:space="preserve">The project activity is also not included or involved with any other voluntary or compliance standards programme, nor does it overlap with that of another Gold Standard or other voluntary or compliance standard program of a similar nature. </w:t>
            </w:r>
          </w:p>
          <w:p w14:paraId="21B3632D" w14:textId="77777777" w:rsidR="00356522" w:rsidRPr="00670F3D" w:rsidRDefault="00356522" w:rsidP="005336A6">
            <w:pPr>
              <w:rPr>
                <w:szCs w:val="22"/>
              </w:rPr>
            </w:pPr>
            <w:r w:rsidRPr="00670F3D">
              <w:rPr>
                <w:szCs w:val="22"/>
              </w:rPr>
              <w:t xml:space="preserve">This criterion may be demonstrated through the signed proposal between CRX and JTS, whereby CRX will be the sole CME to JTS with regards to the project activity. </w:t>
            </w:r>
          </w:p>
        </w:tc>
      </w:tr>
      <w:tr w:rsidR="00356522" w:rsidRPr="00BD09DE" w14:paraId="78935B46" w14:textId="77777777" w:rsidTr="005336A6">
        <w:trPr>
          <w:jc w:val="center"/>
        </w:trPr>
        <w:tc>
          <w:tcPr>
            <w:tcW w:w="988" w:type="dxa"/>
            <w:vAlign w:val="center"/>
          </w:tcPr>
          <w:p w14:paraId="1BE2FF6C" w14:textId="77777777" w:rsidR="00356522" w:rsidRPr="00BD09DE" w:rsidRDefault="00356522" w:rsidP="005336A6">
            <w:pPr>
              <w:jc w:val="center"/>
              <w:rPr>
                <w:b/>
                <w:bCs/>
                <w:szCs w:val="22"/>
              </w:rPr>
            </w:pPr>
            <w:r w:rsidRPr="00BD09DE">
              <w:rPr>
                <w:b/>
                <w:bCs/>
                <w:szCs w:val="22"/>
              </w:rPr>
              <w:t>4.</w:t>
            </w:r>
          </w:p>
        </w:tc>
        <w:tc>
          <w:tcPr>
            <w:tcW w:w="5022" w:type="dxa"/>
            <w:vAlign w:val="center"/>
          </w:tcPr>
          <w:p w14:paraId="6E6DA195" w14:textId="77777777" w:rsidR="00356522" w:rsidRPr="00670F3D" w:rsidRDefault="00356522" w:rsidP="005336A6">
            <w:pPr>
              <w:rPr>
                <w:szCs w:val="22"/>
              </w:rPr>
            </w:pPr>
            <w:r w:rsidRPr="00670F3D">
              <w:rPr>
                <w:b/>
                <w:szCs w:val="22"/>
              </w:rPr>
              <w:t xml:space="preserve">Host Country Requirements: </w:t>
            </w:r>
            <w:r w:rsidRPr="00670F3D">
              <w:rPr>
                <w:szCs w:val="22"/>
              </w:rPr>
              <w:t>Projects shall be in compliance with applicable Host Country’s legal, environmental, ecological and social regulations.</w:t>
            </w:r>
          </w:p>
        </w:tc>
        <w:tc>
          <w:tcPr>
            <w:tcW w:w="3908" w:type="dxa"/>
            <w:vAlign w:val="center"/>
          </w:tcPr>
          <w:p w14:paraId="7EDCB8AD" w14:textId="77777777" w:rsidR="00356522" w:rsidRPr="00670F3D" w:rsidRDefault="00356522" w:rsidP="005336A6">
            <w:pPr>
              <w:rPr>
                <w:b/>
                <w:bCs/>
                <w:szCs w:val="22"/>
              </w:rPr>
            </w:pPr>
            <w:r w:rsidRPr="00670F3D">
              <w:rPr>
                <w:b/>
                <w:bCs/>
                <w:szCs w:val="22"/>
              </w:rPr>
              <w:t>Compliant</w:t>
            </w:r>
          </w:p>
          <w:p w14:paraId="74A5C63F" w14:textId="77777777" w:rsidR="00356522" w:rsidRPr="00670F3D" w:rsidRDefault="00356522" w:rsidP="005336A6">
            <w:pPr>
              <w:rPr>
                <w:szCs w:val="22"/>
              </w:rPr>
            </w:pPr>
            <w:r w:rsidRPr="00670F3D">
              <w:rPr>
                <w:szCs w:val="22"/>
              </w:rPr>
              <w:t xml:space="preserve">The project activity is in compliance with applicable Host Country’s legal, environmental, ecological and social regulations. This is demonstrated through the approval issued by the Department of environment Johor on JTS’s EIA report on the project activity, and further supported by the subsequent issuance of licence by Malaysia’s Department of Environment. </w:t>
            </w:r>
          </w:p>
          <w:p w14:paraId="16B35367" w14:textId="77777777" w:rsidR="00356522" w:rsidRPr="00670F3D" w:rsidRDefault="00356522" w:rsidP="005336A6">
            <w:pPr>
              <w:rPr>
                <w:szCs w:val="22"/>
              </w:rPr>
            </w:pPr>
            <w:r w:rsidRPr="00670F3D">
              <w:rPr>
                <w:szCs w:val="22"/>
              </w:rPr>
              <w:t xml:space="preserve">In addition, JTS have also been issued with a manufacturing licence by the Ministry of International Trade and and Industry of Malaysia to carry out the project activity. </w:t>
            </w:r>
          </w:p>
        </w:tc>
      </w:tr>
      <w:tr w:rsidR="00356522" w:rsidRPr="00BD09DE" w14:paraId="1648222F" w14:textId="77777777" w:rsidTr="005336A6">
        <w:trPr>
          <w:jc w:val="center"/>
        </w:trPr>
        <w:tc>
          <w:tcPr>
            <w:tcW w:w="988" w:type="dxa"/>
            <w:vAlign w:val="center"/>
          </w:tcPr>
          <w:p w14:paraId="482189DC" w14:textId="77777777" w:rsidR="00356522" w:rsidRPr="00BD09DE" w:rsidRDefault="00356522" w:rsidP="005336A6">
            <w:pPr>
              <w:jc w:val="center"/>
              <w:rPr>
                <w:b/>
                <w:bCs/>
                <w:szCs w:val="22"/>
              </w:rPr>
            </w:pPr>
            <w:r w:rsidRPr="00BD09DE">
              <w:rPr>
                <w:b/>
                <w:bCs/>
                <w:szCs w:val="22"/>
              </w:rPr>
              <w:t>5.</w:t>
            </w:r>
          </w:p>
        </w:tc>
        <w:tc>
          <w:tcPr>
            <w:tcW w:w="5022" w:type="dxa"/>
            <w:vAlign w:val="center"/>
          </w:tcPr>
          <w:p w14:paraId="49B29975" w14:textId="77777777" w:rsidR="00356522" w:rsidRPr="00670F3D" w:rsidRDefault="00356522" w:rsidP="005336A6">
            <w:pPr>
              <w:widowControl w:val="0"/>
              <w:pBdr>
                <w:top w:val="nil"/>
                <w:left w:val="nil"/>
                <w:bottom w:val="nil"/>
                <w:right w:val="nil"/>
                <w:between w:val="nil"/>
              </w:pBdr>
              <w:jc w:val="both"/>
              <w:rPr>
                <w:b/>
                <w:szCs w:val="22"/>
              </w:rPr>
            </w:pPr>
            <w:r w:rsidRPr="00670F3D">
              <w:rPr>
                <w:b/>
                <w:szCs w:val="22"/>
              </w:rPr>
              <w:t xml:space="preserve">Contact Details: </w:t>
            </w:r>
          </w:p>
          <w:p w14:paraId="63B603DB" w14:textId="77777777" w:rsidR="00356522" w:rsidRPr="00670F3D" w:rsidRDefault="00356522" w:rsidP="005336A6">
            <w:pPr>
              <w:rPr>
                <w:szCs w:val="22"/>
              </w:rPr>
            </w:pPr>
            <w:r w:rsidRPr="00670F3D">
              <w:rPr>
                <w:szCs w:val="22"/>
              </w:rPr>
              <w:t>As part of the Project Documentation the Project Developer shall provide (i) name and (ii) contact details of all Project Participants; AND in case of an organization (iii) the legal registration details and (iv) documentation by the governing jurisdiction that proves that the entity is in good standing (defined as being a legal or other appropriate entity registered in or allowed to operate within the required jurisdiction and with no evidence of insolvency or legal/criminal notices placed against it or any of its Directors). Gold Standard retains the right (at its own discretion) to refuse use of the Standard where reputational concerns are highlighted.</w:t>
            </w:r>
          </w:p>
        </w:tc>
        <w:tc>
          <w:tcPr>
            <w:tcW w:w="3908" w:type="dxa"/>
            <w:vAlign w:val="center"/>
          </w:tcPr>
          <w:p w14:paraId="58BEC70B" w14:textId="77777777" w:rsidR="00356522" w:rsidRPr="00670F3D" w:rsidRDefault="00356522" w:rsidP="005336A6">
            <w:pPr>
              <w:rPr>
                <w:b/>
                <w:bCs/>
                <w:szCs w:val="22"/>
              </w:rPr>
            </w:pPr>
            <w:r w:rsidRPr="00670F3D">
              <w:rPr>
                <w:b/>
                <w:bCs/>
                <w:szCs w:val="22"/>
              </w:rPr>
              <w:t>Compliant</w:t>
            </w:r>
          </w:p>
          <w:p w14:paraId="29E6CCB6" w14:textId="77777777" w:rsidR="00356522" w:rsidRPr="00670F3D" w:rsidRDefault="00356522" w:rsidP="005336A6">
            <w:pPr>
              <w:rPr>
                <w:szCs w:val="22"/>
              </w:rPr>
            </w:pPr>
            <w:r w:rsidRPr="00670F3D">
              <w:rPr>
                <w:szCs w:val="22"/>
              </w:rPr>
              <w:t xml:space="preserve">Contact details of the Project Developer (JTS) for all legal documentation will be made available to the validating body as well as Gold Standard representatives. Global stakeholders may also reach out to project developers through the continuous grievance tool on the JTS website.   </w:t>
            </w:r>
          </w:p>
        </w:tc>
      </w:tr>
      <w:tr w:rsidR="00356522" w:rsidRPr="00BD09DE" w14:paraId="07FEBE0B" w14:textId="77777777" w:rsidTr="005336A6">
        <w:trPr>
          <w:jc w:val="center"/>
        </w:trPr>
        <w:tc>
          <w:tcPr>
            <w:tcW w:w="988" w:type="dxa"/>
            <w:vAlign w:val="center"/>
          </w:tcPr>
          <w:p w14:paraId="68542429" w14:textId="77777777" w:rsidR="00356522" w:rsidRPr="00BD09DE" w:rsidRDefault="00356522" w:rsidP="005336A6">
            <w:pPr>
              <w:jc w:val="center"/>
              <w:rPr>
                <w:b/>
                <w:bCs/>
                <w:szCs w:val="22"/>
              </w:rPr>
            </w:pPr>
            <w:r w:rsidRPr="00BD09DE">
              <w:rPr>
                <w:b/>
                <w:bCs/>
                <w:szCs w:val="22"/>
              </w:rPr>
              <w:t>6.</w:t>
            </w:r>
          </w:p>
        </w:tc>
        <w:tc>
          <w:tcPr>
            <w:tcW w:w="5022" w:type="dxa"/>
            <w:vAlign w:val="center"/>
          </w:tcPr>
          <w:p w14:paraId="7EFC36D8" w14:textId="77777777" w:rsidR="00356522" w:rsidRPr="00670F3D" w:rsidRDefault="00356522" w:rsidP="005336A6">
            <w:pPr>
              <w:widowControl w:val="0"/>
              <w:pBdr>
                <w:top w:val="nil"/>
                <w:left w:val="nil"/>
                <w:bottom w:val="nil"/>
                <w:right w:val="nil"/>
                <w:between w:val="nil"/>
              </w:pBdr>
              <w:jc w:val="both"/>
              <w:rPr>
                <w:b/>
                <w:szCs w:val="22"/>
              </w:rPr>
            </w:pPr>
            <w:r w:rsidRPr="00670F3D">
              <w:rPr>
                <w:b/>
                <w:szCs w:val="22"/>
              </w:rPr>
              <w:t xml:space="preserve">Legal Ownership: </w:t>
            </w:r>
          </w:p>
          <w:p w14:paraId="2CD109A3" w14:textId="77777777" w:rsidR="00356522" w:rsidRPr="00670F3D" w:rsidRDefault="00356522" w:rsidP="005336A6">
            <w:pPr>
              <w:rPr>
                <w:szCs w:val="22"/>
              </w:rPr>
            </w:pPr>
            <w:r w:rsidRPr="00670F3D">
              <w:rPr>
                <w:szCs w:val="22"/>
              </w:rPr>
              <w:t>Where such ownership is transferred from project beneficiaries this must be demonstrated transparently and with full, prior and informed consent (FPIC). Note that for Full and uncontested legal ownership of any Products that are generated under Gold Standard Certification, (for example carbon credits) shall be demonstrated. certain Project types there is a requirement for full and uncontested legal land title/tenure to be demonstrated. These are contained within specific Activity or Product Requirements. All projects shall immediately report to Gold Standard any land title/tenure disputes arising.</w:t>
            </w:r>
          </w:p>
        </w:tc>
        <w:tc>
          <w:tcPr>
            <w:tcW w:w="3908" w:type="dxa"/>
            <w:vAlign w:val="center"/>
          </w:tcPr>
          <w:p w14:paraId="6A6B6DC8" w14:textId="77777777" w:rsidR="00356522" w:rsidRPr="00670F3D" w:rsidRDefault="00356522" w:rsidP="005336A6">
            <w:pPr>
              <w:rPr>
                <w:b/>
                <w:bCs/>
                <w:szCs w:val="22"/>
              </w:rPr>
            </w:pPr>
            <w:r w:rsidRPr="00670F3D">
              <w:rPr>
                <w:b/>
                <w:bCs/>
                <w:szCs w:val="22"/>
              </w:rPr>
              <w:t xml:space="preserve">Compliant </w:t>
            </w:r>
          </w:p>
          <w:p w14:paraId="365F7B02" w14:textId="77777777" w:rsidR="00356522" w:rsidRPr="00670F3D" w:rsidRDefault="00356522" w:rsidP="005336A6">
            <w:pPr>
              <w:rPr>
                <w:szCs w:val="22"/>
              </w:rPr>
            </w:pPr>
            <w:r w:rsidRPr="00670F3D">
              <w:rPr>
                <w:szCs w:val="22"/>
              </w:rPr>
              <w:t>The nature of the project activity is independent of JTS’s sale of Aluminium to its clients, therefore JTS retains Full and uncontested legal ownership of any Products that are generated under Gold Standard Certification.</w:t>
            </w:r>
          </w:p>
        </w:tc>
      </w:tr>
    </w:tbl>
    <w:p w14:paraId="63D5AD7F" w14:textId="77777777" w:rsidR="006F2D1E" w:rsidRDefault="006F2D1E" w:rsidP="009823F5"/>
    <w:p w14:paraId="6C4869E3" w14:textId="77777777" w:rsidR="009823F5" w:rsidRPr="007C1D64" w:rsidRDefault="009823F5" w:rsidP="009823F5">
      <w:pPr>
        <w:pStyle w:val="SectionList2nd"/>
      </w:pPr>
      <w:r w:rsidRPr="007C1D64">
        <w:t>Legal ownership of products generated by the project and legal rights to alter use of resources required to service the project</w:t>
      </w:r>
    </w:p>
    <w:p w14:paraId="3CB0F8DF" w14:textId="5AC06AA9" w:rsidR="009823F5" w:rsidRDefault="009823F5" w:rsidP="004E361A">
      <w:r w:rsidRPr="009E261A">
        <w:t>&gt;&gt;</w:t>
      </w:r>
    </w:p>
    <w:p w14:paraId="257ED1BC" w14:textId="77777777" w:rsidR="00D2646B" w:rsidRDefault="00D2646B" w:rsidP="00D2646B">
      <w:pPr>
        <w:spacing w:after="0"/>
        <w:jc w:val="both"/>
      </w:pPr>
      <w:bookmarkStart w:id="166" w:name="_Hlk113272935"/>
      <w:r>
        <w:t>JTS Engineering Sdn Bhd is the project developer of the project activity and has the legal right to control and operate the project.</w:t>
      </w:r>
    </w:p>
    <w:bookmarkEnd w:id="166"/>
    <w:p w14:paraId="0D40D64B" w14:textId="77777777" w:rsidR="00D2646B" w:rsidRDefault="00D2646B" w:rsidP="00D2646B">
      <w:pPr>
        <w:spacing w:after="0"/>
      </w:pPr>
    </w:p>
    <w:p w14:paraId="0B69A92E" w14:textId="77777777" w:rsidR="00D2646B" w:rsidRDefault="00D2646B" w:rsidP="00D2646B">
      <w:pPr>
        <w:spacing w:after="0"/>
      </w:pPr>
      <w:bookmarkStart w:id="167" w:name="_Hlk113272977"/>
      <w:r>
        <w:t xml:space="preserve">The project ownership has been demonstrated through the below supporting documents: </w:t>
      </w:r>
    </w:p>
    <w:p w14:paraId="6F8C0A72" w14:textId="77777777" w:rsidR="00D2646B" w:rsidRDefault="00D2646B" w:rsidP="00D2646B">
      <w:pPr>
        <w:numPr>
          <w:ilvl w:val="0"/>
          <w:numId w:val="25"/>
        </w:numPr>
        <w:spacing w:after="0" w:line="240" w:lineRule="auto"/>
        <w:contextualSpacing w:val="0"/>
        <w:jc w:val="both"/>
        <w:rPr>
          <w:b/>
        </w:rPr>
      </w:pPr>
      <w:r>
        <w:rPr>
          <w:b/>
        </w:rPr>
        <w:t>Certificate of incorporation</w:t>
      </w:r>
    </w:p>
    <w:p w14:paraId="6A79B537" w14:textId="77777777" w:rsidR="00D2646B" w:rsidRDefault="00D2646B" w:rsidP="00D2646B">
      <w:pPr>
        <w:spacing w:after="0"/>
        <w:jc w:val="both"/>
      </w:pPr>
      <w:r>
        <w:t xml:space="preserve">This certificate of incorporation of JTS Engineering Sdn Bhd provided by SURUHANJAYA SYARIKAT MALAYSIA, a statutory board that regulates the corporate and business affairs in Malaysia, gives the legal right to allow a fuel switch project to take place as part of making the operations of the company more sustainable and resource efficient. </w:t>
      </w:r>
    </w:p>
    <w:p w14:paraId="5A29FE48" w14:textId="77777777" w:rsidR="00D2646B" w:rsidRDefault="00D2646B" w:rsidP="00D2646B">
      <w:pPr>
        <w:spacing w:after="0"/>
        <w:jc w:val="both"/>
      </w:pPr>
    </w:p>
    <w:p w14:paraId="180D014D" w14:textId="77777777" w:rsidR="00D2646B" w:rsidRDefault="00D2646B" w:rsidP="00D2646B">
      <w:pPr>
        <w:numPr>
          <w:ilvl w:val="0"/>
          <w:numId w:val="25"/>
        </w:numPr>
        <w:spacing w:after="0" w:line="240" w:lineRule="auto"/>
        <w:contextualSpacing w:val="0"/>
        <w:jc w:val="both"/>
        <w:rPr>
          <w:b/>
        </w:rPr>
      </w:pPr>
      <w:r>
        <w:rPr>
          <w:b/>
        </w:rPr>
        <w:t>Purchase order for equipment</w:t>
      </w:r>
    </w:p>
    <w:p w14:paraId="45F7A517" w14:textId="77777777" w:rsidR="00D2646B" w:rsidRDefault="00D2646B" w:rsidP="00D2646B">
      <w:pPr>
        <w:spacing w:after="0"/>
        <w:jc w:val="both"/>
      </w:pPr>
      <w:r>
        <w:t xml:space="preserve">The purchase order issued by JTS for the purchase of Crude Palm Oil firing equipment and thermal oil heating for 3-unit dross furnace serves as further evidence that it has the legal right, ownership and control of the Project.  </w:t>
      </w:r>
    </w:p>
    <w:bookmarkEnd w:id="167"/>
    <w:p w14:paraId="48852D16" w14:textId="77777777" w:rsidR="00D2646B" w:rsidRDefault="00D2646B" w:rsidP="00D2646B">
      <w:pPr>
        <w:spacing w:after="0"/>
      </w:pPr>
    </w:p>
    <w:p w14:paraId="381F74A4" w14:textId="77777777" w:rsidR="00D2646B" w:rsidRDefault="00D2646B" w:rsidP="00D2646B">
      <w:pPr>
        <w:numPr>
          <w:ilvl w:val="0"/>
          <w:numId w:val="25"/>
        </w:numPr>
        <w:spacing w:after="0" w:line="240" w:lineRule="auto"/>
        <w:contextualSpacing w:val="0"/>
        <w:jc w:val="both"/>
      </w:pPr>
      <w:bookmarkStart w:id="168" w:name="_Hlk113273157"/>
      <w:r>
        <w:rPr>
          <w:b/>
        </w:rPr>
        <w:t>Agreement between CRX and JTS Engineering Sdn. Bhd.</w:t>
      </w:r>
      <w:r>
        <w:t xml:space="preserve"> </w:t>
      </w:r>
    </w:p>
    <w:p w14:paraId="2708C1E1" w14:textId="2AED2EBD" w:rsidR="00356522" w:rsidRPr="009823F5" w:rsidRDefault="00D2646B" w:rsidP="00D2646B">
      <w:pPr>
        <w:jc w:val="both"/>
      </w:pPr>
      <w:r>
        <w:t>The agreement signed between CRX and JTS gives both companies the legal right to share the carbon credits generated from the Project.</w:t>
      </w:r>
      <w:bookmarkEnd w:id="168"/>
    </w:p>
    <w:p w14:paraId="47F6E317" w14:textId="7446D76B" w:rsidR="004E361A" w:rsidRDefault="007F21DA" w:rsidP="00B01408">
      <w:pPr>
        <w:pStyle w:val="Heading5"/>
      </w:pPr>
      <w:r>
        <w:t xml:space="preserve">A.2 </w:t>
      </w:r>
      <w:r w:rsidR="004E361A">
        <w:t>Location of project</w:t>
      </w:r>
    </w:p>
    <w:p w14:paraId="6572C836" w14:textId="77777777" w:rsidR="004E361A" w:rsidRDefault="004E361A" w:rsidP="004E361A">
      <w:pPr>
        <w:rPr>
          <w:lang w:eastAsia="de-DE"/>
        </w:rPr>
      </w:pPr>
      <w:r>
        <w:rPr>
          <w:lang w:eastAsia="de-DE"/>
        </w:rPr>
        <w:t>&gt;&gt;</w:t>
      </w:r>
    </w:p>
    <w:p w14:paraId="59C23F49" w14:textId="77777777" w:rsidR="00FA0423" w:rsidRDefault="00FA0423" w:rsidP="00FA0423">
      <w:pPr>
        <w:spacing w:after="0"/>
      </w:pPr>
      <w:r>
        <w:t>Lot 227 Jalan Tembaga 2, 81700 Pasir Gudang Johor, Malaysia</w:t>
      </w:r>
    </w:p>
    <w:p w14:paraId="0C02C171" w14:textId="77777777" w:rsidR="00FA0423" w:rsidRDefault="00FA0423" w:rsidP="00FA0423">
      <w:pPr>
        <w:spacing w:after="0"/>
      </w:pPr>
      <w:r>
        <w:t xml:space="preserve">Geographical Coordinates: Latitude </w:t>
      </w:r>
      <w:r w:rsidRPr="00A96A00">
        <w:t>1° 27' 2.6028'' N</w:t>
      </w:r>
      <w:r>
        <w:t xml:space="preserve"> Longitude:  </w:t>
      </w:r>
      <w:r w:rsidRPr="00A96A00">
        <w:t>103° 53' 42.036'' E</w:t>
      </w:r>
    </w:p>
    <w:p w14:paraId="60C3D16F" w14:textId="77777777" w:rsidR="00FA0423" w:rsidRDefault="00FA0423" w:rsidP="00FA0423">
      <w:pPr>
        <w:spacing w:after="0"/>
        <w:jc w:val="center"/>
      </w:pPr>
      <w:r>
        <w:rPr>
          <w:noProof/>
        </w:rPr>
        <w:drawing>
          <wp:inline distT="0" distB="0" distL="0" distR="0" wp14:anchorId="506274BD" wp14:editId="6C2551B2">
            <wp:extent cx="3364044" cy="2741422"/>
            <wp:effectExtent l="0" t="0" r="0" b="0"/>
            <wp:docPr id="2" name="image17.png" descr="A high angle view of a building&#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7.png" descr="A high angle view of a building&#10;&#10;Description automatically generated with low confidence"/>
                    <pic:cNvPicPr preferRelativeResize="0"/>
                  </pic:nvPicPr>
                  <pic:blipFill>
                    <a:blip r:embed="rId13"/>
                    <a:srcRect/>
                    <a:stretch>
                      <a:fillRect/>
                    </a:stretch>
                  </pic:blipFill>
                  <pic:spPr>
                    <a:xfrm>
                      <a:off x="0" y="0"/>
                      <a:ext cx="3364044" cy="2741422"/>
                    </a:xfrm>
                    <a:prstGeom prst="rect">
                      <a:avLst/>
                    </a:prstGeom>
                    <a:ln/>
                  </pic:spPr>
                </pic:pic>
              </a:graphicData>
            </a:graphic>
          </wp:inline>
        </w:drawing>
      </w:r>
    </w:p>
    <w:p w14:paraId="32B2E960" w14:textId="4ABC32E3" w:rsidR="00D2646B" w:rsidRDefault="00FA0423" w:rsidP="00FA0423">
      <w:pPr>
        <w:spacing w:after="0"/>
        <w:jc w:val="center"/>
      </w:pPr>
      <w:r>
        <w:t>Figure 2: Project site location.</w:t>
      </w:r>
    </w:p>
    <w:p w14:paraId="7F77BE2B" w14:textId="1869116C" w:rsidR="004E361A" w:rsidRDefault="007F21DA" w:rsidP="00B01408">
      <w:pPr>
        <w:pStyle w:val="Heading5"/>
      </w:pPr>
      <w:r>
        <w:t xml:space="preserve">A.3 </w:t>
      </w:r>
      <w:r w:rsidR="004E361A">
        <w:t>Technologies and/or measures</w:t>
      </w:r>
    </w:p>
    <w:p w14:paraId="2FC76FCF" w14:textId="77777777" w:rsidR="004E361A" w:rsidRDefault="004E361A" w:rsidP="004E361A">
      <w:pPr>
        <w:rPr>
          <w:lang w:eastAsia="de-DE"/>
        </w:rPr>
      </w:pPr>
      <w:r>
        <w:rPr>
          <w:lang w:eastAsia="de-DE"/>
        </w:rPr>
        <w:t>&gt;&gt;</w:t>
      </w:r>
    </w:p>
    <w:p w14:paraId="50ACA9C1" w14:textId="77777777" w:rsidR="002C5172" w:rsidRDefault="002C5172" w:rsidP="002C5172">
      <w:pPr>
        <w:spacing w:after="0"/>
        <w:jc w:val="both"/>
      </w:pPr>
      <w:r>
        <w:t xml:space="preserve">The technology of this project activity consists of the fuel switching from Heavy Fuel Oil (HFO) to the JTS patented Non-Edible Raw Agriculture-Derived Oil (NERADO) Alternative Fuel, that is used during JTS’s processing of Steel Ingots. </w:t>
      </w:r>
    </w:p>
    <w:p w14:paraId="0AF91F91" w14:textId="77777777" w:rsidR="002C5172" w:rsidRDefault="002C5172" w:rsidP="002C5172">
      <w:pPr>
        <w:spacing w:after="0"/>
        <w:jc w:val="both"/>
      </w:pPr>
      <w:r>
        <w:t xml:space="preserve">The alternative fuel is used mainly during the smelting process in the rotary furnace (Fig. 3). </w:t>
      </w:r>
    </w:p>
    <w:p w14:paraId="123CB7F9" w14:textId="77777777" w:rsidR="002C5172" w:rsidRDefault="002C5172" w:rsidP="002C5172">
      <w:pPr>
        <w:spacing w:after="0"/>
        <w:jc w:val="center"/>
      </w:pPr>
      <w:r>
        <w:rPr>
          <w:noProof/>
        </w:rPr>
        <w:drawing>
          <wp:inline distT="0" distB="0" distL="0" distR="0" wp14:anchorId="352C7124" wp14:editId="04FD50CB">
            <wp:extent cx="2009140" cy="2062480"/>
            <wp:effectExtent l="0" t="0" r="0" b="0"/>
            <wp:docPr id="13" name="image11.jpg" descr="A picture containing outdoor, nigh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picture containing outdoor, night&#10;&#10;Description automatically generated"/>
                    <pic:cNvPicPr preferRelativeResize="0"/>
                  </pic:nvPicPr>
                  <pic:blipFill>
                    <a:blip r:embed="rId14"/>
                    <a:srcRect/>
                    <a:stretch>
                      <a:fillRect/>
                    </a:stretch>
                  </pic:blipFill>
                  <pic:spPr>
                    <a:xfrm>
                      <a:off x="0" y="0"/>
                      <a:ext cx="2009140" cy="2062480"/>
                    </a:xfrm>
                    <a:prstGeom prst="rect">
                      <a:avLst/>
                    </a:prstGeom>
                    <a:ln/>
                  </pic:spPr>
                </pic:pic>
              </a:graphicData>
            </a:graphic>
          </wp:inline>
        </w:drawing>
      </w:r>
    </w:p>
    <w:p w14:paraId="3E6A8B12" w14:textId="547A9167" w:rsidR="002C5172" w:rsidRDefault="00276351" w:rsidP="002C5172">
      <w:pPr>
        <w:spacing w:after="0"/>
      </w:pPr>
      <w:r>
        <w:rPr>
          <w:noProof/>
        </w:rPr>
        <mc:AlternateContent>
          <mc:Choice Requires="wps">
            <w:drawing>
              <wp:anchor distT="0" distB="0" distL="114300" distR="114300" simplePos="0" relativeHeight="251659264" behindDoc="0" locked="0" layoutInCell="1" allowOverlap="1" wp14:anchorId="6F3CD49B" wp14:editId="0CE1FB83">
                <wp:simplePos x="0" y="0"/>
                <wp:positionH relativeFrom="column">
                  <wp:posOffset>2082800</wp:posOffset>
                </wp:positionH>
                <wp:positionV relativeFrom="paragraph">
                  <wp:posOffset>0</wp:posOffset>
                </wp:positionV>
                <wp:extent cx="1930400" cy="597535"/>
                <wp:effectExtent l="12065" t="13970" r="10160" b="7620"/>
                <wp:wrapNone/>
                <wp:docPr id="107269132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0400" cy="597535"/>
                        </a:xfrm>
                        <a:prstGeom prst="rect">
                          <a:avLst/>
                        </a:prstGeom>
                        <a:solidFill>
                          <a:schemeClr val="lt1">
                            <a:lumMod val="100000"/>
                            <a:lumOff val="0"/>
                          </a:schemeClr>
                        </a:solidFill>
                        <a:ln w="9525">
                          <a:solidFill>
                            <a:srgbClr val="000000"/>
                          </a:solidFill>
                          <a:round/>
                          <a:headEnd type="none" w="sm" len="sm"/>
                          <a:tailEnd type="none" w="sm" len="sm"/>
                        </a:ln>
                      </wps:spPr>
                      <wps:txbx>
                        <w:txbxContent>
                          <w:p w14:paraId="69C9BABB" w14:textId="77777777" w:rsidR="002C5172" w:rsidRDefault="002C5172" w:rsidP="002C5172">
                            <w:pPr>
                              <w:jc w:val="center"/>
                              <w:textDirection w:val="btLr"/>
                            </w:pPr>
                            <w:r>
                              <w:rPr>
                                <w:color w:val="000000"/>
                              </w:rPr>
                              <w:t>Figure 3: Smelting in rotary furnace.</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CD49B" id="Rectangle 4" o:spid="_x0000_s1026" style="position:absolute;margin-left:164pt;margin-top:0;width:152pt;height:4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" fillcolor="white [3201]">
                <v:stroke startarrowwidth="narrow" startarrowlength="short" endarrowwidth="narrow" endarrowlength="short" joinstyle="round"/>
                <v:textbox inset="2.53958mm,1.2694mm,2.53958mm,1.2694mm">
                  <w:txbxContent>
                    <w:p w14:paraId="69C9BABB" w14:textId="77777777" w:rsidR="002C5172" w:rsidRDefault="002C5172" w:rsidP="002C5172">
                      <w:pPr>
                        <w:jc w:val="center"/>
                        <w:textDirection w:val="btLr"/>
                      </w:pPr>
                      <w:r>
                        <w:rPr>
                          <w:color w:val="000000"/>
                        </w:rPr>
                        <w:t>Figure 3: Smelting in rotary furnace.</w:t>
                      </w:r>
                    </w:p>
                  </w:txbxContent>
                </v:textbox>
              </v:rect>
            </w:pict>
          </mc:Fallback>
        </mc:AlternateContent>
      </w:r>
    </w:p>
    <w:p w14:paraId="1866138C" w14:textId="77777777" w:rsidR="002C5172" w:rsidRDefault="002C5172" w:rsidP="002C5172">
      <w:pPr>
        <w:spacing w:after="0"/>
      </w:pPr>
    </w:p>
    <w:p w14:paraId="1F08ABD1" w14:textId="77777777" w:rsidR="002C5172" w:rsidRDefault="002C5172" w:rsidP="002C5172">
      <w:pPr>
        <w:spacing w:after="0"/>
      </w:pPr>
    </w:p>
    <w:p w14:paraId="2AB42F1E" w14:textId="77777777" w:rsidR="002C5172" w:rsidRDefault="002C5172" w:rsidP="002C5172">
      <w:pPr>
        <w:spacing w:after="0"/>
        <w:jc w:val="both"/>
      </w:pPr>
      <w:r>
        <w:t xml:space="preserve">The aluminium dross recovery industry standard of fuel used by the aluminium dross recovery plants are fossil fuels like Natural gas, Diesel or Heavy Fuel Oil (HFO), a type of residual fuel oil used for re-fueling marine vessels. These fuels are essential to sustaining a minimum temperature of 660.3°C is essential to recover aluminium from dross however, it results in greater carbon emissions. </w:t>
      </w:r>
    </w:p>
    <w:p w14:paraId="5D806298" w14:textId="77777777" w:rsidR="002C5172" w:rsidRDefault="002C5172" w:rsidP="002C5172">
      <w:pPr>
        <w:spacing w:after="0"/>
        <w:jc w:val="both"/>
      </w:pPr>
    </w:p>
    <w:p w14:paraId="2153531D" w14:textId="77777777" w:rsidR="002C5172" w:rsidRDefault="002C5172" w:rsidP="002C5172">
      <w:pPr>
        <w:spacing w:after="0"/>
        <w:jc w:val="both"/>
      </w:pPr>
      <w:r>
        <w:t xml:space="preserve">As such an alternative sustainable fuel is needed that can achieve the required temperature and remain as cost-effective and competitive as HFO. </w:t>
      </w:r>
    </w:p>
    <w:p w14:paraId="14A8369C" w14:textId="77777777" w:rsidR="002C5172" w:rsidRDefault="002C5172" w:rsidP="002C5172">
      <w:pPr>
        <w:spacing w:after="0"/>
        <w:jc w:val="both"/>
      </w:pPr>
    </w:p>
    <w:p w14:paraId="1443C58F" w14:textId="708062DE" w:rsidR="002C5172" w:rsidRDefault="002C5172" w:rsidP="002C5172">
      <w:pPr>
        <w:spacing w:after="0"/>
        <w:jc w:val="both"/>
      </w:pPr>
      <w:r>
        <w:t xml:space="preserve">The switch to NERADOs is the selected choice as they are first and foremost derived from sustainable oil sources, such as Crude Palm Oil (CPO) and Sludge Palm Oil (SPO) from palm plantations, and Coconut Acid Oil. However, a system had to be designed to use these NERADOs without converting them into Biodiesels which would require additives and hence increased carbon footprint. This includes the </w:t>
      </w:r>
      <w:del w:id="169" w:author="Ying Shian Loh" w:date="2024-01-18T17:27:00Z">
        <w:r w:rsidDel="008349FF">
          <w:delText xml:space="preserve">addition </w:delText>
        </w:r>
      </w:del>
      <w:ins w:id="170" w:author="Ying Shian Loh" w:date="2024-01-18T17:27:00Z">
        <w:r w:rsidR="008349FF">
          <w:t xml:space="preserve">replacement </w:t>
        </w:r>
      </w:ins>
      <w:r>
        <w:t>of a fuel</w:t>
      </w:r>
      <w:ins w:id="171" w:author="Ying Shian Loh" w:date="2024-01-18T17:29:00Z">
        <w:r w:rsidR="00C80377">
          <w:t xml:space="preserve"> firing</w:t>
        </w:r>
      </w:ins>
      <w:del w:id="172" w:author="Ying Shian Loh" w:date="2024-01-18T17:29:00Z">
        <w:r w:rsidDel="00C80377">
          <w:delText>i</w:delText>
        </w:r>
        <w:r w:rsidDel="000321A3">
          <w:delText>ng</w:delText>
        </w:r>
      </w:del>
      <w:r>
        <w:t xml:space="preserve"> system that is specially calibrated to fuel NERADOs into the furnace efficiently. </w:t>
      </w:r>
      <w:ins w:id="173" w:author="Ying Shian Loh" w:date="2024-01-18T17:28:00Z">
        <w:r w:rsidR="000321A3">
          <w:t xml:space="preserve">The replaced fuel firing </w:t>
        </w:r>
      </w:ins>
      <w:ins w:id="174" w:author="Ying Shian Loh" w:date="2024-01-18T17:29:00Z">
        <w:r w:rsidR="000321A3">
          <w:t xml:space="preserve">system </w:t>
        </w:r>
      </w:ins>
      <w:ins w:id="175" w:author="Ying Shian Loh" w:date="2024-01-18T17:30:00Z">
        <w:r w:rsidR="00283F3A">
          <w:t xml:space="preserve">also has the capability to fire other </w:t>
        </w:r>
      </w:ins>
      <w:ins w:id="176" w:author="Ying Shian Loh" w:date="2024-01-23T17:22:00Z">
        <w:r w:rsidR="00274B68">
          <w:t xml:space="preserve">kind of liquid fuels </w:t>
        </w:r>
      </w:ins>
      <w:ins w:id="177" w:author="Ying Shian Loh" w:date="2024-01-18T17:31:00Z">
        <w:r w:rsidR="008938C7">
          <w:t>such as HFO</w:t>
        </w:r>
      </w:ins>
      <w:ins w:id="178" w:author="Ying Shian Loh" w:date="2024-01-23T17:22:00Z">
        <w:r w:rsidR="00274B68">
          <w:t xml:space="preserve"> and diesel fuels. </w:t>
        </w:r>
      </w:ins>
    </w:p>
    <w:p w14:paraId="06FEABFC" w14:textId="77777777" w:rsidR="002C5172" w:rsidRDefault="002C5172" w:rsidP="002C5172">
      <w:pPr>
        <w:spacing w:after="0"/>
        <w:jc w:val="both"/>
        <w:rPr>
          <w:highlight w:val="yellow"/>
        </w:rPr>
      </w:pPr>
    </w:p>
    <w:p w14:paraId="73189C64" w14:textId="77777777" w:rsidR="002C5172" w:rsidRDefault="002C5172" w:rsidP="002C5172">
      <w:pPr>
        <w:spacing w:after="0"/>
        <w:jc w:val="both"/>
      </w:pPr>
      <w:r>
        <w:t>NERADOs have characteristics such as peak heat release and combustion rate, that are similar to that of HFO, are liquid at the range of heating temperatures similar to HFO and cause minimal corrosion to equipment and must above all have lower emissions compared to HFO. All these benefits must also be achieved while meeting the average fuel price set by the firm’s budget.</w:t>
      </w:r>
    </w:p>
    <w:p w14:paraId="12348ADD" w14:textId="77777777" w:rsidR="002C5172" w:rsidRDefault="002C5172" w:rsidP="002C5172">
      <w:pPr>
        <w:spacing w:after="0"/>
        <w:jc w:val="both"/>
      </w:pPr>
    </w:p>
    <w:p w14:paraId="04BFEE5F" w14:textId="77777777" w:rsidR="002C5172" w:rsidRDefault="002C5172" w:rsidP="002C5172">
      <w:pPr>
        <w:spacing w:after="0"/>
        <w:jc w:val="both"/>
      </w:pPr>
      <w:r>
        <w:t>Keeping all these parameters in mind JTS has been undertaking tests to find the best and most sustainable alternative. These efforts contribute to undertaking sustainable industrialization as well as foster innovation. By replacing a CO2 intensive oil with a less pollutive product.</w:t>
      </w:r>
    </w:p>
    <w:p w14:paraId="52285AD3" w14:textId="77777777" w:rsidR="002C5172" w:rsidRDefault="002C5172" w:rsidP="002C5172">
      <w:pPr>
        <w:spacing w:after="0"/>
        <w:jc w:val="both"/>
      </w:pPr>
    </w:p>
    <w:p w14:paraId="71311FD9" w14:textId="77777777" w:rsidR="002C5172" w:rsidRDefault="002C5172" w:rsidP="002C5172">
      <w:pPr>
        <w:spacing w:after="0"/>
        <w:rPr>
          <w:b/>
          <w:color w:val="000000"/>
          <w:u w:val="single"/>
        </w:rPr>
      </w:pPr>
      <w:r>
        <w:rPr>
          <w:b/>
          <w:color w:val="000000"/>
          <w:u w:val="single"/>
        </w:rPr>
        <w:t>Comparison Table between Heavy Fuel Oil (HFO) vs Crude Palm Oil (CPO)</w:t>
      </w:r>
    </w:p>
    <w:p w14:paraId="049FC7D0" w14:textId="77777777" w:rsidR="002C5172" w:rsidRDefault="002C5172" w:rsidP="002C5172">
      <w:pPr>
        <w:spacing w:after="0"/>
        <w:rPr>
          <w:b/>
        </w:rPr>
      </w:pPr>
      <w:bookmarkStart w:id="179" w:name="_3dy6vkm" w:colFirst="0" w:colLast="0"/>
      <w:bookmarkEnd w:id="179"/>
      <w:r>
        <w:rPr>
          <w:b/>
        </w:rPr>
        <w:t>Table 2: Comparison between Heavy Fuel Oil (HFO) vs Crude Palm Oil (CPO).</w:t>
      </w:r>
    </w:p>
    <w:p w14:paraId="00C13355" w14:textId="77777777" w:rsidR="002C5172" w:rsidRDefault="002C5172" w:rsidP="002C5172">
      <w:pPr>
        <w:keepNext/>
        <w:pBdr>
          <w:top w:val="nil"/>
          <w:left w:val="nil"/>
          <w:bottom w:val="nil"/>
          <w:right w:val="nil"/>
          <w:between w:val="nil"/>
        </w:pBdr>
        <w:rPr>
          <w:b/>
          <w:color w:val="000000"/>
          <w:highlight w:val="yellow"/>
        </w:rPr>
      </w:pPr>
    </w:p>
    <w:tbl>
      <w:tblPr>
        <w:tblW w:w="9536" w:type="dxa"/>
        <w:tblInd w:w="93" w:type="dxa"/>
        <w:tblLayout w:type="fixed"/>
        <w:tblLook w:val="0400" w:firstRow="0" w:lastRow="0" w:firstColumn="0" w:lastColumn="0" w:noHBand="0" w:noVBand="1"/>
      </w:tblPr>
      <w:tblGrid>
        <w:gridCol w:w="1745"/>
        <w:gridCol w:w="1246"/>
        <w:gridCol w:w="1447"/>
        <w:gridCol w:w="5098"/>
      </w:tblGrid>
      <w:tr w:rsidR="002C5172" w14:paraId="389C35EB" w14:textId="77777777" w:rsidTr="005336A6">
        <w:trPr>
          <w:trHeight w:val="300"/>
        </w:trPr>
        <w:tc>
          <w:tcPr>
            <w:tcW w:w="17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EDB0346" w14:textId="77777777" w:rsidR="002C5172" w:rsidRDefault="002C5172" w:rsidP="005336A6">
            <w:pPr>
              <w:rPr>
                <w:b/>
                <w:color w:val="000000"/>
              </w:rPr>
            </w:pPr>
            <w:r>
              <w:rPr>
                <w:b/>
                <w:color w:val="000000"/>
              </w:rPr>
              <w:t>Parameters</w:t>
            </w:r>
          </w:p>
        </w:tc>
        <w:tc>
          <w:tcPr>
            <w:tcW w:w="1246" w:type="dxa"/>
            <w:tcBorders>
              <w:top w:val="single" w:sz="4" w:space="0" w:color="000000"/>
              <w:left w:val="nil"/>
              <w:bottom w:val="single" w:sz="4" w:space="0" w:color="000000"/>
              <w:right w:val="single" w:sz="4" w:space="0" w:color="000000"/>
            </w:tcBorders>
            <w:shd w:val="clear" w:color="auto" w:fill="auto"/>
            <w:vAlign w:val="bottom"/>
          </w:tcPr>
          <w:p w14:paraId="03193B2C" w14:textId="77777777" w:rsidR="002C5172" w:rsidRDefault="002C5172" w:rsidP="005336A6">
            <w:pPr>
              <w:rPr>
                <w:b/>
                <w:color w:val="000000"/>
              </w:rPr>
            </w:pPr>
            <w:r>
              <w:rPr>
                <w:b/>
                <w:color w:val="000000"/>
              </w:rPr>
              <w:t>HFO</w:t>
            </w:r>
          </w:p>
        </w:tc>
        <w:tc>
          <w:tcPr>
            <w:tcW w:w="1447" w:type="dxa"/>
            <w:tcBorders>
              <w:top w:val="single" w:sz="4" w:space="0" w:color="000000"/>
              <w:left w:val="nil"/>
              <w:bottom w:val="single" w:sz="4" w:space="0" w:color="000000"/>
              <w:right w:val="single" w:sz="4" w:space="0" w:color="000000"/>
            </w:tcBorders>
            <w:shd w:val="clear" w:color="auto" w:fill="auto"/>
            <w:vAlign w:val="bottom"/>
          </w:tcPr>
          <w:p w14:paraId="79FFC270" w14:textId="77777777" w:rsidR="002C5172" w:rsidRDefault="002C5172" w:rsidP="005336A6">
            <w:pPr>
              <w:rPr>
                <w:b/>
                <w:color w:val="000000"/>
              </w:rPr>
            </w:pPr>
            <w:r>
              <w:rPr>
                <w:b/>
                <w:color w:val="000000"/>
              </w:rPr>
              <w:t>CPO</w:t>
            </w:r>
          </w:p>
        </w:tc>
        <w:tc>
          <w:tcPr>
            <w:tcW w:w="5098" w:type="dxa"/>
            <w:tcBorders>
              <w:top w:val="single" w:sz="4" w:space="0" w:color="000000"/>
              <w:left w:val="nil"/>
              <w:bottom w:val="single" w:sz="4" w:space="0" w:color="000000"/>
              <w:right w:val="single" w:sz="4" w:space="0" w:color="000000"/>
            </w:tcBorders>
            <w:shd w:val="clear" w:color="auto" w:fill="auto"/>
            <w:vAlign w:val="bottom"/>
          </w:tcPr>
          <w:p w14:paraId="63D334C4" w14:textId="77777777" w:rsidR="002C5172" w:rsidRDefault="002C5172" w:rsidP="005336A6">
            <w:pPr>
              <w:rPr>
                <w:b/>
                <w:color w:val="000000"/>
              </w:rPr>
            </w:pPr>
            <w:r>
              <w:rPr>
                <w:b/>
                <w:color w:val="000000"/>
              </w:rPr>
              <w:t xml:space="preserve">Remarks/References </w:t>
            </w:r>
          </w:p>
        </w:tc>
      </w:tr>
      <w:tr w:rsidR="002C5172" w14:paraId="044B01C1" w14:textId="77777777" w:rsidTr="005336A6">
        <w:trPr>
          <w:trHeight w:val="300"/>
        </w:trPr>
        <w:tc>
          <w:tcPr>
            <w:tcW w:w="1745" w:type="dxa"/>
            <w:tcBorders>
              <w:top w:val="nil"/>
              <w:left w:val="single" w:sz="4" w:space="0" w:color="000000"/>
              <w:bottom w:val="single" w:sz="4" w:space="0" w:color="000000"/>
              <w:right w:val="single" w:sz="4" w:space="0" w:color="000000"/>
            </w:tcBorders>
            <w:shd w:val="clear" w:color="auto" w:fill="auto"/>
            <w:vAlign w:val="bottom"/>
          </w:tcPr>
          <w:p w14:paraId="5BCD55BB" w14:textId="0C1DB8E0" w:rsidR="002C5172" w:rsidRDefault="002C5172" w:rsidP="005336A6">
            <w:pPr>
              <w:rPr>
                <w:color w:val="000000"/>
              </w:rPr>
            </w:pPr>
            <w:r>
              <w:rPr>
                <w:color w:val="000000"/>
              </w:rPr>
              <w:t>Average 2018 pricing in Malaysian Ringgit (</w:t>
            </w:r>
            <w:ins w:id="180" w:author="Ying Shian Loh" w:date="2024-02-28T17:49:00Z">
              <w:r w:rsidR="00732022">
                <w:rPr>
                  <w:color w:val="000000"/>
                </w:rPr>
                <w:t>RM</w:t>
              </w:r>
            </w:ins>
            <w:del w:id="181" w:author="Ying Shian Loh" w:date="2024-02-28T17:49:00Z">
              <w:r w:rsidDel="00732022">
                <w:rPr>
                  <w:color w:val="000000"/>
                </w:rPr>
                <w:delText>$</w:delText>
              </w:r>
            </w:del>
            <w:r>
              <w:rPr>
                <w:color w:val="000000"/>
              </w:rPr>
              <w:t>/l)</w:t>
            </w:r>
          </w:p>
        </w:tc>
        <w:tc>
          <w:tcPr>
            <w:tcW w:w="1246" w:type="dxa"/>
            <w:tcBorders>
              <w:top w:val="nil"/>
              <w:left w:val="nil"/>
              <w:bottom w:val="single" w:sz="4" w:space="0" w:color="000000"/>
              <w:right w:val="single" w:sz="4" w:space="0" w:color="000000"/>
            </w:tcBorders>
            <w:shd w:val="clear" w:color="auto" w:fill="auto"/>
            <w:vAlign w:val="bottom"/>
          </w:tcPr>
          <w:p w14:paraId="6F5ECD35" w14:textId="77777777" w:rsidR="002C5172" w:rsidRDefault="002C5172" w:rsidP="005336A6">
            <w:pPr>
              <w:rPr>
                <w:color w:val="000000"/>
              </w:rPr>
            </w:pPr>
            <w:r>
              <w:rPr>
                <w:color w:val="000000"/>
              </w:rPr>
              <w:t>2.23</w:t>
            </w:r>
          </w:p>
        </w:tc>
        <w:tc>
          <w:tcPr>
            <w:tcW w:w="1447" w:type="dxa"/>
            <w:tcBorders>
              <w:top w:val="nil"/>
              <w:left w:val="nil"/>
              <w:bottom w:val="single" w:sz="4" w:space="0" w:color="000000"/>
              <w:right w:val="single" w:sz="4" w:space="0" w:color="000000"/>
            </w:tcBorders>
            <w:shd w:val="clear" w:color="auto" w:fill="auto"/>
            <w:vAlign w:val="bottom"/>
          </w:tcPr>
          <w:p w14:paraId="22F36823" w14:textId="77777777" w:rsidR="002C5172" w:rsidRDefault="002C5172" w:rsidP="005336A6">
            <w:pPr>
              <w:rPr>
                <w:color w:val="000000"/>
              </w:rPr>
            </w:pPr>
            <w:r>
              <w:rPr>
                <w:color w:val="000000"/>
              </w:rPr>
              <w:t>2.24</w:t>
            </w:r>
          </w:p>
        </w:tc>
        <w:tc>
          <w:tcPr>
            <w:tcW w:w="5098" w:type="dxa"/>
            <w:tcBorders>
              <w:top w:val="nil"/>
              <w:left w:val="nil"/>
              <w:bottom w:val="single" w:sz="4" w:space="0" w:color="000000"/>
              <w:right w:val="single" w:sz="4" w:space="0" w:color="000000"/>
            </w:tcBorders>
            <w:shd w:val="clear" w:color="auto" w:fill="auto"/>
            <w:vAlign w:val="bottom"/>
          </w:tcPr>
          <w:p w14:paraId="6EEEC02F" w14:textId="77777777" w:rsidR="002C5172" w:rsidRPr="003A1AEB" w:rsidRDefault="002C5172" w:rsidP="002C5172">
            <w:pPr>
              <w:pStyle w:val="ListParagraph"/>
              <w:numPr>
                <w:ilvl w:val="0"/>
                <w:numId w:val="26"/>
              </w:numPr>
              <w:spacing w:after="0" w:line="240" w:lineRule="auto"/>
            </w:pPr>
            <w:r w:rsidRPr="003A1AEB">
              <w:t xml:space="preserve">2019 - 2022 JTS fuel consumption NERADO vs Fossil Fuels </w:t>
            </w:r>
          </w:p>
          <w:p w14:paraId="584FB120" w14:textId="77777777" w:rsidR="002C5172" w:rsidRPr="00B33572" w:rsidRDefault="0054233B" w:rsidP="002C5172">
            <w:pPr>
              <w:pStyle w:val="ListParagraph"/>
              <w:numPr>
                <w:ilvl w:val="0"/>
                <w:numId w:val="26"/>
              </w:numPr>
              <w:rPr>
                <w:color w:val="000000"/>
              </w:rPr>
            </w:pPr>
            <w:hyperlink r:id="rId15" w:history="1">
              <w:r w:rsidR="002C5172" w:rsidRPr="00B33572">
                <w:rPr>
                  <w:rStyle w:val="Hyperlink"/>
                  <w:rFonts w:ascii="Verdana" w:hAnsi="Verdana"/>
                </w:rPr>
                <w:t>Monthly Palm Oil Trade Statistics, 2018 – MPOC</w:t>
              </w:r>
            </w:hyperlink>
          </w:p>
        </w:tc>
      </w:tr>
      <w:tr w:rsidR="002C5172" w14:paraId="5C818560" w14:textId="77777777" w:rsidTr="005336A6">
        <w:trPr>
          <w:trHeight w:val="300"/>
        </w:trPr>
        <w:tc>
          <w:tcPr>
            <w:tcW w:w="1745" w:type="dxa"/>
            <w:tcBorders>
              <w:top w:val="nil"/>
              <w:left w:val="single" w:sz="4" w:space="0" w:color="000000"/>
              <w:bottom w:val="single" w:sz="4" w:space="0" w:color="000000"/>
              <w:right w:val="single" w:sz="4" w:space="0" w:color="000000"/>
            </w:tcBorders>
            <w:shd w:val="clear" w:color="auto" w:fill="auto"/>
            <w:vAlign w:val="bottom"/>
          </w:tcPr>
          <w:p w14:paraId="4C8EF685" w14:textId="77777777" w:rsidR="002C5172" w:rsidRDefault="002C5172" w:rsidP="005336A6">
            <w:pPr>
              <w:rPr>
                <w:color w:val="000000"/>
              </w:rPr>
            </w:pPr>
            <w:r>
              <w:rPr>
                <w:color w:val="000000"/>
              </w:rPr>
              <w:t>Density, Kg/l)</w:t>
            </w:r>
          </w:p>
        </w:tc>
        <w:tc>
          <w:tcPr>
            <w:tcW w:w="1246" w:type="dxa"/>
            <w:tcBorders>
              <w:top w:val="nil"/>
              <w:left w:val="nil"/>
              <w:bottom w:val="single" w:sz="4" w:space="0" w:color="000000"/>
              <w:right w:val="single" w:sz="4" w:space="0" w:color="000000"/>
            </w:tcBorders>
            <w:shd w:val="clear" w:color="auto" w:fill="auto"/>
            <w:vAlign w:val="bottom"/>
          </w:tcPr>
          <w:p w14:paraId="23942901" w14:textId="77777777" w:rsidR="002C5172" w:rsidRDefault="002C5172" w:rsidP="005336A6">
            <w:pPr>
              <w:rPr>
                <w:color w:val="000000"/>
              </w:rPr>
            </w:pPr>
            <w:r>
              <w:rPr>
                <w:color w:val="000000"/>
              </w:rPr>
              <w:t>1.01</w:t>
            </w:r>
          </w:p>
        </w:tc>
        <w:tc>
          <w:tcPr>
            <w:tcW w:w="1447" w:type="dxa"/>
            <w:tcBorders>
              <w:top w:val="nil"/>
              <w:left w:val="nil"/>
              <w:bottom w:val="single" w:sz="4" w:space="0" w:color="000000"/>
              <w:right w:val="single" w:sz="4" w:space="0" w:color="000000"/>
            </w:tcBorders>
            <w:shd w:val="clear" w:color="auto" w:fill="auto"/>
            <w:vAlign w:val="bottom"/>
          </w:tcPr>
          <w:p w14:paraId="05F5D94B" w14:textId="77777777" w:rsidR="002C5172" w:rsidRDefault="002C5172" w:rsidP="005336A6">
            <w:pPr>
              <w:rPr>
                <w:color w:val="000000"/>
              </w:rPr>
            </w:pPr>
            <w:r>
              <w:rPr>
                <w:color w:val="000000"/>
              </w:rPr>
              <w:t>0.89</w:t>
            </w:r>
          </w:p>
        </w:tc>
        <w:tc>
          <w:tcPr>
            <w:tcW w:w="5098" w:type="dxa"/>
            <w:tcBorders>
              <w:top w:val="nil"/>
              <w:left w:val="nil"/>
              <w:bottom w:val="single" w:sz="4" w:space="0" w:color="000000"/>
              <w:right w:val="single" w:sz="4" w:space="0" w:color="000000"/>
            </w:tcBorders>
            <w:shd w:val="clear" w:color="auto" w:fill="auto"/>
            <w:vAlign w:val="bottom"/>
          </w:tcPr>
          <w:p w14:paraId="439DC220" w14:textId="77777777" w:rsidR="002C5172" w:rsidRDefault="002C5172" w:rsidP="002C5172">
            <w:pPr>
              <w:pStyle w:val="ListParagraph"/>
              <w:numPr>
                <w:ilvl w:val="0"/>
                <w:numId w:val="27"/>
              </w:numPr>
              <w:spacing w:after="0" w:line="240" w:lineRule="auto"/>
            </w:pPr>
            <w:r>
              <w:rPr>
                <w:color w:val="000000"/>
              </w:rPr>
              <w:t> </w:t>
            </w:r>
            <w:r w:rsidRPr="003A1AEB">
              <w:t>Exxon Mobil Marine fuel oil ISO 8217:2012</w:t>
            </w:r>
          </w:p>
          <w:p w14:paraId="162D2217" w14:textId="77777777" w:rsidR="002C5172" w:rsidRPr="005117D9" w:rsidRDefault="0054233B" w:rsidP="002C5172">
            <w:pPr>
              <w:pStyle w:val="ListParagraph"/>
              <w:numPr>
                <w:ilvl w:val="0"/>
                <w:numId w:val="27"/>
              </w:numPr>
              <w:spacing w:after="0" w:line="240" w:lineRule="auto"/>
            </w:pPr>
            <w:hyperlink r:id="rId16" w:history="1">
              <w:r w:rsidR="002C5172" w:rsidRPr="005117D9">
                <w:rPr>
                  <w:rStyle w:val="Hyperlink"/>
                  <w:rFonts w:ascii="Verdana" w:hAnsi="Verdana"/>
                </w:rPr>
                <w:t>PALM OIL PROPERTIES - Chempro Gujarat India</w:t>
              </w:r>
            </w:hyperlink>
          </w:p>
        </w:tc>
      </w:tr>
      <w:tr w:rsidR="002C5172" w14:paraId="6EBE5A08" w14:textId="77777777" w:rsidTr="005336A6">
        <w:trPr>
          <w:trHeight w:val="300"/>
        </w:trPr>
        <w:tc>
          <w:tcPr>
            <w:tcW w:w="1745" w:type="dxa"/>
            <w:tcBorders>
              <w:top w:val="nil"/>
              <w:left w:val="single" w:sz="4" w:space="0" w:color="000000"/>
              <w:bottom w:val="single" w:sz="4" w:space="0" w:color="000000"/>
              <w:right w:val="single" w:sz="4" w:space="0" w:color="000000"/>
            </w:tcBorders>
            <w:shd w:val="clear" w:color="auto" w:fill="auto"/>
            <w:vAlign w:val="bottom"/>
          </w:tcPr>
          <w:p w14:paraId="6FE6967A" w14:textId="77777777" w:rsidR="002C5172" w:rsidRDefault="002C5172" w:rsidP="005336A6">
            <w:pPr>
              <w:rPr>
                <w:color w:val="000000"/>
              </w:rPr>
            </w:pPr>
            <w:r>
              <w:rPr>
                <w:color w:val="000000"/>
              </w:rPr>
              <w:t>Net Calorific value, MJ/Kg</w:t>
            </w:r>
          </w:p>
        </w:tc>
        <w:tc>
          <w:tcPr>
            <w:tcW w:w="1246" w:type="dxa"/>
            <w:tcBorders>
              <w:top w:val="nil"/>
              <w:left w:val="nil"/>
              <w:bottom w:val="single" w:sz="4" w:space="0" w:color="000000"/>
              <w:right w:val="single" w:sz="4" w:space="0" w:color="000000"/>
            </w:tcBorders>
            <w:shd w:val="clear" w:color="auto" w:fill="auto"/>
            <w:vAlign w:val="bottom"/>
          </w:tcPr>
          <w:p w14:paraId="7C27C805" w14:textId="77777777" w:rsidR="002C5172" w:rsidRDefault="002C5172" w:rsidP="005336A6">
            <w:pPr>
              <w:rPr>
                <w:color w:val="000000"/>
              </w:rPr>
            </w:pPr>
            <w:r>
              <w:rPr>
                <w:color w:val="000000"/>
              </w:rPr>
              <w:t>40.5</w:t>
            </w:r>
          </w:p>
        </w:tc>
        <w:tc>
          <w:tcPr>
            <w:tcW w:w="1447" w:type="dxa"/>
            <w:tcBorders>
              <w:top w:val="nil"/>
              <w:left w:val="nil"/>
              <w:bottom w:val="single" w:sz="4" w:space="0" w:color="000000"/>
              <w:right w:val="single" w:sz="4" w:space="0" w:color="000000"/>
            </w:tcBorders>
            <w:shd w:val="clear" w:color="auto" w:fill="auto"/>
            <w:vAlign w:val="bottom"/>
          </w:tcPr>
          <w:p w14:paraId="1D3151D8" w14:textId="77777777" w:rsidR="002C5172" w:rsidRDefault="002C5172" w:rsidP="005336A6">
            <w:pPr>
              <w:rPr>
                <w:color w:val="000000"/>
              </w:rPr>
            </w:pPr>
            <w:r>
              <w:rPr>
                <w:color w:val="000000"/>
              </w:rPr>
              <w:t>37</w:t>
            </w:r>
          </w:p>
        </w:tc>
        <w:tc>
          <w:tcPr>
            <w:tcW w:w="5098" w:type="dxa"/>
            <w:tcBorders>
              <w:top w:val="nil"/>
              <w:left w:val="nil"/>
              <w:bottom w:val="single" w:sz="4" w:space="0" w:color="000000"/>
              <w:right w:val="single" w:sz="4" w:space="0" w:color="000000"/>
            </w:tcBorders>
            <w:shd w:val="clear" w:color="auto" w:fill="auto"/>
            <w:vAlign w:val="bottom"/>
          </w:tcPr>
          <w:p w14:paraId="081D7FD9" w14:textId="77777777" w:rsidR="002C5172" w:rsidRPr="00FD01C7" w:rsidRDefault="002C5172" w:rsidP="002C5172">
            <w:pPr>
              <w:pStyle w:val="ListParagraph"/>
              <w:numPr>
                <w:ilvl w:val="0"/>
                <w:numId w:val="27"/>
              </w:numPr>
              <w:rPr>
                <w:color w:val="000000"/>
              </w:rPr>
            </w:pPr>
            <w:r w:rsidRPr="003A1AEB">
              <w:t>Biograce condensed list of standard values</w:t>
            </w:r>
          </w:p>
        </w:tc>
      </w:tr>
      <w:tr w:rsidR="002C5172" w14:paraId="01D86004" w14:textId="77777777" w:rsidTr="005336A6">
        <w:trPr>
          <w:trHeight w:val="300"/>
        </w:trPr>
        <w:tc>
          <w:tcPr>
            <w:tcW w:w="1745" w:type="dxa"/>
            <w:tcBorders>
              <w:top w:val="nil"/>
              <w:left w:val="single" w:sz="4" w:space="0" w:color="000000"/>
              <w:bottom w:val="single" w:sz="4" w:space="0" w:color="000000"/>
              <w:right w:val="single" w:sz="4" w:space="0" w:color="000000"/>
            </w:tcBorders>
            <w:shd w:val="clear" w:color="auto" w:fill="auto"/>
            <w:vAlign w:val="bottom"/>
          </w:tcPr>
          <w:p w14:paraId="1790D993" w14:textId="77777777" w:rsidR="002C5172" w:rsidRDefault="002C5172" w:rsidP="005336A6">
            <w:pPr>
              <w:rPr>
                <w:color w:val="000000"/>
              </w:rPr>
            </w:pPr>
            <w:r>
              <w:rPr>
                <w:color w:val="000000"/>
              </w:rPr>
              <w:t>Sulphur Content,%</w:t>
            </w:r>
          </w:p>
        </w:tc>
        <w:tc>
          <w:tcPr>
            <w:tcW w:w="1246" w:type="dxa"/>
            <w:tcBorders>
              <w:top w:val="nil"/>
              <w:left w:val="nil"/>
              <w:bottom w:val="single" w:sz="4" w:space="0" w:color="000000"/>
              <w:right w:val="single" w:sz="4" w:space="0" w:color="000000"/>
            </w:tcBorders>
            <w:shd w:val="clear" w:color="auto" w:fill="auto"/>
            <w:vAlign w:val="bottom"/>
          </w:tcPr>
          <w:p w14:paraId="2AF788D6" w14:textId="77777777" w:rsidR="002C5172" w:rsidRDefault="002C5172" w:rsidP="005336A6">
            <w:pPr>
              <w:rPr>
                <w:color w:val="000000"/>
              </w:rPr>
            </w:pPr>
            <w:r>
              <w:rPr>
                <w:color w:val="000000"/>
              </w:rPr>
              <w:t>0.5 to 3.5%</w:t>
            </w:r>
          </w:p>
        </w:tc>
        <w:tc>
          <w:tcPr>
            <w:tcW w:w="1447" w:type="dxa"/>
            <w:tcBorders>
              <w:top w:val="nil"/>
              <w:left w:val="nil"/>
              <w:bottom w:val="single" w:sz="4" w:space="0" w:color="000000"/>
              <w:right w:val="single" w:sz="4" w:space="0" w:color="000000"/>
            </w:tcBorders>
            <w:shd w:val="clear" w:color="auto" w:fill="auto"/>
            <w:vAlign w:val="bottom"/>
          </w:tcPr>
          <w:p w14:paraId="75494890" w14:textId="77777777" w:rsidR="002C5172" w:rsidRDefault="002C5172" w:rsidP="005336A6">
            <w:pPr>
              <w:rPr>
                <w:color w:val="000000"/>
              </w:rPr>
            </w:pPr>
            <w:r>
              <w:rPr>
                <w:color w:val="000000"/>
              </w:rPr>
              <w:t>0.00097 to 0.02</w:t>
            </w:r>
          </w:p>
        </w:tc>
        <w:tc>
          <w:tcPr>
            <w:tcW w:w="5098" w:type="dxa"/>
            <w:tcBorders>
              <w:top w:val="nil"/>
              <w:left w:val="nil"/>
              <w:bottom w:val="single" w:sz="4" w:space="0" w:color="000000"/>
              <w:right w:val="single" w:sz="4" w:space="0" w:color="000000"/>
            </w:tcBorders>
            <w:shd w:val="clear" w:color="auto" w:fill="auto"/>
            <w:vAlign w:val="bottom"/>
          </w:tcPr>
          <w:p w14:paraId="1771BFD1" w14:textId="77777777" w:rsidR="002C5172" w:rsidRDefault="002C5172" w:rsidP="005336A6">
            <w:pPr>
              <w:rPr>
                <w:color w:val="000000"/>
              </w:rPr>
            </w:pPr>
            <w:r>
              <w:rPr>
                <w:color w:val="000000"/>
              </w:rPr>
              <w:t> B. He, B &amp; H. Van Gerpen, J &amp; C. Thompson, J. (2010). Sulfur Content in Selected Oils and Fats and their Corresponding Methyl Esters. Applied Engineering in Agriculture. 25. 10.13031/2013.26319.</w:t>
            </w:r>
          </w:p>
        </w:tc>
      </w:tr>
      <w:tr w:rsidR="002C5172" w14:paraId="2E15F746" w14:textId="77777777" w:rsidTr="005336A6">
        <w:trPr>
          <w:trHeight w:val="300"/>
        </w:trPr>
        <w:tc>
          <w:tcPr>
            <w:tcW w:w="1745" w:type="dxa"/>
            <w:tcBorders>
              <w:top w:val="nil"/>
              <w:left w:val="single" w:sz="4" w:space="0" w:color="000000"/>
              <w:bottom w:val="single" w:sz="4" w:space="0" w:color="000000"/>
              <w:right w:val="single" w:sz="4" w:space="0" w:color="000000"/>
            </w:tcBorders>
            <w:shd w:val="clear" w:color="auto" w:fill="auto"/>
            <w:vAlign w:val="bottom"/>
          </w:tcPr>
          <w:p w14:paraId="64E81793" w14:textId="77777777" w:rsidR="002C5172" w:rsidRDefault="002C5172" w:rsidP="005336A6">
            <w:pPr>
              <w:rPr>
                <w:color w:val="000000"/>
              </w:rPr>
            </w:pPr>
            <w:r>
              <w:rPr>
                <w:color w:val="000000"/>
              </w:rPr>
              <w:t>Nitrogen content</w:t>
            </w:r>
          </w:p>
        </w:tc>
        <w:tc>
          <w:tcPr>
            <w:tcW w:w="1246" w:type="dxa"/>
            <w:tcBorders>
              <w:top w:val="nil"/>
              <w:left w:val="nil"/>
              <w:bottom w:val="single" w:sz="4" w:space="0" w:color="000000"/>
              <w:right w:val="single" w:sz="4" w:space="0" w:color="000000"/>
            </w:tcBorders>
            <w:shd w:val="clear" w:color="auto" w:fill="auto"/>
            <w:vAlign w:val="bottom"/>
          </w:tcPr>
          <w:p w14:paraId="36DD3CFE" w14:textId="77777777" w:rsidR="002C5172" w:rsidRDefault="002C5172" w:rsidP="005336A6">
            <w:pPr>
              <w:rPr>
                <w:color w:val="000000"/>
              </w:rPr>
            </w:pPr>
            <w:r>
              <w:rPr>
                <w:color w:val="000000"/>
              </w:rPr>
              <w:t>0.2 to 0.4%</w:t>
            </w:r>
          </w:p>
        </w:tc>
        <w:tc>
          <w:tcPr>
            <w:tcW w:w="1447" w:type="dxa"/>
            <w:tcBorders>
              <w:top w:val="nil"/>
              <w:left w:val="nil"/>
              <w:bottom w:val="single" w:sz="4" w:space="0" w:color="000000"/>
              <w:right w:val="single" w:sz="4" w:space="0" w:color="000000"/>
            </w:tcBorders>
            <w:shd w:val="clear" w:color="auto" w:fill="auto"/>
            <w:vAlign w:val="bottom"/>
          </w:tcPr>
          <w:p w14:paraId="6079BDE7" w14:textId="77777777" w:rsidR="002C5172" w:rsidRDefault="002C5172" w:rsidP="005336A6">
            <w:pPr>
              <w:rPr>
                <w:color w:val="000000"/>
              </w:rPr>
            </w:pPr>
            <w:r>
              <w:rPr>
                <w:color w:val="000000"/>
              </w:rPr>
              <w:t>0.02 to 0.0215</w:t>
            </w:r>
          </w:p>
        </w:tc>
        <w:tc>
          <w:tcPr>
            <w:tcW w:w="5098" w:type="dxa"/>
            <w:tcBorders>
              <w:top w:val="nil"/>
              <w:left w:val="nil"/>
              <w:bottom w:val="single" w:sz="4" w:space="0" w:color="000000"/>
              <w:right w:val="single" w:sz="4" w:space="0" w:color="000000"/>
            </w:tcBorders>
            <w:shd w:val="clear" w:color="auto" w:fill="auto"/>
            <w:vAlign w:val="bottom"/>
          </w:tcPr>
          <w:p w14:paraId="39773AC2" w14:textId="77777777" w:rsidR="002C5172" w:rsidRDefault="002C5172" w:rsidP="005336A6">
            <w:pPr>
              <w:rPr>
                <w:color w:val="000000"/>
              </w:rPr>
            </w:pPr>
            <w:r>
              <w:rPr>
                <w:color w:val="000000"/>
              </w:rPr>
              <w:t> Lim, T.H. &amp; Bari, S &amp; Yu, C.W.. (2017). USING CRUDE PALM OIL (CPO) AS DIESEL ENGINE FUEL. ASEAN Journal on Science and Technology for Development. 19. 1. 10.29037/ajstd.334.</w:t>
            </w:r>
          </w:p>
        </w:tc>
      </w:tr>
    </w:tbl>
    <w:p w14:paraId="1BBC0742" w14:textId="77777777" w:rsidR="002C5172" w:rsidRDefault="002C5172" w:rsidP="002C5172">
      <w:pPr>
        <w:spacing w:after="0"/>
        <w:jc w:val="both"/>
      </w:pPr>
      <w:r>
        <w:t>*** CPO/Biodiesel which is extracted from palm trees can be considered carbon natural vs LFO</w:t>
      </w:r>
    </w:p>
    <w:p w14:paraId="176F25C0" w14:textId="77777777" w:rsidR="002C5172" w:rsidRDefault="002C5172" w:rsidP="002C5172">
      <w:pPr>
        <w:spacing w:after="0"/>
        <w:jc w:val="both"/>
      </w:pPr>
    </w:p>
    <w:p w14:paraId="5CB4EA86" w14:textId="3D21A084" w:rsidR="00FA0423" w:rsidRDefault="002C5172" w:rsidP="00D80893">
      <w:pPr>
        <w:jc w:val="both"/>
      </w:pPr>
      <w:r>
        <w:t>From JTS’s experiments the temperature for using the oil has to be (set above 33</w:t>
      </w:r>
      <w:r>
        <w:rPr>
          <w:vertAlign w:val="superscript"/>
        </w:rPr>
        <w:t xml:space="preserve"> o</w:t>
      </w:r>
      <w:r>
        <w:t xml:space="preserve">C) and to ensure the fuel burns properly and achieves complete combustion to minimize soot. </w:t>
      </w:r>
    </w:p>
    <w:p w14:paraId="1119192A" w14:textId="53DCAC6C" w:rsidR="004E361A" w:rsidRDefault="007F21DA" w:rsidP="00B01408">
      <w:pPr>
        <w:pStyle w:val="Heading5"/>
      </w:pPr>
      <w:r>
        <w:t xml:space="preserve">A.4 </w:t>
      </w:r>
      <w:r w:rsidR="004E361A">
        <w:t>Scale of the project</w:t>
      </w:r>
    </w:p>
    <w:p w14:paraId="0AE7263F" w14:textId="77777777" w:rsidR="004E361A" w:rsidRDefault="004E361A" w:rsidP="004E361A">
      <w:pPr>
        <w:rPr>
          <w:lang w:eastAsia="de-DE"/>
        </w:rPr>
      </w:pPr>
      <w:r>
        <w:rPr>
          <w:lang w:eastAsia="de-DE"/>
        </w:rPr>
        <w:t>&gt;&gt;</w:t>
      </w:r>
    </w:p>
    <w:p w14:paraId="0131B8F4" w14:textId="692D01EE" w:rsidR="00D80893" w:rsidRDefault="001E4A48" w:rsidP="001E4A48">
      <w:pPr>
        <w:jc w:val="both"/>
      </w:pPr>
      <w:r>
        <w:t>As less than 10,000 tons of CO2-eq reductions are generated each year, the project is considered a micro-scale project.</w:t>
      </w:r>
    </w:p>
    <w:p w14:paraId="60B2E506" w14:textId="6A4A27D4" w:rsidR="004E361A" w:rsidRDefault="007F21DA" w:rsidP="007F21DA">
      <w:pPr>
        <w:pStyle w:val="Heading5"/>
      </w:pPr>
      <w:r>
        <w:t xml:space="preserve">A.5 </w:t>
      </w:r>
      <w:r w:rsidR="004E361A">
        <w:t xml:space="preserve">Funding sources of project </w:t>
      </w:r>
    </w:p>
    <w:p w14:paraId="30A3998B" w14:textId="196287BA" w:rsidR="00B85932" w:rsidRDefault="004E361A" w:rsidP="004E361A">
      <w:pPr>
        <w:rPr>
          <w:lang w:eastAsia="de-DE"/>
        </w:rPr>
      </w:pPr>
      <w:r>
        <w:rPr>
          <w:lang w:eastAsia="de-DE"/>
        </w:rPr>
        <w:t>&gt;&gt;</w:t>
      </w:r>
    </w:p>
    <w:p w14:paraId="3D462E6E" w14:textId="34322A98" w:rsidR="001E4A48" w:rsidRPr="000C5DE6" w:rsidRDefault="00D40DA2" w:rsidP="004E361A">
      <w:pPr>
        <w:rPr>
          <w:b/>
          <w:lang w:eastAsia="de-DE"/>
        </w:rPr>
      </w:pPr>
      <w:r>
        <w:t>The project activity does not have any public funding or Official Development Assistance (ODA) funding.</w:t>
      </w:r>
    </w:p>
    <w:p w14:paraId="14D73453" w14:textId="65656FDB" w:rsidR="00B85932" w:rsidRPr="000C5DE6" w:rsidRDefault="00B85932" w:rsidP="00B85932">
      <w:pPr>
        <w:rPr>
          <w:lang w:eastAsia="de-DE"/>
        </w:rPr>
      </w:pPr>
    </w:p>
    <w:p w14:paraId="14E85C65" w14:textId="4752CBC5" w:rsidR="00B85932" w:rsidRDefault="00B85932">
      <w:pPr>
        <w:spacing w:line="276" w:lineRule="auto"/>
        <w:contextualSpacing w:val="0"/>
        <w:rPr>
          <w:rFonts w:ascii="Avenir Book" w:hAnsi="Avenir Book"/>
          <w:b/>
          <w:bCs/>
          <w:lang w:eastAsia="de-DE"/>
        </w:rPr>
      </w:pPr>
      <w:r>
        <w:rPr>
          <w:rFonts w:ascii="Avenir Book" w:hAnsi="Avenir Book"/>
          <w:b/>
          <w:bCs/>
          <w:lang w:eastAsia="de-DE"/>
        </w:rPr>
        <w:br w:type="page"/>
      </w:r>
    </w:p>
    <w:p w14:paraId="59A989CC" w14:textId="41D6EFCB" w:rsidR="004E361A" w:rsidRPr="007C1D64" w:rsidRDefault="007F21DA" w:rsidP="007F21DA">
      <w:pPr>
        <w:pStyle w:val="Heading4"/>
      </w:pPr>
      <w:bookmarkStart w:id="182" w:name="_Ref49515954"/>
      <w:r>
        <w:t xml:space="preserve">SECTION B. </w:t>
      </w:r>
      <w:r w:rsidR="004E361A" w:rsidRPr="007C1D64">
        <w:t xml:space="preserve">APPLICATION OF APPROVED GOLD STANDARD </w:t>
      </w:r>
      <w:r w:rsidR="004E361A">
        <w:t>M</w:t>
      </w:r>
      <w:r w:rsidR="004E361A" w:rsidRPr="007C1D64">
        <w:t>ETHODOLOGY</w:t>
      </w:r>
      <w:r w:rsidR="004E361A">
        <w:t xml:space="preserve"> (IES)</w:t>
      </w:r>
      <w:r w:rsidR="004E361A" w:rsidRPr="007C1D64">
        <w:t xml:space="preserve"> </w:t>
      </w:r>
      <w:r w:rsidR="004E361A">
        <w:t>AND/OR DEMONSTRATION OF SDG CONTRIBUTIONS</w:t>
      </w:r>
      <w:bookmarkEnd w:id="182"/>
      <w:r w:rsidR="004E361A" w:rsidRPr="007C1D64" w:rsidDel="002E5951">
        <w:t xml:space="preserve"> </w:t>
      </w:r>
    </w:p>
    <w:p w14:paraId="4BCAF7D3" w14:textId="51491FF4" w:rsidR="004E361A" w:rsidRPr="007C1D64" w:rsidRDefault="007F21DA" w:rsidP="00B01408">
      <w:pPr>
        <w:pStyle w:val="Heading5"/>
      </w:pPr>
      <w:r>
        <w:t xml:space="preserve">B.1. </w:t>
      </w:r>
      <w:r w:rsidR="004E361A" w:rsidRPr="007C1D64">
        <w:t>Reference of approved methodology</w:t>
      </w:r>
      <w:r w:rsidR="004E361A">
        <w:t xml:space="preserve"> (ies)</w:t>
      </w:r>
      <w:r w:rsidR="004E361A" w:rsidRPr="007C1D64">
        <w:t xml:space="preserve"> </w:t>
      </w:r>
    </w:p>
    <w:p w14:paraId="44924759" w14:textId="77777777" w:rsidR="004E361A" w:rsidRDefault="004E361A" w:rsidP="004E361A">
      <w:r w:rsidRPr="009E261A">
        <w:t>&gt;&gt;</w:t>
      </w:r>
    </w:p>
    <w:p w14:paraId="0B577020" w14:textId="77777777" w:rsidR="00D365F1" w:rsidRDefault="00D365F1" w:rsidP="00D365F1">
      <w:pPr>
        <w:spacing w:after="0"/>
      </w:pPr>
      <w:r>
        <w:t>AMS.III.AS – Switch from fossil fuel to biomass in existing manufacturing facilities for non-energy applications version 02.0</w:t>
      </w:r>
    </w:p>
    <w:p w14:paraId="34753E03" w14:textId="77777777" w:rsidR="00D365F1" w:rsidRDefault="00D365F1" w:rsidP="00D365F1">
      <w:pPr>
        <w:spacing w:after="0"/>
      </w:pPr>
    </w:p>
    <w:p w14:paraId="10D8D062" w14:textId="77777777" w:rsidR="00D365F1" w:rsidRDefault="00D365F1" w:rsidP="00D365F1">
      <w:r>
        <w:t xml:space="preserve">With reference to the following tools where applicable: </w:t>
      </w:r>
    </w:p>
    <w:p w14:paraId="68BF0A87" w14:textId="77777777" w:rsidR="00D365F1" w:rsidRDefault="00D365F1" w:rsidP="00D365F1">
      <w:pPr>
        <w:numPr>
          <w:ilvl w:val="0"/>
          <w:numId w:val="28"/>
        </w:numPr>
        <w:pBdr>
          <w:top w:val="nil"/>
          <w:left w:val="nil"/>
          <w:bottom w:val="nil"/>
          <w:right w:val="nil"/>
          <w:between w:val="nil"/>
        </w:pBdr>
        <w:spacing w:after="0"/>
        <w:contextualSpacing w:val="0"/>
      </w:pPr>
      <w:r>
        <w:t>“Tool to calculate baseline, project and/or leakage emissions from electricity consumption” Version 3.0</w:t>
      </w:r>
    </w:p>
    <w:p w14:paraId="0403CF76" w14:textId="77777777" w:rsidR="00D365F1" w:rsidRDefault="00D365F1" w:rsidP="00D365F1">
      <w:pPr>
        <w:numPr>
          <w:ilvl w:val="0"/>
          <w:numId w:val="28"/>
        </w:numPr>
        <w:pBdr>
          <w:top w:val="nil"/>
          <w:left w:val="nil"/>
          <w:bottom w:val="nil"/>
          <w:right w:val="nil"/>
          <w:between w:val="nil"/>
        </w:pBdr>
        <w:spacing w:after="0"/>
        <w:contextualSpacing w:val="0"/>
      </w:pPr>
      <w:r>
        <w:t>“Tool to calculate project or leakage CO2 emissions from fossil fuel combustion” Version 3.0</w:t>
      </w:r>
    </w:p>
    <w:p w14:paraId="16DBDA6E" w14:textId="0817160D" w:rsidR="00D365F1" w:rsidRPr="007C1D64" w:rsidRDefault="00D365F1" w:rsidP="004E361A">
      <w:pPr>
        <w:numPr>
          <w:ilvl w:val="0"/>
          <w:numId w:val="28"/>
        </w:numPr>
        <w:pBdr>
          <w:top w:val="nil"/>
          <w:left w:val="nil"/>
          <w:bottom w:val="nil"/>
          <w:right w:val="nil"/>
          <w:between w:val="nil"/>
        </w:pBdr>
        <w:contextualSpacing w:val="0"/>
      </w:pPr>
      <w:r>
        <w:t>“Upstream leakage emissions associated with fossil fuel use” Version 2.0</w:t>
      </w:r>
    </w:p>
    <w:p w14:paraId="3AC7F82D" w14:textId="78410465" w:rsidR="004E361A" w:rsidRDefault="007F21DA" w:rsidP="00B01408">
      <w:pPr>
        <w:pStyle w:val="Heading5"/>
      </w:pPr>
      <w:r>
        <w:t xml:space="preserve">B.2. </w:t>
      </w:r>
      <w:r w:rsidR="004E361A" w:rsidRPr="007C1D64">
        <w:t xml:space="preserve">Applicability of methodology </w:t>
      </w:r>
      <w:r w:rsidR="004E361A">
        <w:t>(ies)</w:t>
      </w:r>
    </w:p>
    <w:p w14:paraId="24889DD5" w14:textId="77777777" w:rsidR="004E361A" w:rsidRDefault="004E361A" w:rsidP="004E361A">
      <w:r w:rsidRPr="009E261A">
        <w:t>&gt;&gt;</w:t>
      </w:r>
    </w:p>
    <w:p w14:paraId="08F7E9E4" w14:textId="77777777" w:rsidR="00C2136A" w:rsidRDefault="00C2136A" w:rsidP="00C2136A">
      <w:pPr>
        <w:spacing w:after="0"/>
      </w:pPr>
      <w:r>
        <w:t>The project activity is a fuel switch project in an existing manufacturing facility and there meets the applicability criteria states in the methodology AMS-III.AS:</w:t>
      </w:r>
    </w:p>
    <w:p w14:paraId="29D4827B" w14:textId="77777777" w:rsidR="00C2136A" w:rsidRDefault="00C2136A" w:rsidP="00C2136A">
      <w:pPr>
        <w:spacing w:after="0"/>
      </w:pPr>
      <w:r>
        <w:t>Table 3: Methodology applicability assessment.</w:t>
      </w:r>
    </w:p>
    <w:tbl>
      <w:tblPr>
        <w:tblW w:w="9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5"/>
        <w:gridCol w:w="4804"/>
      </w:tblGrid>
      <w:tr w:rsidR="00C2136A" w14:paraId="6AEB49E4" w14:textId="77777777" w:rsidTr="005336A6">
        <w:tc>
          <w:tcPr>
            <w:tcW w:w="4825" w:type="dxa"/>
            <w:shd w:val="clear" w:color="auto" w:fill="auto"/>
            <w:vAlign w:val="center"/>
          </w:tcPr>
          <w:p w14:paraId="589E7A6E" w14:textId="77777777" w:rsidR="00C2136A" w:rsidRPr="00BD09DE" w:rsidRDefault="00C2136A" w:rsidP="005336A6">
            <w:pPr>
              <w:jc w:val="center"/>
              <w:rPr>
                <w:b/>
                <w:color w:val="515151" w:themeColor="text1"/>
              </w:rPr>
            </w:pPr>
            <w:r w:rsidRPr="00BD09DE">
              <w:rPr>
                <w:b/>
                <w:color w:val="515151" w:themeColor="text1"/>
              </w:rPr>
              <w:t>Applicability</w:t>
            </w:r>
          </w:p>
        </w:tc>
        <w:tc>
          <w:tcPr>
            <w:tcW w:w="4804" w:type="dxa"/>
            <w:shd w:val="clear" w:color="auto" w:fill="auto"/>
            <w:vAlign w:val="center"/>
          </w:tcPr>
          <w:p w14:paraId="52CBAE51" w14:textId="77777777" w:rsidR="00C2136A" w:rsidRDefault="00C2136A" w:rsidP="005336A6">
            <w:pPr>
              <w:jc w:val="center"/>
              <w:rPr>
                <w:b/>
              </w:rPr>
            </w:pPr>
            <w:r>
              <w:rPr>
                <w:b/>
              </w:rPr>
              <w:t>Compliance Status</w:t>
            </w:r>
          </w:p>
        </w:tc>
      </w:tr>
      <w:tr w:rsidR="00C2136A" w14:paraId="3B410F89" w14:textId="77777777" w:rsidTr="005336A6">
        <w:tc>
          <w:tcPr>
            <w:tcW w:w="4825" w:type="dxa"/>
            <w:shd w:val="clear" w:color="auto" w:fill="auto"/>
          </w:tcPr>
          <w:p w14:paraId="5F7EA251" w14:textId="77777777" w:rsidR="00C2136A" w:rsidRPr="00562991" w:rsidRDefault="00C2136A" w:rsidP="005336A6">
            <w:pPr>
              <w:spacing w:after="0"/>
              <w:jc w:val="both"/>
              <w:rPr>
                <w:color w:val="515151" w:themeColor="text1"/>
                <w:szCs w:val="22"/>
              </w:rPr>
            </w:pPr>
            <w:r w:rsidRPr="00562991">
              <w:rPr>
                <w:color w:val="515151" w:themeColor="text1"/>
                <w:szCs w:val="22"/>
              </w:rPr>
              <w:t xml:space="preserve">This methodology is applicable to project activities that involve switching (complete or partial) from the use of carbon intensive energy source (or a mix of energy sources) of fossil fuel origin to renewable biomass or a mix of renewable biomass and fossil fuel in existing manufacturing facilities (e.g. steel, ceramics, aluminium, lime, clinker production). </w:t>
            </w:r>
          </w:p>
          <w:p w14:paraId="1825EC3F" w14:textId="77777777" w:rsidR="00C2136A" w:rsidRPr="00562991" w:rsidRDefault="00C2136A" w:rsidP="005336A6">
            <w:pPr>
              <w:spacing w:after="0"/>
              <w:jc w:val="both"/>
              <w:rPr>
                <w:color w:val="515151" w:themeColor="text1"/>
                <w:szCs w:val="22"/>
              </w:rPr>
            </w:pPr>
          </w:p>
          <w:p w14:paraId="01E4F92B" w14:textId="77777777" w:rsidR="00C2136A" w:rsidRPr="00562991" w:rsidRDefault="00C2136A" w:rsidP="005336A6">
            <w:pPr>
              <w:jc w:val="both"/>
              <w:rPr>
                <w:color w:val="515151" w:themeColor="text1"/>
                <w:szCs w:val="22"/>
              </w:rPr>
            </w:pPr>
          </w:p>
        </w:tc>
        <w:tc>
          <w:tcPr>
            <w:tcW w:w="4804" w:type="dxa"/>
            <w:shd w:val="clear" w:color="auto" w:fill="auto"/>
          </w:tcPr>
          <w:p w14:paraId="483796A6" w14:textId="77777777" w:rsidR="00C2136A" w:rsidRPr="00562991" w:rsidRDefault="00C2136A" w:rsidP="005336A6">
            <w:pPr>
              <w:spacing w:after="0"/>
              <w:jc w:val="both"/>
              <w:rPr>
                <w:b/>
                <w:szCs w:val="22"/>
              </w:rPr>
            </w:pPr>
            <w:r w:rsidRPr="00562991">
              <w:rPr>
                <w:b/>
                <w:szCs w:val="22"/>
              </w:rPr>
              <w:t>Yes</w:t>
            </w:r>
            <w:r w:rsidRPr="00562991">
              <w:rPr>
                <w:b/>
                <w:szCs w:val="22"/>
              </w:rPr>
              <w:br/>
            </w:r>
          </w:p>
          <w:p w14:paraId="179B48B5" w14:textId="19E77167" w:rsidR="00C2136A" w:rsidRPr="00562991" w:rsidRDefault="00C2136A" w:rsidP="005336A6">
            <w:pPr>
              <w:jc w:val="both"/>
              <w:rPr>
                <w:szCs w:val="22"/>
              </w:rPr>
            </w:pPr>
            <w:r w:rsidRPr="00562991">
              <w:rPr>
                <w:szCs w:val="22"/>
              </w:rPr>
              <w:t xml:space="preserve">The proposed project activity involves a </w:t>
            </w:r>
            <w:ins w:id="183" w:author="Ying Shian Loh" w:date="2024-01-18T17:10:00Z">
              <w:r w:rsidR="00B97D98" w:rsidRPr="00562991">
                <w:rPr>
                  <w:szCs w:val="22"/>
                </w:rPr>
                <w:t xml:space="preserve">partial or </w:t>
              </w:r>
            </w:ins>
            <w:r w:rsidRPr="00562991">
              <w:rPr>
                <w:szCs w:val="22"/>
              </w:rPr>
              <w:t>complete switch</w:t>
            </w:r>
            <w:ins w:id="184" w:author="Ying Shian Loh" w:date="2024-01-18T17:10:00Z">
              <w:r w:rsidR="00B97D98" w:rsidRPr="00562991">
                <w:rPr>
                  <w:szCs w:val="22"/>
                </w:rPr>
                <w:t xml:space="preserve"> (where possible)</w:t>
              </w:r>
            </w:ins>
            <w:r w:rsidRPr="00562991">
              <w:rPr>
                <w:szCs w:val="22"/>
              </w:rPr>
              <w:t xml:space="preserve"> from Heavy Fuel Oil to Non-edible Raw Agriculture-Derived Oil in an existing aluminium dross recycling plant. Hence, this criterion is met by the project.  </w:t>
            </w:r>
          </w:p>
        </w:tc>
      </w:tr>
      <w:tr w:rsidR="00C2136A" w14:paraId="15E9EADE" w14:textId="77777777" w:rsidTr="005336A6">
        <w:tc>
          <w:tcPr>
            <w:tcW w:w="4825" w:type="dxa"/>
            <w:shd w:val="clear" w:color="auto" w:fill="auto"/>
          </w:tcPr>
          <w:p w14:paraId="49FDD50F" w14:textId="77777777" w:rsidR="00C2136A" w:rsidRPr="00562991" w:rsidRDefault="00C2136A" w:rsidP="005336A6">
            <w:pPr>
              <w:spacing w:after="0"/>
              <w:jc w:val="both"/>
              <w:rPr>
                <w:color w:val="515151" w:themeColor="text1"/>
                <w:szCs w:val="22"/>
              </w:rPr>
            </w:pPr>
            <w:r w:rsidRPr="00562991">
              <w:rPr>
                <w:color w:val="515151" w:themeColor="text1"/>
                <w:szCs w:val="22"/>
              </w:rPr>
              <w:t>Fuel switching may also result in energy efficiency improvements; however, the primary aim of project activity is to reduce emissions through fuel switching</w:t>
            </w:r>
          </w:p>
          <w:p w14:paraId="29E37592" w14:textId="77777777" w:rsidR="00C2136A" w:rsidRPr="00562991" w:rsidRDefault="00C2136A" w:rsidP="005336A6">
            <w:pPr>
              <w:jc w:val="both"/>
              <w:rPr>
                <w:color w:val="515151" w:themeColor="text1"/>
                <w:szCs w:val="22"/>
              </w:rPr>
            </w:pPr>
          </w:p>
        </w:tc>
        <w:tc>
          <w:tcPr>
            <w:tcW w:w="4804" w:type="dxa"/>
            <w:shd w:val="clear" w:color="auto" w:fill="auto"/>
          </w:tcPr>
          <w:p w14:paraId="162222B4" w14:textId="77777777" w:rsidR="00C2136A" w:rsidRPr="00562991" w:rsidRDefault="00C2136A" w:rsidP="005336A6">
            <w:pPr>
              <w:spacing w:after="0"/>
              <w:jc w:val="both"/>
              <w:rPr>
                <w:b/>
                <w:szCs w:val="22"/>
              </w:rPr>
            </w:pPr>
            <w:r w:rsidRPr="00562991">
              <w:rPr>
                <w:b/>
                <w:szCs w:val="22"/>
              </w:rPr>
              <w:t>Yes</w:t>
            </w:r>
          </w:p>
          <w:p w14:paraId="369A23DD" w14:textId="77777777" w:rsidR="00C2136A" w:rsidRPr="00562991" w:rsidRDefault="00C2136A" w:rsidP="005336A6">
            <w:pPr>
              <w:spacing w:after="0"/>
              <w:jc w:val="both"/>
              <w:rPr>
                <w:szCs w:val="22"/>
              </w:rPr>
            </w:pPr>
          </w:p>
          <w:p w14:paraId="525EB245" w14:textId="7D39025B" w:rsidR="00C2136A" w:rsidRPr="00562991" w:rsidRDefault="00780164" w:rsidP="005336A6">
            <w:pPr>
              <w:jc w:val="both"/>
              <w:rPr>
                <w:szCs w:val="22"/>
              </w:rPr>
            </w:pPr>
            <w:ins w:id="185" w:author="Ying Shian Loh" w:date="2023-08-23T09:58:00Z">
              <w:r w:rsidRPr="00562991">
                <w:rPr>
                  <w:szCs w:val="22"/>
                </w:rPr>
                <w:t xml:space="preserve">The </w:t>
              </w:r>
              <w:r w:rsidR="0045665B" w:rsidRPr="00562991">
                <w:rPr>
                  <w:szCs w:val="22"/>
                </w:rPr>
                <w:t xml:space="preserve">fuel switching does not result in energy efficiency improvements, however the </w:t>
              </w:r>
              <w:r w:rsidR="00662D0A" w:rsidRPr="00562991">
                <w:rPr>
                  <w:szCs w:val="22"/>
                </w:rPr>
                <w:t>primary ai</w:t>
              </w:r>
            </w:ins>
            <w:ins w:id="186" w:author="Ying Shian Loh" w:date="2023-08-23T09:59:00Z">
              <w:r w:rsidR="00662D0A" w:rsidRPr="00562991">
                <w:rPr>
                  <w:szCs w:val="22"/>
                </w:rPr>
                <w:t xml:space="preserve">m of the project activity is to reduce emissions through fuel switching from HFO to </w:t>
              </w:r>
            </w:ins>
            <w:ins w:id="187" w:author="Ying Shian Loh" w:date="2023-08-23T10:00:00Z">
              <w:r w:rsidR="00662D0A" w:rsidRPr="00562991">
                <w:rPr>
                  <w:szCs w:val="22"/>
                </w:rPr>
                <w:t>Non-edible Raw Agriculture-derived Oil</w:t>
              </w:r>
            </w:ins>
            <w:ins w:id="188" w:author="Ying Shian Loh" w:date="2023-08-23T09:59:00Z">
              <w:r w:rsidR="00662D0A" w:rsidRPr="00562991">
                <w:rPr>
                  <w:szCs w:val="22"/>
                </w:rPr>
                <w:t>.</w:t>
              </w:r>
            </w:ins>
            <w:del w:id="189" w:author="Ying Shian Loh" w:date="2023-08-23T09:58:00Z">
              <w:r w:rsidR="00C2136A" w:rsidRPr="00562991" w:rsidDel="00780164">
                <w:rPr>
                  <w:szCs w:val="22"/>
                </w:rPr>
                <w:delText>The project activity may result in energy efficiency improvements; however, the main aim of the project activity will be focused on the reduction of emissions through fuel switching</w:delText>
              </w:r>
            </w:del>
            <w:r w:rsidR="00C2136A" w:rsidRPr="00562991">
              <w:rPr>
                <w:szCs w:val="22"/>
              </w:rPr>
              <w:t>.</w:t>
            </w:r>
          </w:p>
        </w:tc>
      </w:tr>
      <w:tr w:rsidR="00C2136A" w14:paraId="642A135A" w14:textId="77777777" w:rsidTr="005336A6">
        <w:tc>
          <w:tcPr>
            <w:tcW w:w="4825" w:type="dxa"/>
            <w:shd w:val="clear" w:color="auto" w:fill="auto"/>
          </w:tcPr>
          <w:p w14:paraId="49E40C68" w14:textId="77777777" w:rsidR="00C2136A" w:rsidRPr="00562991" w:rsidRDefault="00C2136A" w:rsidP="005336A6">
            <w:pPr>
              <w:spacing w:after="0"/>
              <w:jc w:val="both"/>
              <w:rPr>
                <w:color w:val="515151" w:themeColor="text1"/>
                <w:szCs w:val="22"/>
              </w:rPr>
            </w:pPr>
            <w:r w:rsidRPr="00562991">
              <w:rPr>
                <w:color w:val="515151" w:themeColor="text1"/>
                <w:szCs w:val="22"/>
              </w:rPr>
              <w:t>The methodology is applicable if the following requirements are met:</w:t>
            </w:r>
            <w:r w:rsidRPr="00562991">
              <w:rPr>
                <w:color w:val="515151" w:themeColor="text1"/>
                <w:szCs w:val="22"/>
              </w:rPr>
              <w:br/>
            </w:r>
          </w:p>
          <w:p w14:paraId="027A7D53" w14:textId="2CF3AD23" w:rsidR="00C2136A" w:rsidRPr="00562991" w:rsidRDefault="00C2136A" w:rsidP="005336A6">
            <w:pPr>
              <w:numPr>
                <w:ilvl w:val="0"/>
                <w:numId w:val="29"/>
              </w:numPr>
              <w:pBdr>
                <w:top w:val="nil"/>
                <w:left w:val="nil"/>
                <w:bottom w:val="nil"/>
                <w:right w:val="nil"/>
                <w:between w:val="nil"/>
              </w:pBdr>
              <w:spacing w:after="0"/>
              <w:contextualSpacing w:val="0"/>
              <w:jc w:val="both"/>
              <w:rPr>
                <w:color w:val="515151" w:themeColor="text1"/>
                <w:szCs w:val="22"/>
              </w:rPr>
            </w:pPr>
            <w:r w:rsidRPr="00562991">
              <w:rPr>
                <w:color w:val="515151" w:themeColor="text1"/>
                <w:szCs w:val="22"/>
              </w:rPr>
              <w:t>The baseline fossil fuel and the project biomass are consumed in thermal energy conversion equipment (e.g. furnaces, kilns, dryers) that are used in the manufacture of products (e.g. steel, ceramics, aluminium, lime, clinker).</w:t>
            </w:r>
          </w:p>
        </w:tc>
        <w:tc>
          <w:tcPr>
            <w:tcW w:w="4804" w:type="dxa"/>
            <w:shd w:val="clear" w:color="auto" w:fill="auto"/>
          </w:tcPr>
          <w:p w14:paraId="30268FB4" w14:textId="77777777" w:rsidR="00C2136A" w:rsidRPr="00562991" w:rsidRDefault="00C2136A" w:rsidP="005336A6">
            <w:pPr>
              <w:spacing w:after="0"/>
              <w:jc w:val="both"/>
              <w:rPr>
                <w:b/>
                <w:szCs w:val="22"/>
              </w:rPr>
            </w:pPr>
            <w:r w:rsidRPr="00562991">
              <w:rPr>
                <w:b/>
                <w:szCs w:val="22"/>
              </w:rPr>
              <w:t>Yes</w:t>
            </w:r>
          </w:p>
          <w:p w14:paraId="5263A8DC" w14:textId="77777777" w:rsidR="00C2136A" w:rsidRPr="00562991" w:rsidRDefault="00C2136A" w:rsidP="005336A6">
            <w:pPr>
              <w:spacing w:after="0"/>
              <w:jc w:val="both"/>
              <w:rPr>
                <w:szCs w:val="22"/>
              </w:rPr>
            </w:pPr>
          </w:p>
          <w:p w14:paraId="5451E0CE" w14:textId="77777777" w:rsidR="00C2136A" w:rsidRPr="00562991" w:rsidRDefault="00C2136A" w:rsidP="005336A6">
            <w:pPr>
              <w:jc w:val="both"/>
              <w:rPr>
                <w:szCs w:val="22"/>
              </w:rPr>
            </w:pPr>
            <w:r w:rsidRPr="00562991">
              <w:rPr>
                <w:szCs w:val="22"/>
              </w:rPr>
              <w:t xml:space="preserve">The baseline fuel and project biomass are consumed for thermal energy conversion equipment i.e. the furnace to smelter aluminium dross. Hence, this criterion is met by the project.  </w:t>
            </w:r>
          </w:p>
        </w:tc>
      </w:tr>
      <w:tr w:rsidR="00C2136A" w14:paraId="20AD4ACF" w14:textId="77777777" w:rsidTr="005336A6">
        <w:tc>
          <w:tcPr>
            <w:tcW w:w="4825" w:type="dxa"/>
            <w:shd w:val="clear" w:color="auto" w:fill="auto"/>
          </w:tcPr>
          <w:p w14:paraId="3D355FB4" w14:textId="77777777" w:rsidR="00C2136A" w:rsidRPr="00562991" w:rsidRDefault="00C2136A" w:rsidP="00C2136A">
            <w:pPr>
              <w:numPr>
                <w:ilvl w:val="0"/>
                <w:numId w:val="29"/>
              </w:numPr>
              <w:pBdr>
                <w:top w:val="nil"/>
                <w:left w:val="nil"/>
                <w:bottom w:val="nil"/>
                <w:right w:val="nil"/>
                <w:between w:val="nil"/>
              </w:pBdr>
              <w:spacing w:after="0"/>
              <w:contextualSpacing w:val="0"/>
              <w:jc w:val="both"/>
              <w:rPr>
                <w:color w:val="515151" w:themeColor="text1"/>
                <w:szCs w:val="22"/>
              </w:rPr>
            </w:pPr>
            <w:r w:rsidRPr="00562991">
              <w:rPr>
                <w:color w:val="515151" w:themeColor="text1"/>
                <w:szCs w:val="22"/>
              </w:rPr>
              <w:t>It shall be demonstrated, with historical data, that for at least the immediately prior three year to the start date of project, only fossil fuels (nonrenewable biomass) were used in the production systems, which are being modified, retrofitted or replaced. In cases where small quantities of biomass were used for experimental purposes then this can be excluded</w:t>
            </w:r>
          </w:p>
          <w:p w14:paraId="43A54778" w14:textId="77777777" w:rsidR="00C2136A" w:rsidRPr="00562991" w:rsidRDefault="00C2136A" w:rsidP="005336A6">
            <w:pPr>
              <w:rPr>
                <w:color w:val="515151" w:themeColor="text1"/>
                <w:szCs w:val="22"/>
              </w:rPr>
            </w:pPr>
          </w:p>
        </w:tc>
        <w:tc>
          <w:tcPr>
            <w:tcW w:w="4804" w:type="dxa"/>
            <w:shd w:val="clear" w:color="auto" w:fill="auto"/>
          </w:tcPr>
          <w:p w14:paraId="36B3A095" w14:textId="77777777" w:rsidR="00C2136A" w:rsidRPr="00562991" w:rsidRDefault="00C2136A" w:rsidP="005336A6">
            <w:pPr>
              <w:spacing w:after="0"/>
              <w:rPr>
                <w:szCs w:val="22"/>
              </w:rPr>
            </w:pPr>
            <w:r w:rsidRPr="00562991">
              <w:rPr>
                <w:b/>
                <w:szCs w:val="22"/>
              </w:rPr>
              <w:t>Yes</w:t>
            </w:r>
          </w:p>
          <w:p w14:paraId="242453BD" w14:textId="77777777" w:rsidR="00C2136A" w:rsidRPr="00562991" w:rsidRDefault="00C2136A" w:rsidP="005336A6">
            <w:pPr>
              <w:rPr>
                <w:szCs w:val="22"/>
              </w:rPr>
            </w:pPr>
            <w:r w:rsidRPr="00562991">
              <w:rPr>
                <w:szCs w:val="22"/>
              </w:rPr>
              <w:br/>
              <w:t xml:space="preserve">In the preceding three years from the start date of the project only fossil fuel was used in the production system, except for in 2019 where small quantities of biomass fuel were used for experimental purpose. Hence, this criterion is met. </w:t>
            </w:r>
          </w:p>
        </w:tc>
      </w:tr>
      <w:tr w:rsidR="00C2136A" w14:paraId="4CB11DD4" w14:textId="77777777" w:rsidTr="005336A6">
        <w:tc>
          <w:tcPr>
            <w:tcW w:w="4825" w:type="dxa"/>
            <w:shd w:val="clear" w:color="auto" w:fill="auto"/>
          </w:tcPr>
          <w:p w14:paraId="331BB62D" w14:textId="77777777" w:rsidR="00C2136A" w:rsidRPr="00562991" w:rsidRDefault="00C2136A" w:rsidP="00C2136A">
            <w:pPr>
              <w:numPr>
                <w:ilvl w:val="0"/>
                <w:numId w:val="29"/>
              </w:numPr>
              <w:pBdr>
                <w:top w:val="nil"/>
                <w:left w:val="nil"/>
                <w:bottom w:val="nil"/>
                <w:right w:val="nil"/>
                <w:between w:val="nil"/>
              </w:pBdr>
              <w:spacing w:after="0"/>
              <w:contextualSpacing w:val="0"/>
              <w:jc w:val="both"/>
              <w:rPr>
                <w:color w:val="515151" w:themeColor="text1"/>
                <w:szCs w:val="22"/>
              </w:rPr>
            </w:pPr>
            <w:r w:rsidRPr="00562991">
              <w:rPr>
                <w:color w:val="515151" w:themeColor="text1"/>
                <w:szCs w:val="22"/>
              </w:rPr>
              <w:t>Regulations do not restrict the use of the baseline fossil fuel or require the use of project biomass and low carbon energy sources unless widespread noncompliance (less than 50 per cent of manufacturing production activities comply in the country) of the local regulation is evidenced;</w:t>
            </w:r>
          </w:p>
          <w:p w14:paraId="4928A10F" w14:textId="77777777" w:rsidR="00C2136A" w:rsidRPr="00562991" w:rsidRDefault="00C2136A" w:rsidP="005336A6">
            <w:pPr>
              <w:rPr>
                <w:color w:val="515151" w:themeColor="text1"/>
                <w:szCs w:val="22"/>
              </w:rPr>
            </w:pPr>
          </w:p>
        </w:tc>
        <w:tc>
          <w:tcPr>
            <w:tcW w:w="4804" w:type="dxa"/>
            <w:shd w:val="clear" w:color="auto" w:fill="auto"/>
          </w:tcPr>
          <w:p w14:paraId="36B78595" w14:textId="77777777" w:rsidR="00C2136A" w:rsidRPr="00562991" w:rsidRDefault="00C2136A" w:rsidP="005336A6">
            <w:pPr>
              <w:spacing w:after="0"/>
              <w:rPr>
                <w:b/>
                <w:szCs w:val="22"/>
              </w:rPr>
            </w:pPr>
            <w:r w:rsidRPr="00562991">
              <w:rPr>
                <w:b/>
                <w:szCs w:val="22"/>
              </w:rPr>
              <w:t>Yes</w:t>
            </w:r>
          </w:p>
          <w:p w14:paraId="398C6365" w14:textId="77777777" w:rsidR="00C2136A" w:rsidRPr="00562991" w:rsidRDefault="00C2136A" w:rsidP="005336A6">
            <w:pPr>
              <w:spacing w:after="0"/>
              <w:rPr>
                <w:szCs w:val="22"/>
              </w:rPr>
            </w:pPr>
          </w:p>
          <w:p w14:paraId="59CDF15B" w14:textId="77777777" w:rsidR="00C2136A" w:rsidRPr="00562991" w:rsidRDefault="00C2136A" w:rsidP="005336A6">
            <w:pPr>
              <w:rPr>
                <w:szCs w:val="22"/>
              </w:rPr>
            </w:pPr>
            <w:r w:rsidRPr="00562991">
              <w:rPr>
                <w:szCs w:val="22"/>
              </w:rPr>
              <w:t xml:space="preserve">There are no regulations that restrict the use of baseline fossil fuel or require use of project biomass in Johor/Malaysia. Hence, the criterion is met. </w:t>
            </w:r>
          </w:p>
        </w:tc>
      </w:tr>
      <w:tr w:rsidR="00C2136A" w14:paraId="51359FCB" w14:textId="77777777" w:rsidTr="005336A6">
        <w:tc>
          <w:tcPr>
            <w:tcW w:w="4825" w:type="dxa"/>
            <w:shd w:val="clear" w:color="auto" w:fill="auto"/>
          </w:tcPr>
          <w:p w14:paraId="41D22BD3" w14:textId="77777777" w:rsidR="00C2136A" w:rsidRPr="00562991" w:rsidRDefault="00C2136A" w:rsidP="00C2136A">
            <w:pPr>
              <w:numPr>
                <w:ilvl w:val="0"/>
                <w:numId w:val="29"/>
              </w:numPr>
              <w:pBdr>
                <w:top w:val="nil"/>
                <w:left w:val="nil"/>
                <w:bottom w:val="nil"/>
                <w:right w:val="nil"/>
                <w:between w:val="nil"/>
              </w:pBdr>
              <w:spacing w:after="0"/>
              <w:contextualSpacing w:val="0"/>
              <w:jc w:val="both"/>
              <w:rPr>
                <w:color w:val="515151" w:themeColor="text1"/>
                <w:szCs w:val="22"/>
              </w:rPr>
            </w:pPr>
            <w:r w:rsidRPr="00562991">
              <w:rPr>
                <w:color w:val="515151" w:themeColor="text1"/>
                <w:szCs w:val="22"/>
              </w:rPr>
              <w:t>The production process where the fuel switch takes place shall have a distinct energy input (i.e. specific fuels) and distinct output (i.e. intermediate or finished product). The output of each element process shall be an output for which an appropriate international/national standard or industrial norm exists.</w:t>
            </w:r>
          </w:p>
          <w:p w14:paraId="36E82761" w14:textId="77777777" w:rsidR="00C2136A" w:rsidRPr="00562991" w:rsidRDefault="00C2136A" w:rsidP="005336A6">
            <w:pPr>
              <w:rPr>
                <w:color w:val="515151" w:themeColor="text1"/>
                <w:szCs w:val="22"/>
              </w:rPr>
            </w:pPr>
          </w:p>
        </w:tc>
        <w:tc>
          <w:tcPr>
            <w:tcW w:w="4804" w:type="dxa"/>
            <w:shd w:val="clear" w:color="auto" w:fill="auto"/>
          </w:tcPr>
          <w:p w14:paraId="033B7308" w14:textId="3734A491" w:rsidR="00C2136A" w:rsidRPr="00562991" w:rsidRDefault="00E96012" w:rsidP="005336A6">
            <w:pPr>
              <w:spacing w:after="0"/>
              <w:rPr>
                <w:b/>
                <w:szCs w:val="22"/>
              </w:rPr>
            </w:pPr>
            <w:ins w:id="190" w:author="Ying Shian Loh" w:date="2023-08-23T09:36:00Z">
              <w:r w:rsidRPr="00562991">
                <w:rPr>
                  <w:b/>
                  <w:szCs w:val="22"/>
                </w:rPr>
                <w:t>Yes</w:t>
              </w:r>
            </w:ins>
            <w:del w:id="191" w:author="Ying Shian Loh" w:date="2023-08-23T09:36:00Z">
              <w:r w:rsidR="00C2136A" w:rsidRPr="00562991" w:rsidDel="00E96012">
                <w:rPr>
                  <w:b/>
                  <w:szCs w:val="22"/>
                </w:rPr>
                <w:delText>Not Applicable</w:delText>
              </w:r>
            </w:del>
          </w:p>
          <w:p w14:paraId="1AB8B5A0" w14:textId="77777777" w:rsidR="00C2136A" w:rsidRPr="00562991" w:rsidRDefault="00C2136A" w:rsidP="005336A6">
            <w:pPr>
              <w:spacing w:after="0"/>
              <w:rPr>
                <w:szCs w:val="22"/>
              </w:rPr>
            </w:pPr>
          </w:p>
          <w:p w14:paraId="3B1C8C0D" w14:textId="06EE6E74" w:rsidR="00C2136A" w:rsidRPr="00562991" w:rsidRDefault="00C2136A" w:rsidP="005336A6">
            <w:pPr>
              <w:rPr>
                <w:szCs w:val="22"/>
              </w:rPr>
            </w:pPr>
            <w:r w:rsidRPr="00562991">
              <w:rPr>
                <w:szCs w:val="22"/>
              </w:rPr>
              <w:t>In the proposed project activity, the distinct energy input is the Non-edible Raw Agriculture-derived Oil, and the distinct output is Aluminium ingots</w:t>
            </w:r>
            <w:ins w:id="192" w:author="Ying Shian Loh" w:date="2023-08-23T09:37:00Z">
              <w:r w:rsidR="00CA1176" w:rsidRPr="00562991">
                <w:rPr>
                  <w:szCs w:val="22"/>
                </w:rPr>
                <w:t xml:space="preserve"> which will </w:t>
              </w:r>
              <w:r w:rsidR="00050D96" w:rsidRPr="00562991">
                <w:rPr>
                  <w:szCs w:val="22"/>
                </w:rPr>
                <w:t>be produced in accordanc</w:t>
              </w:r>
            </w:ins>
            <w:ins w:id="193" w:author="Ying Shian Loh" w:date="2023-08-23T09:38:00Z">
              <w:r w:rsidR="00050D96" w:rsidRPr="00562991">
                <w:rPr>
                  <w:szCs w:val="22"/>
                </w:rPr>
                <w:t>e with the buyer’s specification.</w:t>
              </w:r>
            </w:ins>
            <w:del w:id="194" w:author="Ying Shian Loh" w:date="2023-08-23T09:37:00Z">
              <w:r w:rsidRPr="00562991" w:rsidDel="00CA1176">
                <w:rPr>
                  <w:szCs w:val="22"/>
                </w:rPr>
                <w:delText xml:space="preserve">, which is not required to follow any industrial/international standard but depends on the buyer and his specifications of the aluminium ingots. </w:delText>
              </w:r>
            </w:del>
          </w:p>
        </w:tc>
      </w:tr>
      <w:tr w:rsidR="00C2136A" w14:paraId="4559AC3D" w14:textId="77777777" w:rsidTr="005336A6">
        <w:tc>
          <w:tcPr>
            <w:tcW w:w="4825" w:type="dxa"/>
            <w:shd w:val="clear" w:color="auto" w:fill="auto"/>
          </w:tcPr>
          <w:p w14:paraId="11401D1E" w14:textId="77777777" w:rsidR="00C2136A" w:rsidRPr="00562991" w:rsidRDefault="00C2136A" w:rsidP="00C2136A">
            <w:pPr>
              <w:numPr>
                <w:ilvl w:val="0"/>
                <w:numId w:val="29"/>
              </w:numPr>
              <w:pBdr>
                <w:top w:val="nil"/>
                <w:left w:val="nil"/>
                <w:bottom w:val="nil"/>
                <w:right w:val="nil"/>
                <w:between w:val="nil"/>
              </w:pBdr>
              <w:spacing w:after="0"/>
              <w:contextualSpacing w:val="0"/>
              <w:jc w:val="both"/>
              <w:rPr>
                <w:color w:val="515151" w:themeColor="text1"/>
                <w:szCs w:val="22"/>
              </w:rPr>
            </w:pPr>
            <w:r w:rsidRPr="00562991">
              <w:rPr>
                <w:color w:val="515151" w:themeColor="text1"/>
                <w:szCs w:val="22"/>
              </w:rPr>
              <w:t>This methodology is not applicable to project activities where primary output of the processes is energy (e.g. heat, electricity) that can be directly measured.</w:t>
            </w:r>
          </w:p>
          <w:p w14:paraId="63A9D0BA" w14:textId="77777777" w:rsidR="00C2136A" w:rsidRPr="00562991" w:rsidRDefault="00C2136A" w:rsidP="005336A6">
            <w:pPr>
              <w:jc w:val="both"/>
              <w:rPr>
                <w:color w:val="515151" w:themeColor="text1"/>
                <w:szCs w:val="22"/>
              </w:rPr>
            </w:pPr>
          </w:p>
        </w:tc>
        <w:tc>
          <w:tcPr>
            <w:tcW w:w="4804" w:type="dxa"/>
            <w:shd w:val="clear" w:color="auto" w:fill="auto"/>
          </w:tcPr>
          <w:p w14:paraId="04B95EB1" w14:textId="77777777" w:rsidR="00C2136A" w:rsidRPr="00562991" w:rsidRDefault="00C2136A" w:rsidP="005336A6">
            <w:pPr>
              <w:spacing w:after="0"/>
              <w:jc w:val="both"/>
              <w:rPr>
                <w:b/>
                <w:szCs w:val="22"/>
              </w:rPr>
            </w:pPr>
            <w:r w:rsidRPr="00562991">
              <w:rPr>
                <w:b/>
                <w:szCs w:val="22"/>
              </w:rPr>
              <w:t>Yes</w:t>
            </w:r>
          </w:p>
          <w:p w14:paraId="56726E16" w14:textId="77777777" w:rsidR="00C2136A" w:rsidRPr="00562991" w:rsidRDefault="00C2136A" w:rsidP="005336A6">
            <w:pPr>
              <w:spacing w:after="0"/>
              <w:jc w:val="both"/>
              <w:rPr>
                <w:szCs w:val="22"/>
              </w:rPr>
            </w:pPr>
          </w:p>
          <w:p w14:paraId="7EF62E43" w14:textId="77777777" w:rsidR="00C2136A" w:rsidRPr="00562991" w:rsidRDefault="00C2136A" w:rsidP="005336A6">
            <w:pPr>
              <w:jc w:val="both"/>
              <w:rPr>
                <w:szCs w:val="22"/>
              </w:rPr>
            </w:pPr>
            <w:r w:rsidRPr="00562991">
              <w:rPr>
                <w:szCs w:val="22"/>
              </w:rPr>
              <w:t xml:space="preserve">The primary output of this project activity is aluminium ingot and not energy. Therefore, this criterion is met. </w:t>
            </w:r>
          </w:p>
        </w:tc>
      </w:tr>
      <w:tr w:rsidR="00C2136A" w14:paraId="40EDEE45" w14:textId="77777777" w:rsidTr="005336A6">
        <w:tc>
          <w:tcPr>
            <w:tcW w:w="4825" w:type="dxa"/>
            <w:shd w:val="clear" w:color="auto" w:fill="auto"/>
          </w:tcPr>
          <w:p w14:paraId="1C316938" w14:textId="77777777" w:rsidR="00C2136A" w:rsidRPr="00562991" w:rsidRDefault="00C2136A" w:rsidP="00C2136A">
            <w:pPr>
              <w:numPr>
                <w:ilvl w:val="0"/>
                <w:numId w:val="29"/>
              </w:numPr>
              <w:pBdr>
                <w:top w:val="nil"/>
                <w:left w:val="nil"/>
                <w:bottom w:val="nil"/>
                <w:right w:val="nil"/>
                <w:between w:val="nil"/>
              </w:pBdr>
              <w:spacing w:after="0"/>
              <w:contextualSpacing w:val="0"/>
              <w:jc w:val="both"/>
              <w:rPr>
                <w:color w:val="515151" w:themeColor="text1"/>
                <w:szCs w:val="22"/>
              </w:rPr>
            </w:pPr>
            <w:r w:rsidRPr="00562991">
              <w:rPr>
                <w:color w:val="515151" w:themeColor="text1"/>
                <w:szCs w:val="22"/>
              </w:rPr>
              <w:t xml:space="preserve">The product(s) (e.g. ceramic insulators, tiles, steel ingots, lime, aluminium cookware) produced in the industrial facility throughout the crediting period shall be equivalent to the product(s) produced in the baseline. </w:t>
            </w:r>
            <w:r w:rsidRPr="00562991">
              <w:rPr>
                <w:color w:val="515151" w:themeColor="text1"/>
                <w:szCs w:val="22"/>
              </w:rPr>
              <w:br/>
            </w:r>
            <w:r w:rsidRPr="00562991">
              <w:rPr>
                <w:color w:val="515151" w:themeColor="text1"/>
                <w:szCs w:val="22"/>
              </w:rPr>
              <w:br/>
              <w:t>For the purposes of this methodology, equivalent products are defined as products having the same use, the same general physical properties, and which function in a similar manner. In addition, products produced in the industrial facility throughout the crediting period shall provide the same level of service, or better, and be of the same level of quality, or better than the product(s) produced in the baseline. When national or international product standards apply to the product(s), product quality shall be as defined in such standards, otherwise the relevant industrial norms are to be followed.</w:t>
            </w:r>
          </w:p>
          <w:p w14:paraId="2E9E40A4" w14:textId="77777777" w:rsidR="00C2136A" w:rsidRPr="00562991" w:rsidRDefault="00C2136A" w:rsidP="005336A6">
            <w:pPr>
              <w:jc w:val="both"/>
              <w:rPr>
                <w:color w:val="515151" w:themeColor="text1"/>
                <w:szCs w:val="22"/>
              </w:rPr>
            </w:pPr>
          </w:p>
        </w:tc>
        <w:tc>
          <w:tcPr>
            <w:tcW w:w="4804" w:type="dxa"/>
            <w:shd w:val="clear" w:color="auto" w:fill="auto"/>
          </w:tcPr>
          <w:p w14:paraId="0822AF5E" w14:textId="77777777" w:rsidR="00C2136A" w:rsidRPr="00562991" w:rsidRDefault="00C2136A" w:rsidP="005336A6">
            <w:pPr>
              <w:spacing w:after="0"/>
              <w:jc w:val="both"/>
              <w:rPr>
                <w:b/>
                <w:szCs w:val="22"/>
              </w:rPr>
            </w:pPr>
            <w:r w:rsidRPr="00562991">
              <w:rPr>
                <w:b/>
                <w:szCs w:val="22"/>
              </w:rPr>
              <w:t>Yes</w:t>
            </w:r>
          </w:p>
          <w:p w14:paraId="35AE702E" w14:textId="77777777" w:rsidR="00C2136A" w:rsidRPr="00562991" w:rsidRDefault="00C2136A" w:rsidP="005336A6">
            <w:pPr>
              <w:spacing w:after="0"/>
              <w:jc w:val="both"/>
              <w:rPr>
                <w:szCs w:val="22"/>
              </w:rPr>
            </w:pPr>
          </w:p>
          <w:p w14:paraId="0012760C" w14:textId="77777777" w:rsidR="00C2136A" w:rsidRPr="00562991" w:rsidRDefault="00C2136A" w:rsidP="005336A6">
            <w:pPr>
              <w:spacing w:after="0"/>
              <w:jc w:val="both"/>
              <w:rPr>
                <w:szCs w:val="22"/>
              </w:rPr>
            </w:pPr>
            <w:r w:rsidRPr="00562991">
              <w:rPr>
                <w:szCs w:val="22"/>
              </w:rPr>
              <w:t xml:space="preserve">As provided in the production report the production during the crediting period will be equivalent to that in the baseline. </w:t>
            </w:r>
          </w:p>
          <w:p w14:paraId="5F475BF6" w14:textId="77777777" w:rsidR="00C2136A" w:rsidRPr="00562991" w:rsidRDefault="00C2136A" w:rsidP="005336A6">
            <w:pPr>
              <w:spacing w:after="0"/>
              <w:jc w:val="both"/>
              <w:rPr>
                <w:szCs w:val="22"/>
              </w:rPr>
            </w:pPr>
          </w:p>
          <w:p w14:paraId="4F9FCFA6" w14:textId="77777777" w:rsidR="00C2136A" w:rsidRPr="00562991" w:rsidRDefault="00C2136A" w:rsidP="005336A6">
            <w:pPr>
              <w:jc w:val="both"/>
              <w:rPr>
                <w:szCs w:val="22"/>
              </w:rPr>
            </w:pPr>
            <w:r w:rsidRPr="00562991">
              <w:rPr>
                <w:szCs w:val="22"/>
              </w:rPr>
              <w:t xml:space="preserve">Products produced by the project activity throughout the crediting period will provide the same level of service, or better, and be of the same level of quality, or better than the product(s) produced in the baseline. Therefore, this criterion is met. </w:t>
            </w:r>
          </w:p>
        </w:tc>
      </w:tr>
      <w:tr w:rsidR="00C2136A" w14:paraId="789E7F9B" w14:textId="77777777" w:rsidTr="005336A6">
        <w:tc>
          <w:tcPr>
            <w:tcW w:w="4825" w:type="dxa"/>
            <w:shd w:val="clear" w:color="auto" w:fill="auto"/>
          </w:tcPr>
          <w:p w14:paraId="02DA942D" w14:textId="77777777" w:rsidR="00C2136A" w:rsidRPr="00562991" w:rsidRDefault="00C2136A" w:rsidP="00C2136A">
            <w:pPr>
              <w:numPr>
                <w:ilvl w:val="0"/>
                <w:numId w:val="29"/>
              </w:numPr>
              <w:pBdr>
                <w:top w:val="nil"/>
                <w:left w:val="nil"/>
                <w:bottom w:val="nil"/>
                <w:right w:val="nil"/>
                <w:between w:val="nil"/>
              </w:pBdr>
              <w:spacing w:after="0"/>
              <w:contextualSpacing w:val="0"/>
              <w:jc w:val="both"/>
              <w:rPr>
                <w:color w:val="515151" w:themeColor="text1"/>
                <w:szCs w:val="22"/>
              </w:rPr>
            </w:pPr>
            <w:r w:rsidRPr="00562991">
              <w:rPr>
                <w:color w:val="515151" w:themeColor="text1"/>
                <w:szCs w:val="22"/>
              </w:rPr>
              <w:t>The type of input materials used in the project shall be homogeneous and similar to the input material that was used in the baseline and any deviation during the crediting period of input material type, composition, or amount used per unit of product output shall be within the range of ±15 percent of the baseline characteristics and values.</w:t>
            </w:r>
          </w:p>
          <w:p w14:paraId="1673444A" w14:textId="77777777" w:rsidR="00C2136A" w:rsidRPr="00562991" w:rsidRDefault="00C2136A" w:rsidP="005336A6">
            <w:pPr>
              <w:jc w:val="both"/>
              <w:rPr>
                <w:color w:val="515151" w:themeColor="text1"/>
                <w:szCs w:val="22"/>
              </w:rPr>
            </w:pPr>
          </w:p>
        </w:tc>
        <w:tc>
          <w:tcPr>
            <w:tcW w:w="4804" w:type="dxa"/>
            <w:shd w:val="clear" w:color="auto" w:fill="auto"/>
          </w:tcPr>
          <w:p w14:paraId="4C06D605" w14:textId="25EB966F" w:rsidR="005656F0" w:rsidRPr="00562991" w:rsidRDefault="005656F0" w:rsidP="005336A6">
            <w:pPr>
              <w:spacing w:after="0"/>
              <w:jc w:val="both"/>
              <w:rPr>
                <w:ins w:id="195" w:author="Ying Shian Loh" w:date="2023-08-23T09:39:00Z"/>
                <w:b/>
                <w:bCs/>
                <w:szCs w:val="22"/>
              </w:rPr>
            </w:pPr>
            <w:ins w:id="196" w:author="Ying Shian Loh" w:date="2023-08-23T09:39:00Z">
              <w:r w:rsidRPr="00562991">
                <w:rPr>
                  <w:b/>
                  <w:bCs/>
                  <w:szCs w:val="22"/>
                </w:rPr>
                <w:t>Yes</w:t>
              </w:r>
            </w:ins>
          </w:p>
          <w:p w14:paraId="730F50C8" w14:textId="77777777" w:rsidR="005656F0" w:rsidRPr="00562991" w:rsidRDefault="005656F0" w:rsidP="005336A6">
            <w:pPr>
              <w:spacing w:after="0"/>
              <w:jc w:val="both"/>
              <w:rPr>
                <w:ins w:id="197" w:author="Ying Shian Loh" w:date="2023-08-23T09:39:00Z"/>
                <w:b/>
                <w:bCs/>
                <w:szCs w:val="22"/>
              </w:rPr>
            </w:pPr>
          </w:p>
          <w:p w14:paraId="116B9C77" w14:textId="76BCEBF7" w:rsidR="00C20CFF" w:rsidRPr="00562991" w:rsidRDefault="00C20CFF" w:rsidP="005336A6">
            <w:pPr>
              <w:spacing w:after="0"/>
              <w:jc w:val="both"/>
              <w:rPr>
                <w:ins w:id="198" w:author="Ying Shian Loh" w:date="2023-08-23T09:39:00Z"/>
                <w:szCs w:val="22"/>
              </w:rPr>
            </w:pPr>
            <w:ins w:id="199" w:author="Ying Shian Loh" w:date="2023-08-23T09:39:00Z">
              <w:r w:rsidRPr="00562991">
                <w:rPr>
                  <w:szCs w:val="22"/>
                </w:rPr>
                <w:t xml:space="preserve">The type of input material used </w:t>
              </w:r>
            </w:ins>
            <w:ins w:id="200" w:author="Ying Shian Loh" w:date="2023-08-23T09:40:00Z">
              <w:r w:rsidR="00490059" w:rsidRPr="00562991">
                <w:rPr>
                  <w:szCs w:val="22"/>
                </w:rPr>
                <w:t>in the project will be homogeneous compared to the baseline as the production process remains the same</w:t>
              </w:r>
            </w:ins>
            <w:ins w:id="201" w:author="Ying Shian Loh" w:date="2023-08-23T09:41:00Z">
              <w:r w:rsidR="00C51520" w:rsidRPr="00562991">
                <w:rPr>
                  <w:szCs w:val="22"/>
                </w:rPr>
                <w:t>.</w:t>
              </w:r>
            </w:ins>
            <w:ins w:id="202" w:author="Ying Shian Loh" w:date="2023-08-23T09:40:00Z">
              <w:r w:rsidR="00C51520" w:rsidRPr="00562991">
                <w:rPr>
                  <w:szCs w:val="22"/>
                </w:rPr>
                <w:t xml:space="preserve"> </w:t>
              </w:r>
            </w:ins>
            <w:ins w:id="203" w:author="Ying Shian Loh" w:date="2023-08-23T09:41:00Z">
              <w:r w:rsidR="00C51520" w:rsidRPr="00562991">
                <w:rPr>
                  <w:szCs w:val="22"/>
                </w:rPr>
                <w:t>therefore,</w:t>
              </w:r>
            </w:ins>
            <w:ins w:id="204" w:author="Ying Shian Loh" w:date="2023-08-23T09:40:00Z">
              <w:r w:rsidR="00C51520" w:rsidRPr="00562991">
                <w:rPr>
                  <w:szCs w:val="22"/>
                </w:rPr>
                <w:t xml:space="preserve"> the amount of raw </w:t>
              </w:r>
            </w:ins>
            <w:ins w:id="205" w:author="Ying Shian Loh" w:date="2023-08-23T09:41:00Z">
              <w:r w:rsidR="00C51520" w:rsidRPr="00562991">
                <w:rPr>
                  <w:szCs w:val="22"/>
                </w:rPr>
                <w:t xml:space="preserve">input material remains the same and will be within </w:t>
              </w:r>
              <w:r w:rsidR="00E80311" w:rsidRPr="00562991">
                <w:rPr>
                  <w:szCs w:val="22"/>
                </w:rPr>
                <w:t xml:space="preserve">the range of ±15 </w:t>
              </w:r>
            </w:ins>
            <w:ins w:id="206" w:author="Ying Shian Loh" w:date="2023-08-23T09:42:00Z">
              <w:r w:rsidR="00E80311" w:rsidRPr="00562991">
                <w:rPr>
                  <w:szCs w:val="22"/>
                </w:rPr>
                <w:t xml:space="preserve">percent </w:t>
              </w:r>
              <w:r w:rsidR="00B967B1" w:rsidRPr="00562991">
                <w:rPr>
                  <w:szCs w:val="22"/>
                </w:rPr>
                <w:t xml:space="preserve">compared to the baseline. </w:t>
              </w:r>
            </w:ins>
          </w:p>
          <w:p w14:paraId="5F0F785D" w14:textId="0DBAA2DE" w:rsidR="00C2136A" w:rsidRPr="00562991" w:rsidDel="005656F0" w:rsidRDefault="00C2136A" w:rsidP="005336A6">
            <w:pPr>
              <w:spacing w:after="0"/>
              <w:jc w:val="both"/>
              <w:rPr>
                <w:del w:id="207" w:author="Ying Shian Loh" w:date="2023-08-23T09:39:00Z"/>
                <w:szCs w:val="22"/>
              </w:rPr>
            </w:pPr>
            <w:del w:id="208" w:author="Ying Shian Loh" w:date="2023-08-23T09:39:00Z">
              <w:r w:rsidRPr="00562991" w:rsidDel="005656F0">
                <w:rPr>
                  <w:szCs w:val="22"/>
                </w:rPr>
                <w:delText xml:space="preserve">The input i.e. the Non-edible Raw Agriculture-derived Oil is similar in terms that it is an oil when burnt produces thermal energy to power the furnace.  </w:delText>
              </w:r>
            </w:del>
          </w:p>
          <w:p w14:paraId="6F898271" w14:textId="4120FBCD" w:rsidR="00C2136A" w:rsidRPr="00562991" w:rsidDel="005656F0" w:rsidRDefault="00C2136A" w:rsidP="005336A6">
            <w:pPr>
              <w:spacing w:after="0"/>
              <w:jc w:val="both"/>
              <w:rPr>
                <w:del w:id="209" w:author="Ying Shian Loh" w:date="2023-08-23T09:39:00Z"/>
                <w:szCs w:val="22"/>
              </w:rPr>
            </w:pPr>
          </w:p>
          <w:p w14:paraId="095E1028" w14:textId="3300A968" w:rsidR="00C2136A" w:rsidRPr="00562991" w:rsidRDefault="00C2136A" w:rsidP="005336A6">
            <w:pPr>
              <w:jc w:val="both"/>
              <w:rPr>
                <w:szCs w:val="22"/>
              </w:rPr>
            </w:pPr>
            <w:del w:id="210" w:author="Ying Shian Loh" w:date="2023-08-23T09:39:00Z">
              <w:r w:rsidRPr="00562991" w:rsidDel="005656F0">
                <w:rPr>
                  <w:szCs w:val="22"/>
                </w:rPr>
                <w:delText xml:space="preserve">The input increases by 30 - 35% to generate the same quantity of aluminium ingots. </w:delText>
              </w:r>
            </w:del>
          </w:p>
        </w:tc>
      </w:tr>
      <w:tr w:rsidR="00C2136A" w14:paraId="2B11415E" w14:textId="77777777" w:rsidTr="005336A6">
        <w:tc>
          <w:tcPr>
            <w:tcW w:w="4825" w:type="dxa"/>
            <w:shd w:val="clear" w:color="auto" w:fill="auto"/>
          </w:tcPr>
          <w:p w14:paraId="73925C89" w14:textId="77777777" w:rsidR="00C2136A" w:rsidRPr="00562991" w:rsidRDefault="00C2136A" w:rsidP="00C2136A">
            <w:pPr>
              <w:numPr>
                <w:ilvl w:val="0"/>
                <w:numId w:val="29"/>
              </w:numPr>
              <w:pBdr>
                <w:top w:val="nil"/>
                <w:left w:val="nil"/>
                <w:bottom w:val="nil"/>
                <w:right w:val="nil"/>
                <w:between w:val="nil"/>
              </w:pBdr>
              <w:spacing w:after="0"/>
              <w:contextualSpacing w:val="0"/>
              <w:jc w:val="both"/>
              <w:rPr>
                <w:color w:val="515151" w:themeColor="text1"/>
                <w:szCs w:val="22"/>
              </w:rPr>
            </w:pPr>
            <w:r w:rsidRPr="00562991">
              <w:rPr>
                <w:color w:val="515151" w:themeColor="text1"/>
                <w:szCs w:val="22"/>
              </w:rPr>
              <w:t>The facilities involving modification, retrofit and/or replacement shall not influence the production capacity beyond ±15 per cent of the baseline capacity.</w:t>
            </w:r>
          </w:p>
          <w:p w14:paraId="50F4DE18" w14:textId="77777777" w:rsidR="00C2136A" w:rsidRPr="00562991" w:rsidRDefault="00C2136A" w:rsidP="005336A6">
            <w:pPr>
              <w:rPr>
                <w:color w:val="515151" w:themeColor="text1"/>
                <w:szCs w:val="22"/>
              </w:rPr>
            </w:pPr>
          </w:p>
        </w:tc>
        <w:tc>
          <w:tcPr>
            <w:tcW w:w="4804" w:type="dxa"/>
            <w:shd w:val="clear" w:color="auto" w:fill="auto"/>
          </w:tcPr>
          <w:p w14:paraId="5CF90EF7" w14:textId="77777777" w:rsidR="00C2136A" w:rsidRPr="00562991" w:rsidRDefault="00C2136A" w:rsidP="005336A6">
            <w:pPr>
              <w:spacing w:after="0"/>
              <w:rPr>
                <w:b/>
                <w:szCs w:val="22"/>
              </w:rPr>
            </w:pPr>
            <w:r w:rsidRPr="00562991">
              <w:rPr>
                <w:b/>
                <w:szCs w:val="22"/>
              </w:rPr>
              <w:t>Yes</w:t>
            </w:r>
          </w:p>
          <w:p w14:paraId="59C0082C" w14:textId="77777777" w:rsidR="00C2136A" w:rsidRPr="00562991" w:rsidRDefault="00C2136A" w:rsidP="005336A6">
            <w:pPr>
              <w:spacing w:after="0"/>
              <w:rPr>
                <w:szCs w:val="22"/>
              </w:rPr>
            </w:pPr>
          </w:p>
          <w:p w14:paraId="37067626" w14:textId="77777777" w:rsidR="00C2136A" w:rsidRPr="00562991" w:rsidRDefault="00C2136A" w:rsidP="005336A6">
            <w:pPr>
              <w:spacing w:after="0"/>
              <w:jc w:val="both"/>
              <w:rPr>
                <w:szCs w:val="22"/>
              </w:rPr>
            </w:pPr>
            <w:r w:rsidRPr="00562991">
              <w:rPr>
                <w:szCs w:val="22"/>
              </w:rPr>
              <w:t>As provided in the production report the production capacity is the same/ ± 15 percent of the baseline.</w:t>
            </w:r>
          </w:p>
          <w:p w14:paraId="0DEF5471" w14:textId="77777777" w:rsidR="00C2136A" w:rsidRPr="00562991" w:rsidRDefault="00C2136A" w:rsidP="005336A6">
            <w:pPr>
              <w:spacing w:after="0"/>
              <w:jc w:val="both"/>
              <w:rPr>
                <w:szCs w:val="22"/>
                <w:highlight w:val="yellow"/>
              </w:rPr>
            </w:pPr>
          </w:p>
          <w:p w14:paraId="31873537" w14:textId="77777777" w:rsidR="00C2136A" w:rsidRPr="00562991" w:rsidRDefault="00C2136A" w:rsidP="005336A6">
            <w:pPr>
              <w:jc w:val="both"/>
              <w:rPr>
                <w:szCs w:val="22"/>
                <w:highlight w:val="yellow"/>
              </w:rPr>
            </w:pPr>
            <w:r w:rsidRPr="00562991">
              <w:rPr>
                <w:szCs w:val="22"/>
              </w:rPr>
              <w:t xml:space="preserve">Therefore, this criterion is met. </w:t>
            </w:r>
          </w:p>
        </w:tc>
      </w:tr>
      <w:tr w:rsidR="00C2136A" w14:paraId="67B0CE4C" w14:textId="77777777" w:rsidTr="005336A6">
        <w:tc>
          <w:tcPr>
            <w:tcW w:w="4825" w:type="dxa"/>
            <w:shd w:val="clear" w:color="auto" w:fill="auto"/>
          </w:tcPr>
          <w:p w14:paraId="50058A70" w14:textId="77777777" w:rsidR="00C2136A" w:rsidRPr="00562991" w:rsidRDefault="00C2136A" w:rsidP="005336A6">
            <w:pPr>
              <w:spacing w:after="0"/>
              <w:jc w:val="both"/>
              <w:rPr>
                <w:color w:val="515151" w:themeColor="text1"/>
                <w:szCs w:val="22"/>
              </w:rPr>
            </w:pPr>
            <w:r w:rsidRPr="00562991">
              <w:rPr>
                <w:color w:val="515151" w:themeColor="text1"/>
                <w:szCs w:val="22"/>
              </w:rPr>
              <w:t>Any emissions reduction derived from chemical processes related to the transformation of raw materials in the industrial facilities are not eligible for claiming certified emission reductions (CERs).</w:t>
            </w:r>
            <w:r w:rsidRPr="00562991">
              <w:rPr>
                <w:color w:val="515151" w:themeColor="text1"/>
                <w:szCs w:val="22"/>
              </w:rPr>
              <w:br/>
              <w:t>Examples include de-carbonisation of raw materials (i.e. CaCO3 and MgCO3 bearing minerals) in kiln producing clinker and utilization of biomass as a reducing agent in metal ore reduction processes using charcoal.</w:t>
            </w:r>
          </w:p>
          <w:p w14:paraId="7F9CDBFA" w14:textId="77777777" w:rsidR="00C2136A" w:rsidRPr="00562991" w:rsidRDefault="00C2136A" w:rsidP="005336A6">
            <w:pPr>
              <w:rPr>
                <w:color w:val="515151" w:themeColor="text1"/>
                <w:szCs w:val="22"/>
              </w:rPr>
            </w:pPr>
          </w:p>
        </w:tc>
        <w:tc>
          <w:tcPr>
            <w:tcW w:w="4804" w:type="dxa"/>
            <w:shd w:val="clear" w:color="auto" w:fill="auto"/>
          </w:tcPr>
          <w:p w14:paraId="3FAFF83C" w14:textId="77777777" w:rsidR="00C2136A" w:rsidRPr="00562991" w:rsidRDefault="00C2136A" w:rsidP="005336A6">
            <w:pPr>
              <w:spacing w:after="0"/>
              <w:rPr>
                <w:b/>
                <w:szCs w:val="22"/>
              </w:rPr>
            </w:pPr>
            <w:r w:rsidRPr="00562991">
              <w:rPr>
                <w:b/>
                <w:szCs w:val="22"/>
              </w:rPr>
              <w:t>Not Applicable</w:t>
            </w:r>
          </w:p>
          <w:p w14:paraId="5CD2FDB9" w14:textId="77777777" w:rsidR="00C2136A" w:rsidRPr="00562991" w:rsidRDefault="00C2136A" w:rsidP="005336A6">
            <w:pPr>
              <w:spacing w:after="0"/>
              <w:rPr>
                <w:szCs w:val="22"/>
              </w:rPr>
            </w:pPr>
          </w:p>
          <w:p w14:paraId="255C7993" w14:textId="77777777" w:rsidR="00C2136A" w:rsidRPr="00562991" w:rsidRDefault="00C2136A" w:rsidP="005336A6">
            <w:pPr>
              <w:jc w:val="both"/>
              <w:rPr>
                <w:szCs w:val="22"/>
              </w:rPr>
            </w:pPr>
            <w:r w:rsidRPr="00562991">
              <w:rPr>
                <w:szCs w:val="22"/>
              </w:rPr>
              <w:t xml:space="preserve">No raw materials are being transformed through a chemical process in the industrial facility and therefore there are no certified emission reductions to be claimed. Therefore, this criterion is not applicable to the project activity. </w:t>
            </w:r>
          </w:p>
        </w:tc>
      </w:tr>
      <w:tr w:rsidR="00C2136A" w14:paraId="401CAAD9" w14:textId="77777777" w:rsidTr="005336A6">
        <w:tc>
          <w:tcPr>
            <w:tcW w:w="4825" w:type="dxa"/>
            <w:shd w:val="clear" w:color="auto" w:fill="auto"/>
          </w:tcPr>
          <w:p w14:paraId="04E727E8" w14:textId="77777777" w:rsidR="00C2136A" w:rsidRPr="00562991" w:rsidRDefault="00C2136A" w:rsidP="005336A6">
            <w:pPr>
              <w:spacing w:after="0"/>
              <w:jc w:val="both"/>
              <w:rPr>
                <w:color w:val="515151" w:themeColor="text1"/>
                <w:szCs w:val="22"/>
              </w:rPr>
            </w:pPr>
            <w:r w:rsidRPr="00562991">
              <w:rPr>
                <w:color w:val="515151" w:themeColor="text1"/>
                <w:szCs w:val="22"/>
              </w:rPr>
              <w:t>The renewable biomass utilized by the project activity shall not be chemically processed (e.g. esterification to produce biodiesel, degumming and/or neutralization by chemical reagents) prior to the combustion but it may be processed mechanically (e.g. pressing, filtering)/thermally (e.g. gasification to produce syngas).</w:t>
            </w:r>
          </w:p>
          <w:p w14:paraId="32F2B125" w14:textId="77777777" w:rsidR="00C2136A" w:rsidRPr="00562991" w:rsidRDefault="00C2136A" w:rsidP="005336A6">
            <w:pPr>
              <w:rPr>
                <w:color w:val="515151" w:themeColor="text1"/>
                <w:szCs w:val="22"/>
              </w:rPr>
            </w:pPr>
          </w:p>
        </w:tc>
        <w:tc>
          <w:tcPr>
            <w:tcW w:w="4804" w:type="dxa"/>
            <w:shd w:val="clear" w:color="auto" w:fill="auto"/>
          </w:tcPr>
          <w:p w14:paraId="2382A552" w14:textId="77777777" w:rsidR="00C2136A" w:rsidRPr="00562991" w:rsidRDefault="00C2136A" w:rsidP="005336A6">
            <w:pPr>
              <w:spacing w:after="0"/>
              <w:rPr>
                <w:b/>
                <w:szCs w:val="22"/>
              </w:rPr>
            </w:pPr>
            <w:r w:rsidRPr="00562991">
              <w:rPr>
                <w:b/>
                <w:szCs w:val="22"/>
              </w:rPr>
              <w:t>Yes</w:t>
            </w:r>
          </w:p>
          <w:p w14:paraId="660CFC33" w14:textId="77777777" w:rsidR="00C2136A" w:rsidRPr="00562991" w:rsidRDefault="00C2136A" w:rsidP="005336A6">
            <w:pPr>
              <w:spacing w:after="0"/>
              <w:rPr>
                <w:szCs w:val="22"/>
              </w:rPr>
            </w:pPr>
          </w:p>
          <w:p w14:paraId="1B342053" w14:textId="77777777" w:rsidR="00C2136A" w:rsidRPr="00562991" w:rsidRDefault="00C2136A" w:rsidP="005336A6">
            <w:pPr>
              <w:spacing w:after="0"/>
              <w:jc w:val="both"/>
              <w:rPr>
                <w:szCs w:val="22"/>
              </w:rPr>
            </w:pPr>
            <w:r w:rsidRPr="00562991">
              <w:rPr>
                <w:szCs w:val="22"/>
              </w:rPr>
              <w:t xml:space="preserve">The renewable biomass utilized by the project activity is not chemically processed. </w:t>
            </w:r>
          </w:p>
          <w:p w14:paraId="39C8C3EE" w14:textId="77777777" w:rsidR="00C2136A" w:rsidRPr="00562991" w:rsidRDefault="00C2136A" w:rsidP="005336A6">
            <w:pPr>
              <w:spacing w:after="0"/>
              <w:jc w:val="both"/>
              <w:rPr>
                <w:szCs w:val="22"/>
              </w:rPr>
            </w:pPr>
          </w:p>
          <w:p w14:paraId="661148A4" w14:textId="77777777" w:rsidR="00C2136A" w:rsidRPr="00562991" w:rsidRDefault="00C2136A" w:rsidP="005336A6">
            <w:pPr>
              <w:jc w:val="both"/>
              <w:rPr>
                <w:szCs w:val="22"/>
              </w:rPr>
            </w:pPr>
            <w:r w:rsidRPr="00562991">
              <w:rPr>
                <w:szCs w:val="22"/>
              </w:rPr>
              <w:t xml:space="preserve">Therefore, this criterion is met. </w:t>
            </w:r>
          </w:p>
        </w:tc>
      </w:tr>
      <w:tr w:rsidR="00C2136A" w14:paraId="0DCA3BDF" w14:textId="77777777" w:rsidTr="005336A6">
        <w:tc>
          <w:tcPr>
            <w:tcW w:w="4825" w:type="dxa"/>
            <w:shd w:val="clear" w:color="auto" w:fill="auto"/>
          </w:tcPr>
          <w:p w14:paraId="26D3168F" w14:textId="77777777" w:rsidR="00C2136A" w:rsidRPr="00562991" w:rsidRDefault="00C2136A" w:rsidP="005336A6">
            <w:pPr>
              <w:spacing w:after="0"/>
              <w:jc w:val="both"/>
              <w:rPr>
                <w:color w:val="515151" w:themeColor="text1"/>
                <w:szCs w:val="22"/>
              </w:rPr>
            </w:pPr>
            <w:r w:rsidRPr="00562991">
              <w:rPr>
                <w:color w:val="515151" w:themeColor="text1"/>
                <w:szCs w:val="22"/>
              </w:rPr>
              <w:t>This methodology is applicable to project activities that involve a retrofit of (an) existing plant(s); or a replacement of (an) existing plant(s) that must have been in operation for at least the immediately prior three years to the start date of the project activity. This requirement is in order to ensure that adequate baseline performance data are available.</w:t>
            </w:r>
          </w:p>
          <w:p w14:paraId="0B15299E" w14:textId="77777777" w:rsidR="00C2136A" w:rsidRPr="00562991" w:rsidRDefault="00C2136A" w:rsidP="005336A6">
            <w:pPr>
              <w:rPr>
                <w:color w:val="515151" w:themeColor="text1"/>
                <w:szCs w:val="22"/>
              </w:rPr>
            </w:pPr>
          </w:p>
        </w:tc>
        <w:tc>
          <w:tcPr>
            <w:tcW w:w="4804" w:type="dxa"/>
            <w:shd w:val="clear" w:color="auto" w:fill="auto"/>
          </w:tcPr>
          <w:p w14:paraId="45EA58AE" w14:textId="77777777" w:rsidR="00C2136A" w:rsidRPr="00562991" w:rsidRDefault="00C2136A" w:rsidP="005336A6">
            <w:pPr>
              <w:spacing w:after="0"/>
              <w:jc w:val="both"/>
              <w:rPr>
                <w:b/>
                <w:szCs w:val="22"/>
              </w:rPr>
            </w:pPr>
            <w:r w:rsidRPr="00562991">
              <w:rPr>
                <w:b/>
                <w:szCs w:val="22"/>
              </w:rPr>
              <w:t>Yes</w:t>
            </w:r>
          </w:p>
          <w:p w14:paraId="4A58F396" w14:textId="77777777" w:rsidR="00C2136A" w:rsidRPr="00562991" w:rsidRDefault="00C2136A" w:rsidP="005336A6">
            <w:pPr>
              <w:spacing w:after="0"/>
              <w:jc w:val="both"/>
              <w:rPr>
                <w:szCs w:val="22"/>
              </w:rPr>
            </w:pPr>
          </w:p>
          <w:p w14:paraId="51859C4E" w14:textId="4A0DBA9B" w:rsidR="00C2136A" w:rsidRPr="00562991" w:rsidRDefault="00B967B1" w:rsidP="005336A6">
            <w:pPr>
              <w:jc w:val="both"/>
              <w:rPr>
                <w:szCs w:val="22"/>
              </w:rPr>
            </w:pPr>
            <w:ins w:id="211" w:author="Ying Shian Loh" w:date="2023-08-23T09:42:00Z">
              <w:r w:rsidRPr="00562991">
                <w:rPr>
                  <w:szCs w:val="22"/>
                </w:rPr>
                <w:t xml:space="preserve">The </w:t>
              </w:r>
              <w:r w:rsidR="00584C38" w:rsidRPr="00562991">
                <w:rPr>
                  <w:szCs w:val="22"/>
                </w:rPr>
                <w:t xml:space="preserve">proposed project </w:t>
              </w:r>
            </w:ins>
            <w:ins w:id="212" w:author="Ying Shian Loh" w:date="2023-08-23T09:43:00Z">
              <w:r w:rsidR="00584C38" w:rsidRPr="00562991">
                <w:rPr>
                  <w:szCs w:val="22"/>
                </w:rPr>
                <w:t xml:space="preserve">involves a </w:t>
              </w:r>
            </w:ins>
            <w:ins w:id="213" w:author="Ying Shian Loh" w:date="2023-11-06T17:30:00Z">
              <w:r w:rsidR="00AE5E88" w:rsidRPr="00562991">
                <w:rPr>
                  <w:szCs w:val="22"/>
                </w:rPr>
                <w:t>replacement</w:t>
              </w:r>
            </w:ins>
            <w:ins w:id="214" w:author="Ying Shian Loh" w:date="2023-08-23T09:43:00Z">
              <w:r w:rsidR="00584C38" w:rsidRPr="00562991">
                <w:rPr>
                  <w:szCs w:val="22"/>
                </w:rPr>
                <w:t xml:space="preserve"> of a</w:t>
              </w:r>
            </w:ins>
            <w:ins w:id="215" w:author="Ying Shian Loh" w:date="2023-11-06T17:31:00Z">
              <w:r w:rsidR="004E5EA0" w:rsidRPr="00562991">
                <w:rPr>
                  <w:szCs w:val="22"/>
                </w:rPr>
                <w:t xml:space="preserve"> fuel firing system in an</w:t>
              </w:r>
            </w:ins>
            <w:ins w:id="216" w:author="Ying Shian Loh" w:date="2023-08-23T09:43:00Z">
              <w:r w:rsidR="00584C38" w:rsidRPr="00562991">
                <w:rPr>
                  <w:szCs w:val="22"/>
                </w:rPr>
                <w:t xml:space="preserve"> existing plant that has been in operation </w:t>
              </w:r>
              <w:r w:rsidR="00180088" w:rsidRPr="00562991">
                <w:rPr>
                  <w:szCs w:val="22"/>
                </w:rPr>
                <w:t>for at least three years prior to the start date of the project activity</w:t>
              </w:r>
            </w:ins>
            <w:ins w:id="217" w:author="Ying Shian Loh" w:date="2023-08-23T09:44:00Z">
              <w:r w:rsidR="00180088" w:rsidRPr="00562991">
                <w:rPr>
                  <w:szCs w:val="22"/>
                </w:rPr>
                <w:t>.</w:t>
              </w:r>
            </w:ins>
            <w:ins w:id="218" w:author="Ying Shian Loh" w:date="2023-09-27T12:22:00Z">
              <w:r w:rsidR="00862CCE" w:rsidRPr="00562991">
                <w:rPr>
                  <w:szCs w:val="22"/>
                </w:rPr>
                <w:t xml:space="preserve"> The </w:t>
              </w:r>
            </w:ins>
            <w:ins w:id="219" w:author="Ying Shian Loh" w:date="2023-11-06T17:31:00Z">
              <w:r w:rsidR="004E5EA0" w:rsidRPr="00562991">
                <w:rPr>
                  <w:szCs w:val="22"/>
                </w:rPr>
                <w:t>replacement</w:t>
              </w:r>
            </w:ins>
            <w:ins w:id="220" w:author="Ying Shian Loh" w:date="2023-09-27T12:22:00Z">
              <w:r w:rsidR="00862CCE" w:rsidRPr="00562991">
                <w:rPr>
                  <w:szCs w:val="22"/>
                </w:rPr>
                <w:t xml:space="preserve"> includes the </w:t>
              </w:r>
            </w:ins>
            <w:ins w:id="221" w:author="Ying Shian Loh" w:date="2023-09-27T12:23:00Z">
              <w:r w:rsidR="00F24E0E" w:rsidRPr="00562991">
                <w:rPr>
                  <w:szCs w:val="22"/>
                </w:rPr>
                <w:t>addition</w:t>
              </w:r>
            </w:ins>
            <w:ins w:id="222" w:author="Ying Shian Loh" w:date="2023-09-27T12:22:00Z">
              <w:r w:rsidR="00862CCE" w:rsidRPr="00562991">
                <w:rPr>
                  <w:szCs w:val="22"/>
                </w:rPr>
                <w:t xml:space="preserve"> of a new fueling system with filters, jacketed pipes and hea</w:t>
              </w:r>
            </w:ins>
            <w:ins w:id="223" w:author="Ying Shian Loh" w:date="2023-09-27T12:23:00Z">
              <w:r w:rsidR="00862CCE" w:rsidRPr="00562991">
                <w:rPr>
                  <w:szCs w:val="22"/>
                </w:rPr>
                <w:t>ters</w:t>
              </w:r>
              <w:r w:rsidR="00DF5D85" w:rsidRPr="00562991">
                <w:rPr>
                  <w:szCs w:val="22"/>
                </w:rPr>
                <w:t xml:space="preserve">. </w:t>
              </w:r>
            </w:ins>
            <w:ins w:id="224" w:author="Ying Shian Loh" w:date="2023-09-27T12:26:00Z">
              <w:r w:rsidR="009F687C" w:rsidRPr="00562991">
                <w:rPr>
                  <w:szCs w:val="22"/>
                </w:rPr>
                <w:t xml:space="preserve">The </w:t>
              </w:r>
            </w:ins>
            <w:ins w:id="225" w:author="Ying Shian Loh" w:date="2023-11-06T17:31:00Z">
              <w:r w:rsidR="004E5EA0" w:rsidRPr="00562991">
                <w:rPr>
                  <w:szCs w:val="22"/>
                </w:rPr>
                <w:t>replacement</w:t>
              </w:r>
            </w:ins>
            <w:ins w:id="226" w:author="Ying Shian Loh" w:date="2023-09-27T12:26:00Z">
              <w:r w:rsidR="009F687C" w:rsidRPr="00562991">
                <w:rPr>
                  <w:szCs w:val="22"/>
                </w:rPr>
                <w:t xml:space="preserve"> </w:t>
              </w:r>
              <w:r w:rsidR="00236585" w:rsidRPr="00562991">
                <w:rPr>
                  <w:szCs w:val="22"/>
                </w:rPr>
                <w:t xml:space="preserve">took </w:t>
              </w:r>
            </w:ins>
            <w:ins w:id="227" w:author="Ying Shian Loh" w:date="2023-09-27T12:27:00Z">
              <w:r w:rsidR="00236585" w:rsidRPr="00562991">
                <w:rPr>
                  <w:szCs w:val="22"/>
                </w:rPr>
                <w:t>place</w:t>
              </w:r>
            </w:ins>
            <w:ins w:id="228" w:author="Ying Shian Loh" w:date="2023-09-27T12:26:00Z">
              <w:r w:rsidR="00236585" w:rsidRPr="00562991">
                <w:rPr>
                  <w:szCs w:val="22"/>
                </w:rPr>
                <w:t xml:space="preserve"> in the second half of </w:t>
              </w:r>
            </w:ins>
            <w:ins w:id="229" w:author="Ying Shian Loh" w:date="2023-09-27T12:27:00Z">
              <w:r w:rsidR="00236585" w:rsidRPr="00562991">
                <w:rPr>
                  <w:szCs w:val="22"/>
                </w:rPr>
                <w:t>2019</w:t>
              </w:r>
            </w:ins>
            <w:ins w:id="230" w:author="Ying Shian Loh" w:date="2023-11-07T10:31:00Z">
              <w:r w:rsidR="00391C0A" w:rsidRPr="00562991">
                <w:rPr>
                  <w:szCs w:val="22"/>
                </w:rPr>
                <w:t xml:space="preserve">, with the commissioning of the </w:t>
              </w:r>
              <w:r w:rsidR="006F74D6" w:rsidRPr="00562991">
                <w:rPr>
                  <w:szCs w:val="22"/>
                </w:rPr>
                <w:t xml:space="preserve">equipment on </w:t>
              </w:r>
            </w:ins>
            <w:ins w:id="231" w:author="Ying Shian Loh" w:date="2023-11-07T11:00:00Z">
              <w:r w:rsidR="00593847" w:rsidRPr="00562991">
                <w:rPr>
                  <w:szCs w:val="22"/>
                </w:rPr>
                <w:t>27/06/2019</w:t>
              </w:r>
            </w:ins>
            <w:ins w:id="232" w:author="Ying Shian Loh" w:date="2023-09-27T12:27:00Z">
              <w:r w:rsidR="00236585" w:rsidRPr="00562991">
                <w:rPr>
                  <w:szCs w:val="22"/>
                </w:rPr>
                <w:t xml:space="preserve">. </w:t>
              </w:r>
            </w:ins>
            <w:ins w:id="233" w:author="Ying Shian Loh" w:date="2023-08-23T09:44:00Z">
              <w:r w:rsidR="00180088" w:rsidRPr="00562991">
                <w:rPr>
                  <w:szCs w:val="22"/>
                </w:rPr>
                <w:t xml:space="preserve">Therefore, this criteria is met. </w:t>
              </w:r>
            </w:ins>
            <w:del w:id="234" w:author="Ying Shian Loh" w:date="2023-08-23T09:42:00Z">
              <w:r w:rsidR="00C2136A" w:rsidRPr="00562991" w:rsidDel="00B967B1">
                <w:rPr>
                  <w:szCs w:val="22"/>
                </w:rPr>
                <w:delText xml:space="preserve">The proposed project activity involved replacement of the oil used for operating the furnace in the production process. The plant itself has been in operation for more than 3 years and therefore this criterion is met. </w:delText>
              </w:r>
            </w:del>
          </w:p>
        </w:tc>
      </w:tr>
      <w:tr w:rsidR="00C2136A" w14:paraId="5C20EE61" w14:textId="77777777" w:rsidTr="005336A6">
        <w:tc>
          <w:tcPr>
            <w:tcW w:w="4825" w:type="dxa"/>
            <w:shd w:val="clear" w:color="auto" w:fill="auto"/>
          </w:tcPr>
          <w:p w14:paraId="2267A431" w14:textId="77777777" w:rsidR="00C2136A" w:rsidRPr="00562991" w:rsidRDefault="00C2136A" w:rsidP="005336A6">
            <w:pPr>
              <w:spacing w:after="0"/>
              <w:jc w:val="both"/>
              <w:rPr>
                <w:color w:val="515151" w:themeColor="text1"/>
                <w:szCs w:val="22"/>
              </w:rPr>
            </w:pPr>
            <w:r w:rsidRPr="00562991">
              <w:rPr>
                <w:color w:val="515151" w:themeColor="text1"/>
                <w:szCs w:val="22"/>
              </w:rPr>
              <w:t>Farmer records shall be cross-checked with records from seed suppliers and synthetic nitrogen fertilizer suppliers. In case of discrepancies between farmer records and those from the respective suppliers, the most conservative value shall be taken.</w:t>
            </w:r>
          </w:p>
          <w:p w14:paraId="7D12BEE5" w14:textId="77777777" w:rsidR="00C2136A" w:rsidRPr="00562991" w:rsidRDefault="00C2136A" w:rsidP="005336A6">
            <w:pPr>
              <w:rPr>
                <w:color w:val="515151" w:themeColor="text1"/>
                <w:szCs w:val="22"/>
              </w:rPr>
            </w:pPr>
          </w:p>
        </w:tc>
        <w:tc>
          <w:tcPr>
            <w:tcW w:w="4804" w:type="dxa"/>
            <w:shd w:val="clear" w:color="auto" w:fill="auto"/>
          </w:tcPr>
          <w:p w14:paraId="533241E3" w14:textId="77777777" w:rsidR="00C2136A" w:rsidRPr="00562991" w:rsidRDefault="00C2136A" w:rsidP="005336A6">
            <w:pPr>
              <w:spacing w:after="0"/>
              <w:jc w:val="both"/>
              <w:rPr>
                <w:b/>
                <w:szCs w:val="22"/>
              </w:rPr>
            </w:pPr>
            <w:r w:rsidRPr="00562991">
              <w:rPr>
                <w:b/>
                <w:szCs w:val="22"/>
              </w:rPr>
              <w:t>Not Applicable</w:t>
            </w:r>
          </w:p>
          <w:p w14:paraId="4A16947B" w14:textId="77777777" w:rsidR="00C2136A" w:rsidRPr="00562991" w:rsidRDefault="00C2136A" w:rsidP="005336A6">
            <w:pPr>
              <w:spacing w:after="0"/>
              <w:jc w:val="both"/>
              <w:rPr>
                <w:szCs w:val="22"/>
              </w:rPr>
            </w:pPr>
          </w:p>
          <w:p w14:paraId="5F4B058D" w14:textId="77777777" w:rsidR="00C2136A" w:rsidRPr="00562991" w:rsidRDefault="00C2136A" w:rsidP="005336A6">
            <w:pPr>
              <w:jc w:val="both"/>
              <w:rPr>
                <w:szCs w:val="22"/>
              </w:rPr>
            </w:pPr>
            <w:r w:rsidRPr="00562991">
              <w:rPr>
                <w:szCs w:val="22"/>
              </w:rPr>
              <w:t xml:space="preserve">The Non-edible Agriculture-Derived oil is supplied by a supplier and not a farmer and hence this criterion is not applicable. </w:t>
            </w:r>
          </w:p>
        </w:tc>
      </w:tr>
      <w:tr w:rsidR="00C2136A" w14:paraId="4B900CD4" w14:textId="77777777" w:rsidTr="005336A6">
        <w:tc>
          <w:tcPr>
            <w:tcW w:w="4825" w:type="dxa"/>
            <w:shd w:val="clear" w:color="auto" w:fill="auto"/>
          </w:tcPr>
          <w:p w14:paraId="7665D840" w14:textId="77777777" w:rsidR="00C2136A" w:rsidRPr="00562991" w:rsidRDefault="00C2136A" w:rsidP="005336A6">
            <w:pPr>
              <w:spacing w:after="0"/>
              <w:jc w:val="both"/>
              <w:rPr>
                <w:color w:val="515151" w:themeColor="text1"/>
                <w:szCs w:val="22"/>
              </w:rPr>
            </w:pPr>
            <w:r w:rsidRPr="00562991">
              <w:rPr>
                <w:color w:val="515151" w:themeColor="text1"/>
                <w:szCs w:val="22"/>
              </w:rPr>
              <w:t>In case biomass is sourced from dedicated plantations, the applicability criteria in the tool “Project emissions from cultivation of biomass” shall apply.</w:t>
            </w:r>
          </w:p>
          <w:p w14:paraId="3C26075C" w14:textId="77777777" w:rsidR="00C2136A" w:rsidRPr="00562991" w:rsidRDefault="00C2136A" w:rsidP="005336A6">
            <w:pPr>
              <w:jc w:val="both"/>
              <w:rPr>
                <w:color w:val="515151" w:themeColor="text1"/>
                <w:szCs w:val="22"/>
              </w:rPr>
            </w:pPr>
          </w:p>
        </w:tc>
        <w:tc>
          <w:tcPr>
            <w:tcW w:w="4804" w:type="dxa"/>
            <w:shd w:val="clear" w:color="auto" w:fill="auto"/>
          </w:tcPr>
          <w:p w14:paraId="19F534DB" w14:textId="77777777" w:rsidR="00C2136A" w:rsidRPr="00562991" w:rsidRDefault="00C2136A" w:rsidP="005336A6">
            <w:pPr>
              <w:spacing w:after="0"/>
              <w:jc w:val="both"/>
              <w:rPr>
                <w:b/>
                <w:szCs w:val="22"/>
              </w:rPr>
            </w:pPr>
            <w:r w:rsidRPr="00562991">
              <w:rPr>
                <w:b/>
                <w:szCs w:val="22"/>
              </w:rPr>
              <w:t>Not Applicable</w:t>
            </w:r>
          </w:p>
          <w:p w14:paraId="6EF986A1" w14:textId="77777777" w:rsidR="00C2136A" w:rsidRPr="00562991" w:rsidRDefault="00C2136A" w:rsidP="005336A6">
            <w:pPr>
              <w:spacing w:after="0"/>
              <w:jc w:val="both"/>
              <w:rPr>
                <w:szCs w:val="22"/>
              </w:rPr>
            </w:pPr>
          </w:p>
          <w:p w14:paraId="75AEBCDB" w14:textId="77777777" w:rsidR="00C2136A" w:rsidRPr="00562991" w:rsidRDefault="00C2136A" w:rsidP="005336A6">
            <w:pPr>
              <w:jc w:val="both"/>
              <w:rPr>
                <w:szCs w:val="22"/>
              </w:rPr>
            </w:pPr>
            <w:r w:rsidRPr="00562991">
              <w:rPr>
                <w:szCs w:val="22"/>
              </w:rPr>
              <w:t>The biomass is not sourced from dedicated plantations. Therefore, this criterion is not applicable to the project activity.</w:t>
            </w:r>
          </w:p>
        </w:tc>
      </w:tr>
      <w:tr w:rsidR="00C2136A" w14:paraId="1BD5435C" w14:textId="77777777" w:rsidTr="005336A6">
        <w:tc>
          <w:tcPr>
            <w:tcW w:w="4825" w:type="dxa"/>
            <w:shd w:val="clear" w:color="auto" w:fill="auto"/>
          </w:tcPr>
          <w:p w14:paraId="7048F0D0" w14:textId="77777777" w:rsidR="00C2136A" w:rsidRPr="00562991" w:rsidRDefault="00C2136A" w:rsidP="005336A6">
            <w:pPr>
              <w:spacing w:after="0"/>
              <w:jc w:val="both"/>
              <w:rPr>
                <w:color w:val="515151" w:themeColor="text1"/>
                <w:szCs w:val="22"/>
              </w:rPr>
            </w:pPr>
            <w:r w:rsidRPr="00562991">
              <w:rPr>
                <w:color w:val="515151" w:themeColor="text1"/>
                <w:szCs w:val="22"/>
              </w:rPr>
              <w:t xml:space="preserve">In cases where the project activity utilizes charcoal produced from renewable biomass as fuel, the methodology is applicable provided that: </w:t>
            </w:r>
          </w:p>
          <w:p w14:paraId="394B4690" w14:textId="77777777" w:rsidR="00C2136A" w:rsidRPr="00562991" w:rsidRDefault="00C2136A" w:rsidP="005336A6">
            <w:pPr>
              <w:spacing w:after="0"/>
              <w:jc w:val="both"/>
              <w:rPr>
                <w:color w:val="515151" w:themeColor="text1"/>
                <w:szCs w:val="22"/>
              </w:rPr>
            </w:pPr>
          </w:p>
          <w:p w14:paraId="17DEC47A" w14:textId="77777777" w:rsidR="00C2136A" w:rsidRPr="00562991" w:rsidRDefault="00C2136A" w:rsidP="00C2136A">
            <w:pPr>
              <w:numPr>
                <w:ilvl w:val="0"/>
                <w:numId w:val="30"/>
              </w:numPr>
              <w:pBdr>
                <w:top w:val="nil"/>
                <w:left w:val="nil"/>
                <w:bottom w:val="nil"/>
                <w:right w:val="nil"/>
                <w:between w:val="nil"/>
              </w:pBdr>
              <w:spacing w:after="0"/>
              <w:contextualSpacing w:val="0"/>
              <w:jc w:val="both"/>
              <w:rPr>
                <w:color w:val="515151" w:themeColor="text1"/>
                <w:szCs w:val="22"/>
              </w:rPr>
            </w:pPr>
            <w:r w:rsidRPr="00562991">
              <w:rPr>
                <w:color w:val="515151" w:themeColor="text1"/>
                <w:szCs w:val="22"/>
              </w:rPr>
              <w:t xml:space="preserve">Charcoal is produced in kilns equipped with methane recovery and destruction facility; or </w:t>
            </w:r>
          </w:p>
          <w:p w14:paraId="58243EB5" w14:textId="77777777" w:rsidR="00C2136A" w:rsidRPr="00562991" w:rsidRDefault="00C2136A" w:rsidP="00C2136A">
            <w:pPr>
              <w:numPr>
                <w:ilvl w:val="0"/>
                <w:numId w:val="30"/>
              </w:numPr>
              <w:pBdr>
                <w:top w:val="nil"/>
                <w:left w:val="nil"/>
                <w:bottom w:val="nil"/>
                <w:right w:val="nil"/>
                <w:between w:val="nil"/>
              </w:pBdr>
              <w:spacing w:after="0"/>
              <w:contextualSpacing w:val="0"/>
              <w:jc w:val="both"/>
              <w:rPr>
                <w:color w:val="515151" w:themeColor="text1"/>
                <w:szCs w:val="22"/>
              </w:rPr>
            </w:pPr>
            <w:r w:rsidRPr="00562991">
              <w:rPr>
                <w:color w:val="515151" w:themeColor="text1"/>
                <w:szCs w:val="22"/>
              </w:rPr>
              <w:t>If charcoal is produced in kilns not equipped with a methane recovery and destruction facility, methane emissions from the production of charcoal shall be considered.</w:t>
            </w:r>
          </w:p>
          <w:p w14:paraId="01867D0D" w14:textId="77777777" w:rsidR="00C2136A" w:rsidRPr="00562991" w:rsidRDefault="00C2136A" w:rsidP="005336A6">
            <w:pPr>
              <w:jc w:val="both"/>
              <w:rPr>
                <w:color w:val="515151" w:themeColor="text1"/>
                <w:szCs w:val="22"/>
              </w:rPr>
            </w:pPr>
          </w:p>
        </w:tc>
        <w:tc>
          <w:tcPr>
            <w:tcW w:w="4804" w:type="dxa"/>
            <w:shd w:val="clear" w:color="auto" w:fill="auto"/>
          </w:tcPr>
          <w:p w14:paraId="1F78004A" w14:textId="77777777" w:rsidR="00C2136A" w:rsidRPr="00562991" w:rsidRDefault="00C2136A" w:rsidP="005336A6">
            <w:pPr>
              <w:spacing w:after="0"/>
              <w:jc w:val="both"/>
              <w:rPr>
                <w:b/>
                <w:szCs w:val="22"/>
              </w:rPr>
            </w:pPr>
            <w:r w:rsidRPr="00562991">
              <w:rPr>
                <w:b/>
                <w:szCs w:val="22"/>
              </w:rPr>
              <w:t>Not Applicable</w:t>
            </w:r>
          </w:p>
          <w:p w14:paraId="59AFE2EF" w14:textId="77777777" w:rsidR="00C2136A" w:rsidRPr="00562991" w:rsidRDefault="00C2136A" w:rsidP="005336A6">
            <w:pPr>
              <w:spacing w:after="0"/>
              <w:jc w:val="both"/>
              <w:rPr>
                <w:szCs w:val="22"/>
              </w:rPr>
            </w:pPr>
          </w:p>
          <w:p w14:paraId="4BA1DE2D" w14:textId="77777777" w:rsidR="00C2136A" w:rsidRPr="00562991" w:rsidRDefault="00C2136A" w:rsidP="005336A6">
            <w:pPr>
              <w:jc w:val="both"/>
              <w:rPr>
                <w:szCs w:val="22"/>
              </w:rPr>
            </w:pPr>
            <w:r w:rsidRPr="00562991">
              <w:rPr>
                <w:szCs w:val="22"/>
              </w:rPr>
              <w:t xml:space="preserve">The project activity does not utilize charcoal produced from renewable biomass as fuel and hence this criterion is not applicable </w:t>
            </w:r>
          </w:p>
        </w:tc>
      </w:tr>
      <w:tr w:rsidR="00C2136A" w14:paraId="0C784EEC" w14:textId="77777777" w:rsidTr="005336A6">
        <w:tc>
          <w:tcPr>
            <w:tcW w:w="4825" w:type="dxa"/>
            <w:shd w:val="clear" w:color="auto" w:fill="auto"/>
          </w:tcPr>
          <w:p w14:paraId="5F85E02F" w14:textId="77777777" w:rsidR="00C2136A" w:rsidRPr="00562991" w:rsidRDefault="00C2136A" w:rsidP="005336A6">
            <w:pPr>
              <w:spacing w:after="0"/>
              <w:jc w:val="both"/>
              <w:rPr>
                <w:color w:val="515151" w:themeColor="text1"/>
                <w:szCs w:val="22"/>
              </w:rPr>
            </w:pPr>
            <w:r w:rsidRPr="00562991">
              <w:rPr>
                <w:color w:val="515151" w:themeColor="text1"/>
                <w:szCs w:val="22"/>
              </w:rPr>
              <w:t>The requirements concerning demonstration of the remaining lifetime of the replaced equipment shall be met as described in the most recent version of “General guidelines for SSC CDM methodologies”. If the remaining lifetime of the affected systems increases due to the project activity, the crediting period shall be limited to the estimated remaining lifetime, i.e. the time when the affected systems would have been replaced in the absence of the project activity.</w:t>
            </w:r>
          </w:p>
          <w:p w14:paraId="2DF65B05" w14:textId="77777777" w:rsidR="00C2136A" w:rsidRPr="00562991" w:rsidRDefault="00C2136A" w:rsidP="005336A6">
            <w:pPr>
              <w:jc w:val="both"/>
              <w:rPr>
                <w:color w:val="515151" w:themeColor="text1"/>
                <w:szCs w:val="22"/>
                <w:highlight w:val="yellow"/>
              </w:rPr>
            </w:pPr>
          </w:p>
        </w:tc>
        <w:tc>
          <w:tcPr>
            <w:tcW w:w="4804" w:type="dxa"/>
            <w:shd w:val="clear" w:color="auto" w:fill="auto"/>
          </w:tcPr>
          <w:p w14:paraId="5F0E9087" w14:textId="77777777" w:rsidR="00C2136A" w:rsidRPr="00562991" w:rsidRDefault="00C2136A" w:rsidP="005336A6">
            <w:pPr>
              <w:spacing w:after="0"/>
              <w:jc w:val="both"/>
              <w:rPr>
                <w:b/>
                <w:szCs w:val="22"/>
              </w:rPr>
            </w:pPr>
            <w:r w:rsidRPr="00562991">
              <w:rPr>
                <w:b/>
                <w:szCs w:val="22"/>
              </w:rPr>
              <w:t>Yes</w:t>
            </w:r>
          </w:p>
          <w:p w14:paraId="4CCB7058" w14:textId="77777777" w:rsidR="00C2136A" w:rsidRPr="00562991" w:rsidRDefault="00C2136A" w:rsidP="005336A6">
            <w:pPr>
              <w:spacing w:after="0"/>
              <w:jc w:val="both"/>
              <w:rPr>
                <w:szCs w:val="22"/>
              </w:rPr>
            </w:pPr>
          </w:p>
          <w:p w14:paraId="33A1CFFD" w14:textId="77777777" w:rsidR="00C2136A" w:rsidRPr="00562991" w:rsidRDefault="00C2136A" w:rsidP="005336A6">
            <w:pPr>
              <w:spacing w:after="0"/>
              <w:jc w:val="both"/>
              <w:rPr>
                <w:szCs w:val="22"/>
              </w:rPr>
            </w:pPr>
            <w:r w:rsidRPr="00562991">
              <w:rPr>
                <w:szCs w:val="22"/>
              </w:rPr>
              <w:t xml:space="preserve">According to the most recent version of “General guidelines for SSC CDM methodologies”. The lifetime of the system does not increase in an overall scenario; however, the lifetime of certain equipment used such as filter bags, dust collection will be lengthened as the corrosion level will be lower due to change in the fuel. </w:t>
            </w:r>
          </w:p>
          <w:p w14:paraId="61B4E597" w14:textId="77777777" w:rsidR="00C2136A" w:rsidRPr="00562991" w:rsidRDefault="00C2136A" w:rsidP="005336A6">
            <w:pPr>
              <w:spacing w:after="0"/>
              <w:jc w:val="both"/>
              <w:rPr>
                <w:szCs w:val="22"/>
              </w:rPr>
            </w:pPr>
            <w:r w:rsidRPr="00562991">
              <w:rPr>
                <w:szCs w:val="22"/>
              </w:rPr>
              <w:t xml:space="preserve">This increase, however, is negligible. </w:t>
            </w:r>
          </w:p>
          <w:p w14:paraId="73D8B309" w14:textId="77777777" w:rsidR="00C2136A" w:rsidRPr="00562991" w:rsidRDefault="00C2136A" w:rsidP="005336A6">
            <w:pPr>
              <w:spacing w:after="0"/>
              <w:jc w:val="both"/>
              <w:rPr>
                <w:szCs w:val="22"/>
              </w:rPr>
            </w:pPr>
          </w:p>
          <w:p w14:paraId="5B5950A9" w14:textId="77777777" w:rsidR="00C2136A" w:rsidRPr="00562991" w:rsidRDefault="00C2136A" w:rsidP="005336A6">
            <w:pPr>
              <w:jc w:val="both"/>
              <w:rPr>
                <w:szCs w:val="22"/>
              </w:rPr>
            </w:pPr>
            <w:r w:rsidRPr="00562991">
              <w:rPr>
                <w:szCs w:val="22"/>
              </w:rPr>
              <w:t>As such, the crediting period shall remain the estimated lifetime of the system that would have been without in the absence of the project activity. Hence, this criterion is met.</w:t>
            </w:r>
          </w:p>
        </w:tc>
      </w:tr>
      <w:tr w:rsidR="00C2136A" w14:paraId="2FEB37C3" w14:textId="77777777" w:rsidTr="005336A6">
        <w:tc>
          <w:tcPr>
            <w:tcW w:w="4825" w:type="dxa"/>
            <w:shd w:val="clear" w:color="auto" w:fill="auto"/>
          </w:tcPr>
          <w:p w14:paraId="7E7859F2" w14:textId="77777777" w:rsidR="00C2136A" w:rsidRPr="00562991" w:rsidRDefault="00C2136A" w:rsidP="005336A6">
            <w:pPr>
              <w:spacing w:after="0"/>
              <w:jc w:val="both"/>
              <w:rPr>
                <w:color w:val="515151" w:themeColor="text1"/>
                <w:szCs w:val="22"/>
              </w:rPr>
            </w:pPr>
            <w:r w:rsidRPr="00562991">
              <w:rPr>
                <w:color w:val="515151" w:themeColor="text1"/>
                <w:szCs w:val="22"/>
              </w:rPr>
              <w:t>In cases where product output (e.g. hot/fused metal) cannot be measured, the input material used in the manufacturing process can be used as a proxy for determining baseline/project emissions</w:t>
            </w:r>
          </w:p>
          <w:p w14:paraId="6A1F8B2D" w14:textId="77777777" w:rsidR="00C2136A" w:rsidRPr="00562991" w:rsidRDefault="00C2136A" w:rsidP="005336A6">
            <w:pPr>
              <w:jc w:val="both"/>
              <w:rPr>
                <w:color w:val="515151" w:themeColor="text1"/>
                <w:szCs w:val="22"/>
                <w:highlight w:val="yellow"/>
              </w:rPr>
            </w:pPr>
          </w:p>
        </w:tc>
        <w:tc>
          <w:tcPr>
            <w:tcW w:w="4804" w:type="dxa"/>
            <w:shd w:val="clear" w:color="auto" w:fill="auto"/>
          </w:tcPr>
          <w:p w14:paraId="572B3DB3" w14:textId="77777777" w:rsidR="00C2136A" w:rsidRPr="00562991" w:rsidRDefault="00C2136A" w:rsidP="005336A6">
            <w:pPr>
              <w:spacing w:after="0"/>
              <w:jc w:val="both"/>
              <w:rPr>
                <w:b/>
                <w:szCs w:val="22"/>
              </w:rPr>
            </w:pPr>
            <w:r w:rsidRPr="00562991">
              <w:rPr>
                <w:b/>
                <w:szCs w:val="22"/>
              </w:rPr>
              <w:t>Not Applicable</w:t>
            </w:r>
          </w:p>
          <w:p w14:paraId="30EADBA3" w14:textId="77777777" w:rsidR="00C2136A" w:rsidRPr="00562991" w:rsidRDefault="00C2136A" w:rsidP="005336A6">
            <w:pPr>
              <w:spacing w:after="0"/>
              <w:jc w:val="both"/>
              <w:rPr>
                <w:szCs w:val="22"/>
              </w:rPr>
            </w:pPr>
          </w:p>
          <w:p w14:paraId="3CF8CD5D" w14:textId="77777777" w:rsidR="00C2136A" w:rsidRPr="00562991" w:rsidRDefault="00C2136A" w:rsidP="005336A6">
            <w:pPr>
              <w:jc w:val="both"/>
              <w:rPr>
                <w:szCs w:val="22"/>
              </w:rPr>
            </w:pPr>
            <w:r w:rsidRPr="00562991">
              <w:rPr>
                <w:szCs w:val="22"/>
              </w:rPr>
              <w:t xml:space="preserve">In the proposed project activity, the output can be measured and therefore this criterion is not applicable </w:t>
            </w:r>
          </w:p>
        </w:tc>
      </w:tr>
      <w:tr w:rsidR="00C2136A" w14:paraId="664DB379" w14:textId="77777777" w:rsidTr="005336A6">
        <w:tc>
          <w:tcPr>
            <w:tcW w:w="4825" w:type="dxa"/>
            <w:shd w:val="clear" w:color="auto" w:fill="auto"/>
          </w:tcPr>
          <w:p w14:paraId="6DC6F88C" w14:textId="77777777" w:rsidR="00C2136A" w:rsidRPr="00562991" w:rsidRDefault="00C2136A" w:rsidP="005336A6">
            <w:pPr>
              <w:spacing w:after="0"/>
              <w:jc w:val="both"/>
              <w:rPr>
                <w:color w:val="515151" w:themeColor="text1"/>
                <w:szCs w:val="22"/>
              </w:rPr>
            </w:pPr>
            <w:r w:rsidRPr="00562991">
              <w:rPr>
                <w:color w:val="515151" w:themeColor="text1"/>
                <w:szCs w:val="22"/>
              </w:rPr>
              <w:t>Measures are limited to those that result in emission reductions of less than or equal to 60 kt CO2 equivalent annually.</w:t>
            </w:r>
          </w:p>
          <w:p w14:paraId="053A025B" w14:textId="77777777" w:rsidR="00C2136A" w:rsidRPr="00562991" w:rsidRDefault="00C2136A" w:rsidP="005336A6">
            <w:pPr>
              <w:jc w:val="both"/>
              <w:rPr>
                <w:color w:val="515151" w:themeColor="text1"/>
                <w:szCs w:val="22"/>
              </w:rPr>
            </w:pPr>
          </w:p>
        </w:tc>
        <w:tc>
          <w:tcPr>
            <w:tcW w:w="4804" w:type="dxa"/>
            <w:shd w:val="clear" w:color="auto" w:fill="auto"/>
          </w:tcPr>
          <w:p w14:paraId="1D791B54" w14:textId="77777777" w:rsidR="00C2136A" w:rsidRPr="00562991" w:rsidRDefault="00C2136A" w:rsidP="005336A6">
            <w:pPr>
              <w:spacing w:after="0"/>
              <w:jc w:val="both"/>
              <w:rPr>
                <w:b/>
                <w:szCs w:val="22"/>
              </w:rPr>
            </w:pPr>
            <w:r w:rsidRPr="00562991">
              <w:rPr>
                <w:b/>
                <w:szCs w:val="22"/>
              </w:rPr>
              <w:t>Yes</w:t>
            </w:r>
          </w:p>
          <w:p w14:paraId="4A1A16D1" w14:textId="77777777" w:rsidR="00C2136A" w:rsidRPr="00562991" w:rsidRDefault="00C2136A" w:rsidP="005336A6">
            <w:pPr>
              <w:spacing w:after="0"/>
              <w:jc w:val="both"/>
              <w:rPr>
                <w:szCs w:val="22"/>
              </w:rPr>
            </w:pPr>
          </w:p>
          <w:p w14:paraId="65EA3DB2" w14:textId="196F266B" w:rsidR="00C2136A" w:rsidRPr="00562991" w:rsidRDefault="00C2136A" w:rsidP="005336A6">
            <w:pPr>
              <w:jc w:val="both"/>
              <w:rPr>
                <w:szCs w:val="22"/>
              </w:rPr>
            </w:pPr>
            <w:r w:rsidRPr="00562991">
              <w:rPr>
                <w:szCs w:val="22"/>
              </w:rPr>
              <w:t xml:space="preserve">The emission reduction in the proposed project activity is </w:t>
            </w:r>
            <w:ins w:id="235" w:author="Ying Shian Loh" w:date="2024-02-19T12:40:00Z">
              <w:r w:rsidR="00FD724B" w:rsidRPr="00562991">
                <w:rPr>
                  <w:szCs w:val="22"/>
                  <w:highlight w:val="yellow"/>
                </w:rPr>
                <w:t>1,692</w:t>
              </w:r>
            </w:ins>
            <w:del w:id="236" w:author="Ying Shian Loh" w:date="2024-02-19T12:40:00Z">
              <w:r w:rsidRPr="00562991" w:rsidDel="00FD724B">
                <w:rPr>
                  <w:szCs w:val="22"/>
                  <w:highlight w:val="yellow"/>
                  <w:rPrChange w:id="237" w:author="Ying Shian Loh" w:date="2024-02-27T15:35:00Z">
                    <w:rPr/>
                  </w:rPrChange>
                </w:rPr>
                <w:delText>2,991.1</w:delText>
              </w:r>
            </w:del>
            <w:ins w:id="238" w:author="Ying Shian Loh" w:date="2023-09-27T12:27:00Z">
              <w:r w:rsidR="00236585" w:rsidRPr="00562991">
                <w:rPr>
                  <w:szCs w:val="22"/>
                </w:rPr>
                <w:t xml:space="preserve"> </w:t>
              </w:r>
            </w:ins>
            <w:del w:id="239" w:author="Ying Shian Loh" w:date="2023-09-27T12:27:00Z">
              <w:r w:rsidRPr="00562991" w:rsidDel="00236585">
                <w:rPr>
                  <w:szCs w:val="22"/>
                </w:rPr>
                <w:delText xml:space="preserve">TCO2e </w:delText>
              </w:r>
            </w:del>
            <w:ins w:id="240" w:author="Ying Shian Loh" w:date="2023-09-27T12:27:00Z">
              <w:r w:rsidR="00236585" w:rsidRPr="00562991">
                <w:rPr>
                  <w:szCs w:val="22"/>
                </w:rPr>
                <w:t xml:space="preserve">tCO2e </w:t>
              </w:r>
            </w:ins>
            <w:r w:rsidRPr="00562991">
              <w:rPr>
                <w:szCs w:val="22"/>
              </w:rPr>
              <w:t xml:space="preserve">annually and hence this criterion is met </w:t>
            </w:r>
          </w:p>
        </w:tc>
      </w:tr>
    </w:tbl>
    <w:p w14:paraId="6960C19B" w14:textId="77777777" w:rsidR="00D365F1" w:rsidRPr="007C1D64" w:rsidRDefault="00D365F1" w:rsidP="004E361A"/>
    <w:p w14:paraId="281BB2CC" w14:textId="1A0A87EF" w:rsidR="004E361A" w:rsidRDefault="007F21DA" w:rsidP="00B01408">
      <w:pPr>
        <w:pStyle w:val="Heading5"/>
      </w:pPr>
      <w:r>
        <w:t xml:space="preserve">B.3. </w:t>
      </w:r>
      <w:r w:rsidR="004E361A" w:rsidRPr="007C1D64">
        <w:t>Project boundary</w:t>
      </w:r>
    </w:p>
    <w:p w14:paraId="4A675717" w14:textId="07C9A9B8" w:rsidR="004E361A" w:rsidRDefault="004E361A" w:rsidP="004E361A">
      <w:pPr>
        <w:rPr>
          <w:ins w:id="241" w:author="Ying Shian Loh" w:date="2023-09-27T12:30:00Z"/>
        </w:rPr>
      </w:pPr>
      <w:r w:rsidRPr="009E261A">
        <w:t>&gt;&gt;</w:t>
      </w:r>
    </w:p>
    <w:p w14:paraId="7FAF3322" w14:textId="2E4BB991" w:rsidR="005568FA" w:rsidRDefault="005568FA" w:rsidP="007E15F0">
      <w:ins w:id="242" w:author="Ying Shian Loh" w:date="2023-09-27T12:30:00Z">
        <w:r>
          <w:t xml:space="preserve">In accordance with </w:t>
        </w:r>
        <w:r w:rsidR="008C5D75">
          <w:t xml:space="preserve">paragraph 19 of the </w:t>
        </w:r>
      </w:ins>
      <w:ins w:id="243" w:author="Ying Shian Loh" w:date="2023-09-27T12:31:00Z">
        <w:r w:rsidR="002E207B">
          <w:t xml:space="preserve">AMS-III.AS (version </w:t>
        </w:r>
      </w:ins>
      <w:ins w:id="244" w:author="Ying Shian Loh" w:date="2023-09-27T14:10:00Z">
        <w:r w:rsidR="00696DBF">
          <w:t>0</w:t>
        </w:r>
      </w:ins>
      <w:ins w:id="245" w:author="Ying Shian Loh" w:date="2023-09-27T12:31:00Z">
        <w:r w:rsidR="002E207B">
          <w:t xml:space="preserve">2.0), </w:t>
        </w:r>
      </w:ins>
      <w:ins w:id="246" w:author="Ying Shian Loh" w:date="2023-09-27T12:32:00Z">
        <w:r w:rsidR="007E15F0">
          <w:t>The project boundary is the physical, geographical site where the switching of energy sources</w:t>
        </w:r>
      </w:ins>
      <w:ins w:id="247" w:author="Ying Shian Loh" w:date="2023-09-27T12:33:00Z">
        <w:r w:rsidR="007E15F0">
          <w:t xml:space="preserve"> </w:t>
        </w:r>
      </w:ins>
      <w:ins w:id="248" w:author="Ying Shian Loh" w:date="2023-09-27T12:32:00Z">
        <w:r w:rsidR="007E15F0">
          <w:t>takes place. It includes all installations, processes or equipment affected by the</w:t>
        </w:r>
      </w:ins>
      <w:ins w:id="249" w:author="Ying Shian Loh" w:date="2023-09-27T12:33:00Z">
        <w:r w:rsidR="007E15F0">
          <w:t xml:space="preserve"> </w:t>
        </w:r>
      </w:ins>
      <w:ins w:id="250" w:author="Ying Shian Loh" w:date="2023-09-27T12:32:00Z">
        <w:r w:rsidR="007E15F0">
          <w:t>switching</w:t>
        </w:r>
      </w:ins>
      <w:ins w:id="251" w:author="Ying Shian Loh" w:date="2023-09-27T12:33:00Z">
        <w:r w:rsidR="007E15F0">
          <w:t xml:space="preserve">. </w:t>
        </w:r>
      </w:ins>
    </w:p>
    <w:p w14:paraId="6EBB3EBD" w14:textId="2062CE4D" w:rsidR="00FF0024" w:rsidRDefault="00FF0024" w:rsidP="004E361A">
      <w:ins w:id="252" w:author="Ying Shian Loh" w:date="2023-05-16T14:28:00Z">
        <w:r>
          <w:rPr>
            <w:noProof/>
          </w:rPr>
          <w:drawing>
            <wp:inline distT="0" distB="0" distL="0" distR="0" wp14:anchorId="09911A58" wp14:editId="185CD59E">
              <wp:extent cx="6116320" cy="4047490"/>
              <wp:effectExtent l="0" t="0" r="0" b="0"/>
              <wp:docPr id="1014451876" name="Picture 1"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51876" name="Picture 1" descr="A diagram of a project&#10;&#10;Description automatically generated with low confidence"/>
                      <pic:cNvPicPr/>
                    </pic:nvPicPr>
                    <pic:blipFill>
                      <a:blip r:embed="rId17"/>
                      <a:stretch>
                        <a:fillRect/>
                      </a:stretch>
                    </pic:blipFill>
                    <pic:spPr>
                      <a:xfrm>
                        <a:off x="0" y="0"/>
                        <a:ext cx="6116320" cy="4047490"/>
                      </a:xfrm>
                      <a:prstGeom prst="rect">
                        <a:avLst/>
                      </a:prstGeom>
                    </pic:spPr>
                  </pic:pic>
                </a:graphicData>
              </a:graphic>
            </wp:inline>
          </w:drawing>
        </w:r>
      </w:ins>
    </w:p>
    <w:p w14:paraId="71EF09DF" w14:textId="618F9488" w:rsidR="00FF0024" w:rsidRDefault="00FF0024" w:rsidP="00FF0024">
      <w:pPr>
        <w:jc w:val="center"/>
      </w:pPr>
      <w:r>
        <w:t xml:space="preserve">Figure 4: Project boundary. </w:t>
      </w:r>
    </w:p>
    <w:p w14:paraId="6BBBBC1E" w14:textId="2834A6A7" w:rsidR="00FF0024" w:rsidRPr="004E361A" w:rsidRDefault="00FF0024" w:rsidP="00FF0024">
      <w:r>
        <w:t>Table 4: Emission sources and gases to be included within the project boundary.</w:t>
      </w:r>
    </w:p>
    <w:tbl>
      <w:tblPr>
        <w:tblStyle w:val="GSTableBoldline-heightcondensed"/>
        <w:tblW w:w="5000" w:type="pct"/>
        <w:tblLayout w:type="fixed"/>
        <w:tblCellMar>
          <w:left w:w="57" w:type="dxa"/>
          <w:bottom w:w="57" w:type="dxa"/>
          <w:right w:w="57" w:type="dxa"/>
        </w:tblCellMar>
        <w:tblLook w:val="00E0" w:firstRow="1" w:lastRow="1" w:firstColumn="1" w:lastColumn="0" w:noHBand="0" w:noVBand="0"/>
      </w:tblPr>
      <w:tblGrid>
        <w:gridCol w:w="283"/>
        <w:gridCol w:w="2412"/>
        <w:gridCol w:w="996"/>
        <w:gridCol w:w="1560"/>
        <w:gridCol w:w="4381"/>
      </w:tblGrid>
      <w:tr w:rsidR="004E361A" w:rsidRPr="004E361A" w14:paraId="234082C3" w14:textId="77777777" w:rsidTr="00634E5F">
        <w:trPr>
          <w:cnfStyle w:val="100000000000" w:firstRow="1" w:lastRow="0" w:firstColumn="0" w:lastColumn="0" w:oddVBand="0" w:evenVBand="0" w:oddHBand="0" w:evenHBand="0" w:firstRowFirstColumn="0" w:firstRowLastColumn="0" w:lastRowFirstColumn="0" w:lastRowLastColumn="0"/>
          <w:trHeight w:val="92"/>
        </w:trPr>
        <w:tc>
          <w:tcPr>
            <w:tcW w:w="1399" w:type="pct"/>
            <w:gridSpan w:val="2"/>
          </w:tcPr>
          <w:p w14:paraId="177DC89E" w14:textId="77777777" w:rsidR="004E361A" w:rsidRPr="004E361A" w:rsidRDefault="004E361A" w:rsidP="004E361A">
            <w:pPr>
              <w:spacing w:line="276" w:lineRule="auto"/>
              <w:rPr>
                <w:rFonts w:asciiTheme="minorHAnsi" w:hAnsiTheme="minorHAnsi"/>
                <w:bCs/>
                <w:color w:val="FFFFFF" w:themeColor="background1"/>
                <w:szCs w:val="22"/>
                <w:lang w:val="en-GB"/>
              </w:rPr>
            </w:pPr>
            <w:r w:rsidRPr="004E361A">
              <w:rPr>
                <w:rFonts w:asciiTheme="minorHAnsi" w:hAnsiTheme="minorHAnsi"/>
                <w:bCs/>
                <w:color w:val="FFFFFF" w:themeColor="background1"/>
                <w:szCs w:val="22"/>
                <w:lang w:val="en-GB"/>
              </w:rPr>
              <w:t>Source</w:t>
            </w:r>
          </w:p>
        </w:tc>
        <w:tc>
          <w:tcPr>
            <w:tcW w:w="517" w:type="pct"/>
          </w:tcPr>
          <w:p w14:paraId="4F8618AF" w14:textId="77777777" w:rsidR="004E361A" w:rsidRPr="004E361A" w:rsidRDefault="004E361A" w:rsidP="004E361A">
            <w:pPr>
              <w:spacing w:line="276" w:lineRule="auto"/>
              <w:rPr>
                <w:rFonts w:asciiTheme="minorHAnsi" w:hAnsiTheme="minorHAnsi"/>
                <w:bCs/>
                <w:color w:val="FFFFFF" w:themeColor="background1"/>
                <w:szCs w:val="22"/>
                <w:lang w:val="en-GB"/>
              </w:rPr>
            </w:pPr>
            <w:r w:rsidRPr="004E361A">
              <w:rPr>
                <w:rFonts w:asciiTheme="minorHAnsi" w:hAnsiTheme="minorHAnsi"/>
                <w:bCs/>
                <w:color w:val="FFFFFF" w:themeColor="background1"/>
                <w:szCs w:val="22"/>
                <w:lang w:val="en-GB"/>
              </w:rPr>
              <w:t>GHGs</w:t>
            </w:r>
          </w:p>
        </w:tc>
        <w:tc>
          <w:tcPr>
            <w:tcW w:w="810" w:type="pct"/>
          </w:tcPr>
          <w:p w14:paraId="666DCFC2" w14:textId="77777777" w:rsidR="004E361A" w:rsidRPr="004E361A" w:rsidRDefault="004E361A" w:rsidP="004E361A">
            <w:pPr>
              <w:spacing w:line="276" w:lineRule="auto"/>
              <w:rPr>
                <w:rFonts w:asciiTheme="minorHAnsi" w:hAnsiTheme="minorHAnsi"/>
                <w:bCs/>
                <w:color w:val="FFFFFF" w:themeColor="background1"/>
                <w:szCs w:val="22"/>
                <w:lang w:val="en-GB"/>
              </w:rPr>
            </w:pPr>
            <w:r w:rsidRPr="004E361A">
              <w:rPr>
                <w:rFonts w:asciiTheme="minorHAnsi" w:hAnsiTheme="minorHAnsi"/>
                <w:bCs/>
                <w:color w:val="FFFFFF" w:themeColor="background1"/>
                <w:szCs w:val="22"/>
                <w:lang w:val="en-GB"/>
              </w:rPr>
              <w:t>Included?</w:t>
            </w:r>
          </w:p>
        </w:tc>
        <w:tc>
          <w:tcPr>
            <w:tcW w:w="2274" w:type="pct"/>
          </w:tcPr>
          <w:p w14:paraId="1DC82BAE" w14:textId="77777777" w:rsidR="004E361A" w:rsidRPr="004E361A" w:rsidRDefault="004E361A" w:rsidP="004E361A">
            <w:pPr>
              <w:spacing w:line="276" w:lineRule="auto"/>
              <w:rPr>
                <w:rFonts w:asciiTheme="minorHAnsi" w:hAnsiTheme="minorHAnsi"/>
                <w:bCs/>
                <w:color w:val="FFFFFF" w:themeColor="background1"/>
                <w:szCs w:val="22"/>
                <w:lang w:val="en-GB"/>
              </w:rPr>
            </w:pPr>
            <w:r w:rsidRPr="004E361A">
              <w:rPr>
                <w:rFonts w:asciiTheme="minorHAnsi" w:hAnsiTheme="minorHAnsi"/>
                <w:bCs/>
                <w:color w:val="FFFFFF" w:themeColor="background1"/>
                <w:szCs w:val="22"/>
                <w:lang w:val="en-GB"/>
              </w:rPr>
              <w:t>Justification/Explanation</w:t>
            </w:r>
          </w:p>
        </w:tc>
      </w:tr>
      <w:tr w:rsidR="00B95E64" w:rsidRPr="006F6B4E" w14:paraId="0131EC76" w14:textId="77777777" w:rsidTr="00634E5F">
        <w:trPr>
          <w:trHeight w:val="280"/>
        </w:trPr>
        <w:tc>
          <w:tcPr>
            <w:tcW w:w="147" w:type="pct"/>
            <w:vMerge w:val="restart"/>
            <w:shd w:val="clear" w:color="auto" w:fill="00BABE"/>
            <w:textDirection w:val="btLr"/>
          </w:tcPr>
          <w:p w14:paraId="7CE5306D" w14:textId="77777777" w:rsidR="00B95E64" w:rsidRPr="004E361A" w:rsidRDefault="00B95E64" w:rsidP="00B95E64">
            <w:pPr>
              <w:spacing w:line="276" w:lineRule="auto"/>
              <w:rPr>
                <w:rFonts w:asciiTheme="minorHAnsi" w:hAnsiTheme="minorHAnsi"/>
                <w:b/>
                <w:bCs/>
                <w:color w:val="FFFFFF" w:themeColor="background1"/>
                <w:szCs w:val="22"/>
                <w:lang w:val="en-GB"/>
              </w:rPr>
            </w:pPr>
            <w:r w:rsidRPr="004E361A">
              <w:rPr>
                <w:rFonts w:asciiTheme="minorHAnsi" w:hAnsiTheme="minorHAnsi"/>
                <w:b/>
                <w:bCs/>
                <w:color w:val="FFFFFF" w:themeColor="background1"/>
                <w:szCs w:val="22"/>
                <w:lang w:val="en-GB"/>
              </w:rPr>
              <w:t>Baseline scenario</w:t>
            </w:r>
          </w:p>
        </w:tc>
        <w:tc>
          <w:tcPr>
            <w:tcW w:w="1252" w:type="pct"/>
            <w:vMerge w:val="restart"/>
          </w:tcPr>
          <w:p w14:paraId="7F7FD1A3" w14:textId="246A8FD0" w:rsidR="00B95E64" w:rsidRPr="004E361A" w:rsidRDefault="00B95E64" w:rsidP="00B95E64">
            <w:pPr>
              <w:spacing w:line="276" w:lineRule="auto"/>
              <w:rPr>
                <w:rFonts w:asciiTheme="minorHAnsi" w:hAnsiTheme="minorHAnsi"/>
                <w:color w:val="515151" w:themeColor="text1"/>
                <w:szCs w:val="22"/>
                <w:lang w:val="en-GB"/>
              </w:rPr>
            </w:pPr>
            <w:r w:rsidRPr="00BD09DE">
              <w:rPr>
                <w:color w:val="515151" w:themeColor="text1"/>
              </w:rPr>
              <w:t>Emissions generated from the use of Heavy Fuel Oil that is being switched to biomass in the project activity</w:t>
            </w:r>
          </w:p>
        </w:tc>
        <w:tc>
          <w:tcPr>
            <w:tcW w:w="517" w:type="pct"/>
          </w:tcPr>
          <w:p w14:paraId="659A46C9" w14:textId="77777777" w:rsidR="00B95E64" w:rsidRPr="004E361A" w:rsidRDefault="00B95E64" w:rsidP="00B95E64">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CO</w:t>
            </w:r>
            <w:r w:rsidRPr="004E361A">
              <w:rPr>
                <w:rFonts w:asciiTheme="minorHAnsi" w:hAnsiTheme="minorHAnsi"/>
                <w:color w:val="515151" w:themeColor="text1"/>
                <w:szCs w:val="22"/>
                <w:vertAlign w:val="subscript"/>
                <w:lang w:val="en-GB"/>
              </w:rPr>
              <w:t>2</w:t>
            </w:r>
          </w:p>
        </w:tc>
        <w:tc>
          <w:tcPr>
            <w:tcW w:w="810" w:type="pct"/>
          </w:tcPr>
          <w:p w14:paraId="6A9A6E80" w14:textId="2379F06D" w:rsidR="00B95E64" w:rsidRPr="006F6B4E" w:rsidRDefault="00B95E64" w:rsidP="00B95E64">
            <w:pPr>
              <w:spacing w:line="276" w:lineRule="auto"/>
              <w:rPr>
                <w:rFonts w:asciiTheme="minorHAnsi" w:hAnsiTheme="minorHAnsi"/>
                <w:b/>
                <w:bCs/>
                <w:color w:val="auto"/>
                <w:szCs w:val="22"/>
                <w:lang w:val="en-GB"/>
              </w:rPr>
            </w:pPr>
            <w:r w:rsidRPr="006F6B4E">
              <w:rPr>
                <w:rFonts w:asciiTheme="minorHAnsi" w:hAnsiTheme="minorHAnsi"/>
                <w:b/>
                <w:bCs/>
                <w:color w:val="auto"/>
                <w:szCs w:val="22"/>
                <w:lang w:val="en-GB"/>
              </w:rPr>
              <w:t>Included</w:t>
            </w:r>
          </w:p>
        </w:tc>
        <w:tc>
          <w:tcPr>
            <w:tcW w:w="2274" w:type="pct"/>
          </w:tcPr>
          <w:p w14:paraId="418E0A67" w14:textId="5DBCACB3" w:rsidR="00B95E64" w:rsidRPr="006F6B4E" w:rsidRDefault="00B95E64" w:rsidP="00B95E64">
            <w:pPr>
              <w:spacing w:line="276" w:lineRule="auto"/>
              <w:rPr>
                <w:rFonts w:asciiTheme="minorHAnsi" w:hAnsiTheme="minorHAnsi"/>
                <w:b/>
                <w:bCs/>
                <w:color w:val="auto"/>
                <w:szCs w:val="22"/>
                <w:lang w:val="en-GB"/>
              </w:rPr>
            </w:pPr>
            <w:r w:rsidRPr="00BD09DE">
              <w:rPr>
                <w:color w:val="515151" w:themeColor="text1"/>
              </w:rPr>
              <w:t xml:space="preserve">Main source of baseline emissions. </w:t>
            </w:r>
          </w:p>
        </w:tc>
      </w:tr>
      <w:tr w:rsidR="00B95E64" w:rsidRPr="006F6B4E" w14:paraId="5AA33397" w14:textId="77777777" w:rsidTr="00634E5F">
        <w:trPr>
          <w:trHeight w:val="230"/>
        </w:trPr>
        <w:tc>
          <w:tcPr>
            <w:tcW w:w="147" w:type="pct"/>
            <w:vMerge/>
            <w:shd w:val="clear" w:color="auto" w:fill="00BABE"/>
            <w:textDirection w:val="btLr"/>
          </w:tcPr>
          <w:p w14:paraId="73491294" w14:textId="77777777" w:rsidR="00B95E64" w:rsidRPr="004E361A" w:rsidRDefault="00B95E64" w:rsidP="00B95E64">
            <w:pPr>
              <w:spacing w:line="276" w:lineRule="auto"/>
              <w:rPr>
                <w:rFonts w:asciiTheme="minorHAnsi" w:hAnsiTheme="minorHAnsi"/>
                <w:b/>
                <w:bCs/>
                <w:color w:val="FFFFFF" w:themeColor="background1"/>
                <w:szCs w:val="22"/>
                <w:lang w:val="en-GB"/>
              </w:rPr>
            </w:pPr>
          </w:p>
        </w:tc>
        <w:tc>
          <w:tcPr>
            <w:tcW w:w="1252" w:type="pct"/>
            <w:vMerge/>
          </w:tcPr>
          <w:p w14:paraId="555A9BF2" w14:textId="77777777" w:rsidR="00B95E64" w:rsidRPr="004E361A" w:rsidRDefault="00B95E64" w:rsidP="00B95E64">
            <w:pPr>
              <w:spacing w:line="276" w:lineRule="auto"/>
              <w:rPr>
                <w:rFonts w:asciiTheme="minorHAnsi" w:hAnsiTheme="minorHAnsi"/>
                <w:color w:val="515151" w:themeColor="text1"/>
                <w:szCs w:val="22"/>
                <w:lang w:val="en-GB"/>
              </w:rPr>
            </w:pPr>
          </w:p>
        </w:tc>
        <w:tc>
          <w:tcPr>
            <w:tcW w:w="517" w:type="pct"/>
          </w:tcPr>
          <w:p w14:paraId="101D72C0" w14:textId="77777777" w:rsidR="00B95E64" w:rsidRPr="004E361A" w:rsidRDefault="00B95E64" w:rsidP="00B95E64">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CH</w:t>
            </w:r>
            <w:r w:rsidRPr="004E361A">
              <w:rPr>
                <w:rFonts w:asciiTheme="minorHAnsi" w:hAnsiTheme="minorHAnsi"/>
                <w:color w:val="515151" w:themeColor="text1"/>
                <w:szCs w:val="22"/>
                <w:vertAlign w:val="subscript"/>
                <w:lang w:val="en-GB"/>
              </w:rPr>
              <w:t>4</w:t>
            </w:r>
          </w:p>
        </w:tc>
        <w:tc>
          <w:tcPr>
            <w:tcW w:w="810" w:type="pct"/>
          </w:tcPr>
          <w:p w14:paraId="54C7EF70" w14:textId="63C2C310" w:rsidR="00B95E64" w:rsidRPr="006F6B4E" w:rsidRDefault="00B95E64" w:rsidP="00B95E64">
            <w:pPr>
              <w:spacing w:line="276" w:lineRule="auto"/>
              <w:rPr>
                <w:rFonts w:asciiTheme="minorHAnsi" w:hAnsiTheme="minorHAnsi"/>
                <w:b/>
                <w:bCs/>
                <w:color w:val="auto"/>
                <w:szCs w:val="22"/>
                <w:lang w:val="en-GB"/>
              </w:rPr>
            </w:pPr>
            <w:r>
              <w:rPr>
                <w:rFonts w:asciiTheme="minorHAnsi" w:hAnsiTheme="minorHAnsi"/>
                <w:b/>
                <w:bCs/>
                <w:color w:val="auto"/>
                <w:szCs w:val="22"/>
                <w:lang w:val="en-GB"/>
              </w:rPr>
              <w:t xml:space="preserve">Excluded </w:t>
            </w:r>
          </w:p>
        </w:tc>
        <w:tc>
          <w:tcPr>
            <w:tcW w:w="2274" w:type="pct"/>
          </w:tcPr>
          <w:p w14:paraId="153984AA" w14:textId="2A3A2BDD" w:rsidR="00B95E64" w:rsidRPr="006F6B4E" w:rsidRDefault="00B95E64" w:rsidP="00B95E64">
            <w:pPr>
              <w:spacing w:line="276" w:lineRule="auto"/>
              <w:rPr>
                <w:rFonts w:asciiTheme="minorHAnsi" w:hAnsiTheme="minorHAnsi"/>
                <w:b/>
                <w:bCs/>
                <w:color w:val="auto"/>
                <w:szCs w:val="22"/>
                <w:lang w:val="en-GB"/>
              </w:rPr>
            </w:pPr>
            <w:r w:rsidRPr="00BD09DE">
              <w:rPr>
                <w:color w:val="515151" w:themeColor="text1"/>
              </w:rPr>
              <w:t xml:space="preserve">Minor Source. These emissions are excluded for simplicity </w:t>
            </w:r>
          </w:p>
        </w:tc>
      </w:tr>
      <w:tr w:rsidR="00B95E64" w:rsidRPr="006F6B4E" w14:paraId="5E1056D6" w14:textId="77777777" w:rsidTr="00634E5F">
        <w:tc>
          <w:tcPr>
            <w:tcW w:w="147" w:type="pct"/>
            <w:vMerge/>
            <w:shd w:val="clear" w:color="auto" w:fill="00BABE"/>
            <w:textDirection w:val="btLr"/>
          </w:tcPr>
          <w:p w14:paraId="41FF0CC9" w14:textId="77777777" w:rsidR="00B95E64" w:rsidRPr="004E361A" w:rsidRDefault="00B95E64" w:rsidP="00B95E64">
            <w:pPr>
              <w:spacing w:line="276" w:lineRule="auto"/>
              <w:rPr>
                <w:rFonts w:asciiTheme="minorHAnsi" w:hAnsiTheme="minorHAnsi"/>
                <w:b/>
                <w:bCs/>
                <w:color w:val="FFFFFF" w:themeColor="background1"/>
                <w:szCs w:val="22"/>
                <w:lang w:val="en-GB"/>
              </w:rPr>
            </w:pPr>
          </w:p>
        </w:tc>
        <w:tc>
          <w:tcPr>
            <w:tcW w:w="1252" w:type="pct"/>
            <w:vMerge/>
          </w:tcPr>
          <w:p w14:paraId="709A4831" w14:textId="77777777" w:rsidR="00B95E64" w:rsidRPr="004E361A" w:rsidRDefault="00B95E64" w:rsidP="00B95E64">
            <w:pPr>
              <w:spacing w:line="276" w:lineRule="auto"/>
              <w:rPr>
                <w:rFonts w:asciiTheme="minorHAnsi" w:hAnsiTheme="minorHAnsi"/>
                <w:color w:val="515151" w:themeColor="text1"/>
                <w:szCs w:val="22"/>
                <w:lang w:val="en-GB"/>
              </w:rPr>
            </w:pPr>
          </w:p>
        </w:tc>
        <w:tc>
          <w:tcPr>
            <w:tcW w:w="517" w:type="pct"/>
          </w:tcPr>
          <w:p w14:paraId="69D08373" w14:textId="77777777" w:rsidR="00B95E64" w:rsidRPr="004E361A" w:rsidRDefault="00B95E64" w:rsidP="00B95E64">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N</w:t>
            </w:r>
            <w:r w:rsidRPr="004E361A">
              <w:rPr>
                <w:rFonts w:asciiTheme="minorHAnsi" w:hAnsiTheme="minorHAnsi"/>
                <w:color w:val="515151" w:themeColor="text1"/>
                <w:szCs w:val="22"/>
                <w:vertAlign w:val="subscript"/>
                <w:lang w:val="en-GB"/>
              </w:rPr>
              <w:t>2</w:t>
            </w:r>
            <w:r w:rsidRPr="004E361A">
              <w:rPr>
                <w:rFonts w:asciiTheme="minorHAnsi" w:hAnsiTheme="minorHAnsi"/>
                <w:color w:val="515151" w:themeColor="text1"/>
                <w:szCs w:val="22"/>
                <w:lang w:val="en-GB"/>
              </w:rPr>
              <w:t>O</w:t>
            </w:r>
          </w:p>
        </w:tc>
        <w:tc>
          <w:tcPr>
            <w:tcW w:w="810" w:type="pct"/>
          </w:tcPr>
          <w:p w14:paraId="7F4FB228" w14:textId="649B06AB" w:rsidR="00B95E64" w:rsidRPr="006F6B4E" w:rsidRDefault="00B95E64" w:rsidP="00B95E64">
            <w:pPr>
              <w:spacing w:line="276" w:lineRule="auto"/>
              <w:rPr>
                <w:rFonts w:asciiTheme="minorHAnsi" w:hAnsiTheme="minorHAnsi"/>
                <w:b/>
                <w:bCs/>
                <w:color w:val="auto"/>
                <w:szCs w:val="22"/>
                <w:lang w:val="en-GB"/>
              </w:rPr>
            </w:pPr>
            <w:r>
              <w:rPr>
                <w:rFonts w:asciiTheme="minorHAnsi" w:hAnsiTheme="minorHAnsi"/>
                <w:b/>
                <w:bCs/>
                <w:color w:val="auto"/>
                <w:szCs w:val="22"/>
                <w:lang w:val="en-GB"/>
              </w:rPr>
              <w:t>Excluded</w:t>
            </w:r>
          </w:p>
        </w:tc>
        <w:tc>
          <w:tcPr>
            <w:tcW w:w="2274" w:type="pct"/>
            <w:vAlign w:val="top"/>
          </w:tcPr>
          <w:p w14:paraId="2F72B180" w14:textId="14B19926" w:rsidR="00B95E64" w:rsidRPr="006F6B4E" w:rsidRDefault="00B95E64" w:rsidP="00B95E64">
            <w:pPr>
              <w:spacing w:line="276" w:lineRule="auto"/>
              <w:rPr>
                <w:rFonts w:asciiTheme="minorHAnsi" w:hAnsiTheme="minorHAnsi"/>
                <w:b/>
                <w:bCs/>
                <w:color w:val="auto"/>
                <w:szCs w:val="22"/>
                <w:lang w:val="en-GB"/>
              </w:rPr>
            </w:pPr>
            <w:r w:rsidRPr="00BD09DE">
              <w:rPr>
                <w:color w:val="515151" w:themeColor="text1"/>
              </w:rPr>
              <w:t xml:space="preserve">Minor Source. These emissions are excluded for simplicity </w:t>
            </w:r>
          </w:p>
        </w:tc>
      </w:tr>
      <w:tr w:rsidR="00B95E64" w:rsidRPr="006F6B4E" w14:paraId="689410D4" w14:textId="77777777" w:rsidTr="00634E5F">
        <w:tc>
          <w:tcPr>
            <w:tcW w:w="147" w:type="pct"/>
            <w:vMerge/>
            <w:shd w:val="clear" w:color="auto" w:fill="00BABE"/>
            <w:textDirection w:val="btLr"/>
          </w:tcPr>
          <w:p w14:paraId="33E039B1" w14:textId="77777777" w:rsidR="00B95E64" w:rsidRPr="004E361A" w:rsidRDefault="00B95E64" w:rsidP="00B95E64">
            <w:pPr>
              <w:spacing w:line="276" w:lineRule="auto"/>
              <w:rPr>
                <w:rFonts w:asciiTheme="minorHAnsi" w:hAnsiTheme="minorHAnsi"/>
                <w:b/>
                <w:bCs/>
                <w:color w:val="FFFFFF" w:themeColor="background1"/>
                <w:szCs w:val="22"/>
                <w:lang w:val="en-GB"/>
              </w:rPr>
            </w:pPr>
          </w:p>
        </w:tc>
        <w:tc>
          <w:tcPr>
            <w:tcW w:w="1252" w:type="pct"/>
            <w:vMerge/>
          </w:tcPr>
          <w:p w14:paraId="3C120EFF" w14:textId="77777777" w:rsidR="00B95E64" w:rsidRPr="004E361A" w:rsidRDefault="00B95E64" w:rsidP="00B95E64">
            <w:pPr>
              <w:spacing w:line="276" w:lineRule="auto"/>
              <w:rPr>
                <w:rFonts w:asciiTheme="minorHAnsi" w:hAnsiTheme="minorHAnsi"/>
                <w:color w:val="515151" w:themeColor="text1"/>
                <w:szCs w:val="22"/>
                <w:lang w:val="en-GB"/>
              </w:rPr>
            </w:pPr>
          </w:p>
        </w:tc>
        <w:tc>
          <w:tcPr>
            <w:tcW w:w="517" w:type="pct"/>
          </w:tcPr>
          <w:p w14:paraId="1BD6225B" w14:textId="56D69321" w:rsidR="00B95E64" w:rsidRPr="004E361A" w:rsidRDefault="00B95E64" w:rsidP="00B95E64">
            <w:pPr>
              <w:spacing w:line="276" w:lineRule="auto"/>
              <w:rPr>
                <w:rFonts w:asciiTheme="minorHAnsi" w:hAnsiTheme="minorHAnsi"/>
                <w:color w:val="515151" w:themeColor="text1"/>
                <w:szCs w:val="22"/>
                <w:lang w:val="en-GB"/>
              </w:rPr>
            </w:pPr>
            <w:r>
              <w:rPr>
                <w:rFonts w:asciiTheme="minorHAnsi" w:hAnsiTheme="minorHAnsi"/>
                <w:color w:val="515151" w:themeColor="text1"/>
                <w:szCs w:val="22"/>
                <w:lang w:val="en-GB"/>
              </w:rPr>
              <w:t>Other</w:t>
            </w:r>
          </w:p>
        </w:tc>
        <w:tc>
          <w:tcPr>
            <w:tcW w:w="810" w:type="pct"/>
          </w:tcPr>
          <w:p w14:paraId="00F0CF1C" w14:textId="42196DD7" w:rsidR="00B95E64" w:rsidRPr="006F6B4E" w:rsidRDefault="00B95E64" w:rsidP="00B95E64">
            <w:pPr>
              <w:spacing w:line="276" w:lineRule="auto"/>
              <w:rPr>
                <w:rFonts w:asciiTheme="minorHAnsi" w:hAnsiTheme="minorHAnsi"/>
                <w:b/>
                <w:bCs/>
                <w:color w:val="auto"/>
                <w:szCs w:val="22"/>
                <w:lang w:val="en-GB"/>
              </w:rPr>
            </w:pPr>
            <w:r>
              <w:rPr>
                <w:rFonts w:asciiTheme="minorHAnsi" w:hAnsiTheme="minorHAnsi"/>
                <w:b/>
                <w:bCs/>
                <w:color w:val="auto"/>
                <w:szCs w:val="22"/>
                <w:lang w:val="en-GB"/>
              </w:rPr>
              <w:t>Excluded</w:t>
            </w:r>
          </w:p>
        </w:tc>
        <w:tc>
          <w:tcPr>
            <w:tcW w:w="2274" w:type="pct"/>
            <w:vAlign w:val="top"/>
          </w:tcPr>
          <w:p w14:paraId="314614AD" w14:textId="7C4D14CD" w:rsidR="00B95E64" w:rsidRPr="006F6B4E" w:rsidRDefault="00B95E64" w:rsidP="00B95E64">
            <w:pPr>
              <w:spacing w:line="276" w:lineRule="auto"/>
              <w:rPr>
                <w:rFonts w:asciiTheme="minorHAnsi" w:hAnsiTheme="minorHAnsi"/>
                <w:b/>
                <w:bCs/>
                <w:color w:val="auto"/>
                <w:szCs w:val="22"/>
                <w:lang w:val="en-GB"/>
              </w:rPr>
            </w:pPr>
            <w:r w:rsidRPr="00BD09DE">
              <w:rPr>
                <w:color w:val="515151" w:themeColor="text1"/>
              </w:rPr>
              <w:t xml:space="preserve">Minor Source. These emissions are excluded for simplicity </w:t>
            </w:r>
          </w:p>
        </w:tc>
      </w:tr>
      <w:tr w:rsidR="00052BF0" w:rsidRPr="006F6B4E" w14:paraId="33BB61AD" w14:textId="77777777" w:rsidTr="00634E5F">
        <w:trPr>
          <w:trHeight w:val="130"/>
        </w:trPr>
        <w:tc>
          <w:tcPr>
            <w:tcW w:w="147" w:type="pct"/>
            <w:vMerge w:val="restart"/>
            <w:shd w:val="clear" w:color="auto" w:fill="00BABE"/>
            <w:textDirection w:val="btLr"/>
          </w:tcPr>
          <w:p w14:paraId="148FF530" w14:textId="77777777" w:rsidR="00052BF0" w:rsidRPr="004E361A" w:rsidRDefault="00052BF0" w:rsidP="00052BF0">
            <w:pPr>
              <w:spacing w:line="276" w:lineRule="auto"/>
              <w:rPr>
                <w:rFonts w:asciiTheme="minorHAnsi" w:hAnsiTheme="minorHAnsi"/>
                <w:b/>
                <w:bCs/>
                <w:color w:val="FFFFFF" w:themeColor="background1"/>
                <w:szCs w:val="22"/>
                <w:lang w:val="en-GB"/>
              </w:rPr>
            </w:pPr>
            <w:r w:rsidRPr="004E361A">
              <w:rPr>
                <w:rFonts w:asciiTheme="minorHAnsi" w:hAnsiTheme="minorHAnsi"/>
                <w:b/>
                <w:bCs/>
                <w:color w:val="FFFFFF" w:themeColor="background1"/>
                <w:szCs w:val="22"/>
                <w:lang w:val="en-GB"/>
              </w:rPr>
              <w:t>Project scenario</w:t>
            </w:r>
          </w:p>
        </w:tc>
        <w:tc>
          <w:tcPr>
            <w:tcW w:w="1252" w:type="pct"/>
            <w:vMerge w:val="restart"/>
          </w:tcPr>
          <w:p w14:paraId="71BDDF64" w14:textId="322F8FAB" w:rsidR="00052BF0" w:rsidRPr="004E361A" w:rsidRDefault="00052BF0" w:rsidP="00052BF0">
            <w:pPr>
              <w:spacing w:line="276" w:lineRule="auto"/>
              <w:rPr>
                <w:rFonts w:asciiTheme="minorHAnsi" w:hAnsiTheme="minorHAnsi"/>
                <w:color w:val="515151" w:themeColor="text1"/>
                <w:szCs w:val="22"/>
                <w:lang w:val="en-GB"/>
              </w:rPr>
            </w:pPr>
            <w:r w:rsidRPr="00BD09DE">
              <w:rPr>
                <w:color w:val="515151" w:themeColor="text1"/>
              </w:rPr>
              <w:t>Emission from additional electricity and as a result of the project activity (PE</w:t>
            </w:r>
            <w:r w:rsidRPr="00BD09DE">
              <w:rPr>
                <w:i/>
                <w:color w:val="515151" w:themeColor="text1"/>
                <w:vertAlign w:val="subscript"/>
              </w:rPr>
              <w:t>elec,y</w:t>
            </w:r>
            <w:r w:rsidRPr="00BD09DE">
              <w:rPr>
                <w:color w:val="515151" w:themeColor="text1"/>
              </w:rPr>
              <w:t>)</w:t>
            </w:r>
          </w:p>
        </w:tc>
        <w:tc>
          <w:tcPr>
            <w:tcW w:w="517" w:type="pct"/>
          </w:tcPr>
          <w:p w14:paraId="1C2FFEEF" w14:textId="77777777" w:rsidR="00052BF0" w:rsidRPr="004E361A" w:rsidRDefault="00052BF0" w:rsidP="00052BF0">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CO</w:t>
            </w:r>
            <w:r w:rsidRPr="004E361A">
              <w:rPr>
                <w:rFonts w:asciiTheme="minorHAnsi" w:hAnsiTheme="minorHAnsi"/>
                <w:color w:val="515151" w:themeColor="text1"/>
                <w:szCs w:val="22"/>
                <w:vertAlign w:val="subscript"/>
                <w:lang w:val="en-GB"/>
              </w:rPr>
              <w:t>2</w:t>
            </w:r>
          </w:p>
        </w:tc>
        <w:tc>
          <w:tcPr>
            <w:tcW w:w="810" w:type="pct"/>
          </w:tcPr>
          <w:p w14:paraId="7853D72F" w14:textId="6E8B28AF" w:rsidR="00052BF0" w:rsidRPr="006F6B4E" w:rsidRDefault="00052BF0" w:rsidP="00052BF0">
            <w:pPr>
              <w:spacing w:line="276" w:lineRule="auto"/>
              <w:rPr>
                <w:rFonts w:asciiTheme="minorHAnsi" w:hAnsiTheme="minorHAnsi"/>
                <w:b/>
                <w:bCs/>
                <w:color w:val="auto"/>
                <w:szCs w:val="22"/>
                <w:lang w:val="en-GB"/>
              </w:rPr>
            </w:pPr>
            <w:r>
              <w:rPr>
                <w:rFonts w:asciiTheme="minorHAnsi" w:hAnsiTheme="minorHAnsi"/>
                <w:b/>
                <w:bCs/>
                <w:color w:val="auto"/>
                <w:szCs w:val="22"/>
                <w:lang w:val="en-GB"/>
              </w:rPr>
              <w:t>Included</w:t>
            </w:r>
          </w:p>
        </w:tc>
        <w:tc>
          <w:tcPr>
            <w:tcW w:w="2274" w:type="pct"/>
          </w:tcPr>
          <w:p w14:paraId="43732767" w14:textId="251F3D99" w:rsidR="00052BF0" w:rsidRPr="006F6B4E" w:rsidRDefault="00052BF0" w:rsidP="00052BF0">
            <w:pPr>
              <w:spacing w:line="276" w:lineRule="auto"/>
              <w:rPr>
                <w:rFonts w:asciiTheme="minorHAnsi" w:hAnsiTheme="minorHAnsi"/>
                <w:b/>
                <w:bCs/>
                <w:color w:val="auto"/>
                <w:szCs w:val="22"/>
                <w:lang w:val="en-GB"/>
              </w:rPr>
            </w:pPr>
            <w:r w:rsidRPr="00BD09DE">
              <w:rPr>
                <w:color w:val="515151" w:themeColor="text1"/>
              </w:rPr>
              <w:t xml:space="preserve">It is a significant emission source. The project activity includes installation of new equipment that may increase electricity consumption </w:t>
            </w:r>
          </w:p>
        </w:tc>
      </w:tr>
      <w:tr w:rsidR="00052BF0" w:rsidRPr="006F6B4E" w14:paraId="49C6DC63" w14:textId="77777777" w:rsidTr="00634E5F">
        <w:trPr>
          <w:trHeight w:val="255"/>
        </w:trPr>
        <w:tc>
          <w:tcPr>
            <w:tcW w:w="147" w:type="pct"/>
            <w:vMerge/>
            <w:shd w:val="clear" w:color="auto" w:fill="00BABE"/>
            <w:textDirection w:val="btLr"/>
          </w:tcPr>
          <w:p w14:paraId="369EF9B9" w14:textId="77777777" w:rsidR="00052BF0" w:rsidRPr="004E361A" w:rsidRDefault="00052BF0" w:rsidP="00052BF0">
            <w:pPr>
              <w:spacing w:line="276" w:lineRule="auto"/>
              <w:rPr>
                <w:rFonts w:asciiTheme="minorHAnsi" w:hAnsiTheme="minorHAnsi"/>
                <w:b/>
                <w:bCs/>
                <w:color w:val="FFFFFF" w:themeColor="background1"/>
                <w:szCs w:val="22"/>
                <w:lang w:val="en-GB"/>
              </w:rPr>
            </w:pPr>
          </w:p>
        </w:tc>
        <w:tc>
          <w:tcPr>
            <w:tcW w:w="1252" w:type="pct"/>
            <w:vMerge/>
          </w:tcPr>
          <w:p w14:paraId="0BDEF9D0" w14:textId="77777777" w:rsidR="00052BF0" w:rsidRPr="004E361A" w:rsidRDefault="00052BF0" w:rsidP="00052BF0">
            <w:pPr>
              <w:spacing w:line="276" w:lineRule="auto"/>
              <w:rPr>
                <w:rFonts w:asciiTheme="minorHAnsi" w:hAnsiTheme="minorHAnsi"/>
                <w:color w:val="515151" w:themeColor="text1"/>
                <w:szCs w:val="22"/>
                <w:lang w:val="en-GB"/>
              </w:rPr>
            </w:pPr>
          </w:p>
        </w:tc>
        <w:tc>
          <w:tcPr>
            <w:tcW w:w="517" w:type="pct"/>
          </w:tcPr>
          <w:p w14:paraId="04225E9B" w14:textId="77777777" w:rsidR="00052BF0" w:rsidRPr="004E361A" w:rsidRDefault="00052BF0" w:rsidP="00052BF0">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CH</w:t>
            </w:r>
            <w:r w:rsidRPr="004E361A">
              <w:rPr>
                <w:rFonts w:asciiTheme="minorHAnsi" w:hAnsiTheme="minorHAnsi"/>
                <w:color w:val="515151" w:themeColor="text1"/>
                <w:szCs w:val="22"/>
                <w:vertAlign w:val="subscript"/>
                <w:lang w:val="en-GB"/>
              </w:rPr>
              <w:t>4</w:t>
            </w:r>
          </w:p>
        </w:tc>
        <w:tc>
          <w:tcPr>
            <w:tcW w:w="810" w:type="pct"/>
          </w:tcPr>
          <w:p w14:paraId="35942312" w14:textId="6BA4A0F5" w:rsidR="00052BF0" w:rsidRPr="006F6B4E" w:rsidRDefault="00052BF0" w:rsidP="00052BF0">
            <w:pPr>
              <w:spacing w:line="276" w:lineRule="auto"/>
              <w:rPr>
                <w:rFonts w:asciiTheme="minorHAnsi" w:hAnsiTheme="minorHAnsi"/>
                <w:b/>
                <w:bCs/>
                <w:color w:val="auto"/>
                <w:szCs w:val="22"/>
                <w:lang w:val="en-GB"/>
              </w:rPr>
            </w:pPr>
            <w:r>
              <w:rPr>
                <w:rFonts w:asciiTheme="minorHAnsi" w:hAnsiTheme="minorHAnsi"/>
                <w:b/>
                <w:bCs/>
                <w:color w:val="auto"/>
                <w:szCs w:val="22"/>
                <w:lang w:val="en-GB"/>
              </w:rPr>
              <w:t>Excluded</w:t>
            </w:r>
          </w:p>
        </w:tc>
        <w:tc>
          <w:tcPr>
            <w:tcW w:w="2274" w:type="pct"/>
          </w:tcPr>
          <w:p w14:paraId="0F123D50" w14:textId="3A8AEB54" w:rsidR="00052BF0" w:rsidRPr="006F6B4E" w:rsidRDefault="00052BF0" w:rsidP="00052BF0">
            <w:pPr>
              <w:spacing w:line="276" w:lineRule="auto"/>
              <w:rPr>
                <w:rFonts w:asciiTheme="minorHAnsi" w:hAnsiTheme="minorHAnsi"/>
                <w:b/>
                <w:bCs/>
                <w:color w:val="auto"/>
                <w:szCs w:val="22"/>
                <w:lang w:val="en-GB"/>
              </w:rPr>
            </w:pPr>
            <w:r w:rsidRPr="00BD09DE">
              <w:rPr>
                <w:color w:val="515151" w:themeColor="text1"/>
              </w:rPr>
              <w:t xml:space="preserve">Excluded for simplification </w:t>
            </w:r>
          </w:p>
        </w:tc>
      </w:tr>
      <w:tr w:rsidR="00052BF0" w:rsidRPr="006F6B4E" w14:paraId="2457A6B0" w14:textId="77777777" w:rsidTr="00634E5F">
        <w:trPr>
          <w:trHeight w:val="82"/>
        </w:trPr>
        <w:tc>
          <w:tcPr>
            <w:tcW w:w="147" w:type="pct"/>
            <w:vMerge/>
            <w:shd w:val="clear" w:color="auto" w:fill="00BABE"/>
          </w:tcPr>
          <w:p w14:paraId="6D018FE3" w14:textId="77777777" w:rsidR="00052BF0" w:rsidRPr="004E361A" w:rsidRDefault="00052BF0" w:rsidP="00052BF0">
            <w:pPr>
              <w:spacing w:line="276" w:lineRule="auto"/>
              <w:rPr>
                <w:rFonts w:asciiTheme="minorHAnsi" w:hAnsiTheme="minorHAnsi"/>
                <w:b/>
                <w:bCs/>
                <w:color w:val="FFFFFF" w:themeColor="background1"/>
                <w:szCs w:val="22"/>
                <w:lang w:val="en-GB"/>
              </w:rPr>
            </w:pPr>
          </w:p>
        </w:tc>
        <w:tc>
          <w:tcPr>
            <w:tcW w:w="1252" w:type="pct"/>
            <w:vMerge/>
          </w:tcPr>
          <w:p w14:paraId="6FF9F411" w14:textId="77777777" w:rsidR="00052BF0" w:rsidRPr="004E361A" w:rsidRDefault="00052BF0" w:rsidP="00052BF0">
            <w:pPr>
              <w:spacing w:line="276" w:lineRule="auto"/>
              <w:rPr>
                <w:rFonts w:asciiTheme="minorHAnsi" w:hAnsiTheme="minorHAnsi"/>
                <w:color w:val="515151" w:themeColor="text1"/>
                <w:szCs w:val="22"/>
                <w:lang w:val="en-GB"/>
              </w:rPr>
            </w:pPr>
          </w:p>
        </w:tc>
        <w:tc>
          <w:tcPr>
            <w:tcW w:w="517" w:type="pct"/>
          </w:tcPr>
          <w:p w14:paraId="63153313" w14:textId="77777777" w:rsidR="00052BF0" w:rsidRPr="004E361A" w:rsidRDefault="00052BF0" w:rsidP="00052BF0">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N</w:t>
            </w:r>
            <w:r w:rsidRPr="004E361A">
              <w:rPr>
                <w:rFonts w:asciiTheme="minorHAnsi" w:hAnsiTheme="minorHAnsi"/>
                <w:color w:val="515151" w:themeColor="text1"/>
                <w:szCs w:val="22"/>
                <w:vertAlign w:val="subscript"/>
                <w:lang w:val="en-GB"/>
              </w:rPr>
              <w:t>2</w:t>
            </w:r>
            <w:r w:rsidRPr="004E361A">
              <w:rPr>
                <w:rFonts w:asciiTheme="minorHAnsi" w:hAnsiTheme="minorHAnsi"/>
                <w:color w:val="515151" w:themeColor="text1"/>
                <w:szCs w:val="22"/>
                <w:lang w:val="en-GB"/>
              </w:rPr>
              <w:t>O</w:t>
            </w:r>
          </w:p>
        </w:tc>
        <w:tc>
          <w:tcPr>
            <w:tcW w:w="810" w:type="pct"/>
          </w:tcPr>
          <w:p w14:paraId="3F554654" w14:textId="25BFB9B0" w:rsidR="00052BF0" w:rsidRPr="006F6B4E" w:rsidRDefault="00052BF0" w:rsidP="00052BF0">
            <w:pPr>
              <w:spacing w:line="276" w:lineRule="auto"/>
              <w:rPr>
                <w:rFonts w:asciiTheme="minorHAnsi" w:hAnsiTheme="minorHAnsi"/>
                <w:b/>
                <w:bCs/>
                <w:color w:val="auto"/>
                <w:szCs w:val="22"/>
                <w:lang w:val="en-GB"/>
              </w:rPr>
            </w:pPr>
            <w:r>
              <w:rPr>
                <w:rFonts w:asciiTheme="minorHAnsi" w:hAnsiTheme="minorHAnsi"/>
                <w:b/>
                <w:bCs/>
                <w:color w:val="auto"/>
                <w:szCs w:val="22"/>
                <w:lang w:val="en-GB"/>
              </w:rPr>
              <w:t>Excluded</w:t>
            </w:r>
          </w:p>
        </w:tc>
        <w:tc>
          <w:tcPr>
            <w:tcW w:w="2274" w:type="pct"/>
          </w:tcPr>
          <w:p w14:paraId="4577E9F8" w14:textId="7E72B9B2" w:rsidR="00052BF0" w:rsidRPr="006F6B4E" w:rsidRDefault="00052BF0" w:rsidP="00052BF0">
            <w:pPr>
              <w:spacing w:line="276" w:lineRule="auto"/>
              <w:rPr>
                <w:rFonts w:asciiTheme="minorHAnsi" w:hAnsiTheme="minorHAnsi"/>
                <w:b/>
                <w:bCs/>
                <w:color w:val="auto"/>
                <w:szCs w:val="22"/>
                <w:lang w:val="en-GB"/>
              </w:rPr>
            </w:pPr>
            <w:r w:rsidRPr="00BD09DE">
              <w:rPr>
                <w:color w:val="515151" w:themeColor="text1"/>
              </w:rPr>
              <w:t xml:space="preserve">Excluded for simplification </w:t>
            </w:r>
          </w:p>
        </w:tc>
      </w:tr>
      <w:tr w:rsidR="002A2272" w:rsidRPr="004E361A" w14:paraId="6C89396D" w14:textId="77777777" w:rsidTr="00634E5F">
        <w:trPr>
          <w:trHeight w:val="240"/>
        </w:trPr>
        <w:tc>
          <w:tcPr>
            <w:tcW w:w="147" w:type="pct"/>
            <w:vMerge/>
            <w:shd w:val="clear" w:color="auto" w:fill="00BABE"/>
          </w:tcPr>
          <w:p w14:paraId="54EC8651" w14:textId="77777777" w:rsidR="002A2272" w:rsidRPr="004E361A" w:rsidRDefault="002A2272" w:rsidP="002A2272">
            <w:pPr>
              <w:spacing w:line="276" w:lineRule="auto"/>
              <w:rPr>
                <w:rFonts w:asciiTheme="minorHAnsi" w:hAnsiTheme="minorHAnsi"/>
                <w:b/>
                <w:bCs/>
                <w:color w:val="FFFFFF" w:themeColor="background1"/>
                <w:szCs w:val="22"/>
                <w:lang w:val="en-GB"/>
              </w:rPr>
            </w:pPr>
          </w:p>
        </w:tc>
        <w:tc>
          <w:tcPr>
            <w:tcW w:w="1252" w:type="pct"/>
            <w:vMerge w:val="restart"/>
          </w:tcPr>
          <w:p w14:paraId="10E9BCCD" w14:textId="201378FF" w:rsidR="002A2272" w:rsidRPr="004E361A" w:rsidRDefault="002A2272" w:rsidP="002A2272">
            <w:pPr>
              <w:spacing w:line="276" w:lineRule="auto"/>
              <w:rPr>
                <w:rFonts w:asciiTheme="minorHAnsi" w:hAnsiTheme="minorHAnsi"/>
                <w:color w:val="515151" w:themeColor="text1"/>
                <w:szCs w:val="22"/>
                <w:lang w:val="en-GB"/>
              </w:rPr>
            </w:pPr>
            <w:r w:rsidRPr="00BD09DE">
              <w:rPr>
                <w:color w:val="515151" w:themeColor="text1"/>
              </w:rPr>
              <w:t>Emissions from fossil fuel consumption as a result of the project activity (PE</w:t>
            </w:r>
            <w:r w:rsidRPr="00BD09DE">
              <w:rPr>
                <w:i/>
                <w:color w:val="515151" w:themeColor="text1"/>
                <w:vertAlign w:val="subscript"/>
              </w:rPr>
              <w:t>fossilfuel,y</w:t>
            </w:r>
            <w:r w:rsidRPr="00BD09DE">
              <w:rPr>
                <w:color w:val="515151" w:themeColor="text1"/>
              </w:rPr>
              <w:t>)</w:t>
            </w:r>
          </w:p>
        </w:tc>
        <w:tc>
          <w:tcPr>
            <w:tcW w:w="517" w:type="pct"/>
          </w:tcPr>
          <w:p w14:paraId="71FCC31C" w14:textId="77777777" w:rsidR="002A2272" w:rsidRPr="004E361A" w:rsidRDefault="002A2272" w:rsidP="002A2272">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CO</w:t>
            </w:r>
            <w:r w:rsidRPr="004E361A">
              <w:rPr>
                <w:rFonts w:asciiTheme="minorHAnsi" w:hAnsiTheme="minorHAnsi"/>
                <w:color w:val="515151" w:themeColor="text1"/>
                <w:szCs w:val="22"/>
                <w:vertAlign w:val="subscript"/>
                <w:lang w:val="en-GB"/>
              </w:rPr>
              <w:t>2</w:t>
            </w:r>
          </w:p>
        </w:tc>
        <w:tc>
          <w:tcPr>
            <w:tcW w:w="810" w:type="pct"/>
            <w:vAlign w:val="top"/>
          </w:tcPr>
          <w:p w14:paraId="08D603AF" w14:textId="5EE84E07" w:rsidR="002A2272" w:rsidRPr="004E361A" w:rsidRDefault="002A2272" w:rsidP="002A2272">
            <w:pPr>
              <w:spacing w:line="276" w:lineRule="auto"/>
              <w:rPr>
                <w:rFonts w:asciiTheme="minorHAnsi" w:hAnsiTheme="minorHAnsi"/>
                <w:b/>
                <w:bCs/>
                <w:color w:val="FFFFFF" w:themeColor="background1"/>
                <w:szCs w:val="22"/>
                <w:lang w:val="en-GB"/>
              </w:rPr>
            </w:pPr>
            <w:r w:rsidRPr="00C75556">
              <w:rPr>
                <w:rFonts w:asciiTheme="minorHAnsi" w:hAnsiTheme="minorHAnsi"/>
                <w:b/>
                <w:bCs/>
                <w:color w:val="auto"/>
                <w:szCs w:val="22"/>
                <w:lang w:val="en-GB"/>
              </w:rPr>
              <w:t>Excluded</w:t>
            </w:r>
          </w:p>
        </w:tc>
        <w:tc>
          <w:tcPr>
            <w:tcW w:w="2274" w:type="pct"/>
          </w:tcPr>
          <w:p w14:paraId="15580374" w14:textId="2959EB10" w:rsidR="002A2272" w:rsidRPr="004E361A" w:rsidRDefault="002A2272" w:rsidP="002A2272">
            <w:pPr>
              <w:spacing w:line="276" w:lineRule="auto"/>
              <w:rPr>
                <w:rFonts w:asciiTheme="minorHAnsi" w:hAnsiTheme="minorHAnsi"/>
                <w:b/>
                <w:bCs/>
                <w:color w:val="FFFFFF" w:themeColor="background1"/>
                <w:szCs w:val="22"/>
                <w:lang w:val="en-GB"/>
              </w:rPr>
            </w:pPr>
            <w:r w:rsidRPr="00BD09DE">
              <w:rPr>
                <w:color w:val="515151" w:themeColor="text1"/>
              </w:rPr>
              <w:t>The project activity does not include consumption of fossil fuels</w:t>
            </w:r>
          </w:p>
        </w:tc>
      </w:tr>
      <w:tr w:rsidR="002A2272" w:rsidRPr="004E361A" w14:paraId="0D0C0C8A" w14:textId="77777777" w:rsidTr="00634E5F">
        <w:trPr>
          <w:trHeight w:val="283"/>
        </w:trPr>
        <w:tc>
          <w:tcPr>
            <w:tcW w:w="147" w:type="pct"/>
            <w:vMerge/>
            <w:shd w:val="clear" w:color="auto" w:fill="00BABE"/>
          </w:tcPr>
          <w:p w14:paraId="676D04F4" w14:textId="77777777" w:rsidR="002A2272" w:rsidRPr="004E361A" w:rsidRDefault="002A2272" w:rsidP="002A2272">
            <w:pPr>
              <w:spacing w:line="276" w:lineRule="auto"/>
              <w:rPr>
                <w:rFonts w:asciiTheme="minorHAnsi" w:hAnsiTheme="minorHAnsi"/>
                <w:b/>
                <w:bCs/>
                <w:color w:val="FFFFFF" w:themeColor="background1"/>
                <w:szCs w:val="22"/>
                <w:lang w:val="en-GB"/>
              </w:rPr>
            </w:pPr>
          </w:p>
        </w:tc>
        <w:tc>
          <w:tcPr>
            <w:tcW w:w="1252" w:type="pct"/>
            <w:vMerge/>
          </w:tcPr>
          <w:p w14:paraId="5C63F64E" w14:textId="77777777" w:rsidR="002A2272" w:rsidRPr="004E361A" w:rsidRDefault="002A2272" w:rsidP="002A2272">
            <w:pPr>
              <w:spacing w:line="276" w:lineRule="auto"/>
              <w:rPr>
                <w:rFonts w:asciiTheme="minorHAnsi" w:hAnsiTheme="minorHAnsi"/>
                <w:color w:val="515151" w:themeColor="text1"/>
                <w:szCs w:val="22"/>
                <w:lang w:val="en-GB"/>
              </w:rPr>
            </w:pPr>
          </w:p>
        </w:tc>
        <w:tc>
          <w:tcPr>
            <w:tcW w:w="517" w:type="pct"/>
          </w:tcPr>
          <w:p w14:paraId="01ECFD3C" w14:textId="77777777" w:rsidR="002A2272" w:rsidRPr="004E361A" w:rsidRDefault="002A2272" w:rsidP="002A2272">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CH</w:t>
            </w:r>
            <w:r w:rsidRPr="004E361A">
              <w:rPr>
                <w:rFonts w:asciiTheme="minorHAnsi" w:hAnsiTheme="minorHAnsi"/>
                <w:color w:val="515151" w:themeColor="text1"/>
                <w:szCs w:val="22"/>
                <w:vertAlign w:val="subscript"/>
                <w:lang w:val="en-GB"/>
              </w:rPr>
              <w:t>4</w:t>
            </w:r>
          </w:p>
        </w:tc>
        <w:tc>
          <w:tcPr>
            <w:tcW w:w="810" w:type="pct"/>
            <w:vAlign w:val="top"/>
          </w:tcPr>
          <w:p w14:paraId="7BBB93AD" w14:textId="11063963" w:rsidR="002A2272" w:rsidRPr="004E361A" w:rsidRDefault="002A2272" w:rsidP="002A2272">
            <w:pPr>
              <w:spacing w:line="276" w:lineRule="auto"/>
              <w:rPr>
                <w:rFonts w:asciiTheme="minorHAnsi" w:hAnsiTheme="minorHAnsi"/>
                <w:b/>
                <w:bCs/>
                <w:color w:val="FFFFFF" w:themeColor="background1"/>
                <w:szCs w:val="22"/>
                <w:lang w:val="en-GB"/>
              </w:rPr>
            </w:pPr>
            <w:r w:rsidRPr="00C75556">
              <w:rPr>
                <w:rFonts w:asciiTheme="minorHAnsi" w:hAnsiTheme="minorHAnsi"/>
                <w:b/>
                <w:bCs/>
                <w:color w:val="auto"/>
                <w:szCs w:val="22"/>
                <w:lang w:val="en-GB"/>
              </w:rPr>
              <w:t>Excluded</w:t>
            </w:r>
          </w:p>
        </w:tc>
        <w:tc>
          <w:tcPr>
            <w:tcW w:w="2274" w:type="pct"/>
          </w:tcPr>
          <w:p w14:paraId="661D4C7C" w14:textId="799B88FE" w:rsidR="002A2272" w:rsidRPr="004E361A" w:rsidRDefault="002A2272" w:rsidP="002A2272">
            <w:pPr>
              <w:spacing w:line="276" w:lineRule="auto"/>
              <w:rPr>
                <w:rFonts w:asciiTheme="minorHAnsi" w:hAnsiTheme="minorHAnsi"/>
                <w:b/>
                <w:bCs/>
                <w:color w:val="FFFFFF" w:themeColor="background1"/>
                <w:szCs w:val="22"/>
                <w:lang w:val="en-GB"/>
              </w:rPr>
            </w:pPr>
            <w:r w:rsidRPr="00BD09DE">
              <w:rPr>
                <w:color w:val="515151" w:themeColor="text1"/>
              </w:rPr>
              <w:t>The project activity does not include consumption of fossil fuels</w:t>
            </w:r>
          </w:p>
        </w:tc>
      </w:tr>
      <w:tr w:rsidR="002A2272" w:rsidRPr="004E361A" w14:paraId="5C47D806" w14:textId="77777777" w:rsidTr="00634E5F">
        <w:trPr>
          <w:trHeight w:val="275"/>
        </w:trPr>
        <w:tc>
          <w:tcPr>
            <w:tcW w:w="147" w:type="pct"/>
            <w:vMerge/>
            <w:shd w:val="clear" w:color="auto" w:fill="00BABE"/>
          </w:tcPr>
          <w:p w14:paraId="2249B54B" w14:textId="77777777" w:rsidR="002A2272" w:rsidRPr="004E361A" w:rsidRDefault="002A2272" w:rsidP="002A2272">
            <w:pPr>
              <w:spacing w:line="276" w:lineRule="auto"/>
              <w:rPr>
                <w:rFonts w:asciiTheme="minorHAnsi" w:hAnsiTheme="minorHAnsi"/>
                <w:b/>
                <w:bCs/>
                <w:color w:val="FFFFFF" w:themeColor="background1"/>
                <w:szCs w:val="22"/>
                <w:lang w:val="en-GB"/>
              </w:rPr>
            </w:pPr>
          </w:p>
        </w:tc>
        <w:tc>
          <w:tcPr>
            <w:tcW w:w="1252" w:type="pct"/>
            <w:vMerge/>
          </w:tcPr>
          <w:p w14:paraId="00BCC9B4" w14:textId="77777777" w:rsidR="002A2272" w:rsidRPr="004E361A" w:rsidRDefault="002A2272" w:rsidP="002A2272">
            <w:pPr>
              <w:spacing w:line="276" w:lineRule="auto"/>
              <w:rPr>
                <w:rFonts w:asciiTheme="minorHAnsi" w:hAnsiTheme="minorHAnsi"/>
                <w:color w:val="515151" w:themeColor="text1"/>
                <w:szCs w:val="22"/>
                <w:lang w:val="en-GB"/>
              </w:rPr>
            </w:pPr>
          </w:p>
        </w:tc>
        <w:tc>
          <w:tcPr>
            <w:tcW w:w="517" w:type="pct"/>
          </w:tcPr>
          <w:p w14:paraId="6592AE7E" w14:textId="77777777" w:rsidR="002A2272" w:rsidRPr="004E361A" w:rsidRDefault="002A2272" w:rsidP="002A2272">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N</w:t>
            </w:r>
            <w:r w:rsidRPr="004E361A">
              <w:rPr>
                <w:rFonts w:asciiTheme="minorHAnsi" w:hAnsiTheme="minorHAnsi"/>
                <w:color w:val="515151" w:themeColor="text1"/>
                <w:szCs w:val="22"/>
                <w:vertAlign w:val="subscript"/>
                <w:lang w:val="en-GB"/>
              </w:rPr>
              <w:t>2</w:t>
            </w:r>
            <w:r w:rsidRPr="004E361A">
              <w:rPr>
                <w:rFonts w:asciiTheme="minorHAnsi" w:hAnsiTheme="minorHAnsi"/>
                <w:color w:val="515151" w:themeColor="text1"/>
                <w:szCs w:val="22"/>
                <w:lang w:val="en-GB"/>
              </w:rPr>
              <w:t>O</w:t>
            </w:r>
          </w:p>
        </w:tc>
        <w:tc>
          <w:tcPr>
            <w:tcW w:w="810" w:type="pct"/>
            <w:vAlign w:val="top"/>
          </w:tcPr>
          <w:p w14:paraId="473D0924" w14:textId="36D45273" w:rsidR="002A2272" w:rsidRPr="004E361A" w:rsidRDefault="002A2272" w:rsidP="002A2272">
            <w:pPr>
              <w:spacing w:line="276" w:lineRule="auto"/>
              <w:rPr>
                <w:rFonts w:asciiTheme="minorHAnsi" w:hAnsiTheme="minorHAnsi"/>
                <w:b/>
                <w:bCs/>
                <w:color w:val="FFFFFF" w:themeColor="background1"/>
                <w:szCs w:val="22"/>
                <w:lang w:val="en-GB"/>
              </w:rPr>
            </w:pPr>
            <w:r w:rsidRPr="00C75556">
              <w:rPr>
                <w:rFonts w:asciiTheme="minorHAnsi" w:hAnsiTheme="minorHAnsi"/>
                <w:b/>
                <w:bCs/>
                <w:color w:val="auto"/>
                <w:szCs w:val="22"/>
                <w:lang w:val="en-GB"/>
              </w:rPr>
              <w:t>Excluded</w:t>
            </w:r>
          </w:p>
        </w:tc>
        <w:tc>
          <w:tcPr>
            <w:tcW w:w="2274" w:type="pct"/>
          </w:tcPr>
          <w:p w14:paraId="0B948891" w14:textId="5EE383B7" w:rsidR="002A2272" w:rsidRPr="004E361A" w:rsidRDefault="002A2272" w:rsidP="002A2272">
            <w:pPr>
              <w:spacing w:line="276" w:lineRule="auto"/>
              <w:rPr>
                <w:rFonts w:asciiTheme="minorHAnsi" w:hAnsiTheme="minorHAnsi"/>
                <w:b/>
                <w:bCs/>
                <w:color w:val="FFFFFF" w:themeColor="background1"/>
                <w:szCs w:val="22"/>
                <w:lang w:val="en-GB"/>
              </w:rPr>
            </w:pPr>
            <w:r w:rsidRPr="00BD09DE">
              <w:rPr>
                <w:color w:val="515151" w:themeColor="text1"/>
              </w:rPr>
              <w:t>The project activity does not include consumption of fossil fuels</w:t>
            </w:r>
          </w:p>
        </w:tc>
      </w:tr>
      <w:tr w:rsidR="00634E5F" w:rsidRPr="004E361A" w14:paraId="66FF585F" w14:textId="77777777" w:rsidTr="00634E5F">
        <w:trPr>
          <w:trHeight w:val="293"/>
        </w:trPr>
        <w:tc>
          <w:tcPr>
            <w:tcW w:w="147" w:type="pct"/>
            <w:vMerge/>
            <w:shd w:val="clear" w:color="auto" w:fill="00BABE"/>
          </w:tcPr>
          <w:p w14:paraId="3DF2AAAF" w14:textId="77777777" w:rsidR="00634E5F" w:rsidRPr="004E361A" w:rsidRDefault="00634E5F" w:rsidP="00634E5F">
            <w:pPr>
              <w:spacing w:line="276" w:lineRule="auto"/>
              <w:rPr>
                <w:rFonts w:asciiTheme="minorHAnsi" w:hAnsiTheme="minorHAnsi"/>
                <w:b/>
                <w:bCs/>
                <w:color w:val="FFFFFF" w:themeColor="background1"/>
                <w:szCs w:val="22"/>
                <w:lang w:val="en-GB"/>
              </w:rPr>
            </w:pPr>
          </w:p>
        </w:tc>
        <w:tc>
          <w:tcPr>
            <w:tcW w:w="1252" w:type="pct"/>
            <w:vMerge w:val="restart"/>
          </w:tcPr>
          <w:p w14:paraId="218ACBE6" w14:textId="18F4EA0C" w:rsidR="00634E5F" w:rsidRPr="004E361A" w:rsidRDefault="00634E5F" w:rsidP="00634E5F">
            <w:pPr>
              <w:spacing w:line="276" w:lineRule="auto"/>
              <w:rPr>
                <w:rFonts w:asciiTheme="minorHAnsi" w:hAnsiTheme="minorHAnsi"/>
                <w:color w:val="515151" w:themeColor="text1"/>
                <w:szCs w:val="22"/>
                <w:lang w:val="en-GB"/>
              </w:rPr>
            </w:pPr>
            <w:r w:rsidRPr="00BD09DE">
              <w:rPr>
                <w:color w:val="515151" w:themeColor="text1"/>
              </w:rPr>
              <w:t>Emission from transportation of the renewable biomass from the place of origin to the manufacturing facility in the year (PE</w:t>
            </w:r>
            <w:r w:rsidRPr="00BD09DE">
              <w:rPr>
                <w:i/>
                <w:color w:val="515151" w:themeColor="text1"/>
                <w:vertAlign w:val="subscript"/>
              </w:rPr>
              <w:t>transport,y</w:t>
            </w:r>
            <w:r w:rsidRPr="00BD09DE">
              <w:rPr>
                <w:color w:val="515151" w:themeColor="text1"/>
              </w:rPr>
              <w:t>)</w:t>
            </w:r>
          </w:p>
        </w:tc>
        <w:tc>
          <w:tcPr>
            <w:tcW w:w="517" w:type="pct"/>
          </w:tcPr>
          <w:p w14:paraId="64BD059A" w14:textId="7B88480A" w:rsidR="00634E5F" w:rsidRPr="004E361A" w:rsidRDefault="00634E5F" w:rsidP="00634E5F">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CO</w:t>
            </w:r>
            <w:r w:rsidRPr="004E361A">
              <w:rPr>
                <w:rFonts w:asciiTheme="minorHAnsi" w:hAnsiTheme="minorHAnsi"/>
                <w:color w:val="515151" w:themeColor="text1"/>
                <w:szCs w:val="22"/>
                <w:vertAlign w:val="subscript"/>
                <w:lang w:val="en-GB"/>
              </w:rPr>
              <w:t>2</w:t>
            </w:r>
          </w:p>
        </w:tc>
        <w:tc>
          <w:tcPr>
            <w:tcW w:w="810" w:type="pct"/>
          </w:tcPr>
          <w:p w14:paraId="428CD6FD" w14:textId="10478A95" w:rsidR="00634E5F" w:rsidRPr="004E361A" w:rsidRDefault="00634E5F" w:rsidP="00634E5F">
            <w:pPr>
              <w:spacing w:line="276" w:lineRule="auto"/>
              <w:rPr>
                <w:rFonts w:asciiTheme="minorHAnsi" w:hAnsiTheme="minorHAnsi"/>
                <w:b/>
                <w:bCs/>
                <w:color w:val="FFFFFF" w:themeColor="background1"/>
                <w:szCs w:val="22"/>
                <w:lang w:val="en-GB"/>
              </w:rPr>
            </w:pPr>
            <w:r>
              <w:rPr>
                <w:rFonts w:asciiTheme="minorHAnsi" w:hAnsiTheme="minorHAnsi"/>
                <w:b/>
                <w:bCs/>
                <w:color w:val="auto"/>
                <w:szCs w:val="22"/>
                <w:lang w:val="en-GB"/>
              </w:rPr>
              <w:t>Included</w:t>
            </w:r>
          </w:p>
        </w:tc>
        <w:tc>
          <w:tcPr>
            <w:tcW w:w="2274" w:type="pct"/>
          </w:tcPr>
          <w:p w14:paraId="30206CEC" w14:textId="78DBEFAF" w:rsidR="00634E5F" w:rsidRPr="004E361A" w:rsidRDefault="00634E5F" w:rsidP="00634E5F">
            <w:pPr>
              <w:spacing w:line="276" w:lineRule="auto"/>
              <w:rPr>
                <w:rFonts w:asciiTheme="minorHAnsi" w:hAnsiTheme="minorHAnsi"/>
                <w:b/>
                <w:bCs/>
                <w:color w:val="FFFFFF" w:themeColor="background1"/>
                <w:szCs w:val="22"/>
                <w:lang w:val="en-GB"/>
              </w:rPr>
            </w:pPr>
            <w:r w:rsidRPr="00BD09DE">
              <w:rPr>
                <w:color w:val="515151" w:themeColor="text1"/>
              </w:rPr>
              <w:t xml:space="preserve">Can be a significant source of emissions. The emissions from trucks/tanker used for transportation of the biomass oil is considered </w:t>
            </w:r>
          </w:p>
        </w:tc>
      </w:tr>
      <w:tr w:rsidR="00634E5F" w:rsidRPr="004E361A" w14:paraId="7837E9EF" w14:textId="77777777" w:rsidTr="00634E5F">
        <w:trPr>
          <w:trHeight w:val="298"/>
        </w:trPr>
        <w:tc>
          <w:tcPr>
            <w:tcW w:w="147" w:type="pct"/>
            <w:vMerge/>
            <w:shd w:val="clear" w:color="auto" w:fill="00BABE"/>
          </w:tcPr>
          <w:p w14:paraId="6CEE2F04" w14:textId="77777777" w:rsidR="00634E5F" w:rsidRPr="004E361A" w:rsidRDefault="00634E5F" w:rsidP="00634E5F">
            <w:pPr>
              <w:spacing w:line="276" w:lineRule="auto"/>
              <w:rPr>
                <w:rFonts w:asciiTheme="minorHAnsi" w:hAnsiTheme="minorHAnsi"/>
                <w:b/>
                <w:bCs/>
                <w:color w:val="FFFFFF" w:themeColor="background1"/>
                <w:szCs w:val="22"/>
                <w:lang w:val="en-GB"/>
              </w:rPr>
            </w:pPr>
          </w:p>
        </w:tc>
        <w:tc>
          <w:tcPr>
            <w:tcW w:w="1252" w:type="pct"/>
            <w:vMerge/>
          </w:tcPr>
          <w:p w14:paraId="088EABFC" w14:textId="77777777" w:rsidR="00634E5F" w:rsidRPr="004E361A" w:rsidRDefault="00634E5F" w:rsidP="00634E5F">
            <w:pPr>
              <w:spacing w:line="276" w:lineRule="auto"/>
              <w:rPr>
                <w:rFonts w:asciiTheme="minorHAnsi" w:hAnsiTheme="minorHAnsi"/>
                <w:b/>
                <w:bCs/>
                <w:color w:val="FFFFFF" w:themeColor="background1"/>
                <w:szCs w:val="22"/>
                <w:lang w:val="en-GB"/>
              </w:rPr>
            </w:pPr>
          </w:p>
        </w:tc>
        <w:tc>
          <w:tcPr>
            <w:tcW w:w="517" w:type="pct"/>
          </w:tcPr>
          <w:p w14:paraId="64689C04" w14:textId="667410F1" w:rsidR="00634E5F" w:rsidRPr="004E361A" w:rsidRDefault="00634E5F" w:rsidP="00634E5F">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CH</w:t>
            </w:r>
            <w:r w:rsidRPr="004E361A">
              <w:rPr>
                <w:rFonts w:asciiTheme="minorHAnsi" w:hAnsiTheme="minorHAnsi"/>
                <w:color w:val="515151" w:themeColor="text1"/>
                <w:szCs w:val="22"/>
                <w:vertAlign w:val="subscript"/>
                <w:lang w:val="en-GB"/>
              </w:rPr>
              <w:t>4</w:t>
            </w:r>
          </w:p>
        </w:tc>
        <w:tc>
          <w:tcPr>
            <w:tcW w:w="810" w:type="pct"/>
          </w:tcPr>
          <w:p w14:paraId="1C362B82" w14:textId="239C4063" w:rsidR="00634E5F" w:rsidRPr="004E361A" w:rsidRDefault="00634E5F" w:rsidP="00634E5F">
            <w:pPr>
              <w:spacing w:line="276" w:lineRule="auto"/>
              <w:rPr>
                <w:rFonts w:asciiTheme="minorHAnsi" w:hAnsiTheme="minorHAnsi"/>
                <w:b/>
                <w:bCs/>
                <w:color w:val="FFFFFF" w:themeColor="background1"/>
                <w:szCs w:val="22"/>
                <w:lang w:val="en-GB"/>
              </w:rPr>
            </w:pPr>
            <w:r>
              <w:rPr>
                <w:rFonts w:asciiTheme="minorHAnsi" w:hAnsiTheme="minorHAnsi"/>
                <w:b/>
                <w:bCs/>
                <w:color w:val="auto"/>
                <w:szCs w:val="22"/>
                <w:lang w:val="en-GB"/>
              </w:rPr>
              <w:t>Excluded</w:t>
            </w:r>
          </w:p>
        </w:tc>
        <w:tc>
          <w:tcPr>
            <w:tcW w:w="2274" w:type="pct"/>
          </w:tcPr>
          <w:p w14:paraId="652FDCD6" w14:textId="28870729" w:rsidR="00634E5F" w:rsidRPr="004E361A" w:rsidRDefault="00634E5F" w:rsidP="00634E5F">
            <w:pPr>
              <w:spacing w:line="276" w:lineRule="auto"/>
              <w:rPr>
                <w:rFonts w:asciiTheme="minorHAnsi" w:hAnsiTheme="minorHAnsi"/>
                <w:b/>
                <w:bCs/>
                <w:color w:val="FFFFFF" w:themeColor="background1"/>
                <w:szCs w:val="22"/>
                <w:lang w:val="en-GB"/>
              </w:rPr>
            </w:pPr>
            <w:r w:rsidRPr="00BD09DE">
              <w:rPr>
                <w:color w:val="515151" w:themeColor="text1"/>
              </w:rPr>
              <w:t xml:space="preserve">Emission is negligent and hence excluded for simplification </w:t>
            </w:r>
          </w:p>
        </w:tc>
      </w:tr>
      <w:tr w:rsidR="00634E5F" w:rsidRPr="004E361A" w14:paraId="5655E302" w14:textId="77777777" w:rsidTr="00634E5F">
        <w:trPr>
          <w:trHeight w:val="60"/>
        </w:trPr>
        <w:tc>
          <w:tcPr>
            <w:tcW w:w="147" w:type="pct"/>
            <w:vMerge/>
            <w:shd w:val="clear" w:color="auto" w:fill="00BABE"/>
          </w:tcPr>
          <w:p w14:paraId="1416811E" w14:textId="77777777" w:rsidR="00634E5F" w:rsidRPr="004E361A" w:rsidRDefault="00634E5F" w:rsidP="00634E5F">
            <w:pPr>
              <w:spacing w:line="276" w:lineRule="auto"/>
              <w:rPr>
                <w:rFonts w:asciiTheme="minorHAnsi" w:hAnsiTheme="minorHAnsi"/>
                <w:b/>
                <w:bCs/>
                <w:color w:val="FFFFFF" w:themeColor="background1"/>
                <w:szCs w:val="22"/>
                <w:lang w:val="en-GB"/>
              </w:rPr>
            </w:pPr>
          </w:p>
        </w:tc>
        <w:tc>
          <w:tcPr>
            <w:tcW w:w="1252" w:type="pct"/>
            <w:vMerge/>
          </w:tcPr>
          <w:p w14:paraId="3E642926" w14:textId="77777777" w:rsidR="00634E5F" w:rsidRPr="004E361A" w:rsidRDefault="00634E5F" w:rsidP="00634E5F">
            <w:pPr>
              <w:spacing w:line="276" w:lineRule="auto"/>
              <w:rPr>
                <w:rFonts w:asciiTheme="minorHAnsi" w:hAnsiTheme="minorHAnsi"/>
                <w:b/>
                <w:bCs/>
                <w:color w:val="FFFFFF" w:themeColor="background1"/>
                <w:szCs w:val="22"/>
                <w:lang w:val="en-GB"/>
              </w:rPr>
            </w:pPr>
          </w:p>
        </w:tc>
        <w:tc>
          <w:tcPr>
            <w:tcW w:w="517" w:type="pct"/>
          </w:tcPr>
          <w:p w14:paraId="238B7B10" w14:textId="555A0CA4" w:rsidR="00634E5F" w:rsidRPr="004E361A" w:rsidRDefault="00634E5F" w:rsidP="00634E5F">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N</w:t>
            </w:r>
            <w:r w:rsidRPr="004E361A">
              <w:rPr>
                <w:rFonts w:asciiTheme="minorHAnsi" w:hAnsiTheme="minorHAnsi"/>
                <w:color w:val="515151" w:themeColor="text1"/>
                <w:szCs w:val="22"/>
                <w:vertAlign w:val="subscript"/>
                <w:lang w:val="en-GB"/>
              </w:rPr>
              <w:t>2</w:t>
            </w:r>
            <w:r w:rsidRPr="004E361A">
              <w:rPr>
                <w:rFonts w:asciiTheme="minorHAnsi" w:hAnsiTheme="minorHAnsi"/>
                <w:color w:val="515151" w:themeColor="text1"/>
                <w:szCs w:val="22"/>
                <w:lang w:val="en-GB"/>
              </w:rPr>
              <w:t>O</w:t>
            </w:r>
          </w:p>
        </w:tc>
        <w:tc>
          <w:tcPr>
            <w:tcW w:w="810" w:type="pct"/>
          </w:tcPr>
          <w:p w14:paraId="38FCC9A3" w14:textId="3C5EC9AA" w:rsidR="00634E5F" w:rsidRPr="004E361A" w:rsidRDefault="00634E5F" w:rsidP="00634E5F">
            <w:pPr>
              <w:spacing w:line="276" w:lineRule="auto"/>
              <w:rPr>
                <w:rFonts w:asciiTheme="minorHAnsi" w:hAnsiTheme="minorHAnsi"/>
                <w:b/>
                <w:bCs/>
                <w:color w:val="FFFFFF" w:themeColor="background1"/>
                <w:szCs w:val="22"/>
                <w:lang w:val="en-GB"/>
              </w:rPr>
            </w:pPr>
            <w:r>
              <w:rPr>
                <w:rFonts w:asciiTheme="minorHAnsi" w:hAnsiTheme="minorHAnsi"/>
                <w:b/>
                <w:bCs/>
                <w:color w:val="auto"/>
                <w:szCs w:val="22"/>
                <w:lang w:val="en-GB"/>
              </w:rPr>
              <w:t>Excluded</w:t>
            </w:r>
          </w:p>
        </w:tc>
        <w:tc>
          <w:tcPr>
            <w:tcW w:w="2274" w:type="pct"/>
          </w:tcPr>
          <w:p w14:paraId="54D04E3A" w14:textId="5F2A69AA" w:rsidR="00634E5F" w:rsidRPr="004E361A" w:rsidRDefault="00634E5F" w:rsidP="00634E5F">
            <w:pPr>
              <w:spacing w:line="276" w:lineRule="auto"/>
              <w:rPr>
                <w:rFonts w:asciiTheme="minorHAnsi" w:hAnsiTheme="minorHAnsi"/>
                <w:b/>
                <w:bCs/>
                <w:color w:val="FFFFFF" w:themeColor="background1"/>
                <w:szCs w:val="22"/>
                <w:lang w:val="en-GB"/>
              </w:rPr>
            </w:pPr>
            <w:r w:rsidRPr="00BD09DE">
              <w:rPr>
                <w:color w:val="515151" w:themeColor="text1"/>
              </w:rPr>
              <w:t xml:space="preserve">Emission is negligent and hence excluded for simplification </w:t>
            </w:r>
          </w:p>
        </w:tc>
      </w:tr>
      <w:tr w:rsidR="00203860" w:rsidRPr="004E361A" w14:paraId="0272EC0A" w14:textId="77777777" w:rsidTr="005336A6">
        <w:trPr>
          <w:trHeight w:val="60"/>
        </w:trPr>
        <w:tc>
          <w:tcPr>
            <w:tcW w:w="147" w:type="pct"/>
            <w:shd w:val="clear" w:color="auto" w:fill="00BABE"/>
          </w:tcPr>
          <w:p w14:paraId="05A51CBF" w14:textId="77777777" w:rsidR="00203860" w:rsidRPr="004E361A" w:rsidRDefault="00203860" w:rsidP="00203860">
            <w:pPr>
              <w:spacing w:line="276" w:lineRule="auto"/>
              <w:rPr>
                <w:rFonts w:asciiTheme="minorHAnsi" w:hAnsiTheme="minorHAnsi"/>
                <w:b/>
                <w:bCs/>
                <w:color w:val="FFFFFF" w:themeColor="background1"/>
                <w:szCs w:val="22"/>
                <w:lang w:val="en-GB"/>
              </w:rPr>
            </w:pPr>
          </w:p>
        </w:tc>
        <w:tc>
          <w:tcPr>
            <w:tcW w:w="1252" w:type="pct"/>
            <w:vMerge w:val="restart"/>
          </w:tcPr>
          <w:p w14:paraId="2A4C737A" w14:textId="0718998E" w:rsidR="00203860" w:rsidRPr="004E361A" w:rsidRDefault="00203860" w:rsidP="00203860">
            <w:pPr>
              <w:spacing w:line="276" w:lineRule="auto"/>
              <w:rPr>
                <w:rFonts w:asciiTheme="minorHAnsi" w:hAnsiTheme="minorHAnsi"/>
                <w:b/>
                <w:bCs/>
                <w:color w:val="FFFFFF" w:themeColor="background1"/>
                <w:szCs w:val="22"/>
                <w:lang w:val="en-GB"/>
              </w:rPr>
            </w:pPr>
            <w:r w:rsidRPr="00BD09DE">
              <w:rPr>
                <w:color w:val="515151" w:themeColor="text1"/>
              </w:rPr>
              <w:t>Emissions from the cultivation of renewable biomass at the dedicated plantation (PE</w:t>
            </w:r>
            <w:r w:rsidRPr="00BD09DE">
              <w:rPr>
                <w:i/>
                <w:color w:val="515151" w:themeColor="text1"/>
                <w:vertAlign w:val="subscript"/>
              </w:rPr>
              <w:t>cultivation,y</w:t>
            </w:r>
            <w:r w:rsidRPr="00BD09DE">
              <w:rPr>
                <w:color w:val="515151" w:themeColor="text1"/>
              </w:rPr>
              <w:t>)</w:t>
            </w:r>
          </w:p>
        </w:tc>
        <w:tc>
          <w:tcPr>
            <w:tcW w:w="517" w:type="pct"/>
          </w:tcPr>
          <w:p w14:paraId="51F6C99D" w14:textId="6CE15BA5" w:rsidR="00203860" w:rsidRPr="004E361A" w:rsidRDefault="00203860" w:rsidP="00203860">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CO</w:t>
            </w:r>
            <w:r w:rsidRPr="004E361A">
              <w:rPr>
                <w:rFonts w:asciiTheme="minorHAnsi" w:hAnsiTheme="minorHAnsi"/>
                <w:color w:val="515151" w:themeColor="text1"/>
                <w:szCs w:val="22"/>
                <w:vertAlign w:val="subscript"/>
                <w:lang w:val="en-GB"/>
              </w:rPr>
              <w:t>2</w:t>
            </w:r>
          </w:p>
        </w:tc>
        <w:tc>
          <w:tcPr>
            <w:tcW w:w="810" w:type="pct"/>
            <w:vAlign w:val="top"/>
          </w:tcPr>
          <w:p w14:paraId="03A17204" w14:textId="7E7E92DA" w:rsidR="00203860" w:rsidRDefault="00203860" w:rsidP="00203860">
            <w:pPr>
              <w:spacing w:line="276" w:lineRule="auto"/>
              <w:rPr>
                <w:rFonts w:asciiTheme="minorHAnsi" w:hAnsiTheme="minorHAnsi"/>
                <w:b/>
                <w:bCs/>
                <w:color w:val="auto"/>
                <w:szCs w:val="22"/>
                <w:lang w:val="en-GB"/>
              </w:rPr>
            </w:pPr>
            <w:r w:rsidRPr="00C75556">
              <w:rPr>
                <w:rFonts w:asciiTheme="minorHAnsi" w:hAnsiTheme="minorHAnsi"/>
                <w:b/>
                <w:bCs/>
                <w:color w:val="auto"/>
                <w:szCs w:val="22"/>
                <w:lang w:val="en-GB"/>
              </w:rPr>
              <w:t>Excluded</w:t>
            </w:r>
          </w:p>
        </w:tc>
        <w:tc>
          <w:tcPr>
            <w:tcW w:w="2274" w:type="pct"/>
          </w:tcPr>
          <w:p w14:paraId="639FBF18" w14:textId="59206116" w:rsidR="00203860" w:rsidRPr="00BD09DE" w:rsidRDefault="00203860" w:rsidP="00203860">
            <w:pPr>
              <w:spacing w:line="276" w:lineRule="auto"/>
              <w:rPr>
                <w:color w:val="515151" w:themeColor="text1"/>
              </w:rPr>
            </w:pPr>
            <w:r w:rsidRPr="00BD09DE">
              <w:rPr>
                <w:color w:val="515151" w:themeColor="text1"/>
              </w:rPr>
              <w:t xml:space="preserve">The project activity does not include biomass from a dedicated plantation </w:t>
            </w:r>
          </w:p>
        </w:tc>
      </w:tr>
      <w:tr w:rsidR="00203860" w:rsidRPr="004E361A" w14:paraId="76FFE4F9" w14:textId="77777777" w:rsidTr="005336A6">
        <w:trPr>
          <w:trHeight w:val="60"/>
        </w:trPr>
        <w:tc>
          <w:tcPr>
            <w:tcW w:w="147" w:type="pct"/>
            <w:shd w:val="clear" w:color="auto" w:fill="00BABE"/>
          </w:tcPr>
          <w:p w14:paraId="7F6E08DB" w14:textId="77777777" w:rsidR="00203860" w:rsidRPr="004E361A" w:rsidRDefault="00203860" w:rsidP="00203860">
            <w:pPr>
              <w:spacing w:line="276" w:lineRule="auto"/>
              <w:rPr>
                <w:rFonts w:asciiTheme="minorHAnsi" w:hAnsiTheme="minorHAnsi"/>
                <w:b/>
                <w:bCs/>
                <w:color w:val="FFFFFF" w:themeColor="background1"/>
                <w:szCs w:val="22"/>
                <w:lang w:val="en-GB"/>
              </w:rPr>
            </w:pPr>
          </w:p>
        </w:tc>
        <w:tc>
          <w:tcPr>
            <w:tcW w:w="1252" w:type="pct"/>
            <w:vMerge/>
          </w:tcPr>
          <w:p w14:paraId="3B56BE68" w14:textId="77777777" w:rsidR="00203860" w:rsidRPr="004E361A" w:rsidRDefault="00203860" w:rsidP="00203860">
            <w:pPr>
              <w:spacing w:line="276" w:lineRule="auto"/>
              <w:rPr>
                <w:rFonts w:asciiTheme="minorHAnsi" w:hAnsiTheme="minorHAnsi"/>
                <w:b/>
                <w:bCs/>
                <w:color w:val="FFFFFF" w:themeColor="background1"/>
                <w:szCs w:val="22"/>
                <w:lang w:val="en-GB"/>
              </w:rPr>
            </w:pPr>
          </w:p>
        </w:tc>
        <w:tc>
          <w:tcPr>
            <w:tcW w:w="517" w:type="pct"/>
          </w:tcPr>
          <w:p w14:paraId="09D37792" w14:textId="1C85B36B" w:rsidR="00203860" w:rsidRPr="004E361A" w:rsidRDefault="00203860" w:rsidP="00203860">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CH</w:t>
            </w:r>
            <w:r w:rsidRPr="004E361A">
              <w:rPr>
                <w:rFonts w:asciiTheme="minorHAnsi" w:hAnsiTheme="minorHAnsi"/>
                <w:color w:val="515151" w:themeColor="text1"/>
                <w:szCs w:val="22"/>
                <w:vertAlign w:val="subscript"/>
                <w:lang w:val="en-GB"/>
              </w:rPr>
              <w:t>4</w:t>
            </w:r>
          </w:p>
        </w:tc>
        <w:tc>
          <w:tcPr>
            <w:tcW w:w="810" w:type="pct"/>
            <w:vAlign w:val="top"/>
          </w:tcPr>
          <w:p w14:paraId="109EE313" w14:textId="58D4B1F3" w:rsidR="00203860" w:rsidRDefault="00203860" w:rsidP="00203860">
            <w:pPr>
              <w:spacing w:line="276" w:lineRule="auto"/>
              <w:rPr>
                <w:rFonts w:asciiTheme="minorHAnsi" w:hAnsiTheme="minorHAnsi"/>
                <w:b/>
                <w:bCs/>
                <w:color w:val="auto"/>
                <w:szCs w:val="22"/>
                <w:lang w:val="en-GB"/>
              </w:rPr>
            </w:pPr>
            <w:r w:rsidRPr="00C75556">
              <w:rPr>
                <w:rFonts w:asciiTheme="minorHAnsi" w:hAnsiTheme="minorHAnsi"/>
                <w:b/>
                <w:bCs/>
                <w:color w:val="auto"/>
                <w:szCs w:val="22"/>
                <w:lang w:val="en-GB"/>
              </w:rPr>
              <w:t>Excluded</w:t>
            </w:r>
          </w:p>
        </w:tc>
        <w:tc>
          <w:tcPr>
            <w:tcW w:w="2274" w:type="pct"/>
          </w:tcPr>
          <w:p w14:paraId="3A7A0ADF" w14:textId="4A396A40" w:rsidR="00203860" w:rsidRPr="00BD09DE" w:rsidRDefault="00203860" w:rsidP="00203860">
            <w:pPr>
              <w:spacing w:line="276" w:lineRule="auto"/>
              <w:rPr>
                <w:color w:val="515151" w:themeColor="text1"/>
              </w:rPr>
            </w:pPr>
            <w:r w:rsidRPr="00BD09DE">
              <w:rPr>
                <w:color w:val="515151" w:themeColor="text1"/>
              </w:rPr>
              <w:t>The project activity does not include biomass from a dedicated plantation</w:t>
            </w:r>
          </w:p>
        </w:tc>
      </w:tr>
      <w:tr w:rsidR="00203860" w:rsidRPr="004E361A" w14:paraId="71FAAE49" w14:textId="77777777" w:rsidTr="005336A6">
        <w:trPr>
          <w:trHeight w:val="80"/>
        </w:trPr>
        <w:tc>
          <w:tcPr>
            <w:tcW w:w="147" w:type="pct"/>
            <w:shd w:val="clear" w:color="auto" w:fill="00BABE"/>
          </w:tcPr>
          <w:p w14:paraId="4EAE6FDF" w14:textId="77777777" w:rsidR="00203860" w:rsidRPr="004E361A" w:rsidRDefault="00203860" w:rsidP="00203860">
            <w:pPr>
              <w:spacing w:line="276" w:lineRule="auto"/>
              <w:rPr>
                <w:rFonts w:asciiTheme="minorHAnsi" w:hAnsiTheme="minorHAnsi"/>
                <w:b/>
                <w:bCs/>
                <w:color w:val="FFFFFF" w:themeColor="background1"/>
                <w:szCs w:val="22"/>
                <w:lang w:val="en-GB"/>
              </w:rPr>
            </w:pPr>
          </w:p>
        </w:tc>
        <w:tc>
          <w:tcPr>
            <w:tcW w:w="1252" w:type="pct"/>
            <w:vMerge/>
          </w:tcPr>
          <w:p w14:paraId="15069E3A" w14:textId="77777777" w:rsidR="00203860" w:rsidRPr="004E361A" w:rsidRDefault="00203860" w:rsidP="00203860">
            <w:pPr>
              <w:spacing w:line="276" w:lineRule="auto"/>
              <w:rPr>
                <w:rFonts w:asciiTheme="minorHAnsi" w:hAnsiTheme="minorHAnsi"/>
                <w:b/>
                <w:bCs/>
                <w:color w:val="FFFFFF" w:themeColor="background1"/>
                <w:szCs w:val="22"/>
                <w:lang w:val="en-GB"/>
              </w:rPr>
            </w:pPr>
          </w:p>
        </w:tc>
        <w:tc>
          <w:tcPr>
            <w:tcW w:w="517" w:type="pct"/>
          </w:tcPr>
          <w:p w14:paraId="39F0C3E1" w14:textId="5040C7B1" w:rsidR="00203860" w:rsidRPr="004E361A" w:rsidRDefault="00203860" w:rsidP="00203860">
            <w:pPr>
              <w:spacing w:line="276" w:lineRule="auto"/>
              <w:rPr>
                <w:rFonts w:asciiTheme="minorHAnsi" w:hAnsiTheme="minorHAnsi"/>
                <w:color w:val="515151" w:themeColor="text1"/>
                <w:szCs w:val="22"/>
                <w:lang w:val="en-GB"/>
              </w:rPr>
            </w:pPr>
            <w:r w:rsidRPr="004E361A">
              <w:rPr>
                <w:rFonts w:asciiTheme="minorHAnsi" w:hAnsiTheme="minorHAnsi"/>
                <w:color w:val="515151" w:themeColor="text1"/>
                <w:szCs w:val="22"/>
                <w:lang w:val="en-GB"/>
              </w:rPr>
              <w:t>N</w:t>
            </w:r>
            <w:r w:rsidRPr="004E361A">
              <w:rPr>
                <w:rFonts w:asciiTheme="minorHAnsi" w:hAnsiTheme="minorHAnsi"/>
                <w:color w:val="515151" w:themeColor="text1"/>
                <w:szCs w:val="22"/>
                <w:vertAlign w:val="subscript"/>
                <w:lang w:val="en-GB"/>
              </w:rPr>
              <w:t>2</w:t>
            </w:r>
            <w:r w:rsidRPr="004E361A">
              <w:rPr>
                <w:rFonts w:asciiTheme="minorHAnsi" w:hAnsiTheme="minorHAnsi"/>
                <w:color w:val="515151" w:themeColor="text1"/>
                <w:szCs w:val="22"/>
                <w:lang w:val="en-GB"/>
              </w:rPr>
              <w:t>O</w:t>
            </w:r>
          </w:p>
        </w:tc>
        <w:tc>
          <w:tcPr>
            <w:tcW w:w="810" w:type="pct"/>
            <w:vAlign w:val="top"/>
          </w:tcPr>
          <w:p w14:paraId="64975A0A" w14:textId="72BBA1BF" w:rsidR="00203860" w:rsidRDefault="00203860" w:rsidP="00203860">
            <w:pPr>
              <w:spacing w:line="276" w:lineRule="auto"/>
              <w:rPr>
                <w:rFonts w:asciiTheme="minorHAnsi" w:hAnsiTheme="minorHAnsi"/>
                <w:b/>
                <w:bCs/>
                <w:color w:val="auto"/>
                <w:szCs w:val="22"/>
                <w:lang w:val="en-GB"/>
              </w:rPr>
            </w:pPr>
            <w:r w:rsidRPr="00C75556">
              <w:rPr>
                <w:rFonts w:asciiTheme="minorHAnsi" w:hAnsiTheme="minorHAnsi"/>
                <w:b/>
                <w:bCs/>
                <w:color w:val="auto"/>
                <w:szCs w:val="22"/>
                <w:lang w:val="en-GB"/>
              </w:rPr>
              <w:t>Excluded</w:t>
            </w:r>
          </w:p>
        </w:tc>
        <w:tc>
          <w:tcPr>
            <w:tcW w:w="2274" w:type="pct"/>
          </w:tcPr>
          <w:p w14:paraId="1D662087" w14:textId="17ADEA40" w:rsidR="00203860" w:rsidRPr="00BD09DE" w:rsidRDefault="00203860" w:rsidP="00203860">
            <w:pPr>
              <w:spacing w:line="276" w:lineRule="auto"/>
              <w:rPr>
                <w:color w:val="515151" w:themeColor="text1"/>
              </w:rPr>
            </w:pPr>
            <w:r w:rsidRPr="00BD09DE">
              <w:rPr>
                <w:color w:val="515151" w:themeColor="text1"/>
              </w:rPr>
              <w:t>The project activity does not include biomass from a dedicated plantation</w:t>
            </w:r>
          </w:p>
        </w:tc>
      </w:tr>
    </w:tbl>
    <w:p w14:paraId="582916DE" w14:textId="77777777" w:rsidR="004E361A" w:rsidRDefault="004E361A" w:rsidP="00885D25">
      <w:pPr>
        <w:spacing w:line="276" w:lineRule="auto"/>
        <w:contextualSpacing w:val="0"/>
      </w:pPr>
    </w:p>
    <w:p w14:paraId="4BC34E59" w14:textId="1EA188F2" w:rsidR="004E361A" w:rsidRDefault="004E361A" w:rsidP="00885D25">
      <w:pPr>
        <w:spacing w:line="276" w:lineRule="auto"/>
        <w:contextualSpacing w:val="0"/>
      </w:pPr>
    </w:p>
    <w:p w14:paraId="3AD93973" w14:textId="2DD91DB1" w:rsidR="004E361A" w:rsidRPr="004E361A" w:rsidRDefault="007F21DA" w:rsidP="00B01408">
      <w:pPr>
        <w:pStyle w:val="Heading5"/>
      </w:pPr>
      <w:r>
        <w:t xml:space="preserve">B.4. </w:t>
      </w:r>
      <w:r w:rsidR="004E361A" w:rsidRPr="004E361A">
        <w:t>Establishment and description of baseline scenario</w:t>
      </w:r>
    </w:p>
    <w:p w14:paraId="06D00134" w14:textId="3018909E" w:rsidR="004E361A" w:rsidRDefault="004E361A" w:rsidP="004E361A">
      <w:pPr>
        <w:spacing w:line="276" w:lineRule="auto"/>
        <w:contextualSpacing w:val="0"/>
        <w:rPr>
          <w:bCs/>
          <w:lang w:val="en-GB"/>
        </w:rPr>
      </w:pPr>
      <w:r w:rsidRPr="004E361A">
        <w:rPr>
          <w:bCs/>
          <w:lang w:val="en-GB"/>
        </w:rPr>
        <w:t>&gt;&gt;</w:t>
      </w:r>
    </w:p>
    <w:p w14:paraId="656C3D6B" w14:textId="21A320FA" w:rsidR="00E04F3E" w:rsidRPr="00167625" w:rsidRDefault="001B0650" w:rsidP="001B0650">
      <w:pPr>
        <w:jc w:val="both"/>
        <w:rPr>
          <w:szCs w:val="22"/>
        </w:rPr>
      </w:pPr>
      <w:r w:rsidRPr="00167625">
        <w:rPr>
          <w:szCs w:val="22"/>
        </w:rPr>
        <w:t xml:space="preserve">According to AMS-III.AS, for a fuel switch project, the baseline is related to the historical fossil fuel consumption associated with the element processes, affect by the project activity that would continue to occur in the absence of the project activity.  The baseline scenario is that the Heavy Fuel Oil was used to power the furnace in the recycling of aluminium dross. </w:t>
      </w:r>
    </w:p>
    <w:p w14:paraId="2D35D902" w14:textId="77777777" w:rsidR="001B0650" w:rsidRPr="00167625" w:rsidRDefault="001B0650" w:rsidP="001B0650">
      <w:pPr>
        <w:jc w:val="both"/>
        <w:rPr>
          <w:szCs w:val="22"/>
        </w:rPr>
      </w:pPr>
    </w:p>
    <w:p w14:paraId="05D2DD86" w14:textId="381A1690" w:rsidR="001B0650" w:rsidRPr="00167625" w:rsidDel="007F391C" w:rsidRDefault="001B0650" w:rsidP="001B0650">
      <w:pPr>
        <w:jc w:val="both"/>
        <w:rPr>
          <w:del w:id="253" w:author="Ying Shian Loh" w:date="2023-11-06T11:33:00Z"/>
          <w:szCs w:val="22"/>
        </w:rPr>
      </w:pPr>
      <w:del w:id="254" w:author="Ying Shian Loh" w:date="2023-11-06T11:33:00Z">
        <w:r w:rsidRPr="00167625" w:rsidDel="005E02F7">
          <w:rPr>
            <w:szCs w:val="22"/>
          </w:rPr>
          <w:delText xml:space="preserve">JTS has consistently been maintaining and retrofitting the baseline equipment, as such the baseline equipment technical lifetime may be extended further than what had been originally set out, in turn accommodating the project activity. </w:delText>
        </w:r>
      </w:del>
      <w:ins w:id="255" w:author="Ying Shian Loh" w:date="2023-11-06T11:33:00Z">
        <w:r w:rsidR="005E02F7" w:rsidRPr="00167625">
          <w:rPr>
            <w:szCs w:val="22"/>
          </w:rPr>
          <w:t xml:space="preserve">The baseline equipment </w:t>
        </w:r>
      </w:ins>
      <w:ins w:id="256" w:author="Ying Shian Loh" w:date="2023-11-06T17:26:00Z">
        <w:r w:rsidR="005C4389" w:rsidRPr="00167625">
          <w:rPr>
            <w:szCs w:val="22"/>
          </w:rPr>
          <w:t>has remained the same</w:t>
        </w:r>
      </w:ins>
      <w:ins w:id="257" w:author="Ying Shian Loh" w:date="2023-11-06T17:27:00Z">
        <w:r w:rsidR="00B05878" w:rsidRPr="00167625">
          <w:rPr>
            <w:szCs w:val="22"/>
          </w:rPr>
          <w:t xml:space="preserve">, however the fuel firing system of the project activity </w:t>
        </w:r>
        <w:r w:rsidR="00535933" w:rsidRPr="00167625">
          <w:rPr>
            <w:szCs w:val="22"/>
          </w:rPr>
          <w:t>has been replaced with a</w:t>
        </w:r>
      </w:ins>
      <w:ins w:id="258" w:author="Ying Shian Loh" w:date="2023-11-06T11:34:00Z">
        <w:r w:rsidR="005E02F7" w:rsidRPr="00167625">
          <w:rPr>
            <w:szCs w:val="22"/>
          </w:rPr>
          <w:t xml:space="preserve"> new fueling system</w:t>
        </w:r>
      </w:ins>
      <w:ins w:id="259" w:author="Ying Shian Loh" w:date="2023-11-06T17:29:00Z">
        <w:r w:rsidR="00E04F3E" w:rsidRPr="00167625">
          <w:rPr>
            <w:szCs w:val="22"/>
          </w:rPr>
          <w:t xml:space="preserve"> which was commissioned on </w:t>
        </w:r>
      </w:ins>
      <w:ins w:id="260" w:author="Ying Shian Loh" w:date="2023-11-07T11:00:00Z">
        <w:r w:rsidR="00060DCA" w:rsidRPr="00167625">
          <w:rPr>
            <w:szCs w:val="22"/>
          </w:rPr>
          <w:t>27/06/2019</w:t>
        </w:r>
      </w:ins>
      <w:ins w:id="261" w:author="Ying Shian Loh" w:date="2023-11-06T11:34:00Z">
        <w:r w:rsidR="005E02F7" w:rsidRPr="00167625">
          <w:rPr>
            <w:szCs w:val="22"/>
          </w:rPr>
          <w:t xml:space="preserve">. JTS will implement regular maintenance to ensure that the equipment will be able </w:t>
        </w:r>
      </w:ins>
      <w:ins w:id="262" w:author="Ying Shian Loh" w:date="2023-11-06T11:35:00Z">
        <w:r w:rsidR="00565164" w:rsidRPr="00167625">
          <w:rPr>
            <w:szCs w:val="22"/>
          </w:rPr>
          <w:t xml:space="preserve">to sustain over the course of the 10-year crediting period. </w:t>
        </w:r>
      </w:ins>
    </w:p>
    <w:p w14:paraId="362ACFB7" w14:textId="77777777" w:rsidR="007F391C" w:rsidRDefault="007F391C" w:rsidP="001B0650">
      <w:pPr>
        <w:jc w:val="both"/>
        <w:rPr>
          <w:ins w:id="263" w:author="Ying Shian Loh" w:date="2023-11-06T17:25:00Z"/>
        </w:rPr>
      </w:pPr>
    </w:p>
    <w:p w14:paraId="7C6B2823" w14:textId="77777777" w:rsidR="007F391C" w:rsidRDefault="007F391C" w:rsidP="001B0650">
      <w:pPr>
        <w:jc w:val="both"/>
        <w:rPr>
          <w:ins w:id="264" w:author="Ying Shian Loh" w:date="2023-11-06T17:25:00Z"/>
        </w:rPr>
      </w:pPr>
    </w:p>
    <w:p w14:paraId="05890F36" w14:textId="77777777" w:rsidR="001B0650" w:rsidRDefault="001B0650" w:rsidP="001B0650">
      <w:pPr>
        <w:jc w:val="both"/>
      </w:pPr>
    </w:p>
    <w:p w14:paraId="76194090" w14:textId="77777777" w:rsidR="001B0650" w:rsidRDefault="001B0650" w:rsidP="001B0650">
      <w:pPr>
        <w:jc w:val="both"/>
      </w:pPr>
      <w:r>
        <w:t>The current industry standard of fuel used by the aluminium dross recovery plants are fossil fuels like Natural gas, Diesel or Heavy Fuel Oil (HFO), a type of residual fuel oil used for re-fueling marine vessels. With the shipping industry also beginning to respond to the challenges of climate change, industries dependent on HFO and similar residual fuel have also begun searching for new ways to meet emissions standards set by the Paris Agreement in 2015. These standards dictate reducing the CO</w:t>
      </w:r>
      <w:r>
        <w:rPr>
          <w:vertAlign w:val="subscript"/>
        </w:rPr>
        <w:t>2</w:t>
      </w:r>
      <w:r>
        <w:t>, NOx and SOx content of the HFO used, or in the case of the shipping industry, to rely on hybrid energy technology.</w:t>
      </w:r>
    </w:p>
    <w:p w14:paraId="41CECC20" w14:textId="77777777" w:rsidR="001B0650" w:rsidRDefault="001B0650" w:rsidP="001B0650">
      <w:pPr>
        <w:jc w:val="both"/>
      </w:pPr>
    </w:p>
    <w:p w14:paraId="3579AC2F" w14:textId="77777777" w:rsidR="001B0650" w:rsidRPr="00167625" w:rsidRDefault="001B0650" w:rsidP="001B0650">
      <w:pPr>
        <w:spacing w:after="0"/>
        <w:jc w:val="both"/>
        <w:rPr>
          <w:szCs w:val="22"/>
        </w:rPr>
      </w:pPr>
      <w:r w:rsidRPr="00167625">
        <w:rPr>
          <w:szCs w:val="22"/>
        </w:rPr>
        <w:t>The Project Activity revolves around the fuel-switch from HFOs to NERADOs, an alternative fuel that has similar characteristics and qualities to HFOs but causes minimal corrosion to equipment and must above all have lower emissions compared to HFO.</w:t>
      </w:r>
      <w:r w:rsidRPr="00167625">
        <w:rPr>
          <w:szCs w:val="22"/>
        </w:rPr>
        <w:br/>
      </w:r>
    </w:p>
    <w:p w14:paraId="17CF68A2" w14:textId="77777777" w:rsidR="001B0650" w:rsidRPr="00167625" w:rsidRDefault="001B0650" w:rsidP="001B0650">
      <w:pPr>
        <w:jc w:val="both"/>
        <w:rPr>
          <w:szCs w:val="22"/>
        </w:rPr>
      </w:pPr>
      <w:r w:rsidRPr="00167625">
        <w:rPr>
          <w:szCs w:val="22"/>
        </w:rPr>
        <w:t>In the absence of the project activity, the aluminium dross recycling plant would continue to consume fossil fuel as shown in the table below:</w:t>
      </w:r>
    </w:p>
    <w:p w14:paraId="0AEDD55D" w14:textId="77777777" w:rsidR="001B0650" w:rsidRPr="00BD09DE" w:rsidRDefault="001B0650" w:rsidP="001B0650">
      <w:pPr>
        <w:jc w:val="both"/>
        <w:rPr>
          <w:sz w:val="20"/>
          <w:szCs w:val="20"/>
        </w:rPr>
      </w:pPr>
      <w:r w:rsidRPr="00167625">
        <w:rPr>
          <w:szCs w:val="22"/>
          <w:rPrChange w:id="265" w:author="Ying Shian Loh" w:date="2024-02-27T15:36:00Z">
            <w:rPr>
              <w:sz w:val="20"/>
              <w:szCs w:val="20"/>
            </w:rPr>
          </w:rPrChange>
        </w:rPr>
        <w:t>Table 5: Historic fossil fuel consumption in the aluminium dross recycling plant.</w:t>
      </w:r>
    </w:p>
    <w:tbl>
      <w:tblPr>
        <w:tblStyle w:val="TableGrid"/>
        <w:tblW w:w="0" w:type="auto"/>
        <w:tblInd w:w="113" w:type="dxa"/>
        <w:tblLook w:val="04A0" w:firstRow="1" w:lastRow="0" w:firstColumn="1" w:lastColumn="0" w:noHBand="0" w:noVBand="1"/>
      </w:tblPr>
      <w:tblGrid>
        <w:gridCol w:w="1803"/>
        <w:gridCol w:w="1803"/>
        <w:gridCol w:w="1803"/>
        <w:gridCol w:w="1803"/>
        <w:gridCol w:w="1804"/>
      </w:tblGrid>
      <w:tr w:rsidR="00C80CD2" w14:paraId="66887909" w14:textId="77777777" w:rsidTr="00C80CD2">
        <w:trPr>
          <w:ins w:id="266" w:author="Ying Shian Loh" w:date="2023-10-31T18:08:00Z"/>
        </w:trPr>
        <w:tc>
          <w:tcPr>
            <w:tcW w:w="1803" w:type="dxa"/>
            <w:shd w:val="clear" w:color="auto" w:fill="E6E5E5" w:themeFill="background2"/>
          </w:tcPr>
          <w:p w14:paraId="698EBBEE" w14:textId="77777777" w:rsidR="00C80CD2" w:rsidRPr="00167625" w:rsidRDefault="00C80CD2" w:rsidP="00114D37">
            <w:pPr>
              <w:rPr>
                <w:ins w:id="267" w:author="Ying Shian Loh" w:date="2023-10-31T18:08:00Z"/>
                <w:b/>
                <w:bCs/>
                <w:szCs w:val="22"/>
              </w:rPr>
            </w:pPr>
            <w:ins w:id="268" w:author="Ying Shian Loh" w:date="2023-10-31T18:08:00Z">
              <w:r w:rsidRPr="00167625">
                <w:rPr>
                  <w:b/>
                  <w:bCs/>
                  <w:szCs w:val="22"/>
                </w:rPr>
                <w:t>Year</w:t>
              </w:r>
            </w:ins>
          </w:p>
        </w:tc>
        <w:tc>
          <w:tcPr>
            <w:tcW w:w="1803" w:type="dxa"/>
            <w:shd w:val="clear" w:color="auto" w:fill="E6E5E5" w:themeFill="background2"/>
          </w:tcPr>
          <w:p w14:paraId="23CC84AF" w14:textId="77777777" w:rsidR="00C80CD2" w:rsidRPr="00167625" w:rsidRDefault="00C80CD2" w:rsidP="00114D37">
            <w:pPr>
              <w:rPr>
                <w:ins w:id="269" w:author="Ying Shian Loh" w:date="2023-10-31T18:08:00Z"/>
                <w:b/>
                <w:bCs/>
                <w:szCs w:val="22"/>
              </w:rPr>
            </w:pPr>
            <w:ins w:id="270" w:author="Ying Shian Loh" w:date="2023-10-31T18:08:00Z">
              <w:r w:rsidRPr="00167625">
                <w:rPr>
                  <w:b/>
                  <w:bCs/>
                  <w:szCs w:val="22"/>
                </w:rPr>
                <w:t xml:space="preserve">Heavy fuel oil consumed (liters) </w:t>
              </w:r>
            </w:ins>
          </w:p>
        </w:tc>
        <w:tc>
          <w:tcPr>
            <w:tcW w:w="1803" w:type="dxa"/>
            <w:shd w:val="clear" w:color="auto" w:fill="E6E5E5" w:themeFill="background2"/>
          </w:tcPr>
          <w:p w14:paraId="780B04A3" w14:textId="77777777" w:rsidR="00C80CD2" w:rsidRPr="00167625" w:rsidRDefault="00C80CD2" w:rsidP="00114D37">
            <w:pPr>
              <w:rPr>
                <w:ins w:id="271" w:author="Ying Shian Loh" w:date="2023-10-31T18:08:00Z"/>
                <w:b/>
                <w:bCs/>
                <w:szCs w:val="22"/>
              </w:rPr>
            </w:pPr>
            <w:ins w:id="272" w:author="Ying Shian Loh" w:date="2023-10-31T18:08:00Z">
              <w:r w:rsidRPr="00167625">
                <w:rPr>
                  <w:b/>
                  <w:bCs/>
                  <w:szCs w:val="22"/>
                </w:rPr>
                <w:t>Source of Information</w:t>
              </w:r>
            </w:ins>
          </w:p>
        </w:tc>
        <w:tc>
          <w:tcPr>
            <w:tcW w:w="1803" w:type="dxa"/>
            <w:shd w:val="clear" w:color="auto" w:fill="E6E5E5" w:themeFill="background2"/>
          </w:tcPr>
          <w:p w14:paraId="59BDE3F7" w14:textId="74A3168C" w:rsidR="00C80CD2" w:rsidRPr="00167625" w:rsidRDefault="00C80CD2" w:rsidP="00114D37">
            <w:pPr>
              <w:rPr>
                <w:ins w:id="273" w:author="Ying Shian Loh" w:date="2023-10-31T18:08:00Z"/>
                <w:b/>
                <w:bCs/>
                <w:szCs w:val="22"/>
              </w:rPr>
            </w:pPr>
            <w:ins w:id="274" w:author="Ying Shian Loh" w:date="2023-10-31T18:08:00Z">
              <w:r w:rsidRPr="00167625">
                <w:rPr>
                  <w:b/>
                  <w:bCs/>
                  <w:szCs w:val="22"/>
                </w:rPr>
                <w:t xml:space="preserve">Annual aluminium produced </w:t>
              </w:r>
            </w:ins>
            <w:ins w:id="275" w:author="Ying Shian Loh" w:date="2024-02-19T12:42:00Z">
              <w:r w:rsidR="00C93015" w:rsidRPr="00167625">
                <w:rPr>
                  <w:b/>
                  <w:bCs/>
                  <w:szCs w:val="22"/>
                </w:rPr>
                <w:t>(kg)</w:t>
              </w:r>
            </w:ins>
          </w:p>
        </w:tc>
        <w:tc>
          <w:tcPr>
            <w:tcW w:w="1804" w:type="dxa"/>
            <w:shd w:val="clear" w:color="auto" w:fill="E6E5E5" w:themeFill="background2"/>
          </w:tcPr>
          <w:p w14:paraId="64DF5338" w14:textId="77777777" w:rsidR="00C80CD2" w:rsidRPr="00CF1BF8" w:rsidRDefault="00C80CD2" w:rsidP="00114D37">
            <w:pPr>
              <w:rPr>
                <w:ins w:id="276" w:author="Ying Shian Loh" w:date="2023-10-31T18:08:00Z"/>
                <w:b/>
                <w:bCs/>
              </w:rPr>
            </w:pPr>
            <w:ins w:id="277" w:author="Ying Shian Loh" w:date="2023-10-31T18:08:00Z">
              <w:r w:rsidRPr="00CF1BF8">
                <w:rPr>
                  <w:b/>
                  <w:bCs/>
                </w:rPr>
                <w:t>Source of Information</w:t>
              </w:r>
            </w:ins>
          </w:p>
        </w:tc>
      </w:tr>
      <w:tr w:rsidR="00C80CD2" w14:paraId="6F4102C4" w14:textId="77777777" w:rsidTr="00C80CD2">
        <w:trPr>
          <w:ins w:id="278" w:author="Ying Shian Loh" w:date="2023-10-31T18:08:00Z"/>
        </w:trPr>
        <w:tc>
          <w:tcPr>
            <w:tcW w:w="1803" w:type="dxa"/>
          </w:tcPr>
          <w:p w14:paraId="1C984B7A" w14:textId="77777777" w:rsidR="00C80CD2" w:rsidRPr="00167625" w:rsidRDefault="00C80CD2" w:rsidP="00114D37">
            <w:pPr>
              <w:rPr>
                <w:ins w:id="279" w:author="Ying Shian Loh" w:date="2023-10-31T18:08:00Z"/>
                <w:szCs w:val="22"/>
              </w:rPr>
            </w:pPr>
            <w:ins w:id="280" w:author="Ying Shian Loh" w:date="2023-10-31T18:08:00Z">
              <w:r w:rsidRPr="00167625">
                <w:rPr>
                  <w:szCs w:val="22"/>
                </w:rPr>
                <w:t>2018</w:t>
              </w:r>
            </w:ins>
          </w:p>
        </w:tc>
        <w:tc>
          <w:tcPr>
            <w:tcW w:w="1803" w:type="dxa"/>
          </w:tcPr>
          <w:p w14:paraId="19944ECE" w14:textId="77777777" w:rsidR="00C80CD2" w:rsidRPr="00167625" w:rsidRDefault="00C80CD2" w:rsidP="00114D37">
            <w:pPr>
              <w:rPr>
                <w:ins w:id="281" w:author="Ying Shian Loh" w:date="2023-10-31T18:08:00Z"/>
                <w:szCs w:val="22"/>
              </w:rPr>
            </w:pPr>
            <w:ins w:id="282" w:author="Ying Shian Loh" w:date="2023-10-31T18:08:00Z">
              <w:r w:rsidRPr="00167625">
                <w:rPr>
                  <w:szCs w:val="22"/>
                </w:rPr>
                <w:t>998,860</w:t>
              </w:r>
            </w:ins>
          </w:p>
        </w:tc>
        <w:tc>
          <w:tcPr>
            <w:tcW w:w="1803" w:type="dxa"/>
            <w:vMerge w:val="restart"/>
          </w:tcPr>
          <w:p w14:paraId="699FF340" w14:textId="77777777" w:rsidR="00C80CD2" w:rsidRPr="00167625" w:rsidRDefault="00C80CD2" w:rsidP="00114D37">
            <w:pPr>
              <w:rPr>
                <w:ins w:id="283" w:author="Ying Shian Loh" w:date="2023-10-31T18:08:00Z"/>
                <w:szCs w:val="22"/>
              </w:rPr>
            </w:pPr>
            <w:ins w:id="284" w:author="Ying Shian Loh" w:date="2023-10-31T18:08:00Z">
              <w:r w:rsidRPr="00167625">
                <w:rPr>
                  <w:szCs w:val="22"/>
                </w:rPr>
                <w:t>“2016-2022 JTS fuel consumption”</w:t>
              </w:r>
            </w:ins>
          </w:p>
        </w:tc>
        <w:tc>
          <w:tcPr>
            <w:tcW w:w="1803" w:type="dxa"/>
          </w:tcPr>
          <w:p w14:paraId="3843C3DB" w14:textId="0E55D78B" w:rsidR="00C80CD2" w:rsidRPr="00167625" w:rsidRDefault="00C80CD2" w:rsidP="00114D37">
            <w:pPr>
              <w:rPr>
                <w:ins w:id="285" w:author="Ying Shian Loh" w:date="2023-10-31T18:08:00Z"/>
                <w:szCs w:val="22"/>
              </w:rPr>
            </w:pPr>
            <w:ins w:id="286" w:author="Ying Shian Loh" w:date="2023-10-31T18:08:00Z">
              <w:r w:rsidRPr="00167625">
                <w:rPr>
                  <w:szCs w:val="22"/>
                </w:rPr>
                <w:t>4,107,0</w:t>
              </w:r>
            </w:ins>
            <w:ins w:id="287" w:author="Ying Shian Loh" w:date="2024-02-27T16:12:00Z">
              <w:r w:rsidR="00377B8B">
                <w:rPr>
                  <w:szCs w:val="22"/>
                </w:rPr>
                <w:t>27</w:t>
              </w:r>
            </w:ins>
          </w:p>
        </w:tc>
        <w:tc>
          <w:tcPr>
            <w:tcW w:w="1804" w:type="dxa"/>
            <w:vMerge w:val="restart"/>
          </w:tcPr>
          <w:p w14:paraId="1ABD67BA" w14:textId="77777777" w:rsidR="00C80CD2" w:rsidRPr="00CF1BF8" w:rsidRDefault="00C80CD2" w:rsidP="00114D37">
            <w:pPr>
              <w:rPr>
                <w:ins w:id="288" w:author="Ying Shian Loh" w:date="2023-10-31T18:08:00Z"/>
              </w:rPr>
            </w:pPr>
            <w:ins w:id="289" w:author="Ying Shian Loh" w:date="2023-10-31T18:08:00Z">
              <w:r>
                <w:t>“</w:t>
              </w:r>
              <w:r w:rsidRPr="00CF1BF8">
                <w:t xml:space="preserve">JTS Product Output Data 2016 </w:t>
              </w:r>
              <w:r>
                <w:t>–</w:t>
              </w:r>
              <w:r w:rsidRPr="00CF1BF8">
                <w:t xml:space="preserve"> 2022</w:t>
              </w:r>
              <w:r>
                <w:t>”</w:t>
              </w:r>
            </w:ins>
          </w:p>
        </w:tc>
      </w:tr>
      <w:tr w:rsidR="00C80CD2" w14:paraId="348DB885" w14:textId="77777777" w:rsidTr="00C80CD2">
        <w:trPr>
          <w:ins w:id="290" w:author="Ying Shian Loh" w:date="2023-10-31T18:08:00Z"/>
        </w:trPr>
        <w:tc>
          <w:tcPr>
            <w:tcW w:w="1803" w:type="dxa"/>
          </w:tcPr>
          <w:p w14:paraId="2C13FBE3" w14:textId="77777777" w:rsidR="00C80CD2" w:rsidRPr="00167625" w:rsidRDefault="00C80CD2" w:rsidP="00114D37">
            <w:pPr>
              <w:rPr>
                <w:ins w:id="291" w:author="Ying Shian Loh" w:date="2023-10-31T18:08:00Z"/>
                <w:szCs w:val="22"/>
              </w:rPr>
            </w:pPr>
            <w:ins w:id="292" w:author="Ying Shian Loh" w:date="2023-10-31T18:08:00Z">
              <w:r w:rsidRPr="00167625">
                <w:rPr>
                  <w:szCs w:val="22"/>
                </w:rPr>
                <w:t>2017</w:t>
              </w:r>
            </w:ins>
          </w:p>
        </w:tc>
        <w:tc>
          <w:tcPr>
            <w:tcW w:w="1803" w:type="dxa"/>
          </w:tcPr>
          <w:p w14:paraId="15B2EF7C" w14:textId="77777777" w:rsidR="00C80CD2" w:rsidRPr="00167625" w:rsidRDefault="00C80CD2" w:rsidP="00114D37">
            <w:pPr>
              <w:rPr>
                <w:ins w:id="293" w:author="Ying Shian Loh" w:date="2023-10-31T18:08:00Z"/>
                <w:szCs w:val="22"/>
              </w:rPr>
            </w:pPr>
            <w:ins w:id="294" w:author="Ying Shian Loh" w:date="2023-10-31T18:08:00Z">
              <w:r w:rsidRPr="00167625">
                <w:rPr>
                  <w:szCs w:val="22"/>
                </w:rPr>
                <w:t>1,088,610</w:t>
              </w:r>
            </w:ins>
          </w:p>
        </w:tc>
        <w:tc>
          <w:tcPr>
            <w:tcW w:w="1803" w:type="dxa"/>
            <w:vMerge/>
          </w:tcPr>
          <w:p w14:paraId="0C9A2E7C" w14:textId="77777777" w:rsidR="00C80CD2" w:rsidRPr="00167625" w:rsidRDefault="00C80CD2" w:rsidP="00114D37">
            <w:pPr>
              <w:rPr>
                <w:ins w:id="295" w:author="Ying Shian Loh" w:date="2023-10-31T18:08:00Z"/>
                <w:szCs w:val="22"/>
              </w:rPr>
            </w:pPr>
          </w:p>
        </w:tc>
        <w:tc>
          <w:tcPr>
            <w:tcW w:w="1803" w:type="dxa"/>
          </w:tcPr>
          <w:p w14:paraId="11F5F4A3" w14:textId="564590F0" w:rsidR="00C80CD2" w:rsidRPr="00167625" w:rsidRDefault="00C80CD2" w:rsidP="00114D37">
            <w:pPr>
              <w:rPr>
                <w:ins w:id="296" w:author="Ying Shian Loh" w:date="2023-10-31T18:08:00Z"/>
                <w:szCs w:val="22"/>
              </w:rPr>
            </w:pPr>
            <w:ins w:id="297" w:author="Ying Shian Loh" w:date="2023-10-31T18:08:00Z">
              <w:r w:rsidRPr="00167625">
                <w:rPr>
                  <w:szCs w:val="22"/>
                </w:rPr>
                <w:t>4,659,4</w:t>
              </w:r>
            </w:ins>
            <w:ins w:id="298" w:author="Ying Shian Loh" w:date="2024-02-27T16:12:00Z">
              <w:r w:rsidR="00E53C5C">
                <w:rPr>
                  <w:szCs w:val="22"/>
                </w:rPr>
                <w:t>48</w:t>
              </w:r>
            </w:ins>
          </w:p>
        </w:tc>
        <w:tc>
          <w:tcPr>
            <w:tcW w:w="1804" w:type="dxa"/>
            <w:vMerge/>
          </w:tcPr>
          <w:p w14:paraId="23B6BD6D" w14:textId="77777777" w:rsidR="00C80CD2" w:rsidRPr="00676939" w:rsidRDefault="00C80CD2" w:rsidP="00114D37">
            <w:pPr>
              <w:rPr>
                <w:ins w:id="299" w:author="Ying Shian Loh" w:date="2023-10-31T18:08:00Z"/>
              </w:rPr>
            </w:pPr>
          </w:p>
        </w:tc>
      </w:tr>
      <w:tr w:rsidR="00C80CD2" w14:paraId="4BBD3D2A" w14:textId="77777777" w:rsidTr="00C80CD2">
        <w:trPr>
          <w:ins w:id="300" w:author="Ying Shian Loh" w:date="2023-10-31T18:08:00Z"/>
        </w:trPr>
        <w:tc>
          <w:tcPr>
            <w:tcW w:w="1803" w:type="dxa"/>
          </w:tcPr>
          <w:p w14:paraId="3BEC8974" w14:textId="77777777" w:rsidR="00C80CD2" w:rsidRPr="00167625" w:rsidRDefault="00C80CD2" w:rsidP="00114D37">
            <w:pPr>
              <w:rPr>
                <w:ins w:id="301" w:author="Ying Shian Loh" w:date="2023-10-31T18:08:00Z"/>
                <w:szCs w:val="22"/>
              </w:rPr>
            </w:pPr>
            <w:ins w:id="302" w:author="Ying Shian Loh" w:date="2023-10-31T18:08:00Z">
              <w:r w:rsidRPr="00167625">
                <w:rPr>
                  <w:szCs w:val="22"/>
                </w:rPr>
                <w:t>2016</w:t>
              </w:r>
            </w:ins>
          </w:p>
        </w:tc>
        <w:tc>
          <w:tcPr>
            <w:tcW w:w="1803" w:type="dxa"/>
          </w:tcPr>
          <w:p w14:paraId="7C61F763" w14:textId="77777777" w:rsidR="00C80CD2" w:rsidRPr="00167625" w:rsidRDefault="00C80CD2" w:rsidP="00114D37">
            <w:pPr>
              <w:rPr>
                <w:ins w:id="303" w:author="Ying Shian Loh" w:date="2023-10-31T18:08:00Z"/>
                <w:szCs w:val="22"/>
              </w:rPr>
            </w:pPr>
            <w:ins w:id="304" w:author="Ying Shian Loh" w:date="2023-10-31T18:08:00Z">
              <w:r w:rsidRPr="00167625">
                <w:rPr>
                  <w:szCs w:val="22"/>
                </w:rPr>
                <w:t>973,950</w:t>
              </w:r>
            </w:ins>
          </w:p>
        </w:tc>
        <w:tc>
          <w:tcPr>
            <w:tcW w:w="1803" w:type="dxa"/>
            <w:vMerge/>
          </w:tcPr>
          <w:p w14:paraId="555C7F68" w14:textId="77777777" w:rsidR="00C80CD2" w:rsidRPr="00167625" w:rsidRDefault="00C80CD2" w:rsidP="00114D37">
            <w:pPr>
              <w:rPr>
                <w:ins w:id="305" w:author="Ying Shian Loh" w:date="2023-10-31T18:08:00Z"/>
                <w:szCs w:val="22"/>
              </w:rPr>
            </w:pPr>
          </w:p>
        </w:tc>
        <w:tc>
          <w:tcPr>
            <w:tcW w:w="1803" w:type="dxa"/>
          </w:tcPr>
          <w:p w14:paraId="5890AF18" w14:textId="69BE8B22" w:rsidR="00C80CD2" w:rsidRPr="00167625" w:rsidRDefault="00C80CD2" w:rsidP="00114D37">
            <w:pPr>
              <w:rPr>
                <w:ins w:id="306" w:author="Ying Shian Loh" w:date="2023-10-31T18:08:00Z"/>
                <w:szCs w:val="22"/>
              </w:rPr>
            </w:pPr>
            <w:ins w:id="307" w:author="Ying Shian Loh" w:date="2023-10-31T18:08:00Z">
              <w:r w:rsidRPr="00167625">
                <w:rPr>
                  <w:szCs w:val="22"/>
                </w:rPr>
                <w:t>4,730,4</w:t>
              </w:r>
            </w:ins>
            <w:ins w:id="308" w:author="Ying Shian Loh" w:date="2024-01-31T10:50:00Z">
              <w:r w:rsidR="00AF2DD8" w:rsidRPr="00167625">
                <w:rPr>
                  <w:szCs w:val="22"/>
                </w:rPr>
                <w:t>38</w:t>
              </w:r>
            </w:ins>
          </w:p>
        </w:tc>
        <w:tc>
          <w:tcPr>
            <w:tcW w:w="1804" w:type="dxa"/>
            <w:vMerge/>
          </w:tcPr>
          <w:p w14:paraId="4199FE4A" w14:textId="77777777" w:rsidR="00C80CD2" w:rsidRPr="00676939" w:rsidRDefault="00C80CD2" w:rsidP="00114D37">
            <w:pPr>
              <w:rPr>
                <w:ins w:id="309" w:author="Ying Shian Loh" w:date="2023-10-31T18:08:00Z"/>
              </w:rPr>
            </w:pPr>
          </w:p>
        </w:tc>
      </w:tr>
    </w:tbl>
    <w:tbl>
      <w:tblPr>
        <w:tblW w:w="105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9"/>
        <w:gridCol w:w="4230"/>
        <w:gridCol w:w="3738"/>
      </w:tblGrid>
      <w:tr w:rsidR="001B0650" w:rsidDel="00C80CD2" w14:paraId="54C2AEBF" w14:textId="61599D16" w:rsidTr="005336A6">
        <w:trPr>
          <w:trHeight w:val="628"/>
          <w:jc w:val="center"/>
          <w:del w:id="310" w:author="Ying Shian Loh" w:date="2023-10-31T18:08:00Z"/>
        </w:trPr>
        <w:tc>
          <w:tcPr>
            <w:tcW w:w="2569" w:type="dxa"/>
            <w:shd w:val="clear" w:color="auto" w:fill="auto"/>
            <w:vAlign w:val="center"/>
          </w:tcPr>
          <w:p w14:paraId="611F0156" w14:textId="41365657" w:rsidR="001B0650" w:rsidDel="00C80CD2" w:rsidRDefault="001B0650" w:rsidP="005336A6">
            <w:pPr>
              <w:jc w:val="center"/>
              <w:rPr>
                <w:del w:id="311" w:author="Ying Shian Loh" w:date="2023-10-31T18:08:00Z"/>
                <w:b/>
              </w:rPr>
            </w:pPr>
            <w:del w:id="312" w:author="Ying Shian Loh" w:date="2023-10-31T18:08:00Z">
              <w:r w:rsidDel="00C80CD2">
                <w:rPr>
                  <w:b/>
                </w:rPr>
                <w:delText>Year</w:delText>
              </w:r>
            </w:del>
          </w:p>
        </w:tc>
        <w:tc>
          <w:tcPr>
            <w:tcW w:w="4230" w:type="dxa"/>
            <w:shd w:val="clear" w:color="auto" w:fill="auto"/>
            <w:vAlign w:val="center"/>
          </w:tcPr>
          <w:p w14:paraId="7D83350D" w14:textId="454250E4" w:rsidR="001B0650" w:rsidDel="00C80CD2" w:rsidRDefault="001B0650" w:rsidP="005336A6">
            <w:pPr>
              <w:jc w:val="center"/>
              <w:rPr>
                <w:del w:id="313" w:author="Ying Shian Loh" w:date="2023-10-31T18:08:00Z"/>
                <w:b/>
              </w:rPr>
            </w:pPr>
            <w:del w:id="314" w:author="Ying Shian Loh" w:date="2023-10-31T18:08:00Z">
              <w:r w:rsidDel="00C80CD2">
                <w:rPr>
                  <w:b/>
                </w:rPr>
                <w:delText xml:space="preserve">Heavy Fuel Oil consumed </w:delText>
              </w:r>
            </w:del>
          </w:p>
          <w:p w14:paraId="2D973ABF" w14:textId="79C8EEC0" w:rsidR="001B0650" w:rsidDel="00C80CD2" w:rsidRDefault="001B0650" w:rsidP="005336A6">
            <w:pPr>
              <w:jc w:val="center"/>
              <w:rPr>
                <w:del w:id="315" w:author="Ying Shian Loh" w:date="2023-10-31T18:08:00Z"/>
                <w:b/>
              </w:rPr>
            </w:pPr>
            <w:del w:id="316" w:author="Ying Shian Loh" w:date="2023-10-31T18:08:00Z">
              <w:r w:rsidDel="00C80CD2">
                <w:rPr>
                  <w:b/>
                </w:rPr>
                <w:delText>(Liters )</w:delText>
              </w:r>
            </w:del>
          </w:p>
        </w:tc>
        <w:tc>
          <w:tcPr>
            <w:tcW w:w="3738" w:type="dxa"/>
            <w:vAlign w:val="center"/>
          </w:tcPr>
          <w:p w14:paraId="1DB57127" w14:textId="3379C3CF" w:rsidR="001B0650" w:rsidDel="00C80CD2" w:rsidRDefault="001B0650" w:rsidP="005336A6">
            <w:pPr>
              <w:jc w:val="center"/>
              <w:rPr>
                <w:del w:id="317" w:author="Ying Shian Loh" w:date="2023-10-31T18:08:00Z"/>
                <w:b/>
              </w:rPr>
            </w:pPr>
            <w:del w:id="318" w:author="Ying Shian Loh" w:date="2023-10-31T18:08:00Z">
              <w:r w:rsidDel="00C80CD2">
                <w:rPr>
                  <w:b/>
                </w:rPr>
                <w:delText>Source of Information</w:delText>
              </w:r>
            </w:del>
          </w:p>
        </w:tc>
      </w:tr>
      <w:tr w:rsidR="001B0650" w:rsidDel="00C80CD2" w14:paraId="21157E43" w14:textId="33D1EAAF" w:rsidTr="005336A6">
        <w:trPr>
          <w:trHeight w:val="314"/>
          <w:jc w:val="center"/>
          <w:del w:id="319" w:author="Ying Shian Loh" w:date="2023-10-31T18:08:00Z"/>
        </w:trPr>
        <w:tc>
          <w:tcPr>
            <w:tcW w:w="2569" w:type="dxa"/>
            <w:shd w:val="clear" w:color="auto" w:fill="auto"/>
            <w:vAlign w:val="center"/>
          </w:tcPr>
          <w:p w14:paraId="4BB6BD76" w14:textId="12881F23" w:rsidR="001B0650" w:rsidDel="00C80CD2" w:rsidRDefault="001B0650" w:rsidP="005336A6">
            <w:pPr>
              <w:jc w:val="center"/>
              <w:rPr>
                <w:del w:id="320" w:author="Ying Shian Loh" w:date="2023-10-31T18:08:00Z"/>
              </w:rPr>
            </w:pPr>
            <w:del w:id="321" w:author="Ying Shian Loh" w:date="2023-10-31T18:08:00Z">
              <w:r w:rsidDel="00C80CD2">
                <w:delText>2018</w:delText>
              </w:r>
            </w:del>
          </w:p>
        </w:tc>
        <w:tc>
          <w:tcPr>
            <w:tcW w:w="4230" w:type="dxa"/>
            <w:shd w:val="clear" w:color="auto" w:fill="auto"/>
            <w:vAlign w:val="center"/>
          </w:tcPr>
          <w:p w14:paraId="3C8F3D2C" w14:textId="49D7CCFC" w:rsidR="001B0650" w:rsidDel="00C80CD2" w:rsidRDefault="001B0650" w:rsidP="005336A6">
            <w:pPr>
              <w:jc w:val="center"/>
              <w:rPr>
                <w:del w:id="322" w:author="Ying Shian Loh" w:date="2023-10-31T18:08:00Z"/>
              </w:rPr>
            </w:pPr>
            <w:del w:id="323" w:author="Ying Shian Loh" w:date="2023-10-31T18:08:00Z">
              <w:r w:rsidDel="00C80CD2">
                <w:delText>998,860</w:delText>
              </w:r>
            </w:del>
          </w:p>
        </w:tc>
        <w:tc>
          <w:tcPr>
            <w:tcW w:w="3738" w:type="dxa"/>
            <w:vAlign w:val="center"/>
          </w:tcPr>
          <w:p w14:paraId="5E2A8AA3" w14:textId="6A07443E" w:rsidR="001B0650" w:rsidDel="00C80CD2" w:rsidRDefault="001B0650" w:rsidP="005336A6">
            <w:pPr>
              <w:rPr>
                <w:del w:id="324" w:author="Ying Shian Loh" w:date="2023-10-31T18:08:00Z"/>
              </w:rPr>
            </w:pPr>
            <w:del w:id="325" w:author="Ying Shian Loh" w:date="2023-10-31T18:08:00Z">
              <w:r w:rsidDel="00C80CD2">
                <w:delText>Xls “</w:delText>
              </w:r>
            </w:del>
            <w:del w:id="326" w:author="Ying Shian Loh" w:date="2023-09-27T12:37:00Z">
              <w:r w:rsidDel="004D79F1">
                <w:delText>2019-2022 JTS fuel consumption (NERADO vs Fossil Fuels)</w:delText>
              </w:r>
            </w:del>
          </w:p>
        </w:tc>
      </w:tr>
      <w:tr w:rsidR="001B0650" w:rsidDel="00C80CD2" w14:paraId="0CA1CA8F" w14:textId="2BFE95F0" w:rsidTr="005336A6">
        <w:trPr>
          <w:trHeight w:val="304"/>
          <w:jc w:val="center"/>
          <w:del w:id="327" w:author="Ying Shian Loh" w:date="2023-10-31T18:08:00Z"/>
        </w:trPr>
        <w:tc>
          <w:tcPr>
            <w:tcW w:w="2569" w:type="dxa"/>
            <w:shd w:val="clear" w:color="auto" w:fill="auto"/>
            <w:vAlign w:val="center"/>
          </w:tcPr>
          <w:p w14:paraId="50998B28" w14:textId="02F5C93B" w:rsidR="001B0650" w:rsidDel="00C80CD2" w:rsidRDefault="001B0650" w:rsidP="005336A6">
            <w:pPr>
              <w:jc w:val="center"/>
              <w:rPr>
                <w:del w:id="328" w:author="Ying Shian Loh" w:date="2023-10-31T18:08:00Z"/>
              </w:rPr>
            </w:pPr>
            <w:del w:id="329" w:author="Ying Shian Loh" w:date="2023-10-31T18:08:00Z">
              <w:r w:rsidDel="00C80CD2">
                <w:delText>2017</w:delText>
              </w:r>
            </w:del>
          </w:p>
        </w:tc>
        <w:tc>
          <w:tcPr>
            <w:tcW w:w="4230" w:type="dxa"/>
            <w:shd w:val="clear" w:color="auto" w:fill="auto"/>
            <w:vAlign w:val="center"/>
          </w:tcPr>
          <w:p w14:paraId="2D7C6DED" w14:textId="61CAE73E" w:rsidR="001B0650" w:rsidDel="00C80CD2" w:rsidRDefault="001B0650" w:rsidP="005336A6">
            <w:pPr>
              <w:jc w:val="center"/>
              <w:rPr>
                <w:del w:id="330" w:author="Ying Shian Loh" w:date="2023-10-31T18:08:00Z"/>
              </w:rPr>
            </w:pPr>
            <w:del w:id="331" w:author="Ying Shian Loh" w:date="2023-10-31T18:08:00Z">
              <w:r w:rsidDel="00C80CD2">
                <w:delText>1,088,610</w:delText>
              </w:r>
            </w:del>
          </w:p>
        </w:tc>
        <w:tc>
          <w:tcPr>
            <w:tcW w:w="3738" w:type="dxa"/>
            <w:vMerge/>
            <w:vAlign w:val="center"/>
          </w:tcPr>
          <w:p w14:paraId="1991E242" w14:textId="4016210C" w:rsidR="001B0650" w:rsidDel="00C80CD2" w:rsidRDefault="001B0650" w:rsidP="005336A6">
            <w:pPr>
              <w:rPr>
                <w:del w:id="332" w:author="Ying Shian Loh" w:date="2023-10-31T18:08:00Z"/>
              </w:rPr>
            </w:pPr>
          </w:p>
        </w:tc>
      </w:tr>
      <w:tr w:rsidR="001B0650" w:rsidDel="00C80CD2" w14:paraId="73B5AF03" w14:textId="30708CE3" w:rsidTr="005336A6">
        <w:trPr>
          <w:trHeight w:val="304"/>
          <w:jc w:val="center"/>
          <w:del w:id="333" w:author="Ying Shian Loh" w:date="2023-10-31T18:08:00Z"/>
        </w:trPr>
        <w:tc>
          <w:tcPr>
            <w:tcW w:w="2569" w:type="dxa"/>
            <w:shd w:val="clear" w:color="auto" w:fill="auto"/>
            <w:vAlign w:val="center"/>
          </w:tcPr>
          <w:p w14:paraId="35E4757D" w14:textId="629D2045" w:rsidR="001B0650" w:rsidDel="00C80CD2" w:rsidRDefault="001B0650" w:rsidP="005336A6">
            <w:pPr>
              <w:jc w:val="center"/>
              <w:rPr>
                <w:del w:id="334" w:author="Ying Shian Loh" w:date="2023-10-31T18:08:00Z"/>
              </w:rPr>
            </w:pPr>
            <w:del w:id="335" w:author="Ying Shian Loh" w:date="2023-10-31T18:08:00Z">
              <w:r w:rsidDel="00C80CD2">
                <w:delText>2016</w:delText>
              </w:r>
            </w:del>
          </w:p>
        </w:tc>
        <w:tc>
          <w:tcPr>
            <w:tcW w:w="4230" w:type="dxa"/>
            <w:shd w:val="clear" w:color="auto" w:fill="auto"/>
            <w:vAlign w:val="center"/>
          </w:tcPr>
          <w:p w14:paraId="187C1654" w14:textId="318C2806" w:rsidR="001B0650" w:rsidDel="00C80CD2" w:rsidRDefault="001B0650" w:rsidP="005336A6">
            <w:pPr>
              <w:jc w:val="center"/>
              <w:rPr>
                <w:del w:id="336" w:author="Ying Shian Loh" w:date="2023-10-31T18:08:00Z"/>
              </w:rPr>
            </w:pPr>
            <w:del w:id="337" w:author="Ying Shian Loh" w:date="2023-10-31T18:08:00Z">
              <w:r w:rsidDel="00C80CD2">
                <w:delText>973,950</w:delText>
              </w:r>
            </w:del>
          </w:p>
        </w:tc>
        <w:tc>
          <w:tcPr>
            <w:tcW w:w="3738" w:type="dxa"/>
            <w:vMerge/>
            <w:vAlign w:val="center"/>
          </w:tcPr>
          <w:p w14:paraId="6B7146CA" w14:textId="68E83CC7" w:rsidR="001B0650" w:rsidDel="00C80CD2" w:rsidRDefault="001B0650" w:rsidP="005336A6">
            <w:pPr>
              <w:rPr>
                <w:del w:id="338" w:author="Ying Shian Loh" w:date="2023-10-31T18:08:00Z"/>
              </w:rPr>
            </w:pPr>
          </w:p>
        </w:tc>
      </w:tr>
    </w:tbl>
    <w:p w14:paraId="2082825E" w14:textId="2931D27A" w:rsidR="00203860" w:rsidRPr="004E361A" w:rsidRDefault="00203860" w:rsidP="004E361A">
      <w:pPr>
        <w:spacing w:line="276" w:lineRule="auto"/>
        <w:contextualSpacing w:val="0"/>
        <w:rPr>
          <w:bCs/>
          <w:lang w:val="en-GB"/>
        </w:rPr>
      </w:pPr>
    </w:p>
    <w:p w14:paraId="74CADF09" w14:textId="6FD298D2" w:rsidR="004E361A" w:rsidRPr="007F21DA" w:rsidRDefault="007F21DA" w:rsidP="007F21DA">
      <w:pPr>
        <w:pStyle w:val="Heading5"/>
      </w:pPr>
      <w:r>
        <w:t xml:space="preserve">B.5. </w:t>
      </w:r>
      <w:r w:rsidR="004E361A" w:rsidRPr="007F21DA">
        <w:t>Demonstration of additionality</w:t>
      </w:r>
    </w:p>
    <w:p w14:paraId="2FB6EDD5" w14:textId="0E798D74" w:rsidR="009F5BC4" w:rsidRPr="009F5BC4" w:rsidRDefault="009F5BC4" w:rsidP="009F5BC4">
      <w:pPr>
        <w:spacing w:after="0"/>
        <w:jc w:val="both"/>
        <w:rPr>
          <w:ins w:id="339" w:author="Ying Shian Loh" w:date="2023-10-31T15:56:00Z"/>
          <w:bCs/>
          <w:rPrChange w:id="340" w:author="Ying Shian Loh" w:date="2023-10-31T15:56:00Z">
            <w:rPr>
              <w:ins w:id="341" w:author="Ying Shian Loh" w:date="2023-10-31T15:56:00Z"/>
              <w:b/>
            </w:rPr>
          </w:rPrChange>
        </w:rPr>
      </w:pPr>
      <w:ins w:id="342" w:author="Ying Shian Loh" w:date="2023-10-31T15:56:00Z">
        <w:r w:rsidRPr="009F5BC4">
          <w:rPr>
            <w:bCs/>
            <w:rPrChange w:id="343" w:author="Ying Shian Loh" w:date="2023-10-31T15:56:00Z">
              <w:rPr>
                <w:b/>
              </w:rPr>
            </w:rPrChange>
          </w:rPr>
          <w:t xml:space="preserve">The additionality of the project will be demonstrated using </w:t>
        </w:r>
      </w:ins>
      <w:ins w:id="344" w:author="Ying Shian Loh" w:date="2023-10-31T16:48:00Z">
        <w:r w:rsidR="00596ACB">
          <w:rPr>
            <w:bCs/>
          </w:rPr>
          <w:t>‘</w:t>
        </w:r>
      </w:ins>
      <w:ins w:id="345" w:author="Ying Shian Loh" w:date="2023-10-31T15:56:00Z">
        <w:r w:rsidRPr="009F5BC4">
          <w:rPr>
            <w:bCs/>
            <w:rPrChange w:id="346" w:author="Ying Shian Loh" w:date="2023-10-31T15:56:00Z">
              <w:rPr>
                <w:b/>
              </w:rPr>
            </w:rPrChange>
          </w:rPr>
          <w:t>TOOL 2</w:t>
        </w:r>
      </w:ins>
      <w:ins w:id="347" w:author="Ying Shian Loh" w:date="2024-02-09T15:40:00Z">
        <w:r w:rsidR="00037FD8">
          <w:rPr>
            <w:bCs/>
          </w:rPr>
          <w:t>1</w:t>
        </w:r>
      </w:ins>
      <w:ins w:id="348" w:author="Ying Shian Loh" w:date="2023-10-31T15:56:00Z">
        <w:r w:rsidRPr="009F5BC4">
          <w:rPr>
            <w:bCs/>
            <w:rPrChange w:id="349" w:author="Ying Shian Loh" w:date="2023-10-31T15:56:00Z">
              <w:rPr>
                <w:b/>
              </w:rPr>
            </w:rPrChange>
          </w:rPr>
          <w:t xml:space="preserve"> – Demonstration of additionality for small-scale project activities (version 1</w:t>
        </w:r>
      </w:ins>
      <w:ins w:id="350" w:author="Ying Shian Loh" w:date="2024-02-09T15:40:00Z">
        <w:r w:rsidR="00037FD8">
          <w:rPr>
            <w:bCs/>
          </w:rPr>
          <w:t>3</w:t>
        </w:r>
      </w:ins>
      <w:ins w:id="351" w:author="Ying Shian Loh" w:date="2023-10-31T15:56:00Z">
        <w:r w:rsidRPr="009F5BC4">
          <w:rPr>
            <w:bCs/>
            <w:rPrChange w:id="352" w:author="Ying Shian Loh" w:date="2023-10-31T15:56:00Z">
              <w:rPr>
                <w:b/>
              </w:rPr>
            </w:rPrChange>
          </w:rPr>
          <w:t>.</w:t>
        </w:r>
      </w:ins>
      <w:ins w:id="353" w:author="Ying Shian Loh" w:date="2024-02-09T15:40:00Z">
        <w:r w:rsidR="00037FD8">
          <w:rPr>
            <w:bCs/>
          </w:rPr>
          <w:t>1</w:t>
        </w:r>
      </w:ins>
      <w:ins w:id="354" w:author="Ying Shian Loh" w:date="2023-10-31T15:56:00Z">
        <w:r w:rsidRPr="009F5BC4">
          <w:rPr>
            <w:bCs/>
            <w:rPrChange w:id="355" w:author="Ying Shian Loh" w:date="2023-10-31T15:56:00Z">
              <w:rPr>
                <w:b/>
              </w:rPr>
            </w:rPrChange>
          </w:rPr>
          <w:t>)</w:t>
        </w:r>
      </w:ins>
      <w:ins w:id="356" w:author="Ying Shian Loh" w:date="2023-10-31T16:48:00Z">
        <w:r w:rsidR="00596ACB">
          <w:rPr>
            <w:bCs/>
          </w:rPr>
          <w:t>’</w:t>
        </w:r>
      </w:ins>
      <w:ins w:id="357" w:author="Ying Shian Loh" w:date="2023-10-31T15:56:00Z">
        <w:r w:rsidRPr="009F5BC4">
          <w:rPr>
            <w:bCs/>
            <w:rPrChange w:id="358" w:author="Ying Shian Loh" w:date="2023-10-31T15:56:00Z">
              <w:rPr>
                <w:b/>
              </w:rPr>
            </w:rPrChange>
          </w:rPr>
          <w:t xml:space="preserve">. The proposed project is first assessed for automatic additionality following the provision of </w:t>
        </w:r>
      </w:ins>
      <w:ins w:id="359" w:author="Ying Shian Loh" w:date="2023-10-31T16:49:00Z">
        <w:r w:rsidR="0056530F">
          <w:rPr>
            <w:bCs/>
          </w:rPr>
          <w:t>‘</w:t>
        </w:r>
      </w:ins>
      <w:ins w:id="360" w:author="Ying Shian Loh" w:date="2023-10-31T15:56:00Z">
        <w:r w:rsidRPr="009F5BC4">
          <w:rPr>
            <w:bCs/>
            <w:rPrChange w:id="361" w:author="Ying Shian Loh" w:date="2023-10-31T15:56:00Z">
              <w:rPr>
                <w:b/>
              </w:rPr>
            </w:rPrChange>
          </w:rPr>
          <w:t>TOOL19 - Demonstration of additionality of microscale project activities (version 10.0)</w:t>
        </w:r>
      </w:ins>
      <w:ins w:id="362" w:author="Ying Shian Loh" w:date="2023-10-31T16:49:00Z">
        <w:r w:rsidR="0056530F">
          <w:rPr>
            <w:bCs/>
          </w:rPr>
          <w:t>’</w:t>
        </w:r>
      </w:ins>
      <w:ins w:id="363" w:author="Ying Shian Loh" w:date="2023-10-31T15:56:00Z">
        <w:r w:rsidRPr="009F5BC4">
          <w:rPr>
            <w:bCs/>
            <w:rPrChange w:id="364" w:author="Ying Shian Loh" w:date="2023-10-31T15:56:00Z">
              <w:rPr>
                <w:b/>
              </w:rPr>
            </w:rPrChange>
          </w:rPr>
          <w:t xml:space="preserve"> to be used alongside TOOL21.</w:t>
        </w:r>
      </w:ins>
    </w:p>
    <w:p w14:paraId="2DC3681E" w14:textId="77777777" w:rsidR="009F5BC4" w:rsidRDefault="009F5BC4" w:rsidP="009F5BC4">
      <w:pPr>
        <w:spacing w:after="0"/>
        <w:jc w:val="both"/>
        <w:rPr>
          <w:ins w:id="365" w:author="Ying Shian Loh" w:date="2023-10-31T15:57:00Z"/>
          <w:bCs/>
        </w:rPr>
      </w:pPr>
    </w:p>
    <w:p w14:paraId="158F7550" w14:textId="77777777" w:rsidR="009F5BC4" w:rsidRPr="002C1F4A" w:rsidRDefault="009F5BC4" w:rsidP="009F5BC4">
      <w:pPr>
        <w:spacing w:after="0"/>
        <w:jc w:val="both"/>
        <w:rPr>
          <w:ins w:id="366" w:author="Ying Shian Loh" w:date="2023-10-31T15:57:00Z"/>
          <w:bCs/>
          <w:i/>
          <w:iCs/>
          <w:rPrChange w:id="367" w:author="Ying Shian Loh" w:date="2023-10-31T15:58:00Z">
            <w:rPr>
              <w:ins w:id="368" w:author="Ying Shian Loh" w:date="2023-10-31T15:57:00Z"/>
              <w:bCs/>
            </w:rPr>
          </w:rPrChange>
        </w:rPr>
      </w:pPr>
      <w:ins w:id="369" w:author="Ying Shian Loh" w:date="2023-10-31T15:56:00Z">
        <w:r w:rsidRPr="009F5BC4">
          <w:rPr>
            <w:bCs/>
            <w:rPrChange w:id="370" w:author="Ying Shian Loh" w:date="2023-10-31T15:56:00Z">
              <w:rPr>
                <w:b/>
              </w:rPr>
            </w:rPrChange>
          </w:rPr>
          <w:t>In accordance with paragraph 13 of TOOL 19, “</w:t>
        </w:r>
        <w:r w:rsidRPr="002C1F4A">
          <w:rPr>
            <w:bCs/>
            <w:i/>
            <w:iCs/>
            <w:rPrChange w:id="371" w:author="Ying Shian Loh" w:date="2023-10-31T15:58:00Z">
              <w:rPr>
                <w:b/>
              </w:rPr>
            </w:rPrChange>
          </w:rPr>
          <w:t xml:space="preserve">Type III project activities that aim to achieve emission reductions at a scale of no more than 20 ktCO2e per year, are additional if any one of the following conditions is satisfied: </w:t>
        </w:r>
      </w:ins>
    </w:p>
    <w:p w14:paraId="69CD97CF" w14:textId="0F45D205" w:rsidR="009F5BC4" w:rsidRPr="002C1F4A" w:rsidRDefault="009F5BC4">
      <w:pPr>
        <w:pStyle w:val="ListParagraph"/>
        <w:numPr>
          <w:ilvl w:val="0"/>
          <w:numId w:val="44"/>
        </w:numPr>
        <w:spacing w:after="0"/>
        <w:jc w:val="both"/>
        <w:rPr>
          <w:ins w:id="372" w:author="Ying Shian Loh" w:date="2023-10-31T15:57:00Z"/>
          <w:bCs/>
          <w:i/>
          <w:iCs/>
          <w:rPrChange w:id="373" w:author="Ying Shian Loh" w:date="2023-10-31T15:58:00Z">
            <w:rPr>
              <w:ins w:id="374" w:author="Ying Shian Loh" w:date="2023-10-31T15:57:00Z"/>
              <w:bCs/>
            </w:rPr>
          </w:rPrChange>
        </w:rPr>
        <w:pPrChange w:id="375" w:author="Ying Shian Loh" w:date="2023-10-31T15:57:00Z">
          <w:pPr>
            <w:spacing w:after="0"/>
            <w:jc w:val="both"/>
          </w:pPr>
        </w:pPrChange>
      </w:pPr>
      <w:ins w:id="376" w:author="Ying Shian Loh" w:date="2023-10-31T15:56:00Z">
        <w:r w:rsidRPr="002C1F4A">
          <w:rPr>
            <w:bCs/>
            <w:i/>
            <w:iCs/>
            <w:rPrChange w:id="377" w:author="Ying Shian Loh" w:date="2023-10-31T15:58:00Z">
              <w:rPr>
                <w:b/>
              </w:rPr>
            </w:rPrChange>
          </w:rPr>
          <w:t xml:space="preserve">The geographic location of the project activity is an LDC/SIDS or SUZ of the host country; </w:t>
        </w:r>
      </w:ins>
    </w:p>
    <w:p w14:paraId="73A05AD8" w14:textId="77777777" w:rsidR="009F5BC4" w:rsidRPr="002C1F4A" w:rsidRDefault="009F5BC4" w:rsidP="009F5BC4">
      <w:pPr>
        <w:pStyle w:val="ListParagraph"/>
        <w:numPr>
          <w:ilvl w:val="0"/>
          <w:numId w:val="44"/>
        </w:numPr>
        <w:spacing w:after="0"/>
        <w:jc w:val="both"/>
        <w:rPr>
          <w:ins w:id="378" w:author="Ying Shian Loh" w:date="2023-10-31T15:57:00Z"/>
          <w:bCs/>
          <w:i/>
          <w:iCs/>
          <w:rPrChange w:id="379" w:author="Ying Shian Loh" w:date="2023-10-31T15:58:00Z">
            <w:rPr>
              <w:ins w:id="380" w:author="Ying Shian Loh" w:date="2023-10-31T15:57:00Z"/>
              <w:bCs/>
            </w:rPr>
          </w:rPrChange>
        </w:rPr>
      </w:pPr>
      <w:ins w:id="381" w:author="Ying Shian Loh" w:date="2023-10-31T15:56:00Z">
        <w:r w:rsidRPr="002C1F4A">
          <w:rPr>
            <w:bCs/>
            <w:i/>
            <w:iCs/>
            <w:rPrChange w:id="382" w:author="Ying Shian Loh" w:date="2023-10-31T15:58:00Z">
              <w:rPr>
                <w:b/>
              </w:rPr>
            </w:rPrChange>
          </w:rPr>
          <w:t xml:space="preserve">The project activity consists of one or more of the following technology/measures17 related to an emission reduction activity where end users of the technology/measure are households, communities or SMEs: </w:t>
        </w:r>
      </w:ins>
    </w:p>
    <w:p w14:paraId="5C42B95B" w14:textId="4B0ABEDF" w:rsidR="002C1F4A" w:rsidRPr="002C1F4A" w:rsidRDefault="009F5BC4">
      <w:pPr>
        <w:pStyle w:val="ListParagraph"/>
        <w:numPr>
          <w:ilvl w:val="0"/>
          <w:numId w:val="45"/>
        </w:numPr>
        <w:spacing w:after="0"/>
        <w:jc w:val="both"/>
        <w:rPr>
          <w:ins w:id="383" w:author="Ying Shian Loh" w:date="2023-10-31T15:57:00Z"/>
          <w:bCs/>
          <w:i/>
          <w:iCs/>
          <w:rPrChange w:id="384" w:author="Ying Shian Loh" w:date="2023-10-31T15:58:00Z">
            <w:rPr>
              <w:ins w:id="385" w:author="Ying Shian Loh" w:date="2023-10-31T15:57:00Z"/>
              <w:bCs/>
            </w:rPr>
          </w:rPrChange>
        </w:rPr>
        <w:pPrChange w:id="386" w:author="Ying Shian Loh" w:date="2023-10-31T15:57:00Z">
          <w:pPr>
            <w:pStyle w:val="ListParagraph"/>
            <w:numPr>
              <w:numId w:val="29"/>
            </w:numPr>
            <w:spacing w:after="0"/>
            <w:ind w:hanging="360"/>
            <w:jc w:val="both"/>
          </w:pPr>
        </w:pPrChange>
      </w:pPr>
      <w:ins w:id="387" w:author="Ying Shian Loh" w:date="2023-10-31T15:56:00Z">
        <w:r w:rsidRPr="002C1F4A">
          <w:rPr>
            <w:bCs/>
            <w:i/>
            <w:iCs/>
            <w:rPrChange w:id="388" w:author="Ying Shian Loh" w:date="2023-10-31T15:58:00Z">
              <w:rPr>
                <w:b/>
              </w:rPr>
            </w:rPrChange>
          </w:rPr>
          <w:t xml:space="preserve">Solar lamps; </w:t>
        </w:r>
      </w:ins>
    </w:p>
    <w:p w14:paraId="649FE4CC" w14:textId="14C87385" w:rsidR="009F5BC4" w:rsidRPr="002C1F4A" w:rsidRDefault="009F5BC4">
      <w:pPr>
        <w:pStyle w:val="ListParagraph"/>
        <w:numPr>
          <w:ilvl w:val="0"/>
          <w:numId w:val="45"/>
        </w:numPr>
        <w:spacing w:after="0"/>
        <w:jc w:val="both"/>
        <w:rPr>
          <w:ins w:id="389" w:author="Ying Shian Loh" w:date="2023-10-31T15:56:00Z"/>
          <w:bCs/>
          <w:i/>
          <w:iCs/>
          <w:rPrChange w:id="390" w:author="Ying Shian Loh" w:date="2023-10-31T15:58:00Z">
            <w:rPr>
              <w:ins w:id="391" w:author="Ying Shian Loh" w:date="2023-10-31T15:56:00Z"/>
              <w:b/>
            </w:rPr>
          </w:rPrChange>
        </w:rPr>
        <w:pPrChange w:id="392" w:author="Ying Shian Loh" w:date="2023-10-31T15:57:00Z">
          <w:pPr>
            <w:spacing w:after="0"/>
            <w:jc w:val="both"/>
          </w:pPr>
        </w:pPrChange>
      </w:pPr>
      <w:ins w:id="393" w:author="Ying Shian Loh" w:date="2023-10-31T15:56:00Z">
        <w:r w:rsidRPr="002C1F4A">
          <w:rPr>
            <w:bCs/>
            <w:i/>
            <w:iCs/>
            <w:rPrChange w:id="394" w:author="Ying Shian Loh" w:date="2023-10-31T15:58:00Z">
              <w:rPr>
                <w:b/>
              </w:rPr>
            </w:rPrChange>
          </w:rPr>
          <w:t xml:space="preserve">Biogas digesters. </w:t>
        </w:r>
      </w:ins>
    </w:p>
    <w:p w14:paraId="196A4193" w14:textId="77777777" w:rsidR="002C1F4A" w:rsidRDefault="002C1F4A" w:rsidP="009F5BC4">
      <w:pPr>
        <w:spacing w:after="0"/>
        <w:jc w:val="both"/>
        <w:rPr>
          <w:ins w:id="395" w:author="Ying Shian Loh" w:date="2023-10-31T15:57:00Z"/>
          <w:bCs/>
        </w:rPr>
      </w:pPr>
    </w:p>
    <w:p w14:paraId="5D195DBC" w14:textId="78C785F0" w:rsidR="00B326A9" w:rsidDel="00E73C62" w:rsidRDefault="009F5BC4" w:rsidP="009F5BC4">
      <w:pPr>
        <w:spacing w:after="0"/>
        <w:jc w:val="both"/>
        <w:rPr>
          <w:del w:id="396" w:author="Ying Shian Loh" w:date="2023-10-31T15:56:00Z"/>
          <w:b/>
        </w:rPr>
      </w:pPr>
      <w:ins w:id="397" w:author="Ying Shian Loh" w:date="2023-10-31T15:56:00Z">
        <w:r w:rsidRPr="009F5BC4">
          <w:rPr>
            <w:bCs/>
            <w:rPrChange w:id="398" w:author="Ying Shian Loh" w:date="2023-10-31T15:56:00Z">
              <w:rPr>
                <w:b/>
              </w:rPr>
            </w:rPrChange>
          </w:rPr>
          <w:t>Given the nature of the proposed project being a micro-scale project that consists of switching of fuel, it does not satisfy the requirements under TOOL19 for automatic additionality and hence would require to use regular additionality procedures as detailed out in TOOL21</w:t>
        </w:r>
        <w:r w:rsidRPr="009F5BC4">
          <w:rPr>
            <w:b/>
          </w:rPr>
          <w:t xml:space="preserve">. </w:t>
        </w:r>
      </w:ins>
      <w:del w:id="399" w:author="Ying Shian Loh" w:date="2023-10-31T15:56:00Z">
        <w:r w:rsidR="00B326A9" w:rsidDel="00E73C62">
          <w:rPr>
            <w:b/>
          </w:rPr>
          <w:delText>Step 0: Demonstration whether the proposed project activity is the first-of its-kind</w:delText>
        </w:r>
      </w:del>
    </w:p>
    <w:p w14:paraId="312DEAB6" w14:textId="7AD635A3" w:rsidR="00B326A9" w:rsidDel="00E73C62" w:rsidRDefault="00B326A9" w:rsidP="00B326A9">
      <w:pPr>
        <w:spacing w:after="0"/>
        <w:jc w:val="both"/>
        <w:rPr>
          <w:del w:id="400" w:author="Ying Shian Loh" w:date="2023-10-31T15:56:00Z"/>
        </w:rPr>
      </w:pPr>
      <w:del w:id="401" w:author="Ying Shian Loh" w:date="2023-10-31T15:56:00Z">
        <w:r w:rsidDel="00E73C62">
          <w:delText>The proposed project activity is a micro-scale project that consists of switching of fuel and therefore does not fall under the positive list mentioned in TOOL 32 “Positive list of technologies”.</w:delText>
        </w:r>
      </w:del>
    </w:p>
    <w:p w14:paraId="499213CB" w14:textId="06D4B5D7" w:rsidR="00B326A9" w:rsidDel="00E73C62" w:rsidRDefault="00B326A9" w:rsidP="00B326A9">
      <w:pPr>
        <w:spacing w:after="0"/>
        <w:jc w:val="both"/>
        <w:rPr>
          <w:del w:id="402" w:author="Ying Shian Loh" w:date="2023-10-31T15:56:00Z"/>
        </w:rPr>
      </w:pPr>
    </w:p>
    <w:p w14:paraId="040E3E1F" w14:textId="60EEE0E1" w:rsidR="00B326A9" w:rsidDel="00E73C62" w:rsidRDefault="00B326A9" w:rsidP="00B326A9">
      <w:pPr>
        <w:spacing w:after="0"/>
        <w:jc w:val="both"/>
        <w:rPr>
          <w:del w:id="403" w:author="Ying Shian Loh" w:date="2023-10-31T15:56:00Z"/>
          <w:b/>
        </w:rPr>
      </w:pPr>
      <w:del w:id="404" w:author="Ying Shian Loh" w:date="2023-10-31T15:56:00Z">
        <w:r w:rsidDel="00E73C62">
          <w:rPr>
            <w:b/>
          </w:rPr>
          <w:delText>Step</w:delText>
        </w:r>
        <w:r w:rsidDel="00E73C62">
          <w:delText xml:space="preserve"> </w:delText>
        </w:r>
        <w:r w:rsidDel="00E73C62">
          <w:rPr>
            <w:b/>
          </w:rPr>
          <w:delText>1: Identification of alternatives to the project activity consistent with current laws and regulations</w:delText>
        </w:r>
      </w:del>
    </w:p>
    <w:p w14:paraId="3171E9E7" w14:textId="7C19E594" w:rsidR="00B326A9" w:rsidDel="00E73C62" w:rsidRDefault="00B326A9" w:rsidP="00B326A9">
      <w:pPr>
        <w:jc w:val="both"/>
        <w:rPr>
          <w:del w:id="405" w:author="Ying Shian Loh" w:date="2023-10-31T15:56:00Z"/>
        </w:rPr>
      </w:pPr>
      <w:del w:id="406" w:author="Ying Shian Loh" w:date="2023-10-31T15:56:00Z">
        <w:r w:rsidDel="00E73C62">
          <w:delText>The baseline scenarios considered in this section refer to possible energy matrixes that could be adopted in the absence of the project activity. The alternative baseline scenarios are identified below and will be further explained in this section:</w:delText>
        </w:r>
      </w:del>
    </w:p>
    <w:p w14:paraId="7A27170F" w14:textId="1ABF2E64" w:rsidR="00B326A9" w:rsidDel="00E73C62" w:rsidRDefault="00B326A9" w:rsidP="00B326A9">
      <w:pPr>
        <w:numPr>
          <w:ilvl w:val="0"/>
          <w:numId w:val="33"/>
        </w:numPr>
        <w:pBdr>
          <w:top w:val="nil"/>
          <w:left w:val="nil"/>
          <w:bottom w:val="nil"/>
          <w:right w:val="nil"/>
          <w:between w:val="nil"/>
        </w:pBdr>
        <w:spacing w:after="0"/>
        <w:contextualSpacing w:val="0"/>
        <w:jc w:val="both"/>
        <w:rPr>
          <w:del w:id="407" w:author="Ying Shian Loh" w:date="2023-10-31T15:56:00Z"/>
        </w:rPr>
      </w:pPr>
      <w:del w:id="408" w:author="Ying Shian Loh" w:date="2023-10-31T15:56:00Z">
        <w:r w:rsidDel="00E73C62">
          <w:delText>Continuation of the current practice of using HFO or other high carbon emitting fuel</w:delText>
        </w:r>
      </w:del>
    </w:p>
    <w:p w14:paraId="48AC99FA" w14:textId="0805F8D9" w:rsidR="00B326A9" w:rsidDel="00E73C62" w:rsidRDefault="00B326A9" w:rsidP="00B326A9">
      <w:pPr>
        <w:numPr>
          <w:ilvl w:val="0"/>
          <w:numId w:val="33"/>
        </w:numPr>
        <w:pBdr>
          <w:top w:val="nil"/>
          <w:left w:val="nil"/>
          <w:bottom w:val="nil"/>
          <w:right w:val="nil"/>
          <w:between w:val="nil"/>
        </w:pBdr>
        <w:contextualSpacing w:val="0"/>
        <w:jc w:val="both"/>
        <w:rPr>
          <w:del w:id="409" w:author="Ying Shian Loh" w:date="2023-10-31T15:56:00Z"/>
        </w:rPr>
      </w:pPr>
      <w:del w:id="410" w:author="Ying Shian Loh" w:date="2023-10-31T15:56:00Z">
        <w:r w:rsidDel="00E73C62">
          <w:delText>Switching from HFO or other high carbon emitting fuel to biomass</w:delText>
        </w:r>
      </w:del>
    </w:p>
    <w:p w14:paraId="209BEBA8" w14:textId="6C6A2635" w:rsidR="00B326A9" w:rsidDel="00E73C62" w:rsidRDefault="00B326A9" w:rsidP="00B326A9">
      <w:pPr>
        <w:spacing w:after="0"/>
        <w:jc w:val="both"/>
        <w:rPr>
          <w:del w:id="411" w:author="Ying Shian Loh" w:date="2023-10-31T15:56:00Z"/>
        </w:rPr>
      </w:pPr>
      <w:del w:id="412" w:author="Ying Shian Loh" w:date="2023-10-31T15:56:00Z">
        <w:r w:rsidDel="00E73C62">
          <w:delText>All considered alternatives are in compliance with current applicable laws and regulations.</w:delText>
        </w:r>
      </w:del>
    </w:p>
    <w:p w14:paraId="18AC4BB9" w14:textId="77777777" w:rsidR="00B326A9" w:rsidRDefault="00B326A9" w:rsidP="00B326A9">
      <w:pPr>
        <w:spacing w:after="0"/>
        <w:jc w:val="both"/>
      </w:pPr>
    </w:p>
    <w:p w14:paraId="24E1BAD2" w14:textId="77777777" w:rsidR="00B326A9" w:rsidRPr="00167625" w:rsidRDefault="00B326A9" w:rsidP="00B326A9">
      <w:pPr>
        <w:spacing w:after="0"/>
        <w:jc w:val="both"/>
        <w:rPr>
          <w:szCs w:val="22"/>
        </w:rPr>
      </w:pPr>
      <w:r w:rsidRPr="00167625">
        <w:rPr>
          <w:szCs w:val="22"/>
        </w:rPr>
        <w:t xml:space="preserve">Therefore, in order to demonstrate additionality for this project, the tool, TOOL 21- Demonstration of additionality for small-scale project activities shall be used. As per paragraph 5 of the tool, project participants shall provide an explanation as to show that the project activity would not have occurred anyway due to </w:t>
      </w:r>
      <w:r w:rsidRPr="00167625">
        <w:rPr>
          <w:szCs w:val="22"/>
          <w:u w:val="single"/>
        </w:rPr>
        <w:t>at least one</w:t>
      </w:r>
      <w:r w:rsidRPr="00167625">
        <w:rPr>
          <w:szCs w:val="22"/>
        </w:rPr>
        <w:t xml:space="preserve"> of the following barriers:</w:t>
      </w:r>
    </w:p>
    <w:p w14:paraId="02C8D020" w14:textId="77777777" w:rsidR="00B326A9" w:rsidRPr="00167625" w:rsidRDefault="00B326A9" w:rsidP="00B326A9">
      <w:pPr>
        <w:spacing w:after="0"/>
        <w:jc w:val="both"/>
        <w:rPr>
          <w:szCs w:val="22"/>
        </w:rPr>
      </w:pPr>
      <w:r w:rsidRPr="00167625">
        <w:rPr>
          <w:szCs w:val="22"/>
        </w:rPr>
        <w:t xml:space="preserve">(a) Investment barrier: </w:t>
      </w:r>
    </w:p>
    <w:p w14:paraId="6CE51A30" w14:textId="77777777" w:rsidR="00B326A9" w:rsidRPr="00167625" w:rsidRDefault="00B326A9" w:rsidP="00B326A9">
      <w:pPr>
        <w:spacing w:after="0"/>
        <w:jc w:val="both"/>
        <w:rPr>
          <w:szCs w:val="22"/>
        </w:rPr>
      </w:pPr>
      <w:r w:rsidRPr="00167625">
        <w:rPr>
          <w:szCs w:val="22"/>
        </w:rPr>
        <w:t xml:space="preserve">(b) Technological barrier; </w:t>
      </w:r>
    </w:p>
    <w:p w14:paraId="2C2A96FB" w14:textId="77777777" w:rsidR="00B326A9" w:rsidRPr="00167625" w:rsidRDefault="00B326A9" w:rsidP="00B326A9">
      <w:pPr>
        <w:spacing w:after="0"/>
        <w:jc w:val="both"/>
        <w:rPr>
          <w:szCs w:val="22"/>
        </w:rPr>
      </w:pPr>
      <w:r w:rsidRPr="00167625">
        <w:rPr>
          <w:szCs w:val="22"/>
        </w:rPr>
        <w:t>(c) Barrier due to prevailing practice</w:t>
      </w:r>
    </w:p>
    <w:p w14:paraId="78EEE92E" w14:textId="77777777" w:rsidR="00B326A9" w:rsidRPr="00167625" w:rsidRDefault="00B326A9" w:rsidP="00B326A9">
      <w:pPr>
        <w:spacing w:after="0"/>
        <w:jc w:val="both"/>
        <w:rPr>
          <w:szCs w:val="22"/>
        </w:rPr>
      </w:pPr>
      <w:r w:rsidRPr="00167625">
        <w:rPr>
          <w:szCs w:val="22"/>
        </w:rPr>
        <w:t>(d) Other barriers:</w:t>
      </w:r>
    </w:p>
    <w:p w14:paraId="00748D4A" w14:textId="77777777" w:rsidR="00B326A9" w:rsidRDefault="00B326A9" w:rsidP="00B326A9">
      <w:pPr>
        <w:spacing w:after="0"/>
        <w:jc w:val="both"/>
      </w:pPr>
    </w:p>
    <w:p w14:paraId="125D01DD" w14:textId="47D2B1CE" w:rsidR="00B326A9" w:rsidRPr="00506919" w:rsidRDefault="00B326A9" w:rsidP="00B326A9">
      <w:pPr>
        <w:spacing w:after="0"/>
        <w:rPr>
          <w:b/>
          <w:szCs w:val="22"/>
        </w:rPr>
      </w:pPr>
      <w:del w:id="413" w:author="Ying Shian Loh" w:date="2023-10-31T16:06:00Z">
        <w:r w:rsidDel="0085489A">
          <w:rPr>
            <w:b/>
          </w:rPr>
          <w:delText>Step 2:</w:delText>
        </w:r>
      </w:del>
      <w:r>
        <w:rPr>
          <w:b/>
        </w:rPr>
        <w:t xml:space="preserve"> </w:t>
      </w:r>
      <w:r w:rsidRPr="00506919">
        <w:rPr>
          <w:b/>
          <w:szCs w:val="22"/>
        </w:rPr>
        <w:t>Investment Analysis</w:t>
      </w:r>
    </w:p>
    <w:p w14:paraId="151D34AF" w14:textId="0B37C922" w:rsidR="00B326A9" w:rsidRDefault="00B326A9" w:rsidP="00277680">
      <w:pPr>
        <w:spacing w:after="0"/>
        <w:jc w:val="both"/>
      </w:pPr>
      <w:r w:rsidRPr="00506919">
        <w:rPr>
          <w:szCs w:val="22"/>
        </w:rPr>
        <w:t>JTS</w:t>
      </w:r>
      <w:ins w:id="414" w:author="Ying Shian Loh" w:date="2023-10-31T16:07:00Z">
        <w:r w:rsidR="00075273" w:rsidRPr="00506919">
          <w:rPr>
            <w:szCs w:val="22"/>
          </w:rPr>
          <w:t xml:space="preserve"> has chosen to </w:t>
        </w:r>
      </w:ins>
      <w:ins w:id="415" w:author="Ying Shian Loh" w:date="2023-10-31T16:40:00Z">
        <w:r w:rsidR="00ED537E" w:rsidRPr="00506919">
          <w:rPr>
            <w:szCs w:val="22"/>
          </w:rPr>
          <w:t xml:space="preserve">provide an explanation </w:t>
        </w:r>
      </w:ins>
      <w:ins w:id="416" w:author="Ying Shian Loh" w:date="2023-10-31T16:51:00Z">
        <w:r w:rsidR="00454009" w:rsidRPr="00506919">
          <w:rPr>
            <w:szCs w:val="22"/>
          </w:rPr>
          <w:t>by</w:t>
        </w:r>
      </w:ins>
      <w:ins w:id="417" w:author="Ying Shian Loh" w:date="2023-10-31T16:42:00Z">
        <w:r w:rsidR="00533F52" w:rsidRPr="00506919">
          <w:rPr>
            <w:szCs w:val="22"/>
          </w:rPr>
          <w:t xml:space="preserve"> demonstrating that there is </w:t>
        </w:r>
      </w:ins>
      <w:ins w:id="418" w:author="Ying Shian Loh" w:date="2023-10-31T16:46:00Z">
        <w:r w:rsidR="003E3C4B" w:rsidRPr="00506919">
          <w:rPr>
            <w:szCs w:val="22"/>
          </w:rPr>
          <w:t>an investment</w:t>
        </w:r>
      </w:ins>
      <w:ins w:id="419" w:author="Ying Shian Loh" w:date="2023-10-31T16:07:00Z">
        <w:r w:rsidR="00075273" w:rsidRPr="00506919">
          <w:rPr>
            <w:szCs w:val="22"/>
          </w:rPr>
          <w:t xml:space="preserve"> </w:t>
        </w:r>
      </w:ins>
      <w:ins w:id="420" w:author="Ying Shian Loh" w:date="2023-10-31T16:42:00Z">
        <w:r w:rsidR="00533F52" w:rsidRPr="00506919">
          <w:rPr>
            <w:szCs w:val="22"/>
          </w:rPr>
          <w:t xml:space="preserve">barrier where </w:t>
        </w:r>
      </w:ins>
      <w:ins w:id="421" w:author="Ying Shian Loh" w:date="2023-10-31T16:43:00Z">
        <w:r w:rsidR="004E5385" w:rsidRPr="00506919">
          <w:rPr>
            <w:szCs w:val="22"/>
          </w:rPr>
          <w:t>a financially more viable alternative to the project activity would have led to higher emissions.</w:t>
        </w:r>
      </w:ins>
      <w:ins w:id="422" w:author="Ying Shian Loh" w:date="2023-10-31T16:46:00Z">
        <w:r w:rsidR="00F9397A" w:rsidRPr="00506919">
          <w:rPr>
            <w:szCs w:val="22"/>
          </w:rPr>
          <w:t xml:space="preserve"> </w:t>
        </w:r>
        <w:r w:rsidR="003E3C4B" w:rsidRPr="00506919">
          <w:rPr>
            <w:szCs w:val="22"/>
          </w:rPr>
          <w:t>The investment</w:t>
        </w:r>
      </w:ins>
      <w:ins w:id="423" w:author="Ying Shian Loh" w:date="2023-10-31T16:47:00Z">
        <w:r w:rsidR="003E3C4B" w:rsidRPr="00506919">
          <w:rPr>
            <w:szCs w:val="22"/>
          </w:rPr>
          <w:t xml:space="preserve"> barrier will be reflected through conducting an investment analysis in accordance with </w:t>
        </w:r>
      </w:ins>
      <w:ins w:id="424" w:author="Ying Shian Loh" w:date="2023-10-31T16:49:00Z">
        <w:r w:rsidR="0056530F" w:rsidRPr="00506919">
          <w:rPr>
            <w:szCs w:val="22"/>
          </w:rPr>
          <w:t>‘</w:t>
        </w:r>
      </w:ins>
      <w:ins w:id="425" w:author="Ying Shian Loh" w:date="2023-10-31T16:47:00Z">
        <w:r w:rsidR="00596ACB" w:rsidRPr="00506919">
          <w:rPr>
            <w:szCs w:val="22"/>
          </w:rPr>
          <w:t>TOOL</w:t>
        </w:r>
      </w:ins>
      <w:ins w:id="426" w:author="Ying Shian Loh" w:date="2024-02-09T15:41:00Z">
        <w:r w:rsidR="00900FE8" w:rsidRPr="00506919">
          <w:rPr>
            <w:szCs w:val="22"/>
          </w:rPr>
          <w:t>27</w:t>
        </w:r>
      </w:ins>
      <w:ins w:id="427" w:author="Ying Shian Loh" w:date="2023-10-31T16:47:00Z">
        <w:r w:rsidR="00596ACB" w:rsidRPr="00506919">
          <w:rPr>
            <w:szCs w:val="22"/>
          </w:rPr>
          <w:t xml:space="preserve"> </w:t>
        </w:r>
      </w:ins>
      <w:ins w:id="428" w:author="Ying Shian Loh" w:date="2024-02-09T15:41:00Z">
        <w:r w:rsidR="00900FE8" w:rsidRPr="00506919">
          <w:rPr>
            <w:szCs w:val="22"/>
          </w:rPr>
          <w:t xml:space="preserve">Methodological </w:t>
        </w:r>
      </w:ins>
      <w:ins w:id="429" w:author="Ying Shian Loh" w:date="2023-10-31T16:47:00Z">
        <w:r w:rsidR="00596ACB" w:rsidRPr="00506919">
          <w:rPr>
            <w:szCs w:val="22"/>
          </w:rPr>
          <w:t>Tool</w:t>
        </w:r>
      </w:ins>
      <w:ins w:id="430" w:author="Ying Shian Loh" w:date="2024-02-09T15:41:00Z">
        <w:r w:rsidR="00900FE8" w:rsidRPr="00506919">
          <w:rPr>
            <w:szCs w:val="22"/>
          </w:rPr>
          <w:t>: Investment Analysis</w:t>
        </w:r>
      </w:ins>
      <w:ins w:id="431" w:author="Ying Shian Loh" w:date="2023-10-31T16:47:00Z">
        <w:r w:rsidR="00596ACB" w:rsidRPr="00506919">
          <w:rPr>
            <w:szCs w:val="22"/>
          </w:rPr>
          <w:t xml:space="preserve"> (version </w:t>
        </w:r>
      </w:ins>
      <w:ins w:id="432" w:author="Ying Shian Loh" w:date="2024-02-09T15:41:00Z">
        <w:r w:rsidR="006F555D" w:rsidRPr="00506919">
          <w:rPr>
            <w:szCs w:val="22"/>
          </w:rPr>
          <w:t>13</w:t>
        </w:r>
      </w:ins>
      <w:ins w:id="433" w:author="Ying Shian Loh" w:date="2023-10-31T16:48:00Z">
        <w:r w:rsidR="00596ACB" w:rsidRPr="00506919">
          <w:rPr>
            <w:szCs w:val="22"/>
          </w:rPr>
          <w:t>.0)</w:t>
        </w:r>
      </w:ins>
      <w:ins w:id="434" w:author="Ying Shian Loh" w:date="2023-10-31T16:49:00Z">
        <w:r w:rsidR="0056530F" w:rsidRPr="00506919">
          <w:rPr>
            <w:szCs w:val="22"/>
          </w:rPr>
          <w:t>’</w:t>
        </w:r>
      </w:ins>
      <w:ins w:id="435" w:author="Ying Shian Loh" w:date="2023-10-31T16:58:00Z">
        <w:r w:rsidR="00943A2C" w:rsidRPr="00506919">
          <w:rPr>
            <w:szCs w:val="22"/>
          </w:rPr>
          <w:t>’</w:t>
        </w:r>
      </w:ins>
      <w:ins w:id="436" w:author="Ying Shian Loh" w:date="2023-10-31T16:50:00Z">
        <w:r w:rsidR="0056530F" w:rsidRPr="00506919">
          <w:rPr>
            <w:szCs w:val="22"/>
          </w:rPr>
          <w:t>.</w:t>
        </w:r>
      </w:ins>
      <w:del w:id="437" w:author="Ying Shian Loh" w:date="2023-10-31T16:43:00Z">
        <w:r w:rsidRPr="00506919" w:rsidDel="00CC4806">
          <w:rPr>
            <w:szCs w:val="22"/>
          </w:rPr>
          <w:delText xml:space="preserve"> </w:delText>
        </w:r>
      </w:del>
      <w:del w:id="438" w:author="Ying Shian Loh" w:date="2023-10-31T16:08:00Z">
        <w:r w:rsidRPr="00506919" w:rsidDel="00A5571F">
          <w:rPr>
            <w:szCs w:val="22"/>
          </w:rPr>
          <w:delText xml:space="preserve">will have to </w:delText>
        </w:r>
      </w:del>
      <w:del w:id="439" w:author="Ying Shian Loh" w:date="2023-10-31T16:43:00Z">
        <w:r w:rsidRPr="00506919" w:rsidDel="00CC4806">
          <w:rPr>
            <w:szCs w:val="22"/>
          </w:rPr>
          <w:delText>show that a financially more viable alternative to the project activity would have led to higher emissions.</w:delText>
        </w:r>
      </w:del>
      <w:r w:rsidRPr="00506919">
        <w:rPr>
          <w:szCs w:val="22"/>
        </w:rPr>
        <w:t xml:space="preserve"> As per </w:t>
      </w:r>
      <w:del w:id="440" w:author="Ying Shian Loh" w:date="2023-10-31T16:58:00Z">
        <w:r w:rsidRPr="00506919" w:rsidDel="00943A2C">
          <w:rPr>
            <w:szCs w:val="22"/>
          </w:rPr>
          <w:delText xml:space="preserve">the </w:delText>
        </w:r>
      </w:del>
      <w:ins w:id="441" w:author="Ying Shian Loh" w:date="2024-02-21T17:08:00Z">
        <w:r w:rsidR="00277680" w:rsidRPr="00506919">
          <w:rPr>
            <w:szCs w:val="22"/>
          </w:rPr>
          <w:t>TOOL27 the purpose of undertaking an investment analysis is to determine whether or not the project activity would be financially viable without the incentive of the CDM.</w:t>
        </w:r>
      </w:ins>
      <w:del w:id="442" w:author="Ying Shian Loh" w:date="2023-10-31T16:56:00Z">
        <w:r w:rsidDel="008079D2">
          <w:delText>g</w:delText>
        </w:r>
      </w:del>
      <w:del w:id="443" w:author="Ying Shian Loh" w:date="2023-10-31T16:58:00Z">
        <w:r w:rsidDel="00943A2C">
          <w:delText>uidelines on the assessment of investment analysis,</w:delText>
        </w:r>
      </w:del>
      <w:r>
        <w:t xml:space="preserve"> </w:t>
      </w:r>
      <w:del w:id="444" w:author="Ying Shian Loh" w:date="2024-02-21T17:08:00Z">
        <w:r w:rsidDel="00277680">
          <w:delText>the use of investment analysis to demonstrate additionality is intended to assess whether or not a reasonable investor would decide to proceed with a particular project activity without the benefits of the CDM.</w:delText>
        </w:r>
        <w:r w:rsidDel="00277680">
          <w:rPr>
            <w:vertAlign w:val="superscript"/>
          </w:rPr>
          <w:footnoteReference w:id="2"/>
        </w:r>
      </w:del>
    </w:p>
    <w:p w14:paraId="1C7AE1CD" w14:textId="77777777" w:rsidR="00B326A9" w:rsidRDefault="00B326A9" w:rsidP="00B326A9">
      <w:pPr>
        <w:spacing w:after="0"/>
        <w:jc w:val="both"/>
      </w:pPr>
    </w:p>
    <w:p w14:paraId="3135247E" w14:textId="5DFE6C78" w:rsidR="00B326A9" w:rsidRDefault="00B326A9" w:rsidP="00B326A9">
      <w:pPr>
        <w:spacing w:after="0"/>
        <w:jc w:val="both"/>
        <w:rPr>
          <w:b/>
        </w:rPr>
      </w:pPr>
      <w:del w:id="447" w:author="Ying Shian Loh" w:date="2024-02-21T17:08:00Z">
        <w:r w:rsidDel="00277680">
          <w:rPr>
            <w:b/>
          </w:rPr>
          <w:tab/>
        </w:r>
      </w:del>
      <w:del w:id="448" w:author="Ying Shian Loh" w:date="2024-02-21T15:53:00Z">
        <w:r w:rsidDel="00D91A79">
          <w:rPr>
            <w:b/>
          </w:rPr>
          <w:delText xml:space="preserve">Sub-Step </w:delText>
        </w:r>
        <w:r w:rsidR="004250AB" w:rsidDel="00D91A79">
          <w:rPr>
            <w:b/>
          </w:rPr>
          <w:delText>1</w:delText>
        </w:r>
        <w:r w:rsidDel="00D91A79">
          <w:rPr>
            <w:b/>
          </w:rPr>
          <w:delText xml:space="preserve">a: </w:delText>
        </w:r>
      </w:del>
      <w:r>
        <w:rPr>
          <w:b/>
        </w:rPr>
        <w:t>Determine appropriate analysis method</w:t>
      </w:r>
    </w:p>
    <w:p w14:paraId="5EC5BBA4" w14:textId="6BFD23E6" w:rsidR="00B326A9" w:rsidRDefault="00B326A9" w:rsidP="00B326A9">
      <w:pPr>
        <w:spacing w:after="0"/>
        <w:jc w:val="both"/>
      </w:pPr>
      <w:del w:id="449" w:author="Ying Shian Loh" w:date="2024-02-21T15:54:00Z">
        <w:r w:rsidDel="004B3595">
          <w:delText xml:space="preserve">According to paragraph </w:delText>
        </w:r>
      </w:del>
      <w:del w:id="450" w:author="Ying Shian Loh" w:date="2023-10-31T16:52:00Z">
        <w:r w:rsidDel="00C00163">
          <w:delText>19</w:delText>
        </w:r>
      </w:del>
      <w:del w:id="451" w:author="Ying Shian Loh" w:date="2023-10-31T16:55:00Z">
        <w:r w:rsidDel="008079D2">
          <w:delText xml:space="preserve"> </w:delText>
        </w:r>
      </w:del>
      <w:del w:id="452" w:author="Ying Shian Loh" w:date="2024-02-21T15:54:00Z">
        <w:r w:rsidDel="004B3595">
          <w:delText>of</w:delText>
        </w:r>
      </w:del>
      <w:del w:id="453" w:author="Ying Shian Loh" w:date="2023-10-31T16:56:00Z">
        <w:r w:rsidDel="001B3EF5">
          <w:delText xml:space="preserve"> the “Guidance on the Assessment of Investment Analysis</w:delText>
        </w:r>
      </w:del>
      <w:del w:id="454" w:author="Ying Shian Loh" w:date="2023-10-31T16:57:00Z">
        <w:r w:rsidDel="001B3EF5">
          <w:delText>”</w:delText>
        </w:r>
      </w:del>
      <w:del w:id="455" w:author="Ying Shian Loh" w:date="2024-02-21T15:54:00Z">
        <w:r w:rsidDel="004B3595">
          <w:delText xml:space="preserve">, </w:delText>
        </w:r>
      </w:del>
      <w:del w:id="456" w:author="Ying Shian Loh" w:date="2023-11-02T10:16:00Z">
        <w:r w:rsidDel="00FE3D8A">
          <w:delText>i</w:delText>
        </w:r>
      </w:del>
      <w:del w:id="457" w:author="Ying Shian Loh" w:date="2024-02-21T15:55:00Z">
        <w:r w:rsidRPr="00B842BA" w:rsidDel="004B3595">
          <w:rPr>
            <w:i/>
            <w:iCs/>
            <w:rPrChange w:id="458" w:author="Ying Shian Loh" w:date="2023-11-02T10:16:00Z">
              <w:rPr/>
            </w:rPrChange>
          </w:rPr>
          <w:delText xml:space="preserve">f </w:delText>
        </w:r>
        <w:r w:rsidRPr="00506919" w:rsidDel="004B3595">
          <w:rPr>
            <w:i/>
            <w:iCs/>
            <w:szCs w:val="22"/>
            <w:rPrChange w:id="459" w:author="Ying Shian Loh" w:date="2024-02-27T15:38:00Z">
              <w:rPr/>
            </w:rPrChange>
          </w:rPr>
          <w:delText xml:space="preserve">the </w:delText>
        </w:r>
      </w:del>
      <w:ins w:id="460" w:author="Ying Shian Loh" w:date="2024-02-21T15:55:00Z">
        <w:r w:rsidR="004B3595" w:rsidRPr="00506919">
          <w:rPr>
            <w:szCs w:val="22"/>
            <w:rPrChange w:id="461" w:author="Ying Shian Loh" w:date="2024-02-27T15:38:00Z">
              <w:rPr>
                <w:i/>
                <w:iCs/>
              </w:rPr>
            </w:rPrChange>
          </w:rPr>
          <w:t>The</w:t>
        </w:r>
        <w:r w:rsidR="004B3595" w:rsidRPr="00506919">
          <w:rPr>
            <w:szCs w:val="22"/>
          </w:rPr>
          <w:t xml:space="preserve"> </w:t>
        </w:r>
      </w:ins>
      <w:r w:rsidRPr="00506919">
        <w:rPr>
          <w:szCs w:val="22"/>
        </w:rPr>
        <w:t xml:space="preserve">proposed baseline scenario leaves the project participant no other choice than to make an investment to supply the same products or services, a benchmark analysis is not appropriate and an investment comparison analysis shall be </w:t>
      </w:r>
      <w:del w:id="462" w:author="Ying Shian Loh" w:date="2024-02-21T15:55:00Z">
        <w:r w:rsidRPr="00506919" w:rsidDel="004B3595">
          <w:rPr>
            <w:szCs w:val="22"/>
          </w:rPr>
          <w:delText xml:space="preserve">used. </w:delText>
        </w:r>
      </w:del>
      <w:ins w:id="463" w:author="Ying Shian Loh" w:date="2024-02-21T15:55:00Z">
        <w:r w:rsidR="004B3595" w:rsidRPr="00506919">
          <w:rPr>
            <w:szCs w:val="22"/>
            <w:rPrChange w:id="464" w:author="Ying Shian Loh" w:date="2024-02-27T15:38:00Z">
              <w:rPr>
                <w:i/>
                <w:iCs/>
              </w:rPr>
            </w:rPrChange>
          </w:rPr>
          <w:t>used</w:t>
        </w:r>
        <w:r w:rsidR="004B3595" w:rsidRPr="00506919">
          <w:rPr>
            <w:i/>
            <w:iCs/>
            <w:szCs w:val="22"/>
          </w:rPr>
          <w:t>.</w:t>
        </w:r>
        <w:r w:rsidR="004B3595" w:rsidRPr="00506919">
          <w:rPr>
            <w:szCs w:val="22"/>
          </w:rPr>
          <w:t xml:space="preserve"> Therefore</w:t>
        </w:r>
      </w:ins>
      <w:ins w:id="465" w:author="Ying Shian Loh" w:date="2023-11-02T10:16:00Z">
        <w:r w:rsidR="00B842BA" w:rsidRPr="00506919">
          <w:rPr>
            <w:szCs w:val="22"/>
          </w:rPr>
          <w:t>, an investment co</w:t>
        </w:r>
      </w:ins>
      <w:ins w:id="466" w:author="Ying Shian Loh" w:date="2023-11-02T10:17:00Z">
        <w:r w:rsidR="00B842BA" w:rsidRPr="00506919">
          <w:rPr>
            <w:szCs w:val="22"/>
          </w:rPr>
          <w:t xml:space="preserve">mparison analysis </w:t>
        </w:r>
        <w:r w:rsidR="00C75118" w:rsidRPr="00506919">
          <w:rPr>
            <w:szCs w:val="22"/>
          </w:rPr>
          <w:t>will be used in the following steps</w:t>
        </w:r>
      </w:ins>
      <w:ins w:id="467" w:author="Ying Shian Loh" w:date="2023-11-02T10:18:00Z">
        <w:r w:rsidR="00C75118" w:rsidRPr="00506919">
          <w:rPr>
            <w:szCs w:val="22"/>
          </w:rPr>
          <w:t xml:space="preserve"> below</w:t>
        </w:r>
        <w:r w:rsidR="00C75118">
          <w:t>.</w:t>
        </w:r>
      </w:ins>
    </w:p>
    <w:p w14:paraId="62BC7E2C" w14:textId="77777777" w:rsidR="00B326A9" w:rsidRDefault="00B326A9" w:rsidP="00B326A9">
      <w:pPr>
        <w:spacing w:after="0"/>
        <w:jc w:val="both"/>
      </w:pPr>
    </w:p>
    <w:p w14:paraId="74413C3E" w14:textId="7F19BF58" w:rsidR="00B326A9" w:rsidRDefault="00B326A9" w:rsidP="00B326A9">
      <w:pPr>
        <w:spacing w:after="0"/>
        <w:jc w:val="both"/>
        <w:rPr>
          <w:b/>
        </w:rPr>
      </w:pPr>
      <w:del w:id="468" w:author="Ying Shian Loh" w:date="2024-02-21T17:08:00Z">
        <w:r w:rsidDel="00277680">
          <w:rPr>
            <w:b/>
          </w:rPr>
          <w:tab/>
        </w:r>
      </w:del>
      <w:del w:id="469" w:author="Ying Shian Loh" w:date="2024-02-21T15:53:00Z">
        <w:r w:rsidDel="004B3595">
          <w:rPr>
            <w:b/>
          </w:rPr>
          <w:delText xml:space="preserve">Sub-Step </w:delText>
        </w:r>
      </w:del>
      <w:del w:id="470" w:author="Ying Shian Loh" w:date="2023-10-31T16:59:00Z">
        <w:r w:rsidDel="009831D8">
          <w:rPr>
            <w:b/>
          </w:rPr>
          <w:delText>2</w:delText>
        </w:r>
      </w:del>
      <w:del w:id="471" w:author="Ying Shian Loh" w:date="2024-02-21T15:53:00Z">
        <w:r w:rsidDel="004B3595">
          <w:rPr>
            <w:b/>
          </w:rPr>
          <w:delText>b: Option II. Apply</w:delText>
        </w:r>
      </w:del>
      <w:del w:id="472" w:author="Ying Shian Loh" w:date="2024-02-21T17:08:00Z">
        <w:r w:rsidDel="00277680">
          <w:rPr>
            <w:b/>
          </w:rPr>
          <w:delText xml:space="preserve"> </w:delText>
        </w:r>
      </w:del>
      <w:del w:id="473" w:author="Ying Shian Loh" w:date="2024-02-21T15:53:00Z">
        <w:r w:rsidDel="004B3595">
          <w:rPr>
            <w:b/>
          </w:rPr>
          <w:delText xml:space="preserve">investment </w:delText>
        </w:r>
      </w:del>
      <w:del w:id="474" w:author="Ying Shian Loh" w:date="2024-02-21T15:54:00Z">
        <w:r w:rsidDel="004B3595">
          <w:rPr>
            <w:b/>
          </w:rPr>
          <w:delText>comparison</w:delText>
        </w:r>
      </w:del>
      <w:ins w:id="475" w:author="Ying Shian Loh" w:date="2024-02-21T15:54:00Z">
        <w:r w:rsidR="004B3595">
          <w:rPr>
            <w:b/>
          </w:rPr>
          <w:t>Investment comparison</w:t>
        </w:r>
      </w:ins>
      <w:r>
        <w:rPr>
          <w:b/>
        </w:rPr>
        <w:t xml:space="preserve"> analysis</w:t>
      </w:r>
    </w:p>
    <w:p w14:paraId="05B103B3" w14:textId="6E27228D" w:rsidR="00B326A9" w:rsidRDefault="00B326A9" w:rsidP="00B326A9">
      <w:pPr>
        <w:spacing w:after="0"/>
        <w:jc w:val="both"/>
      </w:pPr>
      <w:del w:id="476" w:author="Ying Shian Loh" w:date="2024-02-09T15:42:00Z">
        <w:r w:rsidDel="006F555D">
          <w:delText xml:space="preserve">According </w:delText>
        </w:r>
        <w:r w:rsidR="002D08F4" w:rsidDel="006F555D">
          <w:delText>of</w:delText>
        </w:r>
        <w:r w:rsidR="007C056A" w:rsidDel="006F555D">
          <w:delText xml:space="preserve">TOOL </w:delText>
        </w:r>
      </w:del>
      <w:ins w:id="477" w:author="Ying Shian Loh" w:date="2023-08-23T09:53:00Z">
        <w:r w:rsidR="007C056A">
          <w:t xml:space="preserve"> </w:t>
        </w:r>
      </w:ins>
      <w:del w:id="478" w:author="Ying Shian Loh" w:date="2023-10-31T16:59:00Z">
        <w:r w:rsidDel="009831D8">
          <w:delText xml:space="preserve">“Tool for the Demonstration and Assessment of Additionality (Version 07.0)” </w:delText>
        </w:r>
      </w:del>
      <w:del w:id="479" w:author="Ying Shian Loh" w:date="2023-11-02T10:20:00Z">
        <w:r w:rsidDel="000E1153">
          <w:delText xml:space="preserve">the investment analysis method applied will be the Investment Comparison Analysis whereby the </w:delText>
        </w:r>
      </w:del>
      <w:ins w:id="480" w:author="Ying Shian Loh" w:date="2024-02-09T15:43:00Z">
        <w:r w:rsidR="006F555D">
          <w:t>The</w:t>
        </w:r>
      </w:ins>
      <w:r w:rsidR="000E1153">
        <w:t xml:space="preserve"> </w:t>
      </w:r>
      <w:r>
        <w:t xml:space="preserve">financial indicator </w:t>
      </w:r>
      <w:ins w:id="481" w:author="Ying Shian Loh" w:date="2023-11-02T10:21:00Z">
        <w:r w:rsidR="008C4D8C">
          <w:t xml:space="preserve">identified to be applied to the investment comparison analysis </w:t>
        </w:r>
      </w:ins>
      <w:del w:id="482" w:author="Ying Shian Loh" w:date="2023-11-02T10:22:00Z">
        <w:r w:rsidDel="008C4D8C">
          <w:delText xml:space="preserve">for the analysis </w:delText>
        </w:r>
      </w:del>
      <w:r>
        <w:t>will be the Levelized cost of aluminium production, and it will be compared between the cost of aluminium production under the HFO scenario and NERADO scenario.</w:t>
      </w:r>
    </w:p>
    <w:p w14:paraId="72E7902A" w14:textId="77777777" w:rsidR="00B326A9" w:rsidRDefault="00B326A9" w:rsidP="00B326A9">
      <w:pPr>
        <w:spacing w:after="0" w:line="240" w:lineRule="auto"/>
        <w:jc w:val="both"/>
      </w:pPr>
    </w:p>
    <w:p w14:paraId="3892868E" w14:textId="6E1883FD" w:rsidR="00B326A9" w:rsidRDefault="00B326A9">
      <w:pPr>
        <w:spacing w:after="0" w:line="240" w:lineRule="auto"/>
        <w:jc w:val="both"/>
        <w:rPr>
          <w:b/>
        </w:rPr>
        <w:pPrChange w:id="483" w:author="Ying Shian Loh" w:date="2024-02-21T17:09:00Z">
          <w:pPr>
            <w:spacing w:after="0" w:line="240" w:lineRule="auto"/>
            <w:ind w:left="360"/>
            <w:jc w:val="both"/>
          </w:pPr>
        </w:pPrChange>
      </w:pPr>
      <w:del w:id="484" w:author="Ying Shian Loh" w:date="2024-02-21T17:09:00Z">
        <w:r w:rsidDel="00277680">
          <w:tab/>
        </w:r>
      </w:del>
      <w:del w:id="485" w:author="Ying Shian Loh" w:date="2024-02-21T15:54:00Z">
        <w:r w:rsidDel="004B3595">
          <w:rPr>
            <w:b/>
          </w:rPr>
          <w:delText xml:space="preserve">Sub-step </w:delText>
        </w:r>
      </w:del>
      <w:del w:id="486" w:author="Ying Shian Loh" w:date="2023-10-31T17:00:00Z">
        <w:r w:rsidDel="009831D8">
          <w:rPr>
            <w:b/>
          </w:rPr>
          <w:delText>2</w:delText>
        </w:r>
      </w:del>
      <w:del w:id="487" w:author="Ying Shian Loh" w:date="2024-02-21T15:54:00Z">
        <w:r w:rsidDel="004B3595">
          <w:rPr>
            <w:b/>
          </w:rPr>
          <w:delText xml:space="preserve">c: </w:delText>
        </w:r>
      </w:del>
      <w:r>
        <w:rPr>
          <w:b/>
        </w:rPr>
        <w:t xml:space="preserve">Calculation and comparison of financial indicators </w:t>
      </w:r>
    </w:p>
    <w:p w14:paraId="6840D39E" w14:textId="4FFD44ED" w:rsidR="00B326A9" w:rsidRDefault="00B326A9" w:rsidP="00B326A9">
      <w:pPr>
        <w:spacing w:after="0"/>
      </w:pPr>
      <w:r>
        <w:t xml:space="preserve">Financial indicator calculations will be done using a financial model based on a list of economic parameters provided </w:t>
      </w:r>
      <w:ins w:id="488" w:author="Ying Shian Loh" w:date="2023-08-23T09:55:00Z">
        <w:r w:rsidR="000325CE">
          <w:t>in this standalone project</w:t>
        </w:r>
      </w:ins>
      <w:ins w:id="489" w:author="Ying Shian Loh" w:date="2023-10-31T17:03:00Z">
        <w:r w:rsidR="00385CB6">
          <w:t>.</w:t>
        </w:r>
      </w:ins>
      <w:ins w:id="490" w:author="Ying Shian Loh" w:date="2023-08-23T09:55:00Z">
        <w:r w:rsidR="000325CE">
          <w:t xml:space="preserve"> </w:t>
        </w:r>
      </w:ins>
      <w:del w:id="491" w:author="Ying Shian Loh" w:date="2023-08-23T09:55:00Z">
        <w:r w:rsidDel="000325CE">
          <w:delText xml:space="preserve">by the CPA implementing agency </w:delText>
        </w:r>
        <w:r w:rsidDel="00726AE3">
          <w:delText>and</w:delText>
        </w:r>
      </w:del>
      <w:r>
        <w:t xml:space="preserve"> This list of parameters as applicable would include the following:</w:t>
      </w:r>
    </w:p>
    <w:p w14:paraId="1A035308" w14:textId="77777777" w:rsidR="00B326A9" w:rsidRDefault="00B326A9" w:rsidP="00B326A9">
      <w:pPr>
        <w:jc w:val="both"/>
      </w:pPr>
      <w:r>
        <w:t xml:space="preserve"> Table 6: Parameters for investment analysis.</w:t>
      </w:r>
    </w:p>
    <w:tbl>
      <w:tblPr>
        <w:tblStyle w:val="TableGrid"/>
        <w:tblW w:w="0" w:type="auto"/>
        <w:tblLook w:val="04A0" w:firstRow="1" w:lastRow="0" w:firstColumn="1" w:lastColumn="0" w:noHBand="0" w:noVBand="1"/>
      </w:tblPr>
      <w:tblGrid>
        <w:gridCol w:w="2961"/>
        <w:gridCol w:w="1495"/>
        <w:gridCol w:w="4560"/>
      </w:tblGrid>
      <w:tr w:rsidR="00B326A9" w14:paraId="4D06FC15" w14:textId="77777777" w:rsidTr="005336A6">
        <w:tc>
          <w:tcPr>
            <w:tcW w:w="9016" w:type="dxa"/>
            <w:gridSpan w:val="3"/>
            <w:shd w:val="clear" w:color="auto" w:fill="D3DA81" w:themeFill="accent6" w:themeFillTint="99"/>
          </w:tcPr>
          <w:p w14:paraId="0C950C56" w14:textId="77777777" w:rsidR="00B326A9" w:rsidRPr="00B005B1" w:rsidRDefault="00B326A9" w:rsidP="005336A6">
            <w:pPr>
              <w:jc w:val="center"/>
              <w:rPr>
                <w:b/>
                <w:bCs/>
              </w:rPr>
            </w:pPr>
            <w:r w:rsidRPr="00B005B1">
              <w:rPr>
                <w:b/>
                <w:bCs/>
              </w:rPr>
              <w:t>Details Input Parameters of the Project Activity (NERADO)</w:t>
            </w:r>
          </w:p>
        </w:tc>
      </w:tr>
      <w:tr w:rsidR="00B326A9" w14:paraId="7924ABAC" w14:textId="77777777" w:rsidTr="005336A6">
        <w:tc>
          <w:tcPr>
            <w:tcW w:w="9016" w:type="dxa"/>
            <w:gridSpan w:val="3"/>
            <w:shd w:val="clear" w:color="auto" w:fill="D6DF40" w:themeFill="accent4"/>
          </w:tcPr>
          <w:p w14:paraId="20019E5A" w14:textId="77777777" w:rsidR="00B326A9" w:rsidRPr="00F518F8" w:rsidRDefault="00B326A9" w:rsidP="005336A6">
            <w:pPr>
              <w:rPr>
                <w:b/>
                <w:bCs/>
              </w:rPr>
            </w:pPr>
            <w:r w:rsidRPr="00F518F8">
              <w:rPr>
                <w:b/>
                <w:bCs/>
              </w:rPr>
              <w:t>Fuel Info (HFO)</w:t>
            </w:r>
          </w:p>
        </w:tc>
      </w:tr>
      <w:tr w:rsidR="00B326A9" w14:paraId="17B6796A" w14:textId="77777777" w:rsidTr="005336A6">
        <w:tc>
          <w:tcPr>
            <w:tcW w:w="2961" w:type="dxa"/>
            <w:shd w:val="clear" w:color="auto" w:fill="73F2F5" w:themeFill="accent3" w:themeFillTint="66"/>
          </w:tcPr>
          <w:p w14:paraId="0EDAE28B" w14:textId="77777777" w:rsidR="00B326A9" w:rsidRPr="00506919" w:rsidRDefault="00B326A9" w:rsidP="005336A6">
            <w:pPr>
              <w:rPr>
                <w:szCs w:val="22"/>
              </w:rPr>
            </w:pPr>
            <w:r w:rsidRPr="00506919">
              <w:rPr>
                <w:szCs w:val="22"/>
              </w:rPr>
              <w:t xml:space="preserve">Properties </w:t>
            </w:r>
          </w:p>
        </w:tc>
        <w:tc>
          <w:tcPr>
            <w:tcW w:w="1495" w:type="dxa"/>
            <w:shd w:val="clear" w:color="auto" w:fill="73F2F5" w:themeFill="accent3" w:themeFillTint="66"/>
          </w:tcPr>
          <w:p w14:paraId="7E31A81D" w14:textId="77777777" w:rsidR="00B326A9" w:rsidRPr="00B005B1" w:rsidRDefault="00B326A9" w:rsidP="005336A6">
            <w:r w:rsidRPr="00B005B1">
              <w:t>Value</w:t>
            </w:r>
          </w:p>
        </w:tc>
        <w:tc>
          <w:tcPr>
            <w:tcW w:w="4560" w:type="dxa"/>
            <w:shd w:val="clear" w:color="auto" w:fill="73F2F5" w:themeFill="accent3" w:themeFillTint="66"/>
          </w:tcPr>
          <w:p w14:paraId="520B5486" w14:textId="77777777" w:rsidR="00B326A9" w:rsidRPr="00B005B1" w:rsidRDefault="00B326A9" w:rsidP="005336A6">
            <w:r w:rsidRPr="00B005B1">
              <w:t>Source of Information</w:t>
            </w:r>
          </w:p>
        </w:tc>
      </w:tr>
      <w:tr w:rsidR="00B326A9" w14:paraId="5148B63A" w14:textId="77777777" w:rsidTr="005336A6">
        <w:tc>
          <w:tcPr>
            <w:tcW w:w="2961" w:type="dxa"/>
          </w:tcPr>
          <w:p w14:paraId="4E5C9E17" w14:textId="77777777" w:rsidR="00B326A9" w:rsidRPr="00506919" w:rsidRDefault="00B326A9" w:rsidP="005336A6">
            <w:pPr>
              <w:rPr>
                <w:szCs w:val="22"/>
              </w:rPr>
            </w:pPr>
            <w:r w:rsidRPr="00506919">
              <w:rPr>
                <w:szCs w:val="22"/>
              </w:rPr>
              <w:t>Net Calorific Value (NCV) MJ/Kg</w:t>
            </w:r>
          </w:p>
        </w:tc>
        <w:tc>
          <w:tcPr>
            <w:tcW w:w="1495" w:type="dxa"/>
          </w:tcPr>
          <w:p w14:paraId="5229B63D" w14:textId="77777777" w:rsidR="00B326A9" w:rsidRPr="00B005B1" w:rsidRDefault="00B326A9" w:rsidP="005336A6">
            <w:r w:rsidRPr="001E6B72">
              <w:t>40.5</w:t>
            </w:r>
          </w:p>
        </w:tc>
        <w:tc>
          <w:tcPr>
            <w:tcW w:w="4560" w:type="dxa"/>
          </w:tcPr>
          <w:p w14:paraId="254132DB" w14:textId="77777777" w:rsidR="00B326A9" w:rsidRPr="00BF73DF" w:rsidRDefault="00B326A9" w:rsidP="00B326A9">
            <w:pPr>
              <w:pStyle w:val="ListParagraph"/>
              <w:numPr>
                <w:ilvl w:val="0"/>
                <w:numId w:val="35"/>
              </w:numPr>
              <w:spacing w:line="240" w:lineRule="auto"/>
            </w:pPr>
            <w:r w:rsidRPr="00BF73DF">
              <w:t>Biograce condensed list of standard values</w:t>
            </w:r>
          </w:p>
        </w:tc>
      </w:tr>
      <w:tr w:rsidR="00B326A9" w14:paraId="750B7769" w14:textId="77777777" w:rsidTr="005336A6">
        <w:tc>
          <w:tcPr>
            <w:tcW w:w="2961" w:type="dxa"/>
          </w:tcPr>
          <w:p w14:paraId="6D83B186" w14:textId="77777777" w:rsidR="00B326A9" w:rsidRPr="00506919" w:rsidRDefault="00B326A9" w:rsidP="005336A6">
            <w:pPr>
              <w:rPr>
                <w:szCs w:val="22"/>
              </w:rPr>
            </w:pPr>
            <w:r w:rsidRPr="00506919">
              <w:rPr>
                <w:szCs w:val="22"/>
              </w:rPr>
              <w:t>Density (Kg/l)</w:t>
            </w:r>
          </w:p>
        </w:tc>
        <w:tc>
          <w:tcPr>
            <w:tcW w:w="1495" w:type="dxa"/>
          </w:tcPr>
          <w:p w14:paraId="703E5571" w14:textId="77777777" w:rsidR="00B326A9" w:rsidRPr="00B005B1" w:rsidRDefault="00B326A9" w:rsidP="005336A6">
            <w:r w:rsidRPr="001E6B72">
              <w:t>1.01</w:t>
            </w:r>
          </w:p>
        </w:tc>
        <w:tc>
          <w:tcPr>
            <w:tcW w:w="4560" w:type="dxa"/>
          </w:tcPr>
          <w:p w14:paraId="2260C252" w14:textId="77777777" w:rsidR="00B326A9" w:rsidRPr="00FD44E9" w:rsidRDefault="00B326A9" w:rsidP="00B326A9">
            <w:pPr>
              <w:pStyle w:val="ListParagraph"/>
              <w:numPr>
                <w:ilvl w:val="0"/>
                <w:numId w:val="35"/>
              </w:numPr>
              <w:spacing w:line="240" w:lineRule="auto"/>
            </w:pPr>
            <w:r w:rsidRPr="00FD44E9">
              <w:t>Exxon Mobil Marine fuel oil ISO 8217:2012</w:t>
            </w:r>
          </w:p>
        </w:tc>
      </w:tr>
      <w:tr w:rsidR="00B326A9" w14:paraId="5F2B390B" w14:textId="77777777" w:rsidTr="005336A6">
        <w:tc>
          <w:tcPr>
            <w:tcW w:w="9016" w:type="dxa"/>
            <w:gridSpan w:val="3"/>
            <w:shd w:val="clear" w:color="auto" w:fill="D6DF40" w:themeFill="accent4"/>
          </w:tcPr>
          <w:p w14:paraId="53F0FD1E" w14:textId="77777777" w:rsidR="00B326A9" w:rsidRPr="00506919" w:rsidRDefault="00B326A9" w:rsidP="005336A6">
            <w:pPr>
              <w:rPr>
                <w:b/>
                <w:bCs/>
                <w:szCs w:val="22"/>
              </w:rPr>
            </w:pPr>
            <w:r w:rsidRPr="00506919">
              <w:rPr>
                <w:b/>
                <w:bCs/>
                <w:szCs w:val="22"/>
              </w:rPr>
              <w:t>Fuel Info (NERADO ~ CPO)</w:t>
            </w:r>
          </w:p>
        </w:tc>
      </w:tr>
      <w:tr w:rsidR="00B326A9" w14:paraId="07566E33" w14:textId="77777777" w:rsidTr="005336A6">
        <w:tc>
          <w:tcPr>
            <w:tcW w:w="2961" w:type="dxa"/>
            <w:shd w:val="clear" w:color="auto" w:fill="73F2F5" w:themeFill="accent3" w:themeFillTint="66"/>
          </w:tcPr>
          <w:p w14:paraId="18385056" w14:textId="77777777" w:rsidR="00B326A9" w:rsidRPr="00506919" w:rsidRDefault="00B326A9" w:rsidP="005336A6">
            <w:pPr>
              <w:rPr>
                <w:szCs w:val="22"/>
              </w:rPr>
            </w:pPr>
            <w:r w:rsidRPr="00506919">
              <w:rPr>
                <w:szCs w:val="22"/>
              </w:rPr>
              <w:t xml:space="preserve">Properties </w:t>
            </w:r>
          </w:p>
        </w:tc>
        <w:tc>
          <w:tcPr>
            <w:tcW w:w="1495" w:type="dxa"/>
            <w:shd w:val="clear" w:color="auto" w:fill="73F2F5" w:themeFill="accent3" w:themeFillTint="66"/>
          </w:tcPr>
          <w:p w14:paraId="436EB7F4" w14:textId="77777777" w:rsidR="00B326A9" w:rsidRPr="00B005B1" w:rsidRDefault="00B326A9" w:rsidP="005336A6">
            <w:r w:rsidRPr="00B005B1">
              <w:t>Value</w:t>
            </w:r>
          </w:p>
        </w:tc>
        <w:tc>
          <w:tcPr>
            <w:tcW w:w="4560" w:type="dxa"/>
            <w:shd w:val="clear" w:color="auto" w:fill="73F2F5" w:themeFill="accent3" w:themeFillTint="66"/>
          </w:tcPr>
          <w:p w14:paraId="0993D4C6" w14:textId="77777777" w:rsidR="00B326A9" w:rsidRPr="00B005B1" w:rsidRDefault="00B326A9" w:rsidP="005336A6">
            <w:r w:rsidRPr="00B005B1">
              <w:t>Source of Information</w:t>
            </w:r>
          </w:p>
        </w:tc>
      </w:tr>
      <w:tr w:rsidR="00B326A9" w14:paraId="7B5373BC" w14:textId="77777777" w:rsidTr="005336A6">
        <w:tc>
          <w:tcPr>
            <w:tcW w:w="2961" w:type="dxa"/>
          </w:tcPr>
          <w:p w14:paraId="19CE4BD5" w14:textId="77777777" w:rsidR="00B326A9" w:rsidRPr="00506919" w:rsidRDefault="00B326A9" w:rsidP="005336A6">
            <w:pPr>
              <w:rPr>
                <w:szCs w:val="22"/>
              </w:rPr>
            </w:pPr>
            <w:r w:rsidRPr="00506919">
              <w:rPr>
                <w:szCs w:val="22"/>
              </w:rPr>
              <w:t>Net Calorific Value (NCV) MJ/Kg</w:t>
            </w:r>
          </w:p>
        </w:tc>
        <w:tc>
          <w:tcPr>
            <w:tcW w:w="1495" w:type="dxa"/>
          </w:tcPr>
          <w:p w14:paraId="1A3FF1CA" w14:textId="77777777" w:rsidR="00B326A9" w:rsidRPr="00B005B1" w:rsidRDefault="00B326A9" w:rsidP="005336A6">
            <w:r>
              <w:t>37</w:t>
            </w:r>
          </w:p>
        </w:tc>
        <w:tc>
          <w:tcPr>
            <w:tcW w:w="4560" w:type="dxa"/>
          </w:tcPr>
          <w:p w14:paraId="222B89D5" w14:textId="77777777" w:rsidR="00B326A9" w:rsidRPr="000975E0" w:rsidRDefault="00B326A9" w:rsidP="00B326A9">
            <w:pPr>
              <w:pStyle w:val="ListParagraph"/>
              <w:numPr>
                <w:ilvl w:val="0"/>
                <w:numId w:val="35"/>
              </w:numPr>
              <w:spacing w:line="240" w:lineRule="auto"/>
            </w:pPr>
            <w:r w:rsidRPr="000975E0">
              <w:t>Biograce condensed list of standard values</w:t>
            </w:r>
          </w:p>
        </w:tc>
      </w:tr>
      <w:tr w:rsidR="00B326A9" w14:paraId="27351F80" w14:textId="77777777" w:rsidTr="005336A6">
        <w:tc>
          <w:tcPr>
            <w:tcW w:w="2961" w:type="dxa"/>
          </w:tcPr>
          <w:p w14:paraId="4B8BFED0" w14:textId="77777777" w:rsidR="00B326A9" w:rsidRPr="00506919" w:rsidRDefault="00B326A9" w:rsidP="005336A6">
            <w:pPr>
              <w:rPr>
                <w:szCs w:val="22"/>
              </w:rPr>
            </w:pPr>
            <w:r w:rsidRPr="00506919">
              <w:rPr>
                <w:szCs w:val="22"/>
              </w:rPr>
              <w:t>Density (Kg/l)</w:t>
            </w:r>
          </w:p>
        </w:tc>
        <w:tc>
          <w:tcPr>
            <w:tcW w:w="1495" w:type="dxa"/>
          </w:tcPr>
          <w:p w14:paraId="54BB53CB" w14:textId="77777777" w:rsidR="00B326A9" w:rsidRPr="00B005B1" w:rsidRDefault="00B326A9" w:rsidP="005336A6">
            <w:r>
              <w:t>0.89</w:t>
            </w:r>
          </w:p>
        </w:tc>
        <w:tc>
          <w:tcPr>
            <w:tcW w:w="4560" w:type="dxa"/>
          </w:tcPr>
          <w:p w14:paraId="318A719B" w14:textId="77777777" w:rsidR="00B326A9" w:rsidRPr="000975E0" w:rsidRDefault="0054233B" w:rsidP="00B326A9">
            <w:pPr>
              <w:pStyle w:val="ListParagraph"/>
              <w:numPr>
                <w:ilvl w:val="0"/>
                <w:numId w:val="35"/>
              </w:numPr>
              <w:spacing w:line="240" w:lineRule="auto"/>
            </w:pPr>
            <w:hyperlink r:id="rId18" w:history="1">
              <w:r w:rsidR="00B326A9">
                <w:rPr>
                  <w:rStyle w:val="Hyperlink"/>
                </w:rPr>
                <w:t>PALM OIL PROPERTIES - Chempro Gujarat India</w:t>
              </w:r>
            </w:hyperlink>
          </w:p>
        </w:tc>
      </w:tr>
      <w:tr w:rsidR="00B326A9" w14:paraId="5751881D" w14:textId="77777777" w:rsidTr="005336A6">
        <w:tc>
          <w:tcPr>
            <w:tcW w:w="9016" w:type="dxa"/>
            <w:gridSpan w:val="3"/>
            <w:shd w:val="clear" w:color="auto" w:fill="109B9D" w:themeFill="accent2"/>
          </w:tcPr>
          <w:p w14:paraId="3C064352" w14:textId="77777777" w:rsidR="00B326A9" w:rsidRPr="00506919" w:rsidRDefault="00B326A9" w:rsidP="005336A6">
            <w:pPr>
              <w:rPr>
                <w:b/>
                <w:bCs/>
                <w:szCs w:val="22"/>
              </w:rPr>
            </w:pPr>
            <w:r w:rsidRPr="00506919">
              <w:rPr>
                <w:b/>
                <w:bCs/>
                <w:szCs w:val="22"/>
              </w:rPr>
              <w:t>Baseline Scenario (Currency in Malaysian Ringgit)</w:t>
            </w:r>
          </w:p>
        </w:tc>
      </w:tr>
      <w:tr w:rsidR="00B326A9" w14:paraId="17EA816F" w14:textId="77777777" w:rsidTr="005336A6">
        <w:tc>
          <w:tcPr>
            <w:tcW w:w="2961" w:type="dxa"/>
            <w:shd w:val="clear" w:color="auto" w:fill="D0CECE" w:themeFill="background2" w:themeFillShade="E6"/>
          </w:tcPr>
          <w:p w14:paraId="6DDFACE1" w14:textId="77777777" w:rsidR="00B326A9" w:rsidRPr="00506919" w:rsidRDefault="00B326A9" w:rsidP="005336A6">
            <w:pPr>
              <w:rPr>
                <w:szCs w:val="22"/>
              </w:rPr>
            </w:pPr>
            <w:r w:rsidRPr="00506919">
              <w:rPr>
                <w:szCs w:val="22"/>
              </w:rPr>
              <w:t>General Parameters</w:t>
            </w:r>
          </w:p>
        </w:tc>
        <w:tc>
          <w:tcPr>
            <w:tcW w:w="1495" w:type="dxa"/>
            <w:shd w:val="clear" w:color="auto" w:fill="D0CECE" w:themeFill="background2" w:themeFillShade="E6"/>
          </w:tcPr>
          <w:p w14:paraId="38F8269B" w14:textId="77777777" w:rsidR="00B326A9" w:rsidRPr="00B005B1" w:rsidRDefault="00B326A9" w:rsidP="005336A6">
            <w:r>
              <w:t>Value</w:t>
            </w:r>
          </w:p>
        </w:tc>
        <w:tc>
          <w:tcPr>
            <w:tcW w:w="4560" w:type="dxa"/>
            <w:shd w:val="clear" w:color="auto" w:fill="D0CECE" w:themeFill="background2" w:themeFillShade="E6"/>
          </w:tcPr>
          <w:p w14:paraId="22EDCD52" w14:textId="77777777" w:rsidR="00B326A9" w:rsidRPr="00B005B1" w:rsidRDefault="00B326A9" w:rsidP="005336A6">
            <w:r w:rsidRPr="00B005B1">
              <w:t>Source of Information</w:t>
            </w:r>
          </w:p>
        </w:tc>
      </w:tr>
      <w:tr w:rsidR="00B326A9" w14:paraId="22719245" w14:textId="77777777" w:rsidTr="005336A6">
        <w:tc>
          <w:tcPr>
            <w:tcW w:w="2961" w:type="dxa"/>
          </w:tcPr>
          <w:p w14:paraId="1A742D1C" w14:textId="6FC2EDB2" w:rsidR="00B326A9" w:rsidRPr="00506919" w:rsidRDefault="00B326A9" w:rsidP="005336A6">
            <w:pPr>
              <w:rPr>
                <w:szCs w:val="22"/>
              </w:rPr>
            </w:pPr>
            <w:r w:rsidRPr="00506919">
              <w:rPr>
                <w:szCs w:val="22"/>
              </w:rPr>
              <w:t>2018 HFO Cost (</w:t>
            </w:r>
            <w:ins w:id="492" w:author="Ying Shian Loh" w:date="2024-02-20T11:03:00Z">
              <w:r w:rsidR="00755BD9" w:rsidRPr="00506919">
                <w:rPr>
                  <w:szCs w:val="22"/>
                </w:rPr>
                <w:t>RM</w:t>
              </w:r>
            </w:ins>
            <w:del w:id="493" w:author="Ying Shian Loh" w:date="2024-02-20T11:03:00Z">
              <w:r w:rsidRPr="00506919" w:rsidDel="00755BD9">
                <w:rPr>
                  <w:szCs w:val="22"/>
                </w:rPr>
                <w:delText>$</w:delText>
              </w:r>
            </w:del>
            <w:r w:rsidRPr="00506919">
              <w:rPr>
                <w:szCs w:val="22"/>
              </w:rPr>
              <w:t>/l)</w:t>
            </w:r>
          </w:p>
        </w:tc>
        <w:tc>
          <w:tcPr>
            <w:tcW w:w="1495" w:type="dxa"/>
          </w:tcPr>
          <w:p w14:paraId="75F33DF8" w14:textId="77777777" w:rsidR="00B326A9" w:rsidRPr="00B005B1" w:rsidRDefault="00B326A9" w:rsidP="005336A6">
            <w:r>
              <w:t>2.23</w:t>
            </w:r>
          </w:p>
        </w:tc>
        <w:tc>
          <w:tcPr>
            <w:tcW w:w="4560" w:type="dxa"/>
          </w:tcPr>
          <w:p w14:paraId="01C809B5" w14:textId="77777777" w:rsidR="00FC0FF1" w:rsidRDefault="00B326A9" w:rsidP="00FC0FF1">
            <w:pPr>
              <w:pStyle w:val="ListParagraph"/>
              <w:numPr>
                <w:ilvl w:val="0"/>
                <w:numId w:val="35"/>
              </w:numPr>
              <w:spacing w:line="240" w:lineRule="auto"/>
              <w:rPr>
                <w:ins w:id="494" w:author="Ying Shian Loh" w:date="2024-02-21T16:02:00Z"/>
              </w:rPr>
            </w:pPr>
            <w:r w:rsidRPr="00F02A55">
              <w:t>20</w:t>
            </w:r>
            <w:ins w:id="495" w:author="Ying Shian Loh" w:date="2023-10-13T12:47:00Z">
              <w:r w:rsidR="008132E3">
                <w:t>16</w:t>
              </w:r>
            </w:ins>
            <w:del w:id="496" w:author="Ying Shian Loh" w:date="2023-10-13T12:47:00Z">
              <w:r w:rsidRPr="00F02A55" w:rsidDel="008132E3">
                <w:delText>19</w:delText>
              </w:r>
            </w:del>
            <w:r w:rsidRPr="00F02A55">
              <w:t xml:space="preserve"> - 2022 JTS fuel consumption NERADO vs Fossil Fuels</w:t>
            </w:r>
          </w:p>
          <w:p w14:paraId="0F9D5925" w14:textId="296FD193" w:rsidR="00895CB8" w:rsidRPr="00F02A55" w:rsidRDefault="005879C4" w:rsidP="005879C4">
            <w:pPr>
              <w:spacing w:line="240" w:lineRule="auto"/>
            </w:pPr>
            <w:ins w:id="497" w:author="Ying Shian Loh" w:date="2024-02-21T17:28:00Z">
              <w:r>
                <w:t>The 2018 HFO cost was taken as it was the highest cost over the past three year prior to the start of the project, this is to allow for a more conservative investment analysis.</w:t>
              </w:r>
            </w:ins>
          </w:p>
        </w:tc>
      </w:tr>
      <w:tr w:rsidR="00B326A9" w14:paraId="5AA1FC4E" w14:textId="77777777" w:rsidTr="005336A6">
        <w:tc>
          <w:tcPr>
            <w:tcW w:w="2961" w:type="dxa"/>
          </w:tcPr>
          <w:p w14:paraId="7A0532E3" w14:textId="10ED8F29" w:rsidR="00B326A9" w:rsidRPr="001B4933" w:rsidRDefault="00B326A9" w:rsidP="005336A6">
            <w:r>
              <w:t>O&amp;M Cost (</w:t>
            </w:r>
            <w:ins w:id="498" w:author="Ying Shian Loh" w:date="2024-02-20T11:03:00Z">
              <w:r w:rsidR="00755BD9">
                <w:t>RM</w:t>
              </w:r>
            </w:ins>
            <w:del w:id="499" w:author="Ying Shian Loh" w:date="2024-02-20T11:03:00Z">
              <w:r w:rsidDel="00755BD9">
                <w:delText>$</w:delText>
              </w:r>
            </w:del>
            <w:r>
              <w:t>)</w:t>
            </w:r>
          </w:p>
        </w:tc>
        <w:tc>
          <w:tcPr>
            <w:tcW w:w="1495" w:type="dxa"/>
          </w:tcPr>
          <w:p w14:paraId="347E15CB" w14:textId="77777777" w:rsidR="00B326A9" w:rsidRPr="00B005B1" w:rsidRDefault="00B326A9" w:rsidP="005336A6">
            <w:r>
              <w:t>1,101,123</w:t>
            </w:r>
          </w:p>
        </w:tc>
        <w:tc>
          <w:tcPr>
            <w:tcW w:w="4560" w:type="dxa"/>
          </w:tcPr>
          <w:p w14:paraId="6416D2CD" w14:textId="77777777" w:rsidR="00B326A9" w:rsidRPr="00A547AF" w:rsidRDefault="00B326A9" w:rsidP="00B326A9">
            <w:pPr>
              <w:pStyle w:val="ListParagraph"/>
              <w:numPr>
                <w:ilvl w:val="0"/>
                <w:numId w:val="35"/>
              </w:numPr>
              <w:tabs>
                <w:tab w:val="left" w:pos="1340"/>
              </w:tabs>
              <w:spacing w:line="240" w:lineRule="auto"/>
            </w:pPr>
            <w:r w:rsidRPr="00A547AF">
              <w:t>JTS Financial Statement 2017&amp;2018</w:t>
            </w:r>
          </w:p>
        </w:tc>
      </w:tr>
      <w:tr w:rsidR="00B326A9" w14:paraId="7E649691" w14:textId="77777777" w:rsidTr="005336A6">
        <w:tc>
          <w:tcPr>
            <w:tcW w:w="2961" w:type="dxa"/>
          </w:tcPr>
          <w:p w14:paraId="13592384" w14:textId="77777777" w:rsidR="00B326A9" w:rsidRPr="001B4933" w:rsidRDefault="00B326A9" w:rsidP="005336A6">
            <w:r>
              <w:t>O&amp;M Cost Inflation</w:t>
            </w:r>
          </w:p>
        </w:tc>
        <w:tc>
          <w:tcPr>
            <w:tcW w:w="1495" w:type="dxa"/>
          </w:tcPr>
          <w:p w14:paraId="5DB436FF" w14:textId="77777777" w:rsidR="00B326A9" w:rsidRPr="00B005B1" w:rsidRDefault="00B326A9" w:rsidP="005336A6">
            <w:r>
              <w:t>0.97%</w:t>
            </w:r>
          </w:p>
        </w:tc>
        <w:tc>
          <w:tcPr>
            <w:tcW w:w="4560" w:type="dxa"/>
          </w:tcPr>
          <w:p w14:paraId="65AECFBE" w14:textId="77777777" w:rsidR="00B326A9" w:rsidRPr="008875D2" w:rsidRDefault="0054233B" w:rsidP="00B326A9">
            <w:pPr>
              <w:pStyle w:val="ListParagraph"/>
              <w:numPr>
                <w:ilvl w:val="0"/>
                <w:numId w:val="35"/>
              </w:numPr>
              <w:spacing w:line="240" w:lineRule="auto"/>
            </w:pPr>
            <w:hyperlink r:id="rId19" w:history="1">
              <w:r w:rsidR="00B326A9">
                <w:rPr>
                  <w:rStyle w:val="Hyperlink"/>
                </w:rPr>
                <w:t>Malaysia - Inflation rate 2028 | Statista</w:t>
              </w:r>
            </w:hyperlink>
          </w:p>
        </w:tc>
      </w:tr>
      <w:tr w:rsidR="00B326A9" w14:paraId="09CF0E17" w14:textId="77777777" w:rsidTr="005336A6">
        <w:tc>
          <w:tcPr>
            <w:tcW w:w="9016" w:type="dxa"/>
            <w:gridSpan w:val="3"/>
            <w:shd w:val="clear" w:color="auto" w:fill="D9E088" w:themeFill="accent5" w:themeFillTint="99"/>
          </w:tcPr>
          <w:p w14:paraId="73F1441D" w14:textId="77777777" w:rsidR="00B326A9" w:rsidRPr="009311B9" w:rsidRDefault="00B326A9" w:rsidP="005336A6">
            <w:pPr>
              <w:rPr>
                <w:b/>
                <w:bCs/>
              </w:rPr>
            </w:pPr>
            <w:r w:rsidRPr="009311B9">
              <w:rPr>
                <w:b/>
                <w:bCs/>
              </w:rPr>
              <w:t>Project Scenario (Currency in Malaysian Ringgit)</w:t>
            </w:r>
          </w:p>
        </w:tc>
      </w:tr>
      <w:tr w:rsidR="00B326A9" w14:paraId="193934D9" w14:textId="77777777" w:rsidTr="005336A6">
        <w:tc>
          <w:tcPr>
            <w:tcW w:w="2961" w:type="dxa"/>
            <w:shd w:val="clear" w:color="auto" w:fill="D0CECE" w:themeFill="background2" w:themeFillShade="E6"/>
          </w:tcPr>
          <w:p w14:paraId="675C3E14" w14:textId="77777777" w:rsidR="00B326A9" w:rsidRPr="001B4933" w:rsidRDefault="00B326A9" w:rsidP="005336A6">
            <w:r>
              <w:t>General Parameters</w:t>
            </w:r>
          </w:p>
        </w:tc>
        <w:tc>
          <w:tcPr>
            <w:tcW w:w="1495" w:type="dxa"/>
            <w:shd w:val="clear" w:color="auto" w:fill="D0CECE" w:themeFill="background2" w:themeFillShade="E6"/>
          </w:tcPr>
          <w:p w14:paraId="58C6682B" w14:textId="77777777" w:rsidR="00B326A9" w:rsidRPr="00B005B1" w:rsidRDefault="00B326A9" w:rsidP="005336A6">
            <w:r>
              <w:t>Value</w:t>
            </w:r>
          </w:p>
        </w:tc>
        <w:tc>
          <w:tcPr>
            <w:tcW w:w="4560" w:type="dxa"/>
            <w:shd w:val="clear" w:color="auto" w:fill="D0CECE" w:themeFill="background2" w:themeFillShade="E6"/>
          </w:tcPr>
          <w:p w14:paraId="4E9730D5" w14:textId="77777777" w:rsidR="00B326A9" w:rsidRPr="00B005B1" w:rsidRDefault="00B326A9" w:rsidP="005336A6">
            <w:r w:rsidRPr="00B005B1">
              <w:t>Source of Information</w:t>
            </w:r>
          </w:p>
        </w:tc>
      </w:tr>
      <w:tr w:rsidR="00B326A9" w14:paraId="1E4E1493" w14:textId="77777777" w:rsidTr="005336A6">
        <w:tc>
          <w:tcPr>
            <w:tcW w:w="2961" w:type="dxa"/>
          </w:tcPr>
          <w:p w14:paraId="42AD17AA" w14:textId="20A21D31" w:rsidR="00B326A9" w:rsidRPr="00506919" w:rsidRDefault="00B326A9" w:rsidP="005336A6">
            <w:pPr>
              <w:rPr>
                <w:szCs w:val="22"/>
              </w:rPr>
            </w:pPr>
            <w:r w:rsidRPr="00506919">
              <w:rPr>
                <w:szCs w:val="22"/>
              </w:rPr>
              <w:t>2018 NERADO ~ CPO Price (</w:t>
            </w:r>
            <w:ins w:id="500" w:author="Ying Shian Loh" w:date="2024-02-20T11:03:00Z">
              <w:r w:rsidR="00755BD9" w:rsidRPr="00506919">
                <w:rPr>
                  <w:szCs w:val="22"/>
                </w:rPr>
                <w:t>RM</w:t>
              </w:r>
            </w:ins>
            <w:del w:id="501" w:author="Ying Shian Loh" w:date="2024-02-20T11:03:00Z">
              <w:r w:rsidRPr="00506919" w:rsidDel="00755BD9">
                <w:rPr>
                  <w:szCs w:val="22"/>
                </w:rPr>
                <w:delText>$</w:delText>
              </w:r>
            </w:del>
            <w:r w:rsidRPr="00506919">
              <w:rPr>
                <w:szCs w:val="22"/>
              </w:rPr>
              <w:t>/l)</w:t>
            </w:r>
          </w:p>
        </w:tc>
        <w:tc>
          <w:tcPr>
            <w:tcW w:w="1495" w:type="dxa"/>
          </w:tcPr>
          <w:p w14:paraId="05719C65" w14:textId="77777777" w:rsidR="00B326A9" w:rsidRPr="00506919" w:rsidRDefault="00B326A9" w:rsidP="005336A6">
            <w:pPr>
              <w:rPr>
                <w:szCs w:val="22"/>
              </w:rPr>
            </w:pPr>
            <w:r w:rsidRPr="00506919">
              <w:rPr>
                <w:szCs w:val="22"/>
              </w:rPr>
              <w:t>2.24</w:t>
            </w:r>
          </w:p>
        </w:tc>
        <w:tc>
          <w:tcPr>
            <w:tcW w:w="4560" w:type="dxa"/>
          </w:tcPr>
          <w:p w14:paraId="743C9FDC" w14:textId="77777777" w:rsidR="00B201A7" w:rsidRPr="00506919" w:rsidRDefault="0054233B" w:rsidP="00B201A7">
            <w:pPr>
              <w:pStyle w:val="ListParagraph"/>
              <w:numPr>
                <w:ilvl w:val="0"/>
                <w:numId w:val="35"/>
              </w:numPr>
              <w:spacing w:line="240" w:lineRule="auto"/>
              <w:rPr>
                <w:ins w:id="502" w:author="Ying Shian Loh" w:date="2024-02-21T17:12:00Z"/>
                <w:szCs w:val="22"/>
              </w:rPr>
            </w:pPr>
            <w:hyperlink r:id="rId20" w:history="1">
              <w:r w:rsidR="00B326A9" w:rsidRPr="00506919">
                <w:rPr>
                  <w:rStyle w:val="Hyperlink"/>
                  <w:szCs w:val="22"/>
                </w:rPr>
                <w:t>Monthly Palm Oil Trade Statistics, 2018 – MPOC</w:t>
              </w:r>
            </w:hyperlink>
            <w:del w:id="503" w:author="Ying Shian Loh" w:date="2024-02-21T17:11:00Z">
              <w:r w:rsidR="00B326A9" w:rsidRPr="00506919" w:rsidDel="0087778F">
                <w:rPr>
                  <w:szCs w:val="22"/>
                </w:rPr>
                <w:delText xml:space="preserve"> </w:delText>
              </w:r>
            </w:del>
          </w:p>
          <w:p w14:paraId="728974AD" w14:textId="2587718E" w:rsidR="0087778F" w:rsidRPr="00506919" w:rsidRDefault="005879C4" w:rsidP="005879C4">
            <w:pPr>
              <w:spacing w:line="240" w:lineRule="auto"/>
              <w:rPr>
                <w:szCs w:val="22"/>
              </w:rPr>
            </w:pPr>
            <w:ins w:id="504" w:author="Ying Shian Loh" w:date="2024-02-21T17:28:00Z">
              <w:r w:rsidRPr="00506919">
                <w:rPr>
                  <w:szCs w:val="22"/>
                </w:rPr>
                <w:t>The 2018 NERADO/CPO cost was taken as it was the lowest cost over the past three year prior to the start of the project, this is to allow for a more conservative investment analysis.</w:t>
              </w:r>
            </w:ins>
          </w:p>
        </w:tc>
      </w:tr>
      <w:tr w:rsidR="00B326A9" w14:paraId="652CA022" w14:textId="77777777" w:rsidTr="005336A6">
        <w:tc>
          <w:tcPr>
            <w:tcW w:w="2961" w:type="dxa"/>
          </w:tcPr>
          <w:p w14:paraId="34780B78" w14:textId="6ED4B4BE" w:rsidR="00B326A9" w:rsidRPr="00506919" w:rsidRDefault="00B326A9" w:rsidP="005336A6">
            <w:pPr>
              <w:rPr>
                <w:szCs w:val="22"/>
              </w:rPr>
            </w:pPr>
            <w:r w:rsidRPr="00506919">
              <w:rPr>
                <w:szCs w:val="22"/>
              </w:rPr>
              <w:t>Initial Project Investment - Equipment Cost (</w:t>
            </w:r>
            <w:ins w:id="505" w:author="Ying Shian Loh" w:date="2024-02-20T11:03:00Z">
              <w:r w:rsidR="00755BD9" w:rsidRPr="00506919">
                <w:rPr>
                  <w:szCs w:val="22"/>
                </w:rPr>
                <w:t>RM</w:t>
              </w:r>
            </w:ins>
            <w:del w:id="506" w:author="Ying Shian Loh" w:date="2024-02-20T11:03:00Z">
              <w:r w:rsidRPr="00506919" w:rsidDel="00755BD9">
                <w:rPr>
                  <w:szCs w:val="22"/>
                </w:rPr>
                <w:delText>$</w:delText>
              </w:r>
            </w:del>
            <w:r w:rsidRPr="00506919">
              <w:rPr>
                <w:szCs w:val="22"/>
              </w:rPr>
              <w:t>)</w:t>
            </w:r>
          </w:p>
        </w:tc>
        <w:tc>
          <w:tcPr>
            <w:tcW w:w="1495" w:type="dxa"/>
          </w:tcPr>
          <w:p w14:paraId="7C5CB9AE" w14:textId="77777777" w:rsidR="00B326A9" w:rsidRPr="00506919" w:rsidRDefault="00B326A9" w:rsidP="005336A6">
            <w:pPr>
              <w:rPr>
                <w:szCs w:val="22"/>
              </w:rPr>
            </w:pPr>
            <w:r w:rsidRPr="00506919">
              <w:rPr>
                <w:szCs w:val="22"/>
              </w:rPr>
              <w:t>238,905</w:t>
            </w:r>
          </w:p>
        </w:tc>
        <w:tc>
          <w:tcPr>
            <w:tcW w:w="4560" w:type="dxa"/>
          </w:tcPr>
          <w:p w14:paraId="0C4C462B" w14:textId="72E1674F" w:rsidR="00B326A9" w:rsidRPr="00506919" w:rsidRDefault="00B326A9" w:rsidP="00B326A9">
            <w:pPr>
              <w:pStyle w:val="ListParagraph"/>
              <w:numPr>
                <w:ilvl w:val="0"/>
                <w:numId w:val="35"/>
              </w:numPr>
              <w:spacing w:line="240" w:lineRule="auto"/>
              <w:rPr>
                <w:szCs w:val="22"/>
              </w:rPr>
            </w:pPr>
            <w:r w:rsidRPr="00506919">
              <w:rPr>
                <w:szCs w:val="22"/>
              </w:rPr>
              <w:t>Purchase order and invoice of equipment</w:t>
            </w:r>
            <w:ins w:id="507" w:author="Ying Shian Loh" w:date="2023-10-31T16:24:00Z">
              <w:r w:rsidR="00907C9D" w:rsidRPr="00506919">
                <w:rPr>
                  <w:szCs w:val="22"/>
                </w:rPr>
                <w:t xml:space="preserve"> </w:t>
              </w:r>
              <w:r w:rsidR="001565AB" w:rsidRPr="00506919">
                <w:rPr>
                  <w:szCs w:val="22"/>
                </w:rPr>
                <w:t xml:space="preserve">for the new fueling system which consists of filters, pumps, jacketed pipes and pumps. </w:t>
              </w:r>
            </w:ins>
          </w:p>
        </w:tc>
      </w:tr>
      <w:tr w:rsidR="00B326A9" w14:paraId="71DCB72E" w14:textId="77777777" w:rsidTr="005336A6">
        <w:tc>
          <w:tcPr>
            <w:tcW w:w="2961" w:type="dxa"/>
          </w:tcPr>
          <w:p w14:paraId="7C08213F" w14:textId="31CEAB13" w:rsidR="00B326A9" w:rsidRPr="00506919" w:rsidRDefault="00B326A9" w:rsidP="005336A6">
            <w:pPr>
              <w:rPr>
                <w:szCs w:val="22"/>
              </w:rPr>
            </w:pPr>
            <w:r w:rsidRPr="00506919">
              <w:rPr>
                <w:szCs w:val="22"/>
              </w:rPr>
              <w:t>O&amp;M Cost (</w:t>
            </w:r>
            <w:ins w:id="508" w:author="Ying Shian Loh" w:date="2024-02-20T11:03:00Z">
              <w:r w:rsidR="00755BD9" w:rsidRPr="00506919">
                <w:rPr>
                  <w:szCs w:val="22"/>
                </w:rPr>
                <w:t>RM</w:t>
              </w:r>
            </w:ins>
            <w:del w:id="509" w:author="Ying Shian Loh" w:date="2024-02-20T11:03:00Z">
              <w:r w:rsidRPr="00506919" w:rsidDel="00755BD9">
                <w:rPr>
                  <w:szCs w:val="22"/>
                </w:rPr>
                <w:delText>$</w:delText>
              </w:r>
            </w:del>
            <w:r w:rsidRPr="00506919">
              <w:rPr>
                <w:szCs w:val="22"/>
              </w:rPr>
              <w:t>)</w:t>
            </w:r>
          </w:p>
        </w:tc>
        <w:tc>
          <w:tcPr>
            <w:tcW w:w="1495" w:type="dxa"/>
          </w:tcPr>
          <w:p w14:paraId="5EF0797A" w14:textId="77777777" w:rsidR="00B326A9" w:rsidRPr="00506919" w:rsidRDefault="00B326A9" w:rsidP="005336A6">
            <w:pPr>
              <w:rPr>
                <w:szCs w:val="22"/>
              </w:rPr>
            </w:pPr>
            <w:r w:rsidRPr="00506919">
              <w:rPr>
                <w:szCs w:val="22"/>
              </w:rPr>
              <w:t>1,101,123</w:t>
            </w:r>
          </w:p>
        </w:tc>
        <w:tc>
          <w:tcPr>
            <w:tcW w:w="4560" w:type="dxa"/>
          </w:tcPr>
          <w:p w14:paraId="44151444" w14:textId="77777777" w:rsidR="005879C4" w:rsidRPr="00506919" w:rsidRDefault="00B326A9" w:rsidP="005879C4">
            <w:pPr>
              <w:pStyle w:val="ListParagraph"/>
              <w:numPr>
                <w:ilvl w:val="0"/>
                <w:numId w:val="35"/>
              </w:numPr>
              <w:spacing w:line="240" w:lineRule="auto"/>
              <w:rPr>
                <w:ins w:id="510" w:author="Ying Shian Loh" w:date="2024-02-21T17:26:00Z"/>
                <w:szCs w:val="22"/>
              </w:rPr>
            </w:pPr>
            <w:r w:rsidRPr="00506919">
              <w:rPr>
                <w:szCs w:val="22"/>
              </w:rPr>
              <w:t>JTS Financial Statement 2017&amp;2018</w:t>
            </w:r>
          </w:p>
          <w:p w14:paraId="4A712672" w14:textId="6F4C5724" w:rsidR="000F56A4" w:rsidRPr="00506919" w:rsidRDefault="005879C4" w:rsidP="005879C4">
            <w:pPr>
              <w:spacing w:line="240" w:lineRule="auto"/>
              <w:rPr>
                <w:szCs w:val="22"/>
              </w:rPr>
            </w:pPr>
            <w:ins w:id="511" w:author="Ying Shian Loh" w:date="2024-02-21T17:27:00Z">
              <w:r w:rsidRPr="00506919">
                <w:rPr>
                  <w:szCs w:val="22"/>
                </w:rPr>
                <w:t xml:space="preserve">The same </w:t>
              </w:r>
              <w:r w:rsidRPr="00E742E5">
                <w:rPr>
                  <w:szCs w:val="22"/>
                  <w:highlight w:val="yellow"/>
                  <w:rPrChange w:id="512" w:author="Pankaj  Kumar" w:date="2024-02-29T12:11:00Z">
                    <w:rPr>
                      <w:szCs w:val="22"/>
                    </w:rPr>
                  </w:rPrChange>
                </w:rPr>
                <w:t>O$M</w:t>
              </w:r>
              <w:r w:rsidRPr="00506919">
                <w:rPr>
                  <w:szCs w:val="22"/>
                </w:rPr>
                <w:t xml:space="preserve"> cost from the baseline scenario was considered for the project scenario to account for a more conservative approach to the investment analysis.</w:t>
              </w:r>
            </w:ins>
          </w:p>
        </w:tc>
      </w:tr>
    </w:tbl>
    <w:p w14:paraId="3B6C62C3" w14:textId="77777777" w:rsidR="00B326A9" w:rsidRDefault="00B326A9" w:rsidP="00B326A9">
      <w:pPr>
        <w:jc w:val="both"/>
      </w:pPr>
    </w:p>
    <w:p w14:paraId="4815A0D7" w14:textId="77777777" w:rsidR="00B326A9" w:rsidRDefault="00B326A9" w:rsidP="00B326A9">
      <w:pPr>
        <w:jc w:val="both"/>
      </w:pPr>
      <w:r>
        <w:t>Further details and information regarding the investment analysis can be found in the investment analysis spreadsheet that was attached along with the PDD as part of the validation of the project.</w:t>
      </w:r>
    </w:p>
    <w:p w14:paraId="00C83552" w14:textId="77777777" w:rsidR="00B326A9" w:rsidRDefault="00B326A9" w:rsidP="00B326A9">
      <w:pPr>
        <w:spacing w:after="0"/>
        <w:jc w:val="both"/>
      </w:pPr>
    </w:p>
    <w:p w14:paraId="70825F33" w14:textId="77777777" w:rsidR="00506919" w:rsidRDefault="00506919" w:rsidP="00B326A9">
      <w:pPr>
        <w:jc w:val="both"/>
      </w:pPr>
    </w:p>
    <w:p w14:paraId="0B2A978D" w14:textId="77777777" w:rsidR="00506919" w:rsidRDefault="00506919" w:rsidP="00B326A9">
      <w:pPr>
        <w:jc w:val="both"/>
      </w:pPr>
    </w:p>
    <w:p w14:paraId="1BB23CC5" w14:textId="206CDB6D" w:rsidR="00B326A9" w:rsidRDefault="00B326A9" w:rsidP="00B326A9">
      <w:pPr>
        <w:jc w:val="both"/>
      </w:pPr>
      <w:r>
        <w:t xml:space="preserve"> </w:t>
      </w:r>
    </w:p>
    <w:p w14:paraId="1FD20AF7" w14:textId="77777777" w:rsidR="00B326A9" w:rsidRDefault="00B326A9" w:rsidP="00B326A9">
      <w:pPr>
        <w:jc w:val="both"/>
      </w:pPr>
      <w:r>
        <w:t>Table 7: Fuel consumption comparison between baseline and project scenario.</w:t>
      </w:r>
    </w:p>
    <w:tbl>
      <w:tblPr>
        <w:tblStyle w:val="TableGrid"/>
        <w:tblW w:w="0" w:type="auto"/>
        <w:tblLook w:val="04A0" w:firstRow="1" w:lastRow="0" w:firstColumn="1" w:lastColumn="0" w:noHBand="0" w:noVBand="1"/>
        <w:tblPrChange w:id="513" w:author="Ying Shian Loh" w:date="2023-10-31T17:31:00Z">
          <w:tblPr>
            <w:tblStyle w:val="TableGrid"/>
            <w:tblW w:w="0" w:type="auto"/>
            <w:tblLook w:val="04A0" w:firstRow="1" w:lastRow="0" w:firstColumn="1" w:lastColumn="0" w:noHBand="0" w:noVBand="1"/>
          </w:tblPr>
        </w:tblPrChange>
      </w:tblPr>
      <w:tblGrid>
        <w:gridCol w:w="2674"/>
        <w:gridCol w:w="2774"/>
        <w:gridCol w:w="4174"/>
        <w:tblGridChange w:id="514">
          <w:tblGrid>
            <w:gridCol w:w="2674"/>
            <w:gridCol w:w="200"/>
            <w:gridCol w:w="2495"/>
            <w:gridCol w:w="79"/>
            <w:gridCol w:w="4174"/>
            <w:gridCol w:w="226"/>
          </w:tblGrid>
        </w:tblGridChange>
      </w:tblGrid>
      <w:tr w:rsidR="00B326A9" w14:paraId="631C8B05" w14:textId="77777777" w:rsidTr="00336A51">
        <w:tc>
          <w:tcPr>
            <w:tcW w:w="9848" w:type="dxa"/>
            <w:gridSpan w:val="3"/>
            <w:shd w:val="clear" w:color="auto" w:fill="109B9D" w:themeFill="accent2"/>
            <w:tcPrChange w:id="515" w:author="Ying Shian Loh" w:date="2023-10-31T17:31:00Z">
              <w:tcPr>
                <w:tcW w:w="9016" w:type="dxa"/>
                <w:gridSpan w:val="6"/>
                <w:shd w:val="clear" w:color="auto" w:fill="109B9D" w:themeFill="accent2"/>
              </w:tcPr>
            </w:tcPrChange>
          </w:tcPr>
          <w:p w14:paraId="57FB69F4" w14:textId="77777777" w:rsidR="00B326A9" w:rsidRPr="00506919" w:rsidRDefault="00B326A9" w:rsidP="005336A6">
            <w:pPr>
              <w:rPr>
                <w:szCs w:val="22"/>
              </w:rPr>
            </w:pPr>
            <w:r w:rsidRPr="00506919">
              <w:rPr>
                <w:b/>
                <w:bCs/>
                <w:szCs w:val="22"/>
              </w:rPr>
              <w:t>Baseline Scenario</w:t>
            </w:r>
          </w:p>
        </w:tc>
      </w:tr>
      <w:tr w:rsidR="00B326A9" w14:paraId="7137B88E" w14:textId="77777777" w:rsidTr="00336A51">
        <w:tc>
          <w:tcPr>
            <w:tcW w:w="2874" w:type="dxa"/>
            <w:shd w:val="clear" w:color="auto" w:fill="D0CECE" w:themeFill="background2" w:themeFillShade="E6"/>
            <w:tcPrChange w:id="516" w:author="Ying Shian Loh" w:date="2023-10-31T17:31:00Z">
              <w:tcPr>
                <w:tcW w:w="2908" w:type="dxa"/>
                <w:gridSpan w:val="2"/>
                <w:shd w:val="clear" w:color="auto" w:fill="D0CECE" w:themeFill="background2" w:themeFillShade="E6"/>
              </w:tcPr>
            </w:tcPrChange>
          </w:tcPr>
          <w:p w14:paraId="590E2B03" w14:textId="77777777" w:rsidR="00B326A9" w:rsidRPr="00506919" w:rsidRDefault="00B326A9" w:rsidP="005336A6">
            <w:pPr>
              <w:rPr>
                <w:szCs w:val="22"/>
              </w:rPr>
            </w:pPr>
            <w:r w:rsidRPr="00506919">
              <w:rPr>
                <w:szCs w:val="22"/>
              </w:rPr>
              <w:t>General Parameters</w:t>
            </w:r>
          </w:p>
        </w:tc>
        <w:tc>
          <w:tcPr>
            <w:tcW w:w="2495" w:type="dxa"/>
            <w:shd w:val="clear" w:color="auto" w:fill="D0CECE" w:themeFill="background2" w:themeFillShade="E6"/>
            <w:tcPrChange w:id="517" w:author="Ying Shian Loh" w:date="2023-10-31T17:31:00Z">
              <w:tcPr>
                <w:tcW w:w="1495" w:type="dxa"/>
                <w:shd w:val="clear" w:color="auto" w:fill="D0CECE" w:themeFill="background2" w:themeFillShade="E6"/>
              </w:tcPr>
            </w:tcPrChange>
          </w:tcPr>
          <w:p w14:paraId="0F94F706" w14:textId="77777777" w:rsidR="00B326A9" w:rsidRPr="00506919" w:rsidRDefault="00B326A9" w:rsidP="005336A6">
            <w:pPr>
              <w:rPr>
                <w:szCs w:val="22"/>
              </w:rPr>
            </w:pPr>
            <w:r w:rsidRPr="00506919">
              <w:rPr>
                <w:szCs w:val="22"/>
              </w:rPr>
              <w:t>Value</w:t>
            </w:r>
          </w:p>
        </w:tc>
        <w:tc>
          <w:tcPr>
            <w:tcW w:w="4479" w:type="dxa"/>
            <w:shd w:val="clear" w:color="auto" w:fill="D0CECE" w:themeFill="background2" w:themeFillShade="E6"/>
            <w:tcPrChange w:id="518" w:author="Ying Shian Loh" w:date="2023-10-31T17:31:00Z">
              <w:tcPr>
                <w:tcW w:w="4613" w:type="dxa"/>
                <w:gridSpan w:val="3"/>
                <w:shd w:val="clear" w:color="auto" w:fill="D0CECE" w:themeFill="background2" w:themeFillShade="E6"/>
              </w:tcPr>
            </w:tcPrChange>
          </w:tcPr>
          <w:p w14:paraId="60D547FE" w14:textId="77777777" w:rsidR="00B326A9" w:rsidRPr="00506919" w:rsidRDefault="00B326A9" w:rsidP="005336A6">
            <w:pPr>
              <w:rPr>
                <w:szCs w:val="22"/>
              </w:rPr>
            </w:pPr>
            <w:r w:rsidRPr="00506919">
              <w:rPr>
                <w:szCs w:val="22"/>
              </w:rPr>
              <w:t>Source of Information</w:t>
            </w:r>
          </w:p>
        </w:tc>
      </w:tr>
      <w:tr w:rsidR="00B326A9" w14:paraId="13B4A05A" w14:textId="77777777" w:rsidTr="00B07D32">
        <w:tc>
          <w:tcPr>
            <w:tcW w:w="2874" w:type="dxa"/>
          </w:tcPr>
          <w:p w14:paraId="01B02543" w14:textId="2CC2A95B" w:rsidR="00B326A9" w:rsidRPr="00506919" w:rsidRDefault="00B326A9" w:rsidP="005336A6">
            <w:pPr>
              <w:rPr>
                <w:szCs w:val="22"/>
              </w:rPr>
            </w:pPr>
            <w:del w:id="519" w:author="Ying Shian Loh" w:date="2023-10-31T17:30:00Z">
              <w:r w:rsidRPr="00506919" w:rsidDel="000D0BA3">
                <w:rPr>
                  <w:szCs w:val="22"/>
                </w:rPr>
                <w:delText xml:space="preserve">Maximum </w:delText>
              </w:r>
            </w:del>
            <w:ins w:id="520" w:author="Ying Shian Loh" w:date="2024-02-07T11:58:00Z">
              <w:r w:rsidR="0006613C" w:rsidRPr="00506919">
                <w:rPr>
                  <w:szCs w:val="22"/>
                </w:rPr>
                <w:t xml:space="preserve">Average </w:t>
              </w:r>
            </w:ins>
            <w:r w:rsidRPr="00506919">
              <w:rPr>
                <w:szCs w:val="22"/>
              </w:rPr>
              <w:t xml:space="preserve">Annual Aluminium Production </w:t>
            </w:r>
            <w:r w:rsidR="0006613C" w:rsidRPr="00506919">
              <w:rPr>
                <w:szCs w:val="22"/>
              </w:rPr>
              <w:t>2016-</w:t>
            </w:r>
            <w:r w:rsidRPr="00506919">
              <w:rPr>
                <w:szCs w:val="22"/>
              </w:rPr>
              <w:t>201</w:t>
            </w:r>
            <w:r w:rsidR="000D0BA3" w:rsidRPr="00506919">
              <w:rPr>
                <w:szCs w:val="22"/>
              </w:rPr>
              <w:t>8</w:t>
            </w:r>
            <w:r w:rsidRPr="00506919">
              <w:rPr>
                <w:szCs w:val="22"/>
              </w:rPr>
              <w:t xml:space="preserve"> (Kg)</w:t>
            </w:r>
          </w:p>
        </w:tc>
        <w:tc>
          <w:tcPr>
            <w:tcW w:w="2495" w:type="dxa"/>
          </w:tcPr>
          <w:p w14:paraId="5D92309D" w14:textId="2360274F" w:rsidR="00B326A9" w:rsidRPr="00506919" w:rsidRDefault="00B326A9" w:rsidP="005336A6">
            <w:pPr>
              <w:rPr>
                <w:szCs w:val="22"/>
              </w:rPr>
            </w:pPr>
            <w:del w:id="521" w:author="Ying Shian Loh" w:date="2023-10-31T17:30:00Z">
              <w:r w:rsidRPr="00506919" w:rsidDel="00336A51">
                <w:rPr>
                  <w:szCs w:val="22"/>
                </w:rPr>
                <w:delText>4,730,440</w:delText>
              </w:r>
            </w:del>
            <w:ins w:id="522" w:author="Ying Shian Loh" w:date="2024-02-07T11:58:00Z">
              <w:r w:rsidR="00B07D32" w:rsidRPr="00506919">
                <w:rPr>
                  <w:szCs w:val="22"/>
                </w:rPr>
                <w:t>4,498,971</w:t>
              </w:r>
            </w:ins>
          </w:p>
        </w:tc>
        <w:tc>
          <w:tcPr>
            <w:tcW w:w="4479" w:type="dxa"/>
          </w:tcPr>
          <w:p w14:paraId="4C5FD67F" w14:textId="77777777" w:rsidR="00B326A9" w:rsidRPr="00506919" w:rsidRDefault="00B326A9" w:rsidP="00B326A9">
            <w:pPr>
              <w:pStyle w:val="ListParagraph"/>
              <w:numPr>
                <w:ilvl w:val="0"/>
                <w:numId w:val="35"/>
              </w:numPr>
              <w:spacing w:line="240" w:lineRule="auto"/>
              <w:rPr>
                <w:szCs w:val="22"/>
              </w:rPr>
            </w:pPr>
            <w:r w:rsidRPr="00506919">
              <w:rPr>
                <w:szCs w:val="22"/>
              </w:rPr>
              <w:t>JTS Product Output Data 2016 - 2022</w:t>
            </w:r>
          </w:p>
        </w:tc>
      </w:tr>
      <w:tr w:rsidR="00B326A9" w14:paraId="059F3789" w14:textId="77777777" w:rsidTr="00336A51">
        <w:tc>
          <w:tcPr>
            <w:tcW w:w="2874" w:type="dxa"/>
            <w:tcPrChange w:id="523" w:author="Ying Shian Loh" w:date="2023-10-31T17:31:00Z">
              <w:tcPr>
                <w:tcW w:w="2908" w:type="dxa"/>
                <w:gridSpan w:val="2"/>
              </w:tcPr>
            </w:tcPrChange>
          </w:tcPr>
          <w:p w14:paraId="60FAF5FB" w14:textId="736A872C" w:rsidR="00B326A9" w:rsidRPr="00506919" w:rsidRDefault="00B07D32" w:rsidP="005336A6">
            <w:pPr>
              <w:rPr>
                <w:szCs w:val="22"/>
              </w:rPr>
            </w:pPr>
            <w:ins w:id="524" w:author="Ying Shian Loh" w:date="2024-02-07T11:59:00Z">
              <w:r w:rsidRPr="00506919">
                <w:rPr>
                  <w:szCs w:val="22"/>
                </w:rPr>
                <w:t xml:space="preserve">Average </w:t>
              </w:r>
            </w:ins>
            <w:r w:rsidR="00B326A9" w:rsidRPr="00506919">
              <w:rPr>
                <w:szCs w:val="22"/>
              </w:rPr>
              <w:t xml:space="preserve">HFO Consumed </w:t>
            </w:r>
            <w:del w:id="525" w:author="Ying Shian Loh" w:date="2024-02-07T11:59:00Z">
              <w:r w:rsidR="00B326A9" w:rsidRPr="00506919" w:rsidDel="00B07D32">
                <w:rPr>
                  <w:szCs w:val="22"/>
                </w:rPr>
                <w:delText xml:space="preserve">in </w:delText>
              </w:r>
            </w:del>
            <w:r w:rsidR="00B326A9" w:rsidRPr="00506919">
              <w:rPr>
                <w:szCs w:val="22"/>
              </w:rPr>
              <w:t>2016</w:t>
            </w:r>
            <w:ins w:id="526" w:author="Ying Shian Loh" w:date="2024-02-07T11:59:00Z">
              <w:r w:rsidR="00295CB9" w:rsidRPr="00506919">
                <w:rPr>
                  <w:szCs w:val="22"/>
                </w:rPr>
                <w:t>-2018</w:t>
              </w:r>
            </w:ins>
            <w:r w:rsidR="00B326A9" w:rsidRPr="00506919">
              <w:rPr>
                <w:szCs w:val="22"/>
              </w:rPr>
              <w:t xml:space="preserve"> (Litres)</w:t>
            </w:r>
          </w:p>
        </w:tc>
        <w:tc>
          <w:tcPr>
            <w:tcW w:w="2495" w:type="dxa"/>
            <w:tcPrChange w:id="527" w:author="Ying Shian Loh" w:date="2023-10-31T17:31:00Z">
              <w:tcPr>
                <w:tcW w:w="1495" w:type="dxa"/>
              </w:tcPr>
            </w:tcPrChange>
          </w:tcPr>
          <w:p w14:paraId="16BB8882" w14:textId="3AEADBED" w:rsidR="00B326A9" w:rsidRPr="00506919" w:rsidRDefault="00B326A9" w:rsidP="005336A6">
            <w:pPr>
              <w:rPr>
                <w:szCs w:val="22"/>
              </w:rPr>
            </w:pPr>
            <w:del w:id="528" w:author="Ying Shian Loh" w:date="2023-10-31T17:32:00Z">
              <w:r w:rsidRPr="00506919" w:rsidDel="00C81510">
                <w:rPr>
                  <w:szCs w:val="22"/>
                </w:rPr>
                <w:delText>973,950</w:delText>
              </w:r>
            </w:del>
            <w:ins w:id="529" w:author="Ying Shian Loh" w:date="2024-02-07T11:59:00Z">
              <w:r w:rsidR="00295CB9" w:rsidRPr="00506919">
                <w:rPr>
                  <w:szCs w:val="22"/>
                </w:rPr>
                <w:t>1,</w:t>
              </w:r>
            </w:ins>
            <w:ins w:id="530" w:author="Ying Shian Loh" w:date="2024-02-07T14:33:00Z">
              <w:r w:rsidR="008E0332" w:rsidRPr="00506919">
                <w:rPr>
                  <w:szCs w:val="22"/>
                </w:rPr>
                <w:t>020</w:t>
              </w:r>
              <w:r w:rsidR="00EA178B" w:rsidRPr="00506919">
                <w:rPr>
                  <w:szCs w:val="22"/>
                </w:rPr>
                <w:t>,473</w:t>
              </w:r>
            </w:ins>
          </w:p>
        </w:tc>
        <w:tc>
          <w:tcPr>
            <w:tcW w:w="4479" w:type="dxa"/>
            <w:tcPrChange w:id="531" w:author="Ying Shian Loh" w:date="2023-10-31T17:31:00Z">
              <w:tcPr>
                <w:tcW w:w="4613" w:type="dxa"/>
                <w:gridSpan w:val="3"/>
              </w:tcPr>
            </w:tcPrChange>
          </w:tcPr>
          <w:p w14:paraId="3370B367" w14:textId="1D175F18" w:rsidR="00B326A9" w:rsidRPr="00506919" w:rsidRDefault="00B326A9" w:rsidP="00B326A9">
            <w:pPr>
              <w:pStyle w:val="ListParagraph"/>
              <w:numPr>
                <w:ilvl w:val="0"/>
                <w:numId w:val="35"/>
              </w:numPr>
              <w:spacing w:line="240" w:lineRule="auto"/>
              <w:rPr>
                <w:szCs w:val="22"/>
              </w:rPr>
            </w:pPr>
            <w:r w:rsidRPr="00506919">
              <w:rPr>
                <w:szCs w:val="22"/>
              </w:rPr>
              <w:t>201</w:t>
            </w:r>
            <w:ins w:id="532" w:author="Ying Shian Loh" w:date="2023-10-31T17:17:00Z">
              <w:r w:rsidR="008365B3" w:rsidRPr="00506919">
                <w:rPr>
                  <w:szCs w:val="22"/>
                </w:rPr>
                <w:t>6</w:t>
              </w:r>
            </w:ins>
            <w:del w:id="533" w:author="Ying Shian Loh" w:date="2023-10-31T17:17:00Z">
              <w:r w:rsidRPr="00506919" w:rsidDel="008365B3">
                <w:rPr>
                  <w:szCs w:val="22"/>
                </w:rPr>
                <w:delText>9</w:delText>
              </w:r>
            </w:del>
            <w:r w:rsidRPr="00506919">
              <w:rPr>
                <w:szCs w:val="22"/>
              </w:rPr>
              <w:t xml:space="preserve"> - 2022 JTS fuel consumption </w:t>
            </w:r>
          </w:p>
        </w:tc>
      </w:tr>
      <w:tr w:rsidR="00B326A9" w14:paraId="1E99C2D0" w14:textId="77777777" w:rsidTr="00336A51">
        <w:tc>
          <w:tcPr>
            <w:tcW w:w="2874" w:type="dxa"/>
            <w:tcPrChange w:id="534" w:author="Ying Shian Loh" w:date="2023-10-31T17:31:00Z">
              <w:tcPr>
                <w:tcW w:w="2908" w:type="dxa"/>
                <w:gridSpan w:val="2"/>
              </w:tcPr>
            </w:tcPrChange>
          </w:tcPr>
          <w:p w14:paraId="48223053" w14:textId="0BA7EF6A" w:rsidR="00B326A9" w:rsidRPr="00506919" w:rsidRDefault="00B326A9" w:rsidP="005336A6">
            <w:pPr>
              <w:rPr>
                <w:szCs w:val="22"/>
              </w:rPr>
            </w:pPr>
            <w:r w:rsidRPr="00506919">
              <w:rPr>
                <w:szCs w:val="22"/>
              </w:rPr>
              <w:t xml:space="preserve">Total </w:t>
            </w:r>
            <w:ins w:id="535" w:author="Ying Shian Loh" w:date="2024-02-07T11:59:00Z">
              <w:r w:rsidR="00295CB9" w:rsidRPr="00506919">
                <w:rPr>
                  <w:szCs w:val="22"/>
                </w:rPr>
                <w:t xml:space="preserve">Average </w:t>
              </w:r>
            </w:ins>
            <w:r w:rsidRPr="00506919">
              <w:rPr>
                <w:szCs w:val="22"/>
              </w:rPr>
              <w:t xml:space="preserve">Energy Output Generated from </w:t>
            </w:r>
            <w:ins w:id="536" w:author="Ying Shian Loh" w:date="2024-02-07T12:00:00Z">
              <w:r w:rsidR="009E2EC9" w:rsidRPr="00506919">
                <w:rPr>
                  <w:szCs w:val="22"/>
                </w:rPr>
                <w:t>Annual</w:t>
              </w:r>
            </w:ins>
            <w:r w:rsidRPr="00506919">
              <w:rPr>
                <w:szCs w:val="22"/>
              </w:rPr>
              <w:t xml:space="preserve"> Aluminium Production (MJ)</w:t>
            </w:r>
          </w:p>
        </w:tc>
        <w:tc>
          <w:tcPr>
            <w:tcW w:w="2495" w:type="dxa"/>
            <w:tcPrChange w:id="537" w:author="Ying Shian Loh" w:date="2023-10-31T17:31:00Z">
              <w:tcPr>
                <w:tcW w:w="1495" w:type="dxa"/>
              </w:tcPr>
            </w:tcPrChange>
          </w:tcPr>
          <w:p w14:paraId="62A4CAC6" w14:textId="7212646C" w:rsidR="00B326A9" w:rsidRPr="00506919" w:rsidRDefault="00B326A9" w:rsidP="005336A6">
            <w:pPr>
              <w:rPr>
                <w:szCs w:val="22"/>
              </w:rPr>
            </w:pPr>
            <w:del w:id="538" w:author="Ying Shian Loh" w:date="2023-10-31T17:34:00Z">
              <w:r w:rsidRPr="00506919" w:rsidDel="009E0CD8">
                <w:rPr>
                  <w:szCs w:val="22"/>
                </w:rPr>
                <w:delText>39,839,425</w:delText>
              </w:r>
            </w:del>
            <w:ins w:id="539" w:author="Ying Shian Loh" w:date="2024-02-07T12:00:00Z">
              <w:r w:rsidR="009E2EC9" w:rsidRPr="00506919">
                <w:rPr>
                  <w:szCs w:val="22"/>
                </w:rPr>
                <w:t>4</w:t>
              </w:r>
            </w:ins>
            <w:ins w:id="540" w:author="Ying Shian Loh" w:date="2024-02-07T14:34:00Z">
              <w:r w:rsidR="00DE0CF9" w:rsidRPr="00506919">
                <w:rPr>
                  <w:szCs w:val="22"/>
                </w:rPr>
                <w:t>1,742,448</w:t>
              </w:r>
            </w:ins>
          </w:p>
        </w:tc>
        <w:tc>
          <w:tcPr>
            <w:tcW w:w="4479" w:type="dxa"/>
            <w:tcPrChange w:id="541" w:author="Ying Shian Loh" w:date="2023-10-31T17:31:00Z">
              <w:tcPr>
                <w:tcW w:w="4613" w:type="dxa"/>
                <w:gridSpan w:val="3"/>
              </w:tcPr>
            </w:tcPrChange>
          </w:tcPr>
          <w:p w14:paraId="6703F9F9" w14:textId="77777777" w:rsidR="00B326A9" w:rsidRPr="00506919" w:rsidRDefault="00B326A9" w:rsidP="00B326A9">
            <w:pPr>
              <w:pStyle w:val="ListParagraph"/>
              <w:numPr>
                <w:ilvl w:val="0"/>
                <w:numId w:val="35"/>
              </w:numPr>
              <w:spacing w:line="240" w:lineRule="auto"/>
              <w:rPr>
                <w:szCs w:val="22"/>
              </w:rPr>
            </w:pPr>
            <w:r w:rsidRPr="00506919">
              <w:rPr>
                <w:szCs w:val="22"/>
              </w:rPr>
              <w:t>Calculated</w:t>
            </w:r>
          </w:p>
        </w:tc>
      </w:tr>
      <w:tr w:rsidR="00B326A9" w14:paraId="4B21CBB8" w14:textId="77777777" w:rsidTr="00336A51">
        <w:tc>
          <w:tcPr>
            <w:tcW w:w="9848" w:type="dxa"/>
            <w:gridSpan w:val="3"/>
            <w:shd w:val="clear" w:color="auto" w:fill="E6EAB0" w:themeFill="accent5" w:themeFillTint="66"/>
            <w:tcPrChange w:id="542" w:author="Ying Shian Loh" w:date="2023-10-31T17:31:00Z">
              <w:tcPr>
                <w:tcW w:w="9016" w:type="dxa"/>
                <w:gridSpan w:val="6"/>
                <w:shd w:val="clear" w:color="auto" w:fill="E6EAB0" w:themeFill="accent5" w:themeFillTint="66"/>
              </w:tcPr>
            </w:tcPrChange>
          </w:tcPr>
          <w:p w14:paraId="0BD37AFC" w14:textId="77777777" w:rsidR="00B326A9" w:rsidRPr="00506919" w:rsidRDefault="00B326A9" w:rsidP="005336A6">
            <w:pPr>
              <w:spacing w:line="240" w:lineRule="auto"/>
              <w:rPr>
                <w:b/>
                <w:bCs/>
                <w:szCs w:val="22"/>
              </w:rPr>
            </w:pPr>
            <w:r w:rsidRPr="00506919">
              <w:rPr>
                <w:b/>
                <w:bCs/>
                <w:szCs w:val="22"/>
              </w:rPr>
              <w:t xml:space="preserve">Project Scenario </w:t>
            </w:r>
          </w:p>
        </w:tc>
      </w:tr>
      <w:tr w:rsidR="00B326A9" w14:paraId="31291FE2" w14:textId="77777777" w:rsidTr="00336A51">
        <w:tc>
          <w:tcPr>
            <w:tcW w:w="2874" w:type="dxa"/>
            <w:shd w:val="clear" w:color="auto" w:fill="D0CECE" w:themeFill="background2" w:themeFillShade="E6"/>
            <w:tcPrChange w:id="543" w:author="Ying Shian Loh" w:date="2023-10-31T17:31:00Z">
              <w:tcPr>
                <w:tcW w:w="2908" w:type="dxa"/>
                <w:gridSpan w:val="2"/>
                <w:shd w:val="clear" w:color="auto" w:fill="D0CECE" w:themeFill="background2" w:themeFillShade="E6"/>
              </w:tcPr>
            </w:tcPrChange>
          </w:tcPr>
          <w:p w14:paraId="6A913832" w14:textId="77777777" w:rsidR="00B326A9" w:rsidRPr="00506919" w:rsidRDefault="00B326A9" w:rsidP="005336A6">
            <w:pPr>
              <w:rPr>
                <w:szCs w:val="22"/>
              </w:rPr>
            </w:pPr>
            <w:r w:rsidRPr="00506919">
              <w:rPr>
                <w:szCs w:val="22"/>
              </w:rPr>
              <w:t>General Parameters</w:t>
            </w:r>
          </w:p>
        </w:tc>
        <w:tc>
          <w:tcPr>
            <w:tcW w:w="2495" w:type="dxa"/>
            <w:shd w:val="clear" w:color="auto" w:fill="D0CECE" w:themeFill="background2" w:themeFillShade="E6"/>
            <w:tcPrChange w:id="544" w:author="Ying Shian Loh" w:date="2023-10-31T17:31:00Z">
              <w:tcPr>
                <w:tcW w:w="1495" w:type="dxa"/>
                <w:shd w:val="clear" w:color="auto" w:fill="D0CECE" w:themeFill="background2" w:themeFillShade="E6"/>
              </w:tcPr>
            </w:tcPrChange>
          </w:tcPr>
          <w:p w14:paraId="6025B4A6" w14:textId="77777777" w:rsidR="00B326A9" w:rsidRPr="00506919" w:rsidRDefault="00B326A9" w:rsidP="005336A6">
            <w:pPr>
              <w:rPr>
                <w:szCs w:val="22"/>
              </w:rPr>
            </w:pPr>
            <w:r w:rsidRPr="00506919">
              <w:rPr>
                <w:szCs w:val="22"/>
              </w:rPr>
              <w:t>Value</w:t>
            </w:r>
          </w:p>
        </w:tc>
        <w:tc>
          <w:tcPr>
            <w:tcW w:w="4479" w:type="dxa"/>
            <w:shd w:val="clear" w:color="auto" w:fill="D0CECE" w:themeFill="background2" w:themeFillShade="E6"/>
            <w:tcPrChange w:id="545" w:author="Ying Shian Loh" w:date="2023-10-31T17:31:00Z">
              <w:tcPr>
                <w:tcW w:w="4613" w:type="dxa"/>
                <w:gridSpan w:val="3"/>
                <w:shd w:val="clear" w:color="auto" w:fill="D0CECE" w:themeFill="background2" w:themeFillShade="E6"/>
              </w:tcPr>
            </w:tcPrChange>
          </w:tcPr>
          <w:p w14:paraId="21902005" w14:textId="77777777" w:rsidR="00B326A9" w:rsidRPr="00506919" w:rsidRDefault="00B326A9" w:rsidP="005336A6">
            <w:pPr>
              <w:spacing w:line="240" w:lineRule="auto"/>
              <w:rPr>
                <w:szCs w:val="22"/>
              </w:rPr>
            </w:pPr>
            <w:r w:rsidRPr="00506919">
              <w:rPr>
                <w:szCs w:val="22"/>
              </w:rPr>
              <w:t>Source of Information</w:t>
            </w:r>
          </w:p>
        </w:tc>
      </w:tr>
      <w:tr w:rsidR="00B326A9" w14:paraId="3A0D91EC" w14:textId="77777777" w:rsidTr="00336A51">
        <w:tc>
          <w:tcPr>
            <w:tcW w:w="2874" w:type="dxa"/>
            <w:tcPrChange w:id="546" w:author="Ying Shian Loh" w:date="2023-10-31T17:31:00Z">
              <w:tcPr>
                <w:tcW w:w="2908" w:type="dxa"/>
                <w:gridSpan w:val="2"/>
              </w:tcPr>
            </w:tcPrChange>
          </w:tcPr>
          <w:p w14:paraId="11B8E032" w14:textId="32E62172" w:rsidR="00B326A9" w:rsidRPr="00506919" w:rsidRDefault="00B326A9" w:rsidP="005336A6">
            <w:pPr>
              <w:rPr>
                <w:szCs w:val="22"/>
              </w:rPr>
            </w:pPr>
            <w:r w:rsidRPr="00506919">
              <w:rPr>
                <w:szCs w:val="22"/>
              </w:rPr>
              <w:t xml:space="preserve">NERADO Fuel Required to Meet Energy Output for </w:t>
            </w:r>
            <w:ins w:id="547" w:author="Ying Shian Loh" w:date="2024-02-07T12:01:00Z">
              <w:r w:rsidR="003E0773" w:rsidRPr="00506919">
                <w:rPr>
                  <w:szCs w:val="22"/>
                </w:rPr>
                <w:t xml:space="preserve">Annual </w:t>
              </w:r>
            </w:ins>
            <w:r w:rsidRPr="00506919">
              <w:rPr>
                <w:szCs w:val="22"/>
              </w:rPr>
              <w:t xml:space="preserve">Aluminium Production (Litres) </w:t>
            </w:r>
          </w:p>
        </w:tc>
        <w:tc>
          <w:tcPr>
            <w:tcW w:w="2495" w:type="dxa"/>
            <w:tcPrChange w:id="548" w:author="Ying Shian Loh" w:date="2023-10-31T17:31:00Z">
              <w:tcPr>
                <w:tcW w:w="1495" w:type="dxa"/>
              </w:tcPr>
            </w:tcPrChange>
          </w:tcPr>
          <w:p w14:paraId="7C7D8F63" w14:textId="7C7E30FB" w:rsidR="00B326A9" w:rsidRPr="00506919" w:rsidRDefault="00B326A9" w:rsidP="005336A6">
            <w:pPr>
              <w:rPr>
                <w:szCs w:val="22"/>
              </w:rPr>
            </w:pPr>
            <w:del w:id="549" w:author="Ying Shian Loh" w:date="2023-10-31T17:34:00Z">
              <w:r w:rsidRPr="00506919" w:rsidDel="00E24D61">
                <w:rPr>
                  <w:szCs w:val="22"/>
                </w:rPr>
                <w:delText>1,209,822</w:delText>
              </w:r>
            </w:del>
            <w:ins w:id="550" w:author="Ying Shian Loh" w:date="2024-02-07T12:01:00Z">
              <w:r w:rsidR="003E0773" w:rsidRPr="00506919">
                <w:rPr>
                  <w:szCs w:val="22"/>
                </w:rPr>
                <w:t>1,2</w:t>
              </w:r>
            </w:ins>
            <w:ins w:id="551" w:author="Ying Shian Loh" w:date="2024-02-07T14:33:00Z">
              <w:r w:rsidR="00DE0CF9" w:rsidRPr="00506919">
                <w:rPr>
                  <w:szCs w:val="22"/>
                </w:rPr>
                <w:t>67,612</w:t>
              </w:r>
            </w:ins>
          </w:p>
        </w:tc>
        <w:tc>
          <w:tcPr>
            <w:tcW w:w="4479" w:type="dxa"/>
            <w:tcPrChange w:id="552" w:author="Ying Shian Loh" w:date="2023-10-31T17:31:00Z">
              <w:tcPr>
                <w:tcW w:w="4613" w:type="dxa"/>
                <w:gridSpan w:val="3"/>
              </w:tcPr>
            </w:tcPrChange>
          </w:tcPr>
          <w:p w14:paraId="77F2D620" w14:textId="77777777" w:rsidR="00B326A9" w:rsidRPr="00506919" w:rsidRDefault="00B326A9" w:rsidP="00B326A9">
            <w:pPr>
              <w:pStyle w:val="ListParagraph"/>
              <w:numPr>
                <w:ilvl w:val="0"/>
                <w:numId w:val="35"/>
              </w:numPr>
              <w:spacing w:line="240" w:lineRule="auto"/>
              <w:rPr>
                <w:szCs w:val="22"/>
              </w:rPr>
            </w:pPr>
            <w:r w:rsidRPr="00506919">
              <w:rPr>
                <w:szCs w:val="22"/>
              </w:rPr>
              <w:t>Calculated</w:t>
            </w:r>
          </w:p>
        </w:tc>
      </w:tr>
    </w:tbl>
    <w:p w14:paraId="35A3CDCC" w14:textId="77777777" w:rsidR="00B326A9" w:rsidRDefault="00B326A9" w:rsidP="00B326A9">
      <w:pPr>
        <w:jc w:val="both"/>
      </w:pPr>
    </w:p>
    <w:p w14:paraId="681AD463" w14:textId="77777777" w:rsidR="00B326A9" w:rsidRDefault="00B326A9" w:rsidP="00B326A9">
      <w:pPr>
        <w:jc w:val="both"/>
      </w:pPr>
      <w:r>
        <w:t>Based on the calculations using the fuel properties and parameters from Table 6, it is expected that in the project scenario, JTS is expected to use approximately 24% more of NERADO oil in order to generate the same annual production of aluminium ingots.</w:t>
      </w:r>
    </w:p>
    <w:p w14:paraId="6852CC87" w14:textId="77777777" w:rsidR="00B326A9" w:rsidRDefault="00B326A9" w:rsidP="00B326A9">
      <w:pPr>
        <w:spacing w:after="0"/>
        <w:jc w:val="both"/>
      </w:pPr>
    </w:p>
    <w:p w14:paraId="4B7D4CD4" w14:textId="77777777" w:rsidR="00B326A9" w:rsidRDefault="00B326A9" w:rsidP="00B326A9">
      <w:pPr>
        <w:jc w:val="both"/>
      </w:pPr>
    </w:p>
    <w:p w14:paraId="20F94F89" w14:textId="77777777" w:rsidR="00B326A9" w:rsidRDefault="00B326A9" w:rsidP="00B326A9">
      <w:pPr>
        <w:jc w:val="both"/>
      </w:pPr>
      <w:r>
        <w:t xml:space="preserve">Table 8: Average cost of fuel (HFO vs NERADO) 2018. </w:t>
      </w:r>
    </w:p>
    <w:tbl>
      <w:tblPr>
        <w:tblW w:w="10238"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00" w:firstRow="0" w:lastRow="0" w:firstColumn="0" w:lastColumn="0" w:noHBand="0" w:noVBand="1"/>
      </w:tblPr>
      <w:tblGrid>
        <w:gridCol w:w="2550"/>
        <w:gridCol w:w="4338"/>
        <w:gridCol w:w="3350"/>
      </w:tblGrid>
      <w:tr w:rsidR="00B326A9" w14:paraId="156A67EE" w14:textId="77777777" w:rsidTr="005336A6">
        <w:trPr>
          <w:cantSplit/>
          <w:trHeight w:val="414"/>
        </w:trPr>
        <w:tc>
          <w:tcPr>
            <w:tcW w:w="2550" w:type="dxa"/>
          </w:tcPr>
          <w:p w14:paraId="176D118A" w14:textId="77777777" w:rsidR="00B326A9" w:rsidRDefault="00B326A9" w:rsidP="005336A6">
            <w:pPr>
              <w:jc w:val="center"/>
              <w:rPr>
                <w:b/>
              </w:rPr>
            </w:pPr>
            <w:r>
              <w:rPr>
                <w:b/>
              </w:rPr>
              <w:t>Fuel Type</w:t>
            </w:r>
          </w:p>
        </w:tc>
        <w:tc>
          <w:tcPr>
            <w:tcW w:w="4338" w:type="dxa"/>
          </w:tcPr>
          <w:p w14:paraId="4E469BA5" w14:textId="77777777" w:rsidR="00B326A9" w:rsidRDefault="00B326A9" w:rsidP="005336A6">
            <w:pPr>
              <w:jc w:val="center"/>
              <w:rPr>
                <w:b/>
              </w:rPr>
            </w:pPr>
            <w:r>
              <w:rPr>
                <w:b/>
              </w:rPr>
              <w:t>Average Cost of Fuel</w:t>
            </w:r>
          </w:p>
          <w:p w14:paraId="05CDF1D8" w14:textId="77777777" w:rsidR="00B326A9" w:rsidRDefault="00B326A9" w:rsidP="005336A6">
            <w:pPr>
              <w:jc w:val="center"/>
              <w:rPr>
                <w:b/>
              </w:rPr>
            </w:pPr>
            <w:r>
              <w:rPr>
                <w:b/>
              </w:rPr>
              <w:t>(RM/Liter)</w:t>
            </w:r>
          </w:p>
        </w:tc>
        <w:tc>
          <w:tcPr>
            <w:tcW w:w="3350" w:type="dxa"/>
          </w:tcPr>
          <w:p w14:paraId="48C3AA55" w14:textId="77777777" w:rsidR="00B326A9" w:rsidRDefault="00B326A9" w:rsidP="005336A6">
            <w:pPr>
              <w:jc w:val="center"/>
              <w:rPr>
                <w:b/>
              </w:rPr>
            </w:pPr>
            <w:r>
              <w:rPr>
                <w:b/>
              </w:rPr>
              <w:t>Source of Information</w:t>
            </w:r>
          </w:p>
        </w:tc>
      </w:tr>
      <w:tr w:rsidR="00B326A9" w14:paraId="5A638CD2" w14:textId="77777777" w:rsidTr="005336A6">
        <w:trPr>
          <w:cantSplit/>
          <w:trHeight w:val="414"/>
        </w:trPr>
        <w:tc>
          <w:tcPr>
            <w:tcW w:w="2550" w:type="dxa"/>
          </w:tcPr>
          <w:p w14:paraId="2E21E244" w14:textId="77777777" w:rsidR="00B326A9" w:rsidRDefault="00B326A9" w:rsidP="005336A6">
            <w:pPr>
              <w:jc w:val="both"/>
              <w:rPr>
                <w:b/>
              </w:rPr>
            </w:pPr>
            <w:r>
              <w:t>HFO</w:t>
            </w:r>
          </w:p>
        </w:tc>
        <w:tc>
          <w:tcPr>
            <w:tcW w:w="4338" w:type="dxa"/>
          </w:tcPr>
          <w:p w14:paraId="64F20525" w14:textId="77777777" w:rsidR="00B326A9" w:rsidRDefault="00B326A9" w:rsidP="005336A6">
            <w:pPr>
              <w:jc w:val="center"/>
            </w:pPr>
            <w:r>
              <w:t>2.23</w:t>
            </w:r>
          </w:p>
        </w:tc>
        <w:tc>
          <w:tcPr>
            <w:tcW w:w="3350" w:type="dxa"/>
          </w:tcPr>
          <w:p w14:paraId="33BC505B" w14:textId="3893D005" w:rsidR="00B326A9" w:rsidRDefault="00B326A9" w:rsidP="005336A6">
            <w:pPr>
              <w:jc w:val="both"/>
              <w:rPr>
                <w:b/>
              </w:rPr>
            </w:pPr>
            <w:r w:rsidRPr="007E27F9">
              <w:t>201</w:t>
            </w:r>
            <w:ins w:id="553" w:author="Ying Shian Loh" w:date="2023-10-13T12:51:00Z">
              <w:r w:rsidR="008E0D34">
                <w:t>6</w:t>
              </w:r>
            </w:ins>
            <w:del w:id="554" w:author="Ying Shian Loh" w:date="2023-10-13T12:51:00Z">
              <w:r w:rsidRPr="007E27F9" w:rsidDel="008E0D34">
                <w:delText>9</w:delText>
              </w:r>
            </w:del>
            <w:r w:rsidRPr="007E27F9">
              <w:t xml:space="preserve"> - 2022 JTS fuel consumption NERADO vs Fossil Fuels</w:t>
            </w:r>
            <w:r w:rsidDel="009A5377">
              <w:t xml:space="preserve"> </w:t>
            </w:r>
          </w:p>
        </w:tc>
      </w:tr>
      <w:tr w:rsidR="00B326A9" w14:paraId="126A092E" w14:textId="77777777" w:rsidTr="005336A6">
        <w:trPr>
          <w:cantSplit/>
          <w:trHeight w:val="399"/>
        </w:trPr>
        <w:tc>
          <w:tcPr>
            <w:tcW w:w="2550" w:type="dxa"/>
          </w:tcPr>
          <w:p w14:paraId="381E455B" w14:textId="77777777" w:rsidR="00B326A9" w:rsidRDefault="00B326A9" w:rsidP="005336A6">
            <w:pPr>
              <w:jc w:val="both"/>
              <w:rPr>
                <w:b/>
              </w:rPr>
            </w:pPr>
            <w:r>
              <w:t>NERADO ~ CPO</w:t>
            </w:r>
          </w:p>
        </w:tc>
        <w:tc>
          <w:tcPr>
            <w:tcW w:w="4338" w:type="dxa"/>
          </w:tcPr>
          <w:p w14:paraId="7C579191" w14:textId="77777777" w:rsidR="00B326A9" w:rsidRDefault="00B326A9" w:rsidP="005336A6">
            <w:pPr>
              <w:jc w:val="center"/>
            </w:pPr>
            <w:r>
              <w:t>2.24</w:t>
            </w:r>
          </w:p>
        </w:tc>
        <w:tc>
          <w:tcPr>
            <w:tcW w:w="3350" w:type="dxa"/>
          </w:tcPr>
          <w:p w14:paraId="46785BE4" w14:textId="77777777" w:rsidR="00B326A9" w:rsidRDefault="0054233B" w:rsidP="005336A6">
            <w:pPr>
              <w:jc w:val="both"/>
              <w:rPr>
                <w:b/>
              </w:rPr>
            </w:pPr>
            <w:hyperlink r:id="rId21" w:history="1">
              <w:r w:rsidR="00B326A9">
                <w:rPr>
                  <w:rStyle w:val="Hyperlink"/>
                </w:rPr>
                <w:t>Monthly Palm Oil Trade Statistics, 2018 – MPOC</w:t>
              </w:r>
            </w:hyperlink>
            <w:r w:rsidR="00B326A9">
              <w:t xml:space="preserve"> </w:t>
            </w:r>
          </w:p>
        </w:tc>
      </w:tr>
    </w:tbl>
    <w:p w14:paraId="08EEEAE7" w14:textId="77777777" w:rsidR="00B326A9" w:rsidRDefault="00B326A9" w:rsidP="00B326A9">
      <w:pPr>
        <w:spacing w:after="0"/>
        <w:rPr>
          <w:b/>
        </w:rPr>
      </w:pPr>
    </w:p>
    <w:p w14:paraId="50B65471" w14:textId="77777777" w:rsidR="00B326A9" w:rsidRDefault="00B326A9" w:rsidP="00B326A9">
      <w:pPr>
        <w:spacing w:after="0" w:line="240" w:lineRule="auto"/>
        <w:jc w:val="both"/>
        <w:rPr>
          <w:b/>
        </w:rPr>
      </w:pPr>
    </w:p>
    <w:p w14:paraId="7DD2598D" w14:textId="77777777" w:rsidR="00B326A9" w:rsidRDefault="00B326A9" w:rsidP="00B326A9">
      <w:pPr>
        <w:spacing w:after="0"/>
        <w:jc w:val="both"/>
      </w:pPr>
      <w:r>
        <w:t xml:space="preserve">The table below shows the levelized cost of aluminium production using HFO and NERADO respectively over the lifespan of the project. The respective levelized costs are derived using the sum of total cost (which includes any applicable investment cost, operation &amp; maintenance cost, fuel costs) accounting for the applicable discount rate and subsequently divided by annual aluminium ingot production. The detailed calculations are provided in the investment analysis spreadsheet attached as part of the project registration process. </w:t>
      </w:r>
    </w:p>
    <w:p w14:paraId="09C262A6" w14:textId="77777777" w:rsidR="00B326A9" w:rsidRDefault="00B326A9" w:rsidP="00B326A9">
      <w:pPr>
        <w:spacing w:after="0"/>
        <w:jc w:val="both"/>
      </w:pPr>
      <w:r>
        <w:t>Table 9: Levelized cost of aluminium production (HFO vs NERADOs), currency are all in Malaysian Ringgit.</w:t>
      </w:r>
    </w:p>
    <w:tbl>
      <w:tblPr>
        <w:tblStyle w:val="TableGrid1"/>
        <w:tblW w:w="10201" w:type="dxa"/>
        <w:tblLook w:val="04A0" w:firstRow="1" w:lastRow="0" w:firstColumn="1" w:lastColumn="0" w:noHBand="0" w:noVBand="1"/>
      </w:tblPr>
      <w:tblGrid>
        <w:gridCol w:w="1286"/>
        <w:gridCol w:w="2774"/>
        <w:gridCol w:w="1943"/>
        <w:gridCol w:w="1905"/>
        <w:gridCol w:w="2293"/>
      </w:tblGrid>
      <w:tr w:rsidR="00B326A9" w14:paraId="45BF8C4B" w14:textId="77777777" w:rsidTr="005336A6">
        <w:tc>
          <w:tcPr>
            <w:tcW w:w="1287"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014F277E" w14:textId="77777777" w:rsidR="00B326A9" w:rsidRPr="00506919" w:rsidRDefault="00B326A9" w:rsidP="005336A6">
            <w:pPr>
              <w:jc w:val="center"/>
              <w:rPr>
                <w:b/>
                <w:bCs/>
                <w:lang w:val="en-US"/>
              </w:rPr>
            </w:pPr>
            <w:r w:rsidRPr="00506919">
              <w:rPr>
                <w:b/>
                <w:bCs/>
              </w:rPr>
              <w:t>Fuel Type</w:t>
            </w:r>
          </w:p>
        </w:tc>
        <w:tc>
          <w:tcPr>
            <w:tcW w:w="2209"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54AAAE31" w14:textId="7EAA62E3" w:rsidR="00B326A9" w:rsidRPr="00506919" w:rsidRDefault="00B326A9" w:rsidP="005336A6">
            <w:pPr>
              <w:jc w:val="center"/>
              <w:rPr>
                <w:b/>
                <w:bCs/>
                <w:lang w:val="en-US"/>
              </w:rPr>
            </w:pPr>
            <w:r w:rsidRPr="00506919">
              <w:rPr>
                <w:b/>
                <w:bCs/>
              </w:rPr>
              <w:t xml:space="preserve">Net Present Value of Total Cost </w:t>
            </w:r>
            <w:ins w:id="555" w:author="Ying Shian Loh" w:date="2024-02-20T11:02:00Z">
              <w:r w:rsidR="0075312A" w:rsidRPr="00506919">
                <w:rPr>
                  <w:b/>
                  <w:bCs/>
                </w:rPr>
                <w:t>(RM)</w:t>
              </w:r>
            </w:ins>
            <w:del w:id="556" w:author="Ying Shian Loh" w:date="2024-02-20T11:02:00Z">
              <w:r w:rsidRPr="00506919" w:rsidDel="0075312A">
                <w:rPr>
                  <w:b/>
                  <w:bCs/>
                </w:rPr>
                <w:delText>($)</w:delText>
              </w:r>
            </w:del>
          </w:p>
        </w:tc>
        <w:tc>
          <w:tcPr>
            <w:tcW w:w="2105"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32E96817" w14:textId="77777777" w:rsidR="00B326A9" w:rsidRPr="00506919" w:rsidRDefault="00B326A9" w:rsidP="005336A6">
            <w:pPr>
              <w:jc w:val="center"/>
              <w:rPr>
                <w:b/>
                <w:bCs/>
                <w:lang w:val="en-US"/>
              </w:rPr>
            </w:pPr>
            <w:r w:rsidRPr="00506919">
              <w:rPr>
                <w:b/>
                <w:bCs/>
              </w:rPr>
              <w:t>Total Aluminium Output over lifespan of project (Kg)</w:t>
            </w:r>
          </w:p>
        </w:tc>
        <w:tc>
          <w:tcPr>
            <w:tcW w:w="2049"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3F4B1AF0" w14:textId="65BF9FDB" w:rsidR="00B326A9" w:rsidRPr="00506919" w:rsidRDefault="00B326A9" w:rsidP="005336A6">
            <w:pPr>
              <w:jc w:val="center"/>
              <w:rPr>
                <w:b/>
                <w:bCs/>
                <w:lang w:val="en-US"/>
              </w:rPr>
            </w:pPr>
            <w:r w:rsidRPr="00506919">
              <w:rPr>
                <w:b/>
                <w:bCs/>
              </w:rPr>
              <w:t>Levelized cost of aluminium production (</w:t>
            </w:r>
            <w:ins w:id="557" w:author="Ying Shian Loh" w:date="2024-02-20T11:02:00Z">
              <w:r w:rsidR="0075312A" w:rsidRPr="00506919">
                <w:rPr>
                  <w:b/>
                  <w:bCs/>
                </w:rPr>
                <w:t>RM</w:t>
              </w:r>
            </w:ins>
            <w:del w:id="558" w:author="Ying Shian Loh" w:date="2024-02-20T11:02:00Z">
              <w:r w:rsidRPr="00506919" w:rsidDel="0075312A">
                <w:rPr>
                  <w:b/>
                  <w:bCs/>
                </w:rPr>
                <w:delText>$</w:delText>
              </w:r>
            </w:del>
            <w:r w:rsidRPr="00506919">
              <w:rPr>
                <w:b/>
                <w:bCs/>
              </w:rPr>
              <w:t>/Kg)</w:t>
            </w:r>
          </w:p>
        </w:tc>
        <w:tc>
          <w:tcPr>
            <w:tcW w:w="2551"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3F554832" w14:textId="77777777" w:rsidR="00B326A9" w:rsidRPr="00506919" w:rsidRDefault="00B326A9" w:rsidP="005336A6">
            <w:pPr>
              <w:jc w:val="center"/>
              <w:rPr>
                <w:b/>
                <w:bCs/>
                <w:lang w:val="en-US"/>
              </w:rPr>
            </w:pPr>
            <w:r w:rsidRPr="00506919">
              <w:rPr>
                <w:b/>
                <w:bCs/>
              </w:rPr>
              <w:t>Source of information</w:t>
            </w:r>
          </w:p>
        </w:tc>
      </w:tr>
      <w:tr w:rsidR="00B326A9" w:rsidRPr="00FC77D0" w14:paraId="0BEA0DFE" w14:textId="77777777" w:rsidTr="005336A6">
        <w:tc>
          <w:tcPr>
            <w:tcW w:w="1287"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6075E2D3" w14:textId="77777777" w:rsidR="00B326A9" w:rsidRDefault="00B326A9" w:rsidP="005336A6">
            <w:pPr>
              <w:rPr>
                <w:lang w:val="en-US"/>
              </w:rPr>
            </w:pPr>
            <w:r>
              <w:rPr>
                <w:lang w:val="en-US"/>
              </w:rPr>
              <w:t>HFO</w:t>
            </w:r>
          </w:p>
        </w:tc>
        <w:tc>
          <w:tcPr>
            <w:tcW w:w="2209"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258BA0BB" w14:textId="643D5674" w:rsidR="00B326A9" w:rsidRDefault="00B326A9" w:rsidP="005336A6">
            <w:pPr>
              <w:jc w:val="center"/>
              <w:rPr>
                <w:lang w:val="en-US"/>
              </w:rPr>
            </w:pPr>
            <w:del w:id="559" w:author="Ying Shian Loh" w:date="2023-10-31T17:39:00Z">
              <w:r w:rsidDel="00357B62">
                <w:rPr>
                  <w:lang w:val="en-US"/>
                </w:rPr>
                <w:delText>27,943,651</w:delText>
              </w:r>
            </w:del>
            <w:ins w:id="560" w:author="Ying Shian Loh" w:date="2024-02-07T12:05:00Z">
              <w:r w:rsidR="00E0537E">
                <w:rPr>
                  <w:lang w:val="en-US"/>
                </w:rPr>
                <w:t>2</w:t>
              </w:r>
            </w:ins>
            <w:ins w:id="561" w:author="Ying Shian Loh" w:date="2024-02-07T14:35:00Z">
              <w:r w:rsidR="00C110B1">
                <w:rPr>
                  <w:lang w:val="en-US"/>
                </w:rPr>
                <w:t>8,817,608</w:t>
              </w:r>
            </w:ins>
          </w:p>
        </w:tc>
        <w:tc>
          <w:tcPr>
            <w:tcW w:w="2105"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78A1E4DF" w14:textId="17BC8E17" w:rsidR="00B326A9" w:rsidRDefault="00E0537E" w:rsidP="005336A6">
            <w:pPr>
              <w:jc w:val="center"/>
              <w:rPr>
                <w:lang w:val="en-US"/>
              </w:rPr>
            </w:pPr>
            <w:ins w:id="562" w:author="Ying Shian Loh" w:date="2024-02-07T12:05:00Z">
              <w:r>
                <w:rPr>
                  <w:lang w:val="en-US"/>
                </w:rPr>
                <w:t>39,</w:t>
              </w:r>
            </w:ins>
            <w:ins w:id="563" w:author="Ying Shian Loh" w:date="2024-02-07T12:06:00Z">
              <w:r>
                <w:rPr>
                  <w:lang w:val="en-US"/>
                </w:rPr>
                <w:t>771,004</w:t>
              </w:r>
            </w:ins>
          </w:p>
        </w:tc>
        <w:tc>
          <w:tcPr>
            <w:tcW w:w="2049"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75D62F07" w14:textId="26FD4D2F" w:rsidR="00B326A9" w:rsidRDefault="00B326A9" w:rsidP="005336A6">
            <w:pPr>
              <w:jc w:val="center"/>
              <w:rPr>
                <w:lang w:val="en-US"/>
              </w:rPr>
            </w:pPr>
            <w:del w:id="564" w:author="Ying Shian Loh" w:date="2023-10-31T17:40:00Z">
              <w:r w:rsidRPr="00FC77D0" w:rsidDel="00357B62">
                <w:rPr>
                  <w:lang w:val="en-US"/>
                </w:rPr>
                <w:delText>0</w:delText>
              </w:r>
              <w:r w:rsidDel="00357B62">
                <w:rPr>
                  <w:lang w:val="en-US"/>
                </w:rPr>
                <w:delText>.703</w:delText>
              </w:r>
            </w:del>
            <w:ins w:id="565" w:author="Ying Shian Loh" w:date="2024-02-07T12:02:00Z">
              <w:r w:rsidR="00EF6B57">
                <w:rPr>
                  <w:lang w:val="en-US"/>
                </w:rPr>
                <w:t>0.72</w:t>
              </w:r>
            </w:ins>
            <w:ins w:id="566" w:author="Ying Shian Loh" w:date="2024-02-07T14:35:00Z">
              <w:r w:rsidR="00C110B1">
                <w:rPr>
                  <w:lang w:val="en-US"/>
                </w:rPr>
                <w:t>5</w:t>
              </w:r>
            </w:ins>
          </w:p>
        </w:tc>
        <w:tc>
          <w:tcPr>
            <w:tcW w:w="2551"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34D70EAA" w14:textId="77777777" w:rsidR="00B326A9" w:rsidRDefault="00B326A9" w:rsidP="005336A6"/>
          <w:p w14:paraId="395A519F" w14:textId="77777777" w:rsidR="00B326A9" w:rsidRDefault="00B326A9" w:rsidP="005336A6">
            <w:pPr>
              <w:rPr>
                <w:lang w:val="en-US"/>
              </w:rPr>
            </w:pPr>
            <w:r>
              <w:t xml:space="preserve">- Calculated figure </w:t>
            </w:r>
            <w:r>
              <w:rPr>
                <w:lang w:val="en-US"/>
              </w:rPr>
              <w:t>(refer to investment analysis spreadsheet)</w:t>
            </w:r>
          </w:p>
          <w:p w14:paraId="58FA0DA3" w14:textId="77777777" w:rsidR="00B326A9" w:rsidRPr="00FC77D0" w:rsidRDefault="00B326A9" w:rsidP="005336A6">
            <w:pPr>
              <w:rPr>
                <w:lang w:val="en-US"/>
              </w:rPr>
            </w:pPr>
          </w:p>
        </w:tc>
      </w:tr>
      <w:tr w:rsidR="00B326A9" w:rsidRPr="00FC77D0" w14:paraId="1214E637" w14:textId="77777777" w:rsidTr="005336A6">
        <w:tc>
          <w:tcPr>
            <w:tcW w:w="1287"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2D2792B4" w14:textId="77777777" w:rsidR="00B326A9" w:rsidRDefault="00B326A9" w:rsidP="005336A6">
            <w:pPr>
              <w:rPr>
                <w:lang w:val="en-US"/>
              </w:rPr>
            </w:pPr>
            <w:r>
              <w:rPr>
                <w:lang w:val="en-US"/>
              </w:rPr>
              <w:t>NERADOs</w:t>
            </w:r>
          </w:p>
        </w:tc>
        <w:tc>
          <w:tcPr>
            <w:tcW w:w="2209"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6233DD87" w14:textId="69D75AC3" w:rsidR="00B326A9" w:rsidRDefault="00B326A9" w:rsidP="005336A6">
            <w:pPr>
              <w:jc w:val="center"/>
              <w:rPr>
                <w:lang w:val="en-US"/>
              </w:rPr>
            </w:pPr>
            <w:del w:id="567" w:author="Ying Shian Loh" w:date="2023-10-31T17:40:00Z">
              <w:r w:rsidDel="001E2932">
                <w:rPr>
                  <w:lang w:val="en-US"/>
                </w:rPr>
                <w:delText>32,620,360</w:delText>
              </w:r>
            </w:del>
            <w:ins w:id="568" w:author="Ying Shian Loh" w:date="2024-02-07T14:36:00Z">
              <w:r w:rsidR="00C50262">
                <w:rPr>
                  <w:lang w:val="en-US"/>
                </w:rPr>
                <w:t>33,706,661</w:t>
              </w:r>
            </w:ins>
          </w:p>
        </w:tc>
        <w:tc>
          <w:tcPr>
            <w:tcW w:w="2105"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7AC67196" w14:textId="697D62D0" w:rsidR="00B326A9" w:rsidRDefault="00406C22" w:rsidP="005336A6">
            <w:pPr>
              <w:jc w:val="center"/>
              <w:rPr>
                <w:lang w:val="en-US"/>
              </w:rPr>
            </w:pPr>
            <w:ins w:id="569" w:author="Ying Shian Loh" w:date="2024-02-07T12:06:00Z">
              <w:r>
                <w:rPr>
                  <w:lang w:val="en-US"/>
                </w:rPr>
                <w:t>39,771,004</w:t>
              </w:r>
            </w:ins>
          </w:p>
        </w:tc>
        <w:tc>
          <w:tcPr>
            <w:tcW w:w="2049"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2A0076C3" w14:textId="52CF3709" w:rsidR="00B326A9" w:rsidRDefault="00B326A9" w:rsidP="005336A6">
            <w:pPr>
              <w:jc w:val="center"/>
              <w:rPr>
                <w:lang w:val="en-US"/>
              </w:rPr>
            </w:pPr>
            <w:del w:id="570" w:author="Ying Shian Loh" w:date="2023-10-31T17:41:00Z">
              <w:r w:rsidDel="001E2932">
                <w:rPr>
                  <w:lang w:val="en-US"/>
                </w:rPr>
                <w:delText>0.820</w:delText>
              </w:r>
            </w:del>
            <w:ins w:id="571" w:author="Ying Shian Loh" w:date="2024-02-07T12:02:00Z">
              <w:r w:rsidR="00EF6B57">
                <w:rPr>
                  <w:lang w:val="en-US"/>
                </w:rPr>
                <w:t>0.8</w:t>
              </w:r>
            </w:ins>
            <w:ins w:id="572" w:author="Ying Shian Loh" w:date="2024-02-07T14:36:00Z">
              <w:r w:rsidR="00C50262">
                <w:rPr>
                  <w:lang w:val="en-US"/>
                </w:rPr>
                <w:t>48</w:t>
              </w:r>
            </w:ins>
          </w:p>
        </w:tc>
        <w:tc>
          <w:tcPr>
            <w:tcW w:w="2551" w:type="dxa"/>
            <w:tc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tcBorders>
          </w:tcPr>
          <w:p w14:paraId="6ED8E6A3" w14:textId="77777777" w:rsidR="00B326A9" w:rsidRPr="00FC77D0" w:rsidRDefault="00B326A9" w:rsidP="005336A6">
            <w:pPr>
              <w:rPr>
                <w:lang w:val="en-US"/>
              </w:rPr>
            </w:pPr>
            <w:r>
              <w:rPr>
                <w:lang w:val="en-US"/>
              </w:rPr>
              <w:t>Calculated figure (refer to investment analysis spreadsheet)</w:t>
            </w:r>
          </w:p>
        </w:tc>
      </w:tr>
    </w:tbl>
    <w:p w14:paraId="46D08E24" w14:textId="77777777" w:rsidR="00B326A9" w:rsidRDefault="00B326A9" w:rsidP="00B326A9">
      <w:pPr>
        <w:spacing w:after="0"/>
      </w:pPr>
    </w:p>
    <w:p w14:paraId="49E9E3D4" w14:textId="77777777" w:rsidR="00B326A9" w:rsidRDefault="00B326A9" w:rsidP="00B326A9">
      <w:pPr>
        <w:spacing w:after="0"/>
      </w:pPr>
      <w:r>
        <w:t xml:space="preserve">Coupled with the need for the 24% increase in fuel consumption by NERADOs, the levelized cost of aluminium production using NERADO would be approximately 17% more than the levelized cost of HFO for the same annual production of aluminium ingots. </w:t>
      </w:r>
    </w:p>
    <w:p w14:paraId="2CD6134F" w14:textId="77777777" w:rsidR="00B326A9" w:rsidRDefault="00B326A9" w:rsidP="00B326A9">
      <w:pPr>
        <w:jc w:val="both"/>
      </w:pPr>
    </w:p>
    <w:p w14:paraId="2BAF88A1" w14:textId="77777777" w:rsidR="00B326A9" w:rsidRDefault="00B326A9" w:rsidP="00B326A9">
      <w:pPr>
        <w:spacing w:after="0"/>
      </w:pPr>
    </w:p>
    <w:p w14:paraId="0819548B" w14:textId="5939FAEC" w:rsidR="00B326A9" w:rsidRDefault="00B326A9" w:rsidP="00B326A9">
      <w:pPr>
        <w:spacing w:after="0"/>
        <w:rPr>
          <w:b/>
        </w:rPr>
      </w:pPr>
      <w:r>
        <w:rPr>
          <w:b/>
        </w:rPr>
        <w:t xml:space="preserve">Outcome of </w:t>
      </w:r>
      <w:ins w:id="573" w:author="Ying Shian Loh" w:date="2024-02-21T17:41:00Z">
        <w:r w:rsidR="00803D24">
          <w:rPr>
            <w:b/>
          </w:rPr>
          <w:t>financial indicator calculation and comparison</w:t>
        </w:r>
      </w:ins>
      <w:del w:id="574" w:author="Ying Shian Loh" w:date="2024-02-21T17:40:00Z">
        <w:r w:rsidDel="003D1123">
          <w:rPr>
            <w:b/>
          </w:rPr>
          <w:delText xml:space="preserve">Sup-step </w:delText>
        </w:r>
      </w:del>
      <w:del w:id="575" w:author="Ying Shian Loh" w:date="2023-10-31T17:48:00Z">
        <w:r w:rsidDel="00D16E4D">
          <w:rPr>
            <w:b/>
          </w:rPr>
          <w:delText>2</w:delText>
        </w:r>
      </w:del>
      <w:del w:id="576" w:author="Ying Shian Loh" w:date="2024-02-21T17:40:00Z">
        <w:r w:rsidDel="003D1123">
          <w:rPr>
            <w:b/>
          </w:rPr>
          <w:delText xml:space="preserve">c: </w:delText>
        </w:r>
      </w:del>
    </w:p>
    <w:p w14:paraId="4ECD19FC" w14:textId="77777777" w:rsidR="00B326A9" w:rsidRDefault="00B326A9" w:rsidP="00B326A9">
      <w:pPr>
        <w:spacing w:after="0"/>
        <w:rPr>
          <w:ins w:id="577" w:author="Ying Shian Loh" w:date="2024-02-27T15:39:00Z"/>
        </w:rPr>
      </w:pPr>
      <w:r>
        <w:t xml:space="preserve">From the analysis above, the levelized cost of fuel with 100% HFO in operation would be lower compared to the levelized cost of fuel with 100% NERADO in operation. As such it justifies that 100% HFO operations is a financially more viable alternative to the project activity. However, this would have led to higher emissions. </w:t>
      </w:r>
    </w:p>
    <w:p w14:paraId="24311D39" w14:textId="77777777" w:rsidR="00EA36DB" w:rsidRDefault="00EA36DB" w:rsidP="00B326A9">
      <w:pPr>
        <w:spacing w:after="0"/>
      </w:pPr>
    </w:p>
    <w:p w14:paraId="2D6AA8F2" w14:textId="346CE44D" w:rsidR="00B326A9" w:rsidDel="00EA36DB" w:rsidRDefault="00B326A9">
      <w:pPr>
        <w:spacing w:after="0" w:line="240" w:lineRule="auto"/>
        <w:rPr>
          <w:del w:id="578" w:author="Ying Shian Loh" w:date="2024-02-27T15:39:00Z"/>
          <w:b/>
        </w:rPr>
        <w:pPrChange w:id="579" w:author="Ying Shian Loh" w:date="2024-02-21T17:41:00Z">
          <w:pPr>
            <w:spacing w:after="0" w:line="240" w:lineRule="auto"/>
            <w:ind w:left="360"/>
          </w:pPr>
        </w:pPrChange>
      </w:pPr>
      <w:del w:id="580" w:author="Ying Shian Loh" w:date="2024-02-21T17:41:00Z">
        <w:r w:rsidDel="00803D24">
          <w:rPr>
            <w:b/>
          </w:rPr>
          <w:tab/>
          <w:delText xml:space="preserve">Sub-Step </w:delText>
        </w:r>
      </w:del>
      <w:del w:id="581" w:author="Ying Shian Loh" w:date="2023-10-31T17:48:00Z">
        <w:r w:rsidDel="00D16E4D">
          <w:rPr>
            <w:b/>
          </w:rPr>
          <w:delText>2</w:delText>
        </w:r>
      </w:del>
      <w:del w:id="582" w:author="Ying Shian Loh" w:date="2024-02-21T17:41:00Z">
        <w:r w:rsidDel="00803D24">
          <w:rPr>
            <w:b/>
          </w:rPr>
          <w:delText xml:space="preserve">d: </w:delText>
        </w:r>
      </w:del>
      <w:r>
        <w:rPr>
          <w:b/>
        </w:rPr>
        <w:t xml:space="preserve">Sensitivity Analysis </w:t>
      </w:r>
    </w:p>
    <w:p w14:paraId="6FE021EE" w14:textId="77777777" w:rsidR="00B326A9" w:rsidRDefault="00B326A9">
      <w:pPr>
        <w:spacing w:after="0" w:line="240" w:lineRule="auto"/>
        <w:pPrChange w:id="583" w:author="Ying Shian Loh" w:date="2024-02-27T15:39:00Z">
          <w:pPr>
            <w:spacing w:after="0"/>
          </w:pPr>
        </w:pPrChange>
      </w:pPr>
    </w:p>
    <w:p w14:paraId="04829562" w14:textId="77777777" w:rsidR="00B326A9" w:rsidRDefault="00B326A9" w:rsidP="00B326A9">
      <w:pPr>
        <w:spacing w:after="0"/>
        <w:jc w:val="both"/>
      </w:pPr>
      <w:r>
        <w:t xml:space="preserve">A sensitivity analysis was performed in order to evaluate if there’s any possible scenario where the project can be economically feasible for JTS investment decision criteria without considering CER’s revenue. </w:t>
      </w:r>
    </w:p>
    <w:p w14:paraId="20A99610" w14:textId="77777777" w:rsidR="00B326A9" w:rsidRDefault="00B326A9" w:rsidP="00B326A9">
      <w:pPr>
        <w:spacing w:after="0"/>
        <w:jc w:val="both"/>
        <w:rPr>
          <w:b/>
        </w:rPr>
      </w:pPr>
    </w:p>
    <w:p w14:paraId="210F38F1" w14:textId="61F7CCB7" w:rsidR="00B879FF" w:rsidRDefault="00994DAE" w:rsidP="0018535E">
      <w:pPr>
        <w:spacing w:after="0"/>
        <w:jc w:val="both"/>
        <w:rPr>
          <w:ins w:id="584" w:author="Ying Shian Loh" w:date="2024-02-09T15:46:00Z"/>
        </w:rPr>
      </w:pPr>
      <w:ins w:id="585" w:author="Ying Shian Loh" w:date="2024-02-09T15:45:00Z">
        <w:r>
          <w:t xml:space="preserve">In reference </w:t>
        </w:r>
      </w:ins>
      <w:ins w:id="586" w:author="Ying Shian Loh" w:date="2024-02-09T15:48:00Z">
        <w:r w:rsidR="00DE1896">
          <w:t>to</w:t>
        </w:r>
      </w:ins>
      <w:ins w:id="587" w:author="Ying Shian Loh" w:date="2024-02-09T15:45:00Z">
        <w:r>
          <w:t xml:space="preserve"> </w:t>
        </w:r>
        <w:r w:rsidR="00531481">
          <w:t>paragraph 2</w:t>
        </w:r>
      </w:ins>
      <w:ins w:id="588" w:author="Ying Shian Loh" w:date="2024-02-21T17:42:00Z">
        <w:r w:rsidR="004F2DBD">
          <w:t>8 of TOOL27</w:t>
        </w:r>
      </w:ins>
      <w:ins w:id="589" w:author="Ying Shian Loh" w:date="2024-02-09T15:46:00Z">
        <w:r w:rsidR="00B879FF">
          <w:t xml:space="preserve">. </w:t>
        </w:r>
      </w:ins>
    </w:p>
    <w:p w14:paraId="27775E32" w14:textId="0DACEA2E" w:rsidR="00BA1EE8" w:rsidRDefault="00B879FF" w:rsidP="00DE1896">
      <w:pPr>
        <w:spacing w:after="0"/>
        <w:jc w:val="both"/>
        <w:rPr>
          <w:ins w:id="590" w:author="Ying Shian Loh" w:date="2023-10-31T17:58:00Z"/>
        </w:rPr>
      </w:pPr>
      <w:ins w:id="591" w:author="Ying Shian Loh" w:date="2024-02-09T15:46:00Z">
        <w:r>
          <w:t xml:space="preserve">“The ultimate objective of this sensitivity analysis is to determine the likelihood of the occurrence of a scenario </w:t>
        </w:r>
        <w:r w:rsidR="006A1E8D">
          <w:t xml:space="preserve">other than this </w:t>
        </w:r>
      </w:ins>
      <w:ins w:id="592" w:author="Ying Shian Loh" w:date="2024-02-09T15:47:00Z">
        <w:r w:rsidR="006A1E8D">
          <w:t xml:space="preserve">scenario presented, in order to provide a cross-check on the suitability of the assumption </w:t>
        </w:r>
        <w:r w:rsidR="00997EAE">
          <w:t>used in the development of the investment analysis.”</w:t>
        </w:r>
      </w:ins>
      <w:del w:id="593" w:author="Ying Shian Loh" w:date="2024-02-09T15:48:00Z">
        <w:r w:rsidR="00B326A9" w:rsidDel="00DE1896">
          <w:delText xml:space="preserve">In </w:delText>
        </w:r>
      </w:del>
    </w:p>
    <w:p w14:paraId="335C9F18" w14:textId="77777777" w:rsidR="004C7DED" w:rsidRDefault="004C7DED" w:rsidP="0018535E">
      <w:pPr>
        <w:spacing w:after="0"/>
        <w:jc w:val="both"/>
        <w:rPr>
          <w:ins w:id="594" w:author="Ying Shian Loh" w:date="2023-10-31T17:59:00Z"/>
        </w:rPr>
      </w:pPr>
    </w:p>
    <w:p w14:paraId="028374EE" w14:textId="04A7C5D1" w:rsidR="004C7DED" w:rsidRDefault="00BA1EE8" w:rsidP="0018535E">
      <w:pPr>
        <w:spacing w:after="0"/>
        <w:jc w:val="both"/>
        <w:rPr>
          <w:ins w:id="595" w:author="Ying Shian Loh" w:date="2023-10-31T17:59:00Z"/>
        </w:rPr>
      </w:pPr>
      <w:ins w:id="596" w:author="Ying Shian Loh" w:date="2023-10-31T17:58:00Z">
        <w:r>
          <w:t xml:space="preserve">The following variables were identified to </w:t>
        </w:r>
      </w:ins>
      <w:ins w:id="597" w:author="Ying Shian Loh" w:date="2023-10-31T17:59:00Z">
        <w:r w:rsidR="004C7DED">
          <w:t xml:space="preserve">be included in the sensitivity analysis: </w:t>
        </w:r>
      </w:ins>
    </w:p>
    <w:p w14:paraId="24EEA5E7" w14:textId="33D80D50" w:rsidR="00B326A9" w:rsidRDefault="00B326A9" w:rsidP="0018535E">
      <w:pPr>
        <w:spacing w:after="0"/>
        <w:jc w:val="both"/>
      </w:pPr>
      <w:del w:id="598" w:author="Ying Shian Loh" w:date="2023-10-31T17:57:00Z">
        <w:r w:rsidDel="000758AF">
          <w:delText xml:space="preserve">the Guidance on the Assessment of Investment Analysis, paragraph 20 mentions the following: </w:delText>
        </w:r>
      </w:del>
    </w:p>
    <w:p w14:paraId="725F4A55" w14:textId="731C9115" w:rsidR="00B326A9" w:rsidDel="000758AF" w:rsidRDefault="00B326A9" w:rsidP="00B326A9">
      <w:pPr>
        <w:spacing w:after="0"/>
        <w:jc w:val="both"/>
        <w:rPr>
          <w:del w:id="599" w:author="Ying Shian Loh" w:date="2023-10-31T17:57:00Z"/>
        </w:rPr>
      </w:pPr>
      <w:del w:id="600" w:author="Ying Shian Loh" w:date="2023-10-31T17:57:00Z">
        <w:r w:rsidDel="000758AF">
          <w:rPr>
            <w:i/>
          </w:rPr>
          <w:delText xml:space="preserve">Only variables, including the initial investment cost, that constitute more than 20% of either total project costs or total project revenues should be subjected to reasonable variation (all parameters varied need not necessarily be subjected to both negative and positive variations of the same magnitude). </w:delText>
        </w:r>
      </w:del>
    </w:p>
    <w:p w14:paraId="4CB3A0A7" w14:textId="29F6D588" w:rsidR="00B326A9" w:rsidDel="000758AF" w:rsidRDefault="00B326A9" w:rsidP="00B326A9">
      <w:pPr>
        <w:spacing w:after="0"/>
        <w:jc w:val="both"/>
        <w:rPr>
          <w:del w:id="601" w:author="Ying Shian Loh" w:date="2023-10-31T17:57:00Z"/>
        </w:rPr>
      </w:pPr>
    </w:p>
    <w:p w14:paraId="22271796" w14:textId="7A1C1B0B" w:rsidR="00B326A9" w:rsidDel="000758AF" w:rsidRDefault="00B326A9" w:rsidP="00B326A9">
      <w:pPr>
        <w:spacing w:after="0"/>
        <w:jc w:val="both"/>
        <w:rPr>
          <w:del w:id="602" w:author="Ying Shian Loh" w:date="2023-10-31T17:57:00Z"/>
        </w:rPr>
      </w:pPr>
      <w:del w:id="603" w:author="Ying Shian Loh" w:date="2023-10-31T17:57:00Z">
        <w:r w:rsidDel="000758AF">
          <w:delText xml:space="preserve">For the last paragraph, we conclude the following variables in the sensitivity analysis: </w:delText>
        </w:r>
      </w:del>
    </w:p>
    <w:p w14:paraId="50C0A511" w14:textId="77777777" w:rsidR="00B326A9" w:rsidRDefault="00B326A9" w:rsidP="00B326A9">
      <w:pPr>
        <w:spacing w:after="0"/>
        <w:jc w:val="both"/>
      </w:pPr>
    </w:p>
    <w:p w14:paraId="09895346" w14:textId="4BF2159B" w:rsidR="00B326A9" w:rsidDel="000758AF" w:rsidRDefault="00B326A9" w:rsidP="00B326A9">
      <w:pPr>
        <w:numPr>
          <w:ilvl w:val="2"/>
          <w:numId w:val="32"/>
        </w:numPr>
        <w:spacing w:after="0" w:line="240" w:lineRule="auto"/>
        <w:contextualSpacing w:val="0"/>
        <w:jc w:val="both"/>
        <w:rPr>
          <w:del w:id="604" w:author="Ying Shian Loh" w:date="2023-10-31T17:57:00Z"/>
        </w:rPr>
      </w:pPr>
      <w:del w:id="605" w:author="Ying Shian Loh" w:date="2023-10-31T17:57:00Z">
        <w:r w:rsidDel="000758AF">
          <w:delText>Investment: The paragraph mentions that the investment cost should be included in the sensitivity analysis.</w:delText>
        </w:r>
      </w:del>
    </w:p>
    <w:p w14:paraId="744C4C97" w14:textId="77777777" w:rsidR="00B326A9" w:rsidRDefault="00B326A9" w:rsidP="00B326A9">
      <w:pPr>
        <w:numPr>
          <w:ilvl w:val="2"/>
          <w:numId w:val="32"/>
        </w:numPr>
        <w:spacing w:after="0" w:line="240" w:lineRule="auto"/>
        <w:contextualSpacing w:val="0"/>
        <w:jc w:val="both"/>
      </w:pPr>
      <w:r>
        <w:t xml:space="preserve">Fossil fuel prices: This cost represents the baseline fuel energy cost that will be generated in absence of project activity as a default activity. </w:t>
      </w:r>
    </w:p>
    <w:p w14:paraId="2E23247C" w14:textId="77777777" w:rsidR="00B326A9" w:rsidRDefault="00B326A9" w:rsidP="00B326A9">
      <w:pPr>
        <w:numPr>
          <w:ilvl w:val="2"/>
          <w:numId w:val="32"/>
        </w:numPr>
        <w:spacing w:after="0" w:line="240" w:lineRule="auto"/>
        <w:contextualSpacing w:val="0"/>
        <w:jc w:val="both"/>
      </w:pPr>
      <w:r>
        <w:t>Biomass fuel prices: This cost represents the project fuel energy cost that will be generated during project activity due to fossil fuel displacement.</w:t>
      </w:r>
    </w:p>
    <w:p w14:paraId="153B649E" w14:textId="77777777" w:rsidR="00B326A9" w:rsidRDefault="00B326A9" w:rsidP="00B326A9">
      <w:pPr>
        <w:spacing w:after="0"/>
        <w:jc w:val="both"/>
        <w:rPr>
          <w:b/>
        </w:rPr>
      </w:pPr>
    </w:p>
    <w:p w14:paraId="228FC463" w14:textId="77777777" w:rsidR="00B326A9" w:rsidRDefault="00B326A9" w:rsidP="00B326A9">
      <w:pPr>
        <w:jc w:val="both"/>
      </w:pPr>
      <w:r>
        <w:t xml:space="preserve">The financial indicator fluctuates are presented below: </w:t>
      </w:r>
    </w:p>
    <w:p w14:paraId="006DCC48" w14:textId="77777777" w:rsidR="00B326A9" w:rsidRDefault="00B326A9" w:rsidP="00B326A9">
      <w:pPr>
        <w:jc w:val="both"/>
      </w:pPr>
      <w:r>
        <w:t>Table 10: Sensitivity analysis.</w:t>
      </w:r>
    </w:p>
    <w:tbl>
      <w:tblPr>
        <w:tblStyle w:val="TableGrid"/>
        <w:tblW w:w="0" w:type="auto"/>
        <w:tblLook w:val="04A0" w:firstRow="1" w:lastRow="0" w:firstColumn="1" w:lastColumn="0" w:noHBand="0" w:noVBand="1"/>
      </w:tblPr>
      <w:tblGrid>
        <w:gridCol w:w="2147"/>
        <w:gridCol w:w="1495"/>
        <w:gridCol w:w="1495"/>
        <w:gridCol w:w="1495"/>
        <w:gridCol w:w="1495"/>
        <w:gridCol w:w="1495"/>
      </w:tblGrid>
      <w:tr w:rsidR="00B326A9" w14:paraId="117B4A76" w14:textId="77777777" w:rsidTr="005336A6">
        <w:tc>
          <w:tcPr>
            <w:tcW w:w="2263" w:type="dxa"/>
            <w:vMerge w:val="restart"/>
            <w:shd w:val="clear" w:color="auto" w:fill="ADAAAA" w:themeFill="background2" w:themeFillShade="BF"/>
            <w:vAlign w:val="center"/>
          </w:tcPr>
          <w:p w14:paraId="0F42901F" w14:textId="77777777" w:rsidR="00B326A9" w:rsidRPr="00307261" w:rsidRDefault="00B326A9" w:rsidP="005336A6">
            <w:pPr>
              <w:jc w:val="center"/>
              <w:rPr>
                <w:b/>
                <w:bCs/>
              </w:rPr>
            </w:pPr>
            <w:r w:rsidRPr="00307261">
              <w:rPr>
                <w:b/>
                <w:bCs/>
              </w:rPr>
              <w:t>Parameters</w:t>
            </w:r>
          </w:p>
        </w:tc>
        <w:tc>
          <w:tcPr>
            <w:tcW w:w="6753" w:type="dxa"/>
            <w:gridSpan w:val="5"/>
            <w:shd w:val="clear" w:color="auto" w:fill="ADAAAA" w:themeFill="background2" w:themeFillShade="BF"/>
            <w:vAlign w:val="center"/>
          </w:tcPr>
          <w:p w14:paraId="079F9DF4" w14:textId="77777777" w:rsidR="00B326A9" w:rsidRPr="00307261" w:rsidRDefault="00B326A9" w:rsidP="005336A6">
            <w:pPr>
              <w:jc w:val="center"/>
              <w:rPr>
                <w:b/>
                <w:bCs/>
              </w:rPr>
            </w:pPr>
            <w:r w:rsidRPr="00307261">
              <w:rPr>
                <w:b/>
                <w:bCs/>
              </w:rPr>
              <w:t>Variation of unit fuel cost (%)</w:t>
            </w:r>
          </w:p>
        </w:tc>
      </w:tr>
      <w:tr w:rsidR="00B326A9" w14:paraId="0D757CD2" w14:textId="77777777" w:rsidTr="005336A6">
        <w:tc>
          <w:tcPr>
            <w:tcW w:w="2263" w:type="dxa"/>
            <w:vMerge/>
            <w:shd w:val="clear" w:color="auto" w:fill="ADAAAA" w:themeFill="background2" w:themeFillShade="BF"/>
          </w:tcPr>
          <w:p w14:paraId="41E43E29" w14:textId="77777777" w:rsidR="00B326A9" w:rsidRPr="00307261" w:rsidRDefault="00B326A9" w:rsidP="005336A6">
            <w:pPr>
              <w:rPr>
                <w:b/>
                <w:bCs/>
              </w:rPr>
            </w:pPr>
          </w:p>
        </w:tc>
        <w:tc>
          <w:tcPr>
            <w:tcW w:w="1350" w:type="dxa"/>
            <w:shd w:val="clear" w:color="auto" w:fill="ADAAAA" w:themeFill="background2" w:themeFillShade="BF"/>
            <w:vAlign w:val="center"/>
          </w:tcPr>
          <w:p w14:paraId="6C31904F" w14:textId="77777777" w:rsidR="00B326A9" w:rsidRPr="00307261" w:rsidRDefault="00B326A9" w:rsidP="005336A6">
            <w:pPr>
              <w:spacing w:line="240" w:lineRule="auto"/>
              <w:jc w:val="center"/>
              <w:rPr>
                <w:b/>
                <w:bCs/>
              </w:rPr>
            </w:pPr>
            <w:r w:rsidRPr="00307261">
              <w:rPr>
                <w:b/>
                <w:bCs/>
              </w:rPr>
              <w:t>2</w:t>
            </w:r>
            <w:r>
              <w:rPr>
                <w:b/>
                <w:bCs/>
              </w:rPr>
              <w:t>1</w:t>
            </w:r>
            <w:r w:rsidRPr="00307261">
              <w:rPr>
                <w:b/>
                <w:bCs/>
              </w:rPr>
              <w:t>% decrease in NERADO Cost</w:t>
            </w:r>
          </w:p>
        </w:tc>
        <w:tc>
          <w:tcPr>
            <w:tcW w:w="1351" w:type="dxa"/>
            <w:shd w:val="clear" w:color="auto" w:fill="ADAAAA" w:themeFill="background2" w:themeFillShade="BF"/>
            <w:vAlign w:val="center"/>
          </w:tcPr>
          <w:p w14:paraId="447A0DF3" w14:textId="77777777" w:rsidR="00B326A9" w:rsidRPr="00307261" w:rsidRDefault="00B326A9" w:rsidP="005336A6">
            <w:pPr>
              <w:spacing w:line="240" w:lineRule="auto"/>
              <w:jc w:val="center"/>
              <w:rPr>
                <w:b/>
                <w:bCs/>
              </w:rPr>
            </w:pPr>
            <w:r w:rsidRPr="00307261">
              <w:rPr>
                <w:b/>
                <w:bCs/>
              </w:rPr>
              <w:t>10% decrease in NERADO Cost</w:t>
            </w:r>
          </w:p>
        </w:tc>
        <w:tc>
          <w:tcPr>
            <w:tcW w:w="1350" w:type="dxa"/>
            <w:shd w:val="clear" w:color="auto" w:fill="ADAAAA" w:themeFill="background2" w:themeFillShade="BF"/>
            <w:vAlign w:val="center"/>
          </w:tcPr>
          <w:p w14:paraId="197608CF" w14:textId="77777777" w:rsidR="00B326A9" w:rsidRPr="00307261" w:rsidRDefault="00B326A9" w:rsidP="005336A6">
            <w:pPr>
              <w:spacing w:line="240" w:lineRule="auto"/>
              <w:jc w:val="center"/>
              <w:rPr>
                <w:b/>
                <w:bCs/>
              </w:rPr>
            </w:pPr>
            <w:r w:rsidRPr="00307261">
              <w:rPr>
                <w:b/>
                <w:bCs/>
              </w:rPr>
              <w:t>Cost as of 2018 data</w:t>
            </w:r>
          </w:p>
        </w:tc>
        <w:tc>
          <w:tcPr>
            <w:tcW w:w="1351" w:type="dxa"/>
            <w:shd w:val="clear" w:color="auto" w:fill="ADAAAA" w:themeFill="background2" w:themeFillShade="BF"/>
            <w:vAlign w:val="center"/>
          </w:tcPr>
          <w:p w14:paraId="603CA565" w14:textId="77777777" w:rsidR="00B326A9" w:rsidRPr="00307261" w:rsidRDefault="00B326A9" w:rsidP="005336A6">
            <w:pPr>
              <w:spacing w:line="240" w:lineRule="auto"/>
              <w:jc w:val="center"/>
              <w:rPr>
                <w:b/>
                <w:bCs/>
              </w:rPr>
            </w:pPr>
            <w:r w:rsidRPr="00307261">
              <w:rPr>
                <w:b/>
                <w:bCs/>
              </w:rPr>
              <w:t>10% increase in HFO cost</w:t>
            </w:r>
          </w:p>
        </w:tc>
        <w:tc>
          <w:tcPr>
            <w:tcW w:w="1351" w:type="dxa"/>
            <w:shd w:val="clear" w:color="auto" w:fill="ADAAAA" w:themeFill="background2" w:themeFillShade="BF"/>
            <w:vAlign w:val="center"/>
          </w:tcPr>
          <w:p w14:paraId="11A1F660" w14:textId="77777777" w:rsidR="00B326A9" w:rsidRPr="00307261" w:rsidRDefault="00B326A9" w:rsidP="005336A6">
            <w:pPr>
              <w:jc w:val="center"/>
              <w:rPr>
                <w:b/>
                <w:bCs/>
              </w:rPr>
            </w:pPr>
            <w:r w:rsidRPr="00307261">
              <w:rPr>
                <w:b/>
                <w:bCs/>
              </w:rPr>
              <w:t>2</w:t>
            </w:r>
            <w:r>
              <w:rPr>
                <w:b/>
                <w:bCs/>
              </w:rPr>
              <w:t>6</w:t>
            </w:r>
            <w:r w:rsidRPr="00307261">
              <w:rPr>
                <w:b/>
                <w:bCs/>
              </w:rPr>
              <w:t>% increase in HFO Cost</w:t>
            </w:r>
          </w:p>
        </w:tc>
      </w:tr>
      <w:tr w:rsidR="00B326A9" w14:paraId="5637357D" w14:textId="77777777" w:rsidTr="005336A6">
        <w:tc>
          <w:tcPr>
            <w:tcW w:w="2263" w:type="dxa"/>
          </w:tcPr>
          <w:p w14:paraId="6F4243C0" w14:textId="2833185C" w:rsidR="00B326A9" w:rsidRPr="00307261" w:rsidRDefault="00B326A9" w:rsidP="005336A6">
            <w:r w:rsidRPr="00307261">
              <w:t>Levelised cost of Aluminium Production using HFO (</w:t>
            </w:r>
            <w:ins w:id="606" w:author="Ying Shian Loh" w:date="2024-02-20T11:04:00Z">
              <w:r w:rsidR="00755BD9">
                <w:t>RM</w:t>
              </w:r>
            </w:ins>
            <w:del w:id="607" w:author="Ying Shian Loh" w:date="2024-02-20T11:04:00Z">
              <w:r w:rsidRPr="00307261" w:rsidDel="00755BD9">
                <w:delText>$</w:delText>
              </w:r>
            </w:del>
            <w:r w:rsidRPr="00307261">
              <w:t>/Kg)</w:t>
            </w:r>
          </w:p>
        </w:tc>
        <w:tc>
          <w:tcPr>
            <w:tcW w:w="1350" w:type="dxa"/>
            <w:vAlign w:val="center"/>
          </w:tcPr>
          <w:p w14:paraId="5C2E172E" w14:textId="17EC3104" w:rsidR="00B326A9" w:rsidRPr="00307261" w:rsidRDefault="00B326A9" w:rsidP="005336A6">
            <w:pPr>
              <w:spacing w:line="240" w:lineRule="auto"/>
              <w:jc w:val="center"/>
            </w:pPr>
            <w:del w:id="608" w:author="Ying Shian Loh" w:date="2023-10-31T18:00:00Z">
              <w:r w:rsidRPr="00307261" w:rsidDel="00290126">
                <w:delText>0.70</w:delText>
              </w:r>
              <w:r w:rsidDel="00290126">
                <w:delText>3</w:delText>
              </w:r>
            </w:del>
            <w:ins w:id="609" w:author="Ying Shian Loh" w:date="2024-02-07T12:08:00Z">
              <w:r w:rsidR="00CB7BB0">
                <w:t>0.72</w:t>
              </w:r>
            </w:ins>
            <w:ins w:id="610" w:author="Ying Shian Loh" w:date="2024-02-07T14:38:00Z">
              <w:r w:rsidR="00490CAE">
                <w:t>5</w:t>
              </w:r>
            </w:ins>
          </w:p>
        </w:tc>
        <w:tc>
          <w:tcPr>
            <w:tcW w:w="1351" w:type="dxa"/>
            <w:vAlign w:val="center"/>
          </w:tcPr>
          <w:p w14:paraId="6F3C386B" w14:textId="7F462384" w:rsidR="00B326A9" w:rsidRPr="00307261" w:rsidRDefault="00B326A9" w:rsidP="005336A6">
            <w:pPr>
              <w:spacing w:line="240" w:lineRule="auto"/>
              <w:jc w:val="center"/>
            </w:pPr>
            <w:del w:id="611" w:author="Ying Shian Loh" w:date="2023-10-31T18:00:00Z">
              <w:r w:rsidRPr="00307261" w:rsidDel="00290126">
                <w:delText>0.70</w:delText>
              </w:r>
              <w:r w:rsidDel="00290126">
                <w:delText>3</w:delText>
              </w:r>
            </w:del>
            <w:ins w:id="612" w:author="Ying Shian Loh" w:date="2024-02-07T12:08:00Z">
              <w:r w:rsidR="00F35457">
                <w:t>0.72</w:t>
              </w:r>
            </w:ins>
            <w:ins w:id="613" w:author="Ying Shian Loh" w:date="2024-02-07T14:37:00Z">
              <w:r w:rsidR="00ED1D7E">
                <w:t>5</w:t>
              </w:r>
            </w:ins>
          </w:p>
        </w:tc>
        <w:tc>
          <w:tcPr>
            <w:tcW w:w="1350" w:type="dxa"/>
            <w:vAlign w:val="center"/>
          </w:tcPr>
          <w:p w14:paraId="744D529C" w14:textId="3D209992" w:rsidR="00B326A9" w:rsidRPr="00307261" w:rsidRDefault="00B326A9" w:rsidP="005336A6">
            <w:pPr>
              <w:spacing w:line="240" w:lineRule="auto"/>
              <w:jc w:val="center"/>
            </w:pPr>
            <w:del w:id="614" w:author="Ying Shian Loh" w:date="2023-10-31T17:59:00Z">
              <w:r w:rsidRPr="00307261" w:rsidDel="001D5C14">
                <w:delText>0.70</w:delText>
              </w:r>
              <w:r w:rsidDel="001D5C14">
                <w:delText>3</w:delText>
              </w:r>
            </w:del>
            <w:ins w:id="615" w:author="Ying Shian Loh" w:date="2024-02-07T12:07:00Z">
              <w:r w:rsidR="00F35457">
                <w:t>0.72</w:t>
              </w:r>
            </w:ins>
            <w:ins w:id="616" w:author="Ying Shian Loh" w:date="2024-02-07T14:36:00Z">
              <w:r w:rsidR="00AF2AE0">
                <w:t>5</w:t>
              </w:r>
            </w:ins>
          </w:p>
        </w:tc>
        <w:tc>
          <w:tcPr>
            <w:tcW w:w="1351" w:type="dxa"/>
            <w:vAlign w:val="center"/>
          </w:tcPr>
          <w:p w14:paraId="556720AF" w14:textId="1CB3B975" w:rsidR="00B326A9" w:rsidRPr="00307261" w:rsidRDefault="00B326A9" w:rsidP="005336A6">
            <w:pPr>
              <w:spacing w:line="240" w:lineRule="auto"/>
              <w:jc w:val="center"/>
            </w:pPr>
            <w:del w:id="617" w:author="Ying Shian Loh" w:date="2023-10-31T18:00:00Z">
              <w:r w:rsidRPr="00307261" w:rsidDel="001D5C14">
                <w:delText>0.7</w:delText>
              </w:r>
              <w:r w:rsidDel="001D5C14">
                <w:delText>49</w:delText>
              </w:r>
            </w:del>
            <w:ins w:id="618" w:author="Ying Shian Loh" w:date="2024-02-07T12:08:00Z">
              <w:r w:rsidR="00F35457">
                <w:t>0.7</w:t>
              </w:r>
            </w:ins>
            <w:ins w:id="619" w:author="Ying Shian Loh" w:date="2024-02-07T14:36:00Z">
              <w:r w:rsidR="00AF2AE0">
                <w:t>73</w:t>
              </w:r>
            </w:ins>
          </w:p>
        </w:tc>
        <w:tc>
          <w:tcPr>
            <w:tcW w:w="1351" w:type="dxa"/>
            <w:vAlign w:val="center"/>
          </w:tcPr>
          <w:p w14:paraId="705DB6B5" w14:textId="1EBDFC1B" w:rsidR="00B326A9" w:rsidRPr="00307261" w:rsidRDefault="00B326A9" w:rsidP="005336A6">
            <w:pPr>
              <w:jc w:val="center"/>
            </w:pPr>
            <w:del w:id="620" w:author="Ying Shian Loh" w:date="2023-10-31T18:00:00Z">
              <w:r w:rsidRPr="00307261" w:rsidDel="00C3795F">
                <w:delText>0.82</w:delText>
              </w:r>
              <w:r w:rsidDel="00C3795F">
                <w:delText>2</w:delText>
              </w:r>
            </w:del>
            <w:ins w:id="621" w:author="Ying Shian Loh" w:date="2024-02-07T12:08:00Z">
              <w:r w:rsidR="00CB7BB0">
                <w:t>0.85</w:t>
              </w:r>
            </w:ins>
            <w:ins w:id="622" w:author="Ying Shian Loh" w:date="2024-02-07T14:38:00Z">
              <w:r w:rsidR="0061653D">
                <w:t>0</w:t>
              </w:r>
            </w:ins>
          </w:p>
        </w:tc>
      </w:tr>
      <w:tr w:rsidR="00B326A9" w14:paraId="04550981" w14:textId="77777777" w:rsidTr="005336A6">
        <w:tc>
          <w:tcPr>
            <w:tcW w:w="2263" w:type="dxa"/>
          </w:tcPr>
          <w:p w14:paraId="1F0BE071" w14:textId="364CCD62" w:rsidR="00B326A9" w:rsidRPr="00307261" w:rsidRDefault="00B326A9" w:rsidP="005336A6">
            <w:r w:rsidRPr="00307261">
              <w:t>Levelised cost of Aluminium Production using NERADO (</w:t>
            </w:r>
            <w:ins w:id="623" w:author="Ying Shian Loh" w:date="2024-02-20T11:04:00Z">
              <w:r w:rsidR="00755BD9">
                <w:t>RM</w:t>
              </w:r>
            </w:ins>
            <w:del w:id="624" w:author="Ying Shian Loh" w:date="2024-02-20T11:04:00Z">
              <w:r w:rsidRPr="00307261" w:rsidDel="00755BD9">
                <w:delText>$</w:delText>
              </w:r>
            </w:del>
            <w:r w:rsidRPr="00307261">
              <w:t>/Kg)</w:t>
            </w:r>
          </w:p>
        </w:tc>
        <w:tc>
          <w:tcPr>
            <w:tcW w:w="1350" w:type="dxa"/>
            <w:vAlign w:val="center"/>
          </w:tcPr>
          <w:p w14:paraId="25AE1556" w14:textId="09FD9CCA" w:rsidR="00B326A9" w:rsidRPr="00307261" w:rsidRDefault="00B326A9" w:rsidP="005336A6">
            <w:pPr>
              <w:spacing w:line="240" w:lineRule="auto"/>
              <w:jc w:val="center"/>
            </w:pPr>
            <w:del w:id="625" w:author="Ying Shian Loh" w:date="2023-10-31T18:00:00Z">
              <w:r w:rsidRPr="00307261" w:rsidDel="00290126">
                <w:delText>0.</w:delText>
              </w:r>
              <w:r w:rsidDel="00290126">
                <w:delText>700</w:delText>
              </w:r>
            </w:del>
            <w:ins w:id="626" w:author="Ying Shian Loh" w:date="2024-02-07T12:08:00Z">
              <w:r w:rsidR="00CB7BB0">
                <w:t>0.72</w:t>
              </w:r>
            </w:ins>
            <w:ins w:id="627" w:author="Ying Shian Loh" w:date="2024-02-07T14:37:00Z">
              <w:r w:rsidR="00490CAE">
                <w:t>2</w:t>
              </w:r>
            </w:ins>
          </w:p>
        </w:tc>
        <w:tc>
          <w:tcPr>
            <w:tcW w:w="1351" w:type="dxa"/>
            <w:vAlign w:val="center"/>
          </w:tcPr>
          <w:p w14:paraId="22754642" w14:textId="18C60284" w:rsidR="00B326A9" w:rsidRPr="00307261" w:rsidRDefault="00B326A9" w:rsidP="005336A6">
            <w:pPr>
              <w:spacing w:line="240" w:lineRule="auto"/>
              <w:jc w:val="center"/>
            </w:pPr>
            <w:del w:id="628" w:author="Ying Shian Loh" w:date="2023-10-31T18:00:00Z">
              <w:r w:rsidRPr="00307261" w:rsidDel="00290126">
                <w:delText>0.76</w:delText>
              </w:r>
              <w:r w:rsidDel="00290126">
                <w:delText>3</w:delText>
              </w:r>
            </w:del>
            <w:ins w:id="629" w:author="Ying Shian Loh" w:date="2024-02-07T12:08:00Z">
              <w:r w:rsidR="00F35457">
                <w:t>0.7</w:t>
              </w:r>
            </w:ins>
            <w:ins w:id="630" w:author="Ying Shian Loh" w:date="2024-02-07T14:37:00Z">
              <w:r w:rsidR="00ED1D7E">
                <w:t>88</w:t>
              </w:r>
            </w:ins>
          </w:p>
        </w:tc>
        <w:tc>
          <w:tcPr>
            <w:tcW w:w="1350" w:type="dxa"/>
            <w:vAlign w:val="center"/>
          </w:tcPr>
          <w:p w14:paraId="0815066E" w14:textId="21307F0A" w:rsidR="00B326A9" w:rsidRPr="00307261" w:rsidRDefault="00B326A9" w:rsidP="005336A6">
            <w:pPr>
              <w:spacing w:line="240" w:lineRule="auto"/>
              <w:jc w:val="center"/>
            </w:pPr>
            <w:del w:id="631" w:author="Ying Shian Loh" w:date="2023-10-31T17:59:00Z">
              <w:r w:rsidRPr="00307261" w:rsidDel="001D5C14">
                <w:delText>0.82</w:delText>
              </w:r>
              <w:r w:rsidDel="001D5C14">
                <w:delText>0</w:delText>
              </w:r>
            </w:del>
            <w:ins w:id="632" w:author="Ying Shian Loh" w:date="2024-02-07T12:08:00Z">
              <w:r w:rsidR="00F35457">
                <w:t>0.8</w:t>
              </w:r>
            </w:ins>
            <w:ins w:id="633" w:author="Ying Shian Loh" w:date="2024-02-07T14:36:00Z">
              <w:r w:rsidR="00C50262">
                <w:t>48</w:t>
              </w:r>
            </w:ins>
          </w:p>
        </w:tc>
        <w:tc>
          <w:tcPr>
            <w:tcW w:w="1351" w:type="dxa"/>
            <w:vAlign w:val="center"/>
          </w:tcPr>
          <w:p w14:paraId="29A46322" w14:textId="6C95B7B5" w:rsidR="00B326A9" w:rsidRPr="00307261" w:rsidRDefault="00B326A9" w:rsidP="005336A6">
            <w:pPr>
              <w:spacing w:line="240" w:lineRule="auto"/>
              <w:jc w:val="center"/>
            </w:pPr>
            <w:del w:id="634" w:author="Ying Shian Loh" w:date="2023-10-31T17:59:00Z">
              <w:r w:rsidRPr="00307261" w:rsidDel="001D5C14">
                <w:delText>0.82</w:delText>
              </w:r>
              <w:r w:rsidDel="001D5C14">
                <w:delText>0</w:delText>
              </w:r>
            </w:del>
            <w:ins w:id="635" w:author="Ying Shian Loh" w:date="2024-02-07T12:08:00Z">
              <w:r w:rsidR="00F35457">
                <w:t>0.8</w:t>
              </w:r>
            </w:ins>
            <w:ins w:id="636" w:author="Ying Shian Loh" w:date="2024-02-07T14:37:00Z">
              <w:r w:rsidR="00AF2AE0">
                <w:t>48</w:t>
              </w:r>
            </w:ins>
          </w:p>
        </w:tc>
        <w:tc>
          <w:tcPr>
            <w:tcW w:w="1351" w:type="dxa"/>
            <w:vAlign w:val="center"/>
          </w:tcPr>
          <w:p w14:paraId="227BD988" w14:textId="32DBE9CB" w:rsidR="00B326A9" w:rsidRPr="00307261" w:rsidRDefault="00B326A9" w:rsidP="005336A6">
            <w:pPr>
              <w:jc w:val="center"/>
            </w:pPr>
            <w:del w:id="637" w:author="Ying Shian Loh" w:date="2023-10-31T18:00:00Z">
              <w:r w:rsidRPr="00307261" w:rsidDel="00C3795F">
                <w:delText>0.82</w:delText>
              </w:r>
              <w:r w:rsidDel="00C3795F">
                <w:delText>0</w:delText>
              </w:r>
            </w:del>
            <w:ins w:id="638" w:author="Ying Shian Loh" w:date="2024-02-07T12:08:00Z">
              <w:r w:rsidR="00CB7BB0">
                <w:t>0.8</w:t>
              </w:r>
            </w:ins>
            <w:ins w:id="639" w:author="Ying Shian Loh" w:date="2024-02-07T14:38:00Z">
              <w:r w:rsidR="00490CAE">
                <w:t>48</w:t>
              </w:r>
            </w:ins>
          </w:p>
        </w:tc>
      </w:tr>
    </w:tbl>
    <w:p w14:paraId="56E23E29" w14:textId="77777777" w:rsidR="00EA36DB" w:rsidRDefault="00EA36DB" w:rsidP="00B326A9">
      <w:pPr>
        <w:spacing w:after="0"/>
        <w:jc w:val="both"/>
        <w:rPr>
          <w:ins w:id="640" w:author="Ying Shian Loh" w:date="2024-02-27T15:40:00Z"/>
          <w:b/>
        </w:rPr>
      </w:pPr>
    </w:p>
    <w:p w14:paraId="4D5A5E33" w14:textId="7947E9D3" w:rsidR="00B326A9" w:rsidRPr="00EA36DB" w:rsidRDefault="00B326A9" w:rsidP="00B326A9">
      <w:pPr>
        <w:spacing w:after="0"/>
        <w:jc w:val="both"/>
        <w:rPr>
          <w:b/>
          <w:szCs w:val="22"/>
        </w:rPr>
      </w:pPr>
      <w:r w:rsidRPr="00EA36DB">
        <w:rPr>
          <w:b/>
          <w:szCs w:val="22"/>
        </w:rPr>
        <w:t xml:space="preserve">Outcome of </w:t>
      </w:r>
      <w:del w:id="641" w:author="Ying Shian Loh" w:date="2024-02-21T17:43:00Z">
        <w:r w:rsidRPr="00EA36DB" w:rsidDel="00C40C74">
          <w:rPr>
            <w:b/>
            <w:szCs w:val="22"/>
          </w:rPr>
          <w:delText>Sub-Step 2d</w:delText>
        </w:r>
      </w:del>
      <w:ins w:id="642" w:author="Ying Shian Loh" w:date="2024-02-21T17:43:00Z">
        <w:r w:rsidR="00C40C74" w:rsidRPr="00EA36DB">
          <w:rPr>
            <w:b/>
            <w:szCs w:val="22"/>
          </w:rPr>
          <w:t>sensitivity analysis</w:t>
        </w:r>
      </w:ins>
      <w:r w:rsidRPr="00EA36DB">
        <w:rPr>
          <w:b/>
          <w:szCs w:val="22"/>
        </w:rPr>
        <w:t>:</w:t>
      </w:r>
    </w:p>
    <w:p w14:paraId="1EDC972E" w14:textId="2CE501F8" w:rsidR="00B326A9" w:rsidRPr="00EA36DB" w:rsidRDefault="00B326A9" w:rsidP="00B326A9">
      <w:pPr>
        <w:spacing w:after="0"/>
        <w:jc w:val="both"/>
        <w:rPr>
          <w:szCs w:val="22"/>
        </w:rPr>
      </w:pPr>
      <w:r w:rsidRPr="00EA36DB">
        <w:rPr>
          <w:szCs w:val="22"/>
        </w:rPr>
        <w:t xml:space="preserve">Based on the sensitivity analysis that was done in accordance with </w:t>
      </w:r>
      <w:ins w:id="643" w:author="Ying Shian Loh" w:date="2023-10-31T18:02:00Z">
        <w:r w:rsidR="008F5048" w:rsidRPr="00EA36DB">
          <w:rPr>
            <w:szCs w:val="22"/>
          </w:rPr>
          <w:t>paragraph 2</w:t>
        </w:r>
      </w:ins>
      <w:ins w:id="644" w:author="Ying Shian Loh" w:date="2024-02-21T17:44:00Z">
        <w:r w:rsidR="00FB0106" w:rsidRPr="00EA36DB">
          <w:rPr>
            <w:szCs w:val="22"/>
          </w:rPr>
          <w:t>8</w:t>
        </w:r>
      </w:ins>
      <w:ins w:id="645" w:author="Ying Shian Loh" w:date="2023-10-31T18:02:00Z">
        <w:r w:rsidR="008F5048" w:rsidRPr="00EA36DB">
          <w:rPr>
            <w:szCs w:val="22"/>
          </w:rPr>
          <w:t xml:space="preserve"> o</w:t>
        </w:r>
      </w:ins>
      <w:ins w:id="646" w:author="Ying Shian Loh" w:date="2024-02-21T17:44:00Z">
        <w:r w:rsidR="00FB0106" w:rsidRPr="00EA36DB">
          <w:rPr>
            <w:szCs w:val="22"/>
          </w:rPr>
          <w:t>f TOOL27</w:t>
        </w:r>
      </w:ins>
      <w:del w:id="647" w:author="Ying Shian Loh" w:date="2023-10-31T18:02:00Z">
        <w:r w:rsidRPr="00EA36DB" w:rsidDel="002E1BE5">
          <w:rPr>
            <w:szCs w:val="22"/>
          </w:rPr>
          <w:delText xml:space="preserve">CDM’s “TOOL27 Investment Analysis” </w:delText>
        </w:r>
      </w:del>
      <w:r w:rsidRPr="00EA36DB">
        <w:rPr>
          <w:szCs w:val="22"/>
        </w:rPr>
        <w:t xml:space="preserve">whereby the applicable variables were subjected to reasonable variations with the results being illustrated in table 10 above. The table showed when the cost of HFO and NERADO were subjected to reasonable variations range of +10% and -10% and it showed that the baseline scenario would still be the more financially viable compared to the project scenario. Furthermore, the sensitivity analysis also covers to the extent where the project activity scenario becomes more financially viable without VER revenue. For that to happen, it would in the scenario whereby either the price of NERADO cost to reduce by 21% or the price of HFO cost in increase by 26%.  </w:t>
      </w:r>
    </w:p>
    <w:p w14:paraId="0FA09296" w14:textId="77777777" w:rsidR="00B326A9" w:rsidRDefault="00B326A9" w:rsidP="00B326A9">
      <w:pPr>
        <w:spacing w:after="0"/>
        <w:jc w:val="both"/>
      </w:pPr>
    </w:p>
    <w:p w14:paraId="1E2433ED" w14:textId="77777777" w:rsidR="00B326A9" w:rsidRDefault="00B326A9" w:rsidP="00B326A9">
      <w:r w:rsidRPr="00765B59">
        <w:t>A scenario in which the NERADO cost would reduce significantly by 2</w:t>
      </w:r>
      <w:r>
        <w:t>1</w:t>
      </w:r>
      <w:r w:rsidRPr="00765B59">
        <w:t xml:space="preserve">% from the 2018 value is very unlikely as the historical pricing of NERADO (CPO) over the past 10 years have been stable in ranging above the 2018 price point. While it is possible for CPO prices to experience short-term fluctuations due to market dynamics, the combination of steady demand, limited supply, stable pricing, and various markets factors such as regional government policies and international trade agreements in favour of CPO makes a significant and sustained decrease in CPO prices unlikely. </w:t>
      </w:r>
    </w:p>
    <w:p w14:paraId="6DE8BDBF" w14:textId="77777777" w:rsidR="00B326A9" w:rsidRDefault="00B326A9" w:rsidP="00B326A9"/>
    <w:p w14:paraId="14C44080" w14:textId="77777777" w:rsidR="00B326A9" w:rsidRDefault="00B326A9" w:rsidP="00B326A9">
      <w:pPr>
        <w:spacing w:after="0"/>
        <w:jc w:val="both"/>
      </w:pPr>
      <w:r>
        <w:t xml:space="preserve">While on the other hand, the scenario of having an increase in HFO price over 26% from the 2018 value is unlikely. Reasons to support this are because average historical pricing of HFO over the past 10 years have been ranging approximately 44% below the threshold level of the 26% increase from the 2018 HFO price. Furthermore, there are other external factors such as a declining demand for HFO due to regulatory factors that drive the shift from HFO to alternative fuels. </w:t>
      </w:r>
      <w:r w:rsidRPr="00935A25">
        <w:t>In addition, the market for fuel oils has been relatively competitive as suppliers and producers face competition from various sources, including other types of fuel oils and energy sources. This competition also helps to regulate the HFO prices and prevents substantial increase in price</w:t>
      </w:r>
      <w:r>
        <w:t>.</w:t>
      </w:r>
    </w:p>
    <w:p w14:paraId="47EB2892" w14:textId="77777777" w:rsidR="00B326A9" w:rsidRDefault="00B326A9" w:rsidP="00B326A9">
      <w:pPr>
        <w:spacing w:after="0"/>
        <w:jc w:val="both"/>
        <w:rPr>
          <w:b/>
        </w:rPr>
      </w:pPr>
    </w:p>
    <w:p w14:paraId="23803A1D" w14:textId="0D973EF0" w:rsidR="00B326A9" w:rsidRDefault="00B326A9" w:rsidP="00B326A9">
      <w:pPr>
        <w:spacing w:after="0"/>
        <w:jc w:val="both"/>
        <w:rPr>
          <w:b/>
        </w:rPr>
      </w:pPr>
      <w:r>
        <w:rPr>
          <w:b/>
        </w:rPr>
        <w:t xml:space="preserve">Outcome of </w:t>
      </w:r>
      <w:del w:id="648" w:author="Ying Shian Loh" w:date="2023-10-31T18:03:00Z">
        <w:r w:rsidDel="00CC7042">
          <w:rPr>
            <w:b/>
          </w:rPr>
          <w:delText>Step 2</w:delText>
        </w:r>
      </w:del>
      <w:ins w:id="649" w:author="Ying Shian Loh" w:date="2023-10-31T18:03:00Z">
        <w:r w:rsidR="00CC7042">
          <w:rPr>
            <w:b/>
          </w:rPr>
          <w:t>Invest</w:t>
        </w:r>
      </w:ins>
      <w:ins w:id="650" w:author="Ying Shian Loh" w:date="2023-10-31T18:04:00Z">
        <w:r w:rsidR="00233761">
          <w:rPr>
            <w:b/>
          </w:rPr>
          <w:t>ment Analysis</w:t>
        </w:r>
      </w:ins>
      <w:r>
        <w:rPr>
          <w:b/>
        </w:rPr>
        <w:t>:</w:t>
      </w:r>
    </w:p>
    <w:p w14:paraId="0942328B" w14:textId="77777777" w:rsidR="00B326A9" w:rsidRDefault="00B326A9" w:rsidP="00B326A9">
      <w:pPr>
        <w:spacing w:after="0"/>
        <w:jc w:val="both"/>
      </w:pPr>
      <w:r>
        <w:t xml:space="preserve">The additionality of the project activity has been clearly demonstrated based on the Investment analysis using the levelized cost of aluminium production as the financial indicator. </w:t>
      </w:r>
    </w:p>
    <w:p w14:paraId="4B99C753" w14:textId="77777777" w:rsidR="00B326A9" w:rsidRDefault="00B326A9" w:rsidP="00B326A9">
      <w:pPr>
        <w:spacing w:after="0"/>
        <w:jc w:val="both"/>
      </w:pPr>
    </w:p>
    <w:p w14:paraId="6580AA45" w14:textId="77777777" w:rsidR="00B326A9" w:rsidRDefault="00B326A9" w:rsidP="00B326A9">
      <w:pPr>
        <w:spacing w:after="0"/>
        <w:jc w:val="both"/>
      </w:pPr>
      <w:r>
        <w:t xml:space="preserve">In conclusion, the project is in accordance with the requirements of this step, and it’s demonstrated that the project’s activity is additional; this conclusion is supported by the following: </w:t>
      </w:r>
    </w:p>
    <w:p w14:paraId="14110138" w14:textId="77777777" w:rsidR="00B326A9" w:rsidRDefault="00B326A9" w:rsidP="00B326A9">
      <w:pPr>
        <w:numPr>
          <w:ilvl w:val="0"/>
          <w:numId w:val="34"/>
        </w:numPr>
        <w:spacing w:after="0"/>
        <w:contextualSpacing w:val="0"/>
        <w:jc w:val="both"/>
      </w:pPr>
      <w:r>
        <w:t>In the investment analysis whereby, it is justified that 100% HFO Operations are a financially more viable alternative to the project activity.</w:t>
      </w:r>
    </w:p>
    <w:p w14:paraId="6B688740" w14:textId="77777777" w:rsidR="00B326A9" w:rsidRDefault="00B326A9" w:rsidP="00B326A9">
      <w:pPr>
        <w:spacing w:after="0"/>
        <w:ind w:left="720"/>
        <w:jc w:val="both"/>
      </w:pPr>
      <w:r>
        <w:t xml:space="preserve"> </w:t>
      </w:r>
    </w:p>
    <w:p w14:paraId="24198E26" w14:textId="77777777" w:rsidR="00B326A9" w:rsidRDefault="00B326A9" w:rsidP="00B326A9">
      <w:pPr>
        <w:numPr>
          <w:ilvl w:val="0"/>
          <w:numId w:val="34"/>
        </w:numPr>
        <w:spacing w:after="0"/>
        <w:contextualSpacing w:val="0"/>
        <w:jc w:val="both"/>
      </w:pPr>
      <w:r>
        <w:t xml:space="preserve">In the sensitivity analysis, it has been demonstrated that even with the variation of cost between HFO and NERADO, the project activity of using NERADO being more financially attractive compared to using HFO is unlikely as mention in the section above. </w:t>
      </w:r>
    </w:p>
    <w:p w14:paraId="036F10DD" w14:textId="77777777" w:rsidR="00B326A9" w:rsidRDefault="00B326A9" w:rsidP="00B326A9">
      <w:pPr>
        <w:spacing w:after="0"/>
        <w:ind w:left="360"/>
        <w:jc w:val="both"/>
      </w:pPr>
    </w:p>
    <w:p w14:paraId="56E6A595" w14:textId="77777777" w:rsidR="00B326A9" w:rsidRDefault="00B326A9" w:rsidP="00B326A9">
      <w:pPr>
        <w:spacing w:after="0"/>
        <w:ind w:left="360"/>
        <w:jc w:val="both"/>
      </w:pPr>
      <w:r>
        <w:t xml:space="preserve">In conclusion, the development of the project activity without the carbon credits incentive does not represent an attractive investment alternative. </w:t>
      </w:r>
    </w:p>
    <w:p w14:paraId="3B0C269C" w14:textId="77777777" w:rsidR="00B326A9" w:rsidRPr="00B326A9" w:rsidRDefault="00B326A9" w:rsidP="00B326A9">
      <w:pPr>
        <w:spacing w:after="0"/>
        <w:jc w:val="both"/>
        <w:rPr>
          <w:color w:val="000000"/>
        </w:rPr>
      </w:pPr>
    </w:p>
    <w:p w14:paraId="099A66B0" w14:textId="77777777" w:rsidR="00EA36DB" w:rsidRDefault="00EA36DB" w:rsidP="00B46B23">
      <w:pPr>
        <w:rPr>
          <w:ins w:id="651" w:author="Ying Shian Loh" w:date="2024-02-27T15:40:00Z"/>
        </w:rPr>
      </w:pPr>
    </w:p>
    <w:p w14:paraId="2E3350B6" w14:textId="002E41AE" w:rsidR="00355EF5" w:rsidRPr="00355EF5" w:rsidRDefault="00B46B23" w:rsidP="00B46B23">
      <w:r>
        <w:t xml:space="preserve">B.5.1 </w:t>
      </w:r>
      <w:r w:rsidR="00355EF5" w:rsidRPr="00355EF5">
        <w:t xml:space="preserve">Prior Consideration </w:t>
      </w:r>
    </w:p>
    <w:p w14:paraId="01AC2997" w14:textId="77777777" w:rsidR="00355EF5" w:rsidRDefault="00355EF5" w:rsidP="00355EF5">
      <w:pPr>
        <w:spacing w:line="276" w:lineRule="auto"/>
        <w:contextualSpacing w:val="0"/>
        <w:rPr>
          <w:lang w:val="en-GB"/>
        </w:rPr>
      </w:pPr>
      <w:r w:rsidRPr="00355EF5">
        <w:rPr>
          <w:lang w:val="en-GB"/>
        </w:rPr>
        <w:t>&gt;&gt;</w:t>
      </w:r>
    </w:p>
    <w:p w14:paraId="6EBB0985" w14:textId="77777777" w:rsidR="00A73272" w:rsidRPr="00EA36DB" w:rsidRDefault="00A73272" w:rsidP="00A73272">
      <w:pPr>
        <w:spacing w:line="276" w:lineRule="auto"/>
        <w:jc w:val="both"/>
        <w:rPr>
          <w:color w:val="000000"/>
        </w:rPr>
      </w:pPr>
      <w:r w:rsidRPr="00EA36DB">
        <w:rPr>
          <w:color w:val="000000"/>
        </w:rPr>
        <w:t xml:space="preserve">The project activity is considered as a retroactive project as stated in paragraph 4.1.49 (b) of the GS4GG Principles &amp; Requirements V1.2, the relevant document (JTS Board Resolution) to demonstrate prior consideration have been provided during the validation of the project. </w:t>
      </w:r>
    </w:p>
    <w:p w14:paraId="186935C5" w14:textId="77777777" w:rsidR="00A73272" w:rsidRPr="00EA36DB" w:rsidRDefault="00A73272" w:rsidP="00A73272">
      <w:pPr>
        <w:spacing w:line="276" w:lineRule="auto"/>
        <w:jc w:val="both"/>
        <w:rPr>
          <w:color w:val="000000"/>
        </w:rPr>
      </w:pPr>
    </w:p>
    <w:p w14:paraId="17408330" w14:textId="77777777" w:rsidR="00A73272" w:rsidRPr="00EA36DB" w:rsidRDefault="00A73272" w:rsidP="00A73272">
      <w:pPr>
        <w:spacing w:line="276" w:lineRule="auto"/>
        <w:jc w:val="both"/>
        <w:rPr>
          <w:color w:val="000000"/>
        </w:rPr>
      </w:pPr>
      <w:r w:rsidRPr="00EA36DB">
        <w:rPr>
          <w:color w:val="000000"/>
        </w:rPr>
        <w:t>However, due to the disruptions resulting from the Covid-19 pandemic which took place since 2020 a Deviation Request Form V3.0 was submitted by the project proponent and approved by Gold Standard. Therefore, the impact of the deviation is as follows “</w:t>
      </w:r>
      <w:r w:rsidRPr="00EA36DB">
        <w:rPr>
          <w:i/>
          <w:iCs/>
          <w:color w:val="000000"/>
        </w:rPr>
        <w:t>this deviation will allow the project to undergo preliminary review/first submission, beyond the 1 year from the project start data, and also undertake the Stakeholder Consultation at a later and more suitable date</w:t>
      </w:r>
      <w:r w:rsidRPr="00EA36DB">
        <w:rPr>
          <w:color w:val="000000"/>
        </w:rPr>
        <w:t xml:space="preserve">.”. Based on the approved deviation request, the project activity has since submitted the required documents for preliminary review and successfully completed the preliminary review. </w:t>
      </w:r>
    </w:p>
    <w:p w14:paraId="20F579E4" w14:textId="77777777" w:rsidR="00A73272" w:rsidRPr="00EA36DB" w:rsidRDefault="00A73272" w:rsidP="00A73272">
      <w:pPr>
        <w:spacing w:line="276" w:lineRule="auto"/>
        <w:jc w:val="both"/>
        <w:rPr>
          <w:color w:val="000000"/>
        </w:rPr>
      </w:pPr>
    </w:p>
    <w:p w14:paraId="0451F52D" w14:textId="77777777" w:rsidR="00A73272" w:rsidRPr="00EA36DB" w:rsidRDefault="00A73272" w:rsidP="00A73272">
      <w:pPr>
        <w:spacing w:line="276" w:lineRule="auto"/>
        <w:jc w:val="both"/>
        <w:rPr>
          <w:color w:val="000000"/>
        </w:rPr>
      </w:pPr>
      <w:r w:rsidRPr="00EA36DB">
        <w:rPr>
          <w:color w:val="000000"/>
        </w:rPr>
        <w:t xml:space="preserve">In addition, as part of the approval of the deviation request, compliance with four requirements would have to be fulfilled during the design certification process. The compliance of the four requirements is demonstrated below. </w:t>
      </w:r>
    </w:p>
    <w:p w14:paraId="57376E8D" w14:textId="77777777" w:rsidR="00A73272" w:rsidRDefault="00A73272" w:rsidP="00A73272">
      <w:pPr>
        <w:spacing w:line="276" w:lineRule="auto"/>
        <w:jc w:val="both"/>
        <w:rPr>
          <w:color w:val="000000"/>
        </w:rPr>
      </w:pPr>
    </w:p>
    <w:p w14:paraId="049901B3" w14:textId="77777777" w:rsidR="00A73272" w:rsidRDefault="00A73272" w:rsidP="00A73272">
      <w:pPr>
        <w:spacing w:line="276" w:lineRule="auto"/>
        <w:jc w:val="both"/>
        <w:rPr>
          <w:color w:val="000000"/>
        </w:rPr>
      </w:pPr>
      <w:r>
        <w:rPr>
          <w:color w:val="000000"/>
        </w:rPr>
        <w:t>Table 12: Compliance for deviation request approval requirements</w:t>
      </w:r>
    </w:p>
    <w:tbl>
      <w:tblPr>
        <w:tblStyle w:val="TableGrid"/>
        <w:tblW w:w="0" w:type="auto"/>
        <w:tblLook w:val="04A0" w:firstRow="1" w:lastRow="0" w:firstColumn="1" w:lastColumn="0" w:noHBand="0" w:noVBand="1"/>
      </w:tblPr>
      <w:tblGrid>
        <w:gridCol w:w="633"/>
        <w:gridCol w:w="4602"/>
        <w:gridCol w:w="4387"/>
      </w:tblGrid>
      <w:tr w:rsidR="00A73272" w14:paraId="53AC308C" w14:textId="77777777" w:rsidTr="005336A6">
        <w:tc>
          <w:tcPr>
            <w:tcW w:w="0" w:type="auto"/>
            <w:shd w:val="clear" w:color="auto" w:fill="E6E5E5" w:themeFill="background2"/>
          </w:tcPr>
          <w:p w14:paraId="7CE2E7C5" w14:textId="77777777" w:rsidR="00A73272" w:rsidRPr="00BD09DE" w:rsidRDefault="00A73272" w:rsidP="005336A6">
            <w:pPr>
              <w:spacing w:line="276" w:lineRule="auto"/>
              <w:jc w:val="both"/>
              <w:rPr>
                <w:b/>
                <w:bCs/>
                <w:color w:val="000000"/>
              </w:rPr>
            </w:pPr>
            <w:r w:rsidRPr="00BD09DE">
              <w:rPr>
                <w:b/>
                <w:bCs/>
                <w:color w:val="000000"/>
              </w:rPr>
              <w:t>No.</w:t>
            </w:r>
          </w:p>
        </w:tc>
        <w:tc>
          <w:tcPr>
            <w:tcW w:w="0" w:type="auto"/>
            <w:shd w:val="clear" w:color="auto" w:fill="E6E5E5" w:themeFill="background2"/>
          </w:tcPr>
          <w:p w14:paraId="27E2762A" w14:textId="77777777" w:rsidR="00A73272" w:rsidRPr="00BD09DE" w:rsidRDefault="00A73272" w:rsidP="005336A6">
            <w:pPr>
              <w:spacing w:line="276" w:lineRule="auto"/>
              <w:jc w:val="both"/>
              <w:rPr>
                <w:b/>
                <w:bCs/>
                <w:color w:val="000000"/>
              </w:rPr>
            </w:pPr>
            <w:r w:rsidRPr="00BD09DE">
              <w:rPr>
                <w:b/>
                <w:bCs/>
                <w:color w:val="000000"/>
              </w:rPr>
              <w:t>Requirements</w:t>
            </w:r>
          </w:p>
        </w:tc>
        <w:tc>
          <w:tcPr>
            <w:tcW w:w="0" w:type="auto"/>
            <w:shd w:val="clear" w:color="auto" w:fill="E6E5E5" w:themeFill="background2"/>
          </w:tcPr>
          <w:p w14:paraId="35DBFE01" w14:textId="77777777" w:rsidR="00A73272" w:rsidRPr="00BD09DE" w:rsidRDefault="00A73272" w:rsidP="005336A6">
            <w:pPr>
              <w:spacing w:line="276" w:lineRule="auto"/>
              <w:jc w:val="both"/>
              <w:rPr>
                <w:b/>
                <w:bCs/>
                <w:color w:val="000000"/>
              </w:rPr>
            </w:pPr>
            <w:r w:rsidRPr="00BD09DE">
              <w:rPr>
                <w:b/>
                <w:bCs/>
                <w:color w:val="000000"/>
              </w:rPr>
              <w:t>Compliance Status</w:t>
            </w:r>
          </w:p>
        </w:tc>
      </w:tr>
      <w:tr w:rsidR="00A73272" w14:paraId="4E3A882D" w14:textId="77777777" w:rsidTr="005336A6">
        <w:tc>
          <w:tcPr>
            <w:tcW w:w="0" w:type="auto"/>
          </w:tcPr>
          <w:p w14:paraId="0FCF4FF1" w14:textId="77777777" w:rsidR="00A73272" w:rsidRDefault="00A73272" w:rsidP="005336A6">
            <w:pPr>
              <w:spacing w:line="276" w:lineRule="auto"/>
              <w:jc w:val="both"/>
              <w:rPr>
                <w:color w:val="000000"/>
              </w:rPr>
            </w:pPr>
            <w:r>
              <w:rPr>
                <w:color w:val="000000"/>
              </w:rPr>
              <w:t>I</w:t>
            </w:r>
          </w:p>
        </w:tc>
        <w:tc>
          <w:tcPr>
            <w:tcW w:w="0" w:type="auto"/>
          </w:tcPr>
          <w:p w14:paraId="1F3A854D" w14:textId="77777777" w:rsidR="00A73272" w:rsidRPr="00CC6E7B" w:rsidRDefault="00A73272" w:rsidP="005336A6">
            <w:pPr>
              <w:tabs>
                <w:tab w:val="left" w:pos="1290"/>
              </w:tabs>
              <w:spacing w:line="276" w:lineRule="auto"/>
              <w:jc w:val="both"/>
              <w:rPr>
                <w:color w:val="000000"/>
              </w:rPr>
            </w:pPr>
            <w:r w:rsidRPr="00CC6E7B">
              <w:rPr>
                <w:color w:val="000000"/>
              </w:rPr>
              <w:t xml:space="preserve">As an alternative to fossil fuels, the proposed project activity makes use of </w:t>
            </w:r>
          </w:p>
          <w:p w14:paraId="2318B005" w14:textId="77777777" w:rsidR="00A73272" w:rsidRDefault="00A73272" w:rsidP="005336A6">
            <w:pPr>
              <w:tabs>
                <w:tab w:val="left" w:pos="1290"/>
              </w:tabs>
              <w:spacing w:line="276" w:lineRule="auto"/>
              <w:jc w:val="both"/>
              <w:rPr>
                <w:color w:val="000000"/>
              </w:rPr>
            </w:pPr>
            <w:r w:rsidRPr="00CC6E7B">
              <w:rPr>
                <w:color w:val="000000"/>
              </w:rPr>
              <w:t>renewable biomass resources, in line with the definition provided in CDM’s EB23 Annex 18 here. The renewability of the biomass shall be monitored along the crediting period and be included in the Monitoring Plan, where required by the applied Impact quantification methodology</w:t>
            </w:r>
            <w:r>
              <w:rPr>
                <w:color w:val="000000"/>
              </w:rPr>
              <w:t xml:space="preserve">. </w:t>
            </w:r>
          </w:p>
        </w:tc>
        <w:tc>
          <w:tcPr>
            <w:tcW w:w="0" w:type="auto"/>
          </w:tcPr>
          <w:p w14:paraId="05256984" w14:textId="77E82CEB" w:rsidR="00A73272" w:rsidRDefault="00A73272" w:rsidP="005336A6">
            <w:pPr>
              <w:spacing w:line="276" w:lineRule="auto"/>
              <w:jc w:val="both"/>
              <w:rPr>
                <w:color w:val="000000"/>
              </w:rPr>
            </w:pPr>
            <w:r w:rsidRPr="009A5988">
              <w:rPr>
                <w:color w:val="000000"/>
              </w:rPr>
              <w:t>The NERADO fuel used in the project activity is derived from sources such as Sludge Palm Oil (SPO), Palm Acid Oil (PAO), or Coconut Acid Oil (CAO). Based on multiple published literature</w:t>
            </w:r>
            <w:r>
              <w:rPr>
                <w:rStyle w:val="FootnoteReference"/>
                <w:color w:val="000000"/>
              </w:rPr>
              <w:footnoteReference w:id="3"/>
            </w:r>
            <w:r w:rsidRPr="009A5988">
              <w:rPr>
                <w:color w:val="000000"/>
              </w:rPr>
              <w:t>, it supports that the sources of NERADO fuels are considered as renewable biomass resources which are in line with the definition provided in CDM’s EB</w:t>
            </w:r>
            <w:r w:rsidR="00511842">
              <w:rPr>
                <w:color w:val="000000"/>
              </w:rPr>
              <w:t>23</w:t>
            </w:r>
            <w:r w:rsidRPr="009A5988">
              <w:rPr>
                <w:color w:val="000000"/>
              </w:rPr>
              <w:t xml:space="preserve"> Annex 18. Specifically, the condition that applies refer to condition 4 where the biomass SPO, PAO and CAO are considered as biomass residues as they are considered as by-products, residues and wastes from agriculture processes and other related industries. In addition, the cultivation of the biomass residues do not involve a decrease of carbon pools. </w:t>
            </w:r>
          </w:p>
          <w:p w14:paraId="074D9B30" w14:textId="77777777" w:rsidR="00A73272" w:rsidRDefault="00A73272" w:rsidP="005336A6">
            <w:pPr>
              <w:spacing w:line="276" w:lineRule="auto"/>
              <w:jc w:val="both"/>
              <w:rPr>
                <w:color w:val="000000"/>
              </w:rPr>
            </w:pPr>
          </w:p>
          <w:p w14:paraId="3573684C" w14:textId="4EAEE8BD" w:rsidR="00A6252D" w:rsidRDefault="00A6252D" w:rsidP="005336A6">
            <w:pPr>
              <w:spacing w:line="276" w:lineRule="auto"/>
              <w:jc w:val="both"/>
              <w:rPr>
                <w:ins w:id="652" w:author="Ying Shian Loh" w:date="2023-11-01T18:22:00Z"/>
                <w:color w:val="000000"/>
              </w:rPr>
            </w:pPr>
            <w:ins w:id="653" w:author="Ying Shian Loh" w:date="2023-11-01T18:22:00Z">
              <w:r>
                <w:rPr>
                  <w:color w:val="000000"/>
                </w:rPr>
                <w:t xml:space="preserve">The monitoring of </w:t>
              </w:r>
              <w:r w:rsidR="00E365AA">
                <w:rPr>
                  <w:color w:val="000000"/>
                </w:rPr>
                <w:t xml:space="preserve">the </w:t>
              </w:r>
            </w:ins>
            <w:ins w:id="654" w:author="Ying Shian Loh" w:date="2023-11-01T18:23:00Z">
              <w:r w:rsidR="00E365AA">
                <w:rPr>
                  <w:color w:val="000000"/>
                </w:rPr>
                <w:t xml:space="preserve">renewability of the NERADO fuels used in the project activity will be included in the monitoring plan along </w:t>
              </w:r>
            </w:ins>
            <w:ins w:id="655" w:author="Ying Shian Loh" w:date="2023-11-01T18:24:00Z">
              <w:r w:rsidR="00693A27">
                <w:rPr>
                  <w:color w:val="000000"/>
                </w:rPr>
                <w:t>the crediting period.</w:t>
              </w:r>
            </w:ins>
            <w:ins w:id="656" w:author="Ying Shian Loh" w:date="2023-11-01T18:23:00Z">
              <w:r w:rsidR="00E365AA">
                <w:rPr>
                  <w:color w:val="000000"/>
                </w:rPr>
                <w:t xml:space="preserve"> </w:t>
              </w:r>
            </w:ins>
          </w:p>
          <w:p w14:paraId="1209C4E6" w14:textId="77777777" w:rsidR="00A73272" w:rsidRDefault="00A73272" w:rsidP="005336A6">
            <w:pPr>
              <w:spacing w:line="276" w:lineRule="auto"/>
              <w:jc w:val="both"/>
              <w:rPr>
                <w:color w:val="000000"/>
              </w:rPr>
            </w:pPr>
          </w:p>
          <w:p w14:paraId="1BD35F8F" w14:textId="77777777" w:rsidR="00A73272" w:rsidRDefault="00A73272" w:rsidP="005336A6">
            <w:pPr>
              <w:spacing w:line="276" w:lineRule="auto"/>
              <w:jc w:val="both"/>
              <w:rPr>
                <w:color w:val="000000"/>
              </w:rPr>
            </w:pPr>
            <w:r>
              <w:rPr>
                <w:color w:val="000000"/>
              </w:rPr>
              <w:t>Based on the above statements,</w:t>
            </w:r>
            <w:r w:rsidRPr="009A5988">
              <w:rPr>
                <w:color w:val="000000"/>
              </w:rPr>
              <w:t xml:space="preserve"> the requirement </w:t>
            </w:r>
            <w:r>
              <w:rPr>
                <w:color w:val="000000"/>
              </w:rPr>
              <w:t xml:space="preserve">I </w:t>
            </w:r>
            <w:r w:rsidRPr="009A5988">
              <w:rPr>
                <w:color w:val="000000"/>
              </w:rPr>
              <w:t>as stated in the deviation request form is met.</w:t>
            </w:r>
          </w:p>
          <w:p w14:paraId="1705A6AD" w14:textId="77777777" w:rsidR="00A73272" w:rsidRDefault="00A73272" w:rsidP="005336A6">
            <w:pPr>
              <w:spacing w:line="276" w:lineRule="auto"/>
              <w:jc w:val="both"/>
              <w:rPr>
                <w:color w:val="000000"/>
              </w:rPr>
            </w:pPr>
          </w:p>
          <w:p w14:paraId="4ED7F764" w14:textId="77777777" w:rsidR="00A73272" w:rsidRDefault="00A73272" w:rsidP="005336A6">
            <w:pPr>
              <w:spacing w:line="276" w:lineRule="auto"/>
              <w:jc w:val="both"/>
              <w:rPr>
                <w:color w:val="000000"/>
              </w:rPr>
            </w:pPr>
          </w:p>
        </w:tc>
      </w:tr>
      <w:tr w:rsidR="00A73272" w14:paraId="20B14C3D" w14:textId="77777777" w:rsidTr="005336A6">
        <w:tc>
          <w:tcPr>
            <w:tcW w:w="0" w:type="auto"/>
          </w:tcPr>
          <w:p w14:paraId="3686FFD0" w14:textId="77777777" w:rsidR="00A73272" w:rsidRDefault="00A73272" w:rsidP="005336A6">
            <w:pPr>
              <w:spacing w:line="276" w:lineRule="auto"/>
              <w:jc w:val="both"/>
              <w:rPr>
                <w:color w:val="000000"/>
              </w:rPr>
            </w:pPr>
            <w:r>
              <w:rPr>
                <w:color w:val="000000"/>
              </w:rPr>
              <w:t>II</w:t>
            </w:r>
          </w:p>
        </w:tc>
        <w:tc>
          <w:tcPr>
            <w:tcW w:w="0" w:type="auto"/>
          </w:tcPr>
          <w:p w14:paraId="7410A3C1" w14:textId="77777777" w:rsidR="00A73272" w:rsidRPr="003F1468" w:rsidRDefault="00A73272" w:rsidP="005336A6">
            <w:pPr>
              <w:spacing w:line="276" w:lineRule="auto"/>
              <w:jc w:val="both"/>
              <w:rPr>
                <w:color w:val="000000"/>
              </w:rPr>
            </w:pPr>
            <w:r w:rsidRPr="003F1468">
              <w:rPr>
                <w:color w:val="000000"/>
              </w:rPr>
              <w:t xml:space="preserve">The proposed project activity does not result in the diversion of existing biomass resources. The project activity expected to make use of biomass resources already in use shall NOT be eligible for Gold Standard registration unless convincing evidence is provided to demonstrate that the current </w:t>
            </w:r>
          </w:p>
          <w:p w14:paraId="3D67111C" w14:textId="77777777" w:rsidR="00A73272" w:rsidRDefault="00A73272" w:rsidP="005336A6">
            <w:pPr>
              <w:spacing w:line="276" w:lineRule="auto"/>
              <w:jc w:val="both"/>
              <w:rPr>
                <w:color w:val="000000"/>
              </w:rPr>
            </w:pPr>
            <w:r w:rsidRPr="003F1468">
              <w:rPr>
                <w:color w:val="000000"/>
              </w:rPr>
              <w:t>users agree with the envisioned shift of use (potential leakage associated to such a shift must be taken into account). In the absence of such an agreement, the Project Developer shall demonstrate that their project activity makes use of surplus biomass for each type of biomass resource used.</w:t>
            </w:r>
          </w:p>
        </w:tc>
        <w:tc>
          <w:tcPr>
            <w:tcW w:w="0" w:type="auto"/>
          </w:tcPr>
          <w:p w14:paraId="36082B86" w14:textId="77777777" w:rsidR="00A73272" w:rsidRDefault="00A73272" w:rsidP="005336A6">
            <w:pPr>
              <w:spacing w:line="276" w:lineRule="auto"/>
              <w:jc w:val="both"/>
              <w:rPr>
                <w:ins w:id="657" w:author="Ying Shian Loh" w:date="2023-11-01T18:29:00Z"/>
                <w:color w:val="000000"/>
              </w:rPr>
            </w:pPr>
            <w:r>
              <w:rPr>
                <w:color w:val="000000"/>
              </w:rPr>
              <w:t>The NERADO fuel used in the project activity consists of coconut acid oil and palm sludge oil. Based on a literature review</w:t>
            </w:r>
            <w:r>
              <w:rPr>
                <w:rStyle w:val="FootnoteReference"/>
                <w:color w:val="000000"/>
              </w:rPr>
              <w:footnoteReference w:id="4"/>
            </w:r>
            <w:r>
              <w:rPr>
                <w:color w:val="000000"/>
              </w:rPr>
              <w:t xml:space="preserve"> done by JTS along with market research, it shows that the production of such oils in Malaysia in 2019 was between 94,610 – 112,160 MT. JTS consumes approximately 900MT of such oil per annum which equates to only 0.95% to 0.8% of the total net production. Therefore, it is sufficient to justify that the project activity would not result in </w:t>
            </w:r>
            <w:r w:rsidRPr="003F1468">
              <w:rPr>
                <w:color w:val="000000"/>
              </w:rPr>
              <w:t>the diversion of existing biomass resources</w:t>
            </w:r>
            <w:r>
              <w:rPr>
                <w:color w:val="000000"/>
              </w:rPr>
              <w:t xml:space="preserve"> as JTS’s consumption is only a minute fraction of the total production. </w:t>
            </w:r>
          </w:p>
          <w:p w14:paraId="652D3767" w14:textId="77777777" w:rsidR="003956E0" w:rsidRDefault="003956E0" w:rsidP="005336A6">
            <w:pPr>
              <w:spacing w:line="276" w:lineRule="auto"/>
              <w:jc w:val="both"/>
              <w:rPr>
                <w:ins w:id="658" w:author="Ying Shian Loh" w:date="2023-11-01T18:29:00Z"/>
                <w:color w:val="000000"/>
              </w:rPr>
            </w:pPr>
          </w:p>
          <w:p w14:paraId="74D2CE71" w14:textId="738F91A2" w:rsidR="003956E0" w:rsidRDefault="003956E0" w:rsidP="003956E0">
            <w:pPr>
              <w:spacing w:line="276" w:lineRule="auto"/>
              <w:jc w:val="both"/>
              <w:rPr>
                <w:ins w:id="659" w:author="Ying Shian Loh" w:date="2023-11-01T18:29:00Z"/>
                <w:color w:val="000000"/>
              </w:rPr>
            </w:pPr>
            <w:ins w:id="660" w:author="Ying Shian Loh" w:date="2023-11-01T18:29:00Z">
              <w:r>
                <w:rPr>
                  <w:color w:val="000000"/>
                </w:rPr>
                <w:t xml:space="preserve">The criteria to ensure that the project activity </w:t>
              </w:r>
            </w:ins>
            <w:ins w:id="661" w:author="Ying Shian Loh" w:date="2023-11-01T18:30:00Z">
              <w:r>
                <w:rPr>
                  <w:color w:val="000000"/>
                </w:rPr>
                <w:t xml:space="preserve">does </w:t>
              </w:r>
            </w:ins>
            <w:ins w:id="662" w:author="Ying Shian Loh" w:date="2023-11-01T18:29:00Z">
              <w:r>
                <w:rPr>
                  <w:color w:val="000000"/>
                </w:rPr>
                <w:t>not</w:t>
              </w:r>
            </w:ins>
            <w:ins w:id="663" w:author="Ying Shian Loh" w:date="2023-11-01T18:30:00Z">
              <w:r>
                <w:rPr>
                  <w:color w:val="000000"/>
                </w:rPr>
                <w:t xml:space="preserve"> result in the diversion</w:t>
              </w:r>
              <w:r w:rsidR="00283197">
                <w:rPr>
                  <w:color w:val="000000"/>
                </w:rPr>
                <w:t xml:space="preserve"> of existing biomass resources</w:t>
              </w:r>
            </w:ins>
            <w:ins w:id="664" w:author="Ying Shian Loh" w:date="2023-11-01T18:29:00Z">
              <w:r>
                <w:rPr>
                  <w:color w:val="000000"/>
                </w:rPr>
                <w:t xml:space="preserve"> </w:t>
              </w:r>
            </w:ins>
            <w:ins w:id="665" w:author="Ying Shian Loh" w:date="2023-11-01T18:30:00Z">
              <w:r w:rsidR="00283197">
                <w:rPr>
                  <w:color w:val="000000"/>
                </w:rPr>
                <w:t>will</w:t>
              </w:r>
            </w:ins>
            <w:ins w:id="666" w:author="Ying Shian Loh" w:date="2023-11-01T18:29:00Z">
              <w:r>
                <w:rPr>
                  <w:color w:val="000000"/>
                </w:rPr>
                <w:t xml:space="preserve"> be included in the monitoring plan along the crediting period. </w:t>
              </w:r>
            </w:ins>
          </w:p>
          <w:p w14:paraId="3C3945C7" w14:textId="77777777" w:rsidR="003956E0" w:rsidRDefault="003956E0" w:rsidP="005336A6">
            <w:pPr>
              <w:spacing w:line="276" w:lineRule="auto"/>
              <w:jc w:val="both"/>
              <w:rPr>
                <w:color w:val="000000"/>
              </w:rPr>
            </w:pPr>
          </w:p>
          <w:p w14:paraId="727A910A" w14:textId="77777777" w:rsidR="00A73272" w:rsidRDefault="00A73272" w:rsidP="005336A6">
            <w:pPr>
              <w:spacing w:line="276" w:lineRule="auto"/>
              <w:jc w:val="both"/>
              <w:rPr>
                <w:color w:val="000000"/>
              </w:rPr>
            </w:pPr>
          </w:p>
          <w:p w14:paraId="631B12E8" w14:textId="77777777" w:rsidR="00A73272" w:rsidRDefault="00A73272" w:rsidP="005336A6">
            <w:pPr>
              <w:spacing w:line="276" w:lineRule="auto"/>
              <w:jc w:val="both"/>
              <w:rPr>
                <w:color w:val="000000"/>
              </w:rPr>
            </w:pPr>
            <w:r>
              <w:rPr>
                <w:color w:val="000000"/>
              </w:rPr>
              <w:t>Based on the statement above</w:t>
            </w:r>
            <w:r w:rsidRPr="004349B8">
              <w:rPr>
                <w:color w:val="000000"/>
              </w:rPr>
              <w:t>, the requirement I</w:t>
            </w:r>
            <w:r>
              <w:rPr>
                <w:color w:val="000000"/>
              </w:rPr>
              <w:t>I</w:t>
            </w:r>
            <w:r w:rsidRPr="004349B8">
              <w:rPr>
                <w:color w:val="000000"/>
              </w:rPr>
              <w:t xml:space="preserve"> as stated in the deviation request form is met.</w:t>
            </w:r>
          </w:p>
        </w:tc>
      </w:tr>
      <w:tr w:rsidR="00A73272" w14:paraId="7DE4513F" w14:textId="77777777" w:rsidTr="005336A6">
        <w:tc>
          <w:tcPr>
            <w:tcW w:w="0" w:type="auto"/>
          </w:tcPr>
          <w:p w14:paraId="4CC68099" w14:textId="77777777" w:rsidR="00A73272" w:rsidRDefault="00A73272" w:rsidP="005336A6">
            <w:pPr>
              <w:spacing w:line="276" w:lineRule="auto"/>
              <w:jc w:val="both"/>
              <w:rPr>
                <w:color w:val="000000"/>
              </w:rPr>
            </w:pPr>
            <w:r>
              <w:rPr>
                <w:color w:val="000000"/>
              </w:rPr>
              <w:t>III</w:t>
            </w:r>
          </w:p>
        </w:tc>
        <w:tc>
          <w:tcPr>
            <w:tcW w:w="0" w:type="auto"/>
          </w:tcPr>
          <w:p w14:paraId="76404F83" w14:textId="77777777" w:rsidR="00A73272" w:rsidRPr="0091321B" w:rsidRDefault="00A73272" w:rsidP="005336A6">
            <w:pPr>
              <w:spacing w:line="276" w:lineRule="auto"/>
              <w:jc w:val="both"/>
              <w:rPr>
                <w:color w:val="000000"/>
              </w:rPr>
            </w:pPr>
            <w:r w:rsidRPr="0091321B">
              <w:rPr>
                <w:color w:val="000000"/>
              </w:rPr>
              <w:t xml:space="preserve">Project Developer shall demonstrate that their proposed project will only make use of degraded land and shall include this criterion in the Sustainability Monitoring Plan to ensure there is no diversion of land from other essential purposes like food production. Two exceptions may be </w:t>
            </w:r>
          </w:p>
          <w:p w14:paraId="1C373DF1" w14:textId="77777777" w:rsidR="00A73272" w:rsidRPr="0091321B" w:rsidRDefault="00A73272" w:rsidP="005336A6">
            <w:pPr>
              <w:spacing w:line="276" w:lineRule="auto"/>
              <w:jc w:val="both"/>
              <w:rPr>
                <w:color w:val="000000"/>
              </w:rPr>
            </w:pPr>
            <w:r w:rsidRPr="0091321B">
              <w:rPr>
                <w:color w:val="000000"/>
              </w:rPr>
              <w:t>considered:</w:t>
            </w:r>
          </w:p>
          <w:p w14:paraId="0E500904" w14:textId="77777777" w:rsidR="00A73272" w:rsidRDefault="00A73272" w:rsidP="00A73272">
            <w:pPr>
              <w:pStyle w:val="ListParagraph"/>
              <w:numPr>
                <w:ilvl w:val="0"/>
                <w:numId w:val="36"/>
              </w:numPr>
              <w:spacing w:line="276" w:lineRule="auto"/>
              <w:jc w:val="both"/>
              <w:rPr>
                <w:color w:val="000000"/>
              </w:rPr>
            </w:pPr>
            <w:r w:rsidRPr="00BD09DE">
              <w:rPr>
                <w:color w:val="000000"/>
              </w:rPr>
              <w:t>Convincing evidence is provided showing that the envisioned energy crop is part of a traditional rotational cropping, OR</w:t>
            </w:r>
          </w:p>
          <w:p w14:paraId="2F76965A" w14:textId="77777777" w:rsidR="00A73272" w:rsidRDefault="00A73272" w:rsidP="00A73272">
            <w:pPr>
              <w:pStyle w:val="ListParagraph"/>
              <w:numPr>
                <w:ilvl w:val="0"/>
                <w:numId w:val="36"/>
              </w:numPr>
              <w:spacing w:line="276" w:lineRule="auto"/>
              <w:jc w:val="both"/>
              <w:rPr>
                <w:color w:val="000000"/>
              </w:rPr>
            </w:pPr>
            <w:r w:rsidRPr="007367EE">
              <w:rPr>
                <w:color w:val="000000"/>
              </w:rPr>
              <w:t xml:space="preserve">An increase of the productivity is obtained, locally and to the benefit </w:t>
            </w:r>
            <w:r w:rsidRPr="00BD09DE">
              <w:rPr>
                <w:color w:val="000000"/>
              </w:rPr>
              <w:t>of the current users, through measures implemented in the context of the activity so as to at minimum compensate for the part of the land newly allocated to growing the energy crop</w:t>
            </w:r>
            <w:r>
              <w:rPr>
                <w:color w:val="000000"/>
              </w:rPr>
              <w:t>.</w:t>
            </w:r>
          </w:p>
          <w:p w14:paraId="7372C180" w14:textId="77777777" w:rsidR="00A73272" w:rsidRPr="00BD09DE" w:rsidRDefault="00A73272" w:rsidP="005336A6">
            <w:pPr>
              <w:spacing w:line="276" w:lineRule="auto"/>
              <w:jc w:val="both"/>
              <w:rPr>
                <w:color w:val="000000"/>
              </w:rPr>
            </w:pPr>
            <w:r w:rsidRPr="00214581">
              <w:rPr>
                <w:color w:val="000000"/>
              </w:rPr>
              <w:t>Compliance with these criteria above must be monitored over the crediting period and thus be part of the Monitoring Plan.</w:t>
            </w:r>
          </w:p>
          <w:p w14:paraId="14763E4B" w14:textId="77777777" w:rsidR="00A73272" w:rsidRPr="00BD09DE" w:rsidRDefault="00A73272" w:rsidP="005336A6">
            <w:pPr>
              <w:spacing w:line="276" w:lineRule="auto"/>
              <w:jc w:val="both"/>
              <w:rPr>
                <w:color w:val="000000"/>
              </w:rPr>
            </w:pPr>
          </w:p>
        </w:tc>
        <w:tc>
          <w:tcPr>
            <w:tcW w:w="0" w:type="auto"/>
          </w:tcPr>
          <w:p w14:paraId="17408137" w14:textId="77777777" w:rsidR="00A73272" w:rsidRDefault="00A73272" w:rsidP="005336A6">
            <w:pPr>
              <w:spacing w:line="276" w:lineRule="auto"/>
              <w:jc w:val="both"/>
              <w:rPr>
                <w:color w:val="000000"/>
              </w:rPr>
            </w:pPr>
            <w:r w:rsidRPr="0086364D">
              <w:rPr>
                <w:color w:val="000000"/>
              </w:rPr>
              <w:t>The project activity does not occur on degraded land, hence this condition does not apply to the project as the project activity deals with the NERADO fuel from its supplier.</w:t>
            </w:r>
          </w:p>
          <w:p w14:paraId="20A9D6C7" w14:textId="77777777" w:rsidR="00A73272" w:rsidRDefault="00A73272" w:rsidP="005336A6">
            <w:pPr>
              <w:spacing w:line="276" w:lineRule="auto"/>
              <w:jc w:val="both"/>
              <w:rPr>
                <w:color w:val="000000"/>
              </w:rPr>
            </w:pPr>
          </w:p>
          <w:p w14:paraId="2EA141D2" w14:textId="77777777" w:rsidR="00A73272" w:rsidRDefault="00A73272" w:rsidP="005336A6">
            <w:pPr>
              <w:spacing w:line="276" w:lineRule="auto"/>
              <w:jc w:val="both"/>
              <w:rPr>
                <w:ins w:id="667" w:author="Ying Shian Loh" w:date="2023-11-01T18:24:00Z"/>
                <w:color w:val="000000"/>
              </w:rPr>
            </w:pPr>
            <w:r>
              <w:rPr>
                <w:color w:val="000000"/>
              </w:rPr>
              <w:t xml:space="preserve">To justify that the project activity does not divert resources for essential purposes. The palm sludge oil used is a by-product of crude palm oil generation. </w:t>
            </w:r>
            <w:r w:rsidRPr="00AB1AC9">
              <w:rPr>
                <w:color w:val="000000"/>
              </w:rPr>
              <w:t xml:space="preserve">Malaysia uses crude palm oil and not palm sludge oil </w:t>
            </w:r>
            <w:r>
              <w:rPr>
                <w:color w:val="000000"/>
              </w:rPr>
              <w:t xml:space="preserve">or coconut acid oil </w:t>
            </w:r>
            <w:r w:rsidRPr="00AB1AC9">
              <w:rPr>
                <w:color w:val="000000"/>
              </w:rPr>
              <w:t>for Biodiesel</w:t>
            </w:r>
            <w:r>
              <w:rPr>
                <w:color w:val="000000"/>
              </w:rPr>
              <w:t xml:space="preserve"> </w:t>
            </w:r>
            <w:r w:rsidRPr="00AB1AC9">
              <w:rPr>
                <w:color w:val="000000"/>
              </w:rPr>
              <w:t>produc</w:t>
            </w:r>
            <w:r>
              <w:rPr>
                <w:color w:val="000000"/>
              </w:rPr>
              <w:t>ti</w:t>
            </w:r>
            <w:r w:rsidRPr="00AB1AC9">
              <w:rPr>
                <w:color w:val="000000"/>
              </w:rPr>
              <w:t>on. Therefore, JTS consump</w:t>
            </w:r>
            <w:r>
              <w:rPr>
                <w:color w:val="000000"/>
              </w:rPr>
              <w:t>ti</w:t>
            </w:r>
            <w:r w:rsidRPr="00AB1AC9">
              <w:rPr>
                <w:color w:val="000000"/>
              </w:rPr>
              <w:t xml:space="preserve">on of both palm sludge oil and coconut acid oil does not have any impact on biodiesel </w:t>
            </w:r>
            <w:r>
              <w:rPr>
                <w:color w:val="000000"/>
              </w:rPr>
              <w:t xml:space="preserve">production. Even though coconut acid oil is commonly used in the soap production industry, based on published newspaper article, </w:t>
            </w:r>
            <w:r w:rsidRPr="00AB1BCE">
              <w:rPr>
                <w:color w:val="000000"/>
              </w:rPr>
              <w:t xml:space="preserve">Malaysia encourages the use of </w:t>
            </w:r>
            <w:r>
              <w:rPr>
                <w:color w:val="000000"/>
              </w:rPr>
              <w:t>c</w:t>
            </w:r>
            <w:r w:rsidRPr="00AB1BCE">
              <w:rPr>
                <w:color w:val="000000"/>
              </w:rPr>
              <w:t>rude palm oil to produce Soap based products as well. Therefore, JTS consump</w:t>
            </w:r>
            <w:r>
              <w:rPr>
                <w:color w:val="000000"/>
              </w:rPr>
              <w:t>ti</w:t>
            </w:r>
            <w:r w:rsidRPr="00AB1BCE">
              <w:rPr>
                <w:color w:val="000000"/>
              </w:rPr>
              <w:t xml:space="preserve">on of Either coconut </w:t>
            </w:r>
            <w:r>
              <w:rPr>
                <w:color w:val="000000"/>
              </w:rPr>
              <w:t>acid oil or p</w:t>
            </w:r>
            <w:r w:rsidRPr="00AB1BCE">
              <w:rPr>
                <w:color w:val="000000"/>
              </w:rPr>
              <w:t>alm sludge oil does not impact the soap industry as well</w:t>
            </w:r>
            <w:r>
              <w:rPr>
                <w:color w:val="000000"/>
              </w:rPr>
              <w:t xml:space="preserve">.  Furthermore, it has also been demonstrated that JTS’s coconut acid oil and palm sludge oil consumption is only a minute fraction of the total production. </w:t>
            </w:r>
          </w:p>
          <w:p w14:paraId="373F2BC4" w14:textId="77777777" w:rsidR="00693A27" w:rsidRDefault="00693A27" w:rsidP="005336A6">
            <w:pPr>
              <w:spacing w:line="276" w:lineRule="auto"/>
              <w:jc w:val="both"/>
              <w:rPr>
                <w:ins w:id="668" w:author="Ying Shian Loh" w:date="2023-11-01T18:24:00Z"/>
                <w:color w:val="000000"/>
              </w:rPr>
            </w:pPr>
          </w:p>
          <w:p w14:paraId="51B94D26" w14:textId="069C6479" w:rsidR="00693A27" w:rsidRDefault="00693A27" w:rsidP="00693A27">
            <w:pPr>
              <w:spacing w:line="276" w:lineRule="auto"/>
              <w:jc w:val="both"/>
              <w:rPr>
                <w:ins w:id="669" w:author="Ying Shian Loh" w:date="2023-11-01T18:24:00Z"/>
                <w:color w:val="000000"/>
              </w:rPr>
            </w:pPr>
            <w:ins w:id="670" w:author="Ying Shian Loh" w:date="2023-11-01T18:24:00Z">
              <w:r>
                <w:rPr>
                  <w:color w:val="000000"/>
                </w:rPr>
                <w:t xml:space="preserve">The </w:t>
              </w:r>
            </w:ins>
            <w:ins w:id="671" w:author="Ying Shian Loh" w:date="2023-11-01T18:26:00Z">
              <w:r w:rsidR="00914C60">
                <w:rPr>
                  <w:color w:val="000000"/>
                </w:rPr>
                <w:t xml:space="preserve">criteria </w:t>
              </w:r>
              <w:r w:rsidR="002D001A">
                <w:rPr>
                  <w:color w:val="000000"/>
                </w:rPr>
                <w:t xml:space="preserve">to ensure that </w:t>
              </w:r>
            </w:ins>
            <w:ins w:id="672" w:author="Ying Shian Loh" w:date="2023-11-01T18:27:00Z">
              <w:r w:rsidR="002D001A">
                <w:rPr>
                  <w:color w:val="000000"/>
                </w:rPr>
                <w:t xml:space="preserve">the project activity will not divert land </w:t>
              </w:r>
              <w:r w:rsidR="00D632F5">
                <w:rPr>
                  <w:color w:val="000000"/>
                </w:rPr>
                <w:t>from other essential purposes</w:t>
              </w:r>
            </w:ins>
            <w:ins w:id="673" w:author="Ying Shian Loh" w:date="2023-11-01T18:24:00Z">
              <w:r>
                <w:rPr>
                  <w:color w:val="000000"/>
                </w:rPr>
                <w:t xml:space="preserve"> be included in the monitoring plan along the crediting period. </w:t>
              </w:r>
            </w:ins>
          </w:p>
          <w:p w14:paraId="7BF79901" w14:textId="60F41D77" w:rsidR="00693A27" w:rsidDel="00693A27" w:rsidRDefault="00693A27" w:rsidP="005336A6">
            <w:pPr>
              <w:spacing w:line="276" w:lineRule="auto"/>
              <w:jc w:val="both"/>
              <w:rPr>
                <w:del w:id="674" w:author="Ying Shian Loh" w:date="2023-11-01T18:24:00Z"/>
                <w:color w:val="000000"/>
              </w:rPr>
            </w:pPr>
          </w:p>
          <w:p w14:paraId="7B66F199" w14:textId="77777777" w:rsidR="00A73272" w:rsidRDefault="00A73272" w:rsidP="005336A6">
            <w:pPr>
              <w:spacing w:line="276" w:lineRule="auto"/>
              <w:jc w:val="both"/>
              <w:rPr>
                <w:color w:val="000000"/>
              </w:rPr>
            </w:pPr>
          </w:p>
          <w:p w14:paraId="374F7265" w14:textId="77777777" w:rsidR="00A73272" w:rsidRDefault="00A73272" w:rsidP="005336A6">
            <w:pPr>
              <w:spacing w:line="276" w:lineRule="auto"/>
              <w:jc w:val="both"/>
              <w:rPr>
                <w:color w:val="000000"/>
              </w:rPr>
            </w:pPr>
            <w:r>
              <w:rPr>
                <w:color w:val="000000"/>
              </w:rPr>
              <w:t>Based on the statement above</w:t>
            </w:r>
            <w:r w:rsidRPr="004349B8">
              <w:rPr>
                <w:color w:val="000000"/>
              </w:rPr>
              <w:t>, the requirement I</w:t>
            </w:r>
            <w:r>
              <w:rPr>
                <w:color w:val="000000"/>
              </w:rPr>
              <w:t>II</w:t>
            </w:r>
            <w:r w:rsidRPr="004349B8">
              <w:rPr>
                <w:color w:val="000000"/>
              </w:rPr>
              <w:t xml:space="preserve"> as stated in the deviation request form is met.</w:t>
            </w:r>
          </w:p>
        </w:tc>
      </w:tr>
      <w:tr w:rsidR="00A73272" w14:paraId="60E0E1E2" w14:textId="77777777" w:rsidTr="005336A6">
        <w:tc>
          <w:tcPr>
            <w:tcW w:w="0" w:type="auto"/>
          </w:tcPr>
          <w:p w14:paraId="3B0DE5CF" w14:textId="77777777" w:rsidR="00A73272" w:rsidRDefault="00A73272" w:rsidP="005336A6">
            <w:pPr>
              <w:spacing w:line="276" w:lineRule="auto"/>
              <w:jc w:val="both"/>
              <w:rPr>
                <w:color w:val="000000"/>
              </w:rPr>
            </w:pPr>
            <w:r>
              <w:rPr>
                <w:color w:val="000000"/>
              </w:rPr>
              <w:t>IV</w:t>
            </w:r>
          </w:p>
        </w:tc>
        <w:tc>
          <w:tcPr>
            <w:tcW w:w="0" w:type="auto"/>
          </w:tcPr>
          <w:p w14:paraId="1F35FCDC" w14:textId="77777777" w:rsidR="00A73272" w:rsidRPr="00D87B31" w:rsidRDefault="00A73272" w:rsidP="005336A6">
            <w:pPr>
              <w:spacing w:line="276" w:lineRule="auto"/>
              <w:jc w:val="both"/>
              <w:rPr>
                <w:color w:val="000000"/>
              </w:rPr>
            </w:pPr>
            <w:r w:rsidRPr="00D87B31">
              <w:rPr>
                <w:color w:val="000000"/>
              </w:rPr>
              <w:t>If the project activity is making use of palm oil and/or palm oil mill by</w:t>
            </w:r>
            <w:r>
              <w:rPr>
                <w:color w:val="000000"/>
              </w:rPr>
              <w:t>-</w:t>
            </w:r>
            <w:r w:rsidRPr="00D87B31">
              <w:rPr>
                <w:color w:val="000000"/>
              </w:rPr>
              <w:t xml:space="preserve">products or residues for electricity and/or heat generation, and/or for biofuel production, the Project Developer shall provide a Compliance Report showing that the project is in compliance with the latest version of the Roundtable on Sustainable Palm Oil guidance document on Principles and Criteria for Sustainable Palm Oil Production (including the national interpretations), validated by a GS-VVB, and provided as part of the </w:t>
            </w:r>
          </w:p>
          <w:p w14:paraId="75324269" w14:textId="77777777" w:rsidR="00A73272" w:rsidRPr="00D87B31" w:rsidRDefault="00A73272" w:rsidP="005336A6">
            <w:pPr>
              <w:spacing w:line="276" w:lineRule="auto"/>
              <w:jc w:val="both"/>
              <w:rPr>
                <w:color w:val="000000"/>
              </w:rPr>
            </w:pPr>
            <w:r w:rsidRPr="00D87B31">
              <w:rPr>
                <w:color w:val="000000"/>
              </w:rPr>
              <w:t>documentation to be reviewed at the time of the registration review. Project</w:t>
            </w:r>
            <w:r>
              <w:rPr>
                <w:color w:val="000000"/>
              </w:rPr>
              <w:t xml:space="preserve"> </w:t>
            </w:r>
            <w:r w:rsidRPr="00D87B31">
              <w:rPr>
                <w:color w:val="000000"/>
              </w:rPr>
              <w:t xml:space="preserve">Developer must demonstrate that they have started the process for RSPO compliance at the time of preliminary review. If the project is located in a country where a national interpretation of the RSPO principles has not been </w:t>
            </w:r>
          </w:p>
          <w:p w14:paraId="242AA2B8" w14:textId="77777777" w:rsidR="00A73272" w:rsidRDefault="00A73272" w:rsidP="005336A6">
            <w:pPr>
              <w:spacing w:line="276" w:lineRule="auto"/>
              <w:jc w:val="both"/>
              <w:rPr>
                <w:color w:val="000000"/>
              </w:rPr>
            </w:pPr>
            <w:r w:rsidRPr="00D87B31">
              <w:rPr>
                <w:color w:val="000000"/>
              </w:rPr>
              <w:t>established and approved by the RSPO, compliance shall be established against the international RSPO Criteria. In such a case, the certification body must develop local indicators through a consultative process, available in the local language.</w:t>
            </w:r>
          </w:p>
        </w:tc>
        <w:tc>
          <w:tcPr>
            <w:tcW w:w="0" w:type="auto"/>
          </w:tcPr>
          <w:p w14:paraId="12B127F7" w14:textId="77777777" w:rsidR="00A73272" w:rsidRDefault="00A73272" w:rsidP="005336A6">
            <w:pPr>
              <w:spacing w:line="276" w:lineRule="auto"/>
              <w:jc w:val="both"/>
              <w:rPr>
                <w:color w:val="000000"/>
              </w:rPr>
            </w:pPr>
            <w:r w:rsidRPr="004349B8">
              <w:rPr>
                <w:color w:val="000000"/>
              </w:rPr>
              <w:t>The project activity purchases NERADO fuels which are derived from palm-based oils or coconut-based oils. Therefore, it is not applicable for JTS to be certified as RSPO compliant</w:t>
            </w:r>
            <w:r>
              <w:rPr>
                <w:color w:val="000000"/>
              </w:rPr>
              <w:t xml:space="preserve"> as JTS is not involve in the production of such oils</w:t>
            </w:r>
            <w:r w:rsidRPr="004349B8">
              <w:rPr>
                <w:color w:val="000000"/>
              </w:rPr>
              <w:t>. Additionally, RSPO compliance will only be applicable when the project activity uses fuel derived from palm</w:t>
            </w:r>
            <w:r>
              <w:rPr>
                <w:color w:val="000000"/>
              </w:rPr>
              <w:t>-based</w:t>
            </w:r>
            <w:r w:rsidRPr="004349B8">
              <w:rPr>
                <w:color w:val="000000"/>
              </w:rPr>
              <w:t xml:space="preserve"> oil. Therefore, JTS will provide a declaration</w:t>
            </w:r>
            <w:r>
              <w:rPr>
                <w:rStyle w:val="FootnoteReference"/>
                <w:color w:val="000000"/>
              </w:rPr>
              <w:footnoteReference w:id="5"/>
            </w:r>
            <w:r w:rsidRPr="004349B8">
              <w:rPr>
                <w:color w:val="000000"/>
              </w:rPr>
              <w:t xml:space="preserve"> to ensure that any palm</w:t>
            </w:r>
            <w:r>
              <w:rPr>
                <w:color w:val="000000"/>
              </w:rPr>
              <w:t>-</w:t>
            </w:r>
            <w:r w:rsidRPr="004349B8">
              <w:rPr>
                <w:color w:val="000000"/>
              </w:rPr>
              <w:t xml:space="preserve">based NERADO fuel purchased will only be from suppliers/sources that are RSPO compliant and would provide supporting documents where required. </w:t>
            </w:r>
          </w:p>
          <w:p w14:paraId="3156EE45" w14:textId="77777777" w:rsidR="00A73272" w:rsidRDefault="00A73272" w:rsidP="005336A6">
            <w:pPr>
              <w:spacing w:line="276" w:lineRule="auto"/>
              <w:jc w:val="both"/>
              <w:rPr>
                <w:color w:val="000000"/>
              </w:rPr>
            </w:pPr>
          </w:p>
          <w:p w14:paraId="6EFFA81A" w14:textId="77777777" w:rsidR="00A73272" w:rsidRDefault="00A73272" w:rsidP="005336A6">
            <w:pPr>
              <w:spacing w:line="276" w:lineRule="auto"/>
              <w:jc w:val="both"/>
              <w:rPr>
                <w:color w:val="000000"/>
              </w:rPr>
            </w:pPr>
            <w:r>
              <w:rPr>
                <w:color w:val="000000"/>
              </w:rPr>
              <w:t>Based on the statement above</w:t>
            </w:r>
            <w:r w:rsidRPr="004349B8">
              <w:rPr>
                <w:color w:val="000000"/>
              </w:rPr>
              <w:t>, the requirement IV as stated in the deviation request form is met.</w:t>
            </w:r>
          </w:p>
        </w:tc>
      </w:tr>
    </w:tbl>
    <w:p w14:paraId="2E467F6F" w14:textId="77777777" w:rsidR="00A73272" w:rsidRPr="00BD09DE" w:rsidRDefault="00A73272" w:rsidP="00A73272">
      <w:pPr>
        <w:spacing w:line="276" w:lineRule="auto"/>
        <w:jc w:val="both"/>
        <w:rPr>
          <w:color w:val="000000"/>
        </w:rPr>
      </w:pPr>
    </w:p>
    <w:p w14:paraId="6193811E" w14:textId="77777777" w:rsidR="00A73272" w:rsidRDefault="00A73272" w:rsidP="00A73272">
      <w:pPr>
        <w:spacing w:line="276" w:lineRule="auto"/>
        <w:jc w:val="both"/>
        <w:rPr>
          <w:color w:val="000000"/>
        </w:rPr>
      </w:pPr>
    </w:p>
    <w:p w14:paraId="72CD33C9" w14:textId="77777777" w:rsidR="00A73272" w:rsidRPr="00810919" w:rsidRDefault="00A73272" w:rsidP="00A73272">
      <w:pPr>
        <w:spacing w:line="276" w:lineRule="auto"/>
        <w:jc w:val="both"/>
        <w:rPr>
          <w:color w:val="000000"/>
        </w:rPr>
      </w:pPr>
      <w:r>
        <w:rPr>
          <w:color w:val="000000"/>
        </w:rPr>
        <w:t xml:space="preserve">The project activity not registered as a PoA, hence paragraph 4.1.50 (b) is not applicable. </w:t>
      </w:r>
    </w:p>
    <w:p w14:paraId="5DB3ABBC" w14:textId="77777777" w:rsidR="00FC16CD" w:rsidRPr="00355EF5" w:rsidRDefault="00FC16CD" w:rsidP="00355EF5">
      <w:pPr>
        <w:spacing w:line="276" w:lineRule="auto"/>
        <w:contextualSpacing w:val="0"/>
        <w:rPr>
          <w:lang w:val="en-GB"/>
        </w:rPr>
      </w:pPr>
    </w:p>
    <w:p w14:paraId="44C446AB" w14:textId="1FA70EAE" w:rsidR="00355EF5" w:rsidRPr="00355EF5" w:rsidRDefault="00B46B23" w:rsidP="00B46B23">
      <w:r>
        <w:t xml:space="preserve">B.5.2 </w:t>
      </w:r>
      <w:r w:rsidR="00355EF5" w:rsidRPr="00355EF5">
        <w:t>Ongoing Financial Need</w:t>
      </w:r>
    </w:p>
    <w:p w14:paraId="38D7EC89" w14:textId="77777777" w:rsidR="00355EF5" w:rsidRDefault="00355EF5" w:rsidP="00355EF5">
      <w:pPr>
        <w:spacing w:line="276" w:lineRule="auto"/>
        <w:contextualSpacing w:val="0"/>
        <w:rPr>
          <w:lang w:val="en-GB"/>
        </w:rPr>
      </w:pPr>
      <w:r w:rsidRPr="00355EF5">
        <w:rPr>
          <w:lang w:val="en-GB"/>
        </w:rPr>
        <w:t>&gt;&gt;</w:t>
      </w:r>
    </w:p>
    <w:p w14:paraId="1EC6F8AD" w14:textId="268B7365" w:rsidR="007D1DF2" w:rsidRPr="00355EF5" w:rsidRDefault="007D1DF2" w:rsidP="00355EF5">
      <w:pPr>
        <w:spacing w:line="276" w:lineRule="auto"/>
        <w:contextualSpacing w:val="0"/>
        <w:rPr>
          <w:lang w:val="en-GB"/>
        </w:rPr>
      </w:pPr>
      <w:r>
        <w:rPr>
          <w:lang w:val="en-GB"/>
        </w:rPr>
        <w:t>N/A</w:t>
      </w:r>
    </w:p>
    <w:p w14:paraId="4E9A0927" w14:textId="4A64D4BA" w:rsidR="00355EF5" w:rsidRPr="00355EF5" w:rsidRDefault="00B46B23" w:rsidP="00B01408">
      <w:pPr>
        <w:pStyle w:val="Heading5"/>
      </w:pPr>
      <w:r>
        <w:t xml:space="preserve">B.6. </w:t>
      </w:r>
      <w:r w:rsidR="00355EF5" w:rsidRPr="00355EF5">
        <w:t>Sustainable Development Goals (SDG) outcomes</w:t>
      </w:r>
    </w:p>
    <w:p w14:paraId="4E8F5A74" w14:textId="59A797C7" w:rsidR="00355EF5" w:rsidRPr="00355EF5" w:rsidRDefault="007D1DF2" w:rsidP="00355EF5">
      <w:pPr>
        <w:spacing w:line="276" w:lineRule="auto"/>
        <w:contextualSpacing w:val="0"/>
        <w:rPr>
          <w:lang w:val="en-GB"/>
        </w:rPr>
      </w:pPr>
      <w:r>
        <w:rPr>
          <w:lang w:val="en-GB"/>
        </w:rPr>
        <w:t xml:space="preserve">Table 13: </w:t>
      </w:r>
      <w:r w:rsidR="00355EF5" w:rsidRPr="00355EF5">
        <w:rPr>
          <w:lang w:val="en-GB"/>
        </w:rPr>
        <w:t>Relevant Target/Indicator for each of the three SDGs</w:t>
      </w:r>
    </w:p>
    <w:tbl>
      <w:tblPr>
        <w:tblStyle w:val="GSTableSimp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0"/>
        <w:gridCol w:w="3541"/>
        <w:gridCol w:w="3531"/>
      </w:tblGrid>
      <w:tr w:rsidR="00C27EB3" w:rsidRPr="00C27EB3" w14:paraId="0CF0EDE8" w14:textId="77777777" w:rsidTr="00031408">
        <w:trPr>
          <w:cnfStyle w:val="100000000000" w:firstRow="1" w:lastRow="0" w:firstColumn="0" w:lastColumn="0" w:oddVBand="0" w:evenVBand="0" w:oddHBand="0" w:evenHBand="0" w:firstRowFirstColumn="0" w:firstRowLastColumn="0" w:lastRowFirstColumn="0" w:lastRowLastColumn="0"/>
        </w:trPr>
        <w:tc>
          <w:tcPr>
            <w:tcW w:w="1325" w:type="pct"/>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D27CC" w14:textId="3228D3E3" w:rsidR="00355EF5" w:rsidRPr="00C27EB3" w:rsidRDefault="00C27EB3" w:rsidP="00C27EB3">
            <w:pPr>
              <w:spacing w:after="200" w:line="276" w:lineRule="auto"/>
              <w:contextualSpacing w:val="0"/>
              <w:jc w:val="center"/>
              <w:rPr>
                <w:bCs/>
                <w:color w:val="00BABE"/>
                <w:lang w:val="en-GB"/>
              </w:rPr>
            </w:pPr>
            <w:r w:rsidRPr="00C27EB3">
              <w:rPr>
                <w:bCs/>
                <w:color w:val="00BABE"/>
                <w:lang w:val="en-GB"/>
              </w:rPr>
              <w:t xml:space="preserve">SUSTAINABLE DEVELOPMENT </w:t>
            </w:r>
            <w:r w:rsidRPr="00C27EB3">
              <w:rPr>
                <w:bCs/>
                <w:color w:val="00BABE"/>
                <w:lang w:val="en-GB"/>
              </w:rPr>
              <w:br/>
              <w:t>GOALS TARGETED</w:t>
            </w:r>
          </w:p>
        </w:tc>
        <w:tc>
          <w:tcPr>
            <w:tcW w:w="1840" w:type="pct"/>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BC46C6" w14:textId="32271E06" w:rsidR="00355EF5" w:rsidRPr="00C27EB3" w:rsidRDefault="00C27EB3" w:rsidP="00C27EB3">
            <w:pPr>
              <w:spacing w:after="200" w:line="276" w:lineRule="auto"/>
              <w:contextualSpacing w:val="0"/>
              <w:jc w:val="center"/>
              <w:rPr>
                <w:bCs/>
                <w:color w:val="00BABE"/>
                <w:lang w:val="en-GB"/>
              </w:rPr>
            </w:pPr>
            <w:r w:rsidRPr="00C27EB3">
              <w:rPr>
                <w:bCs/>
                <w:color w:val="00BABE"/>
                <w:lang w:val="en-GB"/>
              </w:rPr>
              <w:t xml:space="preserve">MOST RELEVANT </w:t>
            </w:r>
            <w:r w:rsidRPr="00C27EB3">
              <w:rPr>
                <w:bCs/>
                <w:color w:val="00BABE"/>
                <w:lang w:val="en-GB"/>
              </w:rPr>
              <w:br/>
              <w:t>SDG TARGET</w:t>
            </w:r>
          </w:p>
        </w:tc>
        <w:tc>
          <w:tcPr>
            <w:tcW w:w="1835"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3C59C" w14:textId="19C86943" w:rsidR="00355EF5" w:rsidRPr="00C27EB3" w:rsidRDefault="00C27EB3" w:rsidP="00C27EB3">
            <w:pPr>
              <w:spacing w:after="200" w:line="276" w:lineRule="auto"/>
              <w:contextualSpacing w:val="0"/>
              <w:jc w:val="center"/>
              <w:rPr>
                <w:bCs/>
                <w:color w:val="00BABE"/>
                <w:lang w:val="en-GB"/>
              </w:rPr>
            </w:pPr>
            <w:r w:rsidRPr="00C27EB3">
              <w:rPr>
                <w:bCs/>
                <w:color w:val="00BABE"/>
                <w:lang w:val="en-GB"/>
              </w:rPr>
              <w:t>SDG IMPACT</w:t>
            </w:r>
          </w:p>
        </w:tc>
      </w:tr>
      <w:tr w:rsidR="00C27EB3" w:rsidRPr="00C27EB3" w14:paraId="20623614" w14:textId="77777777" w:rsidTr="00031408">
        <w:trPr>
          <w:cnfStyle w:val="000000100000" w:firstRow="0" w:lastRow="0" w:firstColumn="0" w:lastColumn="0" w:oddVBand="0" w:evenVBand="0" w:oddHBand="1" w:evenHBand="0" w:firstRowFirstColumn="0" w:firstRowLastColumn="0" w:lastRowFirstColumn="0" w:lastRowLastColumn="0"/>
        </w:trPr>
        <w:tc>
          <w:tcPr>
            <w:tcW w:w="1325" w:type="pct"/>
            <w:vMerge/>
          </w:tcPr>
          <w:p w14:paraId="11E3970E" w14:textId="77777777" w:rsidR="00355EF5" w:rsidRPr="00C27EB3" w:rsidRDefault="00355EF5" w:rsidP="00C27EB3">
            <w:pPr>
              <w:spacing w:after="200" w:line="276" w:lineRule="auto"/>
              <w:contextualSpacing w:val="0"/>
              <w:jc w:val="center"/>
              <w:rPr>
                <w:b/>
                <w:bCs/>
                <w:color w:val="00BABE"/>
                <w:lang w:val="en-GB"/>
              </w:rPr>
            </w:pPr>
          </w:p>
        </w:tc>
        <w:tc>
          <w:tcPr>
            <w:tcW w:w="1840" w:type="pct"/>
            <w:vMerge/>
          </w:tcPr>
          <w:p w14:paraId="6326A949" w14:textId="77777777" w:rsidR="00355EF5" w:rsidRPr="00C27EB3" w:rsidRDefault="00355EF5" w:rsidP="00C27EB3">
            <w:pPr>
              <w:spacing w:after="200" w:line="276" w:lineRule="auto"/>
              <w:contextualSpacing w:val="0"/>
              <w:jc w:val="center"/>
              <w:rPr>
                <w:b/>
                <w:bCs/>
                <w:color w:val="00BABE"/>
                <w:lang w:val="en-GB"/>
              </w:rPr>
            </w:pPr>
          </w:p>
        </w:tc>
        <w:tc>
          <w:tcPr>
            <w:tcW w:w="1835" w:type="pct"/>
          </w:tcPr>
          <w:p w14:paraId="5D392E02" w14:textId="77777777" w:rsidR="00355EF5" w:rsidRPr="00C27EB3" w:rsidRDefault="00355EF5" w:rsidP="00C27EB3">
            <w:pPr>
              <w:spacing w:after="200" w:line="276" w:lineRule="auto"/>
              <w:contextualSpacing w:val="0"/>
              <w:jc w:val="center"/>
              <w:rPr>
                <w:b/>
                <w:bCs/>
                <w:color w:val="00BABE"/>
                <w:lang w:val="en-GB"/>
              </w:rPr>
            </w:pPr>
          </w:p>
          <w:p w14:paraId="75A6F06B" w14:textId="614D3034" w:rsidR="00355EF5" w:rsidRPr="00C27EB3" w:rsidRDefault="00C27EB3" w:rsidP="00C27EB3">
            <w:pPr>
              <w:spacing w:after="200" w:line="276" w:lineRule="auto"/>
              <w:contextualSpacing w:val="0"/>
              <w:jc w:val="center"/>
              <w:rPr>
                <w:b/>
                <w:bCs/>
                <w:color w:val="00BABE"/>
                <w:lang w:val="en-GB"/>
              </w:rPr>
            </w:pPr>
            <w:r w:rsidRPr="00C27EB3">
              <w:rPr>
                <w:b/>
                <w:bCs/>
                <w:color w:val="00BABE"/>
                <w:lang w:val="en-GB"/>
              </w:rPr>
              <w:t>INDICATOR (PROPOSED OR SDG INDICATOR)</w:t>
            </w:r>
          </w:p>
        </w:tc>
      </w:tr>
      <w:tr w:rsidR="00194D72" w:rsidRPr="00355EF5" w14:paraId="493C60DD" w14:textId="77777777" w:rsidTr="00031408">
        <w:tc>
          <w:tcPr>
            <w:tcW w:w="1325" w:type="pct"/>
          </w:tcPr>
          <w:p w14:paraId="26DCCD6F" w14:textId="33C2C973" w:rsidR="00194D72" w:rsidRDefault="00194D72" w:rsidP="00194D72">
            <w:pPr>
              <w:spacing w:line="276" w:lineRule="auto"/>
              <w:contextualSpacing w:val="0"/>
              <w:rPr>
                <w:lang w:val="en-GB"/>
              </w:rPr>
            </w:pPr>
            <w:r>
              <w:t>8 Decent Work and Economic Growth</w:t>
            </w:r>
          </w:p>
        </w:tc>
        <w:tc>
          <w:tcPr>
            <w:tcW w:w="1840" w:type="pct"/>
          </w:tcPr>
          <w:p w14:paraId="14EACF8C" w14:textId="77777777" w:rsidR="00194D72" w:rsidRDefault="00194D72" w:rsidP="00194D72">
            <w:pPr>
              <w:spacing w:line="276" w:lineRule="auto"/>
              <w:contextualSpacing w:val="0"/>
              <w:rPr>
                <w:b/>
              </w:rPr>
            </w:pPr>
            <w:r>
              <w:rPr>
                <w:b/>
              </w:rPr>
              <w:t xml:space="preserve">Target 8.5 </w:t>
            </w:r>
          </w:p>
          <w:p w14:paraId="0F28DE7E" w14:textId="77777777" w:rsidR="00194D72" w:rsidRDefault="00194D72" w:rsidP="00194D72">
            <w:pPr>
              <w:spacing w:after="200" w:line="276" w:lineRule="auto"/>
              <w:jc w:val="both"/>
            </w:pPr>
            <w:r>
              <w:t>By 2030, achieve full and productive employment and decent work for all women and men, including for young people and persons with disabilities, and equal pay for work of equal value.</w:t>
            </w:r>
          </w:p>
          <w:p w14:paraId="7FC1DC95" w14:textId="447AA6BF" w:rsidR="00194D72" w:rsidRPr="007B2024" w:rsidRDefault="00194D72" w:rsidP="00194D72">
            <w:pPr>
              <w:spacing w:line="276" w:lineRule="auto"/>
              <w:contextualSpacing w:val="0"/>
              <w:jc w:val="both"/>
              <w:rPr>
                <w:bCs/>
              </w:rPr>
            </w:pPr>
          </w:p>
        </w:tc>
        <w:tc>
          <w:tcPr>
            <w:tcW w:w="1835" w:type="pct"/>
          </w:tcPr>
          <w:p w14:paraId="5A003F8D" w14:textId="11B382AE" w:rsidR="00194D72" w:rsidRDefault="00D956FB" w:rsidP="00194D72">
            <w:pPr>
              <w:spacing w:line="276" w:lineRule="auto"/>
              <w:contextualSpacing w:val="0"/>
              <w:rPr>
                <w:b/>
                <w:bCs/>
              </w:rPr>
            </w:pPr>
            <w:ins w:id="675" w:author="Ying Shian Loh" w:date="2023-11-01T09:57:00Z">
              <w:r>
                <w:rPr>
                  <w:b/>
                  <w:bCs/>
                </w:rPr>
                <w:t>Indicator 8.5.1</w:t>
              </w:r>
            </w:ins>
          </w:p>
          <w:p w14:paraId="5692EA93" w14:textId="77777777" w:rsidR="00194D72" w:rsidRPr="00114D37" w:rsidRDefault="00194D72" w:rsidP="00194D72">
            <w:pPr>
              <w:spacing w:line="276" w:lineRule="auto"/>
              <w:contextualSpacing w:val="0"/>
              <w:rPr>
                <w:b/>
                <w:bCs/>
              </w:rPr>
            </w:pPr>
          </w:p>
          <w:p w14:paraId="4B384859" w14:textId="39900DE5" w:rsidR="00194D72" w:rsidRPr="00DA4D54" w:rsidRDefault="00194D72" w:rsidP="00194D72">
            <w:pPr>
              <w:spacing w:line="276" w:lineRule="auto"/>
              <w:contextualSpacing w:val="0"/>
              <w:rPr>
                <w:b/>
                <w:bCs/>
              </w:rPr>
            </w:pPr>
            <w:r>
              <w:t>Increased employment opportunities</w:t>
            </w:r>
          </w:p>
        </w:tc>
      </w:tr>
      <w:tr w:rsidR="00CC5BE5" w:rsidRPr="00355EF5" w14:paraId="69CD79E7" w14:textId="77777777" w:rsidTr="00031408">
        <w:trPr>
          <w:cnfStyle w:val="000000100000" w:firstRow="0" w:lastRow="0" w:firstColumn="0" w:lastColumn="0" w:oddVBand="0" w:evenVBand="0" w:oddHBand="1" w:evenHBand="0" w:firstRowFirstColumn="0" w:firstRowLastColumn="0" w:lastRowFirstColumn="0" w:lastRowLastColumn="0"/>
        </w:trPr>
        <w:tc>
          <w:tcPr>
            <w:tcW w:w="1325" w:type="pct"/>
          </w:tcPr>
          <w:p w14:paraId="1CE2110E" w14:textId="04BC489F" w:rsidR="00CC5BE5" w:rsidRDefault="001D2554" w:rsidP="00355EF5">
            <w:pPr>
              <w:spacing w:line="276" w:lineRule="auto"/>
              <w:contextualSpacing w:val="0"/>
              <w:rPr>
                <w:lang w:val="en-GB"/>
              </w:rPr>
            </w:pPr>
            <w:r>
              <w:t xml:space="preserve">11 Sustainable Cities and </w:t>
            </w:r>
            <w:r w:rsidR="00FF6A0A">
              <w:t>Communities</w:t>
            </w:r>
          </w:p>
        </w:tc>
        <w:tc>
          <w:tcPr>
            <w:tcW w:w="1840" w:type="pct"/>
          </w:tcPr>
          <w:p w14:paraId="41E6CAB8" w14:textId="77777777" w:rsidR="00D956FB" w:rsidRDefault="00FF6A0A" w:rsidP="00355EF5">
            <w:pPr>
              <w:spacing w:line="276" w:lineRule="auto"/>
              <w:contextualSpacing w:val="0"/>
              <w:rPr>
                <w:ins w:id="676" w:author="Ying Shian Loh" w:date="2023-11-01T09:56:00Z"/>
                <w:b/>
              </w:rPr>
            </w:pPr>
            <w:r>
              <w:rPr>
                <w:b/>
              </w:rPr>
              <w:t>Target 11.6</w:t>
            </w:r>
          </w:p>
          <w:p w14:paraId="27B51450" w14:textId="767B159B" w:rsidR="0067324E" w:rsidRDefault="00D956FB" w:rsidP="00355EF5">
            <w:pPr>
              <w:spacing w:line="276" w:lineRule="auto"/>
              <w:contextualSpacing w:val="0"/>
              <w:rPr>
                <w:b/>
              </w:rPr>
            </w:pPr>
            <w:r w:rsidRPr="00D956FB">
              <w:t>By 2030, reduce the adverse per capita environmental impact of cities, including by paying special attention to air quality and municipal and other waste management</w:t>
            </w:r>
            <w:ins w:id="677" w:author="Ying Shian Loh" w:date="2023-11-01T09:58:00Z">
              <w:r w:rsidR="00201A65">
                <w:t>.</w:t>
              </w:r>
            </w:ins>
          </w:p>
        </w:tc>
        <w:tc>
          <w:tcPr>
            <w:tcW w:w="1835" w:type="pct"/>
          </w:tcPr>
          <w:p w14:paraId="616CD87E" w14:textId="3705606B" w:rsidR="00D956FB" w:rsidRDefault="00D956FB" w:rsidP="00D956FB">
            <w:pPr>
              <w:spacing w:line="276" w:lineRule="auto"/>
              <w:contextualSpacing w:val="0"/>
              <w:rPr>
                <w:ins w:id="678" w:author="Ying Shian Loh" w:date="2023-11-01T09:57:00Z"/>
                <w:b/>
                <w:bCs/>
              </w:rPr>
            </w:pPr>
            <w:ins w:id="679" w:author="Ying Shian Loh" w:date="2023-11-01T09:57:00Z">
              <w:r>
                <w:rPr>
                  <w:b/>
                  <w:bCs/>
                </w:rPr>
                <w:t xml:space="preserve">Indicator </w:t>
              </w:r>
              <w:r w:rsidR="00201A65">
                <w:rPr>
                  <w:b/>
                  <w:bCs/>
                </w:rPr>
                <w:t>11.6.2</w:t>
              </w:r>
            </w:ins>
          </w:p>
          <w:p w14:paraId="68D90CD0" w14:textId="2B7592D4" w:rsidR="00CC5BE5" w:rsidRDefault="00201A65" w:rsidP="00355EF5">
            <w:pPr>
              <w:spacing w:line="276" w:lineRule="auto"/>
              <w:contextualSpacing w:val="0"/>
            </w:pPr>
            <w:ins w:id="680" w:author="Ying Shian Loh" w:date="2023-11-01T09:57:00Z">
              <w:r w:rsidRPr="00201A65">
                <w:t>Annual mean levels of fine particulate matter</w:t>
              </w:r>
            </w:ins>
          </w:p>
        </w:tc>
      </w:tr>
      <w:tr w:rsidR="00355EF5" w:rsidRPr="00355EF5" w14:paraId="038BF566" w14:textId="77777777" w:rsidTr="00031408">
        <w:tc>
          <w:tcPr>
            <w:tcW w:w="1325" w:type="pct"/>
          </w:tcPr>
          <w:p w14:paraId="72C164D2" w14:textId="57334590" w:rsidR="00355EF5" w:rsidRPr="00355EF5" w:rsidRDefault="006E3CFB" w:rsidP="00355EF5">
            <w:pPr>
              <w:spacing w:after="200" w:line="276" w:lineRule="auto"/>
              <w:contextualSpacing w:val="0"/>
              <w:rPr>
                <w:lang w:val="en-GB"/>
              </w:rPr>
            </w:pPr>
            <w:r>
              <w:rPr>
                <w:lang w:val="en-GB"/>
              </w:rPr>
              <w:t xml:space="preserve">13 Climate Action </w:t>
            </w:r>
            <w:r>
              <w:rPr>
                <w:lang w:val="en-GB"/>
              </w:rPr>
              <w:br/>
              <w:t>(mandatory)</w:t>
            </w:r>
          </w:p>
        </w:tc>
        <w:tc>
          <w:tcPr>
            <w:tcW w:w="1840" w:type="pct"/>
          </w:tcPr>
          <w:p w14:paraId="5B156C66" w14:textId="77777777" w:rsidR="007B2024" w:rsidRDefault="00B368CE" w:rsidP="007B2024">
            <w:pPr>
              <w:spacing w:after="200" w:line="276" w:lineRule="auto"/>
              <w:contextualSpacing w:val="0"/>
              <w:rPr>
                <w:b/>
              </w:rPr>
            </w:pPr>
            <w:r>
              <w:rPr>
                <w:b/>
              </w:rPr>
              <w:t>Target 13.2</w:t>
            </w:r>
          </w:p>
          <w:p w14:paraId="0FC4AC8E" w14:textId="5375AF54" w:rsidR="00A23A37" w:rsidRDefault="00A23A37" w:rsidP="005642B7">
            <w:pPr>
              <w:spacing w:after="200" w:line="276" w:lineRule="auto"/>
              <w:contextualSpacing w:val="0"/>
              <w:jc w:val="both"/>
            </w:pPr>
            <w:r>
              <w:t>Integrate climate change, measures into national policies, strategies and planning</w:t>
            </w:r>
            <w:ins w:id="681" w:author="Ying Shian Loh" w:date="2023-11-01T09:39:00Z">
              <w:r>
                <w:t>.</w:t>
              </w:r>
            </w:ins>
          </w:p>
          <w:p w14:paraId="0045B80A" w14:textId="2BA09664" w:rsidR="00866322" w:rsidRPr="00355EF5" w:rsidRDefault="00866322" w:rsidP="005642B7">
            <w:pPr>
              <w:spacing w:after="200" w:line="276" w:lineRule="auto"/>
              <w:contextualSpacing w:val="0"/>
              <w:jc w:val="both"/>
              <w:rPr>
                <w:lang w:val="en-GB"/>
              </w:rPr>
            </w:pPr>
          </w:p>
        </w:tc>
        <w:tc>
          <w:tcPr>
            <w:tcW w:w="1835" w:type="pct"/>
          </w:tcPr>
          <w:p w14:paraId="7598CF24" w14:textId="43CD7C5E" w:rsidR="00A23A37" w:rsidRDefault="00A23A37" w:rsidP="00A23A37">
            <w:pPr>
              <w:spacing w:line="276" w:lineRule="auto"/>
              <w:contextualSpacing w:val="0"/>
              <w:rPr>
                <w:ins w:id="682" w:author="Ying Shian Loh" w:date="2023-11-01T09:39:00Z"/>
                <w:b/>
                <w:bCs/>
              </w:rPr>
            </w:pPr>
            <w:ins w:id="683" w:author="Ying Shian Loh" w:date="2023-11-01T09:39:00Z">
              <w:r w:rsidRPr="00114D37">
                <w:rPr>
                  <w:b/>
                  <w:bCs/>
                </w:rPr>
                <w:t xml:space="preserve">Indicator </w:t>
              </w:r>
            </w:ins>
            <w:ins w:id="684" w:author="Ying Shian Loh" w:date="2023-11-01T09:40:00Z">
              <w:r>
                <w:rPr>
                  <w:b/>
                  <w:bCs/>
                </w:rPr>
                <w:t>13.2.2</w:t>
              </w:r>
            </w:ins>
          </w:p>
          <w:p w14:paraId="1CC600C8" w14:textId="77777777" w:rsidR="00A23A37" w:rsidRDefault="00A23A37" w:rsidP="00355EF5">
            <w:pPr>
              <w:spacing w:after="200" w:line="276" w:lineRule="auto"/>
              <w:contextualSpacing w:val="0"/>
              <w:rPr>
                <w:ins w:id="685" w:author="Ying Shian Loh" w:date="2023-11-01T09:40:00Z"/>
              </w:rPr>
            </w:pPr>
          </w:p>
          <w:p w14:paraId="0DB212E8" w14:textId="41F2DAF0" w:rsidR="00355EF5" w:rsidRPr="00355EF5" w:rsidRDefault="00CC4C6A" w:rsidP="00355EF5">
            <w:pPr>
              <w:spacing w:after="200" w:line="276" w:lineRule="auto"/>
              <w:contextualSpacing w:val="0"/>
              <w:rPr>
                <w:lang w:val="en-GB"/>
              </w:rPr>
            </w:pPr>
            <w:r>
              <w:t>Emission reductions in tCO2e</w:t>
            </w:r>
          </w:p>
        </w:tc>
      </w:tr>
    </w:tbl>
    <w:p w14:paraId="62EC20DE" w14:textId="77777777" w:rsidR="006E3CFB" w:rsidRPr="00355EF5" w:rsidRDefault="006E3CFB" w:rsidP="00A61CC2">
      <w:pPr>
        <w:rPr>
          <w:lang w:eastAsia="en-GB"/>
        </w:rPr>
      </w:pPr>
    </w:p>
    <w:p w14:paraId="5227516E" w14:textId="152F573B" w:rsidR="00355EF5" w:rsidRPr="00355EF5" w:rsidRDefault="00B46B23" w:rsidP="00B46B23">
      <w:r>
        <w:t xml:space="preserve">B.6.1 </w:t>
      </w:r>
      <w:r w:rsidR="00355EF5" w:rsidRPr="00355EF5">
        <w:t>Explanation of methodological choices/approaches for estimating the SDG Impact</w:t>
      </w:r>
    </w:p>
    <w:p w14:paraId="496BC592" w14:textId="77777777" w:rsidR="00355EF5" w:rsidDel="00201A65" w:rsidRDefault="00355EF5" w:rsidP="00355EF5">
      <w:pPr>
        <w:spacing w:line="276" w:lineRule="auto"/>
        <w:contextualSpacing w:val="0"/>
        <w:rPr>
          <w:del w:id="686" w:author="Ying Shian Loh" w:date="2023-11-01T09:59:00Z"/>
          <w:lang w:val="en-GB"/>
        </w:rPr>
      </w:pPr>
      <w:r w:rsidRPr="00355EF5">
        <w:rPr>
          <w:lang w:val="en-GB"/>
        </w:rPr>
        <w:t>&gt;&gt;</w:t>
      </w:r>
    </w:p>
    <w:p w14:paraId="187FD972" w14:textId="43618C59" w:rsidR="00D521AC" w:rsidDel="00201A65" w:rsidRDefault="00D521AC" w:rsidP="00355EF5">
      <w:pPr>
        <w:spacing w:line="276" w:lineRule="auto"/>
        <w:contextualSpacing w:val="0"/>
        <w:rPr>
          <w:del w:id="687" w:author="Ying Shian Loh" w:date="2023-11-01T09:59:00Z"/>
          <w:lang w:val="en-GB"/>
        </w:rPr>
      </w:pPr>
    </w:p>
    <w:p w14:paraId="466FA779" w14:textId="77777777" w:rsidR="00006C2A" w:rsidRDefault="00006C2A" w:rsidP="00006C2A">
      <w:pPr>
        <w:spacing w:after="0"/>
        <w:jc w:val="both"/>
        <w:rPr>
          <w:b/>
          <w:highlight w:val="yellow"/>
          <w:u w:val="single"/>
        </w:rPr>
      </w:pPr>
      <w:bookmarkStart w:id="688" w:name="_Hlk113272284"/>
      <w:r>
        <w:rPr>
          <w:b/>
          <w:u w:val="single"/>
        </w:rPr>
        <w:t>Table 14: SDG 8- Decent Work and Economic Growth</w:t>
      </w:r>
    </w:p>
    <w:p w14:paraId="4478A1ED" w14:textId="77777777" w:rsidR="00006C2A" w:rsidRDefault="00006C2A" w:rsidP="00006C2A">
      <w:pPr>
        <w:spacing w:after="0"/>
        <w:jc w:val="both"/>
      </w:pPr>
    </w:p>
    <w:tbl>
      <w:tblPr>
        <w:tblW w:w="96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3211"/>
        <w:gridCol w:w="3211"/>
      </w:tblGrid>
      <w:tr w:rsidR="00006C2A" w14:paraId="4299E043" w14:textId="77777777" w:rsidTr="005336A6">
        <w:tc>
          <w:tcPr>
            <w:tcW w:w="3210" w:type="dxa"/>
            <w:shd w:val="clear" w:color="auto" w:fill="auto"/>
            <w:tcMar>
              <w:top w:w="100" w:type="dxa"/>
              <w:left w:w="100" w:type="dxa"/>
              <w:bottom w:w="100" w:type="dxa"/>
              <w:right w:w="100" w:type="dxa"/>
            </w:tcMar>
          </w:tcPr>
          <w:p w14:paraId="62E8DA30" w14:textId="77777777" w:rsidR="00006C2A" w:rsidRDefault="00006C2A" w:rsidP="005336A6">
            <w:pPr>
              <w:widowControl w:val="0"/>
              <w:pBdr>
                <w:top w:val="nil"/>
                <w:left w:val="nil"/>
                <w:bottom w:val="nil"/>
                <w:right w:val="nil"/>
                <w:between w:val="nil"/>
              </w:pBdr>
              <w:spacing w:after="0" w:line="240" w:lineRule="auto"/>
              <w:jc w:val="center"/>
              <w:rPr>
                <w:b/>
              </w:rPr>
            </w:pPr>
            <w:r>
              <w:rPr>
                <w:b/>
              </w:rPr>
              <w:t>Project monitoring indicator</w:t>
            </w:r>
          </w:p>
        </w:tc>
        <w:tc>
          <w:tcPr>
            <w:tcW w:w="3210" w:type="dxa"/>
            <w:shd w:val="clear" w:color="auto" w:fill="auto"/>
            <w:tcMar>
              <w:top w:w="100" w:type="dxa"/>
              <w:left w:w="100" w:type="dxa"/>
              <w:bottom w:w="100" w:type="dxa"/>
              <w:right w:w="100" w:type="dxa"/>
            </w:tcMar>
          </w:tcPr>
          <w:p w14:paraId="1A073C28" w14:textId="77777777" w:rsidR="00006C2A" w:rsidRDefault="00006C2A" w:rsidP="005336A6">
            <w:pPr>
              <w:widowControl w:val="0"/>
              <w:pBdr>
                <w:top w:val="nil"/>
                <w:left w:val="nil"/>
                <w:bottom w:val="nil"/>
                <w:right w:val="nil"/>
                <w:between w:val="nil"/>
              </w:pBdr>
              <w:spacing w:after="0" w:line="240" w:lineRule="auto"/>
              <w:jc w:val="center"/>
              <w:rPr>
                <w:b/>
              </w:rPr>
            </w:pPr>
            <w:r>
              <w:rPr>
                <w:b/>
              </w:rPr>
              <w:t>Baseline outcome</w:t>
            </w:r>
          </w:p>
        </w:tc>
        <w:tc>
          <w:tcPr>
            <w:tcW w:w="3210" w:type="dxa"/>
            <w:shd w:val="clear" w:color="auto" w:fill="auto"/>
            <w:tcMar>
              <w:top w:w="100" w:type="dxa"/>
              <w:left w:w="100" w:type="dxa"/>
              <w:bottom w:w="100" w:type="dxa"/>
              <w:right w:w="100" w:type="dxa"/>
            </w:tcMar>
          </w:tcPr>
          <w:p w14:paraId="229B8068" w14:textId="77777777" w:rsidR="00006C2A" w:rsidRDefault="00006C2A" w:rsidP="005336A6">
            <w:pPr>
              <w:widowControl w:val="0"/>
              <w:pBdr>
                <w:top w:val="nil"/>
                <w:left w:val="nil"/>
                <w:bottom w:val="nil"/>
                <w:right w:val="nil"/>
                <w:between w:val="nil"/>
              </w:pBdr>
              <w:spacing w:after="0" w:line="240" w:lineRule="auto"/>
              <w:jc w:val="center"/>
              <w:rPr>
                <w:b/>
              </w:rPr>
            </w:pPr>
            <w:r>
              <w:rPr>
                <w:b/>
              </w:rPr>
              <w:t>Project outcome</w:t>
            </w:r>
          </w:p>
        </w:tc>
      </w:tr>
      <w:tr w:rsidR="00006C2A" w14:paraId="4BFD71DD" w14:textId="77777777" w:rsidTr="005336A6">
        <w:trPr>
          <w:trHeight w:val="420"/>
        </w:trPr>
        <w:tc>
          <w:tcPr>
            <w:tcW w:w="3210" w:type="dxa"/>
            <w:shd w:val="clear" w:color="auto" w:fill="auto"/>
            <w:tcMar>
              <w:top w:w="100" w:type="dxa"/>
              <w:left w:w="100" w:type="dxa"/>
              <w:bottom w:w="100" w:type="dxa"/>
              <w:right w:w="100" w:type="dxa"/>
            </w:tcMar>
          </w:tcPr>
          <w:p w14:paraId="243D32F3" w14:textId="77777777" w:rsidR="00006C2A" w:rsidRDefault="00006C2A" w:rsidP="005336A6">
            <w:pPr>
              <w:widowControl w:val="0"/>
              <w:pBdr>
                <w:top w:val="nil"/>
                <w:left w:val="nil"/>
                <w:bottom w:val="nil"/>
                <w:right w:val="nil"/>
                <w:between w:val="nil"/>
              </w:pBdr>
              <w:spacing w:after="0" w:line="240" w:lineRule="auto"/>
            </w:pPr>
            <w:r>
              <w:t>1) Number of males and females employed by the project.</w:t>
            </w:r>
          </w:p>
        </w:tc>
        <w:tc>
          <w:tcPr>
            <w:tcW w:w="3210" w:type="dxa"/>
            <w:vMerge w:val="restart"/>
            <w:shd w:val="clear" w:color="auto" w:fill="auto"/>
            <w:tcMar>
              <w:top w:w="100" w:type="dxa"/>
              <w:left w:w="100" w:type="dxa"/>
              <w:bottom w:w="100" w:type="dxa"/>
              <w:right w:w="100" w:type="dxa"/>
            </w:tcMar>
          </w:tcPr>
          <w:p w14:paraId="5AD84820" w14:textId="77777777" w:rsidR="00006C2A" w:rsidRDefault="00006C2A" w:rsidP="005336A6">
            <w:pPr>
              <w:widowControl w:val="0"/>
              <w:pBdr>
                <w:top w:val="nil"/>
                <w:left w:val="nil"/>
                <w:bottom w:val="nil"/>
                <w:right w:val="nil"/>
                <w:between w:val="nil"/>
              </w:pBdr>
              <w:spacing w:after="0" w:line="240" w:lineRule="auto"/>
              <w:jc w:val="both"/>
            </w:pPr>
            <w:r>
              <w:t>In the baseline situation, no new jobs were created. Therefore, the baseline outcome is 28</w:t>
            </w:r>
          </w:p>
        </w:tc>
        <w:tc>
          <w:tcPr>
            <w:tcW w:w="3210" w:type="dxa"/>
            <w:shd w:val="clear" w:color="auto" w:fill="auto"/>
            <w:tcMar>
              <w:top w:w="100" w:type="dxa"/>
              <w:left w:w="100" w:type="dxa"/>
              <w:bottom w:w="100" w:type="dxa"/>
              <w:right w:w="100" w:type="dxa"/>
            </w:tcMar>
          </w:tcPr>
          <w:p w14:paraId="3653E824" w14:textId="77777777" w:rsidR="00006C2A" w:rsidRDefault="00006C2A" w:rsidP="005336A6">
            <w:pPr>
              <w:widowControl w:val="0"/>
              <w:pBdr>
                <w:top w:val="nil"/>
                <w:left w:val="nil"/>
                <w:bottom w:val="nil"/>
                <w:right w:val="nil"/>
                <w:between w:val="nil"/>
              </w:pBdr>
              <w:spacing w:after="0" w:line="240" w:lineRule="auto"/>
              <w:jc w:val="both"/>
            </w:pPr>
            <w:r>
              <w:t>In project situations, the number of jobs created for males and females will be recorded. Source of data is a record keeping book and it will be cross checked by the labor contracts.</w:t>
            </w:r>
          </w:p>
        </w:tc>
      </w:tr>
      <w:tr w:rsidR="00006C2A" w14:paraId="3FEB9ADE" w14:textId="77777777" w:rsidTr="005336A6">
        <w:trPr>
          <w:trHeight w:val="420"/>
        </w:trPr>
        <w:tc>
          <w:tcPr>
            <w:tcW w:w="3210" w:type="dxa"/>
            <w:shd w:val="clear" w:color="auto" w:fill="auto"/>
            <w:tcMar>
              <w:top w:w="100" w:type="dxa"/>
              <w:left w:w="100" w:type="dxa"/>
              <w:bottom w:w="100" w:type="dxa"/>
              <w:right w:w="100" w:type="dxa"/>
            </w:tcMar>
          </w:tcPr>
          <w:p w14:paraId="5505FB62" w14:textId="77777777" w:rsidR="00006C2A" w:rsidRDefault="00006C2A" w:rsidP="005336A6">
            <w:pPr>
              <w:widowControl w:val="0"/>
              <w:pBdr>
                <w:top w:val="nil"/>
                <w:left w:val="nil"/>
                <w:bottom w:val="nil"/>
                <w:right w:val="nil"/>
                <w:between w:val="nil"/>
              </w:pBdr>
              <w:spacing w:after="0" w:line="240" w:lineRule="auto"/>
            </w:pPr>
            <w:r>
              <w:t>2) Average monthly salary.</w:t>
            </w:r>
          </w:p>
        </w:tc>
        <w:tc>
          <w:tcPr>
            <w:tcW w:w="3210" w:type="dxa"/>
            <w:vMerge/>
            <w:shd w:val="clear" w:color="auto" w:fill="auto"/>
            <w:tcMar>
              <w:top w:w="100" w:type="dxa"/>
              <w:left w:w="100" w:type="dxa"/>
              <w:bottom w:w="100" w:type="dxa"/>
              <w:right w:w="100" w:type="dxa"/>
            </w:tcMar>
          </w:tcPr>
          <w:p w14:paraId="6189BF1C" w14:textId="77777777" w:rsidR="00006C2A" w:rsidRDefault="00006C2A" w:rsidP="005336A6">
            <w:pPr>
              <w:widowControl w:val="0"/>
              <w:pBdr>
                <w:top w:val="nil"/>
                <w:left w:val="nil"/>
                <w:bottom w:val="nil"/>
                <w:right w:val="nil"/>
                <w:between w:val="nil"/>
              </w:pBdr>
              <w:spacing w:after="0" w:line="240" w:lineRule="auto"/>
            </w:pPr>
          </w:p>
        </w:tc>
        <w:tc>
          <w:tcPr>
            <w:tcW w:w="3210" w:type="dxa"/>
            <w:shd w:val="clear" w:color="auto" w:fill="auto"/>
            <w:tcMar>
              <w:top w:w="100" w:type="dxa"/>
              <w:left w:w="100" w:type="dxa"/>
              <w:bottom w:w="100" w:type="dxa"/>
              <w:right w:w="100" w:type="dxa"/>
            </w:tcMar>
          </w:tcPr>
          <w:p w14:paraId="7C756D36" w14:textId="77777777" w:rsidR="00006C2A" w:rsidRDefault="00006C2A" w:rsidP="005336A6">
            <w:pPr>
              <w:widowControl w:val="0"/>
              <w:pBdr>
                <w:top w:val="nil"/>
                <w:left w:val="nil"/>
                <w:bottom w:val="nil"/>
                <w:right w:val="nil"/>
                <w:between w:val="nil"/>
              </w:pBdr>
              <w:spacing w:after="0" w:line="240" w:lineRule="auto"/>
              <w:jc w:val="both"/>
            </w:pPr>
            <w:r>
              <w:t>The average monthly salary will be determined by the record keeping book and cross checked by the salary slips.</w:t>
            </w:r>
          </w:p>
        </w:tc>
      </w:tr>
      <w:bookmarkEnd w:id="688"/>
    </w:tbl>
    <w:p w14:paraId="4CA10001" w14:textId="77777777" w:rsidR="00006C2A" w:rsidRDefault="00006C2A" w:rsidP="00006C2A">
      <w:pPr>
        <w:spacing w:after="0"/>
        <w:jc w:val="both"/>
      </w:pPr>
    </w:p>
    <w:p w14:paraId="5789F988" w14:textId="77777777" w:rsidR="00006C2A" w:rsidRDefault="00006C2A" w:rsidP="00006C2A">
      <w:pPr>
        <w:spacing w:after="0"/>
        <w:jc w:val="both"/>
      </w:pPr>
      <w:r>
        <w:t>Net benefit of SDG8=Project outcome of SDG8 – Baseline outcome of SDG8</w:t>
      </w:r>
    </w:p>
    <w:p w14:paraId="6336C812" w14:textId="77777777" w:rsidR="00006C2A" w:rsidRDefault="00006C2A" w:rsidP="00006C2A">
      <w:pPr>
        <w:spacing w:after="0"/>
        <w:jc w:val="both"/>
      </w:pPr>
    </w:p>
    <w:p w14:paraId="1D651FE9" w14:textId="5CD4CE0A" w:rsidR="00201A65" w:rsidRDefault="00201A65" w:rsidP="00201A65">
      <w:pPr>
        <w:spacing w:after="0"/>
        <w:jc w:val="both"/>
        <w:rPr>
          <w:b/>
          <w:u w:val="single"/>
        </w:rPr>
      </w:pPr>
      <w:r>
        <w:rPr>
          <w:b/>
          <w:u w:val="single"/>
        </w:rPr>
        <w:t xml:space="preserve">SDG </w:t>
      </w:r>
      <w:ins w:id="689" w:author="Ying Shian Loh" w:date="2023-11-01T09:59:00Z">
        <w:r>
          <w:rPr>
            <w:b/>
            <w:u w:val="single"/>
          </w:rPr>
          <w:t>11</w:t>
        </w:r>
      </w:ins>
      <w:r>
        <w:rPr>
          <w:b/>
          <w:u w:val="single"/>
        </w:rPr>
        <w:t>-</w:t>
      </w:r>
      <w:ins w:id="690" w:author="Ying Shian Loh" w:date="2023-11-01T09:59:00Z">
        <w:r>
          <w:rPr>
            <w:b/>
            <w:u w:val="single"/>
          </w:rPr>
          <w:t xml:space="preserve">Sustainable Cities and Communities </w:t>
        </w:r>
      </w:ins>
    </w:p>
    <w:p w14:paraId="4B85F7F9" w14:textId="77777777" w:rsidR="00201A65" w:rsidRDefault="00201A65" w:rsidP="00201A65">
      <w:pPr>
        <w:spacing w:after="0"/>
        <w:jc w:val="both"/>
      </w:pPr>
      <w:r>
        <w:t>The implementation of the project activity will reduce the amount of air pollution (Particulate Matter) being released into the atmosphere/working environment. This is because burning of NERADO biomass is less pollutive than burning Heavy Fuel Oil. Hence, the health and well-being of the facility workers are better protected.</w:t>
      </w:r>
    </w:p>
    <w:p w14:paraId="6D86EC7D" w14:textId="77777777" w:rsidR="00201A65" w:rsidRDefault="00201A65" w:rsidP="00201A65">
      <w:pPr>
        <w:spacing w:after="0"/>
        <w:jc w:val="both"/>
      </w:pPr>
    </w:p>
    <w:p w14:paraId="6C2B59DD" w14:textId="016471C8" w:rsidR="00201A65" w:rsidRDefault="00201A65" w:rsidP="00201A65">
      <w:pPr>
        <w:spacing w:after="0"/>
        <w:jc w:val="both"/>
      </w:pPr>
      <w:r>
        <w:t xml:space="preserve">In order to ascertain the improvement in working conditions and the health of people working in the facility, the contribution baseline estimation and project estimation to SDG </w:t>
      </w:r>
      <w:ins w:id="691" w:author="Ying Shian Loh" w:date="2023-11-01T10:00:00Z">
        <w:r>
          <w:t>11</w:t>
        </w:r>
      </w:ins>
      <w:r>
        <w:t xml:space="preserve"> will be quantified by the reduction in PM levels (PPM) that is released into the atmosphere from the chimney furnace. This will be the difference between total PM levels in the baseline (PPM</w:t>
      </w:r>
      <w:r>
        <w:rPr>
          <w:vertAlign w:val="subscript"/>
        </w:rPr>
        <w:t>BL</w:t>
      </w:r>
      <w:r>
        <w:t>) and in project scenario (PPM</w:t>
      </w:r>
      <w:r>
        <w:rPr>
          <w:vertAlign w:val="subscript"/>
        </w:rPr>
        <w:t>PJ</w:t>
      </w:r>
      <w:r>
        <w:t>).</w:t>
      </w:r>
    </w:p>
    <w:p w14:paraId="66E2A73B" w14:textId="77777777" w:rsidR="00201A65" w:rsidRDefault="00201A65" w:rsidP="00006C2A">
      <w:pPr>
        <w:spacing w:after="0"/>
        <w:rPr>
          <w:ins w:id="692" w:author="Ying Shian Loh" w:date="2023-11-01T09:58:00Z"/>
          <w:b/>
          <w:u w:val="single"/>
        </w:rPr>
      </w:pPr>
    </w:p>
    <w:p w14:paraId="47A6496F" w14:textId="55A2F01F" w:rsidR="00006C2A" w:rsidRDefault="00006C2A" w:rsidP="00006C2A">
      <w:pPr>
        <w:spacing w:after="0"/>
        <w:rPr>
          <w:b/>
          <w:u w:val="single"/>
        </w:rPr>
      </w:pPr>
      <w:r>
        <w:rPr>
          <w:b/>
          <w:u w:val="single"/>
        </w:rPr>
        <w:t>SDG 13-Climate Action</w:t>
      </w:r>
    </w:p>
    <w:p w14:paraId="515BFA92" w14:textId="77777777" w:rsidR="00006C2A" w:rsidRDefault="00006C2A" w:rsidP="00006C2A">
      <w:pPr>
        <w:spacing w:after="0"/>
        <w:jc w:val="both"/>
      </w:pPr>
      <w:r>
        <w:rPr>
          <w:b/>
        </w:rPr>
        <w:t>Baseline emissions</w:t>
      </w:r>
    </w:p>
    <w:p w14:paraId="50A8854F" w14:textId="77777777" w:rsidR="00006C2A" w:rsidRDefault="00006C2A" w:rsidP="00006C2A">
      <w:pPr>
        <w:spacing w:after="0"/>
        <w:jc w:val="both"/>
      </w:pPr>
      <w:r>
        <w:t>Project activities resulting in an annual emission reduction of less than 20 kt CO2 may apply Option 1 for baseline emissions calculations, whereas projects exceeding 20 kt CO2 shall apply Option 2.</w:t>
      </w:r>
    </w:p>
    <w:p w14:paraId="6C0F1278" w14:textId="77777777" w:rsidR="00006C2A" w:rsidRDefault="00006C2A" w:rsidP="00006C2A">
      <w:pPr>
        <w:spacing w:after="0"/>
        <w:jc w:val="both"/>
      </w:pPr>
    </w:p>
    <w:p w14:paraId="19447F94" w14:textId="42C22359" w:rsidR="00006C2A" w:rsidRDefault="00006C2A" w:rsidP="00006C2A">
      <w:pPr>
        <w:spacing w:after="0"/>
        <w:jc w:val="both"/>
      </w:pPr>
      <w:r>
        <w:t xml:space="preserve">The proposed project activity has annual emission reductions equivalent to </w:t>
      </w:r>
      <w:ins w:id="693" w:author="Ying Shian Loh" w:date="2024-02-07T12:09:00Z">
        <w:r w:rsidR="00587832">
          <w:t>1,692</w:t>
        </w:r>
      </w:ins>
      <w:del w:id="694" w:author="Ying Shian Loh" w:date="2024-02-07T12:09:00Z">
        <w:r w:rsidR="007F17C7" w:rsidDel="00587832">
          <w:delText>1,688</w:delText>
        </w:r>
      </w:del>
      <w:r w:rsidR="007F17C7">
        <w:t xml:space="preserve">tCO2e </w:t>
      </w:r>
      <w:r>
        <w:t xml:space="preserve">; therefore, baseline emissions are calculated using Option 1. </w:t>
      </w:r>
    </w:p>
    <w:p w14:paraId="73DF1F83" w14:textId="77777777" w:rsidR="00006C2A" w:rsidRDefault="00006C2A" w:rsidP="00006C2A">
      <w:pPr>
        <w:spacing w:after="0"/>
        <w:jc w:val="both"/>
      </w:pPr>
    </w:p>
    <w:p w14:paraId="51C8E11F" w14:textId="77777777" w:rsidR="00006C2A" w:rsidRDefault="00006C2A" w:rsidP="00006C2A">
      <w:pPr>
        <w:spacing w:after="0"/>
        <w:jc w:val="both"/>
        <w:rPr>
          <w:u w:val="single"/>
        </w:rPr>
      </w:pPr>
      <w:r>
        <w:rPr>
          <w:u w:val="single"/>
        </w:rPr>
        <w:t>Option 1</w:t>
      </w:r>
    </w:p>
    <w:p w14:paraId="227137E8" w14:textId="77777777" w:rsidR="00006C2A" w:rsidRDefault="00006C2A" w:rsidP="00006C2A">
      <w:pPr>
        <w:spacing w:after="0"/>
        <w:jc w:val="both"/>
      </w:pPr>
      <w:r>
        <w:t>As per paragraph 22, for projects that involve replacing, modifying or retrofitting systems in existing facilities, the average of the immediately prior three-year historical fossil fuel consumption data, for the existing facility, shall be used to determine an average annual baseline fossil fuel consumption value. Similarly, prior three-year historical production data (excluding abnormal years) for the existing facility, shall be used to determine an average annual historical baseline output production rate.</w:t>
      </w:r>
    </w:p>
    <w:p w14:paraId="6C7A8A5B" w14:textId="77777777" w:rsidR="00006C2A" w:rsidRDefault="00006C2A" w:rsidP="00006C2A">
      <w:pPr>
        <w:spacing w:line="276" w:lineRule="auto"/>
      </w:pPr>
      <w:r>
        <w:rPr>
          <w:noProof/>
        </w:rPr>
        <w:drawing>
          <wp:inline distT="0" distB="0" distL="0" distR="0" wp14:anchorId="26500D37" wp14:editId="6817B77E">
            <wp:extent cx="5577840" cy="1737360"/>
            <wp:effectExtent l="0" t="0" r="0" b="0"/>
            <wp:docPr id="15" name="image18.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8.png" descr="A black text on a white background&#10;&#10;Description automatically generated"/>
                    <pic:cNvPicPr preferRelativeResize="0"/>
                  </pic:nvPicPr>
                  <pic:blipFill>
                    <a:blip r:embed="rId22"/>
                    <a:srcRect/>
                    <a:stretch>
                      <a:fillRect/>
                    </a:stretch>
                  </pic:blipFill>
                  <pic:spPr>
                    <a:xfrm>
                      <a:off x="0" y="0"/>
                      <a:ext cx="5577840" cy="1737360"/>
                    </a:xfrm>
                    <a:prstGeom prst="rect">
                      <a:avLst/>
                    </a:prstGeom>
                    <a:ln/>
                  </pic:spPr>
                </pic:pic>
              </a:graphicData>
            </a:graphic>
          </wp:inline>
        </w:drawing>
      </w:r>
    </w:p>
    <w:p w14:paraId="341AC569" w14:textId="77777777" w:rsidR="00006C2A" w:rsidRDefault="00006C2A" w:rsidP="00006C2A">
      <w:pPr>
        <w:spacing w:line="276" w:lineRule="auto"/>
      </w:pPr>
      <w:r>
        <w:t xml:space="preserve">Table 15: Parameters for baseline emission calculation. </w:t>
      </w:r>
    </w:p>
    <w:tbl>
      <w:tblPr>
        <w:tblW w:w="92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7"/>
        <w:gridCol w:w="3151"/>
        <w:gridCol w:w="1639"/>
        <w:gridCol w:w="2955"/>
      </w:tblGrid>
      <w:tr w:rsidR="00006C2A" w14:paraId="746B9D95" w14:textId="77777777" w:rsidTr="005336A6">
        <w:trPr>
          <w:trHeight w:val="356"/>
        </w:trPr>
        <w:tc>
          <w:tcPr>
            <w:tcW w:w="1527" w:type="dxa"/>
            <w:shd w:val="clear" w:color="auto" w:fill="E6EAB0"/>
            <w:vAlign w:val="center"/>
          </w:tcPr>
          <w:p w14:paraId="02142CD5" w14:textId="77777777" w:rsidR="00006C2A" w:rsidRDefault="00006C2A" w:rsidP="005336A6">
            <w:pPr>
              <w:jc w:val="center"/>
              <w:rPr>
                <w:b/>
              </w:rPr>
            </w:pPr>
            <w:bookmarkStart w:id="695" w:name="_Hlk113891936"/>
            <w:r>
              <w:rPr>
                <w:b/>
              </w:rPr>
              <w:t>Parameter</w:t>
            </w:r>
          </w:p>
        </w:tc>
        <w:tc>
          <w:tcPr>
            <w:tcW w:w="3151" w:type="dxa"/>
            <w:shd w:val="clear" w:color="auto" w:fill="E6EAB0"/>
            <w:vAlign w:val="center"/>
          </w:tcPr>
          <w:p w14:paraId="5B089921" w14:textId="77777777" w:rsidR="00006C2A" w:rsidRDefault="00006C2A" w:rsidP="005336A6">
            <w:pPr>
              <w:jc w:val="center"/>
              <w:rPr>
                <w:b/>
              </w:rPr>
            </w:pPr>
            <w:r>
              <w:rPr>
                <w:b/>
              </w:rPr>
              <w:t>Value</w:t>
            </w:r>
          </w:p>
        </w:tc>
        <w:tc>
          <w:tcPr>
            <w:tcW w:w="1639" w:type="dxa"/>
            <w:shd w:val="clear" w:color="auto" w:fill="E6EAB0"/>
            <w:vAlign w:val="center"/>
          </w:tcPr>
          <w:p w14:paraId="73E77834" w14:textId="77777777" w:rsidR="00006C2A" w:rsidRDefault="00006C2A" w:rsidP="005336A6">
            <w:pPr>
              <w:jc w:val="center"/>
              <w:rPr>
                <w:b/>
              </w:rPr>
            </w:pPr>
            <w:r>
              <w:rPr>
                <w:b/>
              </w:rPr>
              <w:t>Remarks</w:t>
            </w:r>
          </w:p>
        </w:tc>
        <w:tc>
          <w:tcPr>
            <w:tcW w:w="2955" w:type="dxa"/>
            <w:shd w:val="clear" w:color="auto" w:fill="E6EAB0"/>
            <w:vAlign w:val="center"/>
          </w:tcPr>
          <w:p w14:paraId="11FB6558" w14:textId="77777777" w:rsidR="00006C2A" w:rsidRDefault="00006C2A" w:rsidP="005336A6">
            <w:pPr>
              <w:jc w:val="center"/>
            </w:pPr>
            <w:r>
              <w:rPr>
                <w:b/>
              </w:rPr>
              <w:t>Source of Information</w:t>
            </w:r>
          </w:p>
        </w:tc>
      </w:tr>
      <w:tr w:rsidR="00006C2A" w14:paraId="7E2FFD33" w14:textId="77777777" w:rsidTr="005336A6">
        <w:trPr>
          <w:trHeight w:val="519"/>
        </w:trPr>
        <w:tc>
          <w:tcPr>
            <w:tcW w:w="1527" w:type="dxa"/>
            <w:vAlign w:val="center"/>
          </w:tcPr>
          <w:p w14:paraId="5F895B4E" w14:textId="77777777" w:rsidR="00006C2A" w:rsidRDefault="00006C2A" w:rsidP="005336A6">
            <w:pPr>
              <w:rPr>
                <w:b/>
              </w:rPr>
            </w:pPr>
            <w:r>
              <w:rPr>
                <w:b/>
              </w:rPr>
              <w:t>P</w:t>
            </w:r>
            <w:r>
              <w:rPr>
                <w:b/>
                <w:vertAlign w:val="subscript"/>
              </w:rPr>
              <w:t>prod,y</w:t>
            </w:r>
          </w:p>
        </w:tc>
        <w:tc>
          <w:tcPr>
            <w:tcW w:w="3151" w:type="dxa"/>
            <w:vAlign w:val="center"/>
          </w:tcPr>
          <w:p w14:paraId="3380BB0B" w14:textId="1B638C8B" w:rsidR="00006C2A" w:rsidRDefault="005F13F9" w:rsidP="005336A6">
            <w:del w:id="696" w:author="Ying Shian Loh" w:date="2023-08-23T14:24:00Z">
              <w:r w:rsidDel="00720623">
                <w:delText>4,115</w:delText>
              </w:r>
              <w:r w:rsidR="00C35200" w:rsidDel="00720623">
                <w:delText>.9</w:delText>
              </w:r>
            </w:del>
            <w:ins w:id="697" w:author="Ying Shian Loh" w:date="2023-08-23T14:24:00Z">
              <w:r w:rsidR="00720623">
                <w:t>4,</w:t>
              </w:r>
            </w:ins>
            <w:ins w:id="698" w:author="Ying Shian Loh" w:date="2024-02-07T12:09:00Z">
              <w:r w:rsidR="00702467">
                <w:t>498</w:t>
              </w:r>
            </w:ins>
            <w:ins w:id="699" w:author="Ying Shian Loh" w:date="2024-02-07T12:10:00Z">
              <w:r w:rsidR="00702467">
                <w:t>,971</w:t>
              </w:r>
            </w:ins>
            <w:r w:rsidR="00006C2A">
              <w:t xml:space="preserve"> </w:t>
            </w:r>
            <w:ins w:id="700" w:author="Ying Shian Loh" w:date="2023-11-02T12:33:00Z">
              <w:r w:rsidR="00F530B4">
                <w:t>kg</w:t>
              </w:r>
            </w:ins>
            <w:del w:id="701" w:author="Ying Shian Loh" w:date="2023-11-02T12:33:00Z">
              <w:r w:rsidR="00006C2A" w:rsidDel="00F530B4">
                <w:delText>t</w:delText>
              </w:r>
            </w:del>
          </w:p>
        </w:tc>
        <w:tc>
          <w:tcPr>
            <w:tcW w:w="1639" w:type="dxa"/>
            <w:vAlign w:val="center"/>
          </w:tcPr>
          <w:p w14:paraId="6C946A90" w14:textId="77777777" w:rsidR="00006C2A" w:rsidRDefault="00006C2A" w:rsidP="005336A6">
            <w:r>
              <w:t>Inclusive of Aluminium Deox</w:t>
            </w:r>
            <w:r>
              <w:rPr>
                <w:rStyle w:val="FootnoteReference"/>
              </w:rPr>
              <w:footnoteReference w:id="6"/>
            </w:r>
          </w:p>
        </w:tc>
        <w:tc>
          <w:tcPr>
            <w:tcW w:w="2955" w:type="dxa"/>
            <w:vAlign w:val="center"/>
          </w:tcPr>
          <w:p w14:paraId="14C900CA" w14:textId="3E4325E6" w:rsidR="00006C2A" w:rsidRDefault="00CC30EE" w:rsidP="005336A6">
            <w:ins w:id="702" w:author="Ying Shian Loh" w:date="2024-02-07T12:10:00Z">
              <w:r>
                <w:t>JTS Product Output Data 201</w:t>
              </w:r>
            </w:ins>
            <w:ins w:id="703" w:author="Ying Shian Loh" w:date="2024-02-07T12:11:00Z">
              <w:r>
                <w:t>6-2022</w:t>
              </w:r>
            </w:ins>
            <w:del w:id="704" w:author="Ying Shian Loh" w:date="2024-02-07T12:10:00Z">
              <w:r w:rsidR="00006C2A" w:rsidDel="00CC30EE">
                <w:delText xml:space="preserve">Product Data Sheet </w:delText>
              </w:r>
            </w:del>
            <w:del w:id="705" w:author="Ying Shian Loh" w:date="2023-08-23T14:25:00Z">
              <w:r w:rsidR="00006C2A" w:rsidDel="004E791F">
                <w:delText xml:space="preserve">(Year </w:delText>
              </w:r>
              <w:r w:rsidR="00D54706" w:rsidDel="004E791F">
                <w:delText>1</w:delText>
              </w:r>
              <w:r w:rsidR="00006C2A" w:rsidDel="004E791F">
                <w:delText xml:space="preserve">, 04/04/2021 – </w:delText>
              </w:r>
              <w:r w:rsidR="00815321" w:rsidDel="004E791F">
                <w:delText>01</w:delText>
              </w:r>
              <w:r w:rsidR="00006C2A" w:rsidDel="004E791F">
                <w:delText>/</w:delText>
              </w:r>
              <w:r w:rsidR="00815321" w:rsidDel="004E791F">
                <w:delText>06</w:delText>
              </w:r>
              <w:r w:rsidR="00006C2A" w:rsidDel="004E791F">
                <w:delText>/202</w:delText>
              </w:r>
              <w:r w:rsidR="00815321" w:rsidDel="004E791F">
                <w:delText>2</w:delText>
              </w:r>
              <w:r w:rsidR="00006C2A" w:rsidDel="004E791F">
                <w:delText xml:space="preserve">) </w:delText>
              </w:r>
            </w:del>
          </w:p>
        </w:tc>
      </w:tr>
      <w:tr w:rsidR="00006C2A" w14:paraId="533A1153" w14:textId="77777777" w:rsidTr="005336A6">
        <w:trPr>
          <w:trHeight w:val="346"/>
        </w:trPr>
        <w:tc>
          <w:tcPr>
            <w:tcW w:w="1527" w:type="dxa"/>
            <w:vAlign w:val="center"/>
          </w:tcPr>
          <w:p w14:paraId="12119A19" w14:textId="77777777" w:rsidR="00006C2A" w:rsidRDefault="00006C2A" w:rsidP="005336A6">
            <w:pPr>
              <w:rPr>
                <w:b/>
              </w:rPr>
            </w:pPr>
            <w:r>
              <w:rPr>
                <w:b/>
              </w:rPr>
              <w:t xml:space="preserve">EF </w:t>
            </w:r>
            <w:r>
              <w:rPr>
                <w:b/>
                <w:vertAlign w:val="subscript"/>
              </w:rPr>
              <w:t>CO2,BL</w:t>
            </w:r>
          </w:p>
        </w:tc>
        <w:tc>
          <w:tcPr>
            <w:tcW w:w="3151" w:type="dxa"/>
            <w:vAlign w:val="center"/>
          </w:tcPr>
          <w:p w14:paraId="48515B44" w14:textId="6A8B09A5" w:rsidR="00006C2A" w:rsidRDefault="00F530B4" w:rsidP="005336A6">
            <w:ins w:id="706" w:author="Ying Shian Loh" w:date="2023-11-02T12:33:00Z">
              <w:r>
                <w:t>0.0007</w:t>
              </w:r>
            </w:ins>
            <w:ins w:id="707" w:author="Ying Shian Loh" w:date="2024-02-27T16:15:00Z">
              <w:r w:rsidR="00CF16F2">
                <w:t>164</w:t>
              </w:r>
            </w:ins>
            <w:ins w:id="708" w:author="Ying Shian Loh" w:date="2023-11-02T12:33:00Z">
              <w:r>
                <w:t>tCO2/kg</w:t>
              </w:r>
            </w:ins>
            <w:del w:id="709" w:author="Ying Shian Loh" w:date="2023-11-02T12:33:00Z">
              <w:r w:rsidR="00006C2A" w:rsidDel="00F530B4">
                <w:delText>0.709tCO2/t</w:delText>
              </w:r>
            </w:del>
          </w:p>
        </w:tc>
        <w:tc>
          <w:tcPr>
            <w:tcW w:w="1639" w:type="dxa"/>
            <w:vAlign w:val="center"/>
          </w:tcPr>
          <w:p w14:paraId="742723A8" w14:textId="77777777" w:rsidR="00006C2A" w:rsidRDefault="00006C2A" w:rsidP="005336A6">
            <w:pPr>
              <w:jc w:val="center"/>
            </w:pPr>
            <w:r>
              <w:t>-</w:t>
            </w:r>
          </w:p>
        </w:tc>
        <w:tc>
          <w:tcPr>
            <w:tcW w:w="2955" w:type="dxa"/>
            <w:vAlign w:val="center"/>
          </w:tcPr>
          <w:p w14:paraId="1C8FC9B6" w14:textId="77777777" w:rsidR="00006C2A" w:rsidRDefault="00006C2A" w:rsidP="005336A6">
            <w:r>
              <w:t>Calculated</w:t>
            </w:r>
          </w:p>
        </w:tc>
      </w:tr>
      <w:tr w:rsidR="00006C2A" w14:paraId="46780860" w14:textId="77777777" w:rsidTr="005336A6">
        <w:trPr>
          <w:trHeight w:val="270"/>
        </w:trPr>
        <w:tc>
          <w:tcPr>
            <w:tcW w:w="1527" w:type="dxa"/>
            <w:vMerge w:val="restart"/>
            <w:vAlign w:val="center"/>
          </w:tcPr>
          <w:p w14:paraId="75B77E8E" w14:textId="77777777" w:rsidR="00006C2A" w:rsidRDefault="00006C2A" w:rsidP="005336A6">
            <w:pPr>
              <w:rPr>
                <w:b/>
              </w:rPr>
            </w:pPr>
            <w:r>
              <w:rPr>
                <w:b/>
              </w:rPr>
              <w:t>therefore BE</w:t>
            </w:r>
            <w:r>
              <w:rPr>
                <w:b/>
                <w:vertAlign w:val="subscript"/>
              </w:rPr>
              <w:t>y</w:t>
            </w:r>
          </w:p>
        </w:tc>
        <w:tc>
          <w:tcPr>
            <w:tcW w:w="3151" w:type="dxa"/>
            <w:vAlign w:val="center"/>
          </w:tcPr>
          <w:p w14:paraId="1B7F12E3" w14:textId="6E86785B" w:rsidR="00006C2A" w:rsidRDefault="00C35200" w:rsidP="005336A6">
            <w:del w:id="710" w:author="Ying Shian Loh" w:date="2023-08-23T14:25:00Z">
              <w:r w:rsidDel="004E791F">
                <w:delText>4,115.9</w:delText>
              </w:r>
            </w:del>
            <w:ins w:id="711" w:author="Ying Shian Loh" w:date="2023-08-23T14:25:00Z">
              <w:r w:rsidR="004E791F">
                <w:t>4,</w:t>
              </w:r>
            </w:ins>
            <w:ins w:id="712" w:author="Ying Shian Loh" w:date="2024-02-07T12:11:00Z">
              <w:r w:rsidR="004528F7">
                <w:t>498,971</w:t>
              </w:r>
            </w:ins>
            <w:r w:rsidR="00006C2A">
              <w:t xml:space="preserve"> x </w:t>
            </w:r>
            <w:ins w:id="713" w:author="Ying Shian Loh" w:date="2023-11-02T12:33:00Z">
              <w:r w:rsidR="00F530B4">
                <w:t>0.0007</w:t>
              </w:r>
            </w:ins>
            <w:ins w:id="714" w:author="Ying Shian Loh" w:date="2024-02-27T16:15:00Z">
              <w:r w:rsidR="00CF16F2">
                <w:t>164</w:t>
              </w:r>
            </w:ins>
            <w:del w:id="715" w:author="Ying Shian Loh" w:date="2023-11-02T12:33:00Z">
              <w:r w:rsidR="00006C2A" w:rsidDel="00F530B4">
                <w:delText>0.709</w:delText>
              </w:r>
            </w:del>
          </w:p>
        </w:tc>
        <w:tc>
          <w:tcPr>
            <w:tcW w:w="1639" w:type="dxa"/>
            <w:vAlign w:val="center"/>
          </w:tcPr>
          <w:p w14:paraId="75044755" w14:textId="77777777" w:rsidR="00006C2A" w:rsidRDefault="00006C2A" w:rsidP="005336A6">
            <w:pPr>
              <w:jc w:val="center"/>
            </w:pPr>
            <w:r>
              <w:t>-</w:t>
            </w:r>
          </w:p>
        </w:tc>
        <w:tc>
          <w:tcPr>
            <w:tcW w:w="2955" w:type="dxa"/>
            <w:vMerge w:val="restart"/>
            <w:vAlign w:val="center"/>
          </w:tcPr>
          <w:p w14:paraId="403182E9" w14:textId="77777777" w:rsidR="00006C2A" w:rsidRDefault="00006C2A" w:rsidP="005336A6">
            <w:r>
              <w:t>Calculated</w:t>
            </w:r>
          </w:p>
        </w:tc>
      </w:tr>
      <w:tr w:rsidR="00006C2A" w14:paraId="02581D75" w14:textId="77777777" w:rsidTr="005336A6">
        <w:trPr>
          <w:trHeight w:val="269"/>
        </w:trPr>
        <w:tc>
          <w:tcPr>
            <w:tcW w:w="1527" w:type="dxa"/>
            <w:vMerge/>
            <w:vAlign w:val="center"/>
          </w:tcPr>
          <w:p w14:paraId="05E61BA7" w14:textId="77777777" w:rsidR="00006C2A" w:rsidRDefault="00006C2A" w:rsidP="005336A6">
            <w:pPr>
              <w:widowControl w:val="0"/>
              <w:pBdr>
                <w:top w:val="nil"/>
                <w:left w:val="nil"/>
                <w:bottom w:val="nil"/>
                <w:right w:val="nil"/>
                <w:between w:val="nil"/>
              </w:pBdr>
              <w:spacing w:after="0" w:line="276" w:lineRule="auto"/>
            </w:pPr>
          </w:p>
        </w:tc>
        <w:tc>
          <w:tcPr>
            <w:tcW w:w="3151" w:type="dxa"/>
            <w:vAlign w:val="center"/>
          </w:tcPr>
          <w:p w14:paraId="67BF81CC" w14:textId="4A8B8E43" w:rsidR="00006C2A" w:rsidRPr="00554FAB" w:rsidRDefault="00006C2A" w:rsidP="005336A6">
            <w:pPr>
              <w:rPr>
                <w:b/>
              </w:rPr>
            </w:pPr>
            <w:r>
              <w:rPr>
                <w:b/>
              </w:rPr>
              <w:t xml:space="preserve">= </w:t>
            </w:r>
            <w:del w:id="716" w:author="Ying Shian Loh" w:date="2023-08-23T14:25:00Z">
              <w:r w:rsidR="00A908B7" w:rsidDel="00A93615">
                <w:rPr>
                  <w:b/>
                </w:rPr>
                <w:delText>2,91</w:delText>
              </w:r>
              <w:r w:rsidR="00E132BA" w:rsidDel="00A93615">
                <w:rPr>
                  <w:b/>
                </w:rPr>
                <w:delText>9</w:delText>
              </w:r>
            </w:del>
            <w:ins w:id="717" w:author="Ying Shian Loh" w:date="2023-08-23T14:25:00Z">
              <w:r w:rsidR="00A93615">
                <w:rPr>
                  <w:b/>
                </w:rPr>
                <w:t>3,</w:t>
              </w:r>
            </w:ins>
            <w:ins w:id="718" w:author="Ying Shian Loh" w:date="2024-02-07T12:11:00Z">
              <w:r w:rsidR="004528F7">
                <w:rPr>
                  <w:b/>
                </w:rPr>
                <w:t>223</w:t>
              </w:r>
            </w:ins>
            <w:r>
              <w:rPr>
                <w:b/>
              </w:rPr>
              <w:t xml:space="preserve"> tCO2</w:t>
            </w:r>
          </w:p>
        </w:tc>
        <w:tc>
          <w:tcPr>
            <w:tcW w:w="1639" w:type="dxa"/>
            <w:vAlign w:val="center"/>
          </w:tcPr>
          <w:p w14:paraId="38E36ECA" w14:textId="77777777" w:rsidR="00006C2A" w:rsidRDefault="00006C2A" w:rsidP="005336A6">
            <w:pPr>
              <w:widowControl w:val="0"/>
              <w:pBdr>
                <w:top w:val="nil"/>
                <w:left w:val="nil"/>
                <w:bottom w:val="nil"/>
                <w:right w:val="nil"/>
                <w:between w:val="nil"/>
              </w:pBdr>
              <w:spacing w:after="0" w:line="276" w:lineRule="auto"/>
              <w:jc w:val="center"/>
              <w:rPr>
                <w:b/>
              </w:rPr>
            </w:pPr>
            <w:r>
              <w:rPr>
                <w:b/>
              </w:rPr>
              <w:t>-</w:t>
            </w:r>
          </w:p>
        </w:tc>
        <w:tc>
          <w:tcPr>
            <w:tcW w:w="2955" w:type="dxa"/>
            <w:vMerge/>
            <w:vAlign w:val="center"/>
          </w:tcPr>
          <w:p w14:paraId="081E02A5" w14:textId="77777777" w:rsidR="00006C2A" w:rsidRDefault="00006C2A" w:rsidP="005336A6">
            <w:pPr>
              <w:widowControl w:val="0"/>
              <w:pBdr>
                <w:top w:val="nil"/>
                <w:left w:val="nil"/>
                <w:bottom w:val="nil"/>
                <w:right w:val="nil"/>
                <w:between w:val="nil"/>
              </w:pBdr>
              <w:spacing w:after="0" w:line="276" w:lineRule="auto"/>
              <w:rPr>
                <w:b/>
              </w:rPr>
            </w:pPr>
          </w:p>
        </w:tc>
      </w:tr>
      <w:bookmarkEnd w:id="695"/>
    </w:tbl>
    <w:p w14:paraId="096EB6BF" w14:textId="77777777" w:rsidR="00006C2A" w:rsidRDefault="00006C2A" w:rsidP="00006C2A">
      <w:pPr>
        <w:spacing w:line="276" w:lineRule="auto"/>
      </w:pPr>
    </w:p>
    <w:p w14:paraId="77657B6D" w14:textId="77777777" w:rsidR="00006C2A" w:rsidRDefault="00006C2A" w:rsidP="00006C2A">
      <w:pPr>
        <w:spacing w:after="0"/>
      </w:pPr>
      <w:r>
        <w:t>The baseline specific emission factor (EF</w:t>
      </w:r>
      <w:r>
        <w:rPr>
          <w:vertAlign w:val="subscript"/>
        </w:rPr>
        <w:t xml:space="preserve">CO2,BL </w:t>
      </w:r>
      <w:r>
        <w:t>) can be calculated ex ante as follows:</w:t>
      </w:r>
    </w:p>
    <w:p w14:paraId="0B3D04B8" w14:textId="77777777" w:rsidR="00006C2A" w:rsidRDefault="00006C2A" w:rsidP="00006C2A">
      <w:pPr>
        <w:spacing w:line="276" w:lineRule="auto"/>
      </w:pPr>
      <w:r>
        <w:rPr>
          <w:noProof/>
        </w:rPr>
        <w:drawing>
          <wp:inline distT="0" distB="0" distL="0" distR="0" wp14:anchorId="70E745AC" wp14:editId="7368BCB6">
            <wp:extent cx="5764530" cy="2618740"/>
            <wp:effectExtent l="0" t="0" r="0" b="0"/>
            <wp:docPr id="14" name="image9.png" descr="A screenshot of a white pap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png" descr="A screenshot of a white paper&#10;&#10;Description automatically generated"/>
                    <pic:cNvPicPr preferRelativeResize="0"/>
                  </pic:nvPicPr>
                  <pic:blipFill>
                    <a:blip r:embed="rId23"/>
                    <a:srcRect/>
                    <a:stretch>
                      <a:fillRect/>
                    </a:stretch>
                  </pic:blipFill>
                  <pic:spPr>
                    <a:xfrm>
                      <a:off x="0" y="0"/>
                      <a:ext cx="5764530" cy="2618740"/>
                    </a:xfrm>
                    <a:prstGeom prst="rect">
                      <a:avLst/>
                    </a:prstGeom>
                    <a:ln/>
                  </pic:spPr>
                </pic:pic>
              </a:graphicData>
            </a:graphic>
          </wp:inline>
        </w:drawing>
      </w:r>
    </w:p>
    <w:p w14:paraId="3EEAC26A" w14:textId="77777777" w:rsidR="00006C2A" w:rsidRDefault="00006C2A" w:rsidP="00006C2A">
      <w:pPr>
        <w:spacing w:line="276" w:lineRule="auto"/>
      </w:pPr>
      <w:r>
        <w:t>Table 16: Parameters for baseline emission factor calculation.</w:t>
      </w:r>
    </w:p>
    <w:tbl>
      <w:tblPr>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2693"/>
        <w:gridCol w:w="4247"/>
      </w:tblGrid>
      <w:tr w:rsidR="00006C2A" w14:paraId="5E08457E" w14:textId="77777777" w:rsidTr="005336A6">
        <w:trPr>
          <w:jc w:val="center"/>
        </w:trPr>
        <w:tc>
          <w:tcPr>
            <w:tcW w:w="2689" w:type="dxa"/>
            <w:shd w:val="clear" w:color="auto" w:fill="E6EAB0"/>
          </w:tcPr>
          <w:p w14:paraId="4F311F7E" w14:textId="77777777" w:rsidR="00006C2A" w:rsidRDefault="00006C2A" w:rsidP="005336A6">
            <w:pPr>
              <w:jc w:val="center"/>
              <w:rPr>
                <w:b/>
              </w:rPr>
            </w:pPr>
            <w:bookmarkStart w:id="719" w:name="_Hlk113892948"/>
            <w:r>
              <w:rPr>
                <w:b/>
              </w:rPr>
              <w:t>Parameter</w:t>
            </w:r>
          </w:p>
        </w:tc>
        <w:tc>
          <w:tcPr>
            <w:tcW w:w="2693" w:type="dxa"/>
            <w:shd w:val="clear" w:color="auto" w:fill="E6EAB0"/>
          </w:tcPr>
          <w:p w14:paraId="2A920D73" w14:textId="77777777" w:rsidR="00006C2A" w:rsidRDefault="00006C2A" w:rsidP="005336A6">
            <w:pPr>
              <w:jc w:val="center"/>
              <w:rPr>
                <w:b/>
              </w:rPr>
            </w:pPr>
            <w:r>
              <w:rPr>
                <w:b/>
              </w:rPr>
              <w:t>Value</w:t>
            </w:r>
          </w:p>
        </w:tc>
        <w:tc>
          <w:tcPr>
            <w:tcW w:w="4247" w:type="dxa"/>
            <w:shd w:val="clear" w:color="auto" w:fill="E6EAB0"/>
          </w:tcPr>
          <w:p w14:paraId="401AC51A" w14:textId="77777777" w:rsidR="00006C2A" w:rsidRDefault="00006C2A" w:rsidP="005336A6">
            <w:pPr>
              <w:jc w:val="center"/>
              <w:rPr>
                <w:b/>
              </w:rPr>
            </w:pPr>
            <w:r>
              <w:rPr>
                <w:b/>
              </w:rPr>
              <w:t>Source of Information</w:t>
            </w:r>
          </w:p>
        </w:tc>
      </w:tr>
      <w:tr w:rsidR="00006C2A" w14:paraId="0894F409" w14:textId="77777777" w:rsidTr="005336A6">
        <w:trPr>
          <w:jc w:val="center"/>
        </w:trPr>
        <w:tc>
          <w:tcPr>
            <w:tcW w:w="2689" w:type="dxa"/>
          </w:tcPr>
          <w:p w14:paraId="7E5EE4D0" w14:textId="77777777" w:rsidR="00006C2A" w:rsidRPr="00A9194C" w:rsidRDefault="00006C2A" w:rsidP="005336A6">
            <w:pPr>
              <w:rPr>
                <w:b/>
                <w:szCs w:val="22"/>
              </w:rPr>
            </w:pPr>
            <w:r w:rsidRPr="00A9194C">
              <w:rPr>
                <w:b/>
                <w:szCs w:val="22"/>
              </w:rPr>
              <w:t>FC</w:t>
            </w:r>
            <w:r w:rsidRPr="00A9194C">
              <w:rPr>
                <w:b/>
                <w:szCs w:val="22"/>
                <w:vertAlign w:val="subscript"/>
              </w:rPr>
              <w:t>FF,BL,i</w:t>
            </w:r>
          </w:p>
        </w:tc>
        <w:tc>
          <w:tcPr>
            <w:tcW w:w="2693" w:type="dxa"/>
            <w:vAlign w:val="center"/>
          </w:tcPr>
          <w:p w14:paraId="197CEAF0" w14:textId="17E84B9C" w:rsidR="00006C2A" w:rsidRPr="00A9194C" w:rsidRDefault="00006C2A" w:rsidP="005336A6">
            <w:pPr>
              <w:rPr>
                <w:szCs w:val="22"/>
              </w:rPr>
            </w:pPr>
            <w:del w:id="720" w:author="Ying Shian Loh" w:date="2023-11-02T12:15:00Z">
              <w:r w:rsidRPr="00A9194C" w:rsidDel="0066348B">
                <w:rPr>
                  <w:szCs w:val="22"/>
                </w:rPr>
                <w:delText>1,020,473.33</w:delText>
              </w:r>
            </w:del>
            <w:ins w:id="721" w:author="Ying Shian Loh" w:date="2023-11-02T12:15:00Z">
              <w:r w:rsidR="0066348B" w:rsidRPr="00A9194C">
                <w:rPr>
                  <w:szCs w:val="22"/>
                </w:rPr>
                <w:t>1,030,678</w:t>
              </w:r>
            </w:ins>
            <w:del w:id="722" w:author="Ying Shian Loh" w:date="2023-11-02T12:16:00Z">
              <w:r w:rsidRPr="00A9194C" w:rsidDel="00A643E0">
                <w:rPr>
                  <w:szCs w:val="22"/>
                </w:rPr>
                <w:delText xml:space="preserve">  </w:delText>
              </w:r>
            </w:del>
            <w:r w:rsidRPr="00A9194C">
              <w:rPr>
                <w:szCs w:val="22"/>
              </w:rPr>
              <w:t>kg</w:t>
            </w:r>
          </w:p>
        </w:tc>
        <w:tc>
          <w:tcPr>
            <w:tcW w:w="4247" w:type="dxa"/>
            <w:vAlign w:val="center"/>
          </w:tcPr>
          <w:p w14:paraId="684DB7E6" w14:textId="77777777" w:rsidR="00006C2A" w:rsidRPr="00A9194C" w:rsidRDefault="00006C2A" w:rsidP="005336A6">
            <w:pPr>
              <w:rPr>
                <w:szCs w:val="22"/>
              </w:rPr>
            </w:pPr>
            <w:r w:rsidRPr="00A9194C">
              <w:rPr>
                <w:szCs w:val="22"/>
              </w:rPr>
              <w:t>Calculated Average</w:t>
            </w:r>
          </w:p>
        </w:tc>
      </w:tr>
      <w:tr w:rsidR="004B3D9C" w14:paraId="4010CD59" w14:textId="77777777" w:rsidTr="005336A6">
        <w:trPr>
          <w:jc w:val="center"/>
        </w:trPr>
        <w:tc>
          <w:tcPr>
            <w:tcW w:w="2689" w:type="dxa"/>
          </w:tcPr>
          <w:p w14:paraId="1B6DEFDB" w14:textId="38A96AA1" w:rsidR="004B3D9C" w:rsidRPr="00A9194C" w:rsidRDefault="004B3D9C" w:rsidP="005336A6">
            <w:pPr>
              <w:rPr>
                <w:b/>
                <w:szCs w:val="22"/>
              </w:rPr>
            </w:pPr>
            <w:r w:rsidRPr="00A9194C">
              <w:rPr>
                <w:b/>
                <w:szCs w:val="22"/>
              </w:rPr>
              <w:t>Density</w:t>
            </w:r>
          </w:p>
        </w:tc>
        <w:tc>
          <w:tcPr>
            <w:tcW w:w="2693" w:type="dxa"/>
            <w:vAlign w:val="center"/>
          </w:tcPr>
          <w:p w14:paraId="63977747" w14:textId="62553613" w:rsidR="004B3D9C" w:rsidRPr="00A9194C" w:rsidDel="0066348B" w:rsidRDefault="004B3D9C" w:rsidP="005336A6">
            <w:pPr>
              <w:rPr>
                <w:szCs w:val="22"/>
              </w:rPr>
            </w:pPr>
            <w:r w:rsidRPr="00A9194C">
              <w:rPr>
                <w:szCs w:val="22"/>
              </w:rPr>
              <w:t>1.01 (kg/litre)</w:t>
            </w:r>
          </w:p>
        </w:tc>
        <w:tc>
          <w:tcPr>
            <w:tcW w:w="4247" w:type="dxa"/>
            <w:vAlign w:val="center"/>
          </w:tcPr>
          <w:p w14:paraId="44C7CD03" w14:textId="4F7C0AD9" w:rsidR="004B3D9C" w:rsidRPr="00A9194C" w:rsidRDefault="00CD62D8" w:rsidP="005336A6">
            <w:pPr>
              <w:rPr>
                <w:szCs w:val="22"/>
              </w:rPr>
            </w:pPr>
            <w:r w:rsidRPr="00A9194C">
              <w:rPr>
                <w:szCs w:val="22"/>
              </w:rPr>
              <w:t>Exxon Mobil Marine fuel oil ISO 8217:2012</w:t>
            </w:r>
          </w:p>
        </w:tc>
      </w:tr>
      <w:tr w:rsidR="00006C2A" w14:paraId="422D9C04" w14:textId="77777777" w:rsidTr="005336A6">
        <w:trPr>
          <w:jc w:val="center"/>
        </w:trPr>
        <w:tc>
          <w:tcPr>
            <w:tcW w:w="2689" w:type="dxa"/>
          </w:tcPr>
          <w:p w14:paraId="5562ABF3" w14:textId="77777777" w:rsidR="00006C2A" w:rsidRPr="00A9194C" w:rsidRDefault="00006C2A" w:rsidP="005336A6">
            <w:pPr>
              <w:rPr>
                <w:b/>
                <w:szCs w:val="22"/>
              </w:rPr>
            </w:pPr>
            <w:r w:rsidRPr="00A9194C">
              <w:rPr>
                <w:b/>
                <w:szCs w:val="22"/>
              </w:rPr>
              <w:t xml:space="preserve">NCV </w:t>
            </w:r>
            <w:r w:rsidRPr="00A9194C">
              <w:rPr>
                <w:b/>
                <w:szCs w:val="22"/>
                <w:vertAlign w:val="subscript"/>
              </w:rPr>
              <w:t>FF,i</w:t>
            </w:r>
          </w:p>
        </w:tc>
        <w:tc>
          <w:tcPr>
            <w:tcW w:w="2693" w:type="dxa"/>
            <w:vAlign w:val="center"/>
          </w:tcPr>
          <w:p w14:paraId="7449D05F" w14:textId="0DE0D15C" w:rsidR="00DC7425" w:rsidRDefault="00DC7425" w:rsidP="005336A6">
            <w:pPr>
              <w:rPr>
                <w:ins w:id="723" w:author="Ying Shian Loh" w:date="2024-02-27T18:09:00Z"/>
                <w:szCs w:val="22"/>
              </w:rPr>
            </w:pPr>
            <w:ins w:id="724" w:author="Ying Shian Loh" w:date="2024-02-27T18:09:00Z">
              <w:r>
                <w:rPr>
                  <w:szCs w:val="22"/>
                </w:rPr>
                <w:t>40.4 TJ/Gg</w:t>
              </w:r>
            </w:ins>
          </w:p>
          <w:p w14:paraId="19D2D1F3" w14:textId="10F3CE9B" w:rsidR="00006C2A" w:rsidRPr="00A9194C" w:rsidRDefault="00DC7425" w:rsidP="005336A6">
            <w:pPr>
              <w:rPr>
                <w:ins w:id="725" w:author="Ying Shian Loh" w:date="2023-11-02T12:14:00Z"/>
                <w:szCs w:val="22"/>
              </w:rPr>
            </w:pPr>
            <w:ins w:id="726" w:author="Ying Shian Loh" w:date="2024-02-27T18:09:00Z">
              <w:r>
                <w:rPr>
                  <w:szCs w:val="22"/>
                </w:rPr>
                <w:t xml:space="preserve">= </w:t>
              </w:r>
            </w:ins>
            <w:r w:rsidR="00006C2A" w:rsidRPr="00A9194C">
              <w:rPr>
                <w:szCs w:val="22"/>
              </w:rPr>
              <w:t xml:space="preserve">40.4 GJ/Ton </w:t>
            </w:r>
          </w:p>
          <w:p w14:paraId="456B6956" w14:textId="75BED925" w:rsidR="00997F8B" w:rsidRPr="00A9194C" w:rsidRDefault="00997F8B" w:rsidP="005336A6">
            <w:pPr>
              <w:rPr>
                <w:szCs w:val="22"/>
              </w:rPr>
            </w:pPr>
            <w:ins w:id="727" w:author="Ying Shian Loh" w:date="2023-11-02T12:14:00Z">
              <w:r w:rsidRPr="00A9194C">
                <w:rPr>
                  <w:szCs w:val="22"/>
                </w:rPr>
                <w:t xml:space="preserve">= 0.0404 </w:t>
              </w:r>
              <w:r w:rsidR="00EE13FD" w:rsidRPr="00A9194C">
                <w:rPr>
                  <w:szCs w:val="22"/>
                </w:rPr>
                <w:t>GJ/kg</w:t>
              </w:r>
            </w:ins>
          </w:p>
        </w:tc>
        <w:tc>
          <w:tcPr>
            <w:tcW w:w="4247" w:type="dxa"/>
            <w:vAlign w:val="center"/>
          </w:tcPr>
          <w:p w14:paraId="44B4DCD6" w14:textId="77777777" w:rsidR="00006C2A" w:rsidRPr="00A9194C" w:rsidRDefault="00006C2A" w:rsidP="005336A6">
            <w:pPr>
              <w:spacing w:line="276" w:lineRule="auto"/>
              <w:contextualSpacing w:val="0"/>
              <w:rPr>
                <w:szCs w:val="22"/>
                <w:lang w:val="en-GB"/>
              </w:rPr>
            </w:pPr>
            <w:r w:rsidRPr="00A9194C">
              <w:rPr>
                <w:szCs w:val="22"/>
                <w:lang w:val="en-GB"/>
              </w:rPr>
              <w:t>2006 IPCC Guidelines for National Greenhouse Gas Inventories, Chapter 1, Table 1.2, Residual Fuel Oil</w:t>
            </w:r>
          </w:p>
          <w:p w14:paraId="6988DA5A" w14:textId="77777777" w:rsidR="00006C2A" w:rsidRPr="00A9194C" w:rsidRDefault="00006C2A" w:rsidP="005336A6">
            <w:pPr>
              <w:rPr>
                <w:szCs w:val="22"/>
              </w:rPr>
            </w:pPr>
          </w:p>
        </w:tc>
      </w:tr>
      <w:tr w:rsidR="00006C2A" w14:paraId="2F07A6E2" w14:textId="77777777" w:rsidTr="005336A6">
        <w:trPr>
          <w:jc w:val="center"/>
        </w:trPr>
        <w:tc>
          <w:tcPr>
            <w:tcW w:w="2689" w:type="dxa"/>
          </w:tcPr>
          <w:p w14:paraId="6AC71FD0" w14:textId="77777777" w:rsidR="00006C2A" w:rsidRPr="00A9194C" w:rsidRDefault="00006C2A" w:rsidP="005336A6">
            <w:pPr>
              <w:rPr>
                <w:b/>
                <w:szCs w:val="22"/>
              </w:rPr>
            </w:pPr>
            <w:r w:rsidRPr="00A9194C">
              <w:rPr>
                <w:b/>
                <w:szCs w:val="22"/>
              </w:rPr>
              <w:t xml:space="preserve">EF </w:t>
            </w:r>
            <w:r w:rsidRPr="00A9194C">
              <w:rPr>
                <w:b/>
                <w:szCs w:val="22"/>
                <w:vertAlign w:val="subscript"/>
              </w:rPr>
              <w:t>CO2,FF,i</w:t>
            </w:r>
          </w:p>
        </w:tc>
        <w:tc>
          <w:tcPr>
            <w:tcW w:w="2693" w:type="dxa"/>
            <w:vAlign w:val="center"/>
          </w:tcPr>
          <w:p w14:paraId="741C7103" w14:textId="77777777" w:rsidR="00006C2A" w:rsidRPr="00A9194C" w:rsidRDefault="00006C2A" w:rsidP="005336A6">
            <w:pPr>
              <w:spacing w:after="0"/>
              <w:rPr>
                <w:szCs w:val="22"/>
              </w:rPr>
            </w:pPr>
            <w:r w:rsidRPr="00A9194C">
              <w:rPr>
                <w:szCs w:val="22"/>
              </w:rPr>
              <w:t xml:space="preserve">77.4 kg CO2/GJ </w:t>
            </w:r>
          </w:p>
          <w:p w14:paraId="02286313" w14:textId="77777777" w:rsidR="00006C2A" w:rsidRPr="00A9194C" w:rsidRDefault="00006C2A" w:rsidP="005336A6">
            <w:pPr>
              <w:rPr>
                <w:szCs w:val="22"/>
              </w:rPr>
            </w:pPr>
            <w:r w:rsidRPr="00A9194C">
              <w:rPr>
                <w:szCs w:val="22"/>
              </w:rPr>
              <w:t>= 0.0774 t CO2/GJ</w:t>
            </w:r>
          </w:p>
        </w:tc>
        <w:tc>
          <w:tcPr>
            <w:tcW w:w="4247" w:type="dxa"/>
            <w:vAlign w:val="center"/>
          </w:tcPr>
          <w:p w14:paraId="626D816E" w14:textId="77777777" w:rsidR="00006C2A" w:rsidRPr="00A9194C" w:rsidRDefault="00006C2A" w:rsidP="005336A6">
            <w:pPr>
              <w:spacing w:after="0"/>
              <w:rPr>
                <w:szCs w:val="22"/>
              </w:rPr>
            </w:pPr>
            <w:r w:rsidRPr="00A9194C">
              <w:rPr>
                <w:szCs w:val="22"/>
              </w:rPr>
              <w:t>IPCC data</w:t>
            </w:r>
          </w:p>
          <w:p w14:paraId="1E0B3547" w14:textId="77777777" w:rsidR="00006C2A" w:rsidRPr="00A9194C" w:rsidRDefault="00006C2A" w:rsidP="005336A6">
            <w:pPr>
              <w:rPr>
                <w:szCs w:val="22"/>
              </w:rPr>
            </w:pPr>
          </w:p>
        </w:tc>
      </w:tr>
      <w:tr w:rsidR="00006C2A" w14:paraId="436F6EFC" w14:textId="77777777" w:rsidTr="005336A6">
        <w:trPr>
          <w:jc w:val="center"/>
        </w:trPr>
        <w:tc>
          <w:tcPr>
            <w:tcW w:w="2689" w:type="dxa"/>
          </w:tcPr>
          <w:p w14:paraId="5399E785" w14:textId="77777777" w:rsidR="00006C2A" w:rsidRPr="00A9194C" w:rsidRDefault="00006C2A" w:rsidP="005336A6">
            <w:pPr>
              <w:rPr>
                <w:b/>
                <w:szCs w:val="22"/>
              </w:rPr>
            </w:pPr>
            <w:r w:rsidRPr="00A9194C">
              <w:rPr>
                <w:b/>
                <w:szCs w:val="22"/>
              </w:rPr>
              <w:t xml:space="preserve">P </w:t>
            </w:r>
            <w:r w:rsidRPr="00A9194C">
              <w:rPr>
                <w:b/>
                <w:szCs w:val="22"/>
                <w:vertAlign w:val="subscript"/>
              </w:rPr>
              <w:t>prod,BL</w:t>
            </w:r>
          </w:p>
        </w:tc>
        <w:tc>
          <w:tcPr>
            <w:tcW w:w="2693" w:type="dxa"/>
            <w:vAlign w:val="center"/>
          </w:tcPr>
          <w:p w14:paraId="4A9648BE" w14:textId="77777777" w:rsidR="00006C2A" w:rsidRPr="00A9194C" w:rsidRDefault="00006C2A" w:rsidP="005336A6">
            <w:pPr>
              <w:rPr>
                <w:ins w:id="728" w:author="Ying Shian Loh" w:date="2023-11-02T12:15:00Z"/>
                <w:szCs w:val="22"/>
              </w:rPr>
            </w:pPr>
            <w:r w:rsidRPr="00A9194C">
              <w:rPr>
                <w:szCs w:val="22"/>
              </w:rPr>
              <w:t>4,498.97</w:t>
            </w:r>
            <w:del w:id="729" w:author="Ying Shian Loh" w:date="2023-09-27T16:26:00Z">
              <w:r w:rsidRPr="00A9194C" w:rsidDel="006540BC">
                <w:rPr>
                  <w:szCs w:val="22"/>
                </w:rPr>
                <w:delText>t kg</w:delText>
              </w:r>
            </w:del>
            <w:ins w:id="730" w:author="Ying Shian Loh" w:date="2023-09-27T16:26:00Z">
              <w:r w:rsidR="006540BC" w:rsidRPr="00A9194C">
                <w:rPr>
                  <w:szCs w:val="22"/>
                </w:rPr>
                <w:t xml:space="preserve"> t</w:t>
              </w:r>
            </w:ins>
          </w:p>
          <w:p w14:paraId="5253B4BA" w14:textId="0BB24534" w:rsidR="00941379" w:rsidRPr="00A9194C" w:rsidRDefault="00941379" w:rsidP="005336A6">
            <w:pPr>
              <w:rPr>
                <w:szCs w:val="22"/>
              </w:rPr>
            </w:pPr>
            <w:ins w:id="731" w:author="Ying Shian Loh" w:date="2023-11-02T12:15:00Z">
              <w:r w:rsidRPr="00A9194C">
                <w:rPr>
                  <w:szCs w:val="22"/>
                </w:rPr>
                <w:t>= 4,498,971 kg</w:t>
              </w:r>
            </w:ins>
          </w:p>
        </w:tc>
        <w:tc>
          <w:tcPr>
            <w:tcW w:w="4247" w:type="dxa"/>
            <w:vAlign w:val="center"/>
          </w:tcPr>
          <w:p w14:paraId="7049347C" w14:textId="1A7FB6F7" w:rsidR="00006C2A" w:rsidRPr="00A9194C" w:rsidRDefault="00020E96" w:rsidP="005336A6">
            <w:pPr>
              <w:rPr>
                <w:szCs w:val="22"/>
              </w:rPr>
            </w:pPr>
            <w:ins w:id="732" w:author="Ying Shian Loh" w:date="2023-09-27T16:24:00Z">
              <w:r w:rsidRPr="00A9194C">
                <w:rPr>
                  <w:szCs w:val="22"/>
                </w:rPr>
                <w:t>2016-2018 data taken from xls “</w:t>
              </w:r>
            </w:ins>
            <w:r w:rsidR="00006C2A" w:rsidRPr="00A9194C">
              <w:rPr>
                <w:szCs w:val="22"/>
              </w:rPr>
              <w:t>JTS Product Output Data 2016 to June 2022</w:t>
            </w:r>
            <w:ins w:id="733" w:author="Ying Shian Loh" w:date="2023-09-27T16:24:00Z">
              <w:r w:rsidRPr="00A9194C">
                <w:rPr>
                  <w:szCs w:val="22"/>
                </w:rPr>
                <w:t>”</w:t>
              </w:r>
            </w:ins>
          </w:p>
        </w:tc>
      </w:tr>
      <w:tr w:rsidR="00006C2A" w14:paraId="4AA46ACD" w14:textId="77777777" w:rsidTr="005336A6">
        <w:trPr>
          <w:jc w:val="center"/>
        </w:trPr>
        <w:tc>
          <w:tcPr>
            <w:tcW w:w="2689" w:type="dxa"/>
          </w:tcPr>
          <w:p w14:paraId="25018FCB" w14:textId="77777777" w:rsidR="00006C2A" w:rsidRPr="00A9194C" w:rsidRDefault="00006C2A" w:rsidP="005336A6">
            <w:pPr>
              <w:spacing w:after="0"/>
              <w:rPr>
                <w:b/>
                <w:szCs w:val="22"/>
              </w:rPr>
            </w:pPr>
            <w:r w:rsidRPr="00A9194C">
              <w:rPr>
                <w:b/>
                <w:szCs w:val="22"/>
              </w:rPr>
              <w:t>therefore EF</w:t>
            </w:r>
            <w:r w:rsidRPr="00A9194C">
              <w:rPr>
                <w:b/>
                <w:szCs w:val="22"/>
                <w:vertAlign w:val="subscript"/>
              </w:rPr>
              <w:t>CO2,BL</w:t>
            </w:r>
          </w:p>
        </w:tc>
        <w:tc>
          <w:tcPr>
            <w:tcW w:w="2693" w:type="dxa"/>
            <w:vAlign w:val="center"/>
          </w:tcPr>
          <w:p w14:paraId="47F614D8" w14:textId="4DAB9CFF" w:rsidR="00006C2A" w:rsidRPr="00A9194C" w:rsidRDefault="00006C2A" w:rsidP="005336A6">
            <w:pPr>
              <w:rPr>
                <w:b/>
                <w:szCs w:val="22"/>
              </w:rPr>
            </w:pPr>
            <w:r w:rsidRPr="00A9194C">
              <w:rPr>
                <w:b/>
                <w:szCs w:val="22"/>
              </w:rPr>
              <w:t xml:space="preserve">= </w:t>
            </w:r>
            <w:ins w:id="734" w:author="Ying Shian Loh" w:date="2023-11-02T12:34:00Z">
              <w:r w:rsidR="00D10795" w:rsidRPr="00A9194C">
                <w:rPr>
                  <w:b/>
                  <w:szCs w:val="22"/>
                </w:rPr>
                <w:t>0.0007</w:t>
              </w:r>
            </w:ins>
            <w:ins w:id="735" w:author="Ying Shian Loh" w:date="2024-02-27T16:15:00Z">
              <w:r w:rsidR="00CF16F2">
                <w:rPr>
                  <w:b/>
                  <w:szCs w:val="22"/>
                </w:rPr>
                <w:t>164</w:t>
              </w:r>
            </w:ins>
            <w:ins w:id="736" w:author="Ying Shian Loh" w:date="2023-11-02T12:34:00Z">
              <w:r w:rsidR="00D10795" w:rsidRPr="00A9194C">
                <w:rPr>
                  <w:b/>
                  <w:szCs w:val="22"/>
                </w:rPr>
                <w:t>tCO2/kg</w:t>
              </w:r>
            </w:ins>
            <w:del w:id="737" w:author="Ying Shian Loh" w:date="2023-11-02T12:34:00Z">
              <w:r w:rsidRPr="00A9194C" w:rsidDel="00D10795">
                <w:rPr>
                  <w:b/>
                  <w:szCs w:val="22"/>
                </w:rPr>
                <w:delText xml:space="preserve">0.709tCO2/t </w:delText>
              </w:r>
            </w:del>
          </w:p>
        </w:tc>
        <w:tc>
          <w:tcPr>
            <w:tcW w:w="4247" w:type="dxa"/>
          </w:tcPr>
          <w:p w14:paraId="468A81DA" w14:textId="77777777" w:rsidR="00006C2A" w:rsidRPr="00A9194C" w:rsidRDefault="00006C2A" w:rsidP="005336A6">
            <w:pPr>
              <w:rPr>
                <w:szCs w:val="22"/>
              </w:rPr>
            </w:pPr>
            <w:r w:rsidRPr="00A9194C">
              <w:rPr>
                <w:szCs w:val="22"/>
              </w:rPr>
              <w:t>Calculated</w:t>
            </w:r>
          </w:p>
        </w:tc>
      </w:tr>
      <w:bookmarkEnd w:id="719"/>
    </w:tbl>
    <w:p w14:paraId="20A215D0" w14:textId="77777777" w:rsidR="00006C2A" w:rsidRDefault="00006C2A" w:rsidP="00006C2A">
      <w:pPr>
        <w:spacing w:after="0"/>
      </w:pPr>
    </w:p>
    <w:p w14:paraId="052B9027" w14:textId="77777777" w:rsidR="00006C2A" w:rsidRDefault="00006C2A" w:rsidP="00006C2A">
      <w:pPr>
        <w:spacing w:after="0"/>
      </w:pPr>
      <w:r>
        <w:rPr>
          <w:b/>
        </w:rPr>
        <w:t>FC</w:t>
      </w:r>
      <w:r>
        <w:rPr>
          <w:b/>
          <w:vertAlign w:val="subscript"/>
        </w:rPr>
        <w:t xml:space="preserve">FF,BL,i </w:t>
      </w:r>
      <w:r>
        <w:t xml:space="preserve">is the Average annual baseline fossil fuel consumption value for fuel type i, using volume or weight units, and is derived from the follow year’s average: </w:t>
      </w:r>
    </w:p>
    <w:p w14:paraId="7345D57F" w14:textId="77777777" w:rsidR="00006C2A" w:rsidRDefault="00006C2A" w:rsidP="00006C2A">
      <w:r>
        <w:t>Table 17: Annual fuel consumption (2016-2018).</w:t>
      </w:r>
    </w:p>
    <w:tbl>
      <w:tblPr>
        <w:tblW w:w="962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00" w:firstRow="0" w:lastRow="0" w:firstColumn="0" w:lastColumn="0" w:noHBand="0" w:noVBand="1"/>
      </w:tblPr>
      <w:tblGrid>
        <w:gridCol w:w="1604"/>
        <w:gridCol w:w="1603"/>
        <w:gridCol w:w="1605"/>
        <w:gridCol w:w="1603"/>
        <w:gridCol w:w="1604"/>
        <w:gridCol w:w="1603"/>
      </w:tblGrid>
      <w:tr w:rsidR="00006C2A" w14:paraId="3163E764" w14:textId="77777777" w:rsidTr="005336A6">
        <w:trPr>
          <w:cantSplit/>
        </w:trPr>
        <w:tc>
          <w:tcPr>
            <w:tcW w:w="9622" w:type="dxa"/>
            <w:gridSpan w:val="6"/>
          </w:tcPr>
          <w:p w14:paraId="591C6537" w14:textId="77777777" w:rsidR="00006C2A" w:rsidRDefault="00006C2A" w:rsidP="005336A6">
            <w:pPr>
              <w:jc w:val="center"/>
              <w:rPr>
                <w:b/>
              </w:rPr>
            </w:pPr>
            <w:r>
              <w:rPr>
                <w:b/>
              </w:rPr>
              <w:t>Year</w:t>
            </w:r>
          </w:p>
        </w:tc>
      </w:tr>
      <w:tr w:rsidR="00006C2A" w14:paraId="5E140D42" w14:textId="77777777" w:rsidTr="005336A6">
        <w:trPr>
          <w:cantSplit/>
        </w:trPr>
        <w:tc>
          <w:tcPr>
            <w:tcW w:w="1604" w:type="dxa"/>
          </w:tcPr>
          <w:p w14:paraId="60B0BD32" w14:textId="77777777" w:rsidR="00006C2A" w:rsidRDefault="00006C2A" w:rsidP="005336A6">
            <w:pPr>
              <w:jc w:val="center"/>
              <w:rPr>
                <w:b/>
              </w:rPr>
            </w:pPr>
            <w:r>
              <w:rPr>
                <w:b/>
              </w:rPr>
              <w:t>2016</w:t>
            </w:r>
          </w:p>
        </w:tc>
        <w:tc>
          <w:tcPr>
            <w:tcW w:w="1603" w:type="dxa"/>
          </w:tcPr>
          <w:p w14:paraId="77570725" w14:textId="77777777" w:rsidR="00006C2A" w:rsidRDefault="00006C2A" w:rsidP="005336A6">
            <w:pPr>
              <w:jc w:val="center"/>
              <w:rPr>
                <w:b/>
              </w:rPr>
            </w:pPr>
            <w:r>
              <w:rPr>
                <w:b/>
              </w:rPr>
              <w:t>Unit</w:t>
            </w:r>
          </w:p>
        </w:tc>
        <w:tc>
          <w:tcPr>
            <w:tcW w:w="1605" w:type="dxa"/>
          </w:tcPr>
          <w:p w14:paraId="60BA0A6E" w14:textId="77777777" w:rsidR="00006C2A" w:rsidRDefault="00006C2A" w:rsidP="005336A6">
            <w:pPr>
              <w:jc w:val="center"/>
              <w:rPr>
                <w:b/>
              </w:rPr>
            </w:pPr>
            <w:r>
              <w:rPr>
                <w:b/>
              </w:rPr>
              <w:t>2017</w:t>
            </w:r>
          </w:p>
        </w:tc>
        <w:tc>
          <w:tcPr>
            <w:tcW w:w="1603" w:type="dxa"/>
          </w:tcPr>
          <w:p w14:paraId="5C2EFEB1" w14:textId="77777777" w:rsidR="00006C2A" w:rsidRDefault="00006C2A" w:rsidP="005336A6">
            <w:pPr>
              <w:jc w:val="center"/>
              <w:rPr>
                <w:b/>
              </w:rPr>
            </w:pPr>
            <w:r>
              <w:rPr>
                <w:b/>
              </w:rPr>
              <w:t>Unit</w:t>
            </w:r>
          </w:p>
        </w:tc>
        <w:tc>
          <w:tcPr>
            <w:tcW w:w="1604" w:type="dxa"/>
          </w:tcPr>
          <w:p w14:paraId="11EDB940" w14:textId="77777777" w:rsidR="00006C2A" w:rsidRDefault="00006C2A" w:rsidP="005336A6">
            <w:pPr>
              <w:jc w:val="center"/>
              <w:rPr>
                <w:b/>
              </w:rPr>
            </w:pPr>
            <w:r>
              <w:rPr>
                <w:b/>
              </w:rPr>
              <w:t>2018</w:t>
            </w:r>
          </w:p>
        </w:tc>
        <w:tc>
          <w:tcPr>
            <w:tcW w:w="1603" w:type="dxa"/>
          </w:tcPr>
          <w:p w14:paraId="67E883C5" w14:textId="77777777" w:rsidR="00006C2A" w:rsidRDefault="00006C2A" w:rsidP="005336A6">
            <w:pPr>
              <w:jc w:val="center"/>
              <w:rPr>
                <w:b/>
              </w:rPr>
            </w:pPr>
            <w:r>
              <w:rPr>
                <w:b/>
              </w:rPr>
              <w:t>Unit</w:t>
            </w:r>
          </w:p>
        </w:tc>
      </w:tr>
      <w:tr w:rsidR="00006C2A" w14:paraId="044A817D" w14:textId="77777777" w:rsidTr="005336A6">
        <w:trPr>
          <w:cantSplit/>
        </w:trPr>
        <w:tc>
          <w:tcPr>
            <w:tcW w:w="1604" w:type="dxa"/>
          </w:tcPr>
          <w:p w14:paraId="424D7E02" w14:textId="77777777" w:rsidR="00006C2A" w:rsidRDefault="00006C2A" w:rsidP="005336A6">
            <w:pPr>
              <w:jc w:val="center"/>
            </w:pPr>
            <w:r w:rsidRPr="000611E9">
              <w:t>973</w:t>
            </w:r>
            <w:r>
              <w:t>,</w:t>
            </w:r>
            <w:r w:rsidRPr="000611E9">
              <w:t>950</w:t>
            </w:r>
          </w:p>
        </w:tc>
        <w:tc>
          <w:tcPr>
            <w:tcW w:w="1603" w:type="dxa"/>
          </w:tcPr>
          <w:p w14:paraId="31E7F52F" w14:textId="14168761" w:rsidR="00006C2A" w:rsidRDefault="00215E14" w:rsidP="005336A6">
            <w:pPr>
              <w:jc w:val="center"/>
            </w:pPr>
            <w:r>
              <w:t>Litres</w:t>
            </w:r>
          </w:p>
        </w:tc>
        <w:tc>
          <w:tcPr>
            <w:tcW w:w="1605" w:type="dxa"/>
          </w:tcPr>
          <w:p w14:paraId="2AB5D97A" w14:textId="77777777" w:rsidR="00006C2A" w:rsidRDefault="00006C2A" w:rsidP="005336A6">
            <w:pPr>
              <w:jc w:val="center"/>
            </w:pPr>
            <w:r w:rsidRPr="000611E9">
              <w:t>1</w:t>
            </w:r>
            <w:r>
              <w:t>,</w:t>
            </w:r>
            <w:r w:rsidRPr="000611E9">
              <w:t>088</w:t>
            </w:r>
            <w:r>
              <w:t>,</w:t>
            </w:r>
            <w:r w:rsidRPr="000611E9">
              <w:t>610</w:t>
            </w:r>
          </w:p>
        </w:tc>
        <w:tc>
          <w:tcPr>
            <w:tcW w:w="1603" w:type="dxa"/>
          </w:tcPr>
          <w:p w14:paraId="1D64E926" w14:textId="476F2550" w:rsidR="00006C2A" w:rsidRDefault="00215E14" w:rsidP="005336A6">
            <w:pPr>
              <w:jc w:val="center"/>
            </w:pPr>
            <w:r>
              <w:t>Litres</w:t>
            </w:r>
          </w:p>
        </w:tc>
        <w:tc>
          <w:tcPr>
            <w:tcW w:w="1604" w:type="dxa"/>
          </w:tcPr>
          <w:p w14:paraId="435129C0" w14:textId="77777777" w:rsidR="00006C2A" w:rsidRDefault="00006C2A" w:rsidP="005336A6">
            <w:pPr>
              <w:jc w:val="center"/>
            </w:pPr>
            <w:r w:rsidRPr="000611E9">
              <w:t>998</w:t>
            </w:r>
            <w:r>
              <w:t>,</w:t>
            </w:r>
            <w:r w:rsidRPr="000611E9">
              <w:t>860</w:t>
            </w:r>
          </w:p>
        </w:tc>
        <w:tc>
          <w:tcPr>
            <w:tcW w:w="1603" w:type="dxa"/>
          </w:tcPr>
          <w:p w14:paraId="1BBB8784" w14:textId="10251E5C" w:rsidR="00006C2A" w:rsidRDefault="00215E14" w:rsidP="005336A6">
            <w:pPr>
              <w:jc w:val="center"/>
            </w:pPr>
            <w:r>
              <w:t>Litres</w:t>
            </w:r>
          </w:p>
        </w:tc>
      </w:tr>
    </w:tbl>
    <w:p w14:paraId="3956442B" w14:textId="77777777" w:rsidR="00006C2A" w:rsidRDefault="00006C2A" w:rsidP="00006C2A">
      <w:pPr>
        <w:spacing w:after="0"/>
      </w:pPr>
    </w:p>
    <w:p w14:paraId="3D820275" w14:textId="77777777" w:rsidR="00006C2A" w:rsidRPr="00A9194C" w:rsidRDefault="00006C2A" w:rsidP="00006C2A">
      <w:pPr>
        <w:spacing w:after="0"/>
        <w:rPr>
          <w:szCs w:val="22"/>
        </w:rPr>
      </w:pPr>
      <w:r w:rsidRPr="00A9194C">
        <w:rPr>
          <w:szCs w:val="22"/>
        </w:rPr>
        <w:t>From the above table, the average fuel consumption for fuel type i is:</w:t>
      </w:r>
    </w:p>
    <w:p w14:paraId="3FA51E5E" w14:textId="01D2E953" w:rsidR="00006C2A" w:rsidRPr="00A9194C" w:rsidRDefault="00006C2A" w:rsidP="00006C2A">
      <w:pPr>
        <w:spacing w:after="0"/>
        <w:rPr>
          <w:szCs w:val="22"/>
        </w:rPr>
      </w:pPr>
      <w:r w:rsidRPr="00A9194C">
        <w:rPr>
          <w:szCs w:val="22"/>
        </w:rPr>
        <w:t xml:space="preserve">(973,950 + 1,088,610 + 998,860) / 3 years = 1,020,473.33 </w:t>
      </w:r>
      <w:r w:rsidR="000A09F9" w:rsidRPr="00A9194C">
        <w:rPr>
          <w:szCs w:val="22"/>
        </w:rPr>
        <w:t>litres</w:t>
      </w:r>
      <w:r w:rsidRPr="00A9194C">
        <w:rPr>
          <w:szCs w:val="22"/>
        </w:rPr>
        <w:t>/year</w:t>
      </w:r>
      <w:r w:rsidRPr="00A9194C">
        <w:rPr>
          <w:szCs w:val="22"/>
          <w:vertAlign w:val="subscript"/>
        </w:rPr>
        <w:t>average</w:t>
      </w:r>
    </w:p>
    <w:p w14:paraId="3C8ACA26" w14:textId="77777777" w:rsidR="00006C2A" w:rsidRPr="00A9194C" w:rsidRDefault="00006C2A" w:rsidP="00006C2A">
      <w:pPr>
        <w:spacing w:after="0"/>
        <w:rPr>
          <w:b/>
          <w:szCs w:val="22"/>
        </w:rPr>
      </w:pPr>
    </w:p>
    <w:p w14:paraId="3379F104" w14:textId="7CEFFA17" w:rsidR="00006C2A" w:rsidRPr="00A9194C" w:rsidRDefault="00006C2A" w:rsidP="00006C2A">
      <w:pPr>
        <w:spacing w:after="0"/>
        <w:rPr>
          <w:b/>
          <w:szCs w:val="22"/>
        </w:rPr>
      </w:pPr>
      <w:r w:rsidRPr="00A9194C">
        <w:rPr>
          <w:b/>
          <w:szCs w:val="22"/>
        </w:rPr>
        <w:t>FC</w:t>
      </w:r>
      <w:r w:rsidRPr="00A9194C">
        <w:rPr>
          <w:b/>
          <w:szCs w:val="22"/>
          <w:vertAlign w:val="subscript"/>
        </w:rPr>
        <w:t xml:space="preserve">FF,BL,i </w:t>
      </w:r>
      <w:r w:rsidRPr="00A9194C">
        <w:rPr>
          <w:b/>
          <w:szCs w:val="22"/>
        </w:rPr>
        <w:t xml:space="preserve">= </w:t>
      </w:r>
      <w:r w:rsidRPr="00A9194C">
        <w:rPr>
          <w:szCs w:val="22"/>
        </w:rPr>
        <w:t xml:space="preserve">1,020,473.33 </w:t>
      </w:r>
      <w:r w:rsidR="00FA0397" w:rsidRPr="00A9194C">
        <w:rPr>
          <w:szCs w:val="22"/>
        </w:rPr>
        <w:t xml:space="preserve">litres x 1.01 (kg/litre) </w:t>
      </w:r>
      <w:r w:rsidRPr="00A9194C">
        <w:rPr>
          <w:szCs w:val="22"/>
        </w:rPr>
        <w:t xml:space="preserve">= </w:t>
      </w:r>
      <w:r w:rsidR="00684074" w:rsidRPr="00A9194C">
        <w:rPr>
          <w:szCs w:val="22"/>
        </w:rPr>
        <w:t>1</w:t>
      </w:r>
      <w:r w:rsidR="004B3D9C" w:rsidRPr="00A9194C">
        <w:rPr>
          <w:szCs w:val="22"/>
        </w:rPr>
        <w:t>,030,678 kg</w:t>
      </w:r>
    </w:p>
    <w:p w14:paraId="681FFECB" w14:textId="77777777" w:rsidR="00006C2A" w:rsidRPr="00A9194C" w:rsidRDefault="00006C2A" w:rsidP="00006C2A">
      <w:pPr>
        <w:spacing w:after="0"/>
        <w:rPr>
          <w:b/>
          <w:szCs w:val="22"/>
        </w:rPr>
      </w:pPr>
    </w:p>
    <w:p w14:paraId="2E7E9181" w14:textId="77777777" w:rsidR="00006C2A" w:rsidRPr="00A9194C" w:rsidRDefault="00006C2A" w:rsidP="00006C2A">
      <w:pPr>
        <w:rPr>
          <w:szCs w:val="22"/>
        </w:rPr>
      </w:pPr>
      <w:r w:rsidRPr="00A9194C">
        <w:rPr>
          <w:szCs w:val="22"/>
        </w:rPr>
        <w:t>As such,</w:t>
      </w:r>
    </w:p>
    <w:p w14:paraId="48A0E0F2" w14:textId="77777777" w:rsidR="00006C2A" w:rsidRPr="00A9194C" w:rsidRDefault="00006C2A" w:rsidP="00006C2A">
      <w:pPr>
        <w:spacing w:after="0"/>
        <w:rPr>
          <w:b/>
          <w:szCs w:val="22"/>
        </w:rPr>
      </w:pPr>
    </w:p>
    <w:p w14:paraId="5EE29102" w14:textId="30C27C38" w:rsidR="00006C2A" w:rsidRPr="00A9194C" w:rsidRDefault="00006C2A" w:rsidP="00006C2A">
      <w:pPr>
        <w:spacing w:after="0"/>
        <w:rPr>
          <w:szCs w:val="22"/>
        </w:rPr>
      </w:pPr>
      <w:r w:rsidRPr="00A9194C">
        <w:rPr>
          <w:szCs w:val="22"/>
        </w:rPr>
        <w:t>EF</w:t>
      </w:r>
      <w:r w:rsidRPr="00A9194C">
        <w:rPr>
          <w:szCs w:val="22"/>
          <w:vertAlign w:val="subscript"/>
        </w:rPr>
        <w:t xml:space="preserve">CO2,BL </w:t>
      </w:r>
      <w:r w:rsidRPr="00A9194C">
        <w:rPr>
          <w:szCs w:val="22"/>
        </w:rPr>
        <w:t>= (</w:t>
      </w:r>
      <w:r w:rsidR="003B1105" w:rsidRPr="00A9194C">
        <w:rPr>
          <w:szCs w:val="22"/>
        </w:rPr>
        <w:t>1,030,678kg</w:t>
      </w:r>
      <w:r w:rsidRPr="00A9194C">
        <w:rPr>
          <w:szCs w:val="22"/>
        </w:rPr>
        <w:t xml:space="preserve"> x </w:t>
      </w:r>
      <w:r w:rsidR="003B1105" w:rsidRPr="00A9194C">
        <w:rPr>
          <w:szCs w:val="22"/>
        </w:rPr>
        <w:t>0.0404</w:t>
      </w:r>
      <w:r w:rsidRPr="00A9194C">
        <w:rPr>
          <w:szCs w:val="22"/>
        </w:rPr>
        <w:t xml:space="preserve"> GJ/</w:t>
      </w:r>
      <w:r w:rsidR="003B1105" w:rsidRPr="00A9194C">
        <w:rPr>
          <w:szCs w:val="22"/>
        </w:rPr>
        <w:t>kg</w:t>
      </w:r>
      <w:r w:rsidRPr="00A9194C">
        <w:rPr>
          <w:szCs w:val="22"/>
        </w:rPr>
        <w:t xml:space="preserve"> x 0.0774tCO2/GJ)/ </w:t>
      </w:r>
      <w:ins w:id="738" w:author="Ying Shian Loh" w:date="2023-11-02T12:32:00Z">
        <w:r w:rsidR="00397A84" w:rsidRPr="00A9194C">
          <w:rPr>
            <w:szCs w:val="22"/>
          </w:rPr>
          <w:t>4,498,971 kg</w:t>
        </w:r>
      </w:ins>
      <w:del w:id="739" w:author="Ying Shian Loh" w:date="2023-11-02T12:32:00Z">
        <w:r w:rsidRPr="00A9194C" w:rsidDel="00397A84">
          <w:rPr>
            <w:szCs w:val="22"/>
          </w:rPr>
          <w:delText xml:space="preserve">4,498.97t </w:delText>
        </w:r>
      </w:del>
    </w:p>
    <w:p w14:paraId="34E1E58D" w14:textId="11BC65E5" w:rsidR="00006C2A" w:rsidRPr="00A9194C" w:rsidRDefault="00006C2A" w:rsidP="00006C2A">
      <w:pPr>
        <w:spacing w:after="0"/>
        <w:rPr>
          <w:b/>
          <w:szCs w:val="22"/>
        </w:rPr>
      </w:pPr>
      <w:r w:rsidRPr="00A9194C">
        <w:rPr>
          <w:szCs w:val="22"/>
        </w:rPr>
        <w:t>= 0.</w:t>
      </w:r>
      <w:r w:rsidR="004A6A7A" w:rsidRPr="00A9194C">
        <w:rPr>
          <w:szCs w:val="22"/>
        </w:rPr>
        <w:t>00</w:t>
      </w:r>
      <w:r w:rsidR="00C52B42" w:rsidRPr="00A9194C">
        <w:rPr>
          <w:szCs w:val="22"/>
        </w:rPr>
        <w:t>07</w:t>
      </w:r>
      <w:ins w:id="740" w:author="Ying Shian Loh" w:date="2024-02-27T16:15:00Z">
        <w:r w:rsidR="00CF16F2">
          <w:rPr>
            <w:szCs w:val="22"/>
          </w:rPr>
          <w:t>164</w:t>
        </w:r>
      </w:ins>
      <w:r w:rsidRPr="00A9194C">
        <w:rPr>
          <w:szCs w:val="22"/>
        </w:rPr>
        <w:t>tCO2/</w:t>
      </w:r>
      <w:r w:rsidR="00C52B42" w:rsidRPr="00A9194C">
        <w:rPr>
          <w:szCs w:val="22"/>
        </w:rPr>
        <w:t>kg</w:t>
      </w:r>
    </w:p>
    <w:p w14:paraId="5930144F" w14:textId="77777777" w:rsidR="00006C2A" w:rsidRPr="00A9194C" w:rsidRDefault="00006C2A" w:rsidP="00006C2A">
      <w:pPr>
        <w:spacing w:after="0"/>
        <w:rPr>
          <w:b/>
          <w:szCs w:val="22"/>
        </w:rPr>
      </w:pPr>
    </w:p>
    <w:p w14:paraId="2487FC7C" w14:textId="77777777" w:rsidR="00006C2A" w:rsidRDefault="00006C2A" w:rsidP="00006C2A">
      <w:pPr>
        <w:spacing w:after="0"/>
        <w:rPr>
          <w:b/>
          <w:u w:val="single"/>
        </w:rPr>
      </w:pPr>
      <w:r>
        <w:rPr>
          <w:b/>
          <w:u w:val="single"/>
        </w:rPr>
        <w:t xml:space="preserve">Project Emissions </w:t>
      </w:r>
    </w:p>
    <w:p w14:paraId="0FEDD619" w14:textId="77777777" w:rsidR="00006C2A" w:rsidRDefault="00006C2A" w:rsidP="00006C2A">
      <w:pPr>
        <w:spacing w:after="0"/>
      </w:pPr>
      <w:bookmarkStart w:id="741" w:name="_Hlk113287021"/>
      <w:r>
        <w:t xml:space="preserve">Project emissions can be calculated as per paragraph 33, equation (9): </w:t>
      </w:r>
    </w:p>
    <w:p w14:paraId="323B47A3" w14:textId="77777777" w:rsidR="00006C2A" w:rsidRDefault="00006C2A" w:rsidP="00006C2A">
      <w:pPr>
        <w:spacing w:line="276" w:lineRule="auto"/>
      </w:pPr>
      <w:r>
        <w:rPr>
          <w:noProof/>
        </w:rPr>
        <w:drawing>
          <wp:inline distT="0" distB="0" distL="0" distR="0" wp14:anchorId="141C7B3F" wp14:editId="23B0CD5F">
            <wp:extent cx="5972175" cy="3276600"/>
            <wp:effectExtent l="0" t="0" r="0" b="0"/>
            <wp:docPr id="17" name="image3.jp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Text, letter&#10;&#10;Description automatically generated"/>
                    <pic:cNvPicPr preferRelativeResize="0"/>
                  </pic:nvPicPr>
                  <pic:blipFill>
                    <a:blip r:embed="rId24"/>
                    <a:srcRect/>
                    <a:stretch>
                      <a:fillRect/>
                    </a:stretch>
                  </pic:blipFill>
                  <pic:spPr>
                    <a:xfrm>
                      <a:off x="0" y="0"/>
                      <a:ext cx="5972175" cy="3276600"/>
                    </a:xfrm>
                    <a:prstGeom prst="rect">
                      <a:avLst/>
                    </a:prstGeom>
                    <a:ln/>
                  </pic:spPr>
                </pic:pic>
              </a:graphicData>
            </a:graphic>
          </wp:inline>
        </w:drawing>
      </w:r>
    </w:p>
    <w:p w14:paraId="1DD4FC4D" w14:textId="1ADD091B" w:rsidR="009A3AC2" w:rsidRPr="00A9194C" w:rsidRDefault="00EC257A" w:rsidP="00006C2A">
      <w:pPr>
        <w:spacing w:after="0"/>
        <w:rPr>
          <w:ins w:id="742" w:author="Ying Shian Loh" w:date="2023-11-01T11:17:00Z"/>
        </w:rPr>
      </w:pPr>
      <w:ins w:id="743" w:author="Ying Shian Loh" w:date="2023-11-01T10:59:00Z">
        <w:r>
          <w:t xml:space="preserve">In accordance with paragraph </w:t>
        </w:r>
        <w:r w:rsidR="00C12785">
          <w:t>36 of AMS</w:t>
        </w:r>
      </w:ins>
      <w:ins w:id="744" w:author="Ying Shian Loh" w:date="2023-11-01T11:00:00Z">
        <w:r w:rsidR="000B7CA6">
          <w:t xml:space="preserve">-III.AS, </w:t>
        </w:r>
      </w:ins>
      <w:ins w:id="745" w:author="Ying Shian Loh" w:date="2023-11-01T11:02:00Z">
        <w:r w:rsidR="006518C3">
          <w:t xml:space="preserve">project emissions associated with transportation </w:t>
        </w:r>
      </w:ins>
      <w:ins w:id="746" w:author="Ying Shian Loh" w:date="2023-11-01T11:08:00Z">
        <w:r w:rsidR="00850A60">
          <w:t>(</w:t>
        </w:r>
        <w:r w:rsidR="00850A60" w:rsidRPr="00850A60">
          <w:t>PE</w:t>
        </w:r>
      </w:ins>
      <w:ins w:id="747" w:author="Ying Shian Loh" w:date="2023-11-01T11:09:00Z">
        <w:r w:rsidR="00850A60">
          <w:rPr>
            <w:vertAlign w:val="subscript"/>
          </w:rPr>
          <w:t>transport,y</w:t>
        </w:r>
      </w:ins>
      <w:ins w:id="748" w:author="Ying Shian Loh" w:date="2023-11-01T11:15:00Z">
        <w:r w:rsidR="00B36A49">
          <w:t>)</w:t>
        </w:r>
      </w:ins>
      <w:ins w:id="749" w:author="Ying Shian Loh" w:date="2023-11-01T11:09:00Z">
        <w:r w:rsidR="00850A60">
          <w:t xml:space="preserve"> </w:t>
        </w:r>
      </w:ins>
      <w:ins w:id="750" w:author="Ying Shian Loh" w:date="2023-11-01T11:02:00Z">
        <w:r w:rsidR="006518C3" w:rsidRPr="00850A60">
          <w:t>should</w:t>
        </w:r>
        <w:r w:rsidR="006518C3">
          <w:t xml:space="preserve"> be calculated if the transportation of biomass</w:t>
        </w:r>
      </w:ins>
      <w:ins w:id="751" w:author="Ying Shian Loh" w:date="2023-11-01T11:17:00Z">
        <w:r w:rsidR="005F117E">
          <w:t xml:space="preserve"> </w:t>
        </w:r>
        <w:r w:rsidR="009A3AC2">
          <w:t xml:space="preserve">is </w:t>
        </w:r>
        <w:r w:rsidR="009A3AC2" w:rsidRPr="00A9194C">
          <w:t>more than 200km.</w:t>
        </w:r>
      </w:ins>
      <w:ins w:id="752" w:author="Ying Shian Loh" w:date="2023-11-01T11:02:00Z">
        <w:r w:rsidR="006518C3" w:rsidRPr="00A9194C">
          <w:t xml:space="preserve"> </w:t>
        </w:r>
      </w:ins>
      <w:r w:rsidR="00006C2A" w:rsidRPr="00A9194C">
        <w:t>In this project activity, as the transport distance is less than 200km,</w:t>
      </w:r>
      <w:ins w:id="753" w:author="Ying Shian Loh" w:date="2023-11-01T11:17:00Z">
        <w:r w:rsidR="009A3AC2" w:rsidRPr="00A9194C">
          <w:t xml:space="preserve"> therefore emissions from</w:t>
        </w:r>
      </w:ins>
      <w:r w:rsidR="00006C2A" w:rsidRPr="00A9194C">
        <w:t xml:space="preserve"> PE</w:t>
      </w:r>
      <w:r w:rsidR="00006C2A" w:rsidRPr="00A9194C">
        <w:rPr>
          <w:vertAlign w:val="subscript"/>
        </w:rPr>
        <w:t xml:space="preserve">transport,y </w:t>
      </w:r>
      <w:ins w:id="754" w:author="Ying Shian Loh" w:date="2023-11-01T11:17:00Z">
        <w:r w:rsidR="009A3AC2" w:rsidRPr="00A9194C">
          <w:t>can be neglected.</w:t>
        </w:r>
      </w:ins>
      <w:del w:id="755" w:author="Ying Shian Loh" w:date="2023-11-01T11:17:00Z">
        <w:r w:rsidR="00006C2A" w:rsidRPr="00A9194C" w:rsidDel="009A3AC2">
          <w:delText xml:space="preserve">= </w:delText>
        </w:r>
      </w:del>
    </w:p>
    <w:p w14:paraId="670AE65F" w14:textId="77777777" w:rsidR="000F2F87" w:rsidRPr="00A9194C" w:rsidRDefault="00F85513" w:rsidP="00006C2A">
      <w:pPr>
        <w:spacing w:after="0"/>
        <w:rPr>
          <w:ins w:id="756" w:author="Ying Shian Loh" w:date="2023-11-01T11:28:00Z"/>
        </w:rPr>
      </w:pPr>
      <w:ins w:id="757" w:author="Ying Shian Loh" w:date="2023-11-01T11:18:00Z">
        <w:r w:rsidRPr="00A9194C">
          <w:t>In accordance with paragraph 37 of AMS-III.AS</w:t>
        </w:r>
        <w:r w:rsidR="00934B3B" w:rsidRPr="00A9194C">
          <w:t xml:space="preserve">, project emissions associated with </w:t>
        </w:r>
      </w:ins>
      <w:ins w:id="758" w:author="Ying Shian Loh" w:date="2023-11-01T11:19:00Z">
        <w:r w:rsidR="00012178" w:rsidRPr="00A9194C">
          <w:t>renewable biomass cultivation (</w:t>
        </w:r>
      </w:ins>
      <w:ins w:id="759" w:author="Ying Shian Loh" w:date="2023-11-01T11:18:00Z">
        <w:r w:rsidR="00934B3B" w:rsidRPr="00A9194C">
          <w:t>PE</w:t>
        </w:r>
      </w:ins>
      <w:ins w:id="760" w:author="Ying Shian Loh" w:date="2023-11-01T11:19:00Z">
        <w:r w:rsidR="00934B3B" w:rsidRPr="00A9194C">
          <w:rPr>
            <w:vertAlign w:val="subscript"/>
          </w:rPr>
          <w:t>cultivation</w:t>
        </w:r>
      </w:ins>
      <w:ins w:id="761" w:author="Ying Shian Loh" w:date="2023-11-01T11:20:00Z">
        <w:r w:rsidR="00012178" w:rsidRPr="00A9194C">
          <w:t xml:space="preserve">) should be calculated </w:t>
        </w:r>
      </w:ins>
      <w:ins w:id="762" w:author="Ying Shian Loh" w:date="2023-11-01T11:23:00Z">
        <w:r w:rsidR="00742620" w:rsidRPr="00A9194C">
          <w:t>if biomass is soruced from a dedicated plantation. In this project activity</w:t>
        </w:r>
      </w:ins>
      <w:ins w:id="763" w:author="Ying Shian Loh" w:date="2023-11-01T11:24:00Z">
        <w:r w:rsidR="00D34FF6" w:rsidRPr="00A9194C">
          <w:t>,</w:t>
        </w:r>
      </w:ins>
      <w:ins w:id="764" w:author="Ying Shian Loh" w:date="2023-11-01T11:20:00Z">
        <w:r w:rsidR="00012178" w:rsidRPr="00A9194C">
          <w:t xml:space="preserve"> </w:t>
        </w:r>
      </w:ins>
      <w:ins w:id="765" w:author="Ying Shian Loh" w:date="2023-11-01T11:24:00Z">
        <w:r w:rsidR="00D34FF6" w:rsidRPr="00A9194C">
          <w:t>the</w:t>
        </w:r>
      </w:ins>
      <w:ins w:id="766" w:author="Ying Shian Loh" w:date="2023-11-01T11:19:00Z">
        <w:r w:rsidR="00934B3B" w:rsidRPr="00A9194C">
          <w:t xml:space="preserve"> </w:t>
        </w:r>
      </w:ins>
      <w:r w:rsidR="00006C2A" w:rsidRPr="00A9194C">
        <w:t>biomass is not sourced from dedicated plantations, hence PE</w:t>
      </w:r>
      <w:r w:rsidR="00006C2A" w:rsidRPr="00A9194C">
        <w:rPr>
          <w:vertAlign w:val="subscript"/>
        </w:rPr>
        <w:t xml:space="preserve">cultivation,y </w:t>
      </w:r>
      <w:r w:rsidR="00006C2A" w:rsidRPr="00A9194C">
        <w:t xml:space="preserve">= 0. </w:t>
      </w:r>
    </w:p>
    <w:p w14:paraId="273807CA" w14:textId="1FFCC8A4" w:rsidR="00006C2A" w:rsidRPr="00A9194C" w:rsidRDefault="000F2F87" w:rsidP="00006C2A">
      <w:pPr>
        <w:spacing w:after="0"/>
      </w:pPr>
      <w:ins w:id="767" w:author="Ying Shian Loh" w:date="2023-11-01T11:28:00Z">
        <w:r w:rsidRPr="00A9194C">
          <w:t xml:space="preserve">In accordance with paragraph </w:t>
        </w:r>
        <w:r w:rsidR="0079211D" w:rsidRPr="00A9194C">
          <w:t xml:space="preserve">38 of AMS-III.AS, </w:t>
        </w:r>
      </w:ins>
      <w:ins w:id="768" w:author="Ying Shian Loh" w:date="2023-11-01T11:36:00Z">
        <w:r w:rsidR="004F3139" w:rsidRPr="00A9194C">
          <w:t xml:space="preserve">project emissions associated with </w:t>
        </w:r>
      </w:ins>
      <w:ins w:id="769" w:author="Ying Shian Loh" w:date="2023-11-01T11:37:00Z">
        <w:r w:rsidR="00EF47CB" w:rsidRPr="00A9194C">
          <w:t>methane from charcoal production (PE</w:t>
        </w:r>
        <w:r w:rsidR="00EF47CB" w:rsidRPr="00A9194C">
          <w:rPr>
            <w:vertAlign w:val="subscript"/>
          </w:rPr>
          <w:t>CH4,y</w:t>
        </w:r>
        <w:r w:rsidR="00EF47CB" w:rsidRPr="00A9194C">
          <w:t>)</w:t>
        </w:r>
      </w:ins>
      <w:ins w:id="770" w:author="Ying Shian Loh" w:date="2023-11-01T11:38:00Z">
        <w:r w:rsidR="00285E40" w:rsidRPr="00A9194C">
          <w:t xml:space="preserve"> should be calculated if the production of charcoal in kilns </w:t>
        </w:r>
      </w:ins>
      <w:ins w:id="771" w:author="Ying Shian Loh" w:date="2023-11-01T11:39:00Z">
        <w:r w:rsidR="00761C24" w:rsidRPr="00A9194C">
          <w:t>were not</w:t>
        </w:r>
      </w:ins>
      <w:ins w:id="772" w:author="Ying Shian Loh" w:date="2023-11-01T11:38:00Z">
        <w:r w:rsidR="00761C24" w:rsidRPr="00A9194C">
          <w:t xml:space="preserve"> equipped with </w:t>
        </w:r>
      </w:ins>
      <w:ins w:id="773" w:author="Ying Shian Loh" w:date="2023-11-01T11:39:00Z">
        <w:r w:rsidR="00761C24" w:rsidRPr="00A9194C">
          <w:t xml:space="preserve">methane </w:t>
        </w:r>
        <w:r w:rsidR="00102FB6" w:rsidRPr="00A9194C">
          <w:t>recovery and destruction facility. In this</w:t>
        </w:r>
      </w:ins>
      <w:ins w:id="774" w:author="Ying Shian Loh" w:date="2023-11-01T11:37:00Z">
        <w:r w:rsidR="00EF47CB" w:rsidRPr="00A9194C">
          <w:t xml:space="preserve"> </w:t>
        </w:r>
      </w:ins>
      <w:del w:id="775" w:author="Ying Shian Loh" w:date="2023-11-01T11:28:00Z">
        <w:r w:rsidR="00006C2A" w:rsidRPr="00A9194C" w:rsidDel="0079211D">
          <w:delText xml:space="preserve">The </w:delText>
        </w:r>
      </w:del>
      <w:r w:rsidR="00006C2A" w:rsidRPr="00A9194C">
        <w:t>project activity</w:t>
      </w:r>
      <w:ins w:id="776" w:author="Ying Shian Loh" w:date="2023-11-01T11:39:00Z">
        <w:r w:rsidR="005E1886" w:rsidRPr="00A9194C">
          <w:t>, it</w:t>
        </w:r>
      </w:ins>
      <w:r w:rsidR="00006C2A" w:rsidRPr="00A9194C">
        <w:t xml:space="preserve"> does not involve the production of charcoal in kilns, hence PE</w:t>
      </w:r>
      <w:r w:rsidR="00006C2A" w:rsidRPr="00A9194C">
        <w:rPr>
          <w:vertAlign w:val="subscript"/>
        </w:rPr>
        <w:t xml:space="preserve">CH4,y </w:t>
      </w:r>
      <w:r w:rsidR="00006C2A" w:rsidRPr="00A9194C">
        <w:t>= 0. There is no usage of fossil fuel consumption, hence PE</w:t>
      </w:r>
      <w:r w:rsidR="00006C2A" w:rsidRPr="00A9194C">
        <w:rPr>
          <w:vertAlign w:val="subscript"/>
        </w:rPr>
        <w:t xml:space="preserve">fossilfuel,y </w:t>
      </w:r>
      <w:r w:rsidR="00006C2A" w:rsidRPr="00A9194C">
        <w:t>= 0.</w:t>
      </w:r>
    </w:p>
    <w:p w14:paraId="2B8FA67A" w14:textId="77777777" w:rsidR="00006C2A" w:rsidRPr="00A9194C" w:rsidRDefault="00006C2A" w:rsidP="00006C2A">
      <w:pPr>
        <w:spacing w:after="0"/>
      </w:pPr>
    </w:p>
    <w:p w14:paraId="40F264D8" w14:textId="77777777" w:rsidR="00006C2A" w:rsidRPr="00A9194C" w:rsidRDefault="00006C2A" w:rsidP="00006C2A">
      <w:pPr>
        <w:spacing w:after="0"/>
      </w:pPr>
      <w:r w:rsidRPr="00A9194C">
        <w:t>As such, the above equation is simplified to:</w:t>
      </w:r>
    </w:p>
    <w:p w14:paraId="2E139A19" w14:textId="77777777" w:rsidR="00006C2A" w:rsidRPr="00A9194C" w:rsidRDefault="0054233B" w:rsidP="00006C2A">
      <w:pPr>
        <w:jc w:val="center"/>
        <w:rPr>
          <w:rFonts w:eastAsia="Cambria Math" w:cs="Cambria Math"/>
          <w:rPrChange w:id="777" w:author="Ying Shian Loh" w:date="2024-02-27T15:52:00Z">
            <w:rPr>
              <w:rFonts w:ascii="Cambria Math" w:eastAsia="Cambria Math" w:hAnsi="Cambria Math" w:cs="Cambria Math"/>
            </w:rPr>
          </w:rPrChange>
        </w:rPr>
      </w:pPr>
      <m:oMathPara>
        <m:oMath>
          <m:sSub>
            <m:sSubPr>
              <m:ctrlPr>
                <w:rPr>
                  <w:rFonts w:ascii="Cambria Math" w:eastAsia="Cambria Math" w:hAnsi="Cambria Math" w:cs="Cambria Math"/>
                </w:rPr>
              </m:ctrlPr>
            </m:sSubPr>
            <m:e>
              <m:r>
                <w:rPr>
                  <w:rFonts w:ascii="Cambria Math" w:eastAsia="Cambria Math" w:hAnsi="Cambria Math" w:cs="Cambria Math"/>
                </w:rPr>
                <m:t>PE</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PE</m:t>
              </m:r>
            </m:e>
            <m:sub>
              <m:r>
                <w:rPr>
                  <w:rFonts w:ascii="Cambria Math" w:eastAsia="Cambria Math" w:hAnsi="Cambria Math" w:cs="Cambria Math"/>
                </w:rPr>
                <m:t>elec,y</m:t>
              </m:r>
            </m:sub>
          </m:sSub>
        </m:oMath>
      </m:oMathPara>
    </w:p>
    <w:p w14:paraId="410B6C93" w14:textId="77777777" w:rsidR="00006C2A" w:rsidRPr="00A9194C" w:rsidRDefault="00006C2A" w:rsidP="00006C2A">
      <w:pPr>
        <w:spacing w:after="0"/>
        <w:jc w:val="both"/>
        <w:rPr>
          <w:u w:val="single"/>
        </w:rPr>
      </w:pPr>
      <w:r w:rsidRPr="00A9194C">
        <w:rPr>
          <w:u w:val="single"/>
        </w:rPr>
        <w:t>Project emissions from electricity consumption</w:t>
      </w:r>
    </w:p>
    <w:p w14:paraId="6E5125C8" w14:textId="77777777" w:rsidR="00006C2A" w:rsidRPr="00A9194C" w:rsidRDefault="00006C2A" w:rsidP="00006C2A">
      <w:pPr>
        <w:spacing w:line="276" w:lineRule="auto"/>
        <w:jc w:val="both"/>
      </w:pPr>
    </w:p>
    <w:p w14:paraId="3A235674" w14:textId="6F36C69C" w:rsidR="00006C2A" w:rsidRPr="00A9194C" w:rsidRDefault="00006C2A" w:rsidP="00006C2A">
      <w:pPr>
        <w:spacing w:after="0"/>
        <w:jc w:val="both"/>
      </w:pPr>
      <w:r w:rsidRPr="00A9194C">
        <w:t>As per the methodological tool “Baseline, project and/or leakage emissions from electricity consumption and monitoring of electricity generation” PE</w:t>
      </w:r>
      <w:r w:rsidRPr="00A9194C">
        <w:rPr>
          <w:vertAlign w:val="subscript"/>
        </w:rPr>
        <w:t xml:space="preserve">elec,y </w:t>
      </w:r>
      <w:r w:rsidRPr="00A9194C">
        <w:t>can be calculated as such:</w:t>
      </w:r>
    </w:p>
    <w:p w14:paraId="78B87016" w14:textId="77777777" w:rsidR="00006C2A" w:rsidRDefault="00006C2A" w:rsidP="00006C2A">
      <w:pPr>
        <w:spacing w:after="0"/>
        <w:jc w:val="both"/>
      </w:pPr>
    </w:p>
    <w:p w14:paraId="56B0F4ED" w14:textId="77777777" w:rsidR="00006C2A" w:rsidRDefault="00006C2A" w:rsidP="00006C2A">
      <w:pPr>
        <w:spacing w:after="0"/>
        <w:jc w:val="both"/>
        <w:rPr>
          <w:b/>
        </w:rPr>
      </w:pPr>
      <w:r>
        <w:rPr>
          <w:noProof/>
        </w:rPr>
        <w:drawing>
          <wp:inline distT="0" distB="0" distL="0" distR="0" wp14:anchorId="50C372CD" wp14:editId="751812A3">
            <wp:extent cx="5422551" cy="548192"/>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l="9316" t="-1070" b="-1"/>
                    <a:stretch>
                      <a:fillRect/>
                    </a:stretch>
                  </pic:blipFill>
                  <pic:spPr>
                    <a:xfrm>
                      <a:off x="0" y="0"/>
                      <a:ext cx="5422551" cy="548192"/>
                    </a:xfrm>
                    <a:prstGeom prst="rect">
                      <a:avLst/>
                    </a:prstGeom>
                    <a:ln/>
                  </pic:spPr>
                </pic:pic>
              </a:graphicData>
            </a:graphic>
          </wp:inline>
        </w:drawing>
      </w:r>
    </w:p>
    <w:p w14:paraId="5DB10887" w14:textId="77777777" w:rsidR="00006C2A" w:rsidRDefault="00006C2A" w:rsidP="00006C2A">
      <w:pPr>
        <w:spacing w:after="0"/>
        <w:jc w:val="both"/>
      </w:pPr>
    </w:p>
    <w:p w14:paraId="6BA11A7A" w14:textId="77777777" w:rsidR="00006C2A" w:rsidRDefault="00006C2A" w:rsidP="00006C2A">
      <w:pPr>
        <w:spacing w:after="0"/>
        <w:jc w:val="both"/>
        <w:rPr>
          <w:vertAlign w:val="subscript"/>
        </w:rPr>
      </w:pPr>
      <w:r>
        <w:t>Determination of TDL</w:t>
      </w:r>
      <w:r>
        <w:rPr>
          <w:vertAlign w:val="subscript"/>
        </w:rPr>
        <w:t>j,y</w:t>
      </w:r>
    </w:p>
    <w:p w14:paraId="1E81A8B1" w14:textId="77777777" w:rsidR="00006C2A" w:rsidRDefault="00006C2A" w:rsidP="00006C2A">
      <w:pPr>
        <w:spacing w:after="0"/>
        <w:jc w:val="both"/>
      </w:pPr>
      <w:r>
        <w:t>In this situation, the electricity is being consumed from the grid, as such Scenario C: Electricity consumption from the grid, specifically ‘Case C.I: Grid electricity’ applies. As such, according to the methodological tool, a default value of 20% for TDL</w:t>
      </w:r>
      <w:r>
        <w:rPr>
          <w:vertAlign w:val="subscript"/>
        </w:rPr>
        <w:t xml:space="preserve">j,y </w:t>
      </w:r>
      <w:r>
        <w:t>for project electricity consumption sources is applicable for Case C.I (Data/Parameter table 3)</w:t>
      </w:r>
    </w:p>
    <w:p w14:paraId="6F315734" w14:textId="77777777" w:rsidR="00006C2A" w:rsidRDefault="00006C2A" w:rsidP="00006C2A">
      <w:pPr>
        <w:jc w:val="both"/>
      </w:pPr>
      <w:r>
        <w:t xml:space="preserve">Table 18: Parameters for project emission calculation. </w:t>
      </w:r>
    </w:p>
    <w:tbl>
      <w:tblPr>
        <w:tblW w:w="111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90"/>
        <w:gridCol w:w="3541"/>
        <w:gridCol w:w="3895"/>
      </w:tblGrid>
      <w:tr w:rsidR="00006C2A" w14:paraId="6512AEB2" w14:textId="77777777" w:rsidTr="005336A6">
        <w:trPr>
          <w:trHeight w:val="255"/>
          <w:jc w:val="center"/>
        </w:trPr>
        <w:tc>
          <w:tcPr>
            <w:tcW w:w="3690" w:type="dxa"/>
            <w:shd w:val="clear" w:color="auto" w:fill="E6EAB0"/>
          </w:tcPr>
          <w:p w14:paraId="52EB5BFA" w14:textId="77777777" w:rsidR="00006C2A" w:rsidRDefault="00006C2A" w:rsidP="005336A6">
            <w:pPr>
              <w:rPr>
                <w:b/>
              </w:rPr>
            </w:pPr>
            <w:bookmarkStart w:id="778" w:name="_Hlk113892987"/>
            <w:r>
              <w:rPr>
                <w:b/>
              </w:rPr>
              <w:t>Parameter</w:t>
            </w:r>
          </w:p>
        </w:tc>
        <w:tc>
          <w:tcPr>
            <w:tcW w:w="3541" w:type="dxa"/>
            <w:shd w:val="clear" w:color="auto" w:fill="E6EAB0"/>
          </w:tcPr>
          <w:p w14:paraId="2A3469DA" w14:textId="77777777" w:rsidR="00006C2A" w:rsidRDefault="00006C2A" w:rsidP="005336A6">
            <w:pPr>
              <w:rPr>
                <w:b/>
              </w:rPr>
            </w:pPr>
            <w:r>
              <w:rPr>
                <w:b/>
              </w:rPr>
              <w:t>Value</w:t>
            </w:r>
          </w:p>
        </w:tc>
        <w:tc>
          <w:tcPr>
            <w:tcW w:w="3895" w:type="dxa"/>
            <w:shd w:val="clear" w:color="auto" w:fill="E6EAB0"/>
          </w:tcPr>
          <w:p w14:paraId="37CD967B" w14:textId="77777777" w:rsidR="00006C2A" w:rsidRDefault="00006C2A" w:rsidP="005336A6">
            <w:pPr>
              <w:rPr>
                <w:b/>
              </w:rPr>
            </w:pPr>
            <w:r>
              <w:rPr>
                <w:b/>
              </w:rPr>
              <w:t>Source of Information</w:t>
            </w:r>
          </w:p>
        </w:tc>
      </w:tr>
      <w:tr w:rsidR="00006C2A" w14:paraId="3F950AD0" w14:textId="77777777" w:rsidTr="005336A6">
        <w:trPr>
          <w:trHeight w:val="245"/>
          <w:jc w:val="center"/>
        </w:trPr>
        <w:tc>
          <w:tcPr>
            <w:tcW w:w="3690" w:type="dxa"/>
          </w:tcPr>
          <w:p w14:paraId="18C4BD7B" w14:textId="77777777" w:rsidR="00006C2A" w:rsidRDefault="00006C2A" w:rsidP="005336A6">
            <w:pPr>
              <w:spacing w:after="0"/>
              <w:rPr>
                <w:b/>
                <w:vertAlign w:val="subscript"/>
              </w:rPr>
            </w:pPr>
            <w:r>
              <w:rPr>
                <w:b/>
              </w:rPr>
              <w:t>EC</w:t>
            </w:r>
            <w:r>
              <w:rPr>
                <w:b/>
                <w:vertAlign w:val="subscript"/>
              </w:rPr>
              <w:t xml:space="preserve">PJ,j,y </w:t>
            </w:r>
          </w:p>
          <w:p w14:paraId="4EA5D0DA" w14:textId="77777777" w:rsidR="00006C2A" w:rsidRDefault="00006C2A" w:rsidP="005336A6">
            <w:pPr>
              <w:rPr>
                <w:b/>
              </w:rPr>
            </w:pPr>
            <w:r>
              <w:t>(qty of electricity consumed in biomass processing)</w:t>
            </w:r>
          </w:p>
        </w:tc>
        <w:tc>
          <w:tcPr>
            <w:tcW w:w="3541" w:type="dxa"/>
          </w:tcPr>
          <w:p w14:paraId="4A4A2BBD" w14:textId="75C0757E" w:rsidR="00006C2A" w:rsidRDefault="00A01BA6" w:rsidP="005336A6">
            <w:ins w:id="779" w:author="Ying Shian Loh" w:date="2023-08-28T15:58:00Z">
              <w:r>
                <w:t>2</w:t>
              </w:r>
            </w:ins>
            <w:ins w:id="780" w:author="Ying Shian Loh" w:date="2023-08-28T15:59:00Z">
              <w:r>
                <w:t>,181.20</w:t>
              </w:r>
            </w:ins>
            <w:del w:id="781" w:author="Ying Shian Loh" w:date="2023-08-28T15:58:00Z">
              <w:r w:rsidR="00006C2A" w:rsidDel="00A01BA6">
                <w:delText>1,</w:delText>
              </w:r>
              <w:r w:rsidR="00B8460C" w:rsidDel="00A01BA6">
                <w:delText>753.19</w:delText>
              </w:r>
            </w:del>
            <w:r w:rsidR="00006C2A">
              <w:t xml:space="preserve"> MWh</w:t>
            </w:r>
          </w:p>
        </w:tc>
        <w:tc>
          <w:tcPr>
            <w:tcW w:w="3895" w:type="dxa"/>
          </w:tcPr>
          <w:p w14:paraId="1A7CC4C2" w14:textId="0C752AC2" w:rsidR="00006C2A" w:rsidRDefault="00006C2A" w:rsidP="005336A6">
            <w:del w:id="782" w:author="Ying Shian Loh" w:date="2023-08-28T15:59:00Z">
              <w:r w:rsidDel="00132BF6">
                <w:delText>Xls. Copy of TNB 2021-2022 (002)</w:delText>
              </w:r>
            </w:del>
            <w:ins w:id="783" w:author="Ying Shian Loh" w:date="2023-08-28T15:59:00Z">
              <w:r w:rsidR="00132BF6">
                <w:t xml:space="preserve"> 2018 Annual Electricity Consumption. </w:t>
              </w:r>
            </w:ins>
            <w:ins w:id="784" w:author="Ying Shian Loh" w:date="2023-08-28T16:00:00Z">
              <w:r w:rsidR="002B58BE">
                <w:t>From Xls ‘Product Data Sheet_cradle</w:t>
              </w:r>
              <w:r w:rsidR="00E73A3C">
                <w:t xml:space="preserve">-to-gate’ </w:t>
              </w:r>
            </w:ins>
          </w:p>
        </w:tc>
      </w:tr>
      <w:tr w:rsidR="00006C2A" w14:paraId="1B9239B8" w14:textId="77777777" w:rsidTr="005336A6">
        <w:trPr>
          <w:trHeight w:val="255"/>
          <w:jc w:val="center"/>
        </w:trPr>
        <w:tc>
          <w:tcPr>
            <w:tcW w:w="3690" w:type="dxa"/>
          </w:tcPr>
          <w:p w14:paraId="53CC9A37" w14:textId="77777777" w:rsidR="00006C2A" w:rsidRDefault="00006C2A" w:rsidP="005336A6">
            <w:pPr>
              <w:spacing w:after="0"/>
              <w:rPr>
                <w:b/>
                <w:vertAlign w:val="subscript"/>
              </w:rPr>
            </w:pPr>
            <w:r>
              <w:rPr>
                <w:b/>
              </w:rPr>
              <w:t>EF</w:t>
            </w:r>
            <w:r>
              <w:rPr>
                <w:b/>
                <w:vertAlign w:val="subscript"/>
              </w:rPr>
              <w:t xml:space="preserve">ef,j,y </w:t>
            </w:r>
          </w:p>
          <w:p w14:paraId="6B4502D9" w14:textId="77777777" w:rsidR="00006C2A" w:rsidRDefault="00006C2A" w:rsidP="005336A6">
            <w:r>
              <w:t>(Emission factor for electricity generation for source.)</w:t>
            </w:r>
          </w:p>
        </w:tc>
        <w:tc>
          <w:tcPr>
            <w:tcW w:w="3541" w:type="dxa"/>
          </w:tcPr>
          <w:p w14:paraId="518B3AFD" w14:textId="77777777" w:rsidR="00006C2A" w:rsidRDefault="00006C2A" w:rsidP="005336A6">
            <w:r>
              <w:t>0.585 tCO2/MWh</w:t>
            </w:r>
          </w:p>
        </w:tc>
        <w:tc>
          <w:tcPr>
            <w:tcW w:w="3895" w:type="dxa"/>
          </w:tcPr>
          <w:p w14:paraId="6562D4FF" w14:textId="77777777" w:rsidR="00006C2A" w:rsidRDefault="00006C2A" w:rsidP="005336A6">
            <w:r>
              <w:t>Calculated</w:t>
            </w:r>
          </w:p>
        </w:tc>
      </w:tr>
      <w:tr w:rsidR="00006C2A" w14:paraId="03563AB2" w14:textId="77777777" w:rsidTr="005336A6">
        <w:trPr>
          <w:trHeight w:val="255"/>
          <w:jc w:val="center"/>
        </w:trPr>
        <w:tc>
          <w:tcPr>
            <w:tcW w:w="3690" w:type="dxa"/>
          </w:tcPr>
          <w:p w14:paraId="53BCFDB7" w14:textId="77777777" w:rsidR="00006C2A" w:rsidRDefault="00006C2A" w:rsidP="005336A6">
            <w:pPr>
              <w:rPr>
                <w:b/>
              </w:rPr>
            </w:pPr>
            <w:r>
              <w:rPr>
                <w:b/>
              </w:rPr>
              <w:t>TDL</w:t>
            </w:r>
            <w:r>
              <w:rPr>
                <w:b/>
                <w:vertAlign w:val="subscript"/>
              </w:rPr>
              <w:t>j,y</w:t>
            </w:r>
          </w:p>
        </w:tc>
        <w:tc>
          <w:tcPr>
            <w:tcW w:w="3541" w:type="dxa"/>
          </w:tcPr>
          <w:p w14:paraId="145E4653" w14:textId="77777777" w:rsidR="00006C2A" w:rsidRDefault="00006C2A" w:rsidP="005336A6">
            <w:r>
              <w:t>20% default value from meth. tool 05</w:t>
            </w:r>
          </w:p>
        </w:tc>
        <w:tc>
          <w:tcPr>
            <w:tcW w:w="3895" w:type="dxa"/>
          </w:tcPr>
          <w:p w14:paraId="7FBCA6C1" w14:textId="77777777" w:rsidR="00006C2A" w:rsidRDefault="00006C2A" w:rsidP="005336A6">
            <w:r>
              <w:t>Default Value</w:t>
            </w:r>
          </w:p>
        </w:tc>
      </w:tr>
      <w:tr w:rsidR="00006C2A" w14:paraId="36F4B6AC" w14:textId="77777777" w:rsidTr="005336A6">
        <w:trPr>
          <w:trHeight w:val="255"/>
          <w:jc w:val="center"/>
        </w:trPr>
        <w:tc>
          <w:tcPr>
            <w:tcW w:w="3690" w:type="dxa"/>
          </w:tcPr>
          <w:p w14:paraId="1E166674" w14:textId="77777777" w:rsidR="00006C2A" w:rsidRDefault="00006C2A" w:rsidP="005336A6">
            <w:pPr>
              <w:rPr>
                <w:b/>
              </w:rPr>
            </w:pPr>
            <w:r>
              <w:rPr>
                <w:b/>
              </w:rPr>
              <w:t>therefore PE</w:t>
            </w:r>
            <w:r>
              <w:rPr>
                <w:b/>
                <w:vertAlign w:val="subscript"/>
              </w:rPr>
              <w:t>elec,y</w:t>
            </w:r>
          </w:p>
        </w:tc>
        <w:tc>
          <w:tcPr>
            <w:tcW w:w="3541" w:type="dxa"/>
          </w:tcPr>
          <w:p w14:paraId="5C6534EC" w14:textId="77777777" w:rsidR="00006C2A" w:rsidRDefault="00006C2A" w:rsidP="005336A6">
            <w:r>
              <w:t>1,043.57 MWh * 0.585 * (1+0.2)</w:t>
            </w:r>
          </w:p>
        </w:tc>
        <w:tc>
          <w:tcPr>
            <w:tcW w:w="3895" w:type="dxa"/>
          </w:tcPr>
          <w:p w14:paraId="31AC3832" w14:textId="77777777" w:rsidR="00006C2A" w:rsidRDefault="00006C2A" w:rsidP="005336A6">
            <w:r>
              <w:t>Calculated</w:t>
            </w:r>
          </w:p>
        </w:tc>
      </w:tr>
      <w:bookmarkEnd w:id="778"/>
    </w:tbl>
    <w:p w14:paraId="6510BC86" w14:textId="77777777" w:rsidR="00006C2A" w:rsidRDefault="00006C2A" w:rsidP="00006C2A">
      <w:pPr>
        <w:spacing w:after="0"/>
        <w:jc w:val="both"/>
      </w:pPr>
    </w:p>
    <w:p w14:paraId="4E1D4AED" w14:textId="77777777" w:rsidR="00006C2A" w:rsidRDefault="00006C2A" w:rsidP="00006C2A">
      <w:pPr>
        <w:spacing w:after="0"/>
        <w:rPr>
          <w:b/>
        </w:rPr>
      </w:pPr>
      <w:r>
        <w:rPr>
          <w:b/>
        </w:rPr>
        <w:t xml:space="preserve">As such, </w:t>
      </w:r>
    </w:p>
    <w:p w14:paraId="54D055AA" w14:textId="3CBD297E" w:rsidR="00006C2A" w:rsidRDefault="00006C2A" w:rsidP="00006C2A">
      <w:pPr>
        <w:spacing w:after="0"/>
        <w:rPr>
          <w:b/>
        </w:rPr>
      </w:pPr>
      <w:r>
        <w:rPr>
          <w:b/>
        </w:rPr>
        <w:t>PE</w:t>
      </w:r>
      <w:r>
        <w:rPr>
          <w:b/>
          <w:vertAlign w:val="subscript"/>
        </w:rPr>
        <w:t>elec,y</w:t>
      </w:r>
      <w:r>
        <w:rPr>
          <w:b/>
        </w:rPr>
        <w:t xml:space="preserve">= </w:t>
      </w:r>
      <w:ins w:id="785" w:author="Ying Shian Loh" w:date="2023-08-28T16:00:00Z">
        <w:r w:rsidR="00E73A3C">
          <w:t>2,181.20</w:t>
        </w:r>
      </w:ins>
      <w:del w:id="786" w:author="Ying Shian Loh" w:date="2023-08-28T16:00:00Z">
        <w:r w:rsidDel="00E73A3C">
          <w:delText>1,</w:delText>
        </w:r>
        <w:r w:rsidR="00B8460C" w:rsidDel="00E73A3C">
          <w:delText>753.19</w:delText>
        </w:r>
      </w:del>
      <w:r>
        <w:t xml:space="preserve"> MWh x 0.585 tCO2/MWh x (1+0.2)</w:t>
      </w:r>
      <w:r>
        <w:rPr>
          <w:b/>
        </w:rPr>
        <w:t xml:space="preserve"> </w:t>
      </w:r>
    </w:p>
    <w:p w14:paraId="5773465B" w14:textId="2CEFBA33" w:rsidR="00006C2A" w:rsidRDefault="00006C2A" w:rsidP="00006C2A">
      <w:pPr>
        <w:spacing w:after="0"/>
        <w:rPr>
          <w:b/>
        </w:rPr>
      </w:pPr>
      <w:r>
        <w:rPr>
          <w:b/>
        </w:rPr>
        <w:tab/>
        <w:t xml:space="preserve">= </w:t>
      </w:r>
      <w:r w:rsidR="00C15AB4">
        <w:rPr>
          <w:b/>
        </w:rPr>
        <w:t>1</w:t>
      </w:r>
      <w:ins w:id="787" w:author="Ying Shian Loh" w:date="2023-08-28T16:01:00Z">
        <w:r w:rsidR="00940EE6">
          <w:rPr>
            <w:b/>
          </w:rPr>
          <w:t>,531</w:t>
        </w:r>
      </w:ins>
      <w:del w:id="788" w:author="Ying Shian Loh" w:date="2023-08-28T16:01:00Z">
        <w:r w:rsidR="00C15AB4" w:rsidDel="00940EE6">
          <w:rPr>
            <w:b/>
          </w:rPr>
          <w:delText>231</w:delText>
        </w:r>
      </w:del>
      <w:r>
        <w:rPr>
          <w:b/>
        </w:rPr>
        <w:t xml:space="preserve"> tCO2</w:t>
      </w:r>
    </w:p>
    <w:bookmarkEnd w:id="741"/>
    <w:p w14:paraId="7C5EE49A" w14:textId="77777777" w:rsidR="00006C2A" w:rsidRDefault="00006C2A" w:rsidP="00006C2A">
      <w:pPr>
        <w:spacing w:after="0"/>
        <w:jc w:val="both"/>
      </w:pPr>
    </w:p>
    <w:p w14:paraId="5F74D617" w14:textId="77777777" w:rsidR="00006C2A" w:rsidRDefault="00006C2A" w:rsidP="00006C2A">
      <w:pPr>
        <w:spacing w:after="0"/>
        <w:jc w:val="both"/>
      </w:pPr>
      <w:r>
        <w:t>Determination of EF</w:t>
      </w:r>
      <w:r>
        <w:rPr>
          <w:vertAlign w:val="subscript"/>
        </w:rPr>
        <w:t xml:space="preserve">EF,j,y </w:t>
      </w:r>
      <w:r>
        <w:t>= EF</w:t>
      </w:r>
      <w:r>
        <w:rPr>
          <w:vertAlign w:val="subscript"/>
        </w:rPr>
        <w:t>grid,CM,y</w:t>
      </w:r>
    </w:p>
    <w:p w14:paraId="20460ACC" w14:textId="77777777" w:rsidR="00006C2A" w:rsidRDefault="00006C2A" w:rsidP="00006C2A">
      <w:pPr>
        <w:spacing w:line="276" w:lineRule="auto"/>
        <w:jc w:val="both"/>
      </w:pPr>
      <w:r>
        <w:t>As per methodology, combined margin CO2 emission factor for grid connected power generation in year y calculated using the latest version of the “Tool to calculate the emission factor for an electricity system” (tCO2/MWh), Version 07.0. In this tool, EF</w:t>
      </w:r>
      <w:r>
        <w:rPr>
          <w:vertAlign w:val="subscript"/>
        </w:rPr>
        <w:t xml:space="preserve">EF,j,y  </w:t>
      </w:r>
      <w:r>
        <w:t>is the same as EF</w:t>
      </w:r>
      <w:r>
        <w:rPr>
          <w:vertAlign w:val="subscript"/>
        </w:rPr>
        <w:t>grid,CM,y</w:t>
      </w:r>
      <w:r>
        <w:t>.</w:t>
      </w:r>
    </w:p>
    <w:p w14:paraId="3A18F0CD" w14:textId="77777777" w:rsidR="00006C2A" w:rsidRDefault="00006C2A" w:rsidP="00006C2A">
      <w:pPr>
        <w:spacing w:after="0"/>
        <w:jc w:val="both"/>
      </w:pPr>
      <w:r>
        <w:t>The combined margin (EF</w:t>
      </w:r>
      <w:r>
        <w:rPr>
          <w:vertAlign w:val="subscript"/>
        </w:rPr>
        <w:t>grid,CM,y</w:t>
      </w:r>
      <w:r>
        <w:t>) is the result of a weighted average of two emission factors pertaining to the electricity system: the operating margin (OM) and build margin (BM). Calculations for this combined margin must be based on data from an official source, such as from the country’s Electricity Regulatory Authority.</w:t>
      </w:r>
    </w:p>
    <w:p w14:paraId="69DAC741" w14:textId="62A317AB" w:rsidR="00006C2A" w:rsidRPr="00A9194C" w:rsidRDefault="00006C2A" w:rsidP="00006C2A">
      <w:pPr>
        <w:spacing w:after="0"/>
        <w:jc w:val="both"/>
        <w:rPr>
          <w:bCs/>
          <w:rPrChange w:id="789" w:author="Ying Shian Loh" w:date="2024-02-27T15:53:00Z">
            <w:rPr>
              <w:b/>
            </w:rPr>
          </w:rPrChange>
        </w:rPr>
      </w:pPr>
      <w:r w:rsidRPr="00A9194C">
        <w:rPr>
          <w:bCs/>
          <w:rPrChange w:id="790" w:author="Ying Shian Loh" w:date="2024-02-27T15:53:00Z">
            <w:rPr>
              <w:b/>
            </w:rPr>
          </w:rPrChange>
        </w:rPr>
        <w:t xml:space="preserve">As per the </w:t>
      </w:r>
      <w:ins w:id="791" w:author="Ying Shian Loh" w:date="2023-11-01T11:50:00Z">
        <w:r w:rsidR="009969CE" w:rsidRPr="00A9194C">
          <w:rPr>
            <w:bCs/>
            <w:rPrChange w:id="792" w:author="Ying Shian Loh" w:date="2024-02-27T15:53:00Z">
              <w:rPr>
                <w:b/>
              </w:rPr>
            </w:rPrChange>
          </w:rPr>
          <w:t xml:space="preserve">TOOL07 </w:t>
        </w:r>
      </w:ins>
      <w:r w:rsidRPr="00A9194C">
        <w:rPr>
          <w:bCs/>
          <w:rPrChange w:id="793" w:author="Ying Shian Loh" w:date="2024-02-27T15:53:00Z">
            <w:rPr>
              <w:b/>
            </w:rPr>
          </w:rPrChange>
        </w:rPr>
        <w:t xml:space="preserve">"Tool to calculate the emission factor for an electricity system" Version 07.0, </w:t>
      </w:r>
      <w:del w:id="794" w:author="Ying Shian Loh" w:date="2024-02-20T11:40:00Z">
        <w:r w:rsidRPr="00A9194C" w:rsidDel="0044401D">
          <w:rPr>
            <w:bCs/>
            <w:rPrChange w:id="795" w:author="Ying Shian Loh" w:date="2024-02-27T15:53:00Z">
              <w:rPr>
                <w:b/>
              </w:rPr>
            </w:rPrChange>
          </w:rPr>
          <w:delText xml:space="preserve">EB 87, Annex 9, </w:delText>
        </w:r>
      </w:del>
      <w:r w:rsidRPr="00A9194C">
        <w:rPr>
          <w:bCs/>
          <w:rPrChange w:id="796" w:author="Ying Shian Loh" w:date="2024-02-27T15:53:00Z">
            <w:rPr>
              <w:b/>
            </w:rPr>
          </w:rPrChange>
        </w:rPr>
        <w:t>the following steps have been followed.</w:t>
      </w:r>
    </w:p>
    <w:p w14:paraId="091B0034" w14:textId="77777777" w:rsidR="00006C2A" w:rsidRDefault="00006C2A" w:rsidP="00006C2A">
      <w:pPr>
        <w:spacing w:after="0"/>
        <w:jc w:val="both"/>
        <w:rPr>
          <w:b/>
        </w:rPr>
      </w:pPr>
    </w:p>
    <w:p w14:paraId="6BE37A78" w14:textId="77777777" w:rsidR="00006C2A" w:rsidRDefault="00006C2A" w:rsidP="00006C2A">
      <w:pPr>
        <w:spacing w:after="0"/>
        <w:jc w:val="both"/>
        <w:rPr>
          <w:b/>
          <w:u w:val="single"/>
        </w:rPr>
      </w:pPr>
      <w:r>
        <w:rPr>
          <w:b/>
          <w:u w:val="single"/>
        </w:rPr>
        <w:t>STEP 1: Identify the relevant electricity power systems</w:t>
      </w:r>
    </w:p>
    <w:p w14:paraId="10DE348C" w14:textId="77777777" w:rsidR="00006C2A" w:rsidRDefault="00006C2A" w:rsidP="00006C2A">
      <w:pPr>
        <w:spacing w:after="0"/>
        <w:jc w:val="both"/>
      </w:pPr>
      <w:r>
        <w:t xml:space="preserve">STEP 2: Determine boundary of calculation in the project electricity system </w:t>
      </w:r>
    </w:p>
    <w:p w14:paraId="3792A884" w14:textId="77777777" w:rsidR="00006C2A" w:rsidRDefault="00006C2A" w:rsidP="00006C2A">
      <w:pPr>
        <w:spacing w:after="0"/>
        <w:jc w:val="both"/>
      </w:pPr>
      <w:r>
        <w:t>STEP 3: Select a method to determine the operating margin (OM);</w:t>
      </w:r>
    </w:p>
    <w:p w14:paraId="105798A3" w14:textId="77777777" w:rsidR="00006C2A" w:rsidRDefault="00006C2A" w:rsidP="00006C2A">
      <w:pPr>
        <w:spacing w:after="0"/>
        <w:jc w:val="both"/>
      </w:pPr>
      <w:r>
        <w:t>STEP 4: Calculate the operating margin emission factor according to the selected method.</w:t>
      </w:r>
    </w:p>
    <w:p w14:paraId="0B876009" w14:textId="77777777" w:rsidR="00006C2A" w:rsidRDefault="00006C2A" w:rsidP="00006C2A">
      <w:pPr>
        <w:spacing w:after="0"/>
        <w:jc w:val="both"/>
      </w:pPr>
      <w:r>
        <w:t>STEP 5: Calculate the build margin (BM) emission factor;</w:t>
      </w:r>
    </w:p>
    <w:p w14:paraId="637C034C" w14:textId="77777777" w:rsidR="00006C2A" w:rsidRDefault="00006C2A" w:rsidP="00006C2A">
      <w:pPr>
        <w:spacing w:after="0"/>
        <w:jc w:val="both"/>
      </w:pPr>
      <w:r>
        <w:t>STEP 6: Calculate the combined margin (CM) emission factor.</w:t>
      </w:r>
    </w:p>
    <w:p w14:paraId="27976622" w14:textId="77777777" w:rsidR="00006C2A" w:rsidRDefault="00006C2A" w:rsidP="00006C2A">
      <w:pPr>
        <w:spacing w:after="0"/>
        <w:jc w:val="both"/>
      </w:pPr>
    </w:p>
    <w:p w14:paraId="7635F2ED" w14:textId="77777777" w:rsidR="00006C2A" w:rsidRDefault="00006C2A" w:rsidP="00006C2A">
      <w:pPr>
        <w:spacing w:after="0"/>
        <w:jc w:val="both"/>
      </w:pPr>
      <w:r>
        <w:t xml:space="preserve">The tool defines that “for determining the electricity emission factors, identify the relevant electricity system. Similarly, identify any connected electricity systems”. </w:t>
      </w:r>
    </w:p>
    <w:p w14:paraId="0EB5605E" w14:textId="77777777" w:rsidR="00006C2A" w:rsidRDefault="00006C2A" w:rsidP="00006C2A">
      <w:pPr>
        <w:spacing w:after="0"/>
        <w:jc w:val="both"/>
        <w:rPr>
          <w:b/>
        </w:rPr>
      </w:pPr>
    </w:p>
    <w:p w14:paraId="5F3EA9C6" w14:textId="77777777" w:rsidR="00006C2A" w:rsidRDefault="00006C2A" w:rsidP="00006C2A">
      <w:pPr>
        <w:keepNext/>
        <w:keepLines/>
        <w:spacing w:after="0"/>
        <w:jc w:val="both"/>
        <w:rPr>
          <w:b/>
          <w:u w:val="single"/>
        </w:rPr>
      </w:pPr>
      <w:r>
        <w:rPr>
          <w:b/>
          <w:u w:val="single"/>
        </w:rPr>
        <w:t>STEP 2: Determine boundary of calculation in the project electricity system</w:t>
      </w:r>
    </w:p>
    <w:p w14:paraId="0203F08B" w14:textId="77777777" w:rsidR="00006C2A" w:rsidRDefault="00006C2A" w:rsidP="00006C2A">
      <w:pPr>
        <w:spacing w:after="0"/>
        <w:jc w:val="both"/>
      </w:pPr>
      <w:r>
        <w:t>Project participants have the option of choosing between the following two options to calculate the operating margin and build margin emission factor:</w:t>
      </w:r>
    </w:p>
    <w:p w14:paraId="6C2FAF47" w14:textId="77777777" w:rsidR="00006C2A" w:rsidRDefault="00006C2A" w:rsidP="00006C2A">
      <w:pPr>
        <w:spacing w:after="0"/>
        <w:jc w:val="both"/>
      </w:pPr>
    </w:p>
    <w:p w14:paraId="7C642C21" w14:textId="77777777" w:rsidR="00006C2A" w:rsidRDefault="00006C2A" w:rsidP="00006C2A">
      <w:pPr>
        <w:spacing w:after="0"/>
        <w:jc w:val="both"/>
      </w:pPr>
      <w:r>
        <w:rPr>
          <w:b/>
        </w:rPr>
        <w:t>Option I:</w:t>
      </w:r>
      <w:r>
        <w:t xml:space="preserve"> Only grid power plants are included in the calculation.</w:t>
      </w:r>
    </w:p>
    <w:p w14:paraId="29FDF024" w14:textId="77777777" w:rsidR="00006C2A" w:rsidRDefault="00006C2A" w:rsidP="00006C2A">
      <w:pPr>
        <w:spacing w:after="0"/>
        <w:jc w:val="both"/>
      </w:pPr>
      <w:r>
        <w:rPr>
          <w:b/>
        </w:rPr>
        <w:t>Option II:</w:t>
      </w:r>
      <w:r>
        <w:t xml:space="preserve"> Both grid power plants and off-grid power plants are included in the calculation.</w:t>
      </w:r>
    </w:p>
    <w:p w14:paraId="0DF25C30" w14:textId="77777777" w:rsidR="00006C2A" w:rsidRDefault="00006C2A" w:rsidP="00006C2A">
      <w:pPr>
        <w:spacing w:after="0"/>
        <w:jc w:val="both"/>
      </w:pPr>
    </w:p>
    <w:p w14:paraId="25C75F60" w14:textId="77777777" w:rsidR="00006C2A" w:rsidRDefault="00006C2A" w:rsidP="00006C2A">
      <w:pPr>
        <w:spacing w:after="0"/>
        <w:jc w:val="both"/>
      </w:pPr>
      <w:r>
        <w:t>The Project Participant has chosen only grid power plants in the calculation.</w:t>
      </w:r>
    </w:p>
    <w:p w14:paraId="6CA2B9B8" w14:textId="77777777" w:rsidR="00006C2A" w:rsidRDefault="00006C2A" w:rsidP="00006C2A">
      <w:pPr>
        <w:spacing w:after="0"/>
        <w:jc w:val="both"/>
      </w:pPr>
    </w:p>
    <w:p w14:paraId="39BBAB80" w14:textId="77777777" w:rsidR="00006C2A" w:rsidRDefault="00006C2A" w:rsidP="00006C2A">
      <w:pPr>
        <w:spacing w:after="0"/>
        <w:jc w:val="both"/>
        <w:rPr>
          <w:b/>
          <w:u w:val="single"/>
        </w:rPr>
      </w:pPr>
      <w:r>
        <w:rPr>
          <w:b/>
          <w:u w:val="single"/>
        </w:rPr>
        <w:t>STEP 3: Select a method to determine the operating margin (OM) method</w:t>
      </w:r>
    </w:p>
    <w:p w14:paraId="6FAF1774" w14:textId="77777777" w:rsidR="00006C2A" w:rsidRDefault="00006C2A" w:rsidP="00006C2A">
      <w:pPr>
        <w:spacing w:after="0"/>
        <w:jc w:val="both"/>
      </w:pPr>
      <w:r>
        <w:t>The calculation of the operating margin emission factor (EF</w:t>
      </w:r>
      <w:r>
        <w:rPr>
          <w:vertAlign w:val="subscript"/>
        </w:rPr>
        <w:t>grid,OM,y</w:t>
      </w:r>
      <w:r>
        <w:t>) is based on one of the following methods, which are described under Step 4:</w:t>
      </w:r>
    </w:p>
    <w:p w14:paraId="2B23A1B2" w14:textId="77777777" w:rsidR="00006C2A" w:rsidRDefault="00006C2A" w:rsidP="00006C2A">
      <w:pPr>
        <w:spacing w:after="0"/>
        <w:ind w:firstLine="720"/>
        <w:jc w:val="both"/>
      </w:pPr>
      <w:r>
        <w:t>(a) Simple OM, or</w:t>
      </w:r>
    </w:p>
    <w:p w14:paraId="10FEFA84" w14:textId="77777777" w:rsidR="00006C2A" w:rsidRDefault="00006C2A" w:rsidP="00006C2A">
      <w:pPr>
        <w:spacing w:after="0"/>
        <w:ind w:firstLine="720"/>
        <w:jc w:val="both"/>
      </w:pPr>
      <w:r>
        <w:t>(b) Simple adjusted OM, or</w:t>
      </w:r>
    </w:p>
    <w:p w14:paraId="20DD4D0E" w14:textId="77777777" w:rsidR="00006C2A" w:rsidRDefault="00006C2A" w:rsidP="00006C2A">
      <w:pPr>
        <w:spacing w:after="0"/>
        <w:ind w:firstLine="720"/>
        <w:jc w:val="both"/>
      </w:pPr>
      <w:r>
        <w:t>(c) Dispatch data analysis OM, or</w:t>
      </w:r>
    </w:p>
    <w:p w14:paraId="64E1E747" w14:textId="77777777" w:rsidR="00006C2A" w:rsidRDefault="00006C2A" w:rsidP="00006C2A">
      <w:pPr>
        <w:spacing w:after="0"/>
        <w:ind w:firstLine="709"/>
        <w:jc w:val="both"/>
      </w:pPr>
      <w:r>
        <w:t>(d) Average OM.</w:t>
      </w:r>
    </w:p>
    <w:p w14:paraId="49727CCA" w14:textId="77777777" w:rsidR="00006C2A" w:rsidRDefault="00006C2A" w:rsidP="00006C2A">
      <w:pPr>
        <w:spacing w:after="0"/>
        <w:jc w:val="both"/>
      </w:pPr>
    </w:p>
    <w:p w14:paraId="482A1DBC" w14:textId="77777777" w:rsidR="00006C2A" w:rsidRDefault="00006C2A" w:rsidP="00006C2A">
      <w:pPr>
        <w:spacing w:after="0"/>
        <w:jc w:val="both"/>
      </w:pPr>
      <w:r>
        <w:t>The data required to calculate simple adjusted OM or Dispatch data analysis is not possible due to lack of availability of this activity data in the host parties within the PoA boundary. The choice of the other two options (a and d) for calculating the operating margin emission factor depends on specific conditions in the grid to which the CPA will export electricity. Depending on such conditions, either method (a) or method (d) could be used.</w:t>
      </w:r>
    </w:p>
    <w:p w14:paraId="12C392A9" w14:textId="77777777" w:rsidR="00006C2A" w:rsidRDefault="00006C2A" w:rsidP="00006C2A">
      <w:pPr>
        <w:spacing w:after="0"/>
        <w:jc w:val="both"/>
      </w:pPr>
    </w:p>
    <w:p w14:paraId="73DE1D4E" w14:textId="77777777" w:rsidR="00006C2A" w:rsidRDefault="00006C2A" w:rsidP="00006C2A">
      <w:pPr>
        <w:spacing w:after="0"/>
        <w:jc w:val="both"/>
      </w:pPr>
      <w:r>
        <w:rPr>
          <w:b/>
          <w:u w:val="single"/>
        </w:rPr>
        <w:t>Simple OM</w:t>
      </w:r>
    </w:p>
    <w:p w14:paraId="2B173738" w14:textId="77777777" w:rsidR="00006C2A" w:rsidRDefault="00006C2A" w:rsidP="00006C2A">
      <w:pPr>
        <w:spacing w:after="0"/>
        <w:jc w:val="both"/>
      </w:pPr>
      <w:r>
        <w:t>The “Simple operating margin” has been calculated as per the weighted average emissions (in tCO2/MWh) of all generating sources serving the system, excluding solar generation.</w:t>
      </w:r>
    </w:p>
    <w:p w14:paraId="34AE18D1" w14:textId="77777777" w:rsidR="00006C2A" w:rsidRDefault="00006C2A" w:rsidP="00006C2A">
      <w:pPr>
        <w:spacing w:after="0"/>
        <w:jc w:val="both"/>
      </w:pPr>
    </w:p>
    <w:p w14:paraId="15FAC99E" w14:textId="77777777" w:rsidR="00006C2A" w:rsidRDefault="00006C2A" w:rsidP="00006C2A">
      <w:pPr>
        <w:spacing w:after="0"/>
        <w:jc w:val="both"/>
      </w:pPr>
      <w:r>
        <w:t>For the simple OM, and the average OM, the emissions factor can be calculated using either of the two following data vintages:</w:t>
      </w:r>
    </w:p>
    <w:p w14:paraId="51157502" w14:textId="77777777" w:rsidR="00006C2A" w:rsidRDefault="00006C2A" w:rsidP="00006C2A">
      <w:pPr>
        <w:numPr>
          <w:ilvl w:val="0"/>
          <w:numId w:val="37"/>
        </w:numPr>
        <w:spacing w:after="0" w:line="240" w:lineRule="auto"/>
        <w:contextualSpacing w:val="0"/>
        <w:jc w:val="both"/>
      </w:pPr>
      <w:r>
        <w:rPr>
          <w:b/>
        </w:rPr>
        <w:t>Ex-ante option:</w:t>
      </w:r>
      <w:r>
        <w:t xml:space="preserve"> If the ex-ante option is chosen, the emission factor is determined once at the validation stage, thus no monitoring and recalculation of the emissions factor during the crediting period is required.</w:t>
      </w:r>
      <w:r>
        <w:br/>
      </w:r>
      <w:r>
        <w:br/>
      </w:r>
      <w:r>
        <w:rPr>
          <w:b/>
        </w:rPr>
        <w:t>Or</w:t>
      </w:r>
      <w:r>
        <w:br/>
      </w:r>
    </w:p>
    <w:p w14:paraId="3F36B9EC" w14:textId="77777777" w:rsidR="00006C2A" w:rsidRDefault="00006C2A" w:rsidP="00006C2A">
      <w:pPr>
        <w:numPr>
          <w:ilvl w:val="0"/>
          <w:numId w:val="37"/>
        </w:numPr>
        <w:spacing w:after="0" w:line="240" w:lineRule="auto"/>
        <w:contextualSpacing w:val="0"/>
        <w:jc w:val="both"/>
      </w:pPr>
      <w:r>
        <w:rPr>
          <w:b/>
        </w:rPr>
        <w:t>Ex-post option:</w:t>
      </w:r>
      <w:r>
        <w:t xml:space="preserve"> If the ex-post option is chosen, the emission factor is determined for the year in which the CPA displaces grid electricity, requiring the emissions factor to be updated annually during monitoring.</w:t>
      </w:r>
    </w:p>
    <w:p w14:paraId="318777AA" w14:textId="77777777" w:rsidR="00006C2A" w:rsidRDefault="00006C2A" w:rsidP="00006C2A">
      <w:pPr>
        <w:spacing w:after="0"/>
        <w:jc w:val="both"/>
      </w:pPr>
    </w:p>
    <w:p w14:paraId="350681EF" w14:textId="77777777" w:rsidR="00006C2A" w:rsidRDefault="00006C2A" w:rsidP="00006C2A">
      <w:pPr>
        <w:spacing w:after="0"/>
        <w:jc w:val="both"/>
      </w:pPr>
      <w:r>
        <w:t>If PP choses the ex-ante option for the calculation of OM, 3 years’ worth of generation weighted average of the most recent years available at the time of submission of CDM-PoA-DD to the DOE for validation will be required. This parameter will be fixed for the first crediting period with no need to update.</w:t>
      </w:r>
    </w:p>
    <w:p w14:paraId="55B38B1C" w14:textId="77777777" w:rsidR="00006C2A" w:rsidRDefault="00006C2A" w:rsidP="00006C2A">
      <w:pPr>
        <w:spacing w:after="0"/>
        <w:jc w:val="both"/>
      </w:pPr>
    </w:p>
    <w:p w14:paraId="63EC907B" w14:textId="20F7A27A" w:rsidR="00006C2A" w:rsidRPr="00A9194C" w:rsidRDefault="00006C2A" w:rsidP="00006C2A">
      <w:pPr>
        <w:spacing w:after="0"/>
        <w:jc w:val="both"/>
        <w:rPr>
          <w:szCs w:val="22"/>
        </w:rPr>
      </w:pPr>
      <w:r w:rsidRPr="00A9194C">
        <w:rPr>
          <w:szCs w:val="22"/>
        </w:rPr>
        <w:t>OM determined at validation</w:t>
      </w:r>
      <w:ins w:id="797" w:author="Ying Shian Loh" w:date="2023-09-27T16:34:00Z">
        <w:r w:rsidR="002A3BFD" w:rsidRPr="00A9194C">
          <w:rPr>
            <w:szCs w:val="22"/>
          </w:rPr>
          <w:t xml:space="preserve"> and</w:t>
        </w:r>
      </w:ins>
      <w:r w:rsidRPr="00A9194C">
        <w:rPr>
          <w:szCs w:val="22"/>
        </w:rPr>
        <w:t xml:space="preserve"> </w:t>
      </w:r>
      <w:del w:id="798" w:author="Ying Shian Loh" w:date="2023-09-27T16:34:00Z">
        <w:r w:rsidRPr="00A9194C" w:rsidDel="002A3BFD">
          <w:rPr>
            <w:szCs w:val="22"/>
          </w:rPr>
          <w:delText xml:space="preserve">of CPA inclusion stage </w:delText>
        </w:r>
      </w:del>
      <w:r w:rsidRPr="00A9194C">
        <w:rPr>
          <w:szCs w:val="22"/>
        </w:rPr>
        <w:t>will be the same throughout the crediting period. There will be no requirement to monitor &amp; recalculate the emission factor during the first crediting period.</w:t>
      </w:r>
    </w:p>
    <w:p w14:paraId="056F9A53" w14:textId="77777777" w:rsidR="00006C2A" w:rsidRDefault="00006C2A" w:rsidP="00006C2A">
      <w:pPr>
        <w:spacing w:after="0"/>
        <w:jc w:val="both"/>
      </w:pPr>
    </w:p>
    <w:p w14:paraId="25801B40" w14:textId="77777777" w:rsidR="00006C2A" w:rsidRDefault="00006C2A" w:rsidP="00006C2A">
      <w:pPr>
        <w:spacing w:after="0"/>
        <w:jc w:val="both"/>
        <w:rPr>
          <w:b/>
          <w:u w:val="single"/>
        </w:rPr>
      </w:pPr>
      <w:r>
        <w:rPr>
          <w:b/>
          <w:u w:val="single"/>
        </w:rPr>
        <w:t>Average OM</w:t>
      </w:r>
    </w:p>
    <w:p w14:paraId="3EA22976" w14:textId="77777777" w:rsidR="00006C2A" w:rsidRDefault="00006C2A" w:rsidP="00006C2A">
      <w:pPr>
        <w:spacing w:after="0"/>
        <w:jc w:val="both"/>
      </w:pPr>
      <w:r>
        <w:t>The average OM emission factor (EF</w:t>
      </w:r>
      <w:r>
        <w:rPr>
          <w:vertAlign w:val="subscript"/>
        </w:rPr>
        <w:t xml:space="preserve">grid,OM-ave,y) </w:t>
      </w:r>
      <w:r>
        <w:t>is calculated as the average emission rate of all power plants serving the grid, using the methodological guidance as described under (a) above for the simple OM, but including in all equations also low-cost/must-run power plants.</w:t>
      </w:r>
    </w:p>
    <w:p w14:paraId="6E1D6B15" w14:textId="77777777" w:rsidR="00006C2A" w:rsidRDefault="00006C2A" w:rsidP="00006C2A">
      <w:pPr>
        <w:spacing w:after="0"/>
        <w:jc w:val="both"/>
      </w:pPr>
    </w:p>
    <w:p w14:paraId="79A1EEF3" w14:textId="77777777" w:rsidR="00006C2A" w:rsidRDefault="00006C2A" w:rsidP="00006C2A">
      <w:pPr>
        <w:spacing w:after="0"/>
        <w:jc w:val="both"/>
      </w:pPr>
      <w:r>
        <w:t>Option A (Simple OM method) should be preferred and must be used if fuel consumption data is available for each power plant / unit.</w:t>
      </w:r>
    </w:p>
    <w:p w14:paraId="5458D6E3" w14:textId="77777777" w:rsidR="00006C2A" w:rsidRDefault="00006C2A" w:rsidP="00006C2A">
      <w:pPr>
        <w:spacing w:after="0"/>
        <w:jc w:val="both"/>
        <w:rPr>
          <w:b/>
          <w:u w:val="single"/>
        </w:rPr>
      </w:pPr>
    </w:p>
    <w:p w14:paraId="6F38B0FB" w14:textId="77777777" w:rsidR="00006C2A" w:rsidRDefault="00006C2A" w:rsidP="00006C2A">
      <w:pPr>
        <w:spacing w:after="0"/>
        <w:jc w:val="both"/>
        <w:rPr>
          <w:b/>
          <w:u w:val="single"/>
        </w:rPr>
      </w:pPr>
      <w:r>
        <w:rPr>
          <w:b/>
          <w:u w:val="single"/>
        </w:rPr>
        <w:t>STEP 4: Calculate the operating margin emission factor according to the selected method</w:t>
      </w:r>
    </w:p>
    <w:p w14:paraId="6CEA8A50" w14:textId="77777777" w:rsidR="00006C2A" w:rsidRDefault="00006C2A" w:rsidP="00006C2A">
      <w:pPr>
        <w:spacing w:after="0"/>
        <w:jc w:val="both"/>
      </w:pPr>
      <w:r>
        <w:t>Under this option, the simple OM emission factor is calculated based on the net electricity generation of each power unit and an emission factor for each power unit, as follows:</w:t>
      </w:r>
    </w:p>
    <w:p w14:paraId="7CC90616" w14:textId="77777777" w:rsidR="00006C2A" w:rsidRDefault="00006C2A" w:rsidP="00006C2A">
      <w:pPr>
        <w:spacing w:after="0"/>
        <w:jc w:val="center"/>
      </w:pPr>
      <w:r>
        <w:rPr>
          <w:noProof/>
        </w:rPr>
        <w:drawing>
          <wp:inline distT="0" distB="0" distL="0" distR="0" wp14:anchorId="378FF432" wp14:editId="2897FB1B">
            <wp:extent cx="5553497" cy="2192334"/>
            <wp:effectExtent l="0" t="0" r="0" b="0"/>
            <wp:docPr id="19" name="image12.png"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2.png" descr="A white paper with black text&#10;&#10;Description automatically generated"/>
                    <pic:cNvPicPr preferRelativeResize="0"/>
                  </pic:nvPicPr>
                  <pic:blipFill>
                    <a:blip r:embed="rId26"/>
                    <a:srcRect/>
                    <a:stretch>
                      <a:fillRect/>
                    </a:stretch>
                  </pic:blipFill>
                  <pic:spPr>
                    <a:xfrm>
                      <a:off x="0" y="0"/>
                      <a:ext cx="5553497" cy="2192334"/>
                    </a:xfrm>
                    <a:prstGeom prst="rect">
                      <a:avLst/>
                    </a:prstGeom>
                    <a:ln/>
                  </pic:spPr>
                </pic:pic>
              </a:graphicData>
            </a:graphic>
          </wp:inline>
        </w:drawing>
      </w:r>
    </w:p>
    <w:p w14:paraId="46FB70E7" w14:textId="77777777" w:rsidR="00006C2A" w:rsidRDefault="00006C2A" w:rsidP="00006C2A">
      <w:pPr>
        <w:spacing w:after="0"/>
        <w:jc w:val="both"/>
      </w:pPr>
      <w:r>
        <w:t xml:space="preserve">As such, according to “2017 CDM Electricity Baseline for Malaysia” study by Malaysian Green Technology Corporation, the Operating Margin for peninsular Malaysia is listed as </w:t>
      </w:r>
      <w:r>
        <w:rPr>
          <w:b/>
          <w:u w:val="single"/>
        </w:rPr>
        <w:t>0.644 tCO2/MWh</w:t>
      </w:r>
      <w:r>
        <w:t>.</w:t>
      </w:r>
    </w:p>
    <w:p w14:paraId="372731F3" w14:textId="77777777" w:rsidR="00006C2A" w:rsidRDefault="00006C2A" w:rsidP="00006C2A">
      <w:pPr>
        <w:spacing w:after="0"/>
        <w:jc w:val="both"/>
      </w:pPr>
    </w:p>
    <w:p w14:paraId="75B3FD8F" w14:textId="77777777" w:rsidR="00006C2A" w:rsidRDefault="00006C2A" w:rsidP="00006C2A">
      <w:pPr>
        <w:spacing w:after="0"/>
        <w:jc w:val="both"/>
        <w:rPr>
          <w:b/>
          <w:u w:val="single"/>
        </w:rPr>
      </w:pPr>
      <w:r>
        <w:rPr>
          <w:b/>
          <w:u w:val="single"/>
        </w:rPr>
        <w:t>STEP 5: Calculate the build margin emission factor (EF</w:t>
      </w:r>
      <w:r>
        <w:rPr>
          <w:b/>
          <w:u w:val="single"/>
          <w:vertAlign w:val="subscript"/>
        </w:rPr>
        <w:t>BM,y</w:t>
      </w:r>
      <w:r>
        <w:rPr>
          <w:b/>
          <w:u w:val="single"/>
        </w:rPr>
        <w:t>)</w:t>
      </w:r>
    </w:p>
    <w:p w14:paraId="15133F54" w14:textId="77777777" w:rsidR="00006C2A" w:rsidRDefault="00006C2A" w:rsidP="00006C2A">
      <w:pPr>
        <w:spacing w:after="0"/>
        <w:jc w:val="both"/>
      </w:pPr>
      <w:r>
        <w:t>BM is calculated ex-ante based on the most recent information available at the time of submission of CPA-DD and will be renewed at the end of every 7 year-period during the 3 renewable crediting periods.</w:t>
      </w:r>
    </w:p>
    <w:p w14:paraId="1E712E0B" w14:textId="77777777" w:rsidR="00006C2A" w:rsidRDefault="00006C2A" w:rsidP="00006C2A">
      <w:pPr>
        <w:spacing w:after="0"/>
        <w:jc w:val="both"/>
      </w:pPr>
    </w:p>
    <w:p w14:paraId="77001C22" w14:textId="77777777" w:rsidR="00006C2A" w:rsidRDefault="00006C2A" w:rsidP="00006C2A">
      <w:pPr>
        <w:spacing w:after="0"/>
        <w:jc w:val="both"/>
      </w:pPr>
      <w:r>
        <w:t>In terms of vintage of data, project participants can choose between one of the following two options:</w:t>
      </w:r>
    </w:p>
    <w:p w14:paraId="5A4430C6" w14:textId="77777777" w:rsidR="00006C2A" w:rsidRDefault="00006C2A" w:rsidP="00006C2A">
      <w:pPr>
        <w:spacing w:after="0"/>
        <w:jc w:val="both"/>
      </w:pPr>
    </w:p>
    <w:p w14:paraId="050FEF7B" w14:textId="77777777" w:rsidR="00006C2A" w:rsidRDefault="00006C2A" w:rsidP="00006C2A">
      <w:pPr>
        <w:spacing w:after="0"/>
        <w:jc w:val="both"/>
      </w:pPr>
      <w:r>
        <w:rPr>
          <w:b/>
        </w:rPr>
        <w:tab/>
        <w:t>Option 1.</w:t>
      </w:r>
      <w:r>
        <w:t xml:space="preserve"> For the first crediting period, calculate the build margin emission factor ex-ante based on the most recent information available on units already built for sample group m at the time of CDM-PDD submission to the DOE for validation. For the second crediting period, the build margin emission factor should be updated based on the most recent information available on units already built at the time of submission of the request for renewal of the crediting period to the DOE. For the third crediting period, the build margin emission factor calculated for the second crediting period should be used. This option does not require monitoring the emission factor during the crediting period.</w:t>
      </w:r>
    </w:p>
    <w:p w14:paraId="4F62E31A" w14:textId="77777777" w:rsidR="00006C2A" w:rsidRDefault="00006C2A" w:rsidP="00006C2A">
      <w:pPr>
        <w:spacing w:after="0"/>
        <w:jc w:val="both"/>
      </w:pPr>
    </w:p>
    <w:p w14:paraId="1FAF36BC" w14:textId="77777777" w:rsidR="00006C2A" w:rsidRDefault="00006C2A" w:rsidP="00006C2A">
      <w:pPr>
        <w:spacing w:after="0"/>
        <w:jc w:val="both"/>
      </w:pPr>
      <w:r>
        <w:rPr>
          <w:b/>
        </w:rPr>
        <w:tab/>
        <w:t>Option 2.</w:t>
      </w:r>
      <w:r>
        <w:t xml:space="preserve"> For the first crediting period, the build margin emission factor shall be updated annually, ex-post, including those units built up to the year of registration of the CPA or, if information up to the year of registration is not yet available, including those units built up to the latest year for which information is available. For the second crediting period, the build margin emissions factor shall be calculated ex-ante, as described in option 1 above. For the third crediting period, the build margin emission factor calculated for the second crediting period should be used.</w:t>
      </w:r>
    </w:p>
    <w:p w14:paraId="1FD39F6B" w14:textId="77777777" w:rsidR="00006C2A" w:rsidRDefault="00006C2A" w:rsidP="00006C2A">
      <w:pPr>
        <w:spacing w:after="0"/>
        <w:jc w:val="both"/>
      </w:pPr>
    </w:p>
    <w:p w14:paraId="14978C8A" w14:textId="77777777" w:rsidR="00006C2A" w:rsidRDefault="00006C2A" w:rsidP="00006C2A">
      <w:pPr>
        <w:spacing w:after="0"/>
        <w:jc w:val="both"/>
      </w:pPr>
      <w:r>
        <w:t>The build margin emissions factor is the generation-weighted average emission factor (tCO2/MWh) of all power units m during the most recent year y for which power generation data is available, calculated as follows:</w:t>
      </w:r>
    </w:p>
    <w:p w14:paraId="14F7343F" w14:textId="77777777" w:rsidR="00006C2A" w:rsidRDefault="00006C2A" w:rsidP="00006C2A">
      <w:pPr>
        <w:spacing w:after="0"/>
        <w:jc w:val="both"/>
      </w:pPr>
    </w:p>
    <w:p w14:paraId="6A9C0B82" w14:textId="77777777" w:rsidR="00006C2A" w:rsidRDefault="00006C2A" w:rsidP="00006C2A">
      <w:pPr>
        <w:spacing w:line="276" w:lineRule="auto"/>
        <w:jc w:val="both"/>
      </w:pPr>
      <w:r>
        <w:rPr>
          <w:noProof/>
        </w:rPr>
        <w:drawing>
          <wp:inline distT="0" distB="0" distL="0" distR="0" wp14:anchorId="69890596" wp14:editId="48A82FF9">
            <wp:extent cx="6116320" cy="2586990"/>
            <wp:effectExtent l="0" t="0" r="0" b="0"/>
            <wp:docPr id="18" name="image1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 application&#10;&#10;Description automatically generated"/>
                    <pic:cNvPicPr preferRelativeResize="0"/>
                  </pic:nvPicPr>
                  <pic:blipFill>
                    <a:blip r:embed="rId27"/>
                    <a:srcRect/>
                    <a:stretch>
                      <a:fillRect/>
                    </a:stretch>
                  </pic:blipFill>
                  <pic:spPr>
                    <a:xfrm>
                      <a:off x="0" y="0"/>
                      <a:ext cx="6116320" cy="2586990"/>
                    </a:xfrm>
                    <a:prstGeom prst="rect">
                      <a:avLst/>
                    </a:prstGeom>
                    <a:ln/>
                  </pic:spPr>
                </pic:pic>
              </a:graphicData>
            </a:graphic>
          </wp:inline>
        </w:drawing>
      </w:r>
    </w:p>
    <w:p w14:paraId="7F726406" w14:textId="77777777" w:rsidR="00006C2A" w:rsidRDefault="00006C2A" w:rsidP="00006C2A">
      <w:pPr>
        <w:spacing w:line="276" w:lineRule="auto"/>
        <w:jc w:val="both"/>
      </w:pPr>
      <w:r>
        <w:t>The CO</w:t>
      </w:r>
      <w:r>
        <w:rPr>
          <w:vertAlign w:val="subscript"/>
        </w:rPr>
        <w:t>2</w:t>
      </w:r>
      <w:r>
        <w:t xml:space="preserve"> emission factor of each power unit m (EF</w:t>
      </w:r>
      <w:r>
        <w:rPr>
          <w:vertAlign w:val="subscript"/>
        </w:rPr>
        <w:t>EL,m,y</w:t>
      </w:r>
      <w:r>
        <w:t>) should be determined as per the guidance in step 3 (a) for the simple OM, using for ‘y’ the most recent historical year for which power generation data is available, and using for ‘m’ the power units included in the build margin.</w:t>
      </w:r>
    </w:p>
    <w:p w14:paraId="6274264D" w14:textId="77777777" w:rsidR="00006C2A" w:rsidRDefault="00006C2A" w:rsidP="00006C2A">
      <w:pPr>
        <w:spacing w:after="0"/>
        <w:jc w:val="both"/>
      </w:pPr>
      <w:r>
        <w:t xml:space="preserve">As such, according to “2017 CDM Electricity Baseline for Malaysia” study by Malaysian Green Technology Corporation, the Build Margin for peninsular Malaysia is listed as </w:t>
      </w:r>
      <w:r>
        <w:rPr>
          <w:b/>
          <w:u w:val="single"/>
        </w:rPr>
        <w:t>0.525 tCO2/MWh</w:t>
      </w:r>
      <w:r>
        <w:t>.</w:t>
      </w:r>
    </w:p>
    <w:p w14:paraId="1CEE3603" w14:textId="77777777" w:rsidR="00006C2A" w:rsidRDefault="00006C2A" w:rsidP="00006C2A">
      <w:pPr>
        <w:spacing w:after="0"/>
        <w:jc w:val="both"/>
      </w:pPr>
    </w:p>
    <w:p w14:paraId="799AC2FD" w14:textId="77777777" w:rsidR="00006C2A" w:rsidRPr="00397E37" w:rsidRDefault="00006C2A" w:rsidP="00006C2A">
      <w:pPr>
        <w:keepNext/>
        <w:keepLines/>
        <w:spacing w:after="0"/>
        <w:rPr>
          <w:b/>
          <w:szCs w:val="22"/>
          <w:u w:val="single"/>
        </w:rPr>
      </w:pPr>
      <w:r w:rsidRPr="00397E37">
        <w:rPr>
          <w:b/>
          <w:szCs w:val="22"/>
          <w:u w:val="single"/>
        </w:rPr>
        <w:t>STEP 6: Calculate the combined margin (CM) emissions factor</w:t>
      </w:r>
    </w:p>
    <w:p w14:paraId="41376310" w14:textId="77777777" w:rsidR="00006C2A" w:rsidRPr="00397E37" w:rsidRDefault="00006C2A" w:rsidP="00006C2A">
      <w:pPr>
        <w:keepNext/>
        <w:keepLines/>
        <w:spacing w:after="0"/>
        <w:rPr>
          <w:szCs w:val="22"/>
        </w:rPr>
      </w:pPr>
    </w:p>
    <w:p w14:paraId="04E04019" w14:textId="1FE0660D" w:rsidR="00006C2A" w:rsidRPr="00397E37" w:rsidRDefault="00006C2A" w:rsidP="00006C2A">
      <w:pPr>
        <w:keepNext/>
        <w:keepLines/>
        <w:spacing w:after="0"/>
        <w:rPr>
          <w:szCs w:val="22"/>
        </w:rPr>
      </w:pPr>
      <w:r w:rsidRPr="00397E37">
        <w:rPr>
          <w:b/>
          <w:szCs w:val="22"/>
        </w:rPr>
        <w:t>Combined Margin –</w:t>
      </w:r>
      <w:r w:rsidRPr="00397E37">
        <w:rPr>
          <w:szCs w:val="22"/>
        </w:rPr>
        <w:t xml:space="preserve"> The combined margin is the weighted average of the simple OM and the BM. For intermittent and non-dispatchable generation types such as solar photovoltaic, the </w:t>
      </w:r>
      <w:bookmarkStart w:id="799" w:name="_Hlk149731902"/>
      <w:r w:rsidRPr="00397E37">
        <w:rPr>
          <w:szCs w:val="22"/>
        </w:rPr>
        <w:t>Tool to calculate the emission factor for an electricity system</w:t>
      </w:r>
      <w:bookmarkEnd w:id="799"/>
      <w:r w:rsidRPr="00397E37">
        <w:rPr>
          <w:szCs w:val="22"/>
        </w:rPr>
        <w:t>, Version 0</w:t>
      </w:r>
      <w:ins w:id="800" w:author="Ying Shian Loh" w:date="2023-11-01T11:51:00Z">
        <w:r w:rsidR="00F47215" w:rsidRPr="00397E37">
          <w:rPr>
            <w:szCs w:val="22"/>
          </w:rPr>
          <w:t>7</w:t>
        </w:r>
      </w:ins>
      <w:del w:id="801" w:author="Ying Shian Loh" w:date="2023-11-01T11:51:00Z">
        <w:r w:rsidRPr="00397E37" w:rsidDel="00F47215">
          <w:rPr>
            <w:szCs w:val="22"/>
          </w:rPr>
          <w:delText>5</w:delText>
        </w:r>
      </w:del>
      <w:r w:rsidRPr="00397E37">
        <w:rPr>
          <w:szCs w:val="22"/>
        </w:rPr>
        <w:t xml:space="preserve">.0, </w:t>
      </w:r>
      <w:del w:id="802" w:author="Ying Shian Loh" w:date="2024-02-20T11:39:00Z">
        <w:r w:rsidRPr="00397E37" w:rsidDel="0044401D">
          <w:rPr>
            <w:szCs w:val="22"/>
          </w:rPr>
          <w:delText xml:space="preserve">EB 87, Annex 9, </w:delText>
        </w:r>
      </w:del>
      <w:r w:rsidRPr="00397E37">
        <w:rPr>
          <w:szCs w:val="22"/>
        </w:rPr>
        <w:t>allows to weigh the OM and the BM.</w:t>
      </w:r>
    </w:p>
    <w:p w14:paraId="2A07A60C" w14:textId="77777777" w:rsidR="00006C2A" w:rsidRPr="00397E37" w:rsidRDefault="00006C2A" w:rsidP="00006C2A">
      <w:pPr>
        <w:spacing w:after="0"/>
        <w:rPr>
          <w:szCs w:val="22"/>
        </w:rPr>
      </w:pPr>
    </w:p>
    <w:p w14:paraId="0279DF39" w14:textId="77777777" w:rsidR="00006C2A" w:rsidRPr="00397E37" w:rsidRDefault="00006C2A" w:rsidP="00006C2A">
      <w:pPr>
        <w:spacing w:after="0"/>
        <w:rPr>
          <w:szCs w:val="22"/>
        </w:rPr>
      </w:pPr>
      <w:r w:rsidRPr="00397E37">
        <w:rPr>
          <w:szCs w:val="22"/>
        </w:rPr>
        <w:t>The baseline emission factor is calculated using the combined margin approach as described in the following steps:</w:t>
      </w:r>
    </w:p>
    <w:p w14:paraId="18753E6A" w14:textId="77777777" w:rsidR="00006C2A" w:rsidRDefault="00006C2A" w:rsidP="00006C2A">
      <w:pPr>
        <w:spacing w:after="0"/>
      </w:pPr>
    </w:p>
    <w:p w14:paraId="64E81E88" w14:textId="77777777" w:rsidR="00006C2A" w:rsidRDefault="00006C2A" w:rsidP="00006C2A">
      <w:pPr>
        <w:spacing w:after="0"/>
        <w:rPr>
          <w:b/>
        </w:rPr>
      </w:pPr>
      <w:r>
        <w:rPr>
          <w:b/>
        </w:rPr>
        <w:t xml:space="preserve">Calculation of Baseline Emission Factor </w:t>
      </w:r>
    </w:p>
    <w:p w14:paraId="37E836D3" w14:textId="77777777" w:rsidR="00006C2A" w:rsidRDefault="00006C2A" w:rsidP="00006C2A">
      <w:pPr>
        <w:spacing w:after="0"/>
      </w:pPr>
      <w:r>
        <w:t>The baseline emission factor EF</w:t>
      </w:r>
      <w:r>
        <w:rPr>
          <w:vertAlign w:val="subscript"/>
        </w:rPr>
        <w:t>grid,CM,y</w:t>
      </w:r>
      <w:r>
        <w:t xml:space="preserve"> is calculated as the weighted average of the Operating Margin emission factor (EF</w:t>
      </w:r>
      <w:r>
        <w:rPr>
          <w:vertAlign w:val="subscript"/>
        </w:rPr>
        <w:t>OM,y</w:t>
      </w:r>
      <w:r>
        <w:t>) and the Build Margin emission factor (EF</w:t>
      </w:r>
      <w:r>
        <w:rPr>
          <w:vertAlign w:val="subscript"/>
        </w:rPr>
        <w:t>BM,y</w:t>
      </w:r>
      <w:r>
        <w:t>):</w:t>
      </w:r>
    </w:p>
    <w:p w14:paraId="628C1A50" w14:textId="77777777" w:rsidR="00006C2A" w:rsidRDefault="00006C2A" w:rsidP="00006C2A">
      <w:pPr>
        <w:spacing w:after="0"/>
        <w:jc w:val="both"/>
      </w:pPr>
      <w:r>
        <w:rPr>
          <w:noProof/>
        </w:rPr>
        <w:drawing>
          <wp:inline distT="0" distB="0" distL="0" distR="0" wp14:anchorId="77452D2F" wp14:editId="33E35A16">
            <wp:extent cx="6115685" cy="1748155"/>
            <wp:effectExtent l="0" t="0" r="0" b="0"/>
            <wp:docPr id="22" name="image10.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0.png" descr="A white background with black text&#10;&#10;Description automatically generated"/>
                    <pic:cNvPicPr preferRelativeResize="0"/>
                  </pic:nvPicPr>
                  <pic:blipFill>
                    <a:blip r:embed="rId28"/>
                    <a:srcRect/>
                    <a:stretch>
                      <a:fillRect/>
                    </a:stretch>
                  </pic:blipFill>
                  <pic:spPr>
                    <a:xfrm>
                      <a:off x="0" y="0"/>
                      <a:ext cx="6115685" cy="1748155"/>
                    </a:xfrm>
                    <a:prstGeom prst="rect">
                      <a:avLst/>
                    </a:prstGeom>
                    <a:ln/>
                  </pic:spPr>
                </pic:pic>
              </a:graphicData>
            </a:graphic>
          </wp:inline>
        </w:drawing>
      </w:r>
    </w:p>
    <w:p w14:paraId="33DA4ADA" w14:textId="77777777" w:rsidR="00006C2A" w:rsidRDefault="00006C2A" w:rsidP="00006C2A">
      <w:pPr>
        <w:spacing w:after="0"/>
        <w:jc w:val="both"/>
      </w:pPr>
      <w:r>
        <w:t>As the project activity is neither a Wind of Solar PV project, w</w:t>
      </w:r>
      <w:r>
        <w:rPr>
          <w:vertAlign w:val="subscript"/>
        </w:rPr>
        <w:t>OM</w:t>
      </w:r>
      <w:r>
        <w:t xml:space="preserve"> = 0.5 and w</w:t>
      </w:r>
      <w:r>
        <w:rPr>
          <w:vertAlign w:val="subscript"/>
        </w:rPr>
        <w:t>BM</w:t>
      </w:r>
      <w:r>
        <w:t xml:space="preserve"> = 0.5 for the first crediting period. </w:t>
      </w:r>
    </w:p>
    <w:p w14:paraId="5876543A" w14:textId="77777777" w:rsidR="00006C2A" w:rsidRDefault="00006C2A" w:rsidP="00006C2A">
      <w:pPr>
        <w:jc w:val="both"/>
      </w:pPr>
      <w:r>
        <w:t xml:space="preserve">Therefore, the calculation of the Combined Margin is: </w:t>
      </w:r>
    </w:p>
    <w:tbl>
      <w:tblPr>
        <w:tblW w:w="6968"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00" w:firstRow="0" w:lastRow="0" w:firstColumn="0" w:lastColumn="0" w:noHBand="0" w:noVBand="1"/>
      </w:tblPr>
      <w:tblGrid>
        <w:gridCol w:w="1290"/>
        <w:gridCol w:w="397"/>
        <w:gridCol w:w="1168"/>
        <w:gridCol w:w="397"/>
        <w:gridCol w:w="856"/>
        <w:gridCol w:w="397"/>
        <w:gridCol w:w="1188"/>
        <w:gridCol w:w="425"/>
        <w:gridCol w:w="850"/>
      </w:tblGrid>
      <w:tr w:rsidR="00006C2A" w14:paraId="3600EAFE" w14:textId="77777777" w:rsidTr="005336A6">
        <w:trPr>
          <w:cantSplit/>
        </w:trPr>
        <w:tc>
          <w:tcPr>
            <w:tcW w:w="1290" w:type="dxa"/>
            <w:tcBorders>
              <w:top w:val="nil"/>
              <w:left w:val="nil"/>
              <w:bottom w:val="nil"/>
              <w:right w:val="nil"/>
            </w:tcBorders>
          </w:tcPr>
          <w:p w14:paraId="4E8A1667" w14:textId="77777777" w:rsidR="00006C2A" w:rsidRDefault="00006C2A" w:rsidP="005336A6">
            <w:pPr>
              <w:jc w:val="both"/>
            </w:pPr>
            <w:r>
              <w:t>EF</w:t>
            </w:r>
            <w:r>
              <w:rPr>
                <w:vertAlign w:val="subscript"/>
              </w:rPr>
              <w:t>grid,CM,y</w:t>
            </w:r>
          </w:p>
        </w:tc>
        <w:tc>
          <w:tcPr>
            <w:tcW w:w="397" w:type="dxa"/>
            <w:tcBorders>
              <w:top w:val="nil"/>
              <w:left w:val="nil"/>
              <w:bottom w:val="nil"/>
              <w:right w:val="nil"/>
            </w:tcBorders>
          </w:tcPr>
          <w:p w14:paraId="228A4563" w14:textId="77777777" w:rsidR="00006C2A" w:rsidRDefault="00006C2A" w:rsidP="005336A6">
            <w:pPr>
              <w:jc w:val="both"/>
            </w:pPr>
            <w:r>
              <w:t>=</w:t>
            </w:r>
          </w:p>
        </w:tc>
        <w:tc>
          <w:tcPr>
            <w:tcW w:w="1168" w:type="dxa"/>
            <w:tcBorders>
              <w:top w:val="nil"/>
              <w:left w:val="nil"/>
              <w:bottom w:val="nil"/>
              <w:right w:val="nil"/>
            </w:tcBorders>
          </w:tcPr>
          <w:p w14:paraId="2D94A3E2" w14:textId="77777777" w:rsidR="00006C2A" w:rsidRDefault="00006C2A" w:rsidP="005336A6">
            <w:pPr>
              <w:jc w:val="both"/>
            </w:pPr>
            <w:r>
              <w:t>EF</w:t>
            </w:r>
            <w:r>
              <w:rPr>
                <w:vertAlign w:val="subscript"/>
              </w:rPr>
              <w:t>grid,OM,y</w:t>
            </w:r>
          </w:p>
        </w:tc>
        <w:tc>
          <w:tcPr>
            <w:tcW w:w="397" w:type="dxa"/>
            <w:tcBorders>
              <w:top w:val="nil"/>
              <w:left w:val="nil"/>
              <w:bottom w:val="nil"/>
              <w:right w:val="nil"/>
            </w:tcBorders>
          </w:tcPr>
          <w:p w14:paraId="3A5FE26E" w14:textId="77777777" w:rsidR="00006C2A" w:rsidRDefault="00006C2A" w:rsidP="005336A6">
            <w:pPr>
              <w:jc w:val="both"/>
            </w:pPr>
            <w:r>
              <w:t>x</w:t>
            </w:r>
          </w:p>
        </w:tc>
        <w:tc>
          <w:tcPr>
            <w:tcW w:w="856" w:type="dxa"/>
            <w:tcBorders>
              <w:top w:val="nil"/>
              <w:left w:val="nil"/>
              <w:bottom w:val="nil"/>
              <w:right w:val="nil"/>
            </w:tcBorders>
          </w:tcPr>
          <w:p w14:paraId="0B7E5AD3" w14:textId="77777777" w:rsidR="00006C2A" w:rsidRDefault="00006C2A" w:rsidP="005336A6">
            <w:pPr>
              <w:jc w:val="both"/>
            </w:pPr>
            <w:r>
              <w:t>w</w:t>
            </w:r>
            <w:r>
              <w:rPr>
                <w:vertAlign w:val="subscript"/>
              </w:rPr>
              <w:t>OM</w:t>
            </w:r>
          </w:p>
        </w:tc>
        <w:tc>
          <w:tcPr>
            <w:tcW w:w="397" w:type="dxa"/>
            <w:tcBorders>
              <w:top w:val="nil"/>
              <w:left w:val="nil"/>
              <w:bottom w:val="nil"/>
              <w:right w:val="nil"/>
            </w:tcBorders>
          </w:tcPr>
          <w:p w14:paraId="096F015C" w14:textId="77777777" w:rsidR="00006C2A" w:rsidRDefault="00006C2A" w:rsidP="005336A6">
            <w:pPr>
              <w:jc w:val="both"/>
            </w:pPr>
            <w:r>
              <w:t>+</w:t>
            </w:r>
          </w:p>
        </w:tc>
        <w:tc>
          <w:tcPr>
            <w:tcW w:w="1188" w:type="dxa"/>
            <w:tcBorders>
              <w:top w:val="nil"/>
              <w:left w:val="nil"/>
              <w:bottom w:val="nil"/>
              <w:right w:val="nil"/>
            </w:tcBorders>
          </w:tcPr>
          <w:p w14:paraId="0293DC73" w14:textId="77777777" w:rsidR="00006C2A" w:rsidRDefault="00006C2A" w:rsidP="005336A6">
            <w:pPr>
              <w:jc w:val="both"/>
            </w:pPr>
            <w:r>
              <w:t>EF</w:t>
            </w:r>
            <w:r>
              <w:rPr>
                <w:vertAlign w:val="subscript"/>
              </w:rPr>
              <w:t>grid,BM,y</w:t>
            </w:r>
          </w:p>
        </w:tc>
        <w:tc>
          <w:tcPr>
            <w:tcW w:w="425" w:type="dxa"/>
            <w:tcBorders>
              <w:top w:val="nil"/>
              <w:left w:val="nil"/>
              <w:bottom w:val="nil"/>
              <w:right w:val="nil"/>
            </w:tcBorders>
          </w:tcPr>
          <w:p w14:paraId="7D7CD9D3" w14:textId="77777777" w:rsidR="00006C2A" w:rsidRDefault="00006C2A" w:rsidP="005336A6">
            <w:pPr>
              <w:jc w:val="both"/>
            </w:pPr>
            <w:r>
              <w:t>x</w:t>
            </w:r>
          </w:p>
        </w:tc>
        <w:tc>
          <w:tcPr>
            <w:tcW w:w="850" w:type="dxa"/>
            <w:tcBorders>
              <w:top w:val="nil"/>
              <w:left w:val="nil"/>
              <w:bottom w:val="nil"/>
              <w:right w:val="nil"/>
            </w:tcBorders>
          </w:tcPr>
          <w:p w14:paraId="39BD80BF" w14:textId="77777777" w:rsidR="00006C2A" w:rsidRDefault="00006C2A" w:rsidP="005336A6">
            <w:pPr>
              <w:jc w:val="both"/>
            </w:pPr>
            <w:r>
              <w:t>w</w:t>
            </w:r>
            <w:r>
              <w:rPr>
                <w:vertAlign w:val="subscript"/>
              </w:rPr>
              <w:t>BM</w:t>
            </w:r>
          </w:p>
        </w:tc>
      </w:tr>
      <w:tr w:rsidR="00006C2A" w14:paraId="4B3BD2A9" w14:textId="77777777" w:rsidTr="005336A6">
        <w:trPr>
          <w:cantSplit/>
        </w:trPr>
        <w:tc>
          <w:tcPr>
            <w:tcW w:w="1290" w:type="dxa"/>
            <w:tcBorders>
              <w:top w:val="nil"/>
              <w:left w:val="nil"/>
              <w:bottom w:val="nil"/>
              <w:right w:val="nil"/>
            </w:tcBorders>
          </w:tcPr>
          <w:p w14:paraId="5C43D050" w14:textId="77777777" w:rsidR="00006C2A" w:rsidRDefault="00006C2A" w:rsidP="005336A6">
            <w:pPr>
              <w:jc w:val="both"/>
            </w:pPr>
          </w:p>
        </w:tc>
        <w:tc>
          <w:tcPr>
            <w:tcW w:w="397" w:type="dxa"/>
            <w:tcBorders>
              <w:top w:val="nil"/>
              <w:left w:val="nil"/>
              <w:bottom w:val="nil"/>
              <w:right w:val="nil"/>
            </w:tcBorders>
          </w:tcPr>
          <w:p w14:paraId="309B7630" w14:textId="77777777" w:rsidR="00006C2A" w:rsidRDefault="00006C2A" w:rsidP="005336A6">
            <w:pPr>
              <w:jc w:val="both"/>
            </w:pPr>
            <w:r>
              <w:t>=</w:t>
            </w:r>
          </w:p>
        </w:tc>
        <w:tc>
          <w:tcPr>
            <w:tcW w:w="1168" w:type="dxa"/>
            <w:tcBorders>
              <w:top w:val="nil"/>
              <w:left w:val="nil"/>
              <w:bottom w:val="nil"/>
              <w:right w:val="nil"/>
            </w:tcBorders>
          </w:tcPr>
          <w:p w14:paraId="5711E335" w14:textId="77777777" w:rsidR="00006C2A" w:rsidRDefault="00006C2A" w:rsidP="005336A6">
            <w:pPr>
              <w:jc w:val="both"/>
            </w:pPr>
            <w:r>
              <w:t>0.644</w:t>
            </w:r>
          </w:p>
        </w:tc>
        <w:tc>
          <w:tcPr>
            <w:tcW w:w="397" w:type="dxa"/>
            <w:tcBorders>
              <w:top w:val="nil"/>
              <w:left w:val="nil"/>
              <w:bottom w:val="nil"/>
              <w:right w:val="nil"/>
            </w:tcBorders>
          </w:tcPr>
          <w:p w14:paraId="644644F0" w14:textId="77777777" w:rsidR="00006C2A" w:rsidRDefault="00006C2A" w:rsidP="005336A6">
            <w:pPr>
              <w:jc w:val="both"/>
            </w:pPr>
            <w:r>
              <w:t>x</w:t>
            </w:r>
          </w:p>
        </w:tc>
        <w:tc>
          <w:tcPr>
            <w:tcW w:w="856" w:type="dxa"/>
            <w:tcBorders>
              <w:top w:val="nil"/>
              <w:left w:val="nil"/>
              <w:bottom w:val="nil"/>
              <w:right w:val="nil"/>
            </w:tcBorders>
          </w:tcPr>
          <w:p w14:paraId="76CF9F79" w14:textId="77777777" w:rsidR="00006C2A" w:rsidRDefault="00006C2A" w:rsidP="005336A6">
            <w:pPr>
              <w:jc w:val="both"/>
            </w:pPr>
            <w:r>
              <w:t>0.5</w:t>
            </w:r>
          </w:p>
        </w:tc>
        <w:tc>
          <w:tcPr>
            <w:tcW w:w="397" w:type="dxa"/>
            <w:tcBorders>
              <w:top w:val="nil"/>
              <w:left w:val="nil"/>
              <w:bottom w:val="nil"/>
              <w:right w:val="nil"/>
            </w:tcBorders>
          </w:tcPr>
          <w:p w14:paraId="1625E191" w14:textId="77777777" w:rsidR="00006C2A" w:rsidRDefault="00006C2A" w:rsidP="005336A6">
            <w:pPr>
              <w:jc w:val="both"/>
            </w:pPr>
            <w:r>
              <w:t>+</w:t>
            </w:r>
          </w:p>
        </w:tc>
        <w:tc>
          <w:tcPr>
            <w:tcW w:w="1188" w:type="dxa"/>
            <w:tcBorders>
              <w:top w:val="nil"/>
              <w:left w:val="nil"/>
              <w:bottom w:val="nil"/>
              <w:right w:val="nil"/>
            </w:tcBorders>
          </w:tcPr>
          <w:p w14:paraId="464B2DD9" w14:textId="77777777" w:rsidR="00006C2A" w:rsidRDefault="00006C2A" w:rsidP="005336A6">
            <w:pPr>
              <w:jc w:val="both"/>
            </w:pPr>
            <w:r>
              <w:t>0.525</w:t>
            </w:r>
          </w:p>
        </w:tc>
        <w:tc>
          <w:tcPr>
            <w:tcW w:w="425" w:type="dxa"/>
            <w:tcBorders>
              <w:top w:val="nil"/>
              <w:left w:val="nil"/>
              <w:bottom w:val="nil"/>
              <w:right w:val="nil"/>
            </w:tcBorders>
          </w:tcPr>
          <w:p w14:paraId="4D2AC42F" w14:textId="77777777" w:rsidR="00006C2A" w:rsidRDefault="00006C2A" w:rsidP="005336A6">
            <w:pPr>
              <w:jc w:val="both"/>
            </w:pPr>
            <w:r>
              <w:t>x</w:t>
            </w:r>
          </w:p>
        </w:tc>
        <w:tc>
          <w:tcPr>
            <w:tcW w:w="850" w:type="dxa"/>
            <w:tcBorders>
              <w:top w:val="nil"/>
              <w:left w:val="nil"/>
              <w:bottom w:val="nil"/>
              <w:right w:val="nil"/>
            </w:tcBorders>
          </w:tcPr>
          <w:p w14:paraId="7CB51D8E" w14:textId="77777777" w:rsidR="00006C2A" w:rsidRDefault="00006C2A" w:rsidP="005336A6">
            <w:pPr>
              <w:jc w:val="both"/>
            </w:pPr>
            <w:r>
              <w:t>0.5</w:t>
            </w:r>
          </w:p>
        </w:tc>
      </w:tr>
      <w:tr w:rsidR="00006C2A" w14:paraId="314F5CD8" w14:textId="77777777" w:rsidTr="005336A6">
        <w:trPr>
          <w:cantSplit/>
        </w:trPr>
        <w:tc>
          <w:tcPr>
            <w:tcW w:w="1290" w:type="dxa"/>
            <w:tcBorders>
              <w:top w:val="nil"/>
              <w:left w:val="nil"/>
              <w:bottom w:val="nil"/>
              <w:right w:val="nil"/>
            </w:tcBorders>
          </w:tcPr>
          <w:p w14:paraId="510D83D2" w14:textId="77777777" w:rsidR="00006C2A" w:rsidRDefault="00006C2A" w:rsidP="005336A6">
            <w:pPr>
              <w:jc w:val="both"/>
            </w:pPr>
          </w:p>
        </w:tc>
        <w:tc>
          <w:tcPr>
            <w:tcW w:w="397" w:type="dxa"/>
            <w:tcBorders>
              <w:top w:val="nil"/>
              <w:left w:val="nil"/>
              <w:bottom w:val="nil"/>
              <w:right w:val="nil"/>
            </w:tcBorders>
          </w:tcPr>
          <w:p w14:paraId="0E86F4BF" w14:textId="77777777" w:rsidR="00006C2A" w:rsidRDefault="00006C2A" w:rsidP="005336A6">
            <w:pPr>
              <w:jc w:val="both"/>
            </w:pPr>
            <w:r>
              <w:t>=</w:t>
            </w:r>
          </w:p>
        </w:tc>
        <w:tc>
          <w:tcPr>
            <w:tcW w:w="1168" w:type="dxa"/>
            <w:tcBorders>
              <w:top w:val="nil"/>
              <w:left w:val="nil"/>
              <w:bottom w:val="nil"/>
              <w:right w:val="nil"/>
            </w:tcBorders>
          </w:tcPr>
          <w:p w14:paraId="6A67F49D" w14:textId="77777777" w:rsidR="00006C2A" w:rsidRDefault="00006C2A" w:rsidP="005336A6">
            <w:pPr>
              <w:jc w:val="both"/>
            </w:pPr>
            <w:r>
              <w:t>0.322</w:t>
            </w:r>
          </w:p>
        </w:tc>
        <w:tc>
          <w:tcPr>
            <w:tcW w:w="397" w:type="dxa"/>
            <w:tcBorders>
              <w:top w:val="nil"/>
              <w:left w:val="nil"/>
              <w:bottom w:val="nil"/>
              <w:right w:val="nil"/>
            </w:tcBorders>
          </w:tcPr>
          <w:p w14:paraId="312011D7" w14:textId="77777777" w:rsidR="00006C2A" w:rsidRDefault="00006C2A" w:rsidP="005336A6">
            <w:pPr>
              <w:jc w:val="both"/>
            </w:pPr>
            <w:r>
              <w:t>+</w:t>
            </w:r>
          </w:p>
        </w:tc>
        <w:tc>
          <w:tcPr>
            <w:tcW w:w="856" w:type="dxa"/>
            <w:tcBorders>
              <w:top w:val="nil"/>
              <w:left w:val="nil"/>
              <w:bottom w:val="nil"/>
              <w:right w:val="nil"/>
            </w:tcBorders>
          </w:tcPr>
          <w:p w14:paraId="365920AD" w14:textId="77777777" w:rsidR="00006C2A" w:rsidRDefault="00006C2A" w:rsidP="005336A6">
            <w:pPr>
              <w:jc w:val="both"/>
            </w:pPr>
            <w:r>
              <w:t>0.263</w:t>
            </w:r>
          </w:p>
        </w:tc>
        <w:tc>
          <w:tcPr>
            <w:tcW w:w="397" w:type="dxa"/>
            <w:tcBorders>
              <w:top w:val="nil"/>
              <w:left w:val="nil"/>
              <w:bottom w:val="nil"/>
              <w:right w:val="nil"/>
            </w:tcBorders>
          </w:tcPr>
          <w:p w14:paraId="14474FD6" w14:textId="77777777" w:rsidR="00006C2A" w:rsidRDefault="00006C2A" w:rsidP="005336A6">
            <w:pPr>
              <w:jc w:val="both"/>
            </w:pPr>
          </w:p>
        </w:tc>
        <w:tc>
          <w:tcPr>
            <w:tcW w:w="1188" w:type="dxa"/>
            <w:tcBorders>
              <w:top w:val="nil"/>
              <w:left w:val="nil"/>
              <w:bottom w:val="nil"/>
              <w:right w:val="nil"/>
            </w:tcBorders>
          </w:tcPr>
          <w:p w14:paraId="0ECE870F" w14:textId="77777777" w:rsidR="00006C2A" w:rsidRDefault="00006C2A" w:rsidP="005336A6">
            <w:pPr>
              <w:jc w:val="both"/>
            </w:pPr>
          </w:p>
        </w:tc>
        <w:tc>
          <w:tcPr>
            <w:tcW w:w="425" w:type="dxa"/>
            <w:tcBorders>
              <w:top w:val="nil"/>
              <w:left w:val="nil"/>
              <w:bottom w:val="nil"/>
              <w:right w:val="nil"/>
            </w:tcBorders>
          </w:tcPr>
          <w:p w14:paraId="241FF469" w14:textId="77777777" w:rsidR="00006C2A" w:rsidRDefault="00006C2A" w:rsidP="005336A6">
            <w:pPr>
              <w:jc w:val="both"/>
            </w:pPr>
          </w:p>
        </w:tc>
        <w:tc>
          <w:tcPr>
            <w:tcW w:w="850" w:type="dxa"/>
            <w:tcBorders>
              <w:top w:val="nil"/>
              <w:left w:val="nil"/>
              <w:bottom w:val="nil"/>
              <w:right w:val="nil"/>
            </w:tcBorders>
          </w:tcPr>
          <w:p w14:paraId="78F02F31" w14:textId="77777777" w:rsidR="00006C2A" w:rsidRDefault="00006C2A" w:rsidP="005336A6">
            <w:pPr>
              <w:jc w:val="both"/>
            </w:pPr>
          </w:p>
        </w:tc>
      </w:tr>
      <w:tr w:rsidR="00006C2A" w14:paraId="4D71E3DF" w14:textId="77777777" w:rsidTr="005336A6">
        <w:trPr>
          <w:cantSplit/>
        </w:trPr>
        <w:tc>
          <w:tcPr>
            <w:tcW w:w="1290" w:type="dxa"/>
            <w:tcBorders>
              <w:top w:val="nil"/>
              <w:left w:val="nil"/>
              <w:bottom w:val="nil"/>
              <w:right w:val="nil"/>
            </w:tcBorders>
          </w:tcPr>
          <w:p w14:paraId="4CA98FA1" w14:textId="77777777" w:rsidR="00006C2A" w:rsidRDefault="00006C2A" w:rsidP="005336A6">
            <w:pPr>
              <w:jc w:val="both"/>
            </w:pPr>
          </w:p>
        </w:tc>
        <w:tc>
          <w:tcPr>
            <w:tcW w:w="397" w:type="dxa"/>
            <w:tcBorders>
              <w:top w:val="nil"/>
              <w:left w:val="nil"/>
              <w:bottom w:val="nil"/>
              <w:right w:val="nil"/>
            </w:tcBorders>
          </w:tcPr>
          <w:p w14:paraId="1FF7E011" w14:textId="77777777" w:rsidR="00006C2A" w:rsidRDefault="00006C2A" w:rsidP="005336A6">
            <w:pPr>
              <w:jc w:val="both"/>
            </w:pPr>
            <w:r>
              <w:t>=</w:t>
            </w:r>
          </w:p>
        </w:tc>
        <w:tc>
          <w:tcPr>
            <w:tcW w:w="1168" w:type="dxa"/>
            <w:tcBorders>
              <w:top w:val="nil"/>
              <w:left w:val="nil"/>
              <w:bottom w:val="nil"/>
              <w:right w:val="nil"/>
            </w:tcBorders>
          </w:tcPr>
          <w:p w14:paraId="035BB815" w14:textId="77777777" w:rsidR="00006C2A" w:rsidRDefault="00006C2A" w:rsidP="005336A6">
            <w:pPr>
              <w:jc w:val="both"/>
              <w:rPr>
                <w:b/>
              </w:rPr>
            </w:pPr>
            <w:r>
              <w:rPr>
                <w:b/>
              </w:rPr>
              <w:t>0.585</w:t>
            </w:r>
          </w:p>
        </w:tc>
        <w:tc>
          <w:tcPr>
            <w:tcW w:w="1650" w:type="dxa"/>
            <w:gridSpan w:val="3"/>
            <w:tcBorders>
              <w:top w:val="nil"/>
              <w:left w:val="nil"/>
              <w:bottom w:val="nil"/>
              <w:right w:val="nil"/>
            </w:tcBorders>
          </w:tcPr>
          <w:p w14:paraId="70B1B12D" w14:textId="77777777" w:rsidR="00006C2A" w:rsidRDefault="00006C2A" w:rsidP="005336A6">
            <w:pPr>
              <w:jc w:val="both"/>
              <w:rPr>
                <w:b/>
              </w:rPr>
            </w:pPr>
            <w:r>
              <w:rPr>
                <w:b/>
              </w:rPr>
              <w:t>tCO2/MWh</w:t>
            </w:r>
          </w:p>
        </w:tc>
        <w:tc>
          <w:tcPr>
            <w:tcW w:w="1188" w:type="dxa"/>
            <w:tcBorders>
              <w:top w:val="nil"/>
              <w:left w:val="nil"/>
              <w:bottom w:val="nil"/>
              <w:right w:val="nil"/>
            </w:tcBorders>
          </w:tcPr>
          <w:p w14:paraId="6BE70A59" w14:textId="77777777" w:rsidR="00006C2A" w:rsidRDefault="00006C2A" w:rsidP="005336A6">
            <w:pPr>
              <w:jc w:val="both"/>
            </w:pPr>
          </w:p>
        </w:tc>
        <w:tc>
          <w:tcPr>
            <w:tcW w:w="425" w:type="dxa"/>
            <w:tcBorders>
              <w:top w:val="nil"/>
              <w:left w:val="nil"/>
              <w:bottom w:val="nil"/>
              <w:right w:val="nil"/>
            </w:tcBorders>
          </w:tcPr>
          <w:p w14:paraId="1984F40B" w14:textId="77777777" w:rsidR="00006C2A" w:rsidRDefault="00006C2A" w:rsidP="005336A6">
            <w:pPr>
              <w:jc w:val="both"/>
            </w:pPr>
          </w:p>
        </w:tc>
        <w:tc>
          <w:tcPr>
            <w:tcW w:w="850" w:type="dxa"/>
            <w:tcBorders>
              <w:top w:val="nil"/>
              <w:left w:val="nil"/>
              <w:bottom w:val="nil"/>
              <w:right w:val="nil"/>
            </w:tcBorders>
          </w:tcPr>
          <w:p w14:paraId="1C92F947" w14:textId="77777777" w:rsidR="00006C2A" w:rsidRDefault="00006C2A" w:rsidP="005336A6">
            <w:pPr>
              <w:jc w:val="both"/>
            </w:pPr>
          </w:p>
        </w:tc>
      </w:tr>
    </w:tbl>
    <w:p w14:paraId="253FBC01" w14:textId="77777777" w:rsidR="00006C2A" w:rsidRDefault="00006C2A" w:rsidP="00006C2A">
      <w:pPr>
        <w:spacing w:after="0"/>
        <w:jc w:val="both"/>
      </w:pPr>
    </w:p>
    <w:p w14:paraId="191C2B9C" w14:textId="77777777" w:rsidR="00006C2A" w:rsidRDefault="00006C2A" w:rsidP="00006C2A">
      <w:pPr>
        <w:spacing w:after="0"/>
      </w:pPr>
      <w:r>
        <w:rPr>
          <w:b/>
          <w:u w:val="single"/>
        </w:rPr>
        <w:t xml:space="preserve">Leakage </w:t>
      </w:r>
    </w:p>
    <w:p w14:paraId="68C1D0D1" w14:textId="19E49525" w:rsidR="00006C2A" w:rsidRDefault="00031316" w:rsidP="0025777E">
      <w:pPr>
        <w:spacing w:after="0"/>
        <w:jc w:val="both"/>
      </w:pPr>
      <w:ins w:id="803" w:author="Ying Shian Loh" w:date="2023-11-01T12:20:00Z">
        <w:r>
          <w:t>In accordance with paragraph 32 of AMS-III.A</w:t>
        </w:r>
      </w:ins>
      <w:ins w:id="804" w:author="Ying Shian Loh" w:date="2023-11-01T12:21:00Z">
        <w:r>
          <w:t xml:space="preserve">S, </w:t>
        </w:r>
        <w:r w:rsidR="0025777E">
          <w:t>“General guidance on leakage in biomass project activities shall be followed to quantify leakages pertaining to the use of biomass residues”.</w:t>
        </w:r>
      </w:ins>
      <w:ins w:id="805" w:author="Ying Shian Loh" w:date="2023-11-01T12:22:00Z">
        <w:r w:rsidR="00F14914">
          <w:t xml:space="preserve"> </w:t>
        </w:r>
      </w:ins>
      <w:ins w:id="806" w:author="Ying Shian Loh" w:date="2023-11-01T12:21:00Z">
        <w:r w:rsidR="0025777E">
          <w:cr/>
        </w:r>
      </w:ins>
      <w:ins w:id="807" w:author="Ying Shian Loh" w:date="2023-11-01T14:30:00Z">
        <w:r w:rsidR="007649CE">
          <w:t xml:space="preserve">The latest version of ‘General guidance on leakage </w:t>
        </w:r>
        <w:r w:rsidR="00791FB5">
          <w:t xml:space="preserve">in biomass </w:t>
        </w:r>
      </w:ins>
      <w:ins w:id="808" w:author="Ying Shian Loh" w:date="2023-11-01T14:31:00Z">
        <w:r w:rsidR="00791FB5">
          <w:t>project activities’ (version 0.3)</w:t>
        </w:r>
      </w:ins>
      <w:ins w:id="809" w:author="Ying Shian Loh" w:date="2023-11-01T14:33:00Z">
        <w:r w:rsidR="003C1B48">
          <w:t xml:space="preserve">, EB </w:t>
        </w:r>
        <w:r w:rsidR="0021333C">
          <w:t>47, Annex 28</w:t>
        </w:r>
      </w:ins>
      <w:ins w:id="810" w:author="Ying Shian Loh" w:date="2023-11-01T14:31:00Z">
        <w:r w:rsidR="00791FB5">
          <w:t xml:space="preserve"> states in paragraph 18 that: </w:t>
        </w:r>
      </w:ins>
      <w:del w:id="811" w:author="Ying Shian Loh" w:date="2023-11-01T14:32:00Z">
        <w:r w:rsidR="00006C2A" w:rsidDel="007720D2">
          <w:delText xml:space="preserve">As per Tool 22: Leakage in biomass in small-scale project activities, the relevant source of emission for the project activity is competing uses of biomass (Section 5.5, Paragraph 22). It is stated that: </w:delText>
        </w:r>
      </w:del>
    </w:p>
    <w:p w14:paraId="6E74D743" w14:textId="77777777" w:rsidR="00006C2A" w:rsidRDefault="00006C2A" w:rsidP="00006C2A">
      <w:pPr>
        <w:spacing w:after="0"/>
        <w:jc w:val="both"/>
      </w:pPr>
    </w:p>
    <w:p w14:paraId="1373106A" w14:textId="77777777" w:rsidR="00006C2A" w:rsidRDefault="00006C2A" w:rsidP="00006C2A">
      <w:pPr>
        <w:spacing w:after="0"/>
        <w:ind w:left="720"/>
        <w:jc w:val="both"/>
      </w:pPr>
      <w:r>
        <w:t xml:space="preserve">“The project participant shall evaluate ex ante if there is a surplus of the biomass in the region of the project activity, which is not utilized. If it is demonstrated (e.g., using published literature, official reports, surveys etc.) at the beginning of each crediting period that the quantity of available biomass in the region (e.g., 50 km radius), is at least 25% larger than the quantity of biomass that is utilized including the project activity, then this source of leakage can be neglected otherwise this leakage shall be estimated and deducted from the emission reductions.” </w:t>
      </w:r>
    </w:p>
    <w:p w14:paraId="40497BB7" w14:textId="77777777" w:rsidR="00006C2A" w:rsidRDefault="00006C2A" w:rsidP="00006C2A">
      <w:pPr>
        <w:spacing w:after="0"/>
        <w:ind w:left="720"/>
        <w:jc w:val="both"/>
      </w:pPr>
    </w:p>
    <w:p w14:paraId="5E1BE0B6" w14:textId="77777777" w:rsidR="00006C2A" w:rsidRDefault="00006C2A" w:rsidP="00006C2A">
      <w:pPr>
        <w:spacing w:after="0"/>
        <w:jc w:val="both"/>
      </w:pPr>
      <w:r>
        <w:t>Similarly, according to the Gold Standard Renewable Energy Requirements/Community Service Activity Requirements:</w:t>
      </w:r>
    </w:p>
    <w:p w14:paraId="6E88A006" w14:textId="77777777" w:rsidR="00006C2A" w:rsidRDefault="00006C2A" w:rsidP="00006C2A">
      <w:pPr>
        <w:spacing w:after="0"/>
        <w:jc w:val="both"/>
      </w:pPr>
    </w:p>
    <w:p w14:paraId="0A6FF454" w14:textId="77777777" w:rsidR="00006C2A" w:rsidRDefault="00006C2A" w:rsidP="00006C2A">
      <w:pPr>
        <w:spacing w:after="0"/>
        <w:ind w:left="720"/>
        <w:jc w:val="both"/>
        <w:rPr>
          <w:u w:val="single"/>
        </w:rPr>
      </w:pPr>
      <w:r>
        <w:t xml:space="preserve">“Project activities expected to make use of biomass resources already in use shall NOT be eligible for Gold Standard registration unless convincing evidence is provided to demonstrate that the current users agree with the envisioned shift of use (potential leakage associated to such a shift must be taken into account). In the absence of such an agreement, Project Developers shall </w:t>
      </w:r>
      <w:r>
        <w:rPr>
          <w:u w:val="single"/>
        </w:rPr>
        <w:t>demonstrate that their project activity makes use of surplus biomass for each type of biomass resources used”</w:t>
      </w:r>
    </w:p>
    <w:p w14:paraId="03FCEE98" w14:textId="77777777" w:rsidR="00006C2A" w:rsidRDefault="00006C2A" w:rsidP="00006C2A">
      <w:pPr>
        <w:spacing w:after="0"/>
        <w:jc w:val="both"/>
      </w:pPr>
    </w:p>
    <w:p w14:paraId="1959F9EA" w14:textId="77777777" w:rsidR="00006C2A" w:rsidRDefault="00006C2A" w:rsidP="00006C2A">
      <w:pPr>
        <w:shd w:val="clear" w:color="auto" w:fill="FFFFFF"/>
        <w:spacing w:after="0"/>
        <w:jc w:val="both"/>
      </w:pPr>
      <w:r>
        <w:t>As such, JTS consumes about 1,080 metric tons of NERADO oil per annum. Assuming NERADO is made up of 100% crude palm oil (CPO), the average monthly production of CPO is 1,654,864 tons and this works out to 19,858,368 tons in the year 2019, for the whole of Malaysia.</w:t>
      </w:r>
      <w:r>
        <w:rPr>
          <w:vertAlign w:val="superscript"/>
        </w:rPr>
        <w:footnoteReference w:id="7"/>
      </w:r>
      <w:r>
        <w:t xml:space="preserve"> As such, JTS’ consumption of 1080 tons is 0.00543% of Malaysia total output on a yearly average. </w:t>
      </w:r>
    </w:p>
    <w:p w14:paraId="2BD53E6E" w14:textId="77777777" w:rsidR="00006C2A" w:rsidRDefault="00006C2A" w:rsidP="00006C2A">
      <w:pPr>
        <w:shd w:val="clear" w:color="auto" w:fill="FFFFFF"/>
        <w:spacing w:after="0"/>
        <w:ind w:left="640"/>
        <w:jc w:val="both"/>
      </w:pPr>
      <w:r>
        <w:t xml:space="preserve"> </w:t>
      </w:r>
    </w:p>
    <w:p w14:paraId="2EC8D32F" w14:textId="77777777" w:rsidR="00006C2A" w:rsidRDefault="00006C2A" w:rsidP="00006C2A">
      <w:pPr>
        <w:shd w:val="clear" w:color="auto" w:fill="FFFFFF"/>
        <w:spacing w:after="0"/>
        <w:jc w:val="both"/>
      </w:pPr>
      <w:r>
        <w:t>If specific to region or the state of Johor (where the project activity is located), Johor produced a total of 4,000,921 tons in 2019</w:t>
      </w:r>
      <w:r>
        <w:rPr>
          <w:vertAlign w:val="superscript"/>
        </w:rPr>
        <w:footnoteReference w:id="8"/>
      </w:r>
      <w:r>
        <w:t xml:space="preserve">. As such, JTS’ consumption is 0.0275% of Johor’s output in 2019. </w:t>
      </w:r>
    </w:p>
    <w:p w14:paraId="695A8804" w14:textId="77777777" w:rsidR="00006C2A" w:rsidRDefault="00006C2A" w:rsidP="00006C2A">
      <w:pPr>
        <w:shd w:val="clear" w:color="auto" w:fill="FFFFFF"/>
        <w:spacing w:after="0"/>
        <w:jc w:val="both"/>
      </w:pPr>
    </w:p>
    <w:p w14:paraId="5120E867" w14:textId="77777777" w:rsidR="00006C2A" w:rsidRDefault="00006C2A" w:rsidP="00006C2A">
      <w:pPr>
        <w:shd w:val="clear" w:color="auto" w:fill="FFFFFF"/>
        <w:spacing w:after="0"/>
        <w:jc w:val="both"/>
      </w:pPr>
      <w:r>
        <w:t xml:space="preserve">As such, the available biomass in the region is at least 25% larger than the quantity of biomass used in this project activity, and there is a surplus of biomass available in the region and country. There is no diversion of biomass from existing uses or those already in use. </w:t>
      </w:r>
    </w:p>
    <w:p w14:paraId="7680A748" w14:textId="77777777" w:rsidR="00006C2A" w:rsidRDefault="00006C2A" w:rsidP="00006C2A">
      <w:pPr>
        <w:spacing w:after="0"/>
        <w:jc w:val="both"/>
      </w:pPr>
    </w:p>
    <w:p w14:paraId="7510A963" w14:textId="77777777" w:rsidR="007B5971" w:rsidRDefault="007B5971" w:rsidP="00006C2A">
      <w:pPr>
        <w:spacing w:after="0"/>
        <w:rPr>
          <w:ins w:id="812" w:author="Ying Shian Loh" w:date="2024-02-21T17:46:00Z"/>
          <w:b/>
          <w:u w:val="single"/>
        </w:rPr>
      </w:pPr>
    </w:p>
    <w:p w14:paraId="409E7CA0" w14:textId="74477998" w:rsidR="00006C2A" w:rsidRDefault="00006C2A" w:rsidP="00006C2A">
      <w:pPr>
        <w:spacing w:after="0"/>
        <w:rPr>
          <w:b/>
          <w:u w:val="single"/>
        </w:rPr>
      </w:pPr>
      <w:r>
        <w:rPr>
          <w:b/>
          <w:u w:val="single"/>
        </w:rPr>
        <w:t xml:space="preserve">Emission reductions </w:t>
      </w:r>
    </w:p>
    <w:p w14:paraId="1B1FEF8D" w14:textId="77777777" w:rsidR="00006C2A" w:rsidRDefault="00006C2A" w:rsidP="00006C2A">
      <w:pPr>
        <w:spacing w:after="0"/>
        <w:jc w:val="both"/>
      </w:pPr>
      <w:r>
        <w:t>Emission reductions in year y (ER</w:t>
      </w:r>
      <w:r>
        <w:rPr>
          <w:vertAlign w:val="subscript"/>
        </w:rPr>
        <w:t>y</w:t>
      </w:r>
      <w:r>
        <w:t xml:space="preserve">) are calculated as follows: </w:t>
      </w:r>
    </w:p>
    <w:p w14:paraId="3335BD81" w14:textId="77777777" w:rsidR="00006C2A" w:rsidRDefault="00006C2A" w:rsidP="00006C2A">
      <w:pPr>
        <w:spacing w:after="0"/>
        <w:jc w:val="both"/>
      </w:pPr>
      <w:r>
        <w:rPr>
          <w:noProof/>
        </w:rPr>
        <w:drawing>
          <wp:inline distT="0" distB="0" distL="0" distR="0" wp14:anchorId="3403DB21" wp14:editId="12FA525D">
            <wp:extent cx="5617845" cy="1382395"/>
            <wp:effectExtent l="0" t="0" r="0" b="0"/>
            <wp:docPr id="20" name="image7.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7.png" descr="A black text on a white background&#10;&#10;Description automatically generated"/>
                    <pic:cNvPicPr preferRelativeResize="0"/>
                  </pic:nvPicPr>
                  <pic:blipFill>
                    <a:blip r:embed="rId29"/>
                    <a:srcRect/>
                    <a:stretch>
                      <a:fillRect/>
                    </a:stretch>
                  </pic:blipFill>
                  <pic:spPr>
                    <a:xfrm>
                      <a:off x="0" y="0"/>
                      <a:ext cx="5617845" cy="1382395"/>
                    </a:xfrm>
                    <a:prstGeom prst="rect">
                      <a:avLst/>
                    </a:prstGeom>
                    <a:ln/>
                  </pic:spPr>
                </pic:pic>
              </a:graphicData>
            </a:graphic>
          </wp:inline>
        </w:drawing>
      </w:r>
    </w:p>
    <w:p w14:paraId="2FB3CA11" w14:textId="77777777" w:rsidR="00006C2A" w:rsidRDefault="00006C2A" w:rsidP="00006C2A">
      <w:pPr>
        <w:spacing w:after="0"/>
        <w:jc w:val="both"/>
      </w:pPr>
      <w:r>
        <w:t xml:space="preserve">As such, </w:t>
      </w:r>
    </w:p>
    <w:p w14:paraId="1F5BBD9A" w14:textId="45F1564E" w:rsidR="00006C2A" w:rsidRDefault="00006C2A" w:rsidP="00006C2A">
      <w:pPr>
        <w:spacing w:after="0"/>
        <w:jc w:val="both"/>
        <w:rPr>
          <w:b/>
        </w:rPr>
      </w:pPr>
      <w:r>
        <w:rPr>
          <w:b/>
        </w:rPr>
        <w:t xml:space="preserve">ERy = </w:t>
      </w:r>
      <w:ins w:id="813" w:author="Ying Shian Loh" w:date="2023-08-23T14:27:00Z">
        <w:r w:rsidR="006827F4">
          <w:t>3,</w:t>
        </w:r>
      </w:ins>
      <w:ins w:id="814" w:author="Ying Shian Loh" w:date="2024-02-07T12:12:00Z">
        <w:r w:rsidR="00F0663F">
          <w:t>223</w:t>
        </w:r>
      </w:ins>
      <w:del w:id="815" w:author="Ying Shian Loh" w:date="2023-08-23T14:27:00Z">
        <w:r w:rsidR="00C15AB4" w:rsidDel="006827F4">
          <w:delText>2,919</w:delText>
        </w:r>
      </w:del>
      <w:r>
        <w:t xml:space="preserve"> tCO2 – </w:t>
      </w:r>
      <w:r w:rsidR="00C15AB4">
        <w:t>1</w:t>
      </w:r>
      <w:ins w:id="816" w:author="Ying Shian Loh" w:date="2023-08-28T16:02:00Z">
        <w:r w:rsidR="00AB7A08">
          <w:t>,531</w:t>
        </w:r>
      </w:ins>
      <w:del w:id="817" w:author="Ying Shian Loh" w:date="2023-08-28T16:02:00Z">
        <w:r w:rsidR="00C15AB4" w:rsidDel="00940EE6">
          <w:delText>231</w:delText>
        </w:r>
      </w:del>
      <w:r>
        <w:t xml:space="preserve"> tCO2 - 0 tCO2</w:t>
      </w:r>
    </w:p>
    <w:p w14:paraId="1D85851B" w14:textId="562613C3" w:rsidR="00006C2A" w:rsidRDefault="00006C2A" w:rsidP="00006C2A">
      <w:pPr>
        <w:spacing w:after="0"/>
        <w:jc w:val="both"/>
      </w:pPr>
      <w:r>
        <w:rPr>
          <w:b/>
        </w:rPr>
        <w:tab/>
        <w:t xml:space="preserve">= </w:t>
      </w:r>
      <w:r w:rsidR="003D2A3D">
        <w:rPr>
          <w:b/>
          <w:u w:val="single"/>
        </w:rPr>
        <w:t>1</w:t>
      </w:r>
      <w:r w:rsidR="008E00F3">
        <w:rPr>
          <w:b/>
          <w:u w:val="single"/>
        </w:rPr>
        <w:t>,</w:t>
      </w:r>
      <w:ins w:id="818" w:author="Ying Shian Loh" w:date="2024-02-07T12:13:00Z">
        <w:r w:rsidR="001961EC">
          <w:rPr>
            <w:b/>
            <w:u w:val="single"/>
          </w:rPr>
          <w:t>692</w:t>
        </w:r>
      </w:ins>
      <w:del w:id="819" w:author="Ying Shian Loh" w:date="2023-08-28T16:02:00Z">
        <w:r w:rsidR="003D2A3D" w:rsidDel="00AB7A08">
          <w:rPr>
            <w:b/>
            <w:u w:val="single"/>
          </w:rPr>
          <w:delText>688</w:delText>
        </w:r>
      </w:del>
      <w:r>
        <w:rPr>
          <w:b/>
          <w:u w:val="single"/>
        </w:rPr>
        <w:t xml:space="preserve"> tCO2/y</w:t>
      </w:r>
    </w:p>
    <w:p w14:paraId="73D18809" w14:textId="77777777" w:rsidR="00FE08CE" w:rsidRPr="00355EF5" w:rsidRDefault="00FE08CE" w:rsidP="00355EF5">
      <w:pPr>
        <w:spacing w:line="276" w:lineRule="auto"/>
        <w:contextualSpacing w:val="0"/>
        <w:rPr>
          <w:lang w:val="en-GB"/>
        </w:rPr>
      </w:pPr>
    </w:p>
    <w:p w14:paraId="43836101" w14:textId="77777777" w:rsidR="00A94ADE" w:rsidRDefault="00A94ADE">
      <w:pPr>
        <w:spacing w:line="276" w:lineRule="auto"/>
        <w:contextualSpacing w:val="0"/>
        <w:rPr>
          <w:ins w:id="820" w:author="Ying Shian Loh" w:date="2023-11-01T14:34:00Z"/>
        </w:rPr>
      </w:pPr>
      <w:ins w:id="821" w:author="Ying Shian Loh" w:date="2023-11-01T14:34:00Z">
        <w:r>
          <w:br w:type="page"/>
        </w:r>
      </w:ins>
    </w:p>
    <w:p w14:paraId="46875F5C" w14:textId="6368B8B8" w:rsidR="00355EF5" w:rsidRPr="00355EF5" w:rsidRDefault="00B46B23" w:rsidP="00B46B23">
      <w:r>
        <w:t xml:space="preserve">B.6.2 </w:t>
      </w:r>
      <w:r w:rsidR="00355EF5" w:rsidRPr="00355EF5">
        <w:t xml:space="preserve">Data and parameters fixed ex ante </w:t>
      </w:r>
    </w:p>
    <w:p w14:paraId="2CF6184A" w14:textId="5DF9A85C" w:rsidR="00355EF5" w:rsidRDefault="00A10B8A" w:rsidP="00885D25">
      <w:pPr>
        <w:spacing w:line="276" w:lineRule="auto"/>
        <w:contextualSpacing w:val="0"/>
        <w:rPr>
          <w:b/>
          <w:bCs/>
        </w:rPr>
      </w:pPr>
      <w:r>
        <w:rPr>
          <w:b/>
          <w:bCs/>
        </w:rPr>
        <w:br/>
      </w:r>
      <w:r w:rsidR="00355EF5" w:rsidRPr="00355EF5">
        <w:rPr>
          <w:b/>
          <w:bCs/>
        </w:rPr>
        <w:t>SDG13</w:t>
      </w:r>
    </w:p>
    <w:tbl>
      <w:tblPr>
        <w:tblStyle w:val="GridTable5Dark-Accent1"/>
        <w:tblpPr w:leftFromText="180" w:rightFromText="180" w:vertAnchor="text" w:horzAnchor="margin" w:tblpY="219"/>
        <w:tblW w:w="5000" w:type="pct"/>
        <w:tblCellMar>
          <w:top w:w="57" w:type="dxa"/>
        </w:tblCellMar>
        <w:tblLook w:val="0680" w:firstRow="0" w:lastRow="0" w:firstColumn="1" w:lastColumn="0" w:noHBand="1" w:noVBand="1"/>
      </w:tblPr>
      <w:tblGrid>
        <w:gridCol w:w="2971"/>
        <w:gridCol w:w="6651"/>
      </w:tblGrid>
      <w:tr w:rsidR="002A1694" w:rsidRPr="00355EF5" w14:paraId="4B982CD3"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4" w:type="pct"/>
          </w:tcPr>
          <w:p w14:paraId="1342ED48" w14:textId="77777777" w:rsidR="002A1694" w:rsidRPr="00355EF5" w:rsidRDefault="002A1694" w:rsidP="005336A6">
            <w:pPr>
              <w:spacing w:after="200" w:line="276" w:lineRule="auto"/>
              <w:contextualSpacing w:val="0"/>
              <w:rPr>
                <w:color w:val="FFFFFF" w:themeColor="background1"/>
                <w:lang w:val="en-GB"/>
              </w:rPr>
            </w:pPr>
            <w:r>
              <w:rPr>
                <w:color w:val="FFFFFF"/>
              </w:rPr>
              <w:t>Data/parameter</w:t>
            </w:r>
          </w:p>
        </w:tc>
        <w:tc>
          <w:tcPr>
            <w:tcW w:w="3456" w:type="pct"/>
          </w:tcPr>
          <w:p w14:paraId="09959C41" w14:textId="77777777" w:rsidR="002A1694" w:rsidRPr="002E2835" w:rsidRDefault="002A1694"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color w:val="515151" w:themeColor="text1"/>
                <w:lang w:val="en-GB"/>
                <w:rPrChange w:id="822" w:author="Ying Shian Loh" w:date="2024-02-27T15:59:00Z">
                  <w:rPr>
                    <w:lang w:val="en-GB"/>
                  </w:rPr>
                </w:rPrChange>
              </w:rPr>
            </w:pPr>
            <w:r w:rsidRPr="002E2835">
              <w:rPr>
                <w:color w:val="515151" w:themeColor="text1"/>
                <w:rPrChange w:id="823" w:author="Ying Shian Loh" w:date="2024-02-27T15:59:00Z">
                  <w:rPr>
                    <w:color w:val="000000"/>
                  </w:rPr>
                </w:rPrChange>
              </w:rPr>
              <w:t>TDLj,y</w:t>
            </w:r>
          </w:p>
        </w:tc>
      </w:tr>
      <w:tr w:rsidR="002A1694" w:rsidRPr="00355EF5" w14:paraId="696E8FA1"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27FC71DF" w14:textId="77777777" w:rsidR="002A1694" w:rsidRPr="00355EF5" w:rsidRDefault="002A1694" w:rsidP="005336A6">
            <w:pPr>
              <w:spacing w:after="200" w:line="276" w:lineRule="auto"/>
              <w:contextualSpacing w:val="0"/>
              <w:rPr>
                <w:color w:val="FFFFFF" w:themeColor="background1"/>
                <w:lang w:val="en-GB"/>
              </w:rPr>
            </w:pPr>
            <w:r>
              <w:rPr>
                <w:color w:val="FFFFFF"/>
              </w:rPr>
              <w:t>Unit</w:t>
            </w:r>
          </w:p>
        </w:tc>
        <w:tc>
          <w:tcPr>
            <w:tcW w:w="3456" w:type="pct"/>
          </w:tcPr>
          <w:p w14:paraId="1AA93BF9" w14:textId="77777777" w:rsidR="002A1694" w:rsidRPr="002E2835" w:rsidRDefault="002A1694"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color w:val="515151" w:themeColor="text1"/>
                <w:lang w:val="en-GB"/>
                <w:rPrChange w:id="824" w:author="Ying Shian Loh" w:date="2024-02-27T15:59:00Z">
                  <w:rPr>
                    <w:lang w:val="en-GB"/>
                  </w:rPr>
                </w:rPrChange>
              </w:rPr>
            </w:pPr>
            <w:r w:rsidRPr="002E2835">
              <w:rPr>
                <w:color w:val="515151" w:themeColor="text1"/>
                <w:rPrChange w:id="825" w:author="Ying Shian Loh" w:date="2024-02-27T15:59:00Z">
                  <w:rPr/>
                </w:rPrChange>
              </w:rPr>
              <w:t>%</w:t>
            </w:r>
          </w:p>
        </w:tc>
      </w:tr>
      <w:tr w:rsidR="002A1694" w:rsidRPr="00355EF5" w14:paraId="0D492FEE"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4" w:type="pct"/>
          </w:tcPr>
          <w:p w14:paraId="5188FAF7" w14:textId="77777777" w:rsidR="002A1694" w:rsidRPr="00355EF5" w:rsidRDefault="002A1694" w:rsidP="005336A6">
            <w:pPr>
              <w:spacing w:after="200" w:line="276" w:lineRule="auto"/>
              <w:contextualSpacing w:val="0"/>
              <w:rPr>
                <w:color w:val="FFFFFF" w:themeColor="background1"/>
                <w:lang w:val="en-GB"/>
              </w:rPr>
            </w:pPr>
            <w:r>
              <w:rPr>
                <w:color w:val="FFFFFF"/>
              </w:rPr>
              <w:t>Description</w:t>
            </w:r>
          </w:p>
        </w:tc>
        <w:tc>
          <w:tcPr>
            <w:tcW w:w="3456" w:type="pct"/>
          </w:tcPr>
          <w:p w14:paraId="0F10A9A7" w14:textId="77777777" w:rsidR="002A1694" w:rsidRPr="002E2835" w:rsidRDefault="002A1694"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color w:val="515151" w:themeColor="text1"/>
                <w:lang w:val="en-GB"/>
                <w:rPrChange w:id="826" w:author="Ying Shian Loh" w:date="2024-02-27T15:59:00Z">
                  <w:rPr>
                    <w:lang w:val="en-GB"/>
                  </w:rPr>
                </w:rPrChange>
              </w:rPr>
            </w:pPr>
            <w:r w:rsidRPr="002E2835">
              <w:rPr>
                <w:color w:val="515151" w:themeColor="text1"/>
                <w:rPrChange w:id="827" w:author="Ying Shian Loh" w:date="2024-02-27T15:59:00Z">
                  <w:rPr>
                    <w:color w:val="000000"/>
                  </w:rPr>
                </w:rPrChange>
              </w:rPr>
              <w:t>Average technical transmission and distribution losses for providing electricity to source j</w:t>
            </w:r>
          </w:p>
        </w:tc>
      </w:tr>
      <w:tr w:rsidR="002A1694" w:rsidRPr="00355EF5" w14:paraId="40A5260B"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4BC08325" w14:textId="77777777" w:rsidR="002A1694" w:rsidRPr="00355EF5" w:rsidRDefault="002A1694" w:rsidP="005336A6">
            <w:pPr>
              <w:spacing w:after="200" w:line="276" w:lineRule="auto"/>
              <w:contextualSpacing w:val="0"/>
              <w:rPr>
                <w:color w:val="FFFFFF" w:themeColor="background1"/>
                <w:lang w:val="en-GB"/>
              </w:rPr>
            </w:pPr>
            <w:r>
              <w:rPr>
                <w:color w:val="FFFFFF"/>
              </w:rPr>
              <w:t>Source of data</w:t>
            </w:r>
          </w:p>
        </w:tc>
        <w:tc>
          <w:tcPr>
            <w:tcW w:w="3456" w:type="pct"/>
          </w:tcPr>
          <w:p w14:paraId="3373F96F" w14:textId="77777777" w:rsidR="002A1694" w:rsidRPr="002E2835" w:rsidRDefault="002A1694" w:rsidP="005336A6">
            <w:pPr>
              <w:spacing w:before="20"/>
              <w:cnfStyle w:val="000000000000" w:firstRow="0" w:lastRow="0" w:firstColumn="0" w:lastColumn="0" w:oddVBand="0" w:evenVBand="0" w:oddHBand="0" w:evenHBand="0" w:firstRowFirstColumn="0" w:firstRowLastColumn="0" w:lastRowFirstColumn="0" w:lastRowLastColumn="0"/>
              <w:rPr>
                <w:color w:val="515151" w:themeColor="text1"/>
                <w:rPrChange w:id="828" w:author="Ying Shian Loh" w:date="2024-02-27T15:59:00Z">
                  <w:rPr>
                    <w:color w:val="000000"/>
                  </w:rPr>
                </w:rPrChange>
              </w:rPr>
            </w:pPr>
            <w:r w:rsidRPr="002E2835">
              <w:rPr>
                <w:color w:val="515151" w:themeColor="text1"/>
                <w:rPrChange w:id="829" w:author="Ying Shian Loh" w:date="2024-02-27T15:59:00Z">
                  <w:rPr>
                    <w:color w:val="000000"/>
                  </w:rPr>
                </w:rPrChange>
              </w:rPr>
              <w:t xml:space="preserve">In case of scenario B and scenario C, case C.II, assume TDLj/k/l,y = 0 as a simplification. In case of other scenarios (scenario A and scenario C, cases C.I and C.III), choose one of the following options: </w:t>
            </w:r>
          </w:p>
          <w:p w14:paraId="0334ECBF" w14:textId="77777777" w:rsidR="002A1694" w:rsidRPr="002E2835" w:rsidRDefault="002A1694" w:rsidP="005336A6">
            <w:pPr>
              <w:cnfStyle w:val="000000000000" w:firstRow="0" w:lastRow="0" w:firstColumn="0" w:lastColumn="0" w:oddVBand="0" w:evenVBand="0" w:oddHBand="0" w:evenHBand="0" w:firstRowFirstColumn="0" w:firstRowLastColumn="0" w:lastRowFirstColumn="0" w:lastRowLastColumn="0"/>
              <w:rPr>
                <w:color w:val="515151" w:themeColor="text1"/>
                <w:rPrChange w:id="830" w:author="Ying Shian Loh" w:date="2024-02-27T15:59:00Z">
                  <w:rPr>
                    <w:color w:val="000000"/>
                  </w:rPr>
                </w:rPrChange>
              </w:rPr>
            </w:pPr>
            <w:r w:rsidRPr="002E2835">
              <w:rPr>
                <w:color w:val="515151" w:themeColor="text1"/>
                <w:rPrChange w:id="831" w:author="Ying Shian Loh" w:date="2024-02-27T15:59:00Z">
                  <w:rPr/>
                </w:rPrChange>
              </w:rPr>
              <w:t xml:space="preserve">     </w:t>
            </w:r>
          </w:p>
          <w:p w14:paraId="206B1190" w14:textId="77777777" w:rsidR="002A1694" w:rsidRPr="002E2835" w:rsidRDefault="002A1694" w:rsidP="005336A6">
            <w:pPr>
              <w:cnfStyle w:val="000000000000" w:firstRow="0" w:lastRow="0" w:firstColumn="0" w:lastColumn="0" w:oddVBand="0" w:evenVBand="0" w:oddHBand="0" w:evenHBand="0" w:firstRowFirstColumn="0" w:firstRowLastColumn="0" w:lastRowFirstColumn="0" w:lastRowLastColumn="0"/>
              <w:rPr>
                <w:color w:val="515151" w:themeColor="text1"/>
                <w:rPrChange w:id="832" w:author="Ying Shian Loh" w:date="2024-02-27T15:59:00Z">
                  <w:rPr>
                    <w:color w:val="000000"/>
                  </w:rPr>
                </w:rPrChange>
              </w:rPr>
            </w:pPr>
            <w:r w:rsidRPr="002E2835">
              <w:rPr>
                <w:color w:val="515151" w:themeColor="text1"/>
                <w:rPrChange w:id="833" w:author="Ying Shian Loh" w:date="2024-02-27T15:59:00Z">
                  <w:rPr>
                    <w:color w:val="000000"/>
                  </w:rPr>
                </w:rPrChange>
              </w:rPr>
              <w:t xml:space="preserve">1. Use annual average value based on the most recent data available within the host country; </w:t>
            </w:r>
          </w:p>
          <w:p w14:paraId="468D814E" w14:textId="77777777" w:rsidR="002A1694" w:rsidRPr="002E2835" w:rsidRDefault="002A1694" w:rsidP="005336A6">
            <w:pPr>
              <w:cnfStyle w:val="000000000000" w:firstRow="0" w:lastRow="0" w:firstColumn="0" w:lastColumn="0" w:oddVBand="0" w:evenVBand="0" w:oddHBand="0" w:evenHBand="0" w:firstRowFirstColumn="0" w:firstRowLastColumn="0" w:lastRowFirstColumn="0" w:lastRowLastColumn="0"/>
              <w:rPr>
                <w:color w:val="515151" w:themeColor="text1"/>
                <w:rPrChange w:id="834" w:author="Ying Shian Loh" w:date="2024-02-27T15:59:00Z">
                  <w:rPr>
                    <w:color w:val="000000"/>
                  </w:rPr>
                </w:rPrChange>
              </w:rPr>
            </w:pPr>
            <w:r w:rsidRPr="002E2835">
              <w:rPr>
                <w:color w:val="515151" w:themeColor="text1"/>
                <w:rPrChange w:id="835" w:author="Ying Shian Loh" w:date="2024-02-27T15:59:00Z">
                  <w:rPr>
                    <w:color w:val="000000"/>
                  </w:rPr>
                </w:rPrChange>
              </w:rPr>
              <w:t xml:space="preserve">2. Use as default values of 20% for: </w:t>
            </w:r>
          </w:p>
          <w:p w14:paraId="3DA65C76" w14:textId="77777777" w:rsidR="002A1694" w:rsidRPr="002E2835" w:rsidRDefault="002A1694" w:rsidP="005336A6">
            <w:pPr>
              <w:cnfStyle w:val="000000000000" w:firstRow="0" w:lastRow="0" w:firstColumn="0" w:lastColumn="0" w:oddVBand="0" w:evenVBand="0" w:oddHBand="0" w:evenHBand="0" w:firstRowFirstColumn="0" w:firstRowLastColumn="0" w:lastRowFirstColumn="0" w:lastRowLastColumn="0"/>
              <w:rPr>
                <w:color w:val="515151" w:themeColor="text1"/>
                <w:rPrChange w:id="836" w:author="Ying Shian Loh" w:date="2024-02-27T15:59:00Z">
                  <w:rPr>
                    <w:color w:val="000000"/>
                  </w:rPr>
                </w:rPrChange>
              </w:rPr>
            </w:pPr>
            <w:r w:rsidRPr="002E2835">
              <w:rPr>
                <w:color w:val="515151" w:themeColor="text1"/>
                <w:rPrChange w:id="837" w:author="Ying Shian Loh" w:date="2024-02-27T15:59:00Z">
                  <w:rPr>
                    <w:color w:val="000000"/>
                  </w:rPr>
                </w:rPrChange>
              </w:rPr>
              <w:t xml:space="preserve">(a) project or leakage electricity consumption sources; </w:t>
            </w:r>
          </w:p>
          <w:p w14:paraId="3235ED84" w14:textId="77777777" w:rsidR="002A1694" w:rsidRPr="002E2835" w:rsidRDefault="002A1694" w:rsidP="005336A6">
            <w:pPr>
              <w:spacing w:after="20"/>
              <w:cnfStyle w:val="000000000000" w:firstRow="0" w:lastRow="0" w:firstColumn="0" w:lastColumn="0" w:oddVBand="0" w:evenVBand="0" w:oddHBand="0" w:evenHBand="0" w:firstRowFirstColumn="0" w:firstRowLastColumn="0" w:lastRowFirstColumn="0" w:lastRowLastColumn="0"/>
              <w:rPr>
                <w:color w:val="515151" w:themeColor="text1"/>
                <w:rPrChange w:id="838" w:author="Ying Shian Loh" w:date="2024-02-27T15:59:00Z">
                  <w:rPr>
                    <w:color w:val="000000"/>
                  </w:rPr>
                </w:rPrChange>
              </w:rPr>
            </w:pPr>
            <w:r w:rsidRPr="002E2835">
              <w:rPr>
                <w:color w:val="515151" w:themeColor="text1"/>
                <w:rPrChange w:id="839" w:author="Ying Shian Loh" w:date="2024-02-27T15:59:00Z">
                  <w:rPr>
                    <w:color w:val="000000"/>
                  </w:rPr>
                </w:rPrChange>
              </w:rPr>
              <w:t xml:space="preserve">(b) baseline electricity consumption sources if the electricity consumption by all project and leakage electricity consumption sources to which scenario A or scenario C (cases C.I or C.III) applies is larger than the electricity consumption of all baseline electricity consumption sources to which scenario A or scenario C (cases C.I or C.III) applies; </w:t>
            </w:r>
          </w:p>
          <w:p w14:paraId="59E5A1D7" w14:textId="77777777" w:rsidR="002A1694" w:rsidRPr="002E2835" w:rsidRDefault="002A1694" w:rsidP="005336A6">
            <w:pPr>
              <w:spacing w:before="20"/>
              <w:cnfStyle w:val="000000000000" w:firstRow="0" w:lastRow="0" w:firstColumn="0" w:lastColumn="0" w:oddVBand="0" w:evenVBand="0" w:oddHBand="0" w:evenHBand="0" w:firstRowFirstColumn="0" w:firstRowLastColumn="0" w:lastRowFirstColumn="0" w:lastRowLastColumn="0"/>
              <w:rPr>
                <w:color w:val="515151" w:themeColor="text1"/>
                <w:rPrChange w:id="840" w:author="Ying Shian Loh" w:date="2024-02-27T15:59:00Z">
                  <w:rPr>
                    <w:color w:val="000000"/>
                  </w:rPr>
                </w:rPrChange>
              </w:rPr>
            </w:pPr>
            <w:r w:rsidRPr="002E2835">
              <w:rPr>
                <w:color w:val="515151" w:themeColor="text1"/>
                <w:rPrChange w:id="841" w:author="Ying Shian Loh" w:date="2024-02-27T15:59:00Z">
                  <w:rPr>
                    <w:color w:val="000000"/>
                  </w:rPr>
                </w:rPrChange>
              </w:rPr>
              <w:t xml:space="preserve">3. Use as default values of 3% for: </w:t>
            </w:r>
          </w:p>
          <w:p w14:paraId="597E9A7B" w14:textId="77777777" w:rsidR="002A1694" w:rsidRPr="002E2835" w:rsidRDefault="002A1694" w:rsidP="005336A6">
            <w:pPr>
              <w:cnfStyle w:val="000000000000" w:firstRow="0" w:lastRow="0" w:firstColumn="0" w:lastColumn="0" w:oddVBand="0" w:evenVBand="0" w:oddHBand="0" w:evenHBand="0" w:firstRowFirstColumn="0" w:firstRowLastColumn="0" w:lastRowFirstColumn="0" w:lastRowLastColumn="0"/>
              <w:rPr>
                <w:color w:val="515151" w:themeColor="text1"/>
                <w:rPrChange w:id="842" w:author="Ying Shian Loh" w:date="2024-02-27T15:59:00Z">
                  <w:rPr>
                    <w:color w:val="000000"/>
                  </w:rPr>
                </w:rPrChange>
              </w:rPr>
            </w:pPr>
            <w:r w:rsidRPr="002E2835">
              <w:rPr>
                <w:color w:val="515151" w:themeColor="text1"/>
                <w:rPrChange w:id="843" w:author="Ying Shian Loh" w:date="2024-02-27T15:59:00Z">
                  <w:rPr>
                    <w:color w:val="000000"/>
                  </w:rPr>
                </w:rPrChange>
              </w:rPr>
              <w:t xml:space="preserve">(a) baseline electricity consumption sources; </w:t>
            </w:r>
          </w:p>
          <w:p w14:paraId="68F957AB" w14:textId="77777777" w:rsidR="002A1694" w:rsidRPr="002E2835" w:rsidRDefault="002A1694"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color w:val="515151" w:themeColor="text1"/>
                <w:lang w:val="en-GB"/>
                <w:rPrChange w:id="844" w:author="Ying Shian Loh" w:date="2024-02-27T15:59:00Z">
                  <w:rPr>
                    <w:lang w:val="en-GB"/>
                  </w:rPr>
                </w:rPrChange>
              </w:rPr>
            </w:pPr>
            <w:r w:rsidRPr="002E2835">
              <w:rPr>
                <w:color w:val="515151" w:themeColor="text1"/>
                <w:rPrChange w:id="845" w:author="Ying Shian Loh" w:date="2024-02-27T15:59:00Z">
                  <w:rPr>
                    <w:color w:val="000000"/>
                  </w:rPr>
                </w:rPrChange>
              </w:rPr>
              <w:t>(b) project and leakage electricity consumption sources if the electricity consumption by all project and leakage electricity consumption sources to which scenario A or scenario C (cases C.I or C.III) applies is smaller than the electricity consumption of all baseline electricity consumption sources to which scenario A or scenario C (cases C.I or C.III) applies</w:t>
            </w:r>
          </w:p>
        </w:tc>
      </w:tr>
      <w:tr w:rsidR="002A1694" w:rsidRPr="00355EF5" w14:paraId="508042A3"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1AB1558E" w14:textId="77777777" w:rsidR="002A1694" w:rsidRPr="00355EF5" w:rsidRDefault="002A1694" w:rsidP="005336A6">
            <w:pPr>
              <w:spacing w:after="200" w:line="276" w:lineRule="auto"/>
              <w:contextualSpacing w:val="0"/>
              <w:rPr>
                <w:color w:val="FFFFFF" w:themeColor="background1"/>
                <w:lang w:val="en-GB"/>
              </w:rPr>
            </w:pPr>
            <w:r>
              <w:rPr>
                <w:color w:val="FFFFFF"/>
              </w:rPr>
              <w:t>Value(s) applied</w:t>
            </w:r>
          </w:p>
        </w:tc>
        <w:tc>
          <w:tcPr>
            <w:tcW w:w="3456" w:type="pct"/>
          </w:tcPr>
          <w:p w14:paraId="202BEF19" w14:textId="77777777" w:rsidR="002A1694" w:rsidRPr="002E2835" w:rsidRDefault="002A1694"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color w:val="515151" w:themeColor="text1"/>
                <w:lang w:val="en-GB"/>
                <w:rPrChange w:id="846" w:author="Ying Shian Loh" w:date="2024-02-27T15:59:00Z">
                  <w:rPr>
                    <w:lang w:val="en-GB"/>
                  </w:rPr>
                </w:rPrChange>
              </w:rPr>
            </w:pPr>
            <w:r w:rsidRPr="002E2835">
              <w:rPr>
                <w:color w:val="515151" w:themeColor="text1"/>
                <w:rPrChange w:id="847" w:author="Ying Shian Loh" w:date="2024-02-27T15:59:00Z">
                  <w:rPr>
                    <w:color w:val="000000"/>
                  </w:rPr>
                </w:rPrChange>
              </w:rPr>
              <w:t>20</w:t>
            </w:r>
          </w:p>
        </w:tc>
      </w:tr>
      <w:tr w:rsidR="002A1694" w:rsidRPr="00355EF5" w14:paraId="2743177D" w14:textId="77777777" w:rsidTr="005336A6">
        <w:tc>
          <w:tcPr>
            <w:cnfStyle w:val="001000000000" w:firstRow="0" w:lastRow="0" w:firstColumn="1" w:lastColumn="0" w:oddVBand="0" w:evenVBand="0" w:oddHBand="0" w:evenHBand="0" w:firstRowFirstColumn="0" w:firstRowLastColumn="0" w:lastRowFirstColumn="0" w:lastRowLastColumn="0"/>
            <w:tcW w:w="1544" w:type="pct"/>
          </w:tcPr>
          <w:p w14:paraId="638935AA" w14:textId="77777777" w:rsidR="002A1694" w:rsidRPr="00355EF5" w:rsidRDefault="002A1694" w:rsidP="005336A6">
            <w:pPr>
              <w:spacing w:after="200" w:line="276" w:lineRule="auto"/>
              <w:contextualSpacing w:val="0"/>
              <w:rPr>
                <w:color w:val="FFFFFF" w:themeColor="background1"/>
                <w:lang w:val="en-GB"/>
              </w:rPr>
            </w:pPr>
            <w:r>
              <w:rPr>
                <w:color w:val="FFFFFF"/>
              </w:rPr>
              <w:t xml:space="preserve">Choice of data or Measurement methods and procedures </w:t>
            </w:r>
          </w:p>
        </w:tc>
        <w:tc>
          <w:tcPr>
            <w:tcW w:w="3456" w:type="pct"/>
          </w:tcPr>
          <w:p w14:paraId="21DC9B6B" w14:textId="77777777" w:rsidR="002A1694" w:rsidRPr="002E2835" w:rsidRDefault="002A1694"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color w:val="515151" w:themeColor="text1"/>
                <w:lang w:val="en-GB"/>
                <w:rPrChange w:id="848" w:author="Ying Shian Loh" w:date="2024-02-27T15:59:00Z">
                  <w:rPr>
                    <w:lang w:val="en-GB"/>
                  </w:rPr>
                </w:rPrChange>
              </w:rPr>
            </w:pPr>
            <w:r w:rsidRPr="002E2835">
              <w:rPr>
                <w:color w:val="515151" w:themeColor="text1"/>
                <w:rPrChange w:id="849" w:author="Ying Shian Loh" w:date="2024-02-27T15:59:00Z">
                  <w:rPr>
                    <w:color w:val="000000"/>
                  </w:rPr>
                </w:rPrChange>
              </w:rPr>
              <w:t>As the electricity consumed is from the grid, option 2 above (default value of 20%) is chosen for TDLj,y</w:t>
            </w:r>
          </w:p>
        </w:tc>
      </w:tr>
      <w:tr w:rsidR="002A1694" w:rsidRPr="00355EF5" w14:paraId="17FFBD30" w14:textId="77777777" w:rsidTr="005336A6">
        <w:trPr>
          <w:trHeight w:val="248"/>
        </w:trPr>
        <w:tc>
          <w:tcPr>
            <w:cnfStyle w:val="001000000000" w:firstRow="0" w:lastRow="0" w:firstColumn="1" w:lastColumn="0" w:oddVBand="0" w:evenVBand="0" w:oddHBand="0" w:evenHBand="0" w:firstRowFirstColumn="0" w:firstRowLastColumn="0" w:lastRowFirstColumn="0" w:lastRowLastColumn="0"/>
            <w:tcW w:w="1544" w:type="pct"/>
          </w:tcPr>
          <w:p w14:paraId="53E8D20D" w14:textId="77777777" w:rsidR="002A1694" w:rsidRPr="00355EF5" w:rsidRDefault="002A1694" w:rsidP="005336A6">
            <w:pPr>
              <w:spacing w:after="200" w:line="276" w:lineRule="auto"/>
              <w:contextualSpacing w:val="0"/>
              <w:rPr>
                <w:color w:val="FFFFFF" w:themeColor="background1"/>
                <w:lang w:val="en-GB"/>
              </w:rPr>
            </w:pPr>
            <w:r>
              <w:rPr>
                <w:color w:val="FFFFFF"/>
              </w:rPr>
              <w:t>Purpose of data</w:t>
            </w:r>
          </w:p>
        </w:tc>
        <w:tc>
          <w:tcPr>
            <w:tcW w:w="3456" w:type="pct"/>
          </w:tcPr>
          <w:p w14:paraId="25CF2D0B" w14:textId="77777777" w:rsidR="002A1694" w:rsidRPr="002E2835" w:rsidRDefault="002A1694"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color w:val="515151" w:themeColor="text1"/>
                <w:lang w:val="en-GB"/>
                <w:rPrChange w:id="850" w:author="Ying Shian Loh" w:date="2024-02-27T15:59:00Z">
                  <w:rPr>
                    <w:lang w:val="en-GB"/>
                  </w:rPr>
                </w:rPrChange>
              </w:rPr>
            </w:pPr>
            <w:r w:rsidRPr="002E2835">
              <w:rPr>
                <w:color w:val="515151" w:themeColor="text1"/>
                <w:rPrChange w:id="851" w:author="Ying Shian Loh" w:date="2024-02-27T15:59:00Z">
                  <w:rPr>
                    <w:color w:val="000000"/>
                  </w:rPr>
                </w:rPrChange>
              </w:rPr>
              <w:t>To estimate Project Emissions from electricity consumption</w:t>
            </w:r>
          </w:p>
        </w:tc>
      </w:tr>
      <w:tr w:rsidR="002A1694" w:rsidRPr="00355EF5" w14:paraId="2EF60CF6"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44" w:type="pct"/>
          </w:tcPr>
          <w:p w14:paraId="4909AB23" w14:textId="77777777" w:rsidR="002A1694" w:rsidRPr="00355EF5" w:rsidRDefault="002A1694" w:rsidP="005336A6">
            <w:pPr>
              <w:spacing w:after="200" w:line="276" w:lineRule="auto"/>
              <w:contextualSpacing w:val="0"/>
              <w:rPr>
                <w:color w:val="FFFFFF" w:themeColor="background1"/>
                <w:lang w:val="en-GB"/>
              </w:rPr>
            </w:pPr>
            <w:r>
              <w:rPr>
                <w:color w:val="FFFFFF"/>
              </w:rPr>
              <w:t>Additional comment</w:t>
            </w:r>
          </w:p>
        </w:tc>
        <w:tc>
          <w:tcPr>
            <w:tcW w:w="3456" w:type="pct"/>
          </w:tcPr>
          <w:p w14:paraId="12F7293F" w14:textId="77777777" w:rsidR="002A1694" w:rsidRPr="002E2835" w:rsidRDefault="002A1694"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color w:val="515151" w:themeColor="text1"/>
                <w:lang w:val="en-GB"/>
                <w:rPrChange w:id="852" w:author="Ying Shian Loh" w:date="2024-02-27T15:59:00Z">
                  <w:rPr>
                    <w:lang w:val="en-GB"/>
                  </w:rPr>
                </w:rPrChange>
              </w:rPr>
            </w:pPr>
            <w:r w:rsidRPr="002E2835">
              <w:rPr>
                <w:color w:val="515151" w:themeColor="text1"/>
                <w:rPrChange w:id="853" w:author="Ying Shian Loh" w:date="2024-02-27T15:59:00Z">
                  <w:rPr>
                    <w:color w:val="000000"/>
                  </w:rPr>
                </w:rPrChange>
              </w:rPr>
              <w:t>NIL</w:t>
            </w:r>
          </w:p>
        </w:tc>
      </w:tr>
    </w:tbl>
    <w:p w14:paraId="661D75F4" w14:textId="77777777" w:rsidR="002A1694" w:rsidRDefault="002A1694" w:rsidP="00885D25">
      <w:pPr>
        <w:spacing w:line="276" w:lineRule="auto"/>
        <w:contextualSpacing w:val="0"/>
        <w:rPr>
          <w:b/>
          <w:bCs/>
        </w:rPr>
      </w:pPr>
    </w:p>
    <w:tbl>
      <w:tblPr>
        <w:tblStyle w:val="GridTable5Dark-Accent1"/>
        <w:tblpPr w:leftFromText="180" w:rightFromText="180" w:vertAnchor="text" w:horzAnchor="margin" w:tblpY="219"/>
        <w:tblW w:w="5000" w:type="pct"/>
        <w:tblLayout w:type="fixed"/>
        <w:tblCellMar>
          <w:top w:w="57" w:type="dxa"/>
        </w:tblCellMar>
        <w:tblLook w:val="0680" w:firstRow="0" w:lastRow="0" w:firstColumn="1" w:lastColumn="0" w:noHBand="1" w:noVBand="1"/>
      </w:tblPr>
      <w:tblGrid>
        <w:gridCol w:w="2969"/>
        <w:gridCol w:w="6653"/>
      </w:tblGrid>
      <w:tr w:rsidR="0083308B" w:rsidRPr="00355EF5" w14:paraId="6F09FA21"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3" w:type="pct"/>
          </w:tcPr>
          <w:p w14:paraId="7A74299F" w14:textId="77777777" w:rsidR="0083308B" w:rsidRPr="00355EF5" w:rsidRDefault="0083308B" w:rsidP="005336A6">
            <w:pPr>
              <w:spacing w:after="200" w:line="276" w:lineRule="auto"/>
              <w:contextualSpacing w:val="0"/>
              <w:rPr>
                <w:color w:val="FFFFFF" w:themeColor="background1"/>
                <w:lang w:val="en-GB"/>
              </w:rPr>
            </w:pPr>
            <w:r w:rsidRPr="00355EF5">
              <w:rPr>
                <w:color w:val="FFFFFF" w:themeColor="background1"/>
                <w:lang w:val="en-GB"/>
              </w:rPr>
              <w:t>Data/parameter</w:t>
            </w:r>
          </w:p>
        </w:tc>
        <w:tc>
          <w:tcPr>
            <w:tcW w:w="3457" w:type="pct"/>
          </w:tcPr>
          <w:p w14:paraId="556DC421" w14:textId="77777777" w:rsidR="0083308B" w:rsidRPr="00355EF5" w:rsidRDefault="0083308B"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color w:val="000000"/>
              </w:rPr>
              <w:t>NCV</w:t>
            </w:r>
            <w:r>
              <w:rPr>
                <w:color w:val="000000"/>
                <w:vertAlign w:val="subscript"/>
              </w:rPr>
              <w:t>FF,i</w:t>
            </w:r>
          </w:p>
        </w:tc>
      </w:tr>
      <w:tr w:rsidR="0083308B" w:rsidRPr="00355EF5" w14:paraId="2256CB26"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3" w:type="pct"/>
          </w:tcPr>
          <w:p w14:paraId="6CCDC384" w14:textId="77777777" w:rsidR="0083308B" w:rsidRPr="00355EF5" w:rsidRDefault="0083308B" w:rsidP="005336A6">
            <w:pPr>
              <w:spacing w:after="200" w:line="276" w:lineRule="auto"/>
              <w:contextualSpacing w:val="0"/>
              <w:rPr>
                <w:color w:val="FFFFFF" w:themeColor="background1"/>
                <w:lang w:val="en-GB"/>
              </w:rPr>
            </w:pPr>
            <w:r w:rsidRPr="00355EF5">
              <w:rPr>
                <w:color w:val="FFFFFF" w:themeColor="background1"/>
                <w:lang w:val="en-GB"/>
              </w:rPr>
              <w:t>Unit</w:t>
            </w:r>
          </w:p>
        </w:tc>
        <w:tc>
          <w:tcPr>
            <w:tcW w:w="3457" w:type="pct"/>
          </w:tcPr>
          <w:p w14:paraId="2CD27ECA" w14:textId="77777777" w:rsidR="0083308B" w:rsidRPr="00355EF5" w:rsidRDefault="0083308B"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sidRPr="00A65718">
              <w:rPr>
                <w:lang w:val="en-GB"/>
              </w:rPr>
              <w:t>GJ/tonne</w:t>
            </w:r>
          </w:p>
        </w:tc>
      </w:tr>
      <w:tr w:rsidR="0083308B" w:rsidRPr="00355EF5" w14:paraId="0332373B"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3" w:type="pct"/>
          </w:tcPr>
          <w:p w14:paraId="76BC3A62" w14:textId="77777777" w:rsidR="0083308B" w:rsidRPr="00355EF5" w:rsidRDefault="0083308B" w:rsidP="005336A6">
            <w:pPr>
              <w:spacing w:after="200" w:line="276" w:lineRule="auto"/>
              <w:contextualSpacing w:val="0"/>
              <w:rPr>
                <w:color w:val="FFFFFF" w:themeColor="background1"/>
                <w:lang w:val="en-GB"/>
              </w:rPr>
            </w:pPr>
            <w:r w:rsidRPr="00355EF5">
              <w:rPr>
                <w:color w:val="FFFFFF" w:themeColor="background1"/>
                <w:lang w:val="en-GB"/>
              </w:rPr>
              <w:t>Description</w:t>
            </w:r>
          </w:p>
        </w:tc>
        <w:tc>
          <w:tcPr>
            <w:tcW w:w="3457" w:type="pct"/>
          </w:tcPr>
          <w:p w14:paraId="2E18A9AE" w14:textId="77777777" w:rsidR="0083308B" w:rsidRPr="00355EF5" w:rsidRDefault="0083308B"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sidRPr="00A65718">
              <w:rPr>
                <w:lang w:val="en-GB"/>
              </w:rPr>
              <w:t>Average net calorific value of fossil fuel type i combusted, GJ per unit volume or mass unit</w:t>
            </w:r>
          </w:p>
        </w:tc>
      </w:tr>
      <w:tr w:rsidR="0083308B" w:rsidRPr="00355EF5" w14:paraId="5878E2F7"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3" w:type="pct"/>
          </w:tcPr>
          <w:p w14:paraId="387D7CB2" w14:textId="77777777" w:rsidR="0083308B" w:rsidRPr="00355EF5" w:rsidRDefault="0083308B" w:rsidP="005336A6">
            <w:pPr>
              <w:spacing w:after="200" w:line="276" w:lineRule="auto"/>
              <w:contextualSpacing w:val="0"/>
              <w:rPr>
                <w:color w:val="FFFFFF" w:themeColor="background1"/>
                <w:lang w:val="en-GB"/>
              </w:rPr>
            </w:pPr>
            <w:r w:rsidRPr="00355EF5">
              <w:rPr>
                <w:color w:val="FFFFFF" w:themeColor="background1"/>
                <w:lang w:val="en-GB"/>
              </w:rPr>
              <w:t>Source of data</w:t>
            </w:r>
          </w:p>
        </w:tc>
        <w:tc>
          <w:tcPr>
            <w:tcW w:w="3457" w:type="pct"/>
          </w:tcPr>
          <w:p w14:paraId="41257D3A" w14:textId="14B3B490" w:rsidR="0083308B" w:rsidRPr="00A65718" w:rsidRDefault="00B6695B" w:rsidP="005336A6">
            <w:pPr>
              <w:spacing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ins w:id="854" w:author="Ying Shian Loh" w:date="2024-02-27T18:10:00Z">
              <w:r>
                <w:rPr>
                  <w:lang w:val="en-GB"/>
                </w:rPr>
                <w:t xml:space="preserve">Value </w:t>
              </w:r>
            </w:ins>
            <w:ins w:id="855" w:author="Ying Shian Loh" w:date="2024-02-27T18:11:00Z">
              <w:r w:rsidR="00664F3E">
                <w:rPr>
                  <w:lang w:val="en-GB"/>
                </w:rPr>
                <w:t xml:space="preserve">taken from </w:t>
              </w:r>
            </w:ins>
            <w:r w:rsidR="0083308B" w:rsidRPr="00A65718">
              <w:rPr>
                <w:lang w:val="en-GB"/>
              </w:rPr>
              <w:t>2006 IPCC Guidelines for National Greenhouse Gas Inventories, Chapter 1, Table 1.2, Residual Fuel Oil</w:t>
            </w:r>
            <w:ins w:id="856" w:author="Ying Shian Loh" w:date="2024-02-27T18:11:00Z">
              <w:r w:rsidR="00664F3E">
                <w:rPr>
                  <w:lang w:val="en-GB"/>
                </w:rPr>
                <w:t xml:space="preserve"> and converted into the relevant u</w:t>
              </w:r>
            </w:ins>
            <w:ins w:id="857" w:author="Ying Shian Loh" w:date="2024-02-27T18:12:00Z">
              <w:r w:rsidR="00F61C34">
                <w:rPr>
                  <w:lang w:val="en-GB"/>
                </w:rPr>
                <w:t xml:space="preserve">nit (GJ/Tonne). </w:t>
              </w:r>
            </w:ins>
          </w:p>
          <w:p w14:paraId="5641EC44" w14:textId="77777777" w:rsidR="0083308B" w:rsidRPr="00A65718" w:rsidRDefault="0083308B" w:rsidP="005336A6">
            <w:pPr>
              <w:spacing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p>
          <w:p w14:paraId="3A11D082" w14:textId="77777777" w:rsidR="0083308B" w:rsidRPr="00355EF5" w:rsidRDefault="0054233B"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hyperlink r:id="rId30" w:history="1">
              <w:r w:rsidR="0083308B" w:rsidRPr="00C04B8A">
                <w:rPr>
                  <w:rStyle w:val="Hyperlink"/>
                  <w:rFonts w:ascii="Verdana" w:hAnsi="Verdana"/>
                  <w:lang w:val="en-GB"/>
                </w:rPr>
                <w:t>https://www.ipcc-nggip.iges.or.jp/public/2006gl/pdf/2_Volume2/V2_1_Ch1_Introduction.pdf</w:t>
              </w:r>
            </w:hyperlink>
          </w:p>
        </w:tc>
      </w:tr>
      <w:tr w:rsidR="0083308B" w:rsidRPr="00355EF5" w14:paraId="40293741"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3" w:type="pct"/>
          </w:tcPr>
          <w:p w14:paraId="30A81278" w14:textId="77777777" w:rsidR="0083308B" w:rsidRPr="00355EF5" w:rsidRDefault="0083308B" w:rsidP="005336A6">
            <w:pPr>
              <w:spacing w:after="200" w:line="276" w:lineRule="auto"/>
              <w:contextualSpacing w:val="0"/>
              <w:rPr>
                <w:color w:val="FFFFFF" w:themeColor="background1"/>
                <w:lang w:val="en-GB"/>
              </w:rPr>
            </w:pPr>
            <w:r w:rsidRPr="00355EF5">
              <w:rPr>
                <w:color w:val="FFFFFF" w:themeColor="background1"/>
                <w:lang w:val="en-GB"/>
              </w:rPr>
              <w:t>Value(s) applied</w:t>
            </w:r>
          </w:p>
        </w:tc>
        <w:tc>
          <w:tcPr>
            <w:tcW w:w="3457" w:type="pct"/>
          </w:tcPr>
          <w:p w14:paraId="3AD95F49" w14:textId="77777777" w:rsidR="0083308B" w:rsidRPr="00355EF5" w:rsidRDefault="0083308B"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color w:val="000000"/>
              </w:rPr>
              <w:t>4</w:t>
            </w:r>
            <w:r>
              <w:t>0.4</w:t>
            </w:r>
          </w:p>
        </w:tc>
      </w:tr>
      <w:tr w:rsidR="0083308B" w:rsidRPr="00355EF5" w14:paraId="214F3295" w14:textId="77777777" w:rsidTr="005336A6">
        <w:tc>
          <w:tcPr>
            <w:cnfStyle w:val="001000000000" w:firstRow="0" w:lastRow="0" w:firstColumn="1" w:lastColumn="0" w:oddVBand="0" w:evenVBand="0" w:oddHBand="0" w:evenHBand="0" w:firstRowFirstColumn="0" w:firstRowLastColumn="0" w:lastRowFirstColumn="0" w:lastRowLastColumn="0"/>
            <w:tcW w:w="1543" w:type="pct"/>
          </w:tcPr>
          <w:p w14:paraId="08399A40" w14:textId="77777777" w:rsidR="0083308B" w:rsidRPr="00355EF5" w:rsidRDefault="0083308B" w:rsidP="005336A6">
            <w:pPr>
              <w:spacing w:after="200" w:line="276" w:lineRule="auto"/>
              <w:contextualSpacing w:val="0"/>
              <w:rPr>
                <w:color w:val="FFFFFF" w:themeColor="background1"/>
                <w:lang w:val="en-GB"/>
              </w:rPr>
            </w:pPr>
            <w:r w:rsidRPr="00355EF5">
              <w:rPr>
                <w:color w:val="FFFFFF" w:themeColor="background1"/>
                <w:lang w:val="en-GB"/>
              </w:rPr>
              <w:t xml:space="preserve">Choice of data or Measurement methods and procedures </w:t>
            </w:r>
          </w:p>
        </w:tc>
        <w:tc>
          <w:tcPr>
            <w:tcW w:w="3457" w:type="pct"/>
          </w:tcPr>
          <w:p w14:paraId="24DF305D" w14:textId="77777777" w:rsidR="0083308B" w:rsidRPr="00355EF5" w:rsidRDefault="0083308B"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Heavy fuel oil falls under the category of Residual Fuel Oil</w:t>
            </w:r>
          </w:p>
        </w:tc>
      </w:tr>
      <w:tr w:rsidR="0083308B" w:rsidRPr="00355EF5" w14:paraId="2A98E8BE" w14:textId="77777777" w:rsidTr="005336A6">
        <w:trPr>
          <w:trHeight w:val="248"/>
        </w:trPr>
        <w:tc>
          <w:tcPr>
            <w:cnfStyle w:val="001000000000" w:firstRow="0" w:lastRow="0" w:firstColumn="1" w:lastColumn="0" w:oddVBand="0" w:evenVBand="0" w:oddHBand="0" w:evenHBand="0" w:firstRowFirstColumn="0" w:firstRowLastColumn="0" w:lastRowFirstColumn="0" w:lastRowLastColumn="0"/>
            <w:tcW w:w="1543" w:type="pct"/>
          </w:tcPr>
          <w:p w14:paraId="76544CF3" w14:textId="77777777" w:rsidR="0083308B" w:rsidRPr="00355EF5" w:rsidRDefault="0083308B" w:rsidP="005336A6">
            <w:pPr>
              <w:spacing w:after="200" w:line="276" w:lineRule="auto"/>
              <w:contextualSpacing w:val="0"/>
              <w:rPr>
                <w:color w:val="FFFFFF" w:themeColor="background1"/>
                <w:lang w:val="en-GB"/>
              </w:rPr>
            </w:pPr>
            <w:r w:rsidRPr="00355EF5">
              <w:rPr>
                <w:color w:val="FFFFFF" w:themeColor="background1"/>
                <w:lang w:val="en-GB"/>
              </w:rPr>
              <w:t>Purpose of data</w:t>
            </w:r>
          </w:p>
        </w:tc>
        <w:tc>
          <w:tcPr>
            <w:tcW w:w="3457" w:type="pct"/>
          </w:tcPr>
          <w:p w14:paraId="1B1909C7" w14:textId="77777777" w:rsidR="0083308B" w:rsidRPr="00355EF5" w:rsidRDefault="0083308B"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To estimate Baseline CO2e Emissions</w:t>
            </w:r>
          </w:p>
        </w:tc>
      </w:tr>
      <w:tr w:rsidR="0083308B" w:rsidRPr="00355EF5" w14:paraId="0D2F6A8F"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43" w:type="pct"/>
          </w:tcPr>
          <w:p w14:paraId="47258582" w14:textId="77777777" w:rsidR="0083308B" w:rsidRPr="00355EF5" w:rsidRDefault="0083308B" w:rsidP="005336A6">
            <w:pPr>
              <w:spacing w:after="200" w:line="276" w:lineRule="auto"/>
              <w:contextualSpacing w:val="0"/>
              <w:rPr>
                <w:color w:val="FFFFFF" w:themeColor="background1"/>
                <w:lang w:val="en-GB"/>
              </w:rPr>
            </w:pPr>
            <w:r w:rsidRPr="00355EF5">
              <w:rPr>
                <w:color w:val="FFFFFF" w:themeColor="background1"/>
                <w:lang w:val="en-GB"/>
              </w:rPr>
              <w:t>Additional comment</w:t>
            </w:r>
          </w:p>
        </w:tc>
        <w:tc>
          <w:tcPr>
            <w:tcW w:w="3457" w:type="pct"/>
          </w:tcPr>
          <w:p w14:paraId="057FA6D2" w14:textId="77777777" w:rsidR="0083308B" w:rsidRPr="00355EF5" w:rsidRDefault="0083308B"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 xml:space="preserve">NIL   </w:t>
            </w:r>
          </w:p>
        </w:tc>
      </w:tr>
    </w:tbl>
    <w:p w14:paraId="38ADB136" w14:textId="77777777" w:rsidR="0083308B" w:rsidRDefault="0083308B" w:rsidP="00885D25">
      <w:pPr>
        <w:spacing w:line="276" w:lineRule="auto"/>
        <w:contextualSpacing w:val="0"/>
        <w:rPr>
          <w:b/>
          <w:bCs/>
        </w:rPr>
      </w:pPr>
    </w:p>
    <w:tbl>
      <w:tblPr>
        <w:tblStyle w:val="GridTable5Dark-Accent1"/>
        <w:tblpPr w:leftFromText="180" w:rightFromText="180" w:vertAnchor="text" w:horzAnchor="margin" w:tblpY="219"/>
        <w:tblW w:w="5000" w:type="pct"/>
        <w:tblCellMar>
          <w:top w:w="57" w:type="dxa"/>
        </w:tblCellMar>
        <w:tblLook w:val="0680" w:firstRow="0" w:lastRow="0" w:firstColumn="1" w:lastColumn="0" w:noHBand="1" w:noVBand="1"/>
      </w:tblPr>
      <w:tblGrid>
        <w:gridCol w:w="2971"/>
        <w:gridCol w:w="6651"/>
      </w:tblGrid>
      <w:tr w:rsidR="00A465DE" w:rsidRPr="00355EF5" w14:paraId="2B0025CC"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4" w:type="pct"/>
          </w:tcPr>
          <w:p w14:paraId="317EA88B" w14:textId="77777777" w:rsidR="00A465DE" w:rsidRPr="00355EF5" w:rsidRDefault="00A465DE" w:rsidP="005336A6">
            <w:pPr>
              <w:spacing w:after="200" w:line="276" w:lineRule="auto"/>
              <w:contextualSpacing w:val="0"/>
              <w:rPr>
                <w:color w:val="FFFFFF" w:themeColor="background1"/>
                <w:lang w:val="en-GB"/>
              </w:rPr>
            </w:pPr>
            <w:r w:rsidRPr="00355EF5">
              <w:rPr>
                <w:color w:val="FFFFFF" w:themeColor="background1"/>
                <w:lang w:val="en-GB"/>
              </w:rPr>
              <w:t>Data/parameter</w:t>
            </w:r>
          </w:p>
        </w:tc>
        <w:tc>
          <w:tcPr>
            <w:tcW w:w="3456" w:type="pct"/>
          </w:tcPr>
          <w:p w14:paraId="6314AB65" w14:textId="77777777" w:rsidR="00A465DE" w:rsidRPr="00355EF5" w:rsidRDefault="00A465DE"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sidRPr="006922F6">
              <w:rPr>
                <w:lang w:val="en-GB"/>
              </w:rPr>
              <w:t>EF</w:t>
            </w:r>
            <w:r w:rsidRPr="006922F6">
              <w:rPr>
                <w:vertAlign w:val="subscript"/>
                <w:lang w:val="en-GB"/>
              </w:rPr>
              <w:t>CO2,FF ,i, y</w:t>
            </w:r>
          </w:p>
        </w:tc>
      </w:tr>
      <w:tr w:rsidR="00A465DE" w:rsidRPr="00355EF5" w14:paraId="179EF10A"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3FB6D05C" w14:textId="77777777" w:rsidR="00A465DE" w:rsidRPr="00355EF5" w:rsidRDefault="00A465DE" w:rsidP="005336A6">
            <w:pPr>
              <w:spacing w:after="200" w:line="276" w:lineRule="auto"/>
              <w:contextualSpacing w:val="0"/>
              <w:rPr>
                <w:color w:val="FFFFFF" w:themeColor="background1"/>
                <w:lang w:val="en-GB"/>
              </w:rPr>
            </w:pPr>
            <w:r w:rsidRPr="00355EF5">
              <w:rPr>
                <w:color w:val="FFFFFF" w:themeColor="background1"/>
                <w:lang w:val="en-GB"/>
              </w:rPr>
              <w:t>Unit</w:t>
            </w:r>
          </w:p>
        </w:tc>
        <w:tc>
          <w:tcPr>
            <w:tcW w:w="3456" w:type="pct"/>
          </w:tcPr>
          <w:p w14:paraId="63643DAD" w14:textId="77777777" w:rsidR="00A465DE" w:rsidRPr="00355EF5" w:rsidRDefault="00A465DE"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sidRPr="006922F6">
              <w:rPr>
                <w:lang w:val="en-GB"/>
              </w:rPr>
              <w:t>t CO</w:t>
            </w:r>
            <w:r w:rsidRPr="006922F6">
              <w:rPr>
                <w:vertAlign w:val="subscript"/>
                <w:lang w:val="en-GB"/>
              </w:rPr>
              <w:t>2</w:t>
            </w:r>
            <w:r w:rsidRPr="006922F6">
              <w:rPr>
                <w:lang w:val="en-GB"/>
              </w:rPr>
              <w:t>e/GJ</w:t>
            </w:r>
          </w:p>
        </w:tc>
      </w:tr>
      <w:tr w:rsidR="00A465DE" w:rsidRPr="00355EF5" w14:paraId="00F70DB1"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4" w:type="pct"/>
          </w:tcPr>
          <w:p w14:paraId="4791C248" w14:textId="77777777" w:rsidR="00A465DE" w:rsidRPr="00355EF5" w:rsidRDefault="00A465DE" w:rsidP="005336A6">
            <w:pPr>
              <w:spacing w:after="200" w:line="276" w:lineRule="auto"/>
              <w:contextualSpacing w:val="0"/>
              <w:rPr>
                <w:color w:val="FFFFFF" w:themeColor="background1"/>
                <w:lang w:val="en-GB"/>
              </w:rPr>
            </w:pPr>
            <w:r w:rsidRPr="00355EF5">
              <w:rPr>
                <w:color w:val="FFFFFF" w:themeColor="background1"/>
                <w:lang w:val="en-GB"/>
              </w:rPr>
              <w:t>Description</w:t>
            </w:r>
          </w:p>
        </w:tc>
        <w:tc>
          <w:tcPr>
            <w:tcW w:w="3456" w:type="pct"/>
          </w:tcPr>
          <w:p w14:paraId="3DD72018" w14:textId="77777777" w:rsidR="00A465DE" w:rsidRPr="00355EF5" w:rsidRDefault="00A465DE"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CO</w:t>
            </w:r>
            <w:r w:rsidRPr="006922F6">
              <w:rPr>
                <w:vertAlign w:val="subscript"/>
              </w:rPr>
              <w:t xml:space="preserve">2 </w:t>
            </w:r>
            <w:r>
              <w:t>emission factor for the fossil fuel</w:t>
            </w:r>
          </w:p>
        </w:tc>
      </w:tr>
      <w:tr w:rsidR="00A465DE" w:rsidRPr="00355EF5" w14:paraId="0AFCFEB8"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20D4F208" w14:textId="77777777" w:rsidR="00A465DE" w:rsidRPr="00355EF5" w:rsidRDefault="00A465DE" w:rsidP="005336A6">
            <w:pPr>
              <w:spacing w:after="200" w:line="276" w:lineRule="auto"/>
              <w:contextualSpacing w:val="0"/>
              <w:rPr>
                <w:color w:val="FFFFFF" w:themeColor="background1"/>
                <w:lang w:val="en-GB"/>
              </w:rPr>
            </w:pPr>
            <w:r w:rsidRPr="00355EF5">
              <w:rPr>
                <w:color w:val="FFFFFF" w:themeColor="background1"/>
                <w:lang w:val="en-GB"/>
              </w:rPr>
              <w:t>Source of data</w:t>
            </w:r>
          </w:p>
        </w:tc>
        <w:tc>
          <w:tcPr>
            <w:tcW w:w="3456" w:type="pct"/>
          </w:tcPr>
          <w:p w14:paraId="2455CF43" w14:textId="77777777" w:rsidR="00A465DE" w:rsidRPr="00993165" w:rsidRDefault="00A465DE" w:rsidP="005336A6">
            <w:pPr>
              <w:cnfStyle w:val="000000000000" w:firstRow="0" w:lastRow="0" w:firstColumn="0" w:lastColumn="0" w:oddVBand="0" w:evenVBand="0" w:oddHBand="0" w:evenHBand="0" w:firstRowFirstColumn="0" w:firstRowLastColumn="0" w:lastRowFirstColumn="0" w:lastRowLastColumn="0"/>
            </w:pPr>
            <w:r>
              <w:t>2006 IPCC Guidelines for National Greenhouse Gas Inventories, Chapter 2, Table 2.2, Residual Fuel Oil</w:t>
            </w:r>
            <w:r>
              <w:rPr>
                <w:rStyle w:val="FootnoteReference"/>
              </w:rPr>
              <w:footnoteReference w:id="9"/>
            </w:r>
          </w:p>
        </w:tc>
      </w:tr>
      <w:tr w:rsidR="00A465DE" w:rsidRPr="00355EF5" w14:paraId="1550554C"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26C48B9C" w14:textId="77777777" w:rsidR="00A465DE" w:rsidRPr="00355EF5" w:rsidRDefault="00A465DE" w:rsidP="005336A6">
            <w:pPr>
              <w:spacing w:after="200" w:line="276" w:lineRule="auto"/>
              <w:contextualSpacing w:val="0"/>
              <w:rPr>
                <w:color w:val="FFFFFF" w:themeColor="background1"/>
                <w:lang w:val="en-GB"/>
              </w:rPr>
            </w:pPr>
            <w:r w:rsidRPr="00355EF5">
              <w:rPr>
                <w:color w:val="FFFFFF" w:themeColor="background1"/>
                <w:lang w:val="en-GB"/>
              </w:rPr>
              <w:t>Value(s) applied</w:t>
            </w:r>
          </w:p>
        </w:tc>
        <w:tc>
          <w:tcPr>
            <w:tcW w:w="3456" w:type="pct"/>
          </w:tcPr>
          <w:p w14:paraId="5D2CA8B0" w14:textId="77777777" w:rsidR="00A465DE" w:rsidRPr="00355EF5" w:rsidRDefault="00A465DE"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sidRPr="006922F6">
              <w:rPr>
                <w:lang w:val="en-GB"/>
              </w:rPr>
              <w:t>0.0774</w:t>
            </w:r>
          </w:p>
        </w:tc>
      </w:tr>
      <w:tr w:rsidR="00A465DE" w:rsidRPr="00355EF5" w14:paraId="632B645C" w14:textId="77777777" w:rsidTr="005336A6">
        <w:tc>
          <w:tcPr>
            <w:cnfStyle w:val="001000000000" w:firstRow="0" w:lastRow="0" w:firstColumn="1" w:lastColumn="0" w:oddVBand="0" w:evenVBand="0" w:oddHBand="0" w:evenHBand="0" w:firstRowFirstColumn="0" w:firstRowLastColumn="0" w:lastRowFirstColumn="0" w:lastRowLastColumn="0"/>
            <w:tcW w:w="1544" w:type="pct"/>
          </w:tcPr>
          <w:p w14:paraId="45E50F3D" w14:textId="77777777" w:rsidR="00A465DE" w:rsidRPr="00355EF5" w:rsidRDefault="00A465DE" w:rsidP="005336A6">
            <w:pPr>
              <w:spacing w:after="200" w:line="276" w:lineRule="auto"/>
              <w:contextualSpacing w:val="0"/>
              <w:rPr>
                <w:color w:val="FFFFFF" w:themeColor="background1"/>
                <w:lang w:val="en-GB"/>
              </w:rPr>
            </w:pPr>
            <w:r w:rsidRPr="00355EF5">
              <w:rPr>
                <w:color w:val="FFFFFF" w:themeColor="background1"/>
                <w:lang w:val="en-GB"/>
              </w:rPr>
              <w:t xml:space="preserve">Choice of data or Measurement methods and procedures </w:t>
            </w:r>
          </w:p>
        </w:tc>
        <w:tc>
          <w:tcPr>
            <w:tcW w:w="3456" w:type="pct"/>
          </w:tcPr>
          <w:p w14:paraId="7F866DB3" w14:textId="77777777" w:rsidR="00A465DE" w:rsidRPr="00355EF5" w:rsidRDefault="00A465DE"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As per the “Tool to calculate project or leakage CO2 emissions from fossil fuel combustion”</w:t>
            </w:r>
          </w:p>
        </w:tc>
      </w:tr>
      <w:tr w:rsidR="00A465DE" w:rsidRPr="00355EF5" w14:paraId="2D755F3F" w14:textId="77777777" w:rsidTr="005336A6">
        <w:trPr>
          <w:trHeight w:val="248"/>
        </w:trPr>
        <w:tc>
          <w:tcPr>
            <w:cnfStyle w:val="001000000000" w:firstRow="0" w:lastRow="0" w:firstColumn="1" w:lastColumn="0" w:oddVBand="0" w:evenVBand="0" w:oddHBand="0" w:evenHBand="0" w:firstRowFirstColumn="0" w:firstRowLastColumn="0" w:lastRowFirstColumn="0" w:lastRowLastColumn="0"/>
            <w:tcW w:w="1544" w:type="pct"/>
          </w:tcPr>
          <w:p w14:paraId="12B612D6" w14:textId="77777777" w:rsidR="00A465DE" w:rsidRPr="00355EF5" w:rsidRDefault="00A465DE" w:rsidP="005336A6">
            <w:pPr>
              <w:spacing w:after="200" w:line="276" w:lineRule="auto"/>
              <w:contextualSpacing w:val="0"/>
              <w:rPr>
                <w:color w:val="FFFFFF" w:themeColor="background1"/>
                <w:lang w:val="en-GB"/>
              </w:rPr>
            </w:pPr>
            <w:r w:rsidRPr="00355EF5">
              <w:rPr>
                <w:color w:val="FFFFFF" w:themeColor="background1"/>
                <w:lang w:val="en-GB"/>
              </w:rPr>
              <w:t>Purpose of data</w:t>
            </w:r>
          </w:p>
        </w:tc>
        <w:tc>
          <w:tcPr>
            <w:tcW w:w="3456" w:type="pct"/>
          </w:tcPr>
          <w:p w14:paraId="6DFD676B" w14:textId="77777777" w:rsidR="00A465DE" w:rsidRPr="00355EF5" w:rsidRDefault="00A465DE"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To estimate Baseline CO2e Emissions</w:t>
            </w:r>
          </w:p>
        </w:tc>
      </w:tr>
      <w:tr w:rsidR="00A465DE" w:rsidRPr="00355EF5" w14:paraId="6537A97E"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44" w:type="pct"/>
          </w:tcPr>
          <w:p w14:paraId="0AD3B29B" w14:textId="77777777" w:rsidR="00A465DE" w:rsidRPr="00355EF5" w:rsidRDefault="00A465DE" w:rsidP="005336A6">
            <w:pPr>
              <w:spacing w:after="200" w:line="276" w:lineRule="auto"/>
              <w:contextualSpacing w:val="0"/>
              <w:rPr>
                <w:color w:val="FFFFFF" w:themeColor="background1"/>
                <w:lang w:val="en-GB"/>
              </w:rPr>
            </w:pPr>
            <w:r w:rsidRPr="00355EF5">
              <w:rPr>
                <w:color w:val="FFFFFF" w:themeColor="background1"/>
                <w:lang w:val="en-GB"/>
              </w:rPr>
              <w:t>Additional comment</w:t>
            </w:r>
          </w:p>
        </w:tc>
        <w:tc>
          <w:tcPr>
            <w:tcW w:w="3456" w:type="pct"/>
          </w:tcPr>
          <w:p w14:paraId="7677990E" w14:textId="77777777" w:rsidR="00A465DE" w:rsidRPr="00355EF5" w:rsidRDefault="00A465DE"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N/A</w:t>
            </w:r>
          </w:p>
        </w:tc>
      </w:tr>
    </w:tbl>
    <w:p w14:paraId="2D8063BA" w14:textId="77777777" w:rsidR="00A465DE" w:rsidRDefault="00A465DE" w:rsidP="00885D25">
      <w:pPr>
        <w:spacing w:line="276" w:lineRule="auto"/>
        <w:contextualSpacing w:val="0"/>
        <w:rPr>
          <w:b/>
          <w:bCs/>
        </w:rPr>
      </w:pPr>
    </w:p>
    <w:tbl>
      <w:tblPr>
        <w:tblStyle w:val="GridTable5Dark-Accent1"/>
        <w:tblpPr w:leftFromText="180" w:rightFromText="180" w:vertAnchor="text" w:horzAnchor="margin" w:tblpY="219"/>
        <w:tblW w:w="5000" w:type="pct"/>
        <w:tblCellMar>
          <w:top w:w="57" w:type="dxa"/>
        </w:tblCellMar>
        <w:tblLook w:val="0680" w:firstRow="0" w:lastRow="0" w:firstColumn="1" w:lastColumn="0" w:noHBand="1" w:noVBand="1"/>
      </w:tblPr>
      <w:tblGrid>
        <w:gridCol w:w="2971"/>
        <w:gridCol w:w="6651"/>
      </w:tblGrid>
      <w:tr w:rsidR="00FF0E48" w:rsidRPr="00355EF5" w14:paraId="7AF0B6E1"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4" w:type="pct"/>
          </w:tcPr>
          <w:p w14:paraId="2AD94A80" w14:textId="77777777" w:rsidR="00FF0E48" w:rsidRPr="00355EF5" w:rsidRDefault="00FF0E48" w:rsidP="005336A6">
            <w:pPr>
              <w:spacing w:after="200" w:line="276" w:lineRule="auto"/>
              <w:contextualSpacing w:val="0"/>
              <w:rPr>
                <w:color w:val="FFFFFF" w:themeColor="background1"/>
                <w:lang w:val="en-GB"/>
              </w:rPr>
            </w:pPr>
            <w:r w:rsidRPr="00355EF5">
              <w:rPr>
                <w:color w:val="FFFFFF" w:themeColor="background1"/>
                <w:lang w:val="en-GB"/>
              </w:rPr>
              <w:t>Data/parameter</w:t>
            </w:r>
          </w:p>
        </w:tc>
        <w:tc>
          <w:tcPr>
            <w:tcW w:w="3456" w:type="pct"/>
          </w:tcPr>
          <w:p w14:paraId="6D0BDB80" w14:textId="77777777" w:rsidR="00FF0E48" w:rsidRPr="00B1632D" w:rsidRDefault="00FF0E48"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vertAlign w:val="subscript"/>
                <w:lang w:val="en-GB"/>
              </w:rPr>
            </w:pPr>
            <w:r>
              <w:rPr>
                <w:lang w:val="en-GB"/>
              </w:rPr>
              <w:t>EF</w:t>
            </w:r>
            <w:r w:rsidRPr="00B1632D">
              <w:rPr>
                <w:vertAlign w:val="subscript"/>
                <w:lang w:val="en-GB"/>
              </w:rPr>
              <w:t>EL</w:t>
            </w:r>
            <w:r>
              <w:rPr>
                <w:vertAlign w:val="subscript"/>
                <w:lang w:val="en-GB"/>
              </w:rPr>
              <w:t>,j</w:t>
            </w:r>
          </w:p>
        </w:tc>
      </w:tr>
      <w:tr w:rsidR="00FF0E48" w:rsidRPr="00355EF5" w14:paraId="7053ED9B"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7FA4DFD4" w14:textId="77777777" w:rsidR="00FF0E48" w:rsidRPr="00355EF5" w:rsidRDefault="00FF0E48" w:rsidP="005336A6">
            <w:pPr>
              <w:spacing w:after="200" w:line="276" w:lineRule="auto"/>
              <w:contextualSpacing w:val="0"/>
              <w:rPr>
                <w:color w:val="FFFFFF" w:themeColor="background1"/>
                <w:lang w:val="en-GB"/>
              </w:rPr>
            </w:pPr>
            <w:r w:rsidRPr="00355EF5">
              <w:rPr>
                <w:color w:val="FFFFFF" w:themeColor="background1"/>
                <w:lang w:val="en-GB"/>
              </w:rPr>
              <w:t>Unit</w:t>
            </w:r>
          </w:p>
        </w:tc>
        <w:tc>
          <w:tcPr>
            <w:tcW w:w="3456" w:type="pct"/>
          </w:tcPr>
          <w:p w14:paraId="732BBF39" w14:textId="77777777" w:rsidR="00FF0E48" w:rsidRPr="00355EF5" w:rsidRDefault="00FF0E48"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tCO2e/MWh</w:t>
            </w:r>
          </w:p>
        </w:tc>
      </w:tr>
      <w:tr w:rsidR="00FF0E48" w:rsidRPr="00355EF5" w14:paraId="7DD1F219"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4" w:type="pct"/>
          </w:tcPr>
          <w:p w14:paraId="5ECF55E8" w14:textId="77777777" w:rsidR="00FF0E48" w:rsidRPr="00355EF5" w:rsidRDefault="00FF0E48" w:rsidP="005336A6">
            <w:pPr>
              <w:spacing w:after="200" w:line="276" w:lineRule="auto"/>
              <w:contextualSpacing w:val="0"/>
              <w:rPr>
                <w:color w:val="FFFFFF" w:themeColor="background1"/>
                <w:lang w:val="en-GB"/>
              </w:rPr>
            </w:pPr>
            <w:r w:rsidRPr="00355EF5">
              <w:rPr>
                <w:color w:val="FFFFFF" w:themeColor="background1"/>
                <w:lang w:val="en-GB"/>
              </w:rPr>
              <w:t>Description</w:t>
            </w:r>
          </w:p>
        </w:tc>
        <w:tc>
          <w:tcPr>
            <w:tcW w:w="3456" w:type="pct"/>
          </w:tcPr>
          <w:p w14:paraId="531F9633" w14:textId="77777777" w:rsidR="00FF0E48" w:rsidRPr="00355EF5" w:rsidRDefault="00FF0E48"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Emission Factor for electricity generation for source j in year y.</w:t>
            </w:r>
          </w:p>
        </w:tc>
      </w:tr>
      <w:tr w:rsidR="00FF0E48" w:rsidRPr="00355EF5" w14:paraId="7E168D99"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7A41A589" w14:textId="77777777" w:rsidR="00FF0E48" w:rsidRPr="00355EF5" w:rsidRDefault="00FF0E48" w:rsidP="005336A6">
            <w:pPr>
              <w:spacing w:after="200" w:line="276" w:lineRule="auto"/>
              <w:contextualSpacing w:val="0"/>
              <w:rPr>
                <w:color w:val="FFFFFF" w:themeColor="background1"/>
                <w:lang w:val="en-GB"/>
              </w:rPr>
            </w:pPr>
            <w:r w:rsidRPr="00355EF5">
              <w:rPr>
                <w:color w:val="FFFFFF" w:themeColor="background1"/>
                <w:lang w:val="en-GB"/>
              </w:rPr>
              <w:t>Source of data</w:t>
            </w:r>
          </w:p>
        </w:tc>
        <w:tc>
          <w:tcPr>
            <w:tcW w:w="3456" w:type="pct"/>
          </w:tcPr>
          <w:p w14:paraId="43786DBC" w14:textId="77777777" w:rsidR="00FF0E48" w:rsidRPr="00355EF5" w:rsidRDefault="00FF0E48"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“2017 CDM Electricity Baseline for Malaysia” study by Malaysian Green Technology Corporation</w:t>
            </w:r>
          </w:p>
        </w:tc>
      </w:tr>
      <w:tr w:rsidR="00FF0E48" w:rsidRPr="00355EF5" w14:paraId="43095FD6"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424331A6" w14:textId="77777777" w:rsidR="00FF0E48" w:rsidRPr="00355EF5" w:rsidRDefault="00FF0E48" w:rsidP="005336A6">
            <w:pPr>
              <w:spacing w:after="200" w:line="276" w:lineRule="auto"/>
              <w:contextualSpacing w:val="0"/>
              <w:rPr>
                <w:color w:val="FFFFFF" w:themeColor="background1"/>
                <w:lang w:val="en-GB"/>
              </w:rPr>
            </w:pPr>
            <w:r w:rsidRPr="00355EF5">
              <w:rPr>
                <w:color w:val="FFFFFF" w:themeColor="background1"/>
                <w:lang w:val="en-GB"/>
              </w:rPr>
              <w:t>Value(s) applied</w:t>
            </w:r>
          </w:p>
        </w:tc>
        <w:tc>
          <w:tcPr>
            <w:tcW w:w="3456" w:type="pct"/>
          </w:tcPr>
          <w:p w14:paraId="26D48BF1" w14:textId="77777777" w:rsidR="00FF0E48" w:rsidRPr="00355EF5" w:rsidRDefault="00FF0E48"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sidRPr="005548FF">
              <w:rPr>
                <w:lang w:val="en-GB"/>
              </w:rPr>
              <w:t>0.585</w:t>
            </w:r>
          </w:p>
        </w:tc>
      </w:tr>
      <w:tr w:rsidR="00FF0E48" w:rsidRPr="00355EF5" w14:paraId="6D8C5E85" w14:textId="77777777" w:rsidTr="005336A6">
        <w:tc>
          <w:tcPr>
            <w:cnfStyle w:val="001000000000" w:firstRow="0" w:lastRow="0" w:firstColumn="1" w:lastColumn="0" w:oddVBand="0" w:evenVBand="0" w:oddHBand="0" w:evenHBand="0" w:firstRowFirstColumn="0" w:firstRowLastColumn="0" w:lastRowFirstColumn="0" w:lastRowLastColumn="0"/>
            <w:tcW w:w="1544" w:type="pct"/>
          </w:tcPr>
          <w:p w14:paraId="59AE72ED" w14:textId="77777777" w:rsidR="00FF0E48" w:rsidRPr="00355EF5" w:rsidRDefault="00FF0E48" w:rsidP="005336A6">
            <w:pPr>
              <w:spacing w:after="200" w:line="276" w:lineRule="auto"/>
              <w:contextualSpacing w:val="0"/>
              <w:rPr>
                <w:color w:val="FFFFFF" w:themeColor="background1"/>
                <w:lang w:val="en-GB"/>
              </w:rPr>
            </w:pPr>
            <w:r w:rsidRPr="00355EF5">
              <w:rPr>
                <w:color w:val="FFFFFF" w:themeColor="background1"/>
                <w:lang w:val="en-GB"/>
              </w:rPr>
              <w:t xml:space="preserve">Choice of data or Measurement methods and procedures </w:t>
            </w:r>
          </w:p>
        </w:tc>
        <w:tc>
          <w:tcPr>
            <w:tcW w:w="3456" w:type="pct"/>
          </w:tcPr>
          <w:p w14:paraId="147BD44E" w14:textId="52C59612" w:rsidR="00FF0E48" w:rsidRPr="00355EF5" w:rsidRDefault="00FF0E48"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del w:id="858" w:author="Ying Shian Loh" w:date="2023-11-01T14:35:00Z">
              <w:r w:rsidRPr="005548FF" w:rsidDel="00880F24">
                <w:rPr>
                  <w:lang w:val="en-GB"/>
                </w:rPr>
                <w:delText>Tool to calculate the emission factor for an electricity system</w:delText>
              </w:r>
            </w:del>
            <w:ins w:id="859" w:author="Ying Shian Loh" w:date="2023-11-01T14:36:00Z">
              <w:r w:rsidR="00880F24">
                <w:rPr>
                  <w:lang w:val="en-GB"/>
                </w:rPr>
                <w:t xml:space="preserve">Value derived using TOOL 07 </w:t>
              </w:r>
              <w:r w:rsidR="0019025B">
                <w:rPr>
                  <w:lang w:val="en-GB"/>
                </w:rPr>
                <w:t>(version 07.0)</w:t>
              </w:r>
              <w:r w:rsidR="00880F24">
                <w:rPr>
                  <w:lang w:val="en-GB"/>
                </w:rPr>
                <w:t xml:space="preserve"> </w:t>
              </w:r>
            </w:ins>
          </w:p>
        </w:tc>
      </w:tr>
      <w:tr w:rsidR="00FF0E48" w:rsidRPr="00355EF5" w14:paraId="6284A942" w14:textId="77777777" w:rsidTr="005336A6">
        <w:trPr>
          <w:trHeight w:val="248"/>
        </w:trPr>
        <w:tc>
          <w:tcPr>
            <w:cnfStyle w:val="001000000000" w:firstRow="0" w:lastRow="0" w:firstColumn="1" w:lastColumn="0" w:oddVBand="0" w:evenVBand="0" w:oddHBand="0" w:evenHBand="0" w:firstRowFirstColumn="0" w:firstRowLastColumn="0" w:lastRowFirstColumn="0" w:lastRowLastColumn="0"/>
            <w:tcW w:w="1544" w:type="pct"/>
          </w:tcPr>
          <w:p w14:paraId="3D12F845" w14:textId="77777777" w:rsidR="00FF0E48" w:rsidRPr="00355EF5" w:rsidRDefault="00FF0E48" w:rsidP="005336A6">
            <w:pPr>
              <w:spacing w:after="200" w:line="276" w:lineRule="auto"/>
              <w:contextualSpacing w:val="0"/>
              <w:rPr>
                <w:color w:val="FFFFFF" w:themeColor="background1"/>
                <w:lang w:val="en-GB"/>
              </w:rPr>
            </w:pPr>
            <w:r w:rsidRPr="00355EF5">
              <w:rPr>
                <w:color w:val="FFFFFF" w:themeColor="background1"/>
                <w:lang w:val="en-GB"/>
              </w:rPr>
              <w:t>Purpose of data</w:t>
            </w:r>
          </w:p>
        </w:tc>
        <w:tc>
          <w:tcPr>
            <w:tcW w:w="3456" w:type="pct"/>
          </w:tcPr>
          <w:p w14:paraId="1BCB54E6" w14:textId="77777777" w:rsidR="00FF0E48" w:rsidRPr="00355EF5" w:rsidRDefault="00FF0E48"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Estimation of Project Emissions</w:t>
            </w:r>
          </w:p>
        </w:tc>
      </w:tr>
      <w:tr w:rsidR="00FF0E48" w:rsidRPr="00355EF5" w14:paraId="1126C726"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44" w:type="pct"/>
          </w:tcPr>
          <w:p w14:paraId="165E418A" w14:textId="77777777" w:rsidR="00FF0E48" w:rsidRPr="00355EF5" w:rsidRDefault="00FF0E48" w:rsidP="005336A6">
            <w:pPr>
              <w:spacing w:after="200" w:line="276" w:lineRule="auto"/>
              <w:contextualSpacing w:val="0"/>
              <w:rPr>
                <w:color w:val="FFFFFF" w:themeColor="background1"/>
                <w:lang w:val="en-GB"/>
              </w:rPr>
            </w:pPr>
            <w:r w:rsidRPr="00355EF5">
              <w:rPr>
                <w:color w:val="FFFFFF" w:themeColor="background1"/>
                <w:lang w:val="en-GB"/>
              </w:rPr>
              <w:t>Additional comment</w:t>
            </w:r>
          </w:p>
        </w:tc>
        <w:tc>
          <w:tcPr>
            <w:tcW w:w="3456" w:type="pct"/>
          </w:tcPr>
          <w:p w14:paraId="39050893" w14:textId="77777777" w:rsidR="00FF0E48" w:rsidRPr="00355EF5" w:rsidRDefault="00FF0E48"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N/A</w:t>
            </w:r>
          </w:p>
        </w:tc>
      </w:tr>
    </w:tbl>
    <w:p w14:paraId="31DDF3A8" w14:textId="77777777" w:rsidR="00FF0E48" w:rsidRDefault="00FF0E48" w:rsidP="00885D25">
      <w:pPr>
        <w:spacing w:line="276" w:lineRule="auto"/>
        <w:contextualSpacing w:val="0"/>
        <w:rPr>
          <w:b/>
          <w:bCs/>
        </w:rPr>
      </w:pPr>
    </w:p>
    <w:tbl>
      <w:tblPr>
        <w:tblStyle w:val="GridTable5Dark-Accent1"/>
        <w:tblpPr w:leftFromText="180" w:rightFromText="180" w:vertAnchor="text" w:horzAnchor="margin" w:tblpY="219"/>
        <w:tblW w:w="5000" w:type="pct"/>
        <w:tblCellMar>
          <w:top w:w="57" w:type="dxa"/>
        </w:tblCellMar>
        <w:tblLook w:val="0680" w:firstRow="0" w:lastRow="0" w:firstColumn="1" w:lastColumn="0" w:noHBand="1" w:noVBand="1"/>
      </w:tblPr>
      <w:tblGrid>
        <w:gridCol w:w="2971"/>
        <w:gridCol w:w="6651"/>
      </w:tblGrid>
      <w:tr w:rsidR="006E4447" w:rsidRPr="00355EF5" w14:paraId="0B5E92F1"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4" w:type="pct"/>
          </w:tcPr>
          <w:p w14:paraId="0DAC5995" w14:textId="77777777" w:rsidR="006E4447" w:rsidRPr="00355EF5" w:rsidRDefault="006E4447" w:rsidP="005336A6">
            <w:pPr>
              <w:spacing w:after="200" w:line="276" w:lineRule="auto"/>
              <w:contextualSpacing w:val="0"/>
              <w:rPr>
                <w:color w:val="FFFFFF" w:themeColor="background1"/>
                <w:lang w:val="en-GB"/>
              </w:rPr>
            </w:pPr>
            <w:r w:rsidRPr="00355EF5">
              <w:rPr>
                <w:color w:val="FFFFFF" w:themeColor="background1"/>
                <w:lang w:val="en-GB"/>
              </w:rPr>
              <w:t>Data/parameter</w:t>
            </w:r>
          </w:p>
        </w:tc>
        <w:tc>
          <w:tcPr>
            <w:tcW w:w="3456" w:type="pct"/>
          </w:tcPr>
          <w:p w14:paraId="27F55F87" w14:textId="77777777" w:rsidR="006E4447" w:rsidRPr="003C68B5" w:rsidRDefault="006E4447"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color w:val="000000"/>
              </w:rPr>
              <w:t>FC</w:t>
            </w:r>
            <w:r>
              <w:rPr>
                <w:color w:val="000000"/>
                <w:vertAlign w:val="subscript"/>
              </w:rPr>
              <w:t>,FF,BL,i</w:t>
            </w:r>
          </w:p>
        </w:tc>
      </w:tr>
      <w:tr w:rsidR="006E4447" w:rsidRPr="00355EF5" w14:paraId="634815A1"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4637D34F" w14:textId="77777777" w:rsidR="006E4447" w:rsidRPr="00355EF5" w:rsidRDefault="006E4447" w:rsidP="005336A6">
            <w:pPr>
              <w:spacing w:after="200" w:line="276" w:lineRule="auto"/>
              <w:contextualSpacing w:val="0"/>
              <w:rPr>
                <w:color w:val="FFFFFF" w:themeColor="background1"/>
                <w:lang w:val="en-GB"/>
              </w:rPr>
            </w:pPr>
            <w:r w:rsidRPr="00355EF5">
              <w:rPr>
                <w:color w:val="FFFFFF" w:themeColor="background1"/>
                <w:lang w:val="en-GB"/>
              </w:rPr>
              <w:t>Unit</w:t>
            </w:r>
          </w:p>
        </w:tc>
        <w:tc>
          <w:tcPr>
            <w:tcW w:w="3456" w:type="pct"/>
          </w:tcPr>
          <w:p w14:paraId="66B25A89" w14:textId="2BC33B5A" w:rsidR="006E4447" w:rsidRPr="00355EF5" w:rsidRDefault="00F928F9"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k</w:t>
            </w:r>
            <w:r w:rsidR="006E4447">
              <w:rPr>
                <w:lang w:val="en-GB"/>
              </w:rPr>
              <w:t>g</w:t>
            </w:r>
          </w:p>
        </w:tc>
      </w:tr>
      <w:tr w:rsidR="006E4447" w:rsidRPr="00355EF5" w14:paraId="6887F31F"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4" w:type="pct"/>
          </w:tcPr>
          <w:p w14:paraId="5F72B5DA" w14:textId="77777777" w:rsidR="006E4447" w:rsidRPr="00355EF5" w:rsidRDefault="006E4447" w:rsidP="005336A6">
            <w:pPr>
              <w:spacing w:after="200" w:line="276" w:lineRule="auto"/>
              <w:contextualSpacing w:val="0"/>
              <w:rPr>
                <w:color w:val="FFFFFF" w:themeColor="background1"/>
                <w:lang w:val="en-GB"/>
              </w:rPr>
            </w:pPr>
            <w:r w:rsidRPr="00355EF5">
              <w:rPr>
                <w:color w:val="FFFFFF" w:themeColor="background1"/>
                <w:lang w:val="en-GB"/>
              </w:rPr>
              <w:t>Description</w:t>
            </w:r>
          </w:p>
        </w:tc>
        <w:tc>
          <w:tcPr>
            <w:tcW w:w="3456" w:type="pct"/>
          </w:tcPr>
          <w:p w14:paraId="4EB74968" w14:textId="77777777" w:rsidR="006E4447" w:rsidRPr="00355EF5" w:rsidRDefault="006E4447"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sidRPr="00935BDF">
              <w:t>Average annual baseline fossil fuel consumption value for fuel type i, using volume or weight units</w:t>
            </w:r>
          </w:p>
        </w:tc>
      </w:tr>
      <w:tr w:rsidR="004A24DF" w:rsidRPr="00355EF5" w14:paraId="08E209FD"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4C971DAC" w14:textId="6D72B659" w:rsidR="004A24DF" w:rsidRPr="00355EF5" w:rsidRDefault="004A24DF" w:rsidP="005336A6">
            <w:pPr>
              <w:spacing w:line="276" w:lineRule="auto"/>
              <w:contextualSpacing w:val="0"/>
              <w:rPr>
                <w:color w:val="FFFFFF" w:themeColor="background1"/>
                <w:lang w:val="en-GB"/>
              </w:rPr>
            </w:pPr>
            <w:r w:rsidRPr="00355EF5">
              <w:rPr>
                <w:color w:val="FFFFFF" w:themeColor="background1"/>
                <w:lang w:val="en-GB"/>
              </w:rPr>
              <w:t>Source of data</w:t>
            </w:r>
          </w:p>
        </w:tc>
        <w:tc>
          <w:tcPr>
            <w:tcW w:w="3456" w:type="pct"/>
          </w:tcPr>
          <w:p w14:paraId="5C5A2248" w14:textId="6968AF8C" w:rsidR="004A24DF" w:rsidRDefault="004A24DF" w:rsidP="005336A6">
            <w:pPr>
              <w:spacing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sidRPr="00935BDF">
              <w:t>Based on average of the immediately prior three-year historical fossil fuel consumption data, as recorded from receipts/invoices for fossil fuel (Heavy fuel oil) purchases</w:t>
            </w:r>
          </w:p>
        </w:tc>
      </w:tr>
      <w:tr w:rsidR="006E4447" w:rsidRPr="00355EF5" w14:paraId="04D718D6"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718E2A20" w14:textId="77777777" w:rsidR="006E4447" w:rsidRPr="00355EF5" w:rsidRDefault="006E4447" w:rsidP="005336A6">
            <w:pPr>
              <w:spacing w:after="200" w:line="276" w:lineRule="auto"/>
              <w:contextualSpacing w:val="0"/>
              <w:rPr>
                <w:color w:val="FFFFFF" w:themeColor="background1"/>
                <w:lang w:val="en-GB"/>
              </w:rPr>
            </w:pPr>
            <w:r w:rsidRPr="00355EF5">
              <w:rPr>
                <w:color w:val="FFFFFF" w:themeColor="background1"/>
                <w:lang w:val="en-GB"/>
              </w:rPr>
              <w:t>Value(s) applied</w:t>
            </w:r>
          </w:p>
        </w:tc>
        <w:tc>
          <w:tcPr>
            <w:tcW w:w="3456" w:type="pct"/>
          </w:tcPr>
          <w:p w14:paraId="75F2F612" w14:textId="10C0DA6B" w:rsidR="006E4447" w:rsidRPr="00935BDF" w:rsidRDefault="00EA0501"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color w:val="FFFFFF" w:themeColor="background1"/>
                <w:lang w:val="en-GB"/>
              </w:rPr>
            </w:pPr>
            <w:ins w:id="860" w:author="Ying Shian Loh" w:date="2023-11-02T12:35:00Z">
              <w:r>
                <w:rPr>
                  <w:lang w:val="en-GB"/>
                </w:rPr>
                <w:t>1,030,678</w:t>
              </w:r>
            </w:ins>
            <w:del w:id="861" w:author="Ying Shian Loh" w:date="2023-11-02T12:35:00Z">
              <w:r w:rsidR="006E4447" w:rsidRPr="00935BDF" w:rsidDel="00D10795">
                <w:rPr>
                  <w:lang w:val="en-GB"/>
                </w:rPr>
                <w:delText>1,020,473.33</w:delText>
              </w:r>
            </w:del>
          </w:p>
        </w:tc>
      </w:tr>
      <w:tr w:rsidR="006E4447" w:rsidRPr="00355EF5" w14:paraId="7A873F19" w14:textId="77777777" w:rsidTr="005336A6">
        <w:tc>
          <w:tcPr>
            <w:cnfStyle w:val="001000000000" w:firstRow="0" w:lastRow="0" w:firstColumn="1" w:lastColumn="0" w:oddVBand="0" w:evenVBand="0" w:oddHBand="0" w:evenHBand="0" w:firstRowFirstColumn="0" w:firstRowLastColumn="0" w:lastRowFirstColumn="0" w:lastRowLastColumn="0"/>
            <w:tcW w:w="1544" w:type="pct"/>
          </w:tcPr>
          <w:p w14:paraId="4AE08CCD" w14:textId="77777777" w:rsidR="006E4447" w:rsidRPr="00355EF5" w:rsidRDefault="006E4447" w:rsidP="005336A6">
            <w:pPr>
              <w:spacing w:after="200" w:line="276" w:lineRule="auto"/>
              <w:contextualSpacing w:val="0"/>
              <w:rPr>
                <w:color w:val="FFFFFF" w:themeColor="background1"/>
                <w:lang w:val="en-GB"/>
              </w:rPr>
            </w:pPr>
            <w:r w:rsidRPr="00355EF5">
              <w:rPr>
                <w:color w:val="FFFFFF" w:themeColor="background1"/>
                <w:lang w:val="en-GB"/>
              </w:rPr>
              <w:t xml:space="preserve">Choice of data or Measurement methods and procedures </w:t>
            </w:r>
          </w:p>
        </w:tc>
        <w:tc>
          <w:tcPr>
            <w:tcW w:w="3456" w:type="pct"/>
          </w:tcPr>
          <w:p w14:paraId="2386841E" w14:textId="77777777" w:rsidR="006E4447" w:rsidRPr="00355EF5" w:rsidRDefault="006E4447"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N/A</w:t>
            </w:r>
          </w:p>
        </w:tc>
      </w:tr>
      <w:tr w:rsidR="006E4447" w:rsidRPr="00355EF5" w14:paraId="324B5E64" w14:textId="77777777" w:rsidTr="005336A6">
        <w:trPr>
          <w:trHeight w:val="248"/>
        </w:trPr>
        <w:tc>
          <w:tcPr>
            <w:cnfStyle w:val="001000000000" w:firstRow="0" w:lastRow="0" w:firstColumn="1" w:lastColumn="0" w:oddVBand="0" w:evenVBand="0" w:oddHBand="0" w:evenHBand="0" w:firstRowFirstColumn="0" w:firstRowLastColumn="0" w:lastRowFirstColumn="0" w:lastRowLastColumn="0"/>
            <w:tcW w:w="1544" w:type="pct"/>
          </w:tcPr>
          <w:p w14:paraId="318C97DF" w14:textId="77777777" w:rsidR="006E4447" w:rsidRPr="00355EF5" w:rsidRDefault="006E4447" w:rsidP="005336A6">
            <w:pPr>
              <w:spacing w:after="200" w:line="276" w:lineRule="auto"/>
              <w:contextualSpacing w:val="0"/>
              <w:rPr>
                <w:color w:val="FFFFFF" w:themeColor="background1"/>
                <w:lang w:val="en-GB"/>
              </w:rPr>
            </w:pPr>
            <w:r w:rsidRPr="00355EF5">
              <w:rPr>
                <w:color w:val="FFFFFF" w:themeColor="background1"/>
                <w:lang w:val="en-GB"/>
              </w:rPr>
              <w:t>Purpose of data</w:t>
            </w:r>
          </w:p>
        </w:tc>
        <w:tc>
          <w:tcPr>
            <w:tcW w:w="3456" w:type="pct"/>
          </w:tcPr>
          <w:p w14:paraId="79AB0E2A" w14:textId="77777777" w:rsidR="006E4447" w:rsidRPr="00355EF5" w:rsidRDefault="006E4447"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Calculation of Baseline Emissions</w:t>
            </w:r>
          </w:p>
        </w:tc>
      </w:tr>
      <w:tr w:rsidR="006E4447" w:rsidRPr="00355EF5" w14:paraId="67604E5F"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44" w:type="pct"/>
          </w:tcPr>
          <w:p w14:paraId="1070E2FF" w14:textId="77777777" w:rsidR="006E4447" w:rsidRPr="00355EF5" w:rsidRDefault="006E4447" w:rsidP="005336A6">
            <w:pPr>
              <w:spacing w:after="200" w:line="276" w:lineRule="auto"/>
              <w:contextualSpacing w:val="0"/>
              <w:rPr>
                <w:color w:val="FFFFFF" w:themeColor="background1"/>
                <w:lang w:val="en-GB"/>
              </w:rPr>
            </w:pPr>
            <w:r w:rsidRPr="00355EF5">
              <w:rPr>
                <w:color w:val="FFFFFF" w:themeColor="background1"/>
                <w:lang w:val="en-GB"/>
              </w:rPr>
              <w:t>Additional comment</w:t>
            </w:r>
          </w:p>
        </w:tc>
        <w:tc>
          <w:tcPr>
            <w:tcW w:w="3456" w:type="pct"/>
          </w:tcPr>
          <w:p w14:paraId="55C0FABF" w14:textId="77777777" w:rsidR="006E4447" w:rsidRPr="00355EF5" w:rsidRDefault="006E4447"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N/A</w:t>
            </w:r>
          </w:p>
        </w:tc>
      </w:tr>
    </w:tbl>
    <w:p w14:paraId="774D2F99" w14:textId="77777777" w:rsidR="00FF0E48" w:rsidRDefault="00FF0E48" w:rsidP="00885D25">
      <w:pPr>
        <w:spacing w:line="276" w:lineRule="auto"/>
        <w:contextualSpacing w:val="0"/>
        <w:rPr>
          <w:b/>
          <w:bCs/>
        </w:rPr>
      </w:pPr>
    </w:p>
    <w:tbl>
      <w:tblPr>
        <w:tblStyle w:val="GridTable5Dark-Accent1"/>
        <w:tblpPr w:leftFromText="180" w:rightFromText="180" w:vertAnchor="text" w:horzAnchor="margin" w:tblpY="219"/>
        <w:tblW w:w="5000" w:type="pct"/>
        <w:tblCellMar>
          <w:top w:w="57" w:type="dxa"/>
        </w:tblCellMar>
        <w:tblLook w:val="0680" w:firstRow="0" w:lastRow="0" w:firstColumn="1" w:lastColumn="0" w:noHBand="1" w:noVBand="1"/>
      </w:tblPr>
      <w:tblGrid>
        <w:gridCol w:w="2971"/>
        <w:gridCol w:w="6651"/>
      </w:tblGrid>
      <w:tr w:rsidR="00CE1BF2" w:rsidRPr="00355EF5" w14:paraId="3B7D91C5"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4" w:type="pct"/>
          </w:tcPr>
          <w:p w14:paraId="410C0763" w14:textId="77777777" w:rsidR="00CE1BF2" w:rsidRPr="00355EF5" w:rsidRDefault="00CE1BF2" w:rsidP="005336A6">
            <w:pPr>
              <w:spacing w:after="200" w:line="276" w:lineRule="auto"/>
              <w:contextualSpacing w:val="0"/>
              <w:rPr>
                <w:color w:val="FFFFFF" w:themeColor="background1"/>
                <w:lang w:val="en-GB"/>
              </w:rPr>
            </w:pPr>
            <w:r w:rsidRPr="00355EF5">
              <w:rPr>
                <w:color w:val="FFFFFF" w:themeColor="background1"/>
                <w:lang w:val="en-GB"/>
              </w:rPr>
              <w:t>Data/parameter</w:t>
            </w:r>
          </w:p>
        </w:tc>
        <w:tc>
          <w:tcPr>
            <w:tcW w:w="3456" w:type="pct"/>
          </w:tcPr>
          <w:p w14:paraId="058431F7" w14:textId="77777777" w:rsidR="00CE1BF2" w:rsidRPr="002E2835" w:rsidRDefault="00CE1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szCs w:val="22"/>
                <w:lang w:val="en-GB"/>
              </w:rPr>
            </w:pPr>
            <w:r w:rsidRPr="002E2835">
              <w:rPr>
                <w:color w:val="000000"/>
                <w:szCs w:val="22"/>
              </w:rPr>
              <w:t>P</w:t>
            </w:r>
            <w:r w:rsidRPr="002E2835">
              <w:rPr>
                <w:color w:val="000000"/>
                <w:szCs w:val="22"/>
                <w:vertAlign w:val="subscript"/>
              </w:rPr>
              <w:t>prod,BL</w:t>
            </w:r>
          </w:p>
        </w:tc>
      </w:tr>
      <w:tr w:rsidR="00CE1BF2" w:rsidRPr="00355EF5" w14:paraId="578DED56"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5B4DFF84" w14:textId="77777777" w:rsidR="00CE1BF2" w:rsidRPr="00355EF5" w:rsidRDefault="00CE1BF2" w:rsidP="005336A6">
            <w:pPr>
              <w:spacing w:after="200" w:line="276" w:lineRule="auto"/>
              <w:contextualSpacing w:val="0"/>
              <w:rPr>
                <w:color w:val="FFFFFF" w:themeColor="background1"/>
                <w:lang w:val="en-GB"/>
              </w:rPr>
            </w:pPr>
            <w:r w:rsidRPr="00355EF5">
              <w:rPr>
                <w:color w:val="FFFFFF" w:themeColor="background1"/>
                <w:lang w:val="en-GB"/>
              </w:rPr>
              <w:t>Unit</w:t>
            </w:r>
          </w:p>
        </w:tc>
        <w:tc>
          <w:tcPr>
            <w:tcW w:w="3456" w:type="pct"/>
          </w:tcPr>
          <w:p w14:paraId="5A5059B2" w14:textId="353D34DE" w:rsidR="00CE1BF2" w:rsidRPr="002E2835" w:rsidRDefault="00F928F9"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szCs w:val="22"/>
                <w:lang w:val="en-GB"/>
              </w:rPr>
            </w:pPr>
            <w:ins w:id="862" w:author="Ying Shian Loh" w:date="2024-02-07T14:20:00Z">
              <w:r w:rsidRPr="002E2835">
                <w:rPr>
                  <w:szCs w:val="22"/>
                  <w:lang w:val="en-GB"/>
                </w:rPr>
                <w:t>k</w:t>
              </w:r>
            </w:ins>
            <w:ins w:id="863" w:author="Ying Shian Loh" w:date="2023-11-02T12:35:00Z">
              <w:r w:rsidR="00D10795" w:rsidRPr="002E2835">
                <w:rPr>
                  <w:szCs w:val="22"/>
                  <w:lang w:val="en-GB"/>
                </w:rPr>
                <w:t>g</w:t>
              </w:r>
            </w:ins>
            <w:del w:id="864" w:author="Ying Shian Loh" w:date="2023-11-02T12:35:00Z">
              <w:r w:rsidR="00CE1BF2" w:rsidRPr="002E2835" w:rsidDel="00D10795">
                <w:rPr>
                  <w:szCs w:val="22"/>
                  <w:lang w:val="en-GB"/>
                </w:rPr>
                <w:delText>MT</w:delText>
              </w:r>
            </w:del>
          </w:p>
        </w:tc>
      </w:tr>
      <w:tr w:rsidR="00CE1BF2" w:rsidRPr="00355EF5" w14:paraId="67B4DD73"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4" w:type="pct"/>
          </w:tcPr>
          <w:p w14:paraId="7AD6D6C1" w14:textId="77777777" w:rsidR="00CE1BF2" w:rsidRPr="00355EF5" w:rsidRDefault="00CE1BF2" w:rsidP="005336A6">
            <w:pPr>
              <w:spacing w:after="200" w:line="276" w:lineRule="auto"/>
              <w:contextualSpacing w:val="0"/>
              <w:rPr>
                <w:color w:val="FFFFFF" w:themeColor="background1"/>
                <w:lang w:val="en-GB"/>
              </w:rPr>
            </w:pPr>
            <w:r w:rsidRPr="00355EF5">
              <w:rPr>
                <w:color w:val="FFFFFF" w:themeColor="background1"/>
                <w:lang w:val="en-GB"/>
              </w:rPr>
              <w:t>Description</w:t>
            </w:r>
          </w:p>
        </w:tc>
        <w:tc>
          <w:tcPr>
            <w:tcW w:w="3456" w:type="pct"/>
          </w:tcPr>
          <w:p w14:paraId="1EF99424" w14:textId="77777777" w:rsidR="00CE1BF2" w:rsidRPr="002E2835" w:rsidRDefault="00CE1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szCs w:val="22"/>
                <w:lang w:val="en-GB"/>
              </w:rPr>
            </w:pPr>
            <w:r w:rsidRPr="002E2835">
              <w:rPr>
                <w:szCs w:val="22"/>
              </w:rPr>
              <w:t>Annual average historic baseline production in units of weight</w:t>
            </w:r>
          </w:p>
        </w:tc>
      </w:tr>
      <w:tr w:rsidR="00CE1BF2" w:rsidRPr="00355EF5" w14:paraId="41A23CCF"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20A083B5" w14:textId="77777777" w:rsidR="00CE1BF2" w:rsidRPr="00355EF5" w:rsidRDefault="00CE1BF2" w:rsidP="005336A6">
            <w:pPr>
              <w:spacing w:after="200" w:line="276" w:lineRule="auto"/>
              <w:contextualSpacing w:val="0"/>
              <w:rPr>
                <w:color w:val="FFFFFF" w:themeColor="background1"/>
                <w:lang w:val="en-GB"/>
              </w:rPr>
            </w:pPr>
            <w:r w:rsidRPr="00355EF5">
              <w:rPr>
                <w:color w:val="FFFFFF" w:themeColor="background1"/>
                <w:lang w:val="en-GB"/>
              </w:rPr>
              <w:t>Source of data</w:t>
            </w:r>
          </w:p>
        </w:tc>
        <w:tc>
          <w:tcPr>
            <w:tcW w:w="3456" w:type="pct"/>
          </w:tcPr>
          <w:p w14:paraId="48E9850E" w14:textId="77777777" w:rsidR="00CE1BF2" w:rsidRPr="002E2835" w:rsidRDefault="00CE1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szCs w:val="22"/>
                <w:lang w:val="en-GB"/>
              </w:rPr>
            </w:pPr>
            <w:r w:rsidRPr="002E2835">
              <w:rPr>
                <w:szCs w:val="22"/>
              </w:rPr>
              <w:t>Based on average of the immediately prior three-year historical product output data, as recorded from receipts/invoices.</w:t>
            </w:r>
          </w:p>
        </w:tc>
      </w:tr>
      <w:tr w:rsidR="00CE1BF2" w:rsidRPr="00355EF5" w14:paraId="426EF3F7"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0803990F" w14:textId="77777777" w:rsidR="00CE1BF2" w:rsidRPr="00355EF5" w:rsidRDefault="00CE1BF2" w:rsidP="005336A6">
            <w:pPr>
              <w:spacing w:after="200" w:line="276" w:lineRule="auto"/>
              <w:contextualSpacing w:val="0"/>
              <w:rPr>
                <w:color w:val="FFFFFF" w:themeColor="background1"/>
                <w:lang w:val="en-GB"/>
              </w:rPr>
            </w:pPr>
            <w:r w:rsidRPr="00355EF5">
              <w:rPr>
                <w:color w:val="FFFFFF" w:themeColor="background1"/>
                <w:lang w:val="en-GB"/>
              </w:rPr>
              <w:t>Value(s) applied</w:t>
            </w:r>
          </w:p>
        </w:tc>
        <w:tc>
          <w:tcPr>
            <w:tcW w:w="3456" w:type="pct"/>
          </w:tcPr>
          <w:p w14:paraId="0D138F59" w14:textId="7D6DA673" w:rsidR="00CE1BF2" w:rsidRPr="002E2835" w:rsidRDefault="00CE1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szCs w:val="22"/>
                <w:lang w:val="en-GB"/>
              </w:rPr>
            </w:pPr>
            <w:del w:id="865" w:author="Ying Shian Loh" w:date="2023-09-27T16:54:00Z">
              <w:r w:rsidRPr="002E2835" w:rsidDel="00A06438">
                <w:rPr>
                  <w:szCs w:val="22"/>
                  <w:lang w:val="en-GB"/>
                </w:rPr>
                <w:delText>8,424.6</w:delText>
              </w:r>
            </w:del>
            <w:ins w:id="866" w:author="Ying Shian Loh" w:date="2023-11-02T12:35:00Z">
              <w:r w:rsidR="00D10795" w:rsidRPr="002E2835">
                <w:rPr>
                  <w:szCs w:val="22"/>
                </w:rPr>
                <w:t>4,498,971</w:t>
              </w:r>
            </w:ins>
          </w:p>
        </w:tc>
      </w:tr>
      <w:tr w:rsidR="00CE1BF2" w:rsidRPr="00355EF5" w14:paraId="6549EBB7" w14:textId="77777777" w:rsidTr="005336A6">
        <w:tc>
          <w:tcPr>
            <w:cnfStyle w:val="001000000000" w:firstRow="0" w:lastRow="0" w:firstColumn="1" w:lastColumn="0" w:oddVBand="0" w:evenVBand="0" w:oddHBand="0" w:evenHBand="0" w:firstRowFirstColumn="0" w:firstRowLastColumn="0" w:lastRowFirstColumn="0" w:lastRowLastColumn="0"/>
            <w:tcW w:w="1544" w:type="pct"/>
          </w:tcPr>
          <w:p w14:paraId="35923222" w14:textId="77777777" w:rsidR="00CE1BF2" w:rsidRPr="00355EF5" w:rsidRDefault="00CE1BF2" w:rsidP="005336A6">
            <w:pPr>
              <w:spacing w:after="200" w:line="276" w:lineRule="auto"/>
              <w:contextualSpacing w:val="0"/>
              <w:rPr>
                <w:color w:val="FFFFFF" w:themeColor="background1"/>
                <w:lang w:val="en-GB"/>
              </w:rPr>
            </w:pPr>
            <w:r w:rsidRPr="00355EF5">
              <w:rPr>
                <w:color w:val="FFFFFF" w:themeColor="background1"/>
                <w:lang w:val="en-GB"/>
              </w:rPr>
              <w:t xml:space="preserve">Choice of data or Measurement methods and procedures </w:t>
            </w:r>
          </w:p>
        </w:tc>
        <w:tc>
          <w:tcPr>
            <w:tcW w:w="3456" w:type="pct"/>
          </w:tcPr>
          <w:p w14:paraId="449A0F4E" w14:textId="77777777" w:rsidR="00CE1BF2" w:rsidRPr="002E2835" w:rsidRDefault="00CE1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szCs w:val="22"/>
                <w:lang w:val="en-GB"/>
              </w:rPr>
            </w:pPr>
            <w:r w:rsidRPr="002E2835">
              <w:rPr>
                <w:szCs w:val="22"/>
                <w:lang w:val="en-GB"/>
              </w:rPr>
              <w:t>N/A</w:t>
            </w:r>
          </w:p>
        </w:tc>
      </w:tr>
      <w:tr w:rsidR="00CE1BF2" w:rsidRPr="00355EF5" w14:paraId="660C563C" w14:textId="77777777" w:rsidTr="005336A6">
        <w:trPr>
          <w:trHeight w:val="248"/>
        </w:trPr>
        <w:tc>
          <w:tcPr>
            <w:cnfStyle w:val="001000000000" w:firstRow="0" w:lastRow="0" w:firstColumn="1" w:lastColumn="0" w:oddVBand="0" w:evenVBand="0" w:oddHBand="0" w:evenHBand="0" w:firstRowFirstColumn="0" w:firstRowLastColumn="0" w:lastRowFirstColumn="0" w:lastRowLastColumn="0"/>
            <w:tcW w:w="1544" w:type="pct"/>
          </w:tcPr>
          <w:p w14:paraId="5FE4B727" w14:textId="77777777" w:rsidR="00CE1BF2" w:rsidRPr="00355EF5" w:rsidRDefault="00CE1BF2" w:rsidP="005336A6">
            <w:pPr>
              <w:spacing w:after="200" w:line="276" w:lineRule="auto"/>
              <w:contextualSpacing w:val="0"/>
              <w:rPr>
                <w:color w:val="FFFFFF" w:themeColor="background1"/>
                <w:lang w:val="en-GB"/>
              </w:rPr>
            </w:pPr>
            <w:r w:rsidRPr="00355EF5">
              <w:rPr>
                <w:color w:val="FFFFFF" w:themeColor="background1"/>
                <w:lang w:val="en-GB"/>
              </w:rPr>
              <w:t>Purpose of data</w:t>
            </w:r>
          </w:p>
        </w:tc>
        <w:tc>
          <w:tcPr>
            <w:tcW w:w="3456" w:type="pct"/>
          </w:tcPr>
          <w:p w14:paraId="64532DAE" w14:textId="77777777" w:rsidR="00CE1BF2" w:rsidRPr="002E2835" w:rsidRDefault="00CE1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szCs w:val="22"/>
                <w:lang w:val="en-GB"/>
              </w:rPr>
            </w:pPr>
            <w:r w:rsidRPr="002E2835">
              <w:rPr>
                <w:szCs w:val="22"/>
                <w:lang w:val="en-GB"/>
              </w:rPr>
              <w:t>Calculation of Baseline Emissions</w:t>
            </w:r>
          </w:p>
        </w:tc>
      </w:tr>
      <w:tr w:rsidR="00CE1BF2" w:rsidRPr="00355EF5" w14:paraId="0C3F6DA8"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44" w:type="pct"/>
          </w:tcPr>
          <w:p w14:paraId="02551677" w14:textId="77777777" w:rsidR="00CE1BF2" w:rsidRPr="00355EF5" w:rsidRDefault="00CE1BF2" w:rsidP="005336A6">
            <w:pPr>
              <w:spacing w:after="200" w:line="276" w:lineRule="auto"/>
              <w:contextualSpacing w:val="0"/>
              <w:rPr>
                <w:color w:val="FFFFFF" w:themeColor="background1"/>
                <w:lang w:val="en-GB"/>
              </w:rPr>
            </w:pPr>
            <w:r w:rsidRPr="00355EF5">
              <w:rPr>
                <w:color w:val="FFFFFF" w:themeColor="background1"/>
                <w:lang w:val="en-GB"/>
              </w:rPr>
              <w:t>Additional comment</w:t>
            </w:r>
          </w:p>
        </w:tc>
        <w:tc>
          <w:tcPr>
            <w:tcW w:w="3456" w:type="pct"/>
          </w:tcPr>
          <w:p w14:paraId="154B7E78" w14:textId="77777777" w:rsidR="00CE1BF2" w:rsidRPr="002E2835" w:rsidRDefault="00CE1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szCs w:val="22"/>
                <w:lang w:val="en-GB"/>
              </w:rPr>
            </w:pPr>
            <w:r w:rsidRPr="002E2835">
              <w:rPr>
                <w:szCs w:val="22"/>
                <w:lang w:val="en-GB"/>
              </w:rPr>
              <w:t>N/A</w:t>
            </w:r>
          </w:p>
        </w:tc>
      </w:tr>
    </w:tbl>
    <w:p w14:paraId="7F05AA04" w14:textId="77777777" w:rsidR="006E4447" w:rsidRDefault="006E4447" w:rsidP="00885D25">
      <w:pPr>
        <w:spacing w:line="276" w:lineRule="auto"/>
        <w:contextualSpacing w:val="0"/>
        <w:rPr>
          <w:b/>
          <w:bCs/>
        </w:rPr>
      </w:pPr>
    </w:p>
    <w:p w14:paraId="00346BB2" w14:textId="71D2A51C" w:rsidR="00CE1BF2" w:rsidRDefault="000E202E" w:rsidP="00885D25">
      <w:pPr>
        <w:spacing w:line="276" w:lineRule="auto"/>
        <w:contextualSpacing w:val="0"/>
        <w:rPr>
          <w:b/>
          <w:bCs/>
        </w:rPr>
      </w:pPr>
      <w:r>
        <w:rPr>
          <w:b/>
          <w:bCs/>
        </w:rPr>
        <w:t>SDG 8</w:t>
      </w:r>
    </w:p>
    <w:tbl>
      <w:tblPr>
        <w:tblStyle w:val="GridTable5Dark-Accent1"/>
        <w:tblpPr w:leftFromText="180" w:rightFromText="180" w:vertAnchor="text" w:horzAnchor="margin" w:tblpY="219"/>
        <w:tblW w:w="5000" w:type="pct"/>
        <w:tblCellMar>
          <w:top w:w="57" w:type="dxa"/>
        </w:tblCellMar>
        <w:tblLook w:val="0680" w:firstRow="0" w:lastRow="0" w:firstColumn="1" w:lastColumn="0" w:noHBand="1" w:noVBand="1"/>
      </w:tblPr>
      <w:tblGrid>
        <w:gridCol w:w="2971"/>
        <w:gridCol w:w="6651"/>
      </w:tblGrid>
      <w:tr w:rsidR="00553B1C" w:rsidRPr="00355EF5" w14:paraId="2EC43340"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4" w:type="pct"/>
          </w:tcPr>
          <w:p w14:paraId="57664C6F" w14:textId="77777777" w:rsidR="00553B1C" w:rsidRPr="00355EF5" w:rsidRDefault="00553B1C" w:rsidP="005336A6">
            <w:pPr>
              <w:spacing w:after="200" w:line="276" w:lineRule="auto"/>
              <w:contextualSpacing w:val="0"/>
              <w:rPr>
                <w:color w:val="FFFFFF" w:themeColor="background1"/>
                <w:lang w:val="en-GB"/>
              </w:rPr>
            </w:pPr>
            <w:r w:rsidRPr="00355EF5">
              <w:rPr>
                <w:color w:val="FFFFFF" w:themeColor="background1"/>
                <w:lang w:val="en-GB"/>
              </w:rPr>
              <w:t>Data/parameter</w:t>
            </w:r>
          </w:p>
        </w:tc>
        <w:tc>
          <w:tcPr>
            <w:tcW w:w="3456" w:type="pct"/>
          </w:tcPr>
          <w:p w14:paraId="0A8F1924" w14:textId="77777777" w:rsidR="00553B1C" w:rsidRPr="00C21E69" w:rsidRDefault="00553B1C"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vertAlign w:val="subscript"/>
                <w:lang w:val="en-GB"/>
              </w:rPr>
            </w:pPr>
            <w:r>
              <w:rPr>
                <w:lang w:val="en-GB"/>
              </w:rPr>
              <w:t>Job</w:t>
            </w:r>
            <w:r>
              <w:rPr>
                <w:vertAlign w:val="subscript"/>
                <w:lang w:val="en-GB"/>
              </w:rPr>
              <w:t>BL</w:t>
            </w:r>
          </w:p>
        </w:tc>
      </w:tr>
      <w:tr w:rsidR="00553B1C" w:rsidRPr="00355EF5" w14:paraId="324ADEC9"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37EEE86E" w14:textId="77777777" w:rsidR="00553B1C" w:rsidRPr="00355EF5" w:rsidRDefault="00553B1C" w:rsidP="005336A6">
            <w:pPr>
              <w:spacing w:after="200" w:line="276" w:lineRule="auto"/>
              <w:contextualSpacing w:val="0"/>
              <w:rPr>
                <w:color w:val="FFFFFF" w:themeColor="background1"/>
                <w:lang w:val="en-GB"/>
              </w:rPr>
            </w:pPr>
            <w:r w:rsidRPr="00355EF5">
              <w:rPr>
                <w:color w:val="FFFFFF" w:themeColor="background1"/>
                <w:lang w:val="en-GB"/>
              </w:rPr>
              <w:t>Unit</w:t>
            </w:r>
          </w:p>
        </w:tc>
        <w:tc>
          <w:tcPr>
            <w:tcW w:w="3456" w:type="pct"/>
          </w:tcPr>
          <w:p w14:paraId="6357970E" w14:textId="77777777" w:rsidR="00553B1C" w:rsidRPr="00355EF5" w:rsidRDefault="00553B1C"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Number of jobs</w:t>
            </w:r>
          </w:p>
        </w:tc>
      </w:tr>
      <w:tr w:rsidR="00553B1C" w:rsidRPr="00355EF5" w14:paraId="7EEDE6FF"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4" w:type="pct"/>
          </w:tcPr>
          <w:p w14:paraId="7D5191AB" w14:textId="77777777" w:rsidR="00553B1C" w:rsidRPr="00355EF5" w:rsidRDefault="00553B1C" w:rsidP="005336A6">
            <w:pPr>
              <w:spacing w:after="200" w:line="276" w:lineRule="auto"/>
              <w:contextualSpacing w:val="0"/>
              <w:rPr>
                <w:color w:val="FFFFFF" w:themeColor="background1"/>
                <w:lang w:val="en-GB"/>
              </w:rPr>
            </w:pPr>
            <w:r w:rsidRPr="00355EF5">
              <w:rPr>
                <w:color w:val="FFFFFF" w:themeColor="background1"/>
                <w:lang w:val="en-GB"/>
              </w:rPr>
              <w:t>Description</w:t>
            </w:r>
          </w:p>
        </w:tc>
        <w:tc>
          <w:tcPr>
            <w:tcW w:w="3456" w:type="pct"/>
          </w:tcPr>
          <w:p w14:paraId="3D4E465B" w14:textId="4F724D82" w:rsidR="00553B1C" w:rsidRPr="00355EF5" w:rsidRDefault="00553B1C"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Number of jobs </w:t>
            </w:r>
            <w:del w:id="867" w:author="Ying Shian Loh" w:date="2024-01-03T14:56:00Z">
              <w:r w:rsidDel="001C4331">
                <w:rPr>
                  <w:lang w:val="en-GB"/>
                </w:rPr>
                <w:delText xml:space="preserve">created </w:delText>
              </w:r>
            </w:del>
            <w:r>
              <w:rPr>
                <w:lang w:val="en-GB"/>
              </w:rPr>
              <w:t>in the baseline</w:t>
            </w:r>
          </w:p>
        </w:tc>
      </w:tr>
      <w:tr w:rsidR="00553B1C" w:rsidRPr="00355EF5" w14:paraId="686DF74A"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07C3D1F5" w14:textId="77777777" w:rsidR="00553B1C" w:rsidRPr="00355EF5" w:rsidRDefault="00553B1C" w:rsidP="005336A6">
            <w:pPr>
              <w:spacing w:after="200" w:line="276" w:lineRule="auto"/>
              <w:contextualSpacing w:val="0"/>
              <w:rPr>
                <w:color w:val="FFFFFF" w:themeColor="background1"/>
                <w:lang w:val="en-GB"/>
              </w:rPr>
            </w:pPr>
            <w:r w:rsidRPr="00355EF5">
              <w:rPr>
                <w:color w:val="FFFFFF" w:themeColor="background1"/>
                <w:lang w:val="en-GB"/>
              </w:rPr>
              <w:t>Source of data</w:t>
            </w:r>
          </w:p>
        </w:tc>
        <w:tc>
          <w:tcPr>
            <w:tcW w:w="3456" w:type="pct"/>
          </w:tcPr>
          <w:p w14:paraId="7E5A474B" w14:textId="77777777" w:rsidR="00553B1C" w:rsidRPr="00C21E69" w:rsidRDefault="00553B1C" w:rsidP="005336A6">
            <w:pPr>
              <w:cnfStyle w:val="000000000000" w:firstRow="0" w:lastRow="0" w:firstColumn="0" w:lastColumn="0" w:oddVBand="0" w:evenVBand="0" w:oddHBand="0" w:evenHBand="0" w:firstRowFirstColumn="0" w:firstRowLastColumn="0" w:lastRowFirstColumn="0" w:lastRowLastColumn="0"/>
            </w:pPr>
            <w:r>
              <w:t>JTS Engineering Sdn Bhd Accounts and Human Resource Department “JTS Management Staff List 2018”</w:t>
            </w:r>
          </w:p>
        </w:tc>
      </w:tr>
      <w:tr w:rsidR="00553B1C" w:rsidRPr="00355EF5" w14:paraId="1AFF5332"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5DB4B337" w14:textId="77777777" w:rsidR="00553B1C" w:rsidRPr="00355EF5" w:rsidRDefault="00553B1C" w:rsidP="005336A6">
            <w:pPr>
              <w:spacing w:after="200" w:line="276" w:lineRule="auto"/>
              <w:contextualSpacing w:val="0"/>
              <w:rPr>
                <w:color w:val="FFFFFF" w:themeColor="background1"/>
                <w:lang w:val="en-GB"/>
              </w:rPr>
            </w:pPr>
            <w:r w:rsidRPr="00355EF5">
              <w:rPr>
                <w:color w:val="FFFFFF" w:themeColor="background1"/>
                <w:lang w:val="en-GB"/>
              </w:rPr>
              <w:t>Value(s) applied</w:t>
            </w:r>
          </w:p>
        </w:tc>
        <w:tc>
          <w:tcPr>
            <w:tcW w:w="3456" w:type="pct"/>
          </w:tcPr>
          <w:p w14:paraId="784C1CF1" w14:textId="48DCA325" w:rsidR="00553B1C" w:rsidRPr="00355EF5" w:rsidRDefault="001C4331"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ins w:id="868" w:author="Ying Shian Loh" w:date="2024-01-03T14:57:00Z">
              <w:r>
                <w:rPr>
                  <w:lang w:val="en-GB"/>
                </w:rPr>
                <w:t>28</w:t>
              </w:r>
            </w:ins>
            <w:del w:id="869" w:author="Ying Shian Loh" w:date="2024-01-03T14:49:00Z">
              <w:r w:rsidR="00553B1C" w:rsidDel="000C7B16">
                <w:rPr>
                  <w:lang w:val="en-GB"/>
                </w:rPr>
                <w:delText>0</w:delText>
              </w:r>
            </w:del>
            <w:del w:id="870" w:author="Ying Shian Loh" w:date="2024-01-03T14:50:00Z">
              <w:r w:rsidR="00553B1C" w:rsidDel="000C0CBD">
                <w:rPr>
                  <w:lang w:val="en-GB"/>
                </w:rPr>
                <w:delText>28</w:delText>
              </w:r>
            </w:del>
          </w:p>
        </w:tc>
      </w:tr>
      <w:tr w:rsidR="00553B1C" w:rsidRPr="00355EF5" w14:paraId="32B157CF" w14:textId="77777777" w:rsidTr="005336A6">
        <w:tc>
          <w:tcPr>
            <w:cnfStyle w:val="001000000000" w:firstRow="0" w:lastRow="0" w:firstColumn="1" w:lastColumn="0" w:oddVBand="0" w:evenVBand="0" w:oddHBand="0" w:evenHBand="0" w:firstRowFirstColumn="0" w:firstRowLastColumn="0" w:lastRowFirstColumn="0" w:lastRowLastColumn="0"/>
            <w:tcW w:w="1544" w:type="pct"/>
          </w:tcPr>
          <w:p w14:paraId="50277290" w14:textId="77777777" w:rsidR="00553B1C" w:rsidRPr="00355EF5" w:rsidRDefault="00553B1C" w:rsidP="005336A6">
            <w:pPr>
              <w:spacing w:after="200" w:line="276" w:lineRule="auto"/>
              <w:contextualSpacing w:val="0"/>
              <w:rPr>
                <w:color w:val="FFFFFF" w:themeColor="background1"/>
                <w:lang w:val="en-GB"/>
              </w:rPr>
            </w:pPr>
            <w:r w:rsidRPr="00355EF5">
              <w:rPr>
                <w:color w:val="FFFFFF" w:themeColor="background1"/>
                <w:lang w:val="en-GB"/>
              </w:rPr>
              <w:t xml:space="preserve">Choice of data or Measurement methods and procedures </w:t>
            </w:r>
          </w:p>
        </w:tc>
        <w:tc>
          <w:tcPr>
            <w:tcW w:w="3456" w:type="pct"/>
          </w:tcPr>
          <w:p w14:paraId="1462F082" w14:textId="77777777" w:rsidR="00553B1C" w:rsidRPr="00355EF5" w:rsidRDefault="00553B1C"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N/A</w:t>
            </w:r>
          </w:p>
        </w:tc>
      </w:tr>
      <w:tr w:rsidR="00553B1C" w:rsidRPr="00355EF5" w14:paraId="348FE276" w14:textId="77777777" w:rsidTr="005336A6">
        <w:trPr>
          <w:trHeight w:val="248"/>
        </w:trPr>
        <w:tc>
          <w:tcPr>
            <w:cnfStyle w:val="001000000000" w:firstRow="0" w:lastRow="0" w:firstColumn="1" w:lastColumn="0" w:oddVBand="0" w:evenVBand="0" w:oddHBand="0" w:evenHBand="0" w:firstRowFirstColumn="0" w:firstRowLastColumn="0" w:lastRowFirstColumn="0" w:lastRowLastColumn="0"/>
            <w:tcW w:w="1544" w:type="pct"/>
          </w:tcPr>
          <w:p w14:paraId="58827CF6" w14:textId="77777777" w:rsidR="00553B1C" w:rsidRPr="00355EF5" w:rsidRDefault="00553B1C" w:rsidP="005336A6">
            <w:pPr>
              <w:spacing w:after="200" w:line="276" w:lineRule="auto"/>
              <w:contextualSpacing w:val="0"/>
              <w:rPr>
                <w:color w:val="FFFFFF" w:themeColor="background1"/>
                <w:lang w:val="en-GB"/>
              </w:rPr>
            </w:pPr>
            <w:r w:rsidRPr="00355EF5">
              <w:rPr>
                <w:color w:val="FFFFFF" w:themeColor="background1"/>
                <w:lang w:val="en-GB"/>
              </w:rPr>
              <w:t>Purpose of data</w:t>
            </w:r>
          </w:p>
        </w:tc>
        <w:tc>
          <w:tcPr>
            <w:tcW w:w="3456" w:type="pct"/>
          </w:tcPr>
          <w:p w14:paraId="2100BE43" w14:textId="77777777" w:rsidR="00553B1C" w:rsidRPr="00355EF5" w:rsidRDefault="00553B1C"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Calculation of SDG 8’s Baseline</w:t>
            </w:r>
          </w:p>
        </w:tc>
      </w:tr>
      <w:tr w:rsidR="00553B1C" w:rsidRPr="00355EF5" w14:paraId="2426799E"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44" w:type="pct"/>
          </w:tcPr>
          <w:p w14:paraId="0EEFA5B5" w14:textId="77777777" w:rsidR="00553B1C" w:rsidRPr="00355EF5" w:rsidRDefault="00553B1C" w:rsidP="005336A6">
            <w:pPr>
              <w:spacing w:after="200" w:line="276" w:lineRule="auto"/>
              <w:contextualSpacing w:val="0"/>
              <w:rPr>
                <w:color w:val="FFFFFF" w:themeColor="background1"/>
                <w:lang w:val="en-GB"/>
              </w:rPr>
            </w:pPr>
            <w:r w:rsidRPr="00355EF5">
              <w:rPr>
                <w:color w:val="FFFFFF" w:themeColor="background1"/>
                <w:lang w:val="en-GB"/>
              </w:rPr>
              <w:t>Additional comment</w:t>
            </w:r>
          </w:p>
        </w:tc>
        <w:tc>
          <w:tcPr>
            <w:tcW w:w="3456" w:type="pct"/>
          </w:tcPr>
          <w:p w14:paraId="1AB4C641" w14:textId="77777777" w:rsidR="00553B1C" w:rsidRPr="00355EF5" w:rsidRDefault="00553B1C"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N/A</w:t>
            </w:r>
          </w:p>
        </w:tc>
      </w:tr>
    </w:tbl>
    <w:p w14:paraId="76B97C8F" w14:textId="77777777" w:rsidR="000E202E" w:rsidRDefault="000E202E" w:rsidP="00885D25">
      <w:pPr>
        <w:spacing w:line="276" w:lineRule="auto"/>
        <w:contextualSpacing w:val="0"/>
        <w:rPr>
          <w:b/>
          <w:bCs/>
        </w:rPr>
      </w:pPr>
    </w:p>
    <w:p w14:paraId="1A6E46B9" w14:textId="59D49378" w:rsidR="00553B1C" w:rsidRDefault="00553B1C" w:rsidP="00885D25">
      <w:pPr>
        <w:spacing w:line="276" w:lineRule="auto"/>
        <w:contextualSpacing w:val="0"/>
        <w:rPr>
          <w:b/>
          <w:bCs/>
        </w:rPr>
      </w:pPr>
      <w:r>
        <w:rPr>
          <w:b/>
          <w:bCs/>
        </w:rPr>
        <w:t xml:space="preserve">SDG </w:t>
      </w:r>
      <w:ins w:id="871" w:author="Ying Shian Loh" w:date="2023-11-01T12:24:00Z">
        <w:r w:rsidR="005B3FAB">
          <w:rPr>
            <w:b/>
            <w:bCs/>
          </w:rPr>
          <w:t>11</w:t>
        </w:r>
      </w:ins>
      <w:del w:id="872" w:author="Ying Shian Loh" w:date="2023-11-01T12:24:00Z">
        <w:r w:rsidDel="005B3FAB">
          <w:rPr>
            <w:b/>
            <w:bCs/>
          </w:rPr>
          <w:delText>3</w:delText>
        </w:r>
      </w:del>
    </w:p>
    <w:tbl>
      <w:tblPr>
        <w:tblStyle w:val="GridTable5Dark-Accent1"/>
        <w:tblpPr w:leftFromText="180" w:rightFromText="180" w:vertAnchor="text" w:horzAnchor="margin" w:tblpY="219"/>
        <w:tblW w:w="5000" w:type="pct"/>
        <w:tblCellMar>
          <w:top w:w="57" w:type="dxa"/>
        </w:tblCellMar>
        <w:tblLook w:val="0680" w:firstRow="0" w:lastRow="0" w:firstColumn="1" w:lastColumn="0" w:noHBand="1" w:noVBand="1"/>
      </w:tblPr>
      <w:tblGrid>
        <w:gridCol w:w="2971"/>
        <w:gridCol w:w="6651"/>
      </w:tblGrid>
      <w:tr w:rsidR="00266570" w:rsidRPr="00355EF5" w14:paraId="5E0E3386"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4" w:type="pct"/>
          </w:tcPr>
          <w:p w14:paraId="47578908" w14:textId="77777777" w:rsidR="00266570" w:rsidRPr="00355EF5" w:rsidRDefault="00266570" w:rsidP="005336A6">
            <w:pPr>
              <w:spacing w:after="200" w:line="276" w:lineRule="auto"/>
              <w:contextualSpacing w:val="0"/>
              <w:rPr>
                <w:color w:val="FFFFFF" w:themeColor="background1"/>
                <w:lang w:val="en-GB"/>
              </w:rPr>
            </w:pPr>
            <w:r w:rsidRPr="00355EF5">
              <w:rPr>
                <w:color w:val="FFFFFF" w:themeColor="background1"/>
                <w:lang w:val="en-GB"/>
              </w:rPr>
              <w:t>Data/parameter</w:t>
            </w:r>
          </w:p>
        </w:tc>
        <w:tc>
          <w:tcPr>
            <w:tcW w:w="3456" w:type="pct"/>
          </w:tcPr>
          <w:p w14:paraId="0430C550" w14:textId="77777777" w:rsidR="00266570" w:rsidRPr="006A46BE" w:rsidRDefault="00266570"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vertAlign w:val="subscript"/>
                <w:lang w:val="en-GB"/>
              </w:rPr>
            </w:pPr>
            <w:r>
              <w:rPr>
                <w:lang w:val="en-GB"/>
              </w:rPr>
              <w:t>PPM</w:t>
            </w:r>
            <w:r>
              <w:rPr>
                <w:vertAlign w:val="subscript"/>
                <w:lang w:val="en-GB"/>
              </w:rPr>
              <w:t>BL</w:t>
            </w:r>
          </w:p>
        </w:tc>
      </w:tr>
      <w:tr w:rsidR="00266570" w:rsidRPr="00355EF5" w14:paraId="63A7BD60"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61DB94FD" w14:textId="77777777" w:rsidR="00266570" w:rsidRPr="00355EF5" w:rsidRDefault="00266570" w:rsidP="005336A6">
            <w:pPr>
              <w:spacing w:after="200" w:line="276" w:lineRule="auto"/>
              <w:contextualSpacing w:val="0"/>
              <w:rPr>
                <w:color w:val="FFFFFF" w:themeColor="background1"/>
                <w:lang w:val="en-GB"/>
              </w:rPr>
            </w:pPr>
            <w:r w:rsidRPr="00355EF5">
              <w:rPr>
                <w:color w:val="FFFFFF" w:themeColor="background1"/>
                <w:lang w:val="en-GB"/>
              </w:rPr>
              <w:t>Unit</w:t>
            </w:r>
          </w:p>
        </w:tc>
        <w:tc>
          <w:tcPr>
            <w:tcW w:w="3456" w:type="pct"/>
          </w:tcPr>
          <w:p w14:paraId="3FEF8AAC" w14:textId="77777777" w:rsidR="00266570" w:rsidRPr="00355EF5" w:rsidRDefault="00266570"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mg/m3</w:t>
            </w:r>
          </w:p>
        </w:tc>
      </w:tr>
      <w:tr w:rsidR="00266570" w:rsidRPr="00355EF5" w14:paraId="0D0131D8"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44" w:type="pct"/>
          </w:tcPr>
          <w:p w14:paraId="3519045C" w14:textId="77777777" w:rsidR="00266570" w:rsidRPr="00355EF5" w:rsidRDefault="00266570" w:rsidP="005336A6">
            <w:pPr>
              <w:spacing w:after="200" w:line="276" w:lineRule="auto"/>
              <w:contextualSpacing w:val="0"/>
              <w:rPr>
                <w:color w:val="FFFFFF" w:themeColor="background1"/>
                <w:lang w:val="en-GB"/>
              </w:rPr>
            </w:pPr>
            <w:r w:rsidRPr="00355EF5">
              <w:rPr>
                <w:color w:val="FFFFFF" w:themeColor="background1"/>
                <w:lang w:val="en-GB"/>
              </w:rPr>
              <w:t>Description</w:t>
            </w:r>
          </w:p>
        </w:tc>
        <w:tc>
          <w:tcPr>
            <w:tcW w:w="3456" w:type="pct"/>
          </w:tcPr>
          <w:p w14:paraId="1BC91A43" w14:textId="77777777" w:rsidR="00266570" w:rsidRPr="00355EF5" w:rsidRDefault="00266570"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Level of particulate matter in the air of the project activity</w:t>
            </w:r>
          </w:p>
        </w:tc>
      </w:tr>
      <w:tr w:rsidR="00266570" w:rsidRPr="00355EF5" w14:paraId="12DDE82A"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01E1D31C" w14:textId="77777777" w:rsidR="00266570" w:rsidRPr="00355EF5" w:rsidRDefault="00266570" w:rsidP="005336A6">
            <w:pPr>
              <w:spacing w:after="200" w:line="276" w:lineRule="auto"/>
              <w:contextualSpacing w:val="0"/>
              <w:rPr>
                <w:color w:val="FFFFFF" w:themeColor="background1"/>
                <w:lang w:val="en-GB"/>
              </w:rPr>
            </w:pPr>
            <w:r w:rsidRPr="00355EF5">
              <w:rPr>
                <w:color w:val="FFFFFF" w:themeColor="background1"/>
                <w:lang w:val="en-GB"/>
              </w:rPr>
              <w:t>Source of data</w:t>
            </w:r>
          </w:p>
        </w:tc>
        <w:tc>
          <w:tcPr>
            <w:tcW w:w="3456" w:type="pct"/>
          </w:tcPr>
          <w:p w14:paraId="4F6C9005" w14:textId="77777777" w:rsidR="00266570" w:rsidRPr="00355EF5" w:rsidRDefault="00266570"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JTS Stack Annual Monitoring Reports</w:t>
            </w:r>
          </w:p>
        </w:tc>
      </w:tr>
      <w:tr w:rsidR="00266570" w:rsidRPr="00355EF5" w14:paraId="0500C443"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44" w:type="pct"/>
          </w:tcPr>
          <w:p w14:paraId="66203D4A" w14:textId="77777777" w:rsidR="00266570" w:rsidRPr="00355EF5" w:rsidRDefault="00266570" w:rsidP="005336A6">
            <w:pPr>
              <w:spacing w:after="200" w:line="276" w:lineRule="auto"/>
              <w:contextualSpacing w:val="0"/>
              <w:rPr>
                <w:color w:val="FFFFFF" w:themeColor="background1"/>
                <w:lang w:val="en-GB"/>
              </w:rPr>
            </w:pPr>
            <w:r w:rsidRPr="00355EF5">
              <w:rPr>
                <w:color w:val="FFFFFF" w:themeColor="background1"/>
                <w:lang w:val="en-GB"/>
              </w:rPr>
              <w:t>Value(s) applied</w:t>
            </w:r>
          </w:p>
        </w:tc>
        <w:tc>
          <w:tcPr>
            <w:tcW w:w="3456" w:type="pct"/>
          </w:tcPr>
          <w:p w14:paraId="7DDC3C43" w14:textId="77777777" w:rsidR="00266570" w:rsidRPr="00355EF5" w:rsidRDefault="00266570"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r>
      <w:tr w:rsidR="00266570" w:rsidRPr="00355EF5" w14:paraId="38E8FCBB" w14:textId="77777777" w:rsidTr="005336A6">
        <w:tc>
          <w:tcPr>
            <w:cnfStyle w:val="001000000000" w:firstRow="0" w:lastRow="0" w:firstColumn="1" w:lastColumn="0" w:oddVBand="0" w:evenVBand="0" w:oddHBand="0" w:evenHBand="0" w:firstRowFirstColumn="0" w:firstRowLastColumn="0" w:lastRowFirstColumn="0" w:lastRowLastColumn="0"/>
            <w:tcW w:w="1544" w:type="pct"/>
          </w:tcPr>
          <w:p w14:paraId="097603CD" w14:textId="77777777" w:rsidR="00266570" w:rsidRPr="00355EF5" w:rsidRDefault="00266570" w:rsidP="005336A6">
            <w:pPr>
              <w:spacing w:after="200" w:line="276" w:lineRule="auto"/>
              <w:contextualSpacing w:val="0"/>
              <w:rPr>
                <w:color w:val="FFFFFF" w:themeColor="background1"/>
                <w:lang w:val="en-GB"/>
              </w:rPr>
            </w:pPr>
            <w:r w:rsidRPr="00355EF5">
              <w:rPr>
                <w:color w:val="FFFFFF" w:themeColor="background1"/>
                <w:lang w:val="en-GB"/>
              </w:rPr>
              <w:t xml:space="preserve">Choice of data or Measurement methods and procedures </w:t>
            </w:r>
          </w:p>
        </w:tc>
        <w:tc>
          <w:tcPr>
            <w:tcW w:w="3456" w:type="pct"/>
          </w:tcPr>
          <w:p w14:paraId="0F7C9190" w14:textId="77777777" w:rsidR="00266570" w:rsidRPr="00355EF5" w:rsidRDefault="00266570"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bookmarkStart w:id="873" w:name="_Hlk113891799"/>
            <w:r>
              <w:rPr>
                <w:lang w:val="en-GB"/>
              </w:rPr>
              <w:t>As per minimum requirements stated by Malaysia’s Environmental Quality Act’s mandate on Secondary Aluminium where by Total PM has to equate to no more than 10mg/m3</w:t>
            </w:r>
            <w:bookmarkEnd w:id="873"/>
          </w:p>
        </w:tc>
      </w:tr>
      <w:tr w:rsidR="00266570" w:rsidRPr="00355EF5" w14:paraId="0A0F090B" w14:textId="77777777" w:rsidTr="005336A6">
        <w:trPr>
          <w:trHeight w:val="248"/>
        </w:trPr>
        <w:tc>
          <w:tcPr>
            <w:cnfStyle w:val="001000000000" w:firstRow="0" w:lastRow="0" w:firstColumn="1" w:lastColumn="0" w:oddVBand="0" w:evenVBand="0" w:oddHBand="0" w:evenHBand="0" w:firstRowFirstColumn="0" w:firstRowLastColumn="0" w:lastRowFirstColumn="0" w:lastRowLastColumn="0"/>
            <w:tcW w:w="1544" w:type="pct"/>
          </w:tcPr>
          <w:p w14:paraId="5D346D58" w14:textId="77777777" w:rsidR="00266570" w:rsidRPr="00355EF5" w:rsidRDefault="00266570" w:rsidP="005336A6">
            <w:pPr>
              <w:spacing w:after="200" w:line="276" w:lineRule="auto"/>
              <w:contextualSpacing w:val="0"/>
              <w:rPr>
                <w:color w:val="FFFFFF" w:themeColor="background1"/>
                <w:lang w:val="en-GB"/>
              </w:rPr>
            </w:pPr>
            <w:r w:rsidRPr="00355EF5">
              <w:rPr>
                <w:color w:val="FFFFFF" w:themeColor="background1"/>
                <w:lang w:val="en-GB"/>
              </w:rPr>
              <w:t>Purpose of data</w:t>
            </w:r>
          </w:p>
        </w:tc>
        <w:tc>
          <w:tcPr>
            <w:tcW w:w="3456" w:type="pct"/>
          </w:tcPr>
          <w:p w14:paraId="3F53B9E3" w14:textId="2F7C029D" w:rsidR="00266570" w:rsidRPr="00355EF5" w:rsidRDefault="00266570"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Calculation of SDG </w:t>
            </w:r>
            <w:ins w:id="874" w:author="Ying Shian Loh" w:date="2023-11-01T12:24:00Z">
              <w:r w:rsidR="005B3FAB">
                <w:rPr>
                  <w:lang w:val="en-GB"/>
                </w:rPr>
                <w:t>11</w:t>
              </w:r>
            </w:ins>
            <w:del w:id="875" w:author="Ying Shian Loh" w:date="2023-11-01T12:24:00Z">
              <w:r w:rsidDel="005B3FAB">
                <w:rPr>
                  <w:lang w:val="en-GB"/>
                </w:rPr>
                <w:delText>3</w:delText>
              </w:r>
            </w:del>
            <w:r>
              <w:rPr>
                <w:lang w:val="en-GB"/>
              </w:rPr>
              <w:t>’s Baseline</w:t>
            </w:r>
          </w:p>
        </w:tc>
      </w:tr>
      <w:tr w:rsidR="00266570" w:rsidRPr="00355EF5" w14:paraId="1D00A059"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44" w:type="pct"/>
          </w:tcPr>
          <w:p w14:paraId="7DDA9AB9" w14:textId="77777777" w:rsidR="00266570" w:rsidRPr="00355EF5" w:rsidRDefault="00266570" w:rsidP="005336A6">
            <w:pPr>
              <w:spacing w:after="200" w:line="276" w:lineRule="auto"/>
              <w:contextualSpacing w:val="0"/>
              <w:rPr>
                <w:color w:val="FFFFFF" w:themeColor="background1"/>
                <w:lang w:val="en-GB"/>
              </w:rPr>
            </w:pPr>
            <w:r w:rsidRPr="00355EF5">
              <w:rPr>
                <w:color w:val="FFFFFF" w:themeColor="background1"/>
                <w:lang w:val="en-GB"/>
              </w:rPr>
              <w:t>Additional comment</w:t>
            </w:r>
          </w:p>
        </w:tc>
        <w:tc>
          <w:tcPr>
            <w:tcW w:w="3456" w:type="pct"/>
          </w:tcPr>
          <w:p w14:paraId="466EA018" w14:textId="77777777" w:rsidR="00266570" w:rsidRPr="00355EF5" w:rsidRDefault="00266570"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N/A</w:t>
            </w:r>
          </w:p>
        </w:tc>
      </w:tr>
    </w:tbl>
    <w:p w14:paraId="3505B44E" w14:textId="77777777" w:rsidR="006E3CFB" w:rsidRPr="00A10B8A" w:rsidRDefault="006E3CFB" w:rsidP="00885D25">
      <w:pPr>
        <w:spacing w:line="276" w:lineRule="auto"/>
        <w:contextualSpacing w:val="0"/>
        <w:rPr>
          <w:b/>
          <w:bCs/>
        </w:rPr>
      </w:pPr>
    </w:p>
    <w:p w14:paraId="589BB5C4" w14:textId="10AB76B8" w:rsidR="003A6007" w:rsidRDefault="00B46B23" w:rsidP="00B46B23">
      <w:r>
        <w:t xml:space="preserve">B.6.3 </w:t>
      </w:r>
      <w:r w:rsidR="003A6007">
        <w:t xml:space="preserve">Ex ante estimation of SDG Impact </w:t>
      </w:r>
    </w:p>
    <w:p w14:paraId="6898F984" w14:textId="77777777" w:rsidR="003A6007" w:rsidRDefault="003A6007" w:rsidP="003A6007">
      <w:pPr>
        <w:spacing w:line="276" w:lineRule="auto"/>
        <w:contextualSpacing w:val="0"/>
      </w:pPr>
      <w:r>
        <w:t>&gt;&gt;</w:t>
      </w:r>
    </w:p>
    <w:p w14:paraId="3A8E9B8F" w14:textId="77777777" w:rsidR="00A30B04" w:rsidRDefault="00A30B04" w:rsidP="00A30B04">
      <w:pPr>
        <w:spacing w:line="276" w:lineRule="auto"/>
        <w:contextualSpacing w:val="0"/>
      </w:pPr>
      <w:r>
        <w:t>Table 19: Parameters for ex ante estimation of SDGs impact.</w:t>
      </w:r>
    </w:p>
    <w:tbl>
      <w:tblPr>
        <w:tblW w:w="10627" w:type="dxa"/>
        <w:jc w:val="center"/>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00" w:firstRow="0" w:lastRow="0" w:firstColumn="0" w:lastColumn="0" w:noHBand="0" w:noVBand="1"/>
      </w:tblPr>
      <w:tblGrid>
        <w:gridCol w:w="710"/>
        <w:gridCol w:w="2254"/>
        <w:gridCol w:w="2970"/>
        <w:gridCol w:w="2562"/>
        <w:gridCol w:w="2131"/>
      </w:tblGrid>
      <w:tr w:rsidR="00A30B04" w14:paraId="47C88ABB" w14:textId="77777777" w:rsidTr="005336A6">
        <w:trPr>
          <w:cantSplit/>
          <w:jc w:val="center"/>
        </w:trPr>
        <w:tc>
          <w:tcPr>
            <w:tcW w:w="711" w:type="dxa"/>
          </w:tcPr>
          <w:p w14:paraId="0BF28482" w14:textId="77777777" w:rsidR="00A30B04" w:rsidRDefault="00A30B04" w:rsidP="005336A6">
            <w:pPr>
              <w:rPr>
                <w:b/>
              </w:rPr>
            </w:pPr>
            <w:r>
              <w:rPr>
                <w:b/>
              </w:rPr>
              <w:t>S/N</w:t>
            </w:r>
          </w:p>
        </w:tc>
        <w:tc>
          <w:tcPr>
            <w:tcW w:w="2255" w:type="dxa"/>
          </w:tcPr>
          <w:p w14:paraId="71D2349C" w14:textId="77777777" w:rsidR="00A30B04" w:rsidRDefault="00A30B04" w:rsidP="005336A6">
            <w:pPr>
              <w:rPr>
                <w:b/>
              </w:rPr>
            </w:pPr>
            <w:r>
              <w:rPr>
                <w:b/>
              </w:rPr>
              <w:t>Sustainable Development Goal (SDG)</w:t>
            </w:r>
          </w:p>
        </w:tc>
        <w:tc>
          <w:tcPr>
            <w:tcW w:w="2971" w:type="dxa"/>
          </w:tcPr>
          <w:p w14:paraId="28392628" w14:textId="77777777" w:rsidR="00A30B04" w:rsidRDefault="00A30B04" w:rsidP="005336A6">
            <w:pPr>
              <w:rPr>
                <w:b/>
              </w:rPr>
            </w:pPr>
            <w:r>
              <w:rPr>
                <w:b/>
              </w:rPr>
              <w:t>Implementation Method</w:t>
            </w:r>
          </w:p>
        </w:tc>
        <w:tc>
          <w:tcPr>
            <w:tcW w:w="2558" w:type="dxa"/>
          </w:tcPr>
          <w:p w14:paraId="33798C25" w14:textId="77777777" w:rsidR="00A30B04" w:rsidRDefault="00A30B04" w:rsidP="005336A6">
            <w:pPr>
              <w:rPr>
                <w:b/>
              </w:rPr>
            </w:pPr>
            <w:r>
              <w:rPr>
                <w:b/>
              </w:rPr>
              <w:t>Ex-Ante Parameters</w:t>
            </w:r>
          </w:p>
        </w:tc>
        <w:tc>
          <w:tcPr>
            <w:tcW w:w="2132" w:type="dxa"/>
          </w:tcPr>
          <w:p w14:paraId="59024972" w14:textId="77777777" w:rsidR="00A30B04" w:rsidRDefault="00A30B04" w:rsidP="005336A6">
            <w:pPr>
              <w:rPr>
                <w:b/>
              </w:rPr>
            </w:pPr>
            <w:r>
              <w:rPr>
                <w:b/>
              </w:rPr>
              <w:t>Justification and Quantitative Indicator</w:t>
            </w:r>
          </w:p>
        </w:tc>
      </w:tr>
      <w:tr w:rsidR="00A30B04" w14:paraId="5AB01F13" w14:textId="77777777" w:rsidTr="005336A6">
        <w:trPr>
          <w:cantSplit/>
          <w:jc w:val="center"/>
        </w:trPr>
        <w:tc>
          <w:tcPr>
            <w:tcW w:w="711" w:type="dxa"/>
          </w:tcPr>
          <w:p w14:paraId="737F0C7C" w14:textId="77777777" w:rsidR="00A30B04" w:rsidRDefault="00A30B04" w:rsidP="005336A6">
            <w:pPr>
              <w:jc w:val="center"/>
            </w:pPr>
            <w:r>
              <w:t>1</w:t>
            </w:r>
          </w:p>
        </w:tc>
        <w:tc>
          <w:tcPr>
            <w:tcW w:w="2255" w:type="dxa"/>
          </w:tcPr>
          <w:p w14:paraId="6C0EE81B" w14:textId="37D28136" w:rsidR="00A30B04" w:rsidRDefault="00A30B04" w:rsidP="005336A6">
            <w:r>
              <w:t xml:space="preserve">SDG </w:t>
            </w:r>
            <w:ins w:id="876" w:author="Ying Shian Loh" w:date="2023-11-01T12:25:00Z">
              <w:r w:rsidR="005B3FAB">
                <w:t>11</w:t>
              </w:r>
            </w:ins>
            <w:del w:id="877" w:author="Ying Shian Loh" w:date="2023-11-01T12:25:00Z">
              <w:r w:rsidDel="005B3FAB">
                <w:delText>3</w:delText>
              </w:r>
            </w:del>
            <w:r>
              <w:t xml:space="preserve"> – </w:t>
            </w:r>
            <w:del w:id="878" w:author="Ying Shian Loh" w:date="2023-11-01T12:25:00Z">
              <w:r w:rsidDel="005B3FAB">
                <w:delText>Good Health and Well Being</w:delText>
              </w:r>
            </w:del>
            <w:ins w:id="879" w:author="Ying Shian Loh" w:date="2023-11-01T12:25:00Z">
              <w:r w:rsidR="005B3FAB">
                <w:t>Sustainable Cities and Communities</w:t>
              </w:r>
            </w:ins>
          </w:p>
        </w:tc>
        <w:tc>
          <w:tcPr>
            <w:tcW w:w="2971" w:type="dxa"/>
          </w:tcPr>
          <w:p w14:paraId="12EB45C7" w14:textId="77777777" w:rsidR="00A30B04" w:rsidRDefault="00A30B04" w:rsidP="005336A6">
            <w:pPr>
              <w:jc w:val="both"/>
            </w:pPr>
            <w:r>
              <w:t xml:space="preserve">The project activity will reduce the amount of air pollution (Particulate Matter) being released into the atmosphere/working environment. </w:t>
            </w:r>
          </w:p>
          <w:p w14:paraId="66E0A168" w14:textId="77777777" w:rsidR="00A30B04" w:rsidRDefault="00A30B04" w:rsidP="005336A6">
            <w:pPr>
              <w:jc w:val="both"/>
            </w:pPr>
          </w:p>
          <w:p w14:paraId="529D02E0" w14:textId="77777777" w:rsidR="00A30B04" w:rsidRDefault="00A30B04" w:rsidP="005336A6">
            <w:pPr>
              <w:jc w:val="both"/>
            </w:pPr>
            <w:r>
              <w:t>This will be quantified by the reduction in PM levels that is released into the atmosphere from the chimney furnace. This will be the difference between PM levels in the baseline (PM</w:t>
            </w:r>
            <w:r>
              <w:rPr>
                <w:vertAlign w:val="subscript"/>
              </w:rPr>
              <w:t>baseline</w:t>
            </w:r>
            <w:r>
              <w:t>) and in project scenario (PM</w:t>
            </w:r>
            <w:r>
              <w:rPr>
                <w:vertAlign w:val="subscript"/>
              </w:rPr>
              <w:t>project</w:t>
            </w:r>
            <w:r>
              <w:t>)</w:t>
            </w:r>
          </w:p>
        </w:tc>
        <w:tc>
          <w:tcPr>
            <w:tcW w:w="2558" w:type="dxa"/>
          </w:tcPr>
          <w:p w14:paraId="6C841B05" w14:textId="77777777" w:rsidR="00A30B04" w:rsidRPr="0043518E" w:rsidRDefault="00A30B04" w:rsidP="005336A6">
            <w:pPr>
              <w:jc w:val="both"/>
            </w:pPr>
            <w:r>
              <w:t>PPM</w:t>
            </w:r>
            <w:r>
              <w:rPr>
                <w:vertAlign w:val="subscript"/>
              </w:rPr>
              <w:t>BL</w:t>
            </w:r>
          </w:p>
        </w:tc>
        <w:tc>
          <w:tcPr>
            <w:tcW w:w="2132" w:type="dxa"/>
          </w:tcPr>
          <w:p w14:paraId="230D923E" w14:textId="77777777" w:rsidR="00A30B04" w:rsidRDefault="00A30B04" w:rsidP="005336A6">
            <w:pPr>
              <w:jc w:val="both"/>
            </w:pPr>
            <w:r>
              <w:t xml:space="preserve">The quantitative indicator is taken as the mandated levels of total PM for Secondary Aluminium, as per Malaysia’s Environmental Quality Act, document: Environmental Quality (Clean Air) Regulations 2014. </w:t>
            </w:r>
          </w:p>
        </w:tc>
      </w:tr>
      <w:tr w:rsidR="00A30B04" w14:paraId="4A7AFFF8" w14:textId="77777777" w:rsidTr="005336A6">
        <w:trPr>
          <w:cantSplit/>
          <w:trHeight w:val="334"/>
          <w:jc w:val="center"/>
        </w:trPr>
        <w:tc>
          <w:tcPr>
            <w:tcW w:w="711" w:type="dxa"/>
          </w:tcPr>
          <w:p w14:paraId="31A511D7" w14:textId="77777777" w:rsidR="00A30B04" w:rsidRDefault="00A30B04" w:rsidP="005336A6">
            <w:pPr>
              <w:jc w:val="center"/>
            </w:pPr>
            <w:r>
              <w:t>2</w:t>
            </w:r>
          </w:p>
        </w:tc>
        <w:tc>
          <w:tcPr>
            <w:tcW w:w="2255" w:type="dxa"/>
          </w:tcPr>
          <w:p w14:paraId="24AA3B33" w14:textId="77777777" w:rsidR="00A30B04" w:rsidRDefault="00A30B04" w:rsidP="005336A6">
            <w:r>
              <w:t>SDG 8: Decent Work and Economic Growth</w:t>
            </w:r>
          </w:p>
        </w:tc>
        <w:tc>
          <w:tcPr>
            <w:tcW w:w="2971" w:type="dxa"/>
          </w:tcPr>
          <w:p w14:paraId="31ADE20E" w14:textId="77777777" w:rsidR="00A30B04" w:rsidRDefault="00A30B04" w:rsidP="005336A6">
            <w:pPr>
              <w:jc w:val="both"/>
            </w:pPr>
            <w:r>
              <w:t>Number of males and females employed by the project will be reported for each monitoring period based on keeping book and be cross checked by the labor contracts and training records of employees. For ex ante estimation, 18 jobs are created including 9 males and 9 females.</w:t>
            </w:r>
          </w:p>
        </w:tc>
        <w:tc>
          <w:tcPr>
            <w:tcW w:w="2563" w:type="dxa"/>
          </w:tcPr>
          <w:p w14:paraId="76C5F458" w14:textId="77777777" w:rsidR="00A30B04" w:rsidRPr="0043518E" w:rsidRDefault="00A30B04" w:rsidP="005336A6">
            <w:pPr>
              <w:jc w:val="both"/>
              <w:rPr>
                <w:vertAlign w:val="subscript"/>
              </w:rPr>
            </w:pPr>
            <w:r>
              <w:t>Job</w:t>
            </w:r>
            <w:r>
              <w:rPr>
                <w:vertAlign w:val="subscript"/>
              </w:rPr>
              <w:t>BL</w:t>
            </w:r>
          </w:p>
        </w:tc>
        <w:tc>
          <w:tcPr>
            <w:tcW w:w="2127" w:type="dxa"/>
          </w:tcPr>
          <w:p w14:paraId="233BDC31" w14:textId="77777777" w:rsidR="00A30B04" w:rsidRDefault="00A30B04" w:rsidP="005336A6">
            <w:pPr>
              <w:jc w:val="both"/>
            </w:pPr>
            <w:r>
              <w:t>The actual average monthly salary will be determined by the record keeping book and cross checked by the salary slips.</w:t>
            </w:r>
          </w:p>
        </w:tc>
      </w:tr>
      <w:tr w:rsidR="00A30B04" w14:paraId="1D9E8A10" w14:textId="77777777" w:rsidTr="005336A6">
        <w:trPr>
          <w:cantSplit/>
          <w:jc w:val="center"/>
        </w:trPr>
        <w:tc>
          <w:tcPr>
            <w:tcW w:w="711" w:type="dxa"/>
          </w:tcPr>
          <w:p w14:paraId="6BBAA176" w14:textId="77777777" w:rsidR="00A30B04" w:rsidRDefault="00A30B04" w:rsidP="005336A6">
            <w:pPr>
              <w:jc w:val="center"/>
            </w:pPr>
            <w:r>
              <w:t>3</w:t>
            </w:r>
          </w:p>
        </w:tc>
        <w:tc>
          <w:tcPr>
            <w:tcW w:w="2255" w:type="dxa"/>
          </w:tcPr>
          <w:p w14:paraId="71D119EF" w14:textId="77777777" w:rsidR="00A30B04" w:rsidRDefault="00A30B04" w:rsidP="005336A6">
            <w:r>
              <w:t>SDG 13 – Climate Action</w:t>
            </w:r>
          </w:p>
        </w:tc>
        <w:tc>
          <w:tcPr>
            <w:tcW w:w="2971" w:type="dxa"/>
          </w:tcPr>
          <w:p w14:paraId="7DDCDF94" w14:textId="77777777" w:rsidR="00A30B04" w:rsidRDefault="00A30B04" w:rsidP="005336A6">
            <w:pPr>
              <w:jc w:val="both"/>
            </w:pPr>
            <w:r>
              <w:t>The implementation of the project activity contributes to SDG 13, by ensuring that there is sustainable management and efficient use of natural resources. This can be quantified and measured by the volume amount of HFO that is being avoided from being used in the furnace of the facility each year. This HFO fuel is replaced with NERADO oil.</w:t>
            </w:r>
          </w:p>
        </w:tc>
        <w:tc>
          <w:tcPr>
            <w:tcW w:w="2558" w:type="dxa"/>
          </w:tcPr>
          <w:p w14:paraId="1D7A376A" w14:textId="77777777" w:rsidR="00A30B04" w:rsidRPr="008C1ABC" w:rsidRDefault="00A30B04" w:rsidP="005336A6">
            <w:pPr>
              <w:jc w:val="both"/>
            </w:pPr>
            <w:r>
              <w:t>NVC</w:t>
            </w:r>
            <w:r>
              <w:rPr>
                <w:vertAlign w:val="subscript"/>
              </w:rPr>
              <w:t>FF,I</w:t>
            </w:r>
            <w:r>
              <w:t>, EF</w:t>
            </w:r>
            <w:r>
              <w:rPr>
                <w:vertAlign w:val="subscript"/>
              </w:rPr>
              <w:t>CO2,FF,I</w:t>
            </w:r>
            <w:r>
              <w:t>, EF</w:t>
            </w:r>
            <w:r w:rsidRPr="008C1ABC">
              <w:rPr>
                <w:vertAlign w:val="subscript"/>
              </w:rPr>
              <w:t>EL</w:t>
            </w:r>
            <w:r>
              <w:rPr>
                <w:vertAlign w:val="subscript"/>
              </w:rPr>
              <w:t>,j,y</w:t>
            </w:r>
            <w:r>
              <w:t>, TDL</w:t>
            </w:r>
            <w:r>
              <w:rPr>
                <w:vertAlign w:val="subscript"/>
              </w:rPr>
              <w:t>j,y</w:t>
            </w:r>
          </w:p>
        </w:tc>
        <w:tc>
          <w:tcPr>
            <w:tcW w:w="2132" w:type="dxa"/>
          </w:tcPr>
          <w:p w14:paraId="74ACA0B7" w14:textId="77777777" w:rsidR="00A30B04" w:rsidRDefault="00A30B04" w:rsidP="005336A6">
            <w:pPr>
              <w:jc w:val="both"/>
            </w:pPr>
            <w:r>
              <w:t>The calculation and justification of this indicator will be elaborated on in the section below.</w:t>
            </w:r>
          </w:p>
        </w:tc>
      </w:tr>
    </w:tbl>
    <w:p w14:paraId="27A29B82" w14:textId="77777777" w:rsidR="00083D30" w:rsidRDefault="00083D30" w:rsidP="003A6007">
      <w:pPr>
        <w:spacing w:line="276" w:lineRule="auto"/>
        <w:contextualSpacing w:val="0"/>
      </w:pPr>
    </w:p>
    <w:p w14:paraId="4F9DE8C9" w14:textId="77777777" w:rsidR="00AD00BC" w:rsidRDefault="00AD00BC" w:rsidP="003A6007">
      <w:pPr>
        <w:spacing w:line="276" w:lineRule="auto"/>
        <w:contextualSpacing w:val="0"/>
      </w:pPr>
    </w:p>
    <w:p w14:paraId="075DA25D" w14:textId="77777777" w:rsidR="00AD00BC" w:rsidRDefault="00AD00BC" w:rsidP="003A6007">
      <w:pPr>
        <w:spacing w:line="276" w:lineRule="auto"/>
        <w:contextualSpacing w:val="0"/>
      </w:pPr>
    </w:p>
    <w:p w14:paraId="320B22DF" w14:textId="77777777" w:rsidR="00AD00BC" w:rsidRDefault="00AD00BC" w:rsidP="003A6007">
      <w:pPr>
        <w:spacing w:line="276" w:lineRule="auto"/>
        <w:contextualSpacing w:val="0"/>
      </w:pPr>
    </w:p>
    <w:p w14:paraId="52B30DF0" w14:textId="77777777" w:rsidR="00AD00BC" w:rsidRDefault="00AD00BC" w:rsidP="003A6007">
      <w:pPr>
        <w:spacing w:line="276" w:lineRule="auto"/>
        <w:contextualSpacing w:val="0"/>
      </w:pPr>
    </w:p>
    <w:p w14:paraId="053F98A1" w14:textId="77777777" w:rsidR="00AD00BC" w:rsidRDefault="00AD00BC" w:rsidP="003A6007">
      <w:pPr>
        <w:spacing w:line="276" w:lineRule="auto"/>
        <w:contextualSpacing w:val="0"/>
      </w:pPr>
    </w:p>
    <w:p w14:paraId="3802B961" w14:textId="386D7D09" w:rsidR="003A6007" w:rsidRPr="00FB0307" w:rsidRDefault="00B46B23" w:rsidP="00B46B23">
      <w:pPr>
        <w:rPr>
          <w:szCs w:val="22"/>
        </w:rPr>
      </w:pPr>
      <w:r w:rsidRPr="00FB0307">
        <w:rPr>
          <w:szCs w:val="22"/>
        </w:rPr>
        <w:t xml:space="preserve">B.6.4 </w:t>
      </w:r>
      <w:r w:rsidR="003A6007" w:rsidRPr="00FB0307">
        <w:rPr>
          <w:szCs w:val="22"/>
        </w:rPr>
        <w:t xml:space="preserve">Summary of ex ante estimates of each SDG </w:t>
      </w:r>
      <w:r w:rsidR="00A135E3" w:rsidRPr="00FB0307">
        <w:rPr>
          <w:szCs w:val="22"/>
        </w:rPr>
        <w:t>Impact</w:t>
      </w:r>
    </w:p>
    <w:p w14:paraId="01A31C6B" w14:textId="59B264B3" w:rsidR="00994BA3" w:rsidRPr="00FB0307" w:rsidRDefault="00994BA3" w:rsidP="00994BA3">
      <w:pPr>
        <w:rPr>
          <w:b/>
          <w:szCs w:val="22"/>
        </w:rPr>
      </w:pPr>
      <w:r w:rsidRPr="00FB0307">
        <w:rPr>
          <w:b/>
          <w:szCs w:val="22"/>
        </w:rPr>
        <w:t xml:space="preserve">Table 20: SDG </w:t>
      </w:r>
      <w:ins w:id="880" w:author="Ying Shian Loh" w:date="2023-11-01T12:25:00Z">
        <w:r w:rsidR="005B3FAB" w:rsidRPr="00FB0307">
          <w:rPr>
            <w:b/>
            <w:szCs w:val="22"/>
          </w:rPr>
          <w:t>11</w:t>
        </w:r>
      </w:ins>
      <w:r w:rsidRPr="00FB0307">
        <w:rPr>
          <w:b/>
          <w:szCs w:val="22"/>
        </w:rPr>
        <w:t xml:space="preserve"> – </w:t>
      </w:r>
      <w:ins w:id="881" w:author="Ying Shian Loh" w:date="2023-11-01T12:25:00Z">
        <w:r w:rsidR="005B3FAB" w:rsidRPr="00FB0307">
          <w:rPr>
            <w:b/>
            <w:szCs w:val="22"/>
          </w:rPr>
          <w:t>Sustainable Cities and Communities</w:t>
        </w:r>
      </w:ins>
    </w:p>
    <w:tbl>
      <w:tblPr>
        <w:tblStyle w:val="GridTable4-Accent1"/>
        <w:tblW w:w="9493" w:type="dxa"/>
        <w:tblCellMar>
          <w:top w:w="28" w:type="dxa"/>
        </w:tblCellMar>
        <w:tblLook w:val="0660" w:firstRow="1" w:lastRow="1" w:firstColumn="0" w:lastColumn="0" w:noHBand="1" w:noVBand="1"/>
      </w:tblPr>
      <w:tblGrid>
        <w:gridCol w:w="2764"/>
        <w:gridCol w:w="2193"/>
        <w:gridCol w:w="1984"/>
        <w:gridCol w:w="2552"/>
      </w:tblGrid>
      <w:tr w:rsidR="00994BA3" w:rsidRPr="00FB0307" w14:paraId="339C348A" w14:textId="77777777" w:rsidTr="005336A6">
        <w:trPr>
          <w:cnfStyle w:val="100000000000" w:firstRow="1" w:lastRow="0" w:firstColumn="0" w:lastColumn="0" w:oddVBand="0" w:evenVBand="0" w:oddHBand="0" w:evenHBand="0" w:firstRowFirstColumn="0" w:firstRowLastColumn="0" w:lastRowFirstColumn="0" w:lastRowLastColumn="0"/>
        </w:trPr>
        <w:tc>
          <w:tcPr>
            <w:tcW w:w="1456" w:type="pct"/>
            <w:tcBorders>
              <w:bottom w:val="single" w:sz="4" w:space="0" w:color="DCDCDC"/>
            </w:tcBorders>
            <w:vAlign w:val="center"/>
          </w:tcPr>
          <w:p w14:paraId="6985F143" w14:textId="77777777" w:rsidR="00994BA3" w:rsidRPr="00FB0307" w:rsidRDefault="00994BA3" w:rsidP="005336A6">
            <w:pPr>
              <w:spacing w:after="200" w:line="240" w:lineRule="auto"/>
              <w:rPr>
                <w:color w:val="FFFFFF" w:themeColor="background1"/>
                <w:szCs w:val="22"/>
                <w:lang w:val="en-GB"/>
              </w:rPr>
            </w:pPr>
            <w:r w:rsidRPr="00FB0307">
              <w:rPr>
                <w:color w:val="FFFFFF" w:themeColor="background1"/>
                <w:szCs w:val="22"/>
                <w:lang w:val="en-GB"/>
              </w:rPr>
              <w:t>Year</w:t>
            </w:r>
          </w:p>
        </w:tc>
        <w:tc>
          <w:tcPr>
            <w:tcW w:w="1155" w:type="pct"/>
            <w:tcBorders>
              <w:bottom w:val="single" w:sz="4" w:space="0" w:color="DCDCDC"/>
            </w:tcBorders>
            <w:vAlign w:val="center"/>
          </w:tcPr>
          <w:p w14:paraId="5285809D" w14:textId="77777777" w:rsidR="00994BA3" w:rsidRPr="00FB0307" w:rsidRDefault="00994BA3" w:rsidP="005336A6">
            <w:pPr>
              <w:spacing w:after="200" w:line="240" w:lineRule="auto"/>
              <w:rPr>
                <w:color w:val="FFFFFF" w:themeColor="background1"/>
                <w:szCs w:val="22"/>
                <w:lang w:val="en-GB"/>
              </w:rPr>
            </w:pPr>
            <w:r w:rsidRPr="00FB0307">
              <w:rPr>
                <w:color w:val="FFFFFF" w:themeColor="background1"/>
                <w:szCs w:val="22"/>
                <w:lang w:val="en-GB"/>
              </w:rPr>
              <w:t>Baseline estimate</w:t>
            </w:r>
          </w:p>
        </w:tc>
        <w:tc>
          <w:tcPr>
            <w:tcW w:w="1045" w:type="pct"/>
            <w:tcBorders>
              <w:bottom w:val="single" w:sz="4" w:space="0" w:color="DCDCDC"/>
            </w:tcBorders>
            <w:vAlign w:val="center"/>
          </w:tcPr>
          <w:p w14:paraId="66A3F434" w14:textId="77777777" w:rsidR="00994BA3" w:rsidRPr="00FB0307" w:rsidRDefault="00994BA3" w:rsidP="005336A6">
            <w:pPr>
              <w:spacing w:after="200" w:line="240" w:lineRule="auto"/>
              <w:rPr>
                <w:color w:val="FFFFFF" w:themeColor="background1"/>
                <w:szCs w:val="22"/>
                <w:lang w:val="en-GB"/>
              </w:rPr>
            </w:pPr>
            <w:r w:rsidRPr="00FB0307">
              <w:rPr>
                <w:color w:val="FFFFFF" w:themeColor="background1"/>
                <w:szCs w:val="22"/>
                <w:lang w:val="en-GB"/>
              </w:rPr>
              <w:t>Project estimate</w:t>
            </w:r>
          </w:p>
        </w:tc>
        <w:tc>
          <w:tcPr>
            <w:tcW w:w="1344" w:type="pct"/>
            <w:tcBorders>
              <w:bottom w:val="single" w:sz="4" w:space="0" w:color="DCDCDC"/>
            </w:tcBorders>
            <w:vAlign w:val="center"/>
          </w:tcPr>
          <w:p w14:paraId="3ADC61AE" w14:textId="77777777" w:rsidR="00994BA3" w:rsidRPr="00FB0307" w:rsidRDefault="00994BA3" w:rsidP="005336A6">
            <w:pPr>
              <w:spacing w:after="200" w:line="240" w:lineRule="auto"/>
              <w:rPr>
                <w:color w:val="FFFFFF" w:themeColor="background1"/>
                <w:szCs w:val="22"/>
                <w:lang w:val="en-GB"/>
              </w:rPr>
            </w:pPr>
            <w:r w:rsidRPr="00FB0307">
              <w:rPr>
                <w:color w:val="FFFFFF" w:themeColor="background1"/>
                <w:szCs w:val="22"/>
                <w:lang w:val="en-GB"/>
              </w:rPr>
              <w:t>Net benefit</w:t>
            </w:r>
          </w:p>
        </w:tc>
      </w:tr>
      <w:tr w:rsidR="00994BA3" w:rsidRPr="00FB0307" w14:paraId="4D930604" w14:textId="77777777" w:rsidTr="005336A6">
        <w:tc>
          <w:tcPr>
            <w:tcW w:w="1456" w:type="pct"/>
            <w:tcBorders>
              <w:top w:val="single" w:sz="4" w:space="0" w:color="DCDCDC"/>
              <w:left w:val="single" w:sz="4" w:space="0" w:color="DCDCDC"/>
              <w:bottom w:val="single" w:sz="4" w:space="0" w:color="DCDCDC"/>
              <w:right w:val="single" w:sz="4" w:space="0" w:color="DCDCDC"/>
            </w:tcBorders>
            <w:vAlign w:val="center"/>
          </w:tcPr>
          <w:p w14:paraId="0A98744B" w14:textId="77777777" w:rsidR="00994BA3" w:rsidRPr="00FB0307" w:rsidRDefault="00994BA3" w:rsidP="005336A6">
            <w:pPr>
              <w:spacing w:after="200" w:line="240" w:lineRule="auto"/>
              <w:rPr>
                <w:szCs w:val="22"/>
                <w:lang w:val="en-GB"/>
              </w:rPr>
            </w:pPr>
            <w:r w:rsidRPr="00FB0307">
              <w:rPr>
                <w:szCs w:val="22"/>
                <w:lang w:val="en-GB"/>
              </w:rPr>
              <w:t>Year 1</w:t>
            </w:r>
          </w:p>
        </w:tc>
        <w:tc>
          <w:tcPr>
            <w:tcW w:w="1155" w:type="pct"/>
            <w:tcBorders>
              <w:top w:val="single" w:sz="4" w:space="0" w:color="DCDCDC"/>
              <w:left w:val="single" w:sz="4" w:space="0" w:color="DCDCDC"/>
              <w:bottom w:val="single" w:sz="4" w:space="0" w:color="DCDCDC"/>
              <w:right w:val="single" w:sz="4" w:space="0" w:color="DCDCDC"/>
            </w:tcBorders>
            <w:vAlign w:val="center"/>
          </w:tcPr>
          <w:p w14:paraId="15B212C7" w14:textId="77777777" w:rsidR="00994BA3" w:rsidRPr="00FB0307" w:rsidRDefault="00994BA3" w:rsidP="005336A6">
            <w:pPr>
              <w:spacing w:after="200"/>
              <w:jc w:val="center"/>
              <w:rPr>
                <w:szCs w:val="22"/>
                <w:lang w:val="en-GB"/>
              </w:rPr>
            </w:pPr>
            <w:r w:rsidRPr="00FB0307">
              <w:rPr>
                <w:szCs w:val="22"/>
                <w:lang w:val="en-GB"/>
              </w:rPr>
              <w:t>10</w:t>
            </w:r>
          </w:p>
        </w:tc>
        <w:tc>
          <w:tcPr>
            <w:tcW w:w="1045" w:type="pct"/>
            <w:tcBorders>
              <w:top w:val="single" w:sz="4" w:space="0" w:color="DCDCDC"/>
              <w:left w:val="single" w:sz="4" w:space="0" w:color="DCDCDC"/>
              <w:bottom w:val="single" w:sz="4" w:space="0" w:color="DCDCDC"/>
              <w:right w:val="single" w:sz="4" w:space="0" w:color="DCDCDC"/>
            </w:tcBorders>
            <w:vAlign w:val="center"/>
          </w:tcPr>
          <w:p w14:paraId="6B87123D" w14:textId="77777777" w:rsidR="00994BA3" w:rsidRPr="00FB0307" w:rsidRDefault="00994BA3" w:rsidP="005336A6">
            <w:pPr>
              <w:spacing w:after="200"/>
              <w:jc w:val="center"/>
              <w:rPr>
                <w:szCs w:val="22"/>
                <w:lang w:val="en-GB"/>
              </w:rPr>
            </w:pPr>
            <w:r w:rsidRPr="00FB0307">
              <w:rPr>
                <w:szCs w:val="22"/>
                <w:lang w:val="en-GB"/>
              </w:rPr>
              <w:t>6.5</w:t>
            </w:r>
          </w:p>
        </w:tc>
        <w:tc>
          <w:tcPr>
            <w:tcW w:w="1344" w:type="pct"/>
            <w:tcBorders>
              <w:top w:val="single" w:sz="4" w:space="0" w:color="DCDCDC"/>
              <w:left w:val="single" w:sz="4" w:space="0" w:color="DCDCDC"/>
              <w:bottom w:val="single" w:sz="4" w:space="0" w:color="DCDCDC"/>
              <w:right w:val="single" w:sz="4" w:space="0" w:color="DCDCDC"/>
            </w:tcBorders>
            <w:vAlign w:val="center"/>
          </w:tcPr>
          <w:p w14:paraId="37D3A5F9" w14:textId="77777777" w:rsidR="00994BA3" w:rsidRPr="00FB0307" w:rsidRDefault="00994BA3" w:rsidP="005336A6">
            <w:pPr>
              <w:spacing w:after="200"/>
              <w:jc w:val="center"/>
              <w:rPr>
                <w:szCs w:val="22"/>
                <w:lang w:val="en-GB"/>
              </w:rPr>
            </w:pPr>
            <w:r w:rsidRPr="00FB0307">
              <w:rPr>
                <w:szCs w:val="22"/>
                <w:lang w:val="en-GB"/>
              </w:rPr>
              <w:t>3.5</w:t>
            </w:r>
          </w:p>
        </w:tc>
      </w:tr>
      <w:tr w:rsidR="00994BA3" w:rsidRPr="00FB0307" w14:paraId="3ECDD0EF" w14:textId="77777777" w:rsidTr="005336A6">
        <w:tc>
          <w:tcPr>
            <w:tcW w:w="1456" w:type="pct"/>
            <w:tcBorders>
              <w:top w:val="single" w:sz="4" w:space="0" w:color="DCDCDC"/>
              <w:left w:val="single" w:sz="4" w:space="0" w:color="DCDCDC"/>
              <w:bottom w:val="single" w:sz="4" w:space="0" w:color="DCDCDC"/>
              <w:right w:val="single" w:sz="4" w:space="0" w:color="DCDCDC"/>
            </w:tcBorders>
            <w:vAlign w:val="center"/>
          </w:tcPr>
          <w:p w14:paraId="1C5AA903" w14:textId="77777777" w:rsidR="00994BA3" w:rsidRPr="00FB0307" w:rsidRDefault="00994BA3" w:rsidP="005336A6">
            <w:pPr>
              <w:spacing w:after="200" w:line="240" w:lineRule="auto"/>
              <w:rPr>
                <w:szCs w:val="22"/>
                <w:lang w:val="en-GB"/>
              </w:rPr>
            </w:pPr>
            <w:r w:rsidRPr="00FB0307">
              <w:rPr>
                <w:szCs w:val="22"/>
                <w:lang w:val="en-GB"/>
              </w:rPr>
              <w:t>Year 2</w:t>
            </w:r>
          </w:p>
        </w:tc>
        <w:tc>
          <w:tcPr>
            <w:tcW w:w="1155" w:type="pct"/>
            <w:tcBorders>
              <w:top w:val="single" w:sz="4" w:space="0" w:color="DCDCDC"/>
              <w:left w:val="single" w:sz="4" w:space="0" w:color="DCDCDC"/>
              <w:bottom w:val="single" w:sz="4" w:space="0" w:color="DCDCDC"/>
              <w:right w:val="single" w:sz="4" w:space="0" w:color="DCDCDC"/>
            </w:tcBorders>
          </w:tcPr>
          <w:p w14:paraId="5D129E99" w14:textId="77777777" w:rsidR="00994BA3" w:rsidRPr="00FB0307" w:rsidRDefault="00994BA3" w:rsidP="005336A6">
            <w:pPr>
              <w:spacing w:after="200"/>
              <w:jc w:val="center"/>
              <w:rPr>
                <w:szCs w:val="22"/>
                <w:lang w:val="en-GB"/>
              </w:rPr>
            </w:pPr>
            <w:r w:rsidRPr="00FB0307">
              <w:rPr>
                <w:szCs w:val="22"/>
                <w:lang w:val="en-GB"/>
              </w:rPr>
              <w:t>10</w:t>
            </w:r>
          </w:p>
        </w:tc>
        <w:tc>
          <w:tcPr>
            <w:tcW w:w="1045" w:type="pct"/>
            <w:tcBorders>
              <w:top w:val="single" w:sz="4" w:space="0" w:color="DCDCDC"/>
              <w:left w:val="single" w:sz="4" w:space="0" w:color="DCDCDC"/>
              <w:bottom w:val="single" w:sz="4" w:space="0" w:color="DCDCDC"/>
              <w:right w:val="single" w:sz="4" w:space="0" w:color="DCDCDC"/>
            </w:tcBorders>
            <w:vAlign w:val="center"/>
          </w:tcPr>
          <w:p w14:paraId="2E5B2A80" w14:textId="77777777" w:rsidR="00994BA3" w:rsidRPr="00FB0307" w:rsidRDefault="00994BA3" w:rsidP="005336A6">
            <w:pPr>
              <w:spacing w:after="200"/>
              <w:jc w:val="center"/>
              <w:rPr>
                <w:szCs w:val="22"/>
                <w:lang w:val="en-GB"/>
              </w:rPr>
            </w:pPr>
            <w:r w:rsidRPr="00FB0307">
              <w:rPr>
                <w:szCs w:val="22"/>
                <w:lang w:val="en-GB"/>
              </w:rPr>
              <w:t>6.5</w:t>
            </w:r>
          </w:p>
        </w:tc>
        <w:tc>
          <w:tcPr>
            <w:tcW w:w="1344" w:type="pct"/>
            <w:tcBorders>
              <w:top w:val="single" w:sz="4" w:space="0" w:color="DCDCDC"/>
              <w:left w:val="single" w:sz="4" w:space="0" w:color="DCDCDC"/>
              <w:bottom w:val="single" w:sz="4" w:space="0" w:color="DCDCDC"/>
              <w:right w:val="single" w:sz="4" w:space="0" w:color="DCDCDC"/>
            </w:tcBorders>
            <w:vAlign w:val="center"/>
          </w:tcPr>
          <w:p w14:paraId="7A7A3EF2" w14:textId="77777777" w:rsidR="00994BA3" w:rsidRPr="00FB0307" w:rsidRDefault="00994BA3" w:rsidP="005336A6">
            <w:pPr>
              <w:spacing w:after="200"/>
              <w:jc w:val="center"/>
              <w:rPr>
                <w:szCs w:val="22"/>
                <w:lang w:val="en-GB"/>
              </w:rPr>
            </w:pPr>
            <w:r w:rsidRPr="00FB0307">
              <w:rPr>
                <w:szCs w:val="22"/>
                <w:lang w:val="en-GB"/>
              </w:rPr>
              <w:t>3.5</w:t>
            </w:r>
          </w:p>
        </w:tc>
      </w:tr>
      <w:tr w:rsidR="00994BA3" w:rsidRPr="00FB0307" w14:paraId="46DA65C9" w14:textId="77777777" w:rsidTr="005336A6">
        <w:tc>
          <w:tcPr>
            <w:tcW w:w="1456" w:type="pct"/>
            <w:tcBorders>
              <w:top w:val="single" w:sz="4" w:space="0" w:color="DCDCDC"/>
              <w:left w:val="single" w:sz="4" w:space="0" w:color="DCDCDC"/>
              <w:bottom w:val="single" w:sz="4" w:space="0" w:color="DCDCDC"/>
              <w:right w:val="single" w:sz="4" w:space="0" w:color="DCDCDC"/>
            </w:tcBorders>
            <w:vAlign w:val="center"/>
          </w:tcPr>
          <w:p w14:paraId="78D546F3" w14:textId="77777777" w:rsidR="00994BA3" w:rsidRPr="00FB0307" w:rsidRDefault="00994BA3" w:rsidP="005336A6">
            <w:pPr>
              <w:spacing w:after="200" w:line="240" w:lineRule="auto"/>
              <w:rPr>
                <w:szCs w:val="22"/>
                <w:lang w:val="en-GB"/>
              </w:rPr>
            </w:pPr>
            <w:r w:rsidRPr="00FB0307">
              <w:rPr>
                <w:szCs w:val="22"/>
                <w:lang w:val="en-GB"/>
              </w:rPr>
              <w:t>Year 2</w:t>
            </w:r>
          </w:p>
        </w:tc>
        <w:tc>
          <w:tcPr>
            <w:tcW w:w="1155" w:type="pct"/>
            <w:tcBorders>
              <w:top w:val="single" w:sz="4" w:space="0" w:color="DCDCDC"/>
              <w:left w:val="single" w:sz="4" w:space="0" w:color="DCDCDC"/>
              <w:bottom w:val="single" w:sz="4" w:space="0" w:color="DCDCDC"/>
              <w:right w:val="single" w:sz="4" w:space="0" w:color="DCDCDC"/>
            </w:tcBorders>
          </w:tcPr>
          <w:p w14:paraId="290FC839" w14:textId="77777777" w:rsidR="00994BA3" w:rsidRPr="00FB0307" w:rsidRDefault="00994BA3" w:rsidP="005336A6">
            <w:pPr>
              <w:spacing w:after="200"/>
              <w:jc w:val="center"/>
              <w:rPr>
                <w:szCs w:val="22"/>
                <w:lang w:val="en-GB"/>
              </w:rPr>
            </w:pPr>
            <w:r w:rsidRPr="00FB0307">
              <w:rPr>
                <w:szCs w:val="22"/>
                <w:lang w:val="en-GB"/>
              </w:rPr>
              <w:t>10</w:t>
            </w:r>
          </w:p>
        </w:tc>
        <w:tc>
          <w:tcPr>
            <w:tcW w:w="1045" w:type="pct"/>
            <w:tcBorders>
              <w:top w:val="single" w:sz="4" w:space="0" w:color="DCDCDC"/>
              <w:left w:val="single" w:sz="4" w:space="0" w:color="DCDCDC"/>
              <w:bottom w:val="single" w:sz="4" w:space="0" w:color="DCDCDC"/>
              <w:right w:val="single" w:sz="4" w:space="0" w:color="DCDCDC"/>
            </w:tcBorders>
            <w:vAlign w:val="center"/>
          </w:tcPr>
          <w:p w14:paraId="5D80F491" w14:textId="77777777" w:rsidR="00994BA3" w:rsidRPr="00FB0307" w:rsidRDefault="00994BA3" w:rsidP="005336A6">
            <w:pPr>
              <w:spacing w:after="200"/>
              <w:jc w:val="center"/>
              <w:rPr>
                <w:szCs w:val="22"/>
                <w:lang w:val="en-GB"/>
              </w:rPr>
            </w:pPr>
            <w:r w:rsidRPr="00FB0307">
              <w:rPr>
                <w:szCs w:val="22"/>
                <w:lang w:val="en-GB"/>
              </w:rPr>
              <w:t>6.5</w:t>
            </w:r>
          </w:p>
        </w:tc>
        <w:tc>
          <w:tcPr>
            <w:tcW w:w="1344" w:type="pct"/>
            <w:tcBorders>
              <w:top w:val="single" w:sz="4" w:space="0" w:color="DCDCDC"/>
              <w:left w:val="single" w:sz="4" w:space="0" w:color="DCDCDC"/>
              <w:bottom w:val="single" w:sz="4" w:space="0" w:color="DCDCDC"/>
              <w:right w:val="single" w:sz="4" w:space="0" w:color="DCDCDC"/>
            </w:tcBorders>
            <w:vAlign w:val="center"/>
          </w:tcPr>
          <w:p w14:paraId="373351EB" w14:textId="77777777" w:rsidR="00994BA3" w:rsidRPr="00FB0307" w:rsidRDefault="00994BA3" w:rsidP="005336A6">
            <w:pPr>
              <w:spacing w:after="200"/>
              <w:jc w:val="center"/>
              <w:rPr>
                <w:szCs w:val="22"/>
                <w:lang w:val="en-GB"/>
              </w:rPr>
            </w:pPr>
            <w:r w:rsidRPr="00FB0307">
              <w:rPr>
                <w:szCs w:val="22"/>
                <w:lang w:val="en-GB"/>
              </w:rPr>
              <w:t>3.5</w:t>
            </w:r>
          </w:p>
        </w:tc>
      </w:tr>
      <w:tr w:rsidR="00994BA3" w:rsidRPr="00FB0307" w14:paraId="36CD417F" w14:textId="77777777" w:rsidTr="005336A6">
        <w:tc>
          <w:tcPr>
            <w:tcW w:w="1456" w:type="pct"/>
            <w:tcBorders>
              <w:top w:val="single" w:sz="4" w:space="0" w:color="DCDCDC"/>
              <w:left w:val="single" w:sz="4" w:space="0" w:color="DCDCDC"/>
              <w:bottom w:val="single" w:sz="4" w:space="0" w:color="DCDCDC"/>
              <w:right w:val="single" w:sz="4" w:space="0" w:color="DCDCDC"/>
            </w:tcBorders>
            <w:vAlign w:val="center"/>
          </w:tcPr>
          <w:p w14:paraId="437F9973" w14:textId="77777777" w:rsidR="00994BA3" w:rsidRPr="00FB0307" w:rsidRDefault="00994BA3" w:rsidP="005336A6">
            <w:pPr>
              <w:spacing w:after="200" w:line="240" w:lineRule="auto"/>
              <w:rPr>
                <w:szCs w:val="22"/>
                <w:lang w:val="en-GB"/>
              </w:rPr>
            </w:pPr>
            <w:r w:rsidRPr="00FB0307">
              <w:rPr>
                <w:szCs w:val="22"/>
                <w:lang w:val="en-GB"/>
              </w:rPr>
              <w:t>Year 4</w:t>
            </w:r>
          </w:p>
        </w:tc>
        <w:tc>
          <w:tcPr>
            <w:tcW w:w="1155" w:type="pct"/>
            <w:tcBorders>
              <w:top w:val="single" w:sz="4" w:space="0" w:color="DCDCDC"/>
              <w:left w:val="single" w:sz="4" w:space="0" w:color="DCDCDC"/>
              <w:bottom w:val="single" w:sz="4" w:space="0" w:color="DCDCDC"/>
              <w:right w:val="single" w:sz="4" w:space="0" w:color="DCDCDC"/>
            </w:tcBorders>
          </w:tcPr>
          <w:p w14:paraId="112EAAEB" w14:textId="77777777" w:rsidR="00994BA3" w:rsidRPr="00FB0307" w:rsidRDefault="00994BA3" w:rsidP="005336A6">
            <w:pPr>
              <w:spacing w:after="200"/>
              <w:jc w:val="center"/>
              <w:rPr>
                <w:szCs w:val="22"/>
                <w:lang w:val="en-GB"/>
              </w:rPr>
            </w:pPr>
            <w:r w:rsidRPr="00FB0307">
              <w:rPr>
                <w:szCs w:val="22"/>
                <w:lang w:val="en-GB"/>
              </w:rPr>
              <w:t>10</w:t>
            </w:r>
          </w:p>
        </w:tc>
        <w:tc>
          <w:tcPr>
            <w:tcW w:w="1045" w:type="pct"/>
            <w:tcBorders>
              <w:top w:val="single" w:sz="4" w:space="0" w:color="DCDCDC"/>
              <w:left w:val="single" w:sz="4" w:space="0" w:color="DCDCDC"/>
              <w:bottom w:val="single" w:sz="4" w:space="0" w:color="DCDCDC"/>
              <w:right w:val="single" w:sz="4" w:space="0" w:color="DCDCDC"/>
            </w:tcBorders>
            <w:vAlign w:val="center"/>
          </w:tcPr>
          <w:p w14:paraId="465FC08E" w14:textId="77777777" w:rsidR="00994BA3" w:rsidRPr="00FB0307" w:rsidRDefault="00994BA3" w:rsidP="005336A6">
            <w:pPr>
              <w:spacing w:after="200"/>
              <w:jc w:val="center"/>
              <w:rPr>
                <w:szCs w:val="22"/>
                <w:lang w:val="en-GB"/>
              </w:rPr>
            </w:pPr>
            <w:r w:rsidRPr="00FB0307">
              <w:rPr>
                <w:szCs w:val="22"/>
                <w:lang w:val="en-GB"/>
              </w:rPr>
              <w:t>6.5</w:t>
            </w:r>
          </w:p>
        </w:tc>
        <w:tc>
          <w:tcPr>
            <w:tcW w:w="1344" w:type="pct"/>
            <w:tcBorders>
              <w:top w:val="single" w:sz="4" w:space="0" w:color="DCDCDC"/>
              <w:left w:val="single" w:sz="4" w:space="0" w:color="DCDCDC"/>
              <w:bottom w:val="single" w:sz="4" w:space="0" w:color="DCDCDC"/>
              <w:right w:val="single" w:sz="4" w:space="0" w:color="DCDCDC"/>
            </w:tcBorders>
            <w:vAlign w:val="center"/>
          </w:tcPr>
          <w:p w14:paraId="626AD07D" w14:textId="77777777" w:rsidR="00994BA3" w:rsidRPr="00FB0307" w:rsidRDefault="00994BA3" w:rsidP="005336A6">
            <w:pPr>
              <w:spacing w:after="200"/>
              <w:jc w:val="center"/>
              <w:rPr>
                <w:szCs w:val="22"/>
                <w:lang w:val="en-GB"/>
              </w:rPr>
            </w:pPr>
            <w:r w:rsidRPr="00FB0307">
              <w:rPr>
                <w:szCs w:val="22"/>
                <w:lang w:val="en-GB"/>
              </w:rPr>
              <w:t>3.5</w:t>
            </w:r>
          </w:p>
        </w:tc>
      </w:tr>
      <w:tr w:rsidR="00994BA3" w:rsidRPr="00FB0307" w14:paraId="4D47CCC3" w14:textId="77777777" w:rsidTr="005336A6">
        <w:tc>
          <w:tcPr>
            <w:tcW w:w="1456" w:type="pct"/>
            <w:tcBorders>
              <w:top w:val="single" w:sz="4" w:space="0" w:color="DCDCDC"/>
              <w:left w:val="single" w:sz="4" w:space="0" w:color="DCDCDC"/>
              <w:bottom w:val="single" w:sz="4" w:space="0" w:color="DCDCDC"/>
              <w:right w:val="single" w:sz="4" w:space="0" w:color="DCDCDC"/>
            </w:tcBorders>
            <w:vAlign w:val="center"/>
          </w:tcPr>
          <w:p w14:paraId="7B56892A" w14:textId="77777777" w:rsidR="00994BA3" w:rsidRPr="00FB0307" w:rsidRDefault="00994BA3" w:rsidP="005336A6">
            <w:pPr>
              <w:spacing w:after="200" w:line="240" w:lineRule="auto"/>
              <w:rPr>
                <w:szCs w:val="22"/>
                <w:lang w:val="en-GB"/>
              </w:rPr>
            </w:pPr>
            <w:r w:rsidRPr="00FB0307">
              <w:rPr>
                <w:szCs w:val="22"/>
                <w:lang w:val="en-GB"/>
              </w:rPr>
              <w:t>Year 5</w:t>
            </w:r>
          </w:p>
        </w:tc>
        <w:tc>
          <w:tcPr>
            <w:tcW w:w="1155" w:type="pct"/>
            <w:tcBorders>
              <w:top w:val="single" w:sz="4" w:space="0" w:color="DCDCDC"/>
              <w:left w:val="single" w:sz="4" w:space="0" w:color="DCDCDC"/>
              <w:bottom w:val="single" w:sz="4" w:space="0" w:color="DCDCDC"/>
              <w:right w:val="single" w:sz="4" w:space="0" w:color="DCDCDC"/>
            </w:tcBorders>
          </w:tcPr>
          <w:p w14:paraId="41D8FCE7" w14:textId="77777777" w:rsidR="00994BA3" w:rsidRPr="00FB0307" w:rsidRDefault="00994BA3" w:rsidP="005336A6">
            <w:pPr>
              <w:spacing w:after="200"/>
              <w:jc w:val="center"/>
              <w:rPr>
                <w:szCs w:val="22"/>
                <w:lang w:val="en-GB"/>
              </w:rPr>
            </w:pPr>
            <w:r w:rsidRPr="00FB0307">
              <w:rPr>
                <w:szCs w:val="22"/>
                <w:lang w:val="en-GB"/>
              </w:rPr>
              <w:t>10</w:t>
            </w:r>
          </w:p>
        </w:tc>
        <w:tc>
          <w:tcPr>
            <w:tcW w:w="1045" w:type="pct"/>
            <w:tcBorders>
              <w:top w:val="single" w:sz="4" w:space="0" w:color="DCDCDC"/>
              <w:left w:val="single" w:sz="4" w:space="0" w:color="DCDCDC"/>
              <w:bottom w:val="single" w:sz="4" w:space="0" w:color="DCDCDC"/>
              <w:right w:val="single" w:sz="4" w:space="0" w:color="DCDCDC"/>
            </w:tcBorders>
            <w:vAlign w:val="center"/>
          </w:tcPr>
          <w:p w14:paraId="3C6B1272" w14:textId="77777777" w:rsidR="00994BA3" w:rsidRPr="00FB0307" w:rsidRDefault="00994BA3" w:rsidP="005336A6">
            <w:pPr>
              <w:spacing w:after="200"/>
              <w:jc w:val="center"/>
              <w:rPr>
                <w:szCs w:val="22"/>
                <w:lang w:val="en-GB"/>
              </w:rPr>
            </w:pPr>
            <w:r w:rsidRPr="00FB0307">
              <w:rPr>
                <w:szCs w:val="22"/>
                <w:lang w:val="en-GB"/>
              </w:rPr>
              <w:t>6.5</w:t>
            </w:r>
          </w:p>
        </w:tc>
        <w:tc>
          <w:tcPr>
            <w:tcW w:w="1344" w:type="pct"/>
            <w:tcBorders>
              <w:top w:val="single" w:sz="4" w:space="0" w:color="DCDCDC"/>
              <w:left w:val="single" w:sz="4" w:space="0" w:color="DCDCDC"/>
              <w:bottom w:val="single" w:sz="4" w:space="0" w:color="DCDCDC"/>
              <w:right w:val="single" w:sz="4" w:space="0" w:color="DCDCDC"/>
            </w:tcBorders>
            <w:vAlign w:val="center"/>
          </w:tcPr>
          <w:p w14:paraId="72AF61CC" w14:textId="77777777" w:rsidR="00994BA3" w:rsidRPr="00FB0307" w:rsidRDefault="00994BA3" w:rsidP="005336A6">
            <w:pPr>
              <w:spacing w:after="200"/>
              <w:jc w:val="center"/>
              <w:rPr>
                <w:szCs w:val="22"/>
                <w:lang w:val="en-GB"/>
              </w:rPr>
            </w:pPr>
            <w:r w:rsidRPr="00FB0307">
              <w:rPr>
                <w:szCs w:val="22"/>
                <w:lang w:val="en-GB"/>
              </w:rPr>
              <w:t>3.5</w:t>
            </w:r>
          </w:p>
        </w:tc>
      </w:tr>
      <w:tr w:rsidR="00994BA3" w:rsidRPr="00FB0307" w14:paraId="4681969E" w14:textId="77777777" w:rsidTr="005336A6">
        <w:tc>
          <w:tcPr>
            <w:tcW w:w="1456" w:type="pct"/>
            <w:tcBorders>
              <w:top w:val="single" w:sz="4" w:space="0" w:color="DCDCDC"/>
              <w:left w:val="single" w:sz="4" w:space="0" w:color="DCDCDC"/>
              <w:bottom w:val="single" w:sz="4" w:space="0" w:color="DCDCDC"/>
              <w:right w:val="single" w:sz="4" w:space="0" w:color="DCDCDC"/>
            </w:tcBorders>
          </w:tcPr>
          <w:p w14:paraId="56874635" w14:textId="77777777" w:rsidR="00994BA3" w:rsidRPr="00FB0307" w:rsidRDefault="00994BA3" w:rsidP="005336A6">
            <w:pPr>
              <w:spacing w:line="240" w:lineRule="auto"/>
              <w:rPr>
                <w:szCs w:val="22"/>
                <w:lang w:val="en-GB"/>
              </w:rPr>
            </w:pPr>
            <w:r w:rsidRPr="00FB0307">
              <w:rPr>
                <w:szCs w:val="22"/>
                <w:lang w:val="en-GB"/>
              </w:rPr>
              <w:t>Year 6</w:t>
            </w:r>
          </w:p>
        </w:tc>
        <w:tc>
          <w:tcPr>
            <w:tcW w:w="1155" w:type="pct"/>
            <w:tcBorders>
              <w:top w:val="single" w:sz="4" w:space="0" w:color="DCDCDC"/>
              <w:left w:val="single" w:sz="4" w:space="0" w:color="DCDCDC"/>
              <w:bottom w:val="single" w:sz="4" w:space="0" w:color="DCDCDC"/>
              <w:right w:val="single" w:sz="4" w:space="0" w:color="DCDCDC"/>
            </w:tcBorders>
          </w:tcPr>
          <w:p w14:paraId="1E9D3247" w14:textId="77777777" w:rsidR="00994BA3" w:rsidRPr="00FB0307" w:rsidRDefault="00994BA3" w:rsidP="005336A6">
            <w:pPr>
              <w:jc w:val="center"/>
              <w:rPr>
                <w:szCs w:val="22"/>
                <w:lang w:val="en-GB"/>
              </w:rPr>
            </w:pPr>
            <w:r w:rsidRPr="00FB0307">
              <w:rPr>
                <w:szCs w:val="22"/>
                <w:lang w:val="en-GB"/>
              </w:rPr>
              <w:t>10</w:t>
            </w:r>
          </w:p>
        </w:tc>
        <w:tc>
          <w:tcPr>
            <w:tcW w:w="1045" w:type="pct"/>
            <w:tcBorders>
              <w:top w:val="single" w:sz="4" w:space="0" w:color="DCDCDC"/>
              <w:left w:val="single" w:sz="4" w:space="0" w:color="DCDCDC"/>
              <w:bottom w:val="single" w:sz="4" w:space="0" w:color="DCDCDC"/>
              <w:right w:val="single" w:sz="4" w:space="0" w:color="DCDCDC"/>
            </w:tcBorders>
            <w:vAlign w:val="center"/>
          </w:tcPr>
          <w:p w14:paraId="0F9E8B2A" w14:textId="77777777" w:rsidR="00994BA3" w:rsidRPr="00FB0307" w:rsidRDefault="00994BA3" w:rsidP="005336A6">
            <w:pPr>
              <w:jc w:val="center"/>
              <w:rPr>
                <w:szCs w:val="22"/>
                <w:lang w:val="en-GB"/>
              </w:rPr>
            </w:pPr>
            <w:r w:rsidRPr="00FB0307">
              <w:rPr>
                <w:szCs w:val="22"/>
                <w:lang w:val="en-GB"/>
              </w:rPr>
              <w:t>6.5</w:t>
            </w:r>
          </w:p>
        </w:tc>
        <w:tc>
          <w:tcPr>
            <w:tcW w:w="1344" w:type="pct"/>
            <w:tcBorders>
              <w:top w:val="single" w:sz="4" w:space="0" w:color="DCDCDC"/>
              <w:left w:val="single" w:sz="4" w:space="0" w:color="DCDCDC"/>
              <w:bottom w:val="single" w:sz="4" w:space="0" w:color="DCDCDC"/>
              <w:right w:val="single" w:sz="4" w:space="0" w:color="DCDCDC"/>
            </w:tcBorders>
            <w:vAlign w:val="center"/>
          </w:tcPr>
          <w:p w14:paraId="504D74AB" w14:textId="77777777" w:rsidR="00994BA3" w:rsidRPr="00FB0307" w:rsidRDefault="00994BA3" w:rsidP="005336A6">
            <w:pPr>
              <w:jc w:val="center"/>
              <w:rPr>
                <w:szCs w:val="22"/>
                <w:lang w:val="en-GB"/>
              </w:rPr>
            </w:pPr>
            <w:r w:rsidRPr="00FB0307">
              <w:rPr>
                <w:szCs w:val="22"/>
                <w:lang w:val="en-GB"/>
              </w:rPr>
              <w:t>3.5</w:t>
            </w:r>
          </w:p>
        </w:tc>
      </w:tr>
      <w:tr w:rsidR="00994BA3" w:rsidRPr="00FB0307" w14:paraId="5DB0A6F4" w14:textId="77777777" w:rsidTr="005336A6">
        <w:tc>
          <w:tcPr>
            <w:tcW w:w="1456" w:type="pct"/>
            <w:tcBorders>
              <w:top w:val="single" w:sz="4" w:space="0" w:color="DCDCDC"/>
              <w:left w:val="single" w:sz="4" w:space="0" w:color="DCDCDC"/>
              <w:bottom w:val="single" w:sz="4" w:space="0" w:color="DCDCDC"/>
              <w:right w:val="single" w:sz="4" w:space="0" w:color="DCDCDC"/>
            </w:tcBorders>
          </w:tcPr>
          <w:p w14:paraId="747C04B6" w14:textId="77777777" w:rsidR="00994BA3" w:rsidRPr="00FB0307" w:rsidRDefault="00994BA3" w:rsidP="005336A6">
            <w:pPr>
              <w:spacing w:line="240" w:lineRule="auto"/>
              <w:rPr>
                <w:szCs w:val="22"/>
                <w:lang w:val="en-GB"/>
              </w:rPr>
            </w:pPr>
            <w:r w:rsidRPr="00FB0307">
              <w:rPr>
                <w:szCs w:val="22"/>
                <w:lang w:val="en-GB"/>
              </w:rPr>
              <w:t>Year 7</w:t>
            </w:r>
          </w:p>
        </w:tc>
        <w:tc>
          <w:tcPr>
            <w:tcW w:w="1155" w:type="pct"/>
            <w:tcBorders>
              <w:top w:val="single" w:sz="4" w:space="0" w:color="DCDCDC"/>
              <w:left w:val="single" w:sz="4" w:space="0" w:color="DCDCDC"/>
              <w:bottom w:val="single" w:sz="4" w:space="0" w:color="DCDCDC"/>
              <w:right w:val="single" w:sz="4" w:space="0" w:color="DCDCDC"/>
            </w:tcBorders>
          </w:tcPr>
          <w:p w14:paraId="54CDA7BD" w14:textId="77777777" w:rsidR="00994BA3" w:rsidRPr="00FB0307" w:rsidRDefault="00994BA3" w:rsidP="005336A6">
            <w:pPr>
              <w:jc w:val="center"/>
              <w:rPr>
                <w:szCs w:val="22"/>
                <w:lang w:val="en-GB"/>
              </w:rPr>
            </w:pPr>
            <w:r w:rsidRPr="00FB0307">
              <w:rPr>
                <w:szCs w:val="22"/>
                <w:lang w:val="en-GB"/>
              </w:rPr>
              <w:t>10</w:t>
            </w:r>
          </w:p>
        </w:tc>
        <w:tc>
          <w:tcPr>
            <w:tcW w:w="1045" w:type="pct"/>
            <w:tcBorders>
              <w:top w:val="single" w:sz="4" w:space="0" w:color="DCDCDC"/>
              <w:left w:val="single" w:sz="4" w:space="0" w:color="DCDCDC"/>
              <w:bottom w:val="single" w:sz="4" w:space="0" w:color="DCDCDC"/>
              <w:right w:val="single" w:sz="4" w:space="0" w:color="DCDCDC"/>
            </w:tcBorders>
            <w:vAlign w:val="center"/>
          </w:tcPr>
          <w:p w14:paraId="70A8CD9B" w14:textId="77777777" w:rsidR="00994BA3" w:rsidRPr="00FB0307" w:rsidRDefault="00994BA3" w:rsidP="005336A6">
            <w:pPr>
              <w:jc w:val="center"/>
              <w:rPr>
                <w:szCs w:val="22"/>
                <w:lang w:val="en-GB"/>
              </w:rPr>
            </w:pPr>
            <w:r w:rsidRPr="00FB0307">
              <w:rPr>
                <w:szCs w:val="22"/>
                <w:lang w:val="en-GB"/>
              </w:rPr>
              <w:t>6.5</w:t>
            </w:r>
          </w:p>
        </w:tc>
        <w:tc>
          <w:tcPr>
            <w:tcW w:w="1344" w:type="pct"/>
            <w:tcBorders>
              <w:top w:val="single" w:sz="4" w:space="0" w:color="DCDCDC"/>
              <w:left w:val="single" w:sz="4" w:space="0" w:color="DCDCDC"/>
              <w:bottom w:val="single" w:sz="4" w:space="0" w:color="DCDCDC"/>
              <w:right w:val="single" w:sz="4" w:space="0" w:color="DCDCDC"/>
            </w:tcBorders>
            <w:vAlign w:val="center"/>
          </w:tcPr>
          <w:p w14:paraId="16E4AC3F" w14:textId="77777777" w:rsidR="00994BA3" w:rsidRPr="00FB0307" w:rsidRDefault="00994BA3" w:rsidP="005336A6">
            <w:pPr>
              <w:jc w:val="center"/>
              <w:rPr>
                <w:szCs w:val="22"/>
                <w:lang w:val="en-GB"/>
              </w:rPr>
            </w:pPr>
            <w:r w:rsidRPr="00FB0307">
              <w:rPr>
                <w:szCs w:val="22"/>
                <w:lang w:val="en-GB"/>
              </w:rPr>
              <w:t>3.5</w:t>
            </w:r>
          </w:p>
        </w:tc>
      </w:tr>
      <w:tr w:rsidR="00994BA3" w:rsidRPr="00FB0307" w14:paraId="4F01B6DE" w14:textId="77777777" w:rsidTr="005336A6">
        <w:tc>
          <w:tcPr>
            <w:tcW w:w="1456" w:type="pct"/>
            <w:tcBorders>
              <w:top w:val="single" w:sz="4" w:space="0" w:color="DCDCDC"/>
              <w:left w:val="single" w:sz="4" w:space="0" w:color="DCDCDC"/>
              <w:bottom w:val="single" w:sz="4" w:space="0" w:color="DCDCDC"/>
              <w:right w:val="single" w:sz="4" w:space="0" w:color="DCDCDC"/>
            </w:tcBorders>
          </w:tcPr>
          <w:p w14:paraId="5D01D613" w14:textId="77777777" w:rsidR="00994BA3" w:rsidRPr="00FB0307" w:rsidRDefault="00994BA3" w:rsidP="005336A6">
            <w:pPr>
              <w:spacing w:line="240" w:lineRule="auto"/>
              <w:rPr>
                <w:szCs w:val="22"/>
                <w:lang w:val="en-GB"/>
              </w:rPr>
            </w:pPr>
            <w:r w:rsidRPr="00FB0307">
              <w:rPr>
                <w:szCs w:val="22"/>
                <w:lang w:val="en-GB"/>
              </w:rPr>
              <w:t>Year 8</w:t>
            </w:r>
          </w:p>
        </w:tc>
        <w:tc>
          <w:tcPr>
            <w:tcW w:w="1155" w:type="pct"/>
            <w:tcBorders>
              <w:top w:val="single" w:sz="4" w:space="0" w:color="DCDCDC"/>
              <w:left w:val="single" w:sz="4" w:space="0" w:color="DCDCDC"/>
              <w:bottom w:val="single" w:sz="4" w:space="0" w:color="DCDCDC"/>
              <w:right w:val="single" w:sz="4" w:space="0" w:color="DCDCDC"/>
            </w:tcBorders>
          </w:tcPr>
          <w:p w14:paraId="2A7E8546" w14:textId="77777777" w:rsidR="00994BA3" w:rsidRPr="00FB0307" w:rsidRDefault="00994BA3" w:rsidP="005336A6">
            <w:pPr>
              <w:jc w:val="center"/>
              <w:rPr>
                <w:szCs w:val="22"/>
                <w:lang w:val="en-GB"/>
              </w:rPr>
            </w:pPr>
            <w:r w:rsidRPr="00FB0307">
              <w:rPr>
                <w:szCs w:val="22"/>
                <w:lang w:val="en-GB"/>
              </w:rPr>
              <w:t>10</w:t>
            </w:r>
          </w:p>
        </w:tc>
        <w:tc>
          <w:tcPr>
            <w:tcW w:w="1045" w:type="pct"/>
            <w:tcBorders>
              <w:top w:val="single" w:sz="4" w:space="0" w:color="DCDCDC"/>
              <w:left w:val="single" w:sz="4" w:space="0" w:color="DCDCDC"/>
              <w:bottom w:val="single" w:sz="4" w:space="0" w:color="DCDCDC"/>
              <w:right w:val="single" w:sz="4" w:space="0" w:color="DCDCDC"/>
            </w:tcBorders>
            <w:vAlign w:val="center"/>
          </w:tcPr>
          <w:p w14:paraId="52CB9742" w14:textId="77777777" w:rsidR="00994BA3" w:rsidRPr="00FB0307" w:rsidRDefault="00994BA3" w:rsidP="005336A6">
            <w:pPr>
              <w:jc w:val="center"/>
              <w:rPr>
                <w:szCs w:val="22"/>
                <w:lang w:val="en-GB"/>
              </w:rPr>
            </w:pPr>
            <w:r w:rsidRPr="00FB0307">
              <w:rPr>
                <w:szCs w:val="22"/>
                <w:lang w:val="en-GB"/>
              </w:rPr>
              <w:t>6.5</w:t>
            </w:r>
          </w:p>
        </w:tc>
        <w:tc>
          <w:tcPr>
            <w:tcW w:w="1344" w:type="pct"/>
            <w:tcBorders>
              <w:top w:val="single" w:sz="4" w:space="0" w:color="DCDCDC"/>
              <w:left w:val="single" w:sz="4" w:space="0" w:color="DCDCDC"/>
              <w:bottom w:val="single" w:sz="4" w:space="0" w:color="DCDCDC"/>
              <w:right w:val="single" w:sz="4" w:space="0" w:color="DCDCDC"/>
            </w:tcBorders>
            <w:vAlign w:val="center"/>
          </w:tcPr>
          <w:p w14:paraId="6776AE18" w14:textId="77777777" w:rsidR="00994BA3" w:rsidRPr="00FB0307" w:rsidRDefault="00994BA3" w:rsidP="005336A6">
            <w:pPr>
              <w:jc w:val="center"/>
              <w:rPr>
                <w:szCs w:val="22"/>
                <w:lang w:val="en-GB"/>
              </w:rPr>
            </w:pPr>
            <w:r w:rsidRPr="00FB0307">
              <w:rPr>
                <w:szCs w:val="22"/>
                <w:lang w:val="en-GB"/>
              </w:rPr>
              <w:t>3.5</w:t>
            </w:r>
          </w:p>
        </w:tc>
      </w:tr>
      <w:tr w:rsidR="00994BA3" w:rsidRPr="00FB0307" w14:paraId="1E2ED065" w14:textId="77777777" w:rsidTr="005336A6">
        <w:tc>
          <w:tcPr>
            <w:tcW w:w="1456" w:type="pct"/>
            <w:tcBorders>
              <w:top w:val="single" w:sz="4" w:space="0" w:color="DCDCDC"/>
              <w:left w:val="single" w:sz="4" w:space="0" w:color="DCDCDC"/>
              <w:bottom w:val="single" w:sz="4" w:space="0" w:color="DCDCDC"/>
              <w:right w:val="single" w:sz="4" w:space="0" w:color="DCDCDC"/>
            </w:tcBorders>
          </w:tcPr>
          <w:p w14:paraId="0FD14EEC" w14:textId="77777777" w:rsidR="00994BA3" w:rsidRPr="00FB0307" w:rsidRDefault="00994BA3" w:rsidP="005336A6">
            <w:pPr>
              <w:spacing w:line="240" w:lineRule="auto"/>
              <w:rPr>
                <w:szCs w:val="22"/>
                <w:lang w:val="en-GB"/>
              </w:rPr>
            </w:pPr>
            <w:r w:rsidRPr="00FB0307">
              <w:rPr>
                <w:szCs w:val="22"/>
                <w:lang w:val="en-GB"/>
              </w:rPr>
              <w:t>Year 9</w:t>
            </w:r>
          </w:p>
        </w:tc>
        <w:tc>
          <w:tcPr>
            <w:tcW w:w="1155" w:type="pct"/>
            <w:tcBorders>
              <w:top w:val="single" w:sz="4" w:space="0" w:color="DCDCDC"/>
              <w:left w:val="single" w:sz="4" w:space="0" w:color="DCDCDC"/>
              <w:bottom w:val="single" w:sz="4" w:space="0" w:color="DCDCDC"/>
              <w:right w:val="single" w:sz="4" w:space="0" w:color="DCDCDC"/>
            </w:tcBorders>
          </w:tcPr>
          <w:p w14:paraId="6BCD7944" w14:textId="77777777" w:rsidR="00994BA3" w:rsidRPr="00FB0307" w:rsidRDefault="00994BA3" w:rsidP="005336A6">
            <w:pPr>
              <w:jc w:val="center"/>
              <w:rPr>
                <w:szCs w:val="22"/>
                <w:lang w:val="en-GB"/>
              </w:rPr>
            </w:pPr>
            <w:r w:rsidRPr="00FB0307">
              <w:rPr>
                <w:szCs w:val="22"/>
                <w:lang w:val="en-GB"/>
              </w:rPr>
              <w:t>10</w:t>
            </w:r>
          </w:p>
        </w:tc>
        <w:tc>
          <w:tcPr>
            <w:tcW w:w="1045" w:type="pct"/>
            <w:tcBorders>
              <w:top w:val="single" w:sz="4" w:space="0" w:color="DCDCDC"/>
              <w:left w:val="single" w:sz="4" w:space="0" w:color="DCDCDC"/>
              <w:bottom w:val="single" w:sz="4" w:space="0" w:color="DCDCDC"/>
              <w:right w:val="single" w:sz="4" w:space="0" w:color="DCDCDC"/>
            </w:tcBorders>
            <w:vAlign w:val="center"/>
          </w:tcPr>
          <w:p w14:paraId="44B2151F" w14:textId="77777777" w:rsidR="00994BA3" w:rsidRPr="00FB0307" w:rsidRDefault="00994BA3" w:rsidP="005336A6">
            <w:pPr>
              <w:jc w:val="center"/>
              <w:rPr>
                <w:szCs w:val="22"/>
                <w:lang w:val="en-GB"/>
              </w:rPr>
            </w:pPr>
            <w:r w:rsidRPr="00FB0307">
              <w:rPr>
                <w:szCs w:val="22"/>
                <w:lang w:val="en-GB"/>
              </w:rPr>
              <w:t>6.5</w:t>
            </w:r>
          </w:p>
        </w:tc>
        <w:tc>
          <w:tcPr>
            <w:tcW w:w="1344" w:type="pct"/>
            <w:tcBorders>
              <w:top w:val="single" w:sz="4" w:space="0" w:color="DCDCDC"/>
              <w:left w:val="single" w:sz="4" w:space="0" w:color="DCDCDC"/>
              <w:bottom w:val="single" w:sz="4" w:space="0" w:color="DCDCDC"/>
              <w:right w:val="single" w:sz="4" w:space="0" w:color="DCDCDC"/>
            </w:tcBorders>
            <w:vAlign w:val="center"/>
          </w:tcPr>
          <w:p w14:paraId="7EE123FE" w14:textId="77777777" w:rsidR="00994BA3" w:rsidRPr="00FB0307" w:rsidRDefault="00994BA3" w:rsidP="005336A6">
            <w:pPr>
              <w:jc w:val="center"/>
              <w:rPr>
                <w:szCs w:val="22"/>
                <w:lang w:val="en-GB"/>
              </w:rPr>
            </w:pPr>
            <w:r w:rsidRPr="00FB0307">
              <w:rPr>
                <w:szCs w:val="22"/>
                <w:lang w:val="en-GB"/>
              </w:rPr>
              <w:t>3.5</w:t>
            </w:r>
          </w:p>
        </w:tc>
      </w:tr>
      <w:tr w:rsidR="00994BA3" w:rsidRPr="00FB0307" w14:paraId="6CDF018D" w14:textId="77777777" w:rsidTr="005336A6">
        <w:tc>
          <w:tcPr>
            <w:tcW w:w="1456" w:type="pct"/>
            <w:tcBorders>
              <w:top w:val="single" w:sz="4" w:space="0" w:color="DCDCDC"/>
              <w:left w:val="single" w:sz="4" w:space="0" w:color="DCDCDC"/>
              <w:bottom w:val="single" w:sz="4" w:space="0" w:color="DCDCDC"/>
              <w:right w:val="single" w:sz="4" w:space="0" w:color="DCDCDC"/>
            </w:tcBorders>
          </w:tcPr>
          <w:p w14:paraId="04FD75C2" w14:textId="77777777" w:rsidR="00994BA3" w:rsidRPr="00FB0307" w:rsidRDefault="00994BA3" w:rsidP="005336A6">
            <w:pPr>
              <w:spacing w:line="240" w:lineRule="auto"/>
              <w:rPr>
                <w:szCs w:val="22"/>
                <w:lang w:val="en-GB"/>
              </w:rPr>
            </w:pPr>
            <w:r w:rsidRPr="00FB0307">
              <w:rPr>
                <w:szCs w:val="22"/>
                <w:lang w:val="en-GB"/>
              </w:rPr>
              <w:t>Year 10</w:t>
            </w:r>
          </w:p>
        </w:tc>
        <w:tc>
          <w:tcPr>
            <w:tcW w:w="1155" w:type="pct"/>
            <w:tcBorders>
              <w:top w:val="single" w:sz="4" w:space="0" w:color="DCDCDC"/>
              <w:left w:val="single" w:sz="4" w:space="0" w:color="DCDCDC"/>
              <w:bottom w:val="single" w:sz="4" w:space="0" w:color="DCDCDC"/>
              <w:right w:val="single" w:sz="4" w:space="0" w:color="DCDCDC"/>
            </w:tcBorders>
          </w:tcPr>
          <w:p w14:paraId="0A9B3666" w14:textId="77777777" w:rsidR="00994BA3" w:rsidRPr="00FB0307" w:rsidRDefault="00994BA3" w:rsidP="005336A6">
            <w:pPr>
              <w:jc w:val="center"/>
              <w:rPr>
                <w:szCs w:val="22"/>
                <w:lang w:val="en-GB"/>
              </w:rPr>
            </w:pPr>
            <w:r w:rsidRPr="00FB0307">
              <w:rPr>
                <w:szCs w:val="22"/>
                <w:lang w:val="en-GB"/>
              </w:rPr>
              <w:t>10</w:t>
            </w:r>
          </w:p>
        </w:tc>
        <w:tc>
          <w:tcPr>
            <w:tcW w:w="1045" w:type="pct"/>
            <w:tcBorders>
              <w:top w:val="single" w:sz="4" w:space="0" w:color="DCDCDC"/>
              <w:left w:val="single" w:sz="4" w:space="0" w:color="DCDCDC"/>
              <w:bottom w:val="single" w:sz="4" w:space="0" w:color="DCDCDC"/>
              <w:right w:val="single" w:sz="4" w:space="0" w:color="DCDCDC"/>
            </w:tcBorders>
            <w:vAlign w:val="center"/>
          </w:tcPr>
          <w:p w14:paraId="7F828CE4" w14:textId="77777777" w:rsidR="00994BA3" w:rsidRPr="00FB0307" w:rsidRDefault="00994BA3" w:rsidP="005336A6">
            <w:pPr>
              <w:jc w:val="center"/>
              <w:rPr>
                <w:szCs w:val="22"/>
                <w:lang w:val="en-GB"/>
              </w:rPr>
            </w:pPr>
            <w:r w:rsidRPr="00FB0307">
              <w:rPr>
                <w:szCs w:val="22"/>
                <w:lang w:val="en-GB"/>
              </w:rPr>
              <w:t>6.5</w:t>
            </w:r>
          </w:p>
        </w:tc>
        <w:tc>
          <w:tcPr>
            <w:tcW w:w="1344" w:type="pct"/>
            <w:tcBorders>
              <w:top w:val="single" w:sz="4" w:space="0" w:color="DCDCDC"/>
              <w:left w:val="single" w:sz="4" w:space="0" w:color="DCDCDC"/>
              <w:bottom w:val="single" w:sz="4" w:space="0" w:color="DCDCDC"/>
              <w:right w:val="single" w:sz="4" w:space="0" w:color="DCDCDC"/>
            </w:tcBorders>
            <w:vAlign w:val="center"/>
          </w:tcPr>
          <w:p w14:paraId="4E63FC9D" w14:textId="77777777" w:rsidR="00994BA3" w:rsidRPr="00FB0307" w:rsidRDefault="00994BA3" w:rsidP="005336A6">
            <w:pPr>
              <w:jc w:val="center"/>
              <w:rPr>
                <w:szCs w:val="22"/>
                <w:lang w:val="en-GB"/>
              </w:rPr>
            </w:pPr>
            <w:r w:rsidRPr="00FB0307">
              <w:rPr>
                <w:szCs w:val="22"/>
                <w:lang w:val="en-GB"/>
              </w:rPr>
              <w:t>3.5</w:t>
            </w:r>
          </w:p>
        </w:tc>
      </w:tr>
      <w:tr w:rsidR="00994BA3" w:rsidRPr="00FB0307" w14:paraId="6A8313AE" w14:textId="77777777" w:rsidTr="005336A6">
        <w:trPr>
          <w:trHeight w:val="594"/>
        </w:trPr>
        <w:tc>
          <w:tcPr>
            <w:tcW w:w="1456" w:type="pct"/>
            <w:tcBorders>
              <w:left w:val="single" w:sz="4" w:space="0" w:color="DCDCDC"/>
              <w:bottom w:val="single" w:sz="4" w:space="0" w:color="DCDCDC"/>
              <w:right w:val="single" w:sz="4" w:space="0" w:color="DCDCDC"/>
            </w:tcBorders>
            <w:vAlign w:val="center"/>
          </w:tcPr>
          <w:p w14:paraId="424B7B5A" w14:textId="77777777" w:rsidR="00994BA3" w:rsidRPr="00FB0307" w:rsidRDefault="00994BA3" w:rsidP="005336A6">
            <w:pPr>
              <w:spacing w:after="200"/>
              <w:rPr>
                <w:szCs w:val="22"/>
                <w:lang w:val="en-GB"/>
              </w:rPr>
            </w:pPr>
            <w:r w:rsidRPr="00FB0307">
              <w:rPr>
                <w:szCs w:val="22"/>
                <w:lang w:val="en-GB"/>
              </w:rPr>
              <w:t>Total</w:t>
            </w:r>
          </w:p>
        </w:tc>
        <w:tc>
          <w:tcPr>
            <w:tcW w:w="3544" w:type="pct"/>
            <w:gridSpan w:val="3"/>
            <w:tcBorders>
              <w:left w:val="single" w:sz="4" w:space="0" w:color="DCDCDC"/>
              <w:bottom w:val="single" w:sz="4" w:space="0" w:color="DCDCDC"/>
              <w:right w:val="single" w:sz="4" w:space="0" w:color="DCDCDC"/>
            </w:tcBorders>
            <w:vAlign w:val="center"/>
          </w:tcPr>
          <w:p w14:paraId="64C812B8" w14:textId="77777777" w:rsidR="00994BA3" w:rsidRPr="00FB0307" w:rsidRDefault="00994BA3" w:rsidP="005336A6">
            <w:pPr>
              <w:spacing w:after="200"/>
              <w:rPr>
                <w:szCs w:val="22"/>
                <w:lang w:val="en-GB"/>
              </w:rPr>
            </w:pPr>
            <w:r w:rsidRPr="00FB0307">
              <w:rPr>
                <w:szCs w:val="22"/>
                <w:lang w:val="en-GB"/>
              </w:rPr>
              <w:t>35</w:t>
            </w:r>
          </w:p>
        </w:tc>
      </w:tr>
      <w:tr w:rsidR="00994BA3" w:rsidRPr="00FB0307" w14:paraId="3E0F037D" w14:textId="77777777" w:rsidTr="005336A6">
        <w:trPr>
          <w:cnfStyle w:val="010000000000" w:firstRow="0" w:lastRow="1" w:firstColumn="0" w:lastColumn="0" w:oddVBand="0" w:evenVBand="0" w:oddHBand="0" w:evenHBand="0" w:firstRowFirstColumn="0" w:firstRowLastColumn="0" w:lastRowFirstColumn="0" w:lastRowLastColumn="0"/>
          <w:trHeight w:val="594"/>
        </w:trPr>
        <w:tc>
          <w:tcPr>
            <w:tcW w:w="1456" w:type="pct"/>
            <w:tcBorders>
              <w:left w:val="single" w:sz="4" w:space="0" w:color="DCDCDC"/>
              <w:bottom w:val="single" w:sz="4" w:space="0" w:color="DCDCDC"/>
              <w:right w:val="single" w:sz="4" w:space="0" w:color="DCDCDC"/>
            </w:tcBorders>
            <w:vAlign w:val="center"/>
          </w:tcPr>
          <w:p w14:paraId="4196D732" w14:textId="77777777" w:rsidR="00994BA3" w:rsidRPr="00FB0307" w:rsidRDefault="00994BA3" w:rsidP="005336A6">
            <w:pPr>
              <w:rPr>
                <w:szCs w:val="22"/>
                <w:lang w:val="en-GB"/>
              </w:rPr>
            </w:pPr>
            <w:r w:rsidRPr="00FB0307">
              <w:rPr>
                <w:szCs w:val="22"/>
                <w:lang w:val="en-GB"/>
              </w:rPr>
              <w:t>Total number of crediting years</w:t>
            </w:r>
          </w:p>
        </w:tc>
        <w:tc>
          <w:tcPr>
            <w:tcW w:w="3544" w:type="pct"/>
            <w:gridSpan w:val="3"/>
            <w:tcBorders>
              <w:left w:val="single" w:sz="4" w:space="0" w:color="DCDCDC"/>
              <w:bottom w:val="single" w:sz="4" w:space="0" w:color="DCDCDC"/>
              <w:right w:val="single" w:sz="4" w:space="0" w:color="DCDCDC"/>
            </w:tcBorders>
            <w:vAlign w:val="center"/>
          </w:tcPr>
          <w:p w14:paraId="52CA82F6" w14:textId="77777777" w:rsidR="00994BA3" w:rsidRPr="00FB0307" w:rsidRDefault="00994BA3" w:rsidP="005336A6">
            <w:pPr>
              <w:rPr>
                <w:szCs w:val="22"/>
                <w:lang w:val="en-GB"/>
              </w:rPr>
            </w:pPr>
            <w:r w:rsidRPr="00FB0307">
              <w:rPr>
                <w:szCs w:val="22"/>
                <w:lang w:val="en-GB"/>
              </w:rPr>
              <w:t>10</w:t>
            </w:r>
          </w:p>
        </w:tc>
      </w:tr>
    </w:tbl>
    <w:p w14:paraId="6105B05E" w14:textId="77777777" w:rsidR="00994BA3" w:rsidRDefault="00994BA3" w:rsidP="00994BA3">
      <w:pPr>
        <w:rPr>
          <w:b/>
          <w:lang w:val="en-GB"/>
        </w:rPr>
      </w:pPr>
    </w:p>
    <w:p w14:paraId="324BFDCF" w14:textId="77777777" w:rsidR="00994BA3" w:rsidRDefault="00994BA3" w:rsidP="00994BA3">
      <w:pPr>
        <w:rPr>
          <w:b/>
          <w:lang w:val="en-GB"/>
        </w:rPr>
      </w:pPr>
      <w:r>
        <w:rPr>
          <w:b/>
        </w:rPr>
        <w:t xml:space="preserve">Table 21: SDG </w:t>
      </w:r>
      <w:r>
        <w:rPr>
          <w:b/>
          <w:color w:val="323232"/>
        </w:rPr>
        <w:t>8- Decent Work and Economic Growth</w:t>
      </w:r>
    </w:p>
    <w:tbl>
      <w:tblPr>
        <w:tblStyle w:val="GridTable4-Accent1"/>
        <w:tblW w:w="9493" w:type="dxa"/>
        <w:tblCellMar>
          <w:top w:w="28" w:type="dxa"/>
        </w:tblCellMar>
        <w:tblLook w:val="0660" w:firstRow="1" w:lastRow="1" w:firstColumn="0" w:lastColumn="0" w:noHBand="1" w:noVBand="1"/>
      </w:tblPr>
      <w:tblGrid>
        <w:gridCol w:w="2764"/>
        <w:gridCol w:w="2193"/>
        <w:gridCol w:w="1984"/>
        <w:gridCol w:w="2552"/>
      </w:tblGrid>
      <w:tr w:rsidR="00994BA3" w:rsidRPr="003A6007" w14:paraId="300A22FE" w14:textId="77777777" w:rsidTr="005336A6">
        <w:trPr>
          <w:cnfStyle w:val="100000000000" w:firstRow="1" w:lastRow="0" w:firstColumn="0" w:lastColumn="0" w:oddVBand="0" w:evenVBand="0" w:oddHBand="0" w:evenHBand="0" w:firstRowFirstColumn="0" w:firstRowLastColumn="0" w:lastRowFirstColumn="0" w:lastRowLastColumn="0"/>
        </w:trPr>
        <w:tc>
          <w:tcPr>
            <w:tcW w:w="1456" w:type="pct"/>
            <w:tcBorders>
              <w:bottom w:val="single" w:sz="4" w:space="0" w:color="DCDCDC"/>
            </w:tcBorders>
            <w:vAlign w:val="center"/>
          </w:tcPr>
          <w:p w14:paraId="2854CB1D" w14:textId="77777777" w:rsidR="00994BA3" w:rsidRPr="003A6007" w:rsidRDefault="00994BA3" w:rsidP="005336A6">
            <w:pPr>
              <w:spacing w:after="200" w:line="240" w:lineRule="auto"/>
              <w:rPr>
                <w:color w:val="FFFFFF" w:themeColor="background1"/>
                <w:lang w:val="en-GB"/>
              </w:rPr>
            </w:pPr>
            <w:r w:rsidRPr="003A6007">
              <w:rPr>
                <w:color w:val="FFFFFF" w:themeColor="background1"/>
                <w:lang w:val="en-GB"/>
              </w:rPr>
              <w:t>Year</w:t>
            </w:r>
          </w:p>
        </w:tc>
        <w:tc>
          <w:tcPr>
            <w:tcW w:w="1155" w:type="pct"/>
            <w:tcBorders>
              <w:bottom w:val="single" w:sz="4" w:space="0" w:color="DCDCDC"/>
            </w:tcBorders>
            <w:vAlign w:val="center"/>
          </w:tcPr>
          <w:p w14:paraId="5800D400" w14:textId="77777777" w:rsidR="00994BA3" w:rsidRPr="003A6007" w:rsidRDefault="00994BA3" w:rsidP="005336A6">
            <w:pPr>
              <w:spacing w:after="200" w:line="240" w:lineRule="auto"/>
              <w:rPr>
                <w:color w:val="FFFFFF" w:themeColor="background1"/>
                <w:lang w:val="en-GB"/>
              </w:rPr>
            </w:pPr>
            <w:r w:rsidRPr="003A6007">
              <w:rPr>
                <w:color w:val="FFFFFF" w:themeColor="background1"/>
                <w:lang w:val="en-GB"/>
              </w:rPr>
              <w:t>Baseline estimate</w:t>
            </w:r>
          </w:p>
        </w:tc>
        <w:tc>
          <w:tcPr>
            <w:tcW w:w="1045" w:type="pct"/>
            <w:tcBorders>
              <w:bottom w:val="single" w:sz="4" w:space="0" w:color="DCDCDC"/>
            </w:tcBorders>
            <w:vAlign w:val="center"/>
          </w:tcPr>
          <w:p w14:paraId="32D1F43E" w14:textId="77777777" w:rsidR="00994BA3" w:rsidRPr="003A6007" w:rsidRDefault="00994BA3" w:rsidP="005336A6">
            <w:pPr>
              <w:spacing w:after="200" w:line="240" w:lineRule="auto"/>
              <w:rPr>
                <w:color w:val="FFFFFF" w:themeColor="background1"/>
                <w:lang w:val="en-GB"/>
              </w:rPr>
            </w:pPr>
            <w:r w:rsidRPr="003A6007">
              <w:rPr>
                <w:color w:val="FFFFFF" w:themeColor="background1"/>
                <w:lang w:val="en-GB"/>
              </w:rPr>
              <w:t>Project estimate</w:t>
            </w:r>
          </w:p>
        </w:tc>
        <w:tc>
          <w:tcPr>
            <w:tcW w:w="1344" w:type="pct"/>
            <w:tcBorders>
              <w:bottom w:val="single" w:sz="4" w:space="0" w:color="DCDCDC"/>
            </w:tcBorders>
            <w:vAlign w:val="center"/>
          </w:tcPr>
          <w:p w14:paraId="3B93CC1C" w14:textId="77777777" w:rsidR="00994BA3" w:rsidRPr="003A6007" w:rsidRDefault="00994BA3" w:rsidP="005336A6">
            <w:pPr>
              <w:spacing w:after="200" w:line="240" w:lineRule="auto"/>
              <w:rPr>
                <w:color w:val="FFFFFF" w:themeColor="background1"/>
                <w:lang w:val="en-GB"/>
              </w:rPr>
            </w:pPr>
            <w:r w:rsidRPr="003A6007">
              <w:rPr>
                <w:color w:val="FFFFFF" w:themeColor="background1"/>
                <w:lang w:val="en-GB"/>
              </w:rPr>
              <w:t>Net benefit</w:t>
            </w:r>
          </w:p>
        </w:tc>
      </w:tr>
      <w:tr w:rsidR="00994BA3" w:rsidRPr="003A6007" w14:paraId="4E6BB10D" w14:textId="77777777" w:rsidTr="005336A6">
        <w:tc>
          <w:tcPr>
            <w:tcW w:w="1456" w:type="pct"/>
            <w:tcBorders>
              <w:top w:val="single" w:sz="4" w:space="0" w:color="DCDCDC"/>
              <w:left w:val="single" w:sz="4" w:space="0" w:color="DCDCDC"/>
              <w:bottom w:val="single" w:sz="4" w:space="0" w:color="DCDCDC"/>
              <w:right w:val="single" w:sz="4" w:space="0" w:color="DCDCDC"/>
            </w:tcBorders>
            <w:vAlign w:val="center"/>
          </w:tcPr>
          <w:p w14:paraId="0FED356E" w14:textId="77777777" w:rsidR="00994BA3" w:rsidRPr="003A6007" w:rsidRDefault="00994BA3" w:rsidP="005336A6">
            <w:pPr>
              <w:spacing w:after="200" w:line="240" w:lineRule="auto"/>
              <w:rPr>
                <w:lang w:val="en-GB"/>
              </w:rPr>
            </w:pPr>
            <w:r w:rsidRPr="003A6007">
              <w:rPr>
                <w:lang w:val="en-GB"/>
              </w:rPr>
              <w:t>Year 1</w:t>
            </w:r>
          </w:p>
        </w:tc>
        <w:tc>
          <w:tcPr>
            <w:tcW w:w="1155" w:type="pct"/>
            <w:tcBorders>
              <w:top w:val="single" w:sz="4" w:space="0" w:color="DCDCDC"/>
              <w:left w:val="single" w:sz="4" w:space="0" w:color="DCDCDC"/>
              <w:bottom w:val="single" w:sz="4" w:space="0" w:color="DCDCDC"/>
              <w:right w:val="single" w:sz="4" w:space="0" w:color="DCDCDC"/>
            </w:tcBorders>
          </w:tcPr>
          <w:p w14:paraId="1A27778F" w14:textId="77777777" w:rsidR="00994BA3" w:rsidRPr="003A6007" w:rsidRDefault="00994BA3" w:rsidP="005336A6">
            <w:pPr>
              <w:spacing w:after="200"/>
              <w:jc w:val="center"/>
              <w:rPr>
                <w:lang w:val="en-GB"/>
              </w:rPr>
            </w:pPr>
            <w:r>
              <w:rPr>
                <w:lang w:val="en-GB"/>
              </w:rPr>
              <w:t>28</w:t>
            </w:r>
          </w:p>
        </w:tc>
        <w:tc>
          <w:tcPr>
            <w:tcW w:w="1045" w:type="pct"/>
            <w:tcBorders>
              <w:top w:val="single" w:sz="4" w:space="0" w:color="DCDCDC"/>
              <w:left w:val="single" w:sz="4" w:space="0" w:color="DCDCDC"/>
              <w:bottom w:val="single" w:sz="4" w:space="0" w:color="DCDCDC"/>
              <w:right w:val="single" w:sz="4" w:space="0" w:color="DCDCDC"/>
            </w:tcBorders>
            <w:vAlign w:val="center"/>
          </w:tcPr>
          <w:p w14:paraId="77225E12" w14:textId="77777777" w:rsidR="00994BA3" w:rsidRPr="003A6007" w:rsidRDefault="00994BA3" w:rsidP="005336A6">
            <w:pPr>
              <w:spacing w:after="200"/>
              <w:jc w:val="center"/>
              <w:rPr>
                <w:lang w:val="en-GB"/>
              </w:rPr>
            </w:pPr>
            <w:r>
              <w:rPr>
                <w:lang w:val="en-GB"/>
              </w:rPr>
              <w:t>32</w:t>
            </w:r>
          </w:p>
        </w:tc>
        <w:tc>
          <w:tcPr>
            <w:tcW w:w="1344" w:type="pct"/>
            <w:tcBorders>
              <w:top w:val="single" w:sz="4" w:space="0" w:color="DCDCDC"/>
              <w:left w:val="single" w:sz="4" w:space="0" w:color="DCDCDC"/>
              <w:bottom w:val="single" w:sz="4" w:space="0" w:color="DCDCDC"/>
              <w:right w:val="single" w:sz="4" w:space="0" w:color="DCDCDC"/>
            </w:tcBorders>
          </w:tcPr>
          <w:p w14:paraId="7C7FD06C" w14:textId="77777777" w:rsidR="00994BA3" w:rsidRPr="003A6007" w:rsidRDefault="00994BA3" w:rsidP="005336A6">
            <w:pPr>
              <w:spacing w:after="200"/>
              <w:jc w:val="center"/>
              <w:rPr>
                <w:lang w:val="en-GB"/>
              </w:rPr>
            </w:pPr>
            <w:r>
              <w:rPr>
                <w:lang w:val="en-GB"/>
              </w:rPr>
              <w:t>4</w:t>
            </w:r>
          </w:p>
        </w:tc>
      </w:tr>
      <w:tr w:rsidR="00994BA3" w:rsidRPr="003A6007" w14:paraId="5FC11906" w14:textId="77777777" w:rsidTr="005336A6">
        <w:tc>
          <w:tcPr>
            <w:tcW w:w="1456" w:type="pct"/>
            <w:tcBorders>
              <w:top w:val="single" w:sz="4" w:space="0" w:color="DCDCDC"/>
              <w:left w:val="single" w:sz="4" w:space="0" w:color="DCDCDC"/>
              <w:bottom w:val="single" w:sz="4" w:space="0" w:color="DCDCDC"/>
              <w:right w:val="single" w:sz="4" w:space="0" w:color="DCDCDC"/>
            </w:tcBorders>
            <w:vAlign w:val="center"/>
          </w:tcPr>
          <w:p w14:paraId="14741645" w14:textId="77777777" w:rsidR="00994BA3" w:rsidRPr="003A6007" w:rsidRDefault="00994BA3" w:rsidP="005336A6">
            <w:pPr>
              <w:spacing w:after="200" w:line="240" w:lineRule="auto"/>
              <w:rPr>
                <w:lang w:val="en-GB"/>
              </w:rPr>
            </w:pPr>
            <w:r w:rsidRPr="003A6007">
              <w:rPr>
                <w:lang w:val="en-GB"/>
              </w:rPr>
              <w:t>Year 2</w:t>
            </w:r>
          </w:p>
        </w:tc>
        <w:tc>
          <w:tcPr>
            <w:tcW w:w="1155" w:type="pct"/>
            <w:tcBorders>
              <w:top w:val="single" w:sz="4" w:space="0" w:color="DCDCDC"/>
              <w:left w:val="single" w:sz="4" w:space="0" w:color="DCDCDC"/>
              <w:bottom w:val="single" w:sz="4" w:space="0" w:color="DCDCDC"/>
              <w:right w:val="single" w:sz="4" w:space="0" w:color="DCDCDC"/>
            </w:tcBorders>
          </w:tcPr>
          <w:p w14:paraId="448700AD" w14:textId="77777777" w:rsidR="00994BA3" w:rsidRPr="003A6007" w:rsidRDefault="00994BA3" w:rsidP="005336A6">
            <w:pPr>
              <w:spacing w:after="200"/>
              <w:jc w:val="center"/>
              <w:rPr>
                <w:lang w:val="en-GB"/>
              </w:rPr>
            </w:pPr>
            <w:r>
              <w:rPr>
                <w:lang w:val="en-GB"/>
              </w:rPr>
              <w:t>28</w:t>
            </w:r>
          </w:p>
        </w:tc>
        <w:tc>
          <w:tcPr>
            <w:tcW w:w="1045" w:type="pct"/>
            <w:tcBorders>
              <w:top w:val="single" w:sz="4" w:space="0" w:color="DCDCDC"/>
              <w:left w:val="single" w:sz="4" w:space="0" w:color="DCDCDC"/>
              <w:bottom w:val="single" w:sz="4" w:space="0" w:color="DCDCDC"/>
              <w:right w:val="single" w:sz="4" w:space="0" w:color="DCDCDC"/>
            </w:tcBorders>
          </w:tcPr>
          <w:p w14:paraId="0A31BBC0" w14:textId="77777777" w:rsidR="00994BA3" w:rsidRPr="003A6007" w:rsidRDefault="00994BA3" w:rsidP="005336A6">
            <w:pPr>
              <w:spacing w:after="200"/>
              <w:jc w:val="center"/>
              <w:rPr>
                <w:lang w:val="en-GB"/>
              </w:rPr>
            </w:pPr>
            <w:r w:rsidRPr="00BF639D">
              <w:rPr>
                <w:lang w:val="en-GB"/>
              </w:rPr>
              <w:t>32</w:t>
            </w:r>
          </w:p>
        </w:tc>
        <w:tc>
          <w:tcPr>
            <w:tcW w:w="1344" w:type="pct"/>
            <w:tcBorders>
              <w:top w:val="single" w:sz="4" w:space="0" w:color="DCDCDC"/>
              <w:left w:val="single" w:sz="4" w:space="0" w:color="DCDCDC"/>
              <w:bottom w:val="single" w:sz="4" w:space="0" w:color="DCDCDC"/>
              <w:right w:val="single" w:sz="4" w:space="0" w:color="DCDCDC"/>
            </w:tcBorders>
          </w:tcPr>
          <w:p w14:paraId="30FC727E" w14:textId="77777777" w:rsidR="00994BA3" w:rsidRPr="003A6007" w:rsidRDefault="00994BA3" w:rsidP="005336A6">
            <w:pPr>
              <w:spacing w:after="200"/>
              <w:jc w:val="center"/>
              <w:rPr>
                <w:lang w:val="en-GB"/>
              </w:rPr>
            </w:pPr>
            <w:r>
              <w:rPr>
                <w:lang w:val="en-GB"/>
              </w:rPr>
              <w:t>4</w:t>
            </w:r>
          </w:p>
        </w:tc>
      </w:tr>
      <w:tr w:rsidR="00994BA3" w:rsidRPr="003A6007" w14:paraId="45652B12" w14:textId="77777777" w:rsidTr="005336A6">
        <w:tc>
          <w:tcPr>
            <w:tcW w:w="1456" w:type="pct"/>
            <w:tcBorders>
              <w:top w:val="single" w:sz="4" w:space="0" w:color="DCDCDC"/>
              <w:left w:val="single" w:sz="4" w:space="0" w:color="DCDCDC"/>
              <w:bottom w:val="single" w:sz="4" w:space="0" w:color="DCDCDC"/>
              <w:right w:val="single" w:sz="4" w:space="0" w:color="DCDCDC"/>
            </w:tcBorders>
            <w:vAlign w:val="center"/>
          </w:tcPr>
          <w:p w14:paraId="0DE9DF70" w14:textId="77777777" w:rsidR="00994BA3" w:rsidRPr="003A6007" w:rsidRDefault="00994BA3" w:rsidP="005336A6">
            <w:pPr>
              <w:spacing w:after="200" w:line="240" w:lineRule="auto"/>
              <w:rPr>
                <w:lang w:val="en-GB"/>
              </w:rPr>
            </w:pPr>
            <w:r w:rsidRPr="003A6007">
              <w:rPr>
                <w:lang w:val="en-GB"/>
              </w:rPr>
              <w:t xml:space="preserve">Year </w:t>
            </w:r>
            <w:r>
              <w:rPr>
                <w:lang w:val="en-GB"/>
              </w:rPr>
              <w:t>3</w:t>
            </w:r>
          </w:p>
        </w:tc>
        <w:tc>
          <w:tcPr>
            <w:tcW w:w="1155" w:type="pct"/>
            <w:tcBorders>
              <w:top w:val="single" w:sz="4" w:space="0" w:color="DCDCDC"/>
              <w:left w:val="single" w:sz="4" w:space="0" w:color="DCDCDC"/>
              <w:bottom w:val="single" w:sz="4" w:space="0" w:color="DCDCDC"/>
              <w:right w:val="single" w:sz="4" w:space="0" w:color="DCDCDC"/>
            </w:tcBorders>
          </w:tcPr>
          <w:p w14:paraId="602D8083" w14:textId="77777777" w:rsidR="00994BA3" w:rsidRPr="003A6007" w:rsidRDefault="00994BA3" w:rsidP="005336A6">
            <w:pPr>
              <w:spacing w:after="200"/>
              <w:jc w:val="center"/>
              <w:rPr>
                <w:lang w:val="en-GB"/>
              </w:rPr>
            </w:pPr>
            <w:r>
              <w:rPr>
                <w:lang w:val="en-GB"/>
              </w:rPr>
              <w:t>28</w:t>
            </w:r>
          </w:p>
        </w:tc>
        <w:tc>
          <w:tcPr>
            <w:tcW w:w="1045" w:type="pct"/>
            <w:tcBorders>
              <w:top w:val="single" w:sz="4" w:space="0" w:color="DCDCDC"/>
              <w:left w:val="single" w:sz="4" w:space="0" w:color="DCDCDC"/>
              <w:bottom w:val="single" w:sz="4" w:space="0" w:color="DCDCDC"/>
              <w:right w:val="single" w:sz="4" w:space="0" w:color="DCDCDC"/>
            </w:tcBorders>
          </w:tcPr>
          <w:p w14:paraId="4CA7FD9A" w14:textId="77777777" w:rsidR="00994BA3" w:rsidRPr="003A6007" w:rsidRDefault="00994BA3" w:rsidP="005336A6">
            <w:pPr>
              <w:spacing w:after="200"/>
              <w:jc w:val="center"/>
              <w:rPr>
                <w:lang w:val="en-GB"/>
              </w:rPr>
            </w:pPr>
            <w:r w:rsidRPr="00BF639D">
              <w:rPr>
                <w:lang w:val="en-GB"/>
              </w:rPr>
              <w:t>32</w:t>
            </w:r>
          </w:p>
        </w:tc>
        <w:tc>
          <w:tcPr>
            <w:tcW w:w="1344" w:type="pct"/>
            <w:tcBorders>
              <w:top w:val="single" w:sz="4" w:space="0" w:color="DCDCDC"/>
              <w:left w:val="single" w:sz="4" w:space="0" w:color="DCDCDC"/>
              <w:bottom w:val="single" w:sz="4" w:space="0" w:color="DCDCDC"/>
              <w:right w:val="single" w:sz="4" w:space="0" w:color="DCDCDC"/>
            </w:tcBorders>
          </w:tcPr>
          <w:p w14:paraId="63B8D8E1" w14:textId="77777777" w:rsidR="00994BA3" w:rsidRPr="003A6007" w:rsidRDefault="00994BA3" w:rsidP="005336A6">
            <w:pPr>
              <w:spacing w:after="200"/>
              <w:jc w:val="center"/>
              <w:rPr>
                <w:lang w:val="en-GB"/>
              </w:rPr>
            </w:pPr>
            <w:r>
              <w:rPr>
                <w:lang w:val="en-GB"/>
              </w:rPr>
              <w:t>4</w:t>
            </w:r>
          </w:p>
        </w:tc>
      </w:tr>
      <w:tr w:rsidR="00994BA3" w:rsidRPr="003A6007" w14:paraId="501561AA" w14:textId="77777777" w:rsidTr="005336A6">
        <w:tc>
          <w:tcPr>
            <w:tcW w:w="1456" w:type="pct"/>
            <w:tcBorders>
              <w:top w:val="single" w:sz="4" w:space="0" w:color="DCDCDC"/>
              <w:left w:val="single" w:sz="4" w:space="0" w:color="DCDCDC"/>
              <w:bottom w:val="single" w:sz="4" w:space="0" w:color="DCDCDC"/>
              <w:right w:val="single" w:sz="4" w:space="0" w:color="DCDCDC"/>
            </w:tcBorders>
            <w:vAlign w:val="center"/>
          </w:tcPr>
          <w:p w14:paraId="55322AA1" w14:textId="77777777" w:rsidR="00994BA3" w:rsidRPr="003A6007" w:rsidRDefault="00994BA3" w:rsidP="005336A6">
            <w:pPr>
              <w:spacing w:after="200" w:line="240" w:lineRule="auto"/>
              <w:rPr>
                <w:lang w:val="en-GB"/>
              </w:rPr>
            </w:pPr>
            <w:r w:rsidRPr="003A6007">
              <w:rPr>
                <w:lang w:val="en-GB"/>
              </w:rPr>
              <w:t>Year 4</w:t>
            </w:r>
          </w:p>
        </w:tc>
        <w:tc>
          <w:tcPr>
            <w:tcW w:w="1155" w:type="pct"/>
            <w:tcBorders>
              <w:top w:val="single" w:sz="4" w:space="0" w:color="DCDCDC"/>
              <w:left w:val="single" w:sz="4" w:space="0" w:color="DCDCDC"/>
              <w:bottom w:val="single" w:sz="4" w:space="0" w:color="DCDCDC"/>
              <w:right w:val="single" w:sz="4" w:space="0" w:color="DCDCDC"/>
            </w:tcBorders>
          </w:tcPr>
          <w:p w14:paraId="009A3B35" w14:textId="77777777" w:rsidR="00994BA3" w:rsidRPr="003A6007" w:rsidRDefault="00994BA3" w:rsidP="005336A6">
            <w:pPr>
              <w:spacing w:after="200"/>
              <w:jc w:val="center"/>
              <w:rPr>
                <w:lang w:val="en-GB"/>
              </w:rPr>
            </w:pPr>
            <w:r>
              <w:rPr>
                <w:lang w:val="en-GB"/>
              </w:rPr>
              <w:t>28</w:t>
            </w:r>
          </w:p>
        </w:tc>
        <w:tc>
          <w:tcPr>
            <w:tcW w:w="1045" w:type="pct"/>
            <w:tcBorders>
              <w:top w:val="single" w:sz="4" w:space="0" w:color="DCDCDC"/>
              <w:left w:val="single" w:sz="4" w:space="0" w:color="DCDCDC"/>
              <w:bottom w:val="single" w:sz="4" w:space="0" w:color="DCDCDC"/>
              <w:right w:val="single" w:sz="4" w:space="0" w:color="DCDCDC"/>
            </w:tcBorders>
          </w:tcPr>
          <w:p w14:paraId="37DE1621" w14:textId="77777777" w:rsidR="00994BA3" w:rsidRPr="003A6007" w:rsidRDefault="00994BA3" w:rsidP="005336A6">
            <w:pPr>
              <w:spacing w:after="200"/>
              <w:jc w:val="center"/>
              <w:rPr>
                <w:lang w:val="en-GB"/>
              </w:rPr>
            </w:pPr>
            <w:r w:rsidRPr="00BF639D">
              <w:rPr>
                <w:lang w:val="en-GB"/>
              </w:rPr>
              <w:t>32</w:t>
            </w:r>
          </w:p>
        </w:tc>
        <w:tc>
          <w:tcPr>
            <w:tcW w:w="1344" w:type="pct"/>
            <w:tcBorders>
              <w:top w:val="single" w:sz="4" w:space="0" w:color="DCDCDC"/>
              <w:left w:val="single" w:sz="4" w:space="0" w:color="DCDCDC"/>
              <w:bottom w:val="single" w:sz="4" w:space="0" w:color="DCDCDC"/>
              <w:right w:val="single" w:sz="4" w:space="0" w:color="DCDCDC"/>
            </w:tcBorders>
          </w:tcPr>
          <w:p w14:paraId="5E03BA77" w14:textId="77777777" w:rsidR="00994BA3" w:rsidRPr="003A6007" w:rsidRDefault="00994BA3" w:rsidP="005336A6">
            <w:pPr>
              <w:spacing w:after="200"/>
              <w:jc w:val="center"/>
              <w:rPr>
                <w:lang w:val="en-GB"/>
              </w:rPr>
            </w:pPr>
            <w:r>
              <w:rPr>
                <w:lang w:val="en-GB"/>
              </w:rPr>
              <w:t>4</w:t>
            </w:r>
          </w:p>
        </w:tc>
      </w:tr>
      <w:tr w:rsidR="00994BA3" w:rsidRPr="003A6007" w14:paraId="6ED21AF8" w14:textId="77777777" w:rsidTr="005336A6">
        <w:tc>
          <w:tcPr>
            <w:tcW w:w="1456" w:type="pct"/>
            <w:tcBorders>
              <w:top w:val="single" w:sz="4" w:space="0" w:color="DCDCDC"/>
              <w:left w:val="single" w:sz="4" w:space="0" w:color="DCDCDC"/>
              <w:bottom w:val="single" w:sz="4" w:space="0" w:color="DCDCDC"/>
              <w:right w:val="single" w:sz="4" w:space="0" w:color="DCDCDC"/>
            </w:tcBorders>
            <w:vAlign w:val="center"/>
          </w:tcPr>
          <w:p w14:paraId="5F5088F4" w14:textId="77777777" w:rsidR="00994BA3" w:rsidRPr="003A6007" w:rsidRDefault="00994BA3" w:rsidP="005336A6">
            <w:pPr>
              <w:spacing w:after="200" w:line="240" w:lineRule="auto"/>
              <w:rPr>
                <w:lang w:val="en-GB"/>
              </w:rPr>
            </w:pPr>
            <w:r w:rsidRPr="003A6007">
              <w:rPr>
                <w:lang w:val="en-GB"/>
              </w:rPr>
              <w:t>Year 5</w:t>
            </w:r>
          </w:p>
        </w:tc>
        <w:tc>
          <w:tcPr>
            <w:tcW w:w="1155" w:type="pct"/>
            <w:tcBorders>
              <w:top w:val="single" w:sz="4" w:space="0" w:color="DCDCDC"/>
              <w:left w:val="single" w:sz="4" w:space="0" w:color="DCDCDC"/>
              <w:bottom w:val="single" w:sz="4" w:space="0" w:color="DCDCDC"/>
              <w:right w:val="single" w:sz="4" w:space="0" w:color="DCDCDC"/>
            </w:tcBorders>
          </w:tcPr>
          <w:p w14:paraId="2FA2DC72" w14:textId="77777777" w:rsidR="00994BA3" w:rsidRPr="003A6007" w:rsidRDefault="00994BA3" w:rsidP="005336A6">
            <w:pPr>
              <w:spacing w:after="200"/>
              <w:jc w:val="center"/>
              <w:rPr>
                <w:lang w:val="en-GB"/>
              </w:rPr>
            </w:pPr>
            <w:r>
              <w:rPr>
                <w:lang w:val="en-GB"/>
              </w:rPr>
              <w:t>28</w:t>
            </w:r>
          </w:p>
        </w:tc>
        <w:tc>
          <w:tcPr>
            <w:tcW w:w="1045" w:type="pct"/>
            <w:tcBorders>
              <w:top w:val="single" w:sz="4" w:space="0" w:color="DCDCDC"/>
              <w:left w:val="single" w:sz="4" w:space="0" w:color="DCDCDC"/>
              <w:bottom w:val="single" w:sz="4" w:space="0" w:color="DCDCDC"/>
              <w:right w:val="single" w:sz="4" w:space="0" w:color="DCDCDC"/>
            </w:tcBorders>
          </w:tcPr>
          <w:p w14:paraId="15EFD928" w14:textId="77777777" w:rsidR="00994BA3" w:rsidRPr="003A6007" w:rsidRDefault="00994BA3" w:rsidP="005336A6">
            <w:pPr>
              <w:spacing w:after="200"/>
              <w:jc w:val="center"/>
              <w:rPr>
                <w:lang w:val="en-GB"/>
              </w:rPr>
            </w:pPr>
            <w:r w:rsidRPr="00BF639D">
              <w:rPr>
                <w:lang w:val="en-GB"/>
              </w:rPr>
              <w:t>32</w:t>
            </w:r>
          </w:p>
        </w:tc>
        <w:tc>
          <w:tcPr>
            <w:tcW w:w="1344" w:type="pct"/>
            <w:tcBorders>
              <w:top w:val="single" w:sz="4" w:space="0" w:color="DCDCDC"/>
              <w:left w:val="single" w:sz="4" w:space="0" w:color="DCDCDC"/>
              <w:bottom w:val="single" w:sz="4" w:space="0" w:color="DCDCDC"/>
              <w:right w:val="single" w:sz="4" w:space="0" w:color="DCDCDC"/>
            </w:tcBorders>
          </w:tcPr>
          <w:p w14:paraId="2D6AA1E8" w14:textId="77777777" w:rsidR="00994BA3" w:rsidRPr="003A6007" w:rsidRDefault="00994BA3" w:rsidP="005336A6">
            <w:pPr>
              <w:spacing w:after="200"/>
              <w:jc w:val="center"/>
              <w:rPr>
                <w:lang w:val="en-GB"/>
              </w:rPr>
            </w:pPr>
            <w:r>
              <w:rPr>
                <w:lang w:val="en-GB"/>
              </w:rPr>
              <w:t>4</w:t>
            </w:r>
          </w:p>
        </w:tc>
      </w:tr>
      <w:tr w:rsidR="00994BA3" w:rsidRPr="003A6007" w14:paraId="7F150EB4" w14:textId="77777777" w:rsidTr="005336A6">
        <w:tc>
          <w:tcPr>
            <w:tcW w:w="1456" w:type="pct"/>
            <w:tcBorders>
              <w:top w:val="single" w:sz="4" w:space="0" w:color="DCDCDC"/>
              <w:left w:val="single" w:sz="4" w:space="0" w:color="DCDCDC"/>
              <w:bottom w:val="single" w:sz="4" w:space="0" w:color="DCDCDC"/>
              <w:right w:val="single" w:sz="4" w:space="0" w:color="DCDCDC"/>
            </w:tcBorders>
          </w:tcPr>
          <w:p w14:paraId="0D618632" w14:textId="77777777" w:rsidR="00994BA3" w:rsidRPr="003A6007" w:rsidRDefault="00994BA3" w:rsidP="005336A6">
            <w:pPr>
              <w:spacing w:line="240" w:lineRule="auto"/>
              <w:rPr>
                <w:lang w:val="en-GB"/>
              </w:rPr>
            </w:pPr>
            <w:r w:rsidRPr="00560AC6">
              <w:rPr>
                <w:lang w:val="en-GB"/>
              </w:rPr>
              <w:t xml:space="preserve">Year </w:t>
            </w:r>
            <w:r>
              <w:rPr>
                <w:lang w:val="en-GB"/>
              </w:rPr>
              <w:t>6</w:t>
            </w:r>
          </w:p>
        </w:tc>
        <w:tc>
          <w:tcPr>
            <w:tcW w:w="1155" w:type="pct"/>
            <w:tcBorders>
              <w:top w:val="single" w:sz="4" w:space="0" w:color="DCDCDC"/>
              <w:left w:val="single" w:sz="4" w:space="0" w:color="DCDCDC"/>
              <w:bottom w:val="single" w:sz="4" w:space="0" w:color="DCDCDC"/>
              <w:right w:val="single" w:sz="4" w:space="0" w:color="DCDCDC"/>
            </w:tcBorders>
          </w:tcPr>
          <w:p w14:paraId="7165E76E" w14:textId="77777777" w:rsidR="00994BA3" w:rsidRPr="003A6007" w:rsidRDefault="00994BA3" w:rsidP="005336A6">
            <w:pPr>
              <w:jc w:val="center"/>
              <w:rPr>
                <w:lang w:val="en-GB"/>
              </w:rPr>
            </w:pPr>
            <w:r>
              <w:rPr>
                <w:lang w:val="en-GB"/>
              </w:rPr>
              <w:t>28</w:t>
            </w:r>
          </w:p>
        </w:tc>
        <w:tc>
          <w:tcPr>
            <w:tcW w:w="1045" w:type="pct"/>
            <w:tcBorders>
              <w:top w:val="single" w:sz="4" w:space="0" w:color="DCDCDC"/>
              <w:left w:val="single" w:sz="4" w:space="0" w:color="DCDCDC"/>
              <w:bottom w:val="single" w:sz="4" w:space="0" w:color="DCDCDC"/>
              <w:right w:val="single" w:sz="4" w:space="0" w:color="DCDCDC"/>
            </w:tcBorders>
          </w:tcPr>
          <w:p w14:paraId="6D6C5ACC" w14:textId="77777777" w:rsidR="00994BA3" w:rsidRPr="003A6007" w:rsidRDefault="00994BA3" w:rsidP="005336A6">
            <w:pPr>
              <w:jc w:val="center"/>
              <w:rPr>
                <w:lang w:val="en-GB"/>
              </w:rPr>
            </w:pPr>
            <w:r w:rsidRPr="00BF639D">
              <w:rPr>
                <w:lang w:val="en-GB"/>
              </w:rPr>
              <w:t>32</w:t>
            </w:r>
          </w:p>
        </w:tc>
        <w:tc>
          <w:tcPr>
            <w:tcW w:w="1344" w:type="pct"/>
            <w:tcBorders>
              <w:top w:val="single" w:sz="4" w:space="0" w:color="DCDCDC"/>
              <w:left w:val="single" w:sz="4" w:space="0" w:color="DCDCDC"/>
              <w:bottom w:val="single" w:sz="4" w:space="0" w:color="DCDCDC"/>
              <w:right w:val="single" w:sz="4" w:space="0" w:color="DCDCDC"/>
            </w:tcBorders>
          </w:tcPr>
          <w:p w14:paraId="70E43D6A" w14:textId="77777777" w:rsidR="00994BA3" w:rsidRPr="003A6007" w:rsidRDefault="00994BA3" w:rsidP="005336A6">
            <w:pPr>
              <w:jc w:val="center"/>
              <w:rPr>
                <w:lang w:val="en-GB"/>
              </w:rPr>
            </w:pPr>
            <w:r>
              <w:rPr>
                <w:lang w:val="en-GB"/>
              </w:rPr>
              <w:t>4</w:t>
            </w:r>
          </w:p>
        </w:tc>
      </w:tr>
      <w:tr w:rsidR="00994BA3" w:rsidRPr="003A6007" w14:paraId="7E0D1053" w14:textId="77777777" w:rsidTr="005336A6">
        <w:tc>
          <w:tcPr>
            <w:tcW w:w="1456" w:type="pct"/>
            <w:tcBorders>
              <w:top w:val="single" w:sz="4" w:space="0" w:color="DCDCDC"/>
              <w:left w:val="single" w:sz="4" w:space="0" w:color="DCDCDC"/>
              <w:bottom w:val="single" w:sz="4" w:space="0" w:color="DCDCDC"/>
              <w:right w:val="single" w:sz="4" w:space="0" w:color="DCDCDC"/>
            </w:tcBorders>
          </w:tcPr>
          <w:p w14:paraId="65E211B0" w14:textId="77777777" w:rsidR="00994BA3" w:rsidRPr="003A6007" w:rsidRDefault="00994BA3" w:rsidP="005336A6">
            <w:pPr>
              <w:spacing w:line="240" w:lineRule="auto"/>
              <w:rPr>
                <w:lang w:val="en-GB"/>
              </w:rPr>
            </w:pPr>
            <w:r w:rsidRPr="00560AC6">
              <w:rPr>
                <w:lang w:val="en-GB"/>
              </w:rPr>
              <w:t xml:space="preserve">Year </w:t>
            </w:r>
            <w:r>
              <w:rPr>
                <w:lang w:val="en-GB"/>
              </w:rPr>
              <w:t>7</w:t>
            </w:r>
          </w:p>
        </w:tc>
        <w:tc>
          <w:tcPr>
            <w:tcW w:w="1155" w:type="pct"/>
            <w:tcBorders>
              <w:top w:val="single" w:sz="4" w:space="0" w:color="DCDCDC"/>
              <w:left w:val="single" w:sz="4" w:space="0" w:color="DCDCDC"/>
              <w:bottom w:val="single" w:sz="4" w:space="0" w:color="DCDCDC"/>
              <w:right w:val="single" w:sz="4" w:space="0" w:color="DCDCDC"/>
            </w:tcBorders>
          </w:tcPr>
          <w:p w14:paraId="2CCD8859" w14:textId="77777777" w:rsidR="00994BA3" w:rsidRPr="003A6007" w:rsidRDefault="00994BA3" w:rsidP="005336A6">
            <w:pPr>
              <w:jc w:val="center"/>
              <w:rPr>
                <w:lang w:val="en-GB"/>
              </w:rPr>
            </w:pPr>
            <w:r>
              <w:rPr>
                <w:lang w:val="en-GB"/>
              </w:rPr>
              <w:t>28</w:t>
            </w:r>
          </w:p>
        </w:tc>
        <w:tc>
          <w:tcPr>
            <w:tcW w:w="1045" w:type="pct"/>
            <w:tcBorders>
              <w:top w:val="single" w:sz="4" w:space="0" w:color="DCDCDC"/>
              <w:left w:val="single" w:sz="4" w:space="0" w:color="DCDCDC"/>
              <w:bottom w:val="single" w:sz="4" w:space="0" w:color="DCDCDC"/>
              <w:right w:val="single" w:sz="4" w:space="0" w:color="DCDCDC"/>
            </w:tcBorders>
          </w:tcPr>
          <w:p w14:paraId="63F47806" w14:textId="77777777" w:rsidR="00994BA3" w:rsidRPr="003A6007" w:rsidRDefault="00994BA3" w:rsidP="005336A6">
            <w:pPr>
              <w:jc w:val="center"/>
              <w:rPr>
                <w:lang w:val="en-GB"/>
              </w:rPr>
            </w:pPr>
            <w:r w:rsidRPr="00BF639D">
              <w:rPr>
                <w:lang w:val="en-GB"/>
              </w:rPr>
              <w:t>32</w:t>
            </w:r>
          </w:p>
        </w:tc>
        <w:tc>
          <w:tcPr>
            <w:tcW w:w="1344" w:type="pct"/>
            <w:tcBorders>
              <w:top w:val="single" w:sz="4" w:space="0" w:color="DCDCDC"/>
              <w:left w:val="single" w:sz="4" w:space="0" w:color="DCDCDC"/>
              <w:bottom w:val="single" w:sz="4" w:space="0" w:color="DCDCDC"/>
              <w:right w:val="single" w:sz="4" w:space="0" w:color="DCDCDC"/>
            </w:tcBorders>
          </w:tcPr>
          <w:p w14:paraId="34AD7923" w14:textId="77777777" w:rsidR="00994BA3" w:rsidRPr="003A6007" w:rsidRDefault="00994BA3" w:rsidP="005336A6">
            <w:pPr>
              <w:jc w:val="center"/>
              <w:rPr>
                <w:lang w:val="en-GB"/>
              </w:rPr>
            </w:pPr>
            <w:r>
              <w:rPr>
                <w:lang w:val="en-GB"/>
              </w:rPr>
              <w:t>4</w:t>
            </w:r>
          </w:p>
        </w:tc>
      </w:tr>
      <w:tr w:rsidR="00994BA3" w:rsidRPr="003A6007" w14:paraId="63FDC534" w14:textId="77777777" w:rsidTr="005336A6">
        <w:tc>
          <w:tcPr>
            <w:tcW w:w="1456" w:type="pct"/>
            <w:tcBorders>
              <w:top w:val="single" w:sz="4" w:space="0" w:color="DCDCDC"/>
              <w:left w:val="single" w:sz="4" w:space="0" w:color="DCDCDC"/>
              <w:bottom w:val="single" w:sz="4" w:space="0" w:color="DCDCDC"/>
              <w:right w:val="single" w:sz="4" w:space="0" w:color="DCDCDC"/>
            </w:tcBorders>
          </w:tcPr>
          <w:p w14:paraId="56382D79" w14:textId="77777777" w:rsidR="00994BA3" w:rsidRPr="003A6007" w:rsidRDefault="00994BA3" w:rsidP="005336A6">
            <w:pPr>
              <w:spacing w:line="240" w:lineRule="auto"/>
              <w:rPr>
                <w:lang w:val="en-GB"/>
              </w:rPr>
            </w:pPr>
            <w:r w:rsidRPr="00560AC6">
              <w:rPr>
                <w:lang w:val="en-GB"/>
              </w:rPr>
              <w:t xml:space="preserve">Year </w:t>
            </w:r>
            <w:r>
              <w:rPr>
                <w:lang w:val="en-GB"/>
              </w:rPr>
              <w:t>8</w:t>
            </w:r>
          </w:p>
        </w:tc>
        <w:tc>
          <w:tcPr>
            <w:tcW w:w="1155" w:type="pct"/>
            <w:tcBorders>
              <w:top w:val="single" w:sz="4" w:space="0" w:color="DCDCDC"/>
              <w:left w:val="single" w:sz="4" w:space="0" w:color="DCDCDC"/>
              <w:bottom w:val="single" w:sz="4" w:space="0" w:color="DCDCDC"/>
              <w:right w:val="single" w:sz="4" w:space="0" w:color="DCDCDC"/>
            </w:tcBorders>
          </w:tcPr>
          <w:p w14:paraId="44355565" w14:textId="77777777" w:rsidR="00994BA3" w:rsidRPr="003A6007" w:rsidRDefault="00994BA3" w:rsidP="005336A6">
            <w:pPr>
              <w:jc w:val="center"/>
              <w:rPr>
                <w:lang w:val="en-GB"/>
              </w:rPr>
            </w:pPr>
            <w:r>
              <w:rPr>
                <w:lang w:val="en-GB"/>
              </w:rPr>
              <w:t>28</w:t>
            </w:r>
          </w:p>
        </w:tc>
        <w:tc>
          <w:tcPr>
            <w:tcW w:w="1045" w:type="pct"/>
            <w:tcBorders>
              <w:top w:val="single" w:sz="4" w:space="0" w:color="DCDCDC"/>
              <w:left w:val="single" w:sz="4" w:space="0" w:color="DCDCDC"/>
              <w:bottom w:val="single" w:sz="4" w:space="0" w:color="DCDCDC"/>
              <w:right w:val="single" w:sz="4" w:space="0" w:color="DCDCDC"/>
            </w:tcBorders>
          </w:tcPr>
          <w:p w14:paraId="4D19E6BF" w14:textId="77777777" w:rsidR="00994BA3" w:rsidRPr="003A6007" w:rsidRDefault="00994BA3" w:rsidP="005336A6">
            <w:pPr>
              <w:jc w:val="center"/>
              <w:rPr>
                <w:lang w:val="en-GB"/>
              </w:rPr>
            </w:pPr>
            <w:r w:rsidRPr="00BF639D">
              <w:rPr>
                <w:lang w:val="en-GB"/>
              </w:rPr>
              <w:t>32</w:t>
            </w:r>
          </w:p>
        </w:tc>
        <w:tc>
          <w:tcPr>
            <w:tcW w:w="1344" w:type="pct"/>
            <w:tcBorders>
              <w:top w:val="single" w:sz="4" w:space="0" w:color="DCDCDC"/>
              <w:left w:val="single" w:sz="4" w:space="0" w:color="DCDCDC"/>
              <w:bottom w:val="single" w:sz="4" w:space="0" w:color="DCDCDC"/>
              <w:right w:val="single" w:sz="4" w:space="0" w:color="DCDCDC"/>
            </w:tcBorders>
          </w:tcPr>
          <w:p w14:paraId="75B60C2B" w14:textId="77777777" w:rsidR="00994BA3" w:rsidRPr="003A6007" w:rsidRDefault="00994BA3" w:rsidP="005336A6">
            <w:pPr>
              <w:jc w:val="center"/>
              <w:rPr>
                <w:lang w:val="en-GB"/>
              </w:rPr>
            </w:pPr>
            <w:r>
              <w:rPr>
                <w:lang w:val="en-GB"/>
              </w:rPr>
              <w:t>4</w:t>
            </w:r>
          </w:p>
        </w:tc>
      </w:tr>
      <w:tr w:rsidR="00994BA3" w:rsidRPr="003A6007" w14:paraId="44F4671B" w14:textId="77777777" w:rsidTr="005336A6">
        <w:tc>
          <w:tcPr>
            <w:tcW w:w="1456" w:type="pct"/>
            <w:tcBorders>
              <w:top w:val="single" w:sz="4" w:space="0" w:color="DCDCDC"/>
              <w:left w:val="single" w:sz="4" w:space="0" w:color="DCDCDC"/>
              <w:bottom w:val="single" w:sz="4" w:space="0" w:color="DCDCDC"/>
              <w:right w:val="single" w:sz="4" w:space="0" w:color="DCDCDC"/>
            </w:tcBorders>
          </w:tcPr>
          <w:p w14:paraId="19835833" w14:textId="77777777" w:rsidR="00994BA3" w:rsidRPr="003A6007" w:rsidRDefault="00994BA3" w:rsidP="005336A6">
            <w:pPr>
              <w:spacing w:line="240" w:lineRule="auto"/>
              <w:rPr>
                <w:lang w:val="en-GB"/>
              </w:rPr>
            </w:pPr>
            <w:r w:rsidRPr="00560AC6">
              <w:rPr>
                <w:lang w:val="en-GB"/>
              </w:rPr>
              <w:t xml:space="preserve">Year </w:t>
            </w:r>
            <w:r>
              <w:rPr>
                <w:lang w:val="en-GB"/>
              </w:rPr>
              <w:t>9</w:t>
            </w:r>
          </w:p>
        </w:tc>
        <w:tc>
          <w:tcPr>
            <w:tcW w:w="1155" w:type="pct"/>
            <w:tcBorders>
              <w:top w:val="single" w:sz="4" w:space="0" w:color="DCDCDC"/>
              <w:left w:val="single" w:sz="4" w:space="0" w:color="DCDCDC"/>
              <w:bottom w:val="single" w:sz="4" w:space="0" w:color="DCDCDC"/>
              <w:right w:val="single" w:sz="4" w:space="0" w:color="DCDCDC"/>
            </w:tcBorders>
          </w:tcPr>
          <w:p w14:paraId="5EDB5D1D" w14:textId="77777777" w:rsidR="00994BA3" w:rsidRPr="003A6007" w:rsidRDefault="00994BA3" w:rsidP="005336A6">
            <w:pPr>
              <w:jc w:val="center"/>
              <w:rPr>
                <w:lang w:val="en-GB"/>
              </w:rPr>
            </w:pPr>
            <w:r>
              <w:rPr>
                <w:lang w:val="en-GB"/>
              </w:rPr>
              <w:t>28</w:t>
            </w:r>
          </w:p>
        </w:tc>
        <w:tc>
          <w:tcPr>
            <w:tcW w:w="1045" w:type="pct"/>
            <w:tcBorders>
              <w:top w:val="single" w:sz="4" w:space="0" w:color="DCDCDC"/>
              <w:left w:val="single" w:sz="4" w:space="0" w:color="DCDCDC"/>
              <w:bottom w:val="single" w:sz="4" w:space="0" w:color="DCDCDC"/>
              <w:right w:val="single" w:sz="4" w:space="0" w:color="DCDCDC"/>
            </w:tcBorders>
          </w:tcPr>
          <w:p w14:paraId="20901168" w14:textId="77777777" w:rsidR="00994BA3" w:rsidRPr="003A6007" w:rsidRDefault="00994BA3" w:rsidP="005336A6">
            <w:pPr>
              <w:jc w:val="center"/>
              <w:rPr>
                <w:lang w:val="en-GB"/>
              </w:rPr>
            </w:pPr>
            <w:r w:rsidRPr="00BF639D">
              <w:rPr>
                <w:lang w:val="en-GB"/>
              </w:rPr>
              <w:t>32</w:t>
            </w:r>
          </w:p>
        </w:tc>
        <w:tc>
          <w:tcPr>
            <w:tcW w:w="1344" w:type="pct"/>
            <w:tcBorders>
              <w:top w:val="single" w:sz="4" w:space="0" w:color="DCDCDC"/>
              <w:left w:val="single" w:sz="4" w:space="0" w:color="DCDCDC"/>
              <w:bottom w:val="single" w:sz="4" w:space="0" w:color="DCDCDC"/>
              <w:right w:val="single" w:sz="4" w:space="0" w:color="DCDCDC"/>
            </w:tcBorders>
          </w:tcPr>
          <w:p w14:paraId="51F87D86" w14:textId="77777777" w:rsidR="00994BA3" w:rsidRPr="003A6007" w:rsidRDefault="00994BA3" w:rsidP="005336A6">
            <w:pPr>
              <w:jc w:val="center"/>
              <w:rPr>
                <w:lang w:val="en-GB"/>
              </w:rPr>
            </w:pPr>
            <w:r>
              <w:rPr>
                <w:lang w:val="en-GB"/>
              </w:rPr>
              <w:t>4</w:t>
            </w:r>
          </w:p>
        </w:tc>
      </w:tr>
      <w:tr w:rsidR="00994BA3" w:rsidRPr="003A6007" w14:paraId="26996D91" w14:textId="77777777" w:rsidTr="005336A6">
        <w:tc>
          <w:tcPr>
            <w:tcW w:w="1456" w:type="pct"/>
            <w:tcBorders>
              <w:top w:val="single" w:sz="4" w:space="0" w:color="DCDCDC"/>
              <w:left w:val="single" w:sz="4" w:space="0" w:color="DCDCDC"/>
              <w:bottom w:val="single" w:sz="4" w:space="0" w:color="DCDCDC"/>
              <w:right w:val="single" w:sz="4" w:space="0" w:color="DCDCDC"/>
            </w:tcBorders>
          </w:tcPr>
          <w:p w14:paraId="6F244016" w14:textId="77777777" w:rsidR="00994BA3" w:rsidRPr="003A6007" w:rsidRDefault="00994BA3" w:rsidP="005336A6">
            <w:pPr>
              <w:spacing w:line="240" w:lineRule="auto"/>
              <w:rPr>
                <w:lang w:val="en-GB"/>
              </w:rPr>
            </w:pPr>
            <w:r w:rsidRPr="00560AC6">
              <w:rPr>
                <w:lang w:val="en-GB"/>
              </w:rPr>
              <w:t xml:space="preserve">Year </w:t>
            </w:r>
            <w:r>
              <w:rPr>
                <w:lang w:val="en-GB"/>
              </w:rPr>
              <w:t>10</w:t>
            </w:r>
          </w:p>
        </w:tc>
        <w:tc>
          <w:tcPr>
            <w:tcW w:w="1155" w:type="pct"/>
            <w:tcBorders>
              <w:top w:val="single" w:sz="4" w:space="0" w:color="DCDCDC"/>
              <w:left w:val="single" w:sz="4" w:space="0" w:color="DCDCDC"/>
              <w:bottom w:val="single" w:sz="4" w:space="0" w:color="DCDCDC"/>
              <w:right w:val="single" w:sz="4" w:space="0" w:color="DCDCDC"/>
            </w:tcBorders>
          </w:tcPr>
          <w:p w14:paraId="5CBB7E8E" w14:textId="77777777" w:rsidR="00994BA3" w:rsidRPr="003A6007" w:rsidRDefault="00994BA3" w:rsidP="005336A6">
            <w:pPr>
              <w:jc w:val="center"/>
              <w:rPr>
                <w:lang w:val="en-GB"/>
              </w:rPr>
            </w:pPr>
            <w:r>
              <w:rPr>
                <w:lang w:val="en-GB"/>
              </w:rPr>
              <w:t>28</w:t>
            </w:r>
          </w:p>
        </w:tc>
        <w:tc>
          <w:tcPr>
            <w:tcW w:w="1045" w:type="pct"/>
            <w:tcBorders>
              <w:top w:val="single" w:sz="4" w:space="0" w:color="DCDCDC"/>
              <w:left w:val="single" w:sz="4" w:space="0" w:color="DCDCDC"/>
              <w:bottom w:val="single" w:sz="4" w:space="0" w:color="DCDCDC"/>
              <w:right w:val="single" w:sz="4" w:space="0" w:color="DCDCDC"/>
            </w:tcBorders>
          </w:tcPr>
          <w:p w14:paraId="1FF30373" w14:textId="77777777" w:rsidR="00994BA3" w:rsidRPr="003A6007" w:rsidRDefault="00994BA3" w:rsidP="005336A6">
            <w:pPr>
              <w:jc w:val="center"/>
              <w:rPr>
                <w:lang w:val="en-GB"/>
              </w:rPr>
            </w:pPr>
            <w:r w:rsidRPr="00BF639D">
              <w:rPr>
                <w:lang w:val="en-GB"/>
              </w:rPr>
              <w:t>32</w:t>
            </w:r>
          </w:p>
        </w:tc>
        <w:tc>
          <w:tcPr>
            <w:tcW w:w="1344" w:type="pct"/>
            <w:tcBorders>
              <w:top w:val="single" w:sz="4" w:space="0" w:color="DCDCDC"/>
              <w:left w:val="single" w:sz="4" w:space="0" w:color="DCDCDC"/>
              <w:bottom w:val="single" w:sz="4" w:space="0" w:color="DCDCDC"/>
              <w:right w:val="single" w:sz="4" w:space="0" w:color="DCDCDC"/>
            </w:tcBorders>
          </w:tcPr>
          <w:p w14:paraId="48D821E7" w14:textId="77777777" w:rsidR="00994BA3" w:rsidRPr="003A6007" w:rsidRDefault="00994BA3" w:rsidP="005336A6">
            <w:pPr>
              <w:jc w:val="center"/>
              <w:rPr>
                <w:lang w:val="en-GB"/>
              </w:rPr>
            </w:pPr>
            <w:r>
              <w:rPr>
                <w:lang w:val="en-GB"/>
              </w:rPr>
              <w:t>4</w:t>
            </w:r>
          </w:p>
        </w:tc>
      </w:tr>
      <w:tr w:rsidR="00994BA3" w:rsidRPr="003A6007" w14:paraId="11ABFFED" w14:textId="77777777" w:rsidTr="005336A6">
        <w:trPr>
          <w:trHeight w:val="594"/>
        </w:trPr>
        <w:tc>
          <w:tcPr>
            <w:tcW w:w="1456" w:type="pct"/>
            <w:tcBorders>
              <w:left w:val="single" w:sz="4" w:space="0" w:color="DCDCDC"/>
              <w:bottom w:val="single" w:sz="4" w:space="0" w:color="DCDCDC"/>
              <w:right w:val="single" w:sz="4" w:space="0" w:color="DCDCDC"/>
            </w:tcBorders>
            <w:vAlign w:val="center"/>
          </w:tcPr>
          <w:p w14:paraId="670D1490" w14:textId="77777777" w:rsidR="00994BA3" w:rsidRPr="003A6007" w:rsidRDefault="00994BA3" w:rsidP="005336A6">
            <w:pPr>
              <w:spacing w:after="200"/>
              <w:rPr>
                <w:lang w:val="en-GB"/>
              </w:rPr>
            </w:pPr>
            <w:r w:rsidRPr="003A6007">
              <w:rPr>
                <w:lang w:val="en-GB"/>
              </w:rPr>
              <w:t>Total</w:t>
            </w:r>
          </w:p>
        </w:tc>
        <w:tc>
          <w:tcPr>
            <w:tcW w:w="3544" w:type="pct"/>
            <w:gridSpan w:val="3"/>
            <w:tcBorders>
              <w:left w:val="single" w:sz="4" w:space="0" w:color="DCDCDC"/>
              <w:bottom w:val="single" w:sz="4" w:space="0" w:color="DCDCDC"/>
              <w:right w:val="single" w:sz="4" w:space="0" w:color="DCDCDC"/>
            </w:tcBorders>
          </w:tcPr>
          <w:p w14:paraId="7BDABDB0" w14:textId="77777777" w:rsidR="00994BA3" w:rsidRPr="003A6007" w:rsidRDefault="00994BA3" w:rsidP="005336A6">
            <w:pPr>
              <w:spacing w:after="200"/>
              <w:rPr>
                <w:lang w:val="en-GB"/>
              </w:rPr>
            </w:pPr>
            <w:r>
              <w:rPr>
                <w:lang w:val="en-GB"/>
              </w:rPr>
              <w:t>32</w:t>
            </w:r>
          </w:p>
        </w:tc>
      </w:tr>
      <w:tr w:rsidR="00994BA3" w:rsidRPr="003A6007" w14:paraId="38AF005D" w14:textId="77777777" w:rsidTr="005336A6">
        <w:trPr>
          <w:cnfStyle w:val="010000000000" w:firstRow="0" w:lastRow="1" w:firstColumn="0" w:lastColumn="0" w:oddVBand="0" w:evenVBand="0" w:oddHBand="0" w:evenHBand="0" w:firstRowFirstColumn="0" w:firstRowLastColumn="0" w:lastRowFirstColumn="0" w:lastRowLastColumn="0"/>
          <w:trHeight w:val="594"/>
        </w:trPr>
        <w:tc>
          <w:tcPr>
            <w:tcW w:w="1456" w:type="pct"/>
            <w:tcBorders>
              <w:left w:val="single" w:sz="4" w:space="0" w:color="DCDCDC"/>
              <w:bottom w:val="single" w:sz="4" w:space="0" w:color="DCDCDC"/>
              <w:right w:val="single" w:sz="4" w:space="0" w:color="DCDCDC"/>
            </w:tcBorders>
            <w:vAlign w:val="center"/>
          </w:tcPr>
          <w:p w14:paraId="0E85EBA9" w14:textId="77777777" w:rsidR="00994BA3" w:rsidRPr="003A6007" w:rsidRDefault="00994BA3" w:rsidP="005336A6">
            <w:pPr>
              <w:rPr>
                <w:lang w:val="en-GB"/>
              </w:rPr>
            </w:pPr>
            <w:r w:rsidRPr="003A6007">
              <w:rPr>
                <w:lang w:val="en-GB"/>
              </w:rPr>
              <w:t>Total number of crediting years</w:t>
            </w:r>
          </w:p>
        </w:tc>
        <w:tc>
          <w:tcPr>
            <w:tcW w:w="3544" w:type="pct"/>
            <w:gridSpan w:val="3"/>
            <w:tcBorders>
              <w:left w:val="single" w:sz="4" w:space="0" w:color="DCDCDC"/>
              <w:bottom w:val="single" w:sz="4" w:space="0" w:color="DCDCDC"/>
              <w:right w:val="single" w:sz="4" w:space="0" w:color="DCDCDC"/>
            </w:tcBorders>
            <w:vAlign w:val="center"/>
          </w:tcPr>
          <w:p w14:paraId="42AE6D97" w14:textId="77777777" w:rsidR="00994BA3" w:rsidRPr="003A6007" w:rsidRDefault="00994BA3" w:rsidP="005336A6">
            <w:pPr>
              <w:rPr>
                <w:lang w:val="en-GB"/>
              </w:rPr>
            </w:pPr>
            <w:r>
              <w:rPr>
                <w:lang w:val="en-GB"/>
              </w:rPr>
              <w:t>10</w:t>
            </w:r>
          </w:p>
        </w:tc>
      </w:tr>
    </w:tbl>
    <w:p w14:paraId="2CADC6B4" w14:textId="77777777" w:rsidR="00994BA3" w:rsidRDefault="00994BA3" w:rsidP="00994BA3">
      <w:pPr>
        <w:rPr>
          <w:b/>
          <w:lang w:val="en-GB"/>
        </w:rPr>
      </w:pPr>
    </w:p>
    <w:p w14:paraId="21ACB5D8" w14:textId="77777777" w:rsidR="00994BA3" w:rsidRDefault="00994BA3" w:rsidP="00994BA3">
      <w:pPr>
        <w:rPr>
          <w:b/>
        </w:rPr>
      </w:pPr>
      <w:r>
        <w:rPr>
          <w:b/>
        </w:rPr>
        <w:t>Table 22: SDG 13 – Climate Action</w:t>
      </w:r>
    </w:p>
    <w:tbl>
      <w:tblPr>
        <w:tblStyle w:val="GridTable4-Accent1"/>
        <w:tblW w:w="9493" w:type="dxa"/>
        <w:tblCellMar>
          <w:top w:w="28" w:type="dxa"/>
        </w:tblCellMar>
        <w:tblLook w:val="0660" w:firstRow="1" w:lastRow="1" w:firstColumn="0" w:lastColumn="0" w:noHBand="1" w:noVBand="1"/>
      </w:tblPr>
      <w:tblGrid>
        <w:gridCol w:w="2764"/>
        <w:gridCol w:w="2193"/>
        <w:gridCol w:w="1984"/>
        <w:gridCol w:w="2552"/>
        <w:tblGridChange w:id="882">
          <w:tblGrid>
            <w:gridCol w:w="2764"/>
            <w:gridCol w:w="2193"/>
            <w:gridCol w:w="1984"/>
            <w:gridCol w:w="2552"/>
          </w:tblGrid>
        </w:tblGridChange>
      </w:tblGrid>
      <w:tr w:rsidR="00994BA3" w:rsidRPr="003A6007" w14:paraId="2ADADCBD" w14:textId="77777777" w:rsidTr="005336A6">
        <w:trPr>
          <w:cnfStyle w:val="100000000000" w:firstRow="1" w:lastRow="0" w:firstColumn="0" w:lastColumn="0" w:oddVBand="0" w:evenVBand="0" w:oddHBand="0" w:evenHBand="0" w:firstRowFirstColumn="0" w:firstRowLastColumn="0" w:lastRowFirstColumn="0" w:lastRowLastColumn="0"/>
        </w:trPr>
        <w:tc>
          <w:tcPr>
            <w:tcW w:w="1456" w:type="pct"/>
            <w:tcBorders>
              <w:bottom w:val="single" w:sz="4" w:space="0" w:color="DCDCDC"/>
            </w:tcBorders>
            <w:vAlign w:val="center"/>
          </w:tcPr>
          <w:p w14:paraId="79C8D9C2" w14:textId="77777777" w:rsidR="00994BA3" w:rsidRPr="003A6007" w:rsidRDefault="00994BA3" w:rsidP="005336A6">
            <w:pPr>
              <w:spacing w:after="200" w:line="240" w:lineRule="auto"/>
              <w:rPr>
                <w:color w:val="FFFFFF" w:themeColor="background1"/>
                <w:lang w:val="en-GB"/>
              </w:rPr>
            </w:pPr>
            <w:r w:rsidRPr="003A6007">
              <w:rPr>
                <w:color w:val="FFFFFF" w:themeColor="background1"/>
                <w:lang w:val="en-GB"/>
              </w:rPr>
              <w:t>Year</w:t>
            </w:r>
          </w:p>
        </w:tc>
        <w:tc>
          <w:tcPr>
            <w:tcW w:w="1155" w:type="pct"/>
            <w:tcBorders>
              <w:bottom w:val="single" w:sz="4" w:space="0" w:color="DCDCDC"/>
            </w:tcBorders>
            <w:vAlign w:val="center"/>
          </w:tcPr>
          <w:p w14:paraId="2956F3D2" w14:textId="77777777" w:rsidR="00994BA3" w:rsidRPr="003A6007" w:rsidRDefault="00994BA3" w:rsidP="005336A6">
            <w:pPr>
              <w:spacing w:after="200" w:line="240" w:lineRule="auto"/>
              <w:rPr>
                <w:color w:val="FFFFFF" w:themeColor="background1"/>
                <w:lang w:val="en-GB"/>
              </w:rPr>
            </w:pPr>
            <w:r w:rsidRPr="003A6007">
              <w:rPr>
                <w:color w:val="FFFFFF" w:themeColor="background1"/>
                <w:lang w:val="en-GB"/>
              </w:rPr>
              <w:t>Baseline estimate</w:t>
            </w:r>
          </w:p>
        </w:tc>
        <w:tc>
          <w:tcPr>
            <w:tcW w:w="1045" w:type="pct"/>
            <w:tcBorders>
              <w:bottom w:val="single" w:sz="4" w:space="0" w:color="DCDCDC"/>
            </w:tcBorders>
            <w:vAlign w:val="center"/>
          </w:tcPr>
          <w:p w14:paraId="07D47B03" w14:textId="77777777" w:rsidR="00994BA3" w:rsidRPr="003A6007" w:rsidRDefault="00994BA3" w:rsidP="005336A6">
            <w:pPr>
              <w:spacing w:after="200" w:line="240" w:lineRule="auto"/>
              <w:rPr>
                <w:color w:val="FFFFFF" w:themeColor="background1"/>
                <w:lang w:val="en-GB"/>
              </w:rPr>
            </w:pPr>
            <w:r w:rsidRPr="003A6007">
              <w:rPr>
                <w:color w:val="FFFFFF" w:themeColor="background1"/>
                <w:lang w:val="en-GB"/>
              </w:rPr>
              <w:t>Project estimate</w:t>
            </w:r>
          </w:p>
        </w:tc>
        <w:tc>
          <w:tcPr>
            <w:tcW w:w="1344" w:type="pct"/>
            <w:tcBorders>
              <w:bottom w:val="single" w:sz="4" w:space="0" w:color="DCDCDC"/>
            </w:tcBorders>
            <w:vAlign w:val="center"/>
          </w:tcPr>
          <w:p w14:paraId="7D7FCCA5" w14:textId="77777777" w:rsidR="00994BA3" w:rsidRPr="003A6007" w:rsidRDefault="00994BA3" w:rsidP="005336A6">
            <w:pPr>
              <w:spacing w:after="200" w:line="240" w:lineRule="auto"/>
              <w:rPr>
                <w:color w:val="FFFFFF" w:themeColor="background1"/>
                <w:lang w:val="en-GB"/>
              </w:rPr>
            </w:pPr>
            <w:r w:rsidRPr="003A6007">
              <w:rPr>
                <w:color w:val="FFFFFF" w:themeColor="background1"/>
                <w:lang w:val="en-GB"/>
              </w:rPr>
              <w:t>Net benefit</w:t>
            </w:r>
          </w:p>
        </w:tc>
      </w:tr>
      <w:tr w:rsidR="00994BA3" w:rsidRPr="003A6007" w14:paraId="1B281858" w14:textId="77777777" w:rsidTr="005336A6">
        <w:tc>
          <w:tcPr>
            <w:tcW w:w="1456" w:type="pct"/>
            <w:tcBorders>
              <w:top w:val="single" w:sz="4" w:space="0" w:color="DCDCDC"/>
              <w:left w:val="single" w:sz="4" w:space="0" w:color="DCDCDC"/>
              <w:bottom w:val="single" w:sz="4" w:space="0" w:color="DCDCDC"/>
              <w:right w:val="single" w:sz="4" w:space="0" w:color="DCDCDC"/>
            </w:tcBorders>
            <w:vAlign w:val="center"/>
          </w:tcPr>
          <w:p w14:paraId="29530FCF" w14:textId="77777777" w:rsidR="00994BA3" w:rsidRPr="003A6007" w:rsidRDefault="00994BA3" w:rsidP="005336A6">
            <w:pPr>
              <w:spacing w:after="200" w:line="240" w:lineRule="auto"/>
              <w:rPr>
                <w:lang w:val="en-GB"/>
              </w:rPr>
            </w:pPr>
            <w:r w:rsidRPr="003A6007">
              <w:rPr>
                <w:lang w:val="en-GB"/>
              </w:rPr>
              <w:t>Year 1</w:t>
            </w:r>
          </w:p>
        </w:tc>
        <w:tc>
          <w:tcPr>
            <w:tcW w:w="1155" w:type="pct"/>
            <w:tcBorders>
              <w:top w:val="single" w:sz="4" w:space="0" w:color="DCDCDC"/>
              <w:left w:val="single" w:sz="4" w:space="0" w:color="DCDCDC"/>
              <w:bottom w:val="single" w:sz="4" w:space="0" w:color="DCDCDC"/>
              <w:right w:val="single" w:sz="4" w:space="0" w:color="DCDCDC"/>
            </w:tcBorders>
            <w:vAlign w:val="center"/>
          </w:tcPr>
          <w:p w14:paraId="7292472C" w14:textId="1823208A" w:rsidR="00994BA3" w:rsidRPr="003A6007" w:rsidRDefault="001961EC" w:rsidP="005336A6">
            <w:pPr>
              <w:spacing w:after="200"/>
              <w:jc w:val="center"/>
              <w:rPr>
                <w:lang w:val="en-GB"/>
              </w:rPr>
            </w:pPr>
            <w:ins w:id="883" w:author="Ying Shian Loh" w:date="2024-02-07T12:13:00Z">
              <w:r>
                <w:rPr>
                  <w:lang w:val="en-GB"/>
                </w:rPr>
                <w:t>3,223</w:t>
              </w:r>
            </w:ins>
            <w:del w:id="884" w:author="Ying Shian Loh" w:date="2023-08-23T14:21:00Z">
              <w:r w:rsidR="00863072" w:rsidDel="007B2D84">
                <w:rPr>
                  <w:lang w:val="en-GB"/>
                </w:rPr>
                <w:delText>2,920</w:delText>
              </w:r>
            </w:del>
          </w:p>
        </w:tc>
        <w:tc>
          <w:tcPr>
            <w:tcW w:w="1045" w:type="pct"/>
            <w:tcBorders>
              <w:top w:val="single" w:sz="4" w:space="0" w:color="DCDCDC"/>
              <w:left w:val="single" w:sz="4" w:space="0" w:color="DCDCDC"/>
              <w:bottom w:val="single" w:sz="4" w:space="0" w:color="DCDCDC"/>
              <w:right w:val="single" w:sz="4" w:space="0" w:color="DCDCDC"/>
            </w:tcBorders>
            <w:vAlign w:val="center"/>
          </w:tcPr>
          <w:p w14:paraId="70C14E0E" w14:textId="56000458" w:rsidR="00994BA3" w:rsidRPr="003A6007" w:rsidRDefault="003B6A6C" w:rsidP="005336A6">
            <w:pPr>
              <w:spacing w:after="200"/>
              <w:jc w:val="center"/>
              <w:rPr>
                <w:lang w:val="en-GB"/>
              </w:rPr>
            </w:pPr>
            <w:ins w:id="885" w:author="Ying Shian Loh" w:date="2023-11-02T12:38:00Z">
              <w:r>
                <w:rPr>
                  <w:lang w:val="en-GB"/>
                </w:rPr>
                <w:t>1,</w:t>
              </w:r>
            </w:ins>
            <w:ins w:id="886" w:author="Ying Shian Loh" w:date="2023-08-28T16:03:00Z">
              <w:r w:rsidR="00AB7A08">
                <w:rPr>
                  <w:lang w:val="en-GB"/>
                </w:rPr>
                <w:t>531</w:t>
              </w:r>
            </w:ins>
            <w:del w:id="887" w:author="Ying Shian Loh" w:date="2023-08-28T16:03:00Z">
              <w:r w:rsidR="00355C4B" w:rsidDel="00AB7A08">
                <w:rPr>
                  <w:lang w:val="en-GB"/>
                </w:rPr>
                <w:delText>232</w:delText>
              </w:r>
            </w:del>
          </w:p>
        </w:tc>
        <w:tc>
          <w:tcPr>
            <w:tcW w:w="1344" w:type="pct"/>
            <w:tcBorders>
              <w:top w:val="single" w:sz="4" w:space="0" w:color="DCDCDC"/>
              <w:left w:val="single" w:sz="4" w:space="0" w:color="DCDCDC"/>
              <w:bottom w:val="single" w:sz="4" w:space="0" w:color="DCDCDC"/>
              <w:right w:val="single" w:sz="4" w:space="0" w:color="DCDCDC"/>
            </w:tcBorders>
            <w:vAlign w:val="center"/>
          </w:tcPr>
          <w:p w14:paraId="42DC5EA8" w14:textId="429753C7" w:rsidR="00994BA3" w:rsidRPr="003A6007" w:rsidRDefault="000A2F5F" w:rsidP="005336A6">
            <w:pPr>
              <w:spacing w:after="200"/>
              <w:jc w:val="center"/>
              <w:rPr>
                <w:lang w:val="en-GB"/>
              </w:rPr>
            </w:pPr>
            <w:ins w:id="888" w:author="Ying Shian Loh" w:date="2023-08-28T16:03:00Z">
              <w:r>
                <w:rPr>
                  <w:lang w:val="en-GB"/>
                </w:rPr>
                <w:t>1,</w:t>
              </w:r>
            </w:ins>
            <w:ins w:id="889" w:author="Ying Shian Loh" w:date="2024-02-07T12:14:00Z">
              <w:r w:rsidR="001961EC">
                <w:rPr>
                  <w:lang w:val="en-GB"/>
                </w:rPr>
                <w:t>692</w:t>
              </w:r>
            </w:ins>
            <w:del w:id="890" w:author="Ying Shian Loh" w:date="2023-08-28T16:03:00Z">
              <w:r w:rsidR="00355C4B" w:rsidDel="000A2F5F">
                <w:rPr>
                  <w:lang w:val="en-GB"/>
                </w:rPr>
                <w:delText>1,688</w:delText>
              </w:r>
            </w:del>
          </w:p>
        </w:tc>
      </w:tr>
      <w:tr w:rsidR="001961EC" w:rsidRPr="003A6007" w14:paraId="11E610FC" w14:textId="77777777" w:rsidTr="001961EC">
        <w:tblPrEx>
          <w:tblW w:w="9493" w:type="dxa"/>
          <w:tblCellMar>
            <w:top w:w="28" w:type="dxa"/>
          </w:tblCellMar>
          <w:tblLook w:val="0660" w:firstRow="1" w:lastRow="1" w:firstColumn="0" w:lastColumn="0" w:noHBand="1" w:noVBand="1"/>
          <w:tblPrExChange w:id="891" w:author="Ying Shian Loh" w:date="2023-11-02T12:38:00Z">
            <w:tblPrEx>
              <w:tblW w:w="9493" w:type="dxa"/>
              <w:tblCellMar>
                <w:top w:w="28" w:type="dxa"/>
              </w:tblCellMar>
              <w:tblLook w:val="0660" w:firstRow="1" w:lastRow="1" w:firstColumn="0" w:lastColumn="0" w:noHBand="1" w:noVBand="1"/>
            </w:tblPrEx>
          </w:tblPrExChange>
        </w:tblPrEx>
        <w:tc>
          <w:tcPr>
            <w:tcW w:w="0" w:type="pct"/>
            <w:tcBorders>
              <w:top w:val="single" w:sz="4" w:space="0" w:color="DCDCDC"/>
              <w:left w:val="single" w:sz="4" w:space="0" w:color="DCDCDC"/>
              <w:bottom w:val="single" w:sz="4" w:space="0" w:color="DCDCDC"/>
              <w:right w:val="single" w:sz="4" w:space="0" w:color="DCDCDC"/>
            </w:tcBorders>
            <w:vAlign w:val="center"/>
            <w:tcPrChange w:id="892" w:author="Ying Shian Loh" w:date="2023-11-02T12:38:00Z">
              <w:tcPr>
                <w:tcW w:w="1456" w:type="pct"/>
                <w:tcBorders>
                  <w:top w:val="single" w:sz="4" w:space="0" w:color="DCDCDC"/>
                  <w:left w:val="single" w:sz="4" w:space="0" w:color="DCDCDC"/>
                  <w:bottom w:val="single" w:sz="4" w:space="0" w:color="DCDCDC"/>
                  <w:right w:val="single" w:sz="4" w:space="0" w:color="DCDCDC"/>
                </w:tcBorders>
                <w:vAlign w:val="center"/>
              </w:tcPr>
            </w:tcPrChange>
          </w:tcPr>
          <w:p w14:paraId="6C3A9C1E" w14:textId="77777777" w:rsidR="001961EC" w:rsidRPr="003A6007" w:rsidRDefault="001961EC" w:rsidP="001961EC">
            <w:pPr>
              <w:spacing w:after="200" w:line="240" w:lineRule="auto"/>
              <w:rPr>
                <w:lang w:val="en-GB"/>
              </w:rPr>
            </w:pPr>
            <w:r w:rsidRPr="003A6007">
              <w:rPr>
                <w:lang w:val="en-GB"/>
              </w:rPr>
              <w:t>Year 2</w:t>
            </w:r>
          </w:p>
        </w:tc>
        <w:tc>
          <w:tcPr>
            <w:tcW w:w="0" w:type="pct"/>
            <w:tcBorders>
              <w:top w:val="single" w:sz="4" w:space="0" w:color="DCDCDC"/>
              <w:left w:val="single" w:sz="4" w:space="0" w:color="DCDCDC"/>
              <w:bottom w:val="single" w:sz="4" w:space="0" w:color="DCDCDC"/>
              <w:right w:val="single" w:sz="4" w:space="0" w:color="DCDCDC"/>
            </w:tcBorders>
            <w:tcPrChange w:id="893" w:author="Ying Shian Loh" w:date="2023-11-02T12:38:00Z">
              <w:tcPr>
                <w:tcW w:w="1155" w:type="pct"/>
                <w:tcBorders>
                  <w:top w:val="single" w:sz="4" w:space="0" w:color="DCDCDC"/>
                  <w:left w:val="single" w:sz="4" w:space="0" w:color="DCDCDC"/>
                  <w:bottom w:val="single" w:sz="4" w:space="0" w:color="DCDCDC"/>
                  <w:right w:val="single" w:sz="4" w:space="0" w:color="DCDCDC"/>
                </w:tcBorders>
                <w:vAlign w:val="center"/>
              </w:tcPr>
            </w:tcPrChange>
          </w:tcPr>
          <w:p w14:paraId="1F8414ED" w14:textId="50C7BA52" w:rsidR="001961EC" w:rsidRPr="003A6007" w:rsidRDefault="001961EC" w:rsidP="001961EC">
            <w:pPr>
              <w:spacing w:after="200"/>
              <w:jc w:val="center"/>
              <w:rPr>
                <w:lang w:val="en-GB"/>
              </w:rPr>
            </w:pPr>
            <w:ins w:id="894" w:author="Ying Shian Loh" w:date="2024-02-07T12:13:00Z">
              <w:r w:rsidRPr="003328DC">
                <w:rPr>
                  <w:lang w:val="en-GB"/>
                </w:rPr>
                <w:t>3,223</w:t>
              </w:r>
            </w:ins>
            <w:del w:id="895" w:author="Ying Shian Loh" w:date="2023-08-23T14:21:00Z">
              <w:r w:rsidDel="007B2D84">
                <w:rPr>
                  <w:lang w:val="en-GB"/>
                </w:rPr>
                <w:delText>2,920</w:delText>
              </w:r>
            </w:del>
          </w:p>
        </w:tc>
        <w:tc>
          <w:tcPr>
            <w:tcW w:w="0" w:type="pct"/>
            <w:tcBorders>
              <w:top w:val="single" w:sz="4" w:space="0" w:color="DCDCDC"/>
              <w:left w:val="single" w:sz="4" w:space="0" w:color="DCDCDC"/>
              <w:bottom w:val="single" w:sz="4" w:space="0" w:color="DCDCDC"/>
              <w:right w:val="single" w:sz="4" w:space="0" w:color="DCDCDC"/>
            </w:tcBorders>
            <w:tcPrChange w:id="896" w:author="Ying Shian Loh" w:date="2023-11-02T12:38:00Z">
              <w:tcPr>
                <w:tcW w:w="1045" w:type="pct"/>
                <w:tcBorders>
                  <w:top w:val="single" w:sz="4" w:space="0" w:color="DCDCDC"/>
                  <w:left w:val="single" w:sz="4" w:space="0" w:color="DCDCDC"/>
                  <w:bottom w:val="single" w:sz="4" w:space="0" w:color="DCDCDC"/>
                  <w:right w:val="single" w:sz="4" w:space="0" w:color="DCDCDC"/>
                </w:tcBorders>
                <w:vAlign w:val="center"/>
              </w:tcPr>
            </w:tcPrChange>
          </w:tcPr>
          <w:p w14:paraId="29237C79" w14:textId="2360CC1B" w:rsidR="001961EC" w:rsidRPr="003A6007" w:rsidRDefault="001961EC" w:rsidP="001961EC">
            <w:pPr>
              <w:spacing w:after="200"/>
              <w:jc w:val="center"/>
              <w:rPr>
                <w:lang w:val="en-GB"/>
              </w:rPr>
            </w:pPr>
            <w:ins w:id="897" w:author="Ying Shian Loh" w:date="2023-08-28T16:03:00Z">
              <w:r w:rsidRPr="00C01129">
                <w:rPr>
                  <w:lang w:val="en-GB"/>
                </w:rPr>
                <w:t>1,531</w:t>
              </w:r>
            </w:ins>
            <w:del w:id="898" w:author="Ying Shian Loh" w:date="2023-08-28T16:03:00Z">
              <w:r w:rsidDel="00F953CA">
                <w:rPr>
                  <w:lang w:val="en-GB"/>
                </w:rPr>
                <w:delText>1,232</w:delText>
              </w:r>
            </w:del>
          </w:p>
        </w:tc>
        <w:tc>
          <w:tcPr>
            <w:tcW w:w="0" w:type="pct"/>
            <w:tcBorders>
              <w:top w:val="single" w:sz="4" w:space="0" w:color="DCDCDC"/>
              <w:left w:val="single" w:sz="4" w:space="0" w:color="DCDCDC"/>
              <w:bottom w:val="single" w:sz="4" w:space="0" w:color="DCDCDC"/>
              <w:right w:val="single" w:sz="4" w:space="0" w:color="DCDCDC"/>
            </w:tcBorders>
            <w:tcPrChange w:id="899" w:author="Ying Shian Loh" w:date="2023-11-02T12:38:00Z">
              <w:tcPr>
                <w:tcW w:w="1344" w:type="pct"/>
                <w:tcBorders>
                  <w:top w:val="single" w:sz="4" w:space="0" w:color="DCDCDC"/>
                  <w:left w:val="single" w:sz="4" w:space="0" w:color="DCDCDC"/>
                  <w:bottom w:val="single" w:sz="4" w:space="0" w:color="DCDCDC"/>
                  <w:right w:val="single" w:sz="4" w:space="0" w:color="DCDCDC"/>
                </w:tcBorders>
                <w:vAlign w:val="center"/>
              </w:tcPr>
            </w:tcPrChange>
          </w:tcPr>
          <w:p w14:paraId="516B0686" w14:textId="52422C83" w:rsidR="001961EC" w:rsidRPr="003A6007" w:rsidRDefault="001961EC" w:rsidP="001961EC">
            <w:pPr>
              <w:spacing w:after="200"/>
              <w:jc w:val="center"/>
              <w:rPr>
                <w:lang w:val="en-GB"/>
              </w:rPr>
            </w:pPr>
            <w:ins w:id="900" w:author="Ying Shian Loh" w:date="2024-02-07T12:14:00Z">
              <w:r w:rsidRPr="000A3347">
                <w:rPr>
                  <w:lang w:val="en-GB"/>
                </w:rPr>
                <w:t>1,692</w:t>
              </w:r>
            </w:ins>
            <w:del w:id="901" w:author="Ying Shian Loh" w:date="2023-08-28T16:03:00Z">
              <w:r w:rsidDel="008C0354">
                <w:rPr>
                  <w:lang w:val="en-GB"/>
                </w:rPr>
                <w:delText>1,688</w:delText>
              </w:r>
            </w:del>
          </w:p>
        </w:tc>
      </w:tr>
      <w:tr w:rsidR="001961EC" w:rsidRPr="003A6007" w14:paraId="0637C88C" w14:textId="77777777" w:rsidTr="001961EC">
        <w:tblPrEx>
          <w:tblW w:w="9493" w:type="dxa"/>
          <w:tblCellMar>
            <w:top w:w="28" w:type="dxa"/>
          </w:tblCellMar>
          <w:tblLook w:val="0660" w:firstRow="1" w:lastRow="1" w:firstColumn="0" w:lastColumn="0" w:noHBand="1" w:noVBand="1"/>
          <w:tblPrExChange w:id="902" w:author="Ying Shian Loh" w:date="2023-08-28T16:03:00Z">
            <w:tblPrEx>
              <w:tblW w:w="9493" w:type="dxa"/>
              <w:tblCellMar>
                <w:top w:w="28" w:type="dxa"/>
              </w:tblCellMar>
              <w:tblLook w:val="0660" w:firstRow="1" w:lastRow="1" w:firstColumn="0" w:lastColumn="0" w:noHBand="1" w:noVBand="1"/>
            </w:tblPrEx>
          </w:tblPrExChange>
        </w:tblPrEx>
        <w:tc>
          <w:tcPr>
            <w:tcW w:w="0" w:type="pct"/>
            <w:tcBorders>
              <w:top w:val="single" w:sz="4" w:space="0" w:color="DCDCDC"/>
              <w:left w:val="single" w:sz="4" w:space="0" w:color="DCDCDC"/>
              <w:bottom w:val="single" w:sz="4" w:space="0" w:color="DCDCDC"/>
              <w:right w:val="single" w:sz="4" w:space="0" w:color="DCDCDC"/>
            </w:tcBorders>
            <w:vAlign w:val="center"/>
            <w:tcPrChange w:id="903" w:author="Ying Shian Loh" w:date="2023-08-28T16:03:00Z">
              <w:tcPr>
                <w:tcW w:w="1456" w:type="pct"/>
                <w:tcBorders>
                  <w:top w:val="single" w:sz="4" w:space="0" w:color="DCDCDC"/>
                  <w:left w:val="single" w:sz="4" w:space="0" w:color="DCDCDC"/>
                  <w:bottom w:val="single" w:sz="4" w:space="0" w:color="DCDCDC"/>
                  <w:right w:val="single" w:sz="4" w:space="0" w:color="DCDCDC"/>
                </w:tcBorders>
                <w:vAlign w:val="center"/>
              </w:tcPr>
            </w:tcPrChange>
          </w:tcPr>
          <w:p w14:paraId="42263FE8" w14:textId="77777777" w:rsidR="001961EC" w:rsidRPr="003A6007" w:rsidRDefault="001961EC" w:rsidP="001961EC">
            <w:pPr>
              <w:spacing w:after="200" w:line="240" w:lineRule="auto"/>
              <w:rPr>
                <w:lang w:val="en-GB"/>
              </w:rPr>
            </w:pPr>
            <w:r w:rsidRPr="003A6007">
              <w:rPr>
                <w:lang w:val="en-GB"/>
              </w:rPr>
              <w:t>Year 2</w:t>
            </w:r>
          </w:p>
        </w:tc>
        <w:tc>
          <w:tcPr>
            <w:tcW w:w="0" w:type="pct"/>
            <w:tcBorders>
              <w:top w:val="single" w:sz="4" w:space="0" w:color="DCDCDC"/>
              <w:left w:val="single" w:sz="4" w:space="0" w:color="DCDCDC"/>
              <w:bottom w:val="single" w:sz="4" w:space="0" w:color="DCDCDC"/>
              <w:right w:val="single" w:sz="4" w:space="0" w:color="DCDCDC"/>
            </w:tcBorders>
            <w:tcPrChange w:id="904" w:author="Ying Shian Loh" w:date="2023-08-28T16:03:00Z">
              <w:tcPr>
                <w:tcW w:w="1155" w:type="pct"/>
                <w:tcBorders>
                  <w:top w:val="single" w:sz="4" w:space="0" w:color="DCDCDC"/>
                  <w:left w:val="single" w:sz="4" w:space="0" w:color="DCDCDC"/>
                  <w:bottom w:val="single" w:sz="4" w:space="0" w:color="DCDCDC"/>
                  <w:right w:val="single" w:sz="4" w:space="0" w:color="DCDCDC"/>
                </w:tcBorders>
                <w:vAlign w:val="center"/>
              </w:tcPr>
            </w:tcPrChange>
          </w:tcPr>
          <w:p w14:paraId="506E6F23" w14:textId="1943ADFD" w:rsidR="001961EC" w:rsidRPr="003A6007" w:rsidRDefault="001961EC" w:rsidP="001961EC">
            <w:pPr>
              <w:spacing w:after="200"/>
              <w:jc w:val="center"/>
              <w:rPr>
                <w:lang w:val="en-GB"/>
              </w:rPr>
            </w:pPr>
            <w:ins w:id="905" w:author="Ying Shian Loh" w:date="2024-02-07T12:13:00Z">
              <w:r w:rsidRPr="003328DC">
                <w:rPr>
                  <w:lang w:val="en-GB"/>
                </w:rPr>
                <w:t>3,223</w:t>
              </w:r>
            </w:ins>
            <w:del w:id="906" w:author="Ying Shian Loh" w:date="2023-08-23T14:21:00Z">
              <w:r w:rsidDel="00D21739">
                <w:rPr>
                  <w:lang w:val="en-GB"/>
                </w:rPr>
                <w:delText>2,920</w:delText>
              </w:r>
            </w:del>
          </w:p>
        </w:tc>
        <w:tc>
          <w:tcPr>
            <w:tcW w:w="0" w:type="pct"/>
            <w:tcBorders>
              <w:top w:val="single" w:sz="4" w:space="0" w:color="DCDCDC"/>
              <w:left w:val="single" w:sz="4" w:space="0" w:color="DCDCDC"/>
              <w:bottom w:val="single" w:sz="4" w:space="0" w:color="DCDCDC"/>
              <w:right w:val="single" w:sz="4" w:space="0" w:color="DCDCDC"/>
            </w:tcBorders>
            <w:tcPrChange w:id="907" w:author="Ying Shian Loh" w:date="2023-08-28T16:03:00Z">
              <w:tcPr>
                <w:tcW w:w="1045" w:type="pct"/>
                <w:tcBorders>
                  <w:top w:val="single" w:sz="4" w:space="0" w:color="DCDCDC"/>
                  <w:left w:val="single" w:sz="4" w:space="0" w:color="DCDCDC"/>
                  <w:bottom w:val="single" w:sz="4" w:space="0" w:color="DCDCDC"/>
                  <w:right w:val="single" w:sz="4" w:space="0" w:color="DCDCDC"/>
                </w:tcBorders>
                <w:vAlign w:val="center"/>
              </w:tcPr>
            </w:tcPrChange>
          </w:tcPr>
          <w:p w14:paraId="37AA72F9" w14:textId="63563550" w:rsidR="001961EC" w:rsidRPr="003A6007" w:rsidRDefault="001961EC" w:rsidP="001961EC">
            <w:pPr>
              <w:spacing w:after="200"/>
              <w:jc w:val="center"/>
              <w:rPr>
                <w:lang w:val="en-GB"/>
              </w:rPr>
            </w:pPr>
            <w:ins w:id="908" w:author="Ying Shian Loh" w:date="2023-08-28T16:03:00Z">
              <w:r w:rsidRPr="00C01129">
                <w:rPr>
                  <w:lang w:val="en-GB"/>
                </w:rPr>
                <w:t>1,531</w:t>
              </w:r>
            </w:ins>
            <w:del w:id="909" w:author="Ying Shian Loh" w:date="2023-08-28T16:03:00Z">
              <w:r w:rsidDel="00F953CA">
                <w:rPr>
                  <w:lang w:val="en-GB"/>
                </w:rPr>
                <w:delText>1,232</w:delText>
              </w:r>
            </w:del>
          </w:p>
        </w:tc>
        <w:tc>
          <w:tcPr>
            <w:tcW w:w="0" w:type="pct"/>
            <w:tcBorders>
              <w:top w:val="single" w:sz="4" w:space="0" w:color="DCDCDC"/>
              <w:left w:val="single" w:sz="4" w:space="0" w:color="DCDCDC"/>
              <w:bottom w:val="single" w:sz="4" w:space="0" w:color="DCDCDC"/>
              <w:right w:val="single" w:sz="4" w:space="0" w:color="DCDCDC"/>
            </w:tcBorders>
            <w:tcPrChange w:id="910" w:author="Ying Shian Loh" w:date="2023-08-28T16:03:00Z">
              <w:tcPr>
                <w:tcW w:w="1344" w:type="pct"/>
                <w:tcBorders>
                  <w:top w:val="single" w:sz="4" w:space="0" w:color="DCDCDC"/>
                  <w:left w:val="single" w:sz="4" w:space="0" w:color="DCDCDC"/>
                  <w:bottom w:val="single" w:sz="4" w:space="0" w:color="DCDCDC"/>
                  <w:right w:val="single" w:sz="4" w:space="0" w:color="DCDCDC"/>
                </w:tcBorders>
                <w:vAlign w:val="center"/>
              </w:tcPr>
            </w:tcPrChange>
          </w:tcPr>
          <w:p w14:paraId="21098B75" w14:textId="4FB28A29" w:rsidR="001961EC" w:rsidRPr="003A6007" w:rsidRDefault="001961EC" w:rsidP="001961EC">
            <w:pPr>
              <w:spacing w:after="200"/>
              <w:jc w:val="center"/>
              <w:rPr>
                <w:lang w:val="en-GB"/>
              </w:rPr>
            </w:pPr>
            <w:ins w:id="911" w:author="Ying Shian Loh" w:date="2024-02-07T12:14:00Z">
              <w:r w:rsidRPr="000A3347">
                <w:rPr>
                  <w:lang w:val="en-GB"/>
                </w:rPr>
                <w:t>1,692</w:t>
              </w:r>
            </w:ins>
            <w:del w:id="912" w:author="Ying Shian Loh" w:date="2023-08-28T16:03:00Z">
              <w:r w:rsidDel="008C0354">
                <w:rPr>
                  <w:lang w:val="en-GB"/>
                </w:rPr>
                <w:delText>1,688</w:delText>
              </w:r>
            </w:del>
          </w:p>
        </w:tc>
      </w:tr>
      <w:tr w:rsidR="001961EC" w:rsidRPr="003A6007" w14:paraId="0E2BB172" w14:textId="77777777" w:rsidTr="001961EC">
        <w:tblPrEx>
          <w:tblW w:w="9493" w:type="dxa"/>
          <w:tblCellMar>
            <w:top w:w="28" w:type="dxa"/>
          </w:tblCellMar>
          <w:tblLook w:val="0660" w:firstRow="1" w:lastRow="1" w:firstColumn="0" w:lastColumn="0" w:noHBand="1" w:noVBand="1"/>
          <w:tblPrExChange w:id="913" w:author="Ying Shian Loh" w:date="2023-08-28T16:03:00Z">
            <w:tblPrEx>
              <w:tblW w:w="9493" w:type="dxa"/>
              <w:tblCellMar>
                <w:top w:w="28" w:type="dxa"/>
              </w:tblCellMar>
              <w:tblLook w:val="0660" w:firstRow="1" w:lastRow="1" w:firstColumn="0" w:lastColumn="0" w:noHBand="1" w:noVBand="1"/>
            </w:tblPrEx>
          </w:tblPrExChange>
        </w:tblPrEx>
        <w:tc>
          <w:tcPr>
            <w:tcW w:w="0" w:type="pct"/>
            <w:tcBorders>
              <w:top w:val="single" w:sz="4" w:space="0" w:color="DCDCDC"/>
              <w:left w:val="single" w:sz="4" w:space="0" w:color="DCDCDC"/>
              <w:bottom w:val="single" w:sz="4" w:space="0" w:color="DCDCDC"/>
              <w:right w:val="single" w:sz="4" w:space="0" w:color="DCDCDC"/>
            </w:tcBorders>
            <w:vAlign w:val="center"/>
            <w:tcPrChange w:id="914" w:author="Ying Shian Loh" w:date="2023-08-28T16:03:00Z">
              <w:tcPr>
                <w:tcW w:w="1456" w:type="pct"/>
                <w:tcBorders>
                  <w:top w:val="single" w:sz="4" w:space="0" w:color="DCDCDC"/>
                  <w:left w:val="single" w:sz="4" w:space="0" w:color="DCDCDC"/>
                  <w:bottom w:val="single" w:sz="4" w:space="0" w:color="DCDCDC"/>
                  <w:right w:val="single" w:sz="4" w:space="0" w:color="DCDCDC"/>
                </w:tcBorders>
                <w:vAlign w:val="center"/>
              </w:tcPr>
            </w:tcPrChange>
          </w:tcPr>
          <w:p w14:paraId="25154973" w14:textId="77777777" w:rsidR="001961EC" w:rsidRPr="003A6007" w:rsidRDefault="001961EC" w:rsidP="001961EC">
            <w:pPr>
              <w:spacing w:after="200" w:line="240" w:lineRule="auto"/>
              <w:rPr>
                <w:lang w:val="en-GB"/>
              </w:rPr>
            </w:pPr>
            <w:r w:rsidRPr="003A6007">
              <w:rPr>
                <w:lang w:val="en-GB"/>
              </w:rPr>
              <w:t>Year 4</w:t>
            </w:r>
          </w:p>
        </w:tc>
        <w:tc>
          <w:tcPr>
            <w:tcW w:w="0" w:type="pct"/>
            <w:tcBorders>
              <w:top w:val="single" w:sz="4" w:space="0" w:color="DCDCDC"/>
              <w:left w:val="single" w:sz="4" w:space="0" w:color="DCDCDC"/>
              <w:bottom w:val="single" w:sz="4" w:space="0" w:color="DCDCDC"/>
              <w:right w:val="single" w:sz="4" w:space="0" w:color="DCDCDC"/>
            </w:tcBorders>
            <w:tcPrChange w:id="915" w:author="Ying Shian Loh" w:date="2023-08-28T16:03:00Z">
              <w:tcPr>
                <w:tcW w:w="1155" w:type="pct"/>
                <w:tcBorders>
                  <w:top w:val="single" w:sz="4" w:space="0" w:color="DCDCDC"/>
                  <w:left w:val="single" w:sz="4" w:space="0" w:color="DCDCDC"/>
                  <w:bottom w:val="single" w:sz="4" w:space="0" w:color="DCDCDC"/>
                  <w:right w:val="single" w:sz="4" w:space="0" w:color="DCDCDC"/>
                </w:tcBorders>
                <w:vAlign w:val="center"/>
              </w:tcPr>
            </w:tcPrChange>
          </w:tcPr>
          <w:p w14:paraId="3CAF8929" w14:textId="5476805A" w:rsidR="001961EC" w:rsidRPr="003A6007" w:rsidRDefault="001961EC" w:rsidP="001961EC">
            <w:pPr>
              <w:spacing w:after="200"/>
              <w:jc w:val="center"/>
              <w:rPr>
                <w:lang w:val="en-GB"/>
              </w:rPr>
            </w:pPr>
            <w:ins w:id="916" w:author="Ying Shian Loh" w:date="2024-02-07T12:13:00Z">
              <w:r w:rsidRPr="003328DC">
                <w:rPr>
                  <w:lang w:val="en-GB"/>
                </w:rPr>
                <w:t>3,223</w:t>
              </w:r>
            </w:ins>
            <w:del w:id="917" w:author="Ying Shian Loh" w:date="2023-08-23T14:21:00Z">
              <w:r w:rsidDel="00D21739">
                <w:rPr>
                  <w:lang w:val="en-GB"/>
                </w:rPr>
                <w:delText>2,920</w:delText>
              </w:r>
            </w:del>
          </w:p>
        </w:tc>
        <w:tc>
          <w:tcPr>
            <w:tcW w:w="0" w:type="pct"/>
            <w:tcBorders>
              <w:top w:val="single" w:sz="4" w:space="0" w:color="DCDCDC"/>
              <w:left w:val="single" w:sz="4" w:space="0" w:color="DCDCDC"/>
              <w:bottom w:val="single" w:sz="4" w:space="0" w:color="DCDCDC"/>
              <w:right w:val="single" w:sz="4" w:space="0" w:color="DCDCDC"/>
            </w:tcBorders>
            <w:tcPrChange w:id="918" w:author="Ying Shian Loh" w:date="2023-08-28T16:03:00Z">
              <w:tcPr>
                <w:tcW w:w="1045" w:type="pct"/>
                <w:tcBorders>
                  <w:top w:val="single" w:sz="4" w:space="0" w:color="DCDCDC"/>
                  <w:left w:val="single" w:sz="4" w:space="0" w:color="DCDCDC"/>
                  <w:bottom w:val="single" w:sz="4" w:space="0" w:color="DCDCDC"/>
                  <w:right w:val="single" w:sz="4" w:space="0" w:color="DCDCDC"/>
                </w:tcBorders>
                <w:vAlign w:val="center"/>
              </w:tcPr>
            </w:tcPrChange>
          </w:tcPr>
          <w:p w14:paraId="352DAF34" w14:textId="533C99E8" w:rsidR="001961EC" w:rsidRPr="003A6007" w:rsidRDefault="001961EC" w:rsidP="001961EC">
            <w:pPr>
              <w:spacing w:after="200"/>
              <w:jc w:val="center"/>
              <w:rPr>
                <w:lang w:val="en-GB"/>
              </w:rPr>
            </w:pPr>
            <w:ins w:id="919" w:author="Ying Shian Loh" w:date="2023-08-28T16:03:00Z">
              <w:r w:rsidRPr="00C01129">
                <w:rPr>
                  <w:lang w:val="en-GB"/>
                </w:rPr>
                <w:t>1,531</w:t>
              </w:r>
            </w:ins>
            <w:del w:id="920" w:author="Ying Shian Loh" w:date="2023-08-28T16:03:00Z">
              <w:r w:rsidDel="00F953CA">
                <w:rPr>
                  <w:lang w:val="en-GB"/>
                </w:rPr>
                <w:delText>1,232</w:delText>
              </w:r>
            </w:del>
          </w:p>
        </w:tc>
        <w:tc>
          <w:tcPr>
            <w:tcW w:w="0" w:type="pct"/>
            <w:tcBorders>
              <w:top w:val="single" w:sz="4" w:space="0" w:color="DCDCDC"/>
              <w:left w:val="single" w:sz="4" w:space="0" w:color="DCDCDC"/>
              <w:bottom w:val="single" w:sz="4" w:space="0" w:color="DCDCDC"/>
              <w:right w:val="single" w:sz="4" w:space="0" w:color="DCDCDC"/>
            </w:tcBorders>
            <w:tcPrChange w:id="921" w:author="Ying Shian Loh" w:date="2023-08-28T16:03:00Z">
              <w:tcPr>
                <w:tcW w:w="1344" w:type="pct"/>
                <w:tcBorders>
                  <w:top w:val="single" w:sz="4" w:space="0" w:color="DCDCDC"/>
                  <w:left w:val="single" w:sz="4" w:space="0" w:color="DCDCDC"/>
                  <w:bottom w:val="single" w:sz="4" w:space="0" w:color="DCDCDC"/>
                  <w:right w:val="single" w:sz="4" w:space="0" w:color="DCDCDC"/>
                </w:tcBorders>
                <w:vAlign w:val="center"/>
              </w:tcPr>
            </w:tcPrChange>
          </w:tcPr>
          <w:p w14:paraId="34A73868" w14:textId="0F6B284E" w:rsidR="001961EC" w:rsidRPr="003A6007" w:rsidRDefault="001961EC" w:rsidP="001961EC">
            <w:pPr>
              <w:spacing w:after="200"/>
              <w:jc w:val="center"/>
              <w:rPr>
                <w:lang w:val="en-GB"/>
              </w:rPr>
            </w:pPr>
            <w:ins w:id="922" w:author="Ying Shian Loh" w:date="2024-02-07T12:14:00Z">
              <w:r w:rsidRPr="000A3347">
                <w:rPr>
                  <w:lang w:val="en-GB"/>
                </w:rPr>
                <w:t>1,692</w:t>
              </w:r>
            </w:ins>
            <w:del w:id="923" w:author="Ying Shian Loh" w:date="2023-08-28T16:03:00Z">
              <w:r w:rsidDel="008C0354">
                <w:rPr>
                  <w:lang w:val="en-GB"/>
                </w:rPr>
                <w:delText>1,688</w:delText>
              </w:r>
            </w:del>
          </w:p>
        </w:tc>
      </w:tr>
      <w:tr w:rsidR="001961EC" w:rsidRPr="003A6007" w14:paraId="79512AF8" w14:textId="77777777" w:rsidTr="001961EC">
        <w:tblPrEx>
          <w:tblW w:w="9493" w:type="dxa"/>
          <w:tblCellMar>
            <w:top w:w="28" w:type="dxa"/>
          </w:tblCellMar>
          <w:tblLook w:val="0660" w:firstRow="1" w:lastRow="1" w:firstColumn="0" w:lastColumn="0" w:noHBand="1" w:noVBand="1"/>
          <w:tblPrExChange w:id="924" w:author="Ying Shian Loh" w:date="2023-08-28T16:03:00Z">
            <w:tblPrEx>
              <w:tblW w:w="9493" w:type="dxa"/>
              <w:tblCellMar>
                <w:top w:w="28" w:type="dxa"/>
              </w:tblCellMar>
              <w:tblLook w:val="0660" w:firstRow="1" w:lastRow="1" w:firstColumn="0" w:lastColumn="0" w:noHBand="1" w:noVBand="1"/>
            </w:tblPrEx>
          </w:tblPrExChange>
        </w:tblPrEx>
        <w:tc>
          <w:tcPr>
            <w:tcW w:w="0" w:type="pct"/>
            <w:tcBorders>
              <w:top w:val="single" w:sz="4" w:space="0" w:color="DCDCDC"/>
              <w:left w:val="single" w:sz="4" w:space="0" w:color="DCDCDC"/>
              <w:bottom w:val="single" w:sz="4" w:space="0" w:color="DCDCDC"/>
              <w:right w:val="single" w:sz="4" w:space="0" w:color="DCDCDC"/>
            </w:tcBorders>
            <w:vAlign w:val="center"/>
            <w:tcPrChange w:id="925" w:author="Ying Shian Loh" w:date="2023-08-28T16:03:00Z">
              <w:tcPr>
                <w:tcW w:w="1456" w:type="pct"/>
                <w:tcBorders>
                  <w:top w:val="single" w:sz="4" w:space="0" w:color="DCDCDC"/>
                  <w:left w:val="single" w:sz="4" w:space="0" w:color="DCDCDC"/>
                  <w:bottom w:val="single" w:sz="4" w:space="0" w:color="DCDCDC"/>
                  <w:right w:val="single" w:sz="4" w:space="0" w:color="DCDCDC"/>
                </w:tcBorders>
                <w:vAlign w:val="center"/>
              </w:tcPr>
            </w:tcPrChange>
          </w:tcPr>
          <w:p w14:paraId="3D4316B7" w14:textId="77777777" w:rsidR="001961EC" w:rsidRPr="003A6007" w:rsidRDefault="001961EC" w:rsidP="001961EC">
            <w:pPr>
              <w:spacing w:after="200" w:line="240" w:lineRule="auto"/>
              <w:rPr>
                <w:lang w:val="en-GB"/>
              </w:rPr>
            </w:pPr>
            <w:r w:rsidRPr="003A6007">
              <w:rPr>
                <w:lang w:val="en-GB"/>
              </w:rPr>
              <w:t>Year 5</w:t>
            </w:r>
          </w:p>
        </w:tc>
        <w:tc>
          <w:tcPr>
            <w:tcW w:w="0" w:type="pct"/>
            <w:tcBorders>
              <w:top w:val="single" w:sz="4" w:space="0" w:color="DCDCDC"/>
              <w:left w:val="single" w:sz="4" w:space="0" w:color="DCDCDC"/>
              <w:bottom w:val="single" w:sz="4" w:space="0" w:color="DCDCDC"/>
              <w:right w:val="single" w:sz="4" w:space="0" w:color="DCDCDC"/>
            </w:tcBorders>
            <w:tcPrChange w:id="926" w:author="Ying Shian Loh" w:date="2023-08-28T16:03:00Z">
              <w:tcPr>
                <w:tcW w:w="1155" w:type="pct"/>
                <w:tcBorders>
                  <w:top w:val="single" w:sz="4" w:space="0" w:color="DCDCDC"/>
                  <w:left w:val="single" w:sz="4" w:space="0" w:color="DCDCDC"/>
                  <w:bottom w:val="single" w:sz="4" w:space="0" w:color="DCDCDC"/>
                  <w:right w:val="single" w:sz="4" w:space="0" w:color="DCDCDC"/>
                </w:tcBorders>
                <w:vAlign w:val="center"/>
              </w:tcPr>
            </w:tcPrChange>
          </w:tcPr>
          <w:p w14:paraId="51CB3C14" w14:textId="6126D46F" w:rsidR="001961EC" w:rsidRPr="003A6007" w:rsidRDefault="001961EC" w:rsidP="001961EC">
            <w:pPr>
              <w:spacing w:after="200"/>
              <w:jc w:val="center"/>
              <w:rPr>
                <w:lang w:val="en-GB"/>
              </w:rPr>
            </w:pPr>
            <w:ins w:id="927" w:author="Ying Shian Loh" w:date="2024-02-07T12:13:00Z">
              <w:r w:rsidRPr="003328DC">
                <w:rPr>
                  <w:lang w:val="en-GB"/>
                </w:rPr>
                <w:t>3,223</w:t>
              </w:r>
            </w:ins>
            <w:del w:id="928" w:author="Ying Shian Loh" w:date="2023-08-23T14:21:00Z">
              <w:r w:rsidDel="00D21739">
                <w:rPr>
                  <w:lang w:val="en-GB"/>
                </w:rPr>
                <w:delText>2,920</w:delText>
              </w:r>
            </w:del>
          </w:p>
        </w:tc>
        <w:tc>
          <w:tcPr>
            <w:tcW w:w="0" w:type="pct"/>
            <w:tcBorders>
              <w:top w:val="single" w:sz="4" w:space="0" w:color="DCDCDC"/>
              <w:left w:val="single" w:sz="4" w:space="0" w:color="DCDCDC"/>
              <w:bottom w:val="single" w:sz="4" w:space="0" w:color="DCDCDC"/>
              <w:right w:val="single" w:sz="4" w:space="0" w:color="DCDCDC"/>
            </w:tcBorders>
            <w:tcPrChange w:id="929" w:author="Ying Shian Loh" w:date="2023-08-28T16:03:00Z">
              <w:tcPr>
                <w:tcW w:w="1045" w:type="pct"/>
                <w:tcBorders>
                  <w:top w:val="single" w:sz="4" w:space="0" w:color="DCDCDC"/>
                  <w:left w:val="single" w:sz="4" w:space="0" w:color="DCDCDC"/>
                  <w:bottom w:val="single" w:sz="4" w:space="0" w:color="DCDCDC"/>
                  <w:right w:val="single" w:sz="4" w:space="0" w:color="DCDCDC"/>
                </w:tcBorders>
                <w:vAlign w:val="center"/>
              </w:tcPr>
            </w:tcPrChange>
          </w:tcPr>
          <w:p w14:paraId="7CCC9DAF" w14:textId="4C1E7524" w:rsidR="001961EC" w:rsidRPr="003A6007" w:rsidRDefault="001961EC" w:rsidP="001961EC">
            <w:pPr>
              <w:spacing w:after="200"/>
              <w:jc w:val="center"/>
              <w:rPr>
                <w:lang w:val="en-GB"/>
              </w:rPr>
            </w:pPr>
            <w:ins w:id="930" w:author="Ying Shian Loh" w:date="2023-08-28T16:03:00Z">
              <w:r w:rsidRPr="00C01129">
                <w:rPr>
                  <w:lang w:val="en-GB"/>
                </w:rPr>
                <w:t>1,531</w:t>
              </w:r>
            </w:ins>
            <w:del w:id="931" w:author="Ying Shian Loh" w:date="2023-08-28T16:03:00Z">
              <w:r w:rsidDel="00F953CA">
                <w:rPr>
                  <w:lang w:val="en-GB"/>
                </w:rPr>
                <w:delText>1,232</w:delText>
              </w:r>
            </w:del>
          </w:p>
        </w:tc>
        <w:tc>
          <w:tcPr>
            <w:tcW w:w="0" w:type="pct"/>
            <w:tcBorders>
              <w:top w:val="single" w:sz="4" w:space="0" w:color="DCDCDC"/>
              <w:left w:val="single" w:sz="4" w:space="0" w:color="DCDCDC"/>
              <w:bottom w:val="single" w:sz="4" w:space="0" w:color="DCDCDC"/>
              <w:right w:val="single" w:sz="4" w:space="0" w:color="DCDCDC"/>
            </w:tcBorders>
            <w:tcPrChange w:id="932" w:author="Ying Shian Loh" w:date="2023-08-28T16:03:00Z">
              <w:tcPr>
                <w:tcW w:w="1344" w:type="pct"/>
                <w:tcBorders>
                  <w:top w:val="single" w:sz="4" w:space="0" w:color="DCDCDC"/>
                  <w:left w:val="single" w:sz="4" w:space="0" w:color="DCDCDC"/>
                  <w:bottom w:val="single" w:sz="4" w:space="0" w:color="DCDCDC"/>
                  <w:right w:val="single" w:sz="4" w:space="0" w:color="DCDCDC"/>
                </w:tcBorders>
                <w:vAlign w:val="center"/>
              </w:tcPr>
            </w:tcPrChange>
          </w:tcPr>
          <w:p w14:paraId="50CA3B48" w14:textId="1CF5F0E9" w:rsidR="001961EC" w:rsidRPr="003A6007" w:rsidRDefault="001961EC" w:rsidP="001961EC">
            <w:pPr>
              <w:spacing w:after="200"/>
              <w:jc w:val="center"/>
              <w:rPr>
                <w:lang w:val="en-GB"/>
              </w:rPr>
            </w:pPr>
            <w:ins w:id="933" w:author="Ying Shian Loh" w:date="2024-02-07T12:14:00Z">
              <w:r w:rsidRPr="000A3347">
                <w:rPr>
                  <w:lang w:val="en-GB"/>
                </w:rPr>
                <w:t>1,692</w:t>
              </w:r>
            </w:ins>
            <w:del w:id="934" w:author="Ying Shian Loh" w:date="2023-08-28T16:03:00Z">
              <w:r w:rsidDel="008C0354">
                <w:rPr>
                  <w:lang w:val="en-GB"/>
                </w:rPr>
                <w:delText>1,688</w:delText>
              </w:r>
            </w:del>
          </w:p>
        </w:tc>
      </w:tr>
      <w:tr w:rsidR="001961EC" w:rsidRPr="003A6007" w14:paraId="6621D149" w14:textId="77777777" w:rsidTr="001961EC">
        <w:tblPrEx>
          <w:tblW w:w="9493" w:type="dxa"/>
          <w:tblCellMar>
            <w:top w:w="28" w:type="dxa"/>
          </w:tblCellMar>
          <w:tblLook w:val="0660" w:firstRow="1" w:lastRow="1" w:firstColumn="0" w:lastColumn="0" w:noHBand="1" w:noVBand="1"/>
          <w:tblPrExChange w:id="935" w:author="Ying Shian Loh" w:date="2023-08-28T16:03:00Z">
            <w:tblPrEx>
              <w:tblW w:w="9493" w:type="dxa"/>
              <w:tblCellMar>
                <w:top w:w="28" w:type="dxa"/>
              </w:tblCellMar>
              <w:tblLook w:val="0660" w:firstRow="1" w:lastRow="1" w:firstColumn="0" w:lastColumn="0" w:noHBand="1" w:noVBand="1"/>
            </w:tblPrEx>
          </w:tblPrExChange>
        </w:tblPrEx>
        <w:tc>
          <w:tcPr>
            <w:tcW w:w="0" w:type="pct"/>
            <w:tcBorders>
              <w:top w:val="single" w:sz="4" w:space="0" w:color="DCDCDC"/>
              <w:left w:val="single" w:sz="4" w:space="0" w:color="DCDCDC"/>
              <w:bottom w:val="single" w:sz="4" w:space="0" w:color="DCDCDC"/>
              <w:right w:val="single" w:sz="4" w:space="0" w:color="DCDCDC"/>
            </w:tcBorders>
            <w:tcPrChange w:id="936" w:author="Ying Shian Loh" w:date="2023-08-28T16:03:00Z">
              <w:tcPr>
                <w:tcW w:w="1456" w:type="pct"/>
                <w:tcBorders>
                  <w:top w:val="single" w:sz="4" w:space="0" w:color="DCDCDC"/>
                  <w:left w:val="single" w:sz="4" w:space="0" w:color="DCDCDC"/>
                  <w:bottom w:val="single" w:sz="4" w:space="0" w:color="DCDCDC"/>
                  <w:right w:val="single" w:sz="4" w:space="0" w:color="DCDCDC"/>
                </w:tcBorders>
              </w:tcPr>
            </w:tcPrChange>
          </w:tcPr>
          <w:p w14:paraId="39EA68ED" w14:textId="77777777" w:rsidR="001961EC" w:rsidRPr="003A6007" w:rsidRDefault="001961EC" w:rsidP="001961EC">
            <w:pPr>
              <w:spacing w:line="240" w:lineRule="auto"/>
              <w:rPr>
                <w:lang w:val="en-GB"/>
              </w:rPr>
            </w:pPr>
            <w:r w:rsidRPr="00560AC6">
              <w:rPr>
                <w:lang w:val="en-GB"/>
              </w:rPr>
              <w:t xml:space="preserve">Year </w:t>
            </w:r>
            <w:r>
              <w:rPr>
                <w:lang w:val="en-GB"/>
              </w:rPr>
              <w:t>6</w:t>
            </w:r>
          </w:p>
        </w:tc>
        <w:tc>
          <w:tcPr>
            <w:tcW w:w="0" w:type="pct"/>
            <w:tcBorders>
              <w:top w:val="single" w:sz="4" w:space="0" w:color="DCDCDC"/>
              <w:left w:val="single" w:sz="4" w:space="0" w:color="DCDCDC"/>
              <w:bottom w:val="single" w:sz="4" w:space="0" w:color="DCDCDC"/>
              <w:right w:val="single" w:sz="4" w:space="0" w:color="DCDCDC"/>
            </w:tcBorders>
            <w:tcPrChange w:id="937" w:author="Ying Shian Loh" w:date="2023-08-28T16:03:00Z">
              <w:tcPr>
                <w:tcW w:w="1155" w:type="pct"/>
                <w:tcBorders>
                  <w:top w:val="single" w:sz="4" w:space="0" w:color="DCDCDC"/>
                  <w:left w:val="single" w:sz="4" w:space="0" w:color="DCDCDC"/>
                  <w:bottom w:val="single" w:sz="4" w:space="0" w:color="DCDCDC"/>
                  <w:right w:val="single" w:sz="4" w:space="0" w:color="DCDCDC"/>
                </w:tcBorders>
                <w:vAlign w:val="center"/>
              </w:tcPr>
            </w:tcPrChange>
          </w:tcPr>
          <w:p w14:paraId="70C81740" w14:textId="29B09B10" w:rsidR="001961EC" w:rsidRPr="003A6007" w:rsidRDefault="001961EC" w:rsidP="001961EC">
            <w:pPr>
              <w:jc w:val="center"/>
              <w:rPr>
                <w:lang w:val="en-GB"/>
              </w:rPr>
            </w:pPr>
            <w:ins w:id="938" w:author="Ying Shian Loh" w:date="2024-02-07T12:13:00Z">
              <w:r w:rsidRPr="003328DC">
                <w:rPr>
                  <w:lang w:val="en-GB"/>
                </w:rPr>
                <w:t>3,223</w:t>
              </w:r>
            </w:ins>
            <w:del w:id="939" w:author="Ying Shian Loh" w:date="2023-08-23T14:21:00Z">
              <w:r w:rsidDel="00D21739">
                <w:rPr>
                  <w:lang w:val="en-GB"/>
                </w:rPr>
                <w:delText>2,920</w:delText>
              </w:r>
            </w:del>
          </w:p>
        </w:tc>
        <w:tc>
          <w:tcPr>
            <w:tcW w:w="0" w:type="pct"/>
            <w:tcBorders>
              <w:top w:val="single" w:sz="4" w:space="0" w:color="DCDCDC"/>
              <w:left w:val="single" w:sz="4" w:space="0" w:color="DCDCDC"/>
              <w:bottom w:val="single" w:sz="4" w:space="0" w:color="DCDCDC"/>
              <w:right w:val="single" w:sz="4" w:space="0" w:color="DCDCDC"/>
            </w:tcBorders>
            <w:tcPrChange w:id="940" w:author="Ying Shian Loh" w:date="2023-08-28T16:03:00Z">
              <w:tcPr>
                <w:tcW w:w="1045" w:type="pct"/>
                <w:tcBorders>
                  <w:top w:val="single" w:sz="4" w:space="0" w:color="DCDCDC"/>
                  <w:left w:val="single" w:sz="4" w:space="0" w:color="DCDCDC"/>
                  <w:bottom w:val="single" w:sz="4" w:space="0" w:color="DCDCDC"/>
                  <w:right w:val="single" w:sz="4" w:space="0" w:color="DCDCDC"/>
                </w:tcBorders>
                <w:vAlign w:val="center"/>
              </w:tcPr>
            </w:tcPrChange>
          </w:tcPr>
          <w:p w14:paraId="4730D335" w14:textId="2F7DC0FF" w:rsidR="001961EC" w:rsidRPr="003A6007" w:rsidRDefault="001961EC" w:rsidP="001961EC">
            <w:pPr>
              <w:jc w:val="center"/>
              <w:rPr>
                <w:lang w:val="en-GB"/>
              </w:rPr>
            </w:pPr>
            <w:ins w:id="941" w:author="Ying Shian Loh" w:date="2023-08-28T16:03:00Z">
              <w:r w:rsidRPr="00C01129">
                <w:rPr>
                  <w:lang w:val="en-GB"/>
                </w:rPr>
                <w:t>1,531</w:t>
              </w:r>
            </w:ins>
            <w:del w:id="942" w:author="Ying Shian Loh" w:date="2023-08-28T16:03:00Z">
              <w:r w:rsidDel="00F953CA">
                <w:rPr>
                  <w:lang w:val="en-GB"/>
                </w:rPr>
                <w:delText>1,232</w:delText>
              </w:r>
            </w:del>
          </w:p>
        </w:tc>
        <w:tc>
          <w:tcPr>
            <w:tcW w:w="0" w:type="pct"/>
            <w:tcBorders>
              <w:top w:val="single" w:sz="4" w:space="0" w:color="DCDCDC"/>
              <w:left w:val="single" w:sz="4" w:space="0" w:color="DCDCDC"/>
              <w:bottom w:val="single" w:sz="4" w:space="0" w:color="DCDCDC"/>
              <w:right w:val="single" w:sz="4" w:space="0" w:color="DCDCDC"/>
            </w:tcBorders>
            <w:tcPrChange w:id="943" w:author="Ying Shian Loh" w:date="2023-08-28T16:03:00Z">
              <w:tcPr>
                <w:tcW w:w="1344" w:type="pct"/>
                <w:tcBorders>
                  <w:top w:val="single" w:sz="4" w:space="0" w:color="DCDCDC"/>
                  <w:left w:val="single" w:sz="4" w:space="0" w:color="DCDCDC"/>
                  <w:bottom w:val="single" w:sz="4" w:space="0" w:color="DCDCDC"/>
                  <w:right w:val="single" w:sz="4" w:space="0" w:color="DCDCDC"/>
                </w:tcBorders>
                <w:vAlign w:val="center"/>
              </w:tcPr>
            </w:tcPrChange>
          </w:tcPr>
          <w:p w14:paraId="372373E4" w14:textId="2227D371" w:rsidR="001961EC" w:rsidRPr="003A6007" w:rsidRDefault="001961EC" w:rsidP="001961EC">
            <w:pPr>
              <w:jc w:val="center"/>
              <w:rPr>
                <w:lang w:val="en-GB"/>
              </w:rPr>
            </w:pPr>
            <w:ins w:id="944" w:author="Ying Shian Loh" w:date="2024-02-07T12:14:00Z">
              <w:r w:rsidRPr="000A3347">
                <w:rPr>
                  <w:lang w:val="en-GB"/>
                </w:rPr>
                <w:t>1,692</w:t>
              </w:r>
            </w:ins>
            <w:del w:id="945" w:author="Ying Shian Loh" w:date="2023-08-28T16:03:00Z">
              <w:r w:rsidDel="008C0354">
                <w:rPr>
                  <w:lang w:val="en-GB"/>
                </w:rPr>
                <w:delText>1,688</w:delText>
              </w:r>
            </w:del>
          </w:p>
        </w:tc>
      </w:tr>
      <w:tr w:rsidR="001961EC" w:rsidRPr="003A6007" w14:paraId="4B66B04C" w14:textId="77777777" w:rsidTr="001961EC">
        <w:tblPrEx>
          <w:tblW w:w="9493" w:type="dxa"/>
          <w:tblCellMar>
            <w:top w:w="28" w:type="dxa"/>
          </w:tblCellMar>
          <w:tblLook w:val="0660" w:firstRow="1" w:lastRow="1" w:firstColumn="0" w:lastColumn="0" w:noHBand="1" w:noVBand="1"/>
          <w:tblPrExChange w:id="946" w:author="Ying Shian Loh" w:date="2023-08-28T16:03:00Z">
            <w:tblPrEx>
              <w:tblW w:w="9493" w:type="dxa"/>
              <w:tblCellMar>
                <w:top w:w="28" w:type="dxa"/>
              </w:tblCellMar>
              <w:tblLook w:val="0660" w:firstRow="1" w:lastRow="1" w:firstColumn="0" w:lastColumn="0" w:noHBand="1" w:noVBand="1"/>
            </w:tblPrEx>
          </w:tblPrExChange>
        </w:tblPrEx>
        <w:tc>
          <w:tcPr>
            <w:tcW w:w="0" w:type="pct"/>
            <w:tcBorders>
              <w:top w:val="single" w:sz="4" w:space="0" w:color="DCDCDC"/>
              <w:left w:val="single" w:sz="4" w:space="0" w:color="DCDCDC"/>
              <w:bottom w:val="single" w:sz="4" w:space="0" w:color="DCDCDC"/>
              <w:right w:val="single" w:sz="4" w:space="0" w:color="DCDCDC"/>
            </w:tcBorders>
            <w:tcPrChange w:id="947" w:author="Ying Shian Loh" w:date="2023-08-28T16:03:00Z">
              <w:tcPr>
                <w:tcW w:w="1456" w:type="pct"/>
                <w:tcBorders>
                  <w:top w:val="single" w:sz="4" w:space="0" w:color="DCDCDC"/>
                  <w:left w:val="single" w:sz="4" w:space="0" w:color="DCDCDC"/>
                  <w:bottom w:val="single" w:sz="4" w:space="0" w:color="DCDCDC"/>
                  <w:right w:val="single" w:sz="4" w:space="0" w:color="DCDCDC"/>
                </w:tcBorders>
              </w:tcPr>
            </w:tcPrChange>
          </w:tcPr>
          <w:p w14:paraId="3A66C718" w14:textId="77777777" w:rsidR="001961EC" w:rsidRPr="003A6007" w:rsidRDefault="001961EC" w:rsidP="001961EC">
            <w:pPr>
              <w:spacing w:line="240" w:lineRule="auto"/>
              <w:rPr>
                <w:lang w:val="en-GB"/>
              </w:rPr>
            </w:pPr>
            <w:r w:rsidRPr="00560AC6">
              <w:rPr>
                <w:lang w:val="en-GB"/>
              </w:rPr>
              <w:t xml:space="preserve">Year </w:t>
            </w:r>
            <w:r>
              <w:rPr>
                <w:lang w:val="en-GB"/>
              </w:rPr>
              <w:t>7</w:t>
            </w:r>
          </w:p>
        </w:tc>
        <w:tc>
          <w:tcPr>
            <w:tcW w:w="0" w:type="pct"/>
            <w:tcBorders>
              <w:top w:val="single" w:sz="4" w:space="0" w:color="DCDCDC"/>
              <w:left w:val="single" w:sz="4" w:space="0" w:color="DCDCDC"/>
              <w:bottom w:val="single" w:sz="4" w:space="0" w:color="DCDCDC"/>
              <w:right w:val="single" w:sz="4" w:space="0" w:color="DCDCDC"/>
            </w:tcBorders>
            <w:tcPrChange w:id="948" w:author="Ying Shian Loh" w:date="2023-08-28T16:03:00Z">
              <w:tcPr>
                <w:tcW w:w="1155" w:type="pct"/>
                <w:tcBorders>
                  <w:top w:val="single" w:sz="4" w:space="0" w:color="DCDCDC"/>
                  <w:left w:val="single" w:sz="4" w:space="0" w:color="DCDCDC"/>
                  <w:bottom w:val="single" w:sz="4" w:space="0" w:color="DCDCDC"/>
                  <w:right w:val="single" w:sz="4" w:space="0" w:color="DCDCDC"/>
                </w:tcBorders>
                <w:vAlign w:val="center"/>
              </w:tcPr>
            </w:tcPrChange>
          </w:tcPr>
          <w:p w14:paraId="13F0BAF0" w14:textId="77398E80" w:rsidR="001961EC" w:rsidRPr="003A6007" w:rsidRDefault="001961EC" w:rsidP="001961EC">
            <w:pPr>
              <w:jc w:val="center"/>
              <w:rPr>
                <w:lang w:val="en-GB"/>
              </w:rPr>
            </w:pPr>
            <w:ins w:id="949" w:author="Ying Shian Loh" w:date="2024-02-07T12:13:00Z">
              <w:r w:rsidRPr="003328DC">
                <w:rPr>
                  <w:lang w:val="en-GB"/>
                </w:rPr>
                <w:t>3,223</w:t>
              </w:r>
            </w:ins>
            <w:del w:id="950" w:author="Ying Shian Loh" w:date="2023-08-23T14:21:00Z">
              <w:r w:rsidDel="00D21739">
                <w:rPr>
                  <w:lang w:val="en-GB"/>
                </w:rPr>
                <w:delText>2,920</w:delText>
              </w:r>
            </w:del>
          </w:p>
        </w:tc>
        <w:tc>
          <w:tcPr>
            <w:tcW w:w="0" w:type="pct"/>
            <w:tcBorders>
              <w:top w:val="single" w:sz="4" w:space="0" w:color="DCDCDC"/>
              <w:left w:val="single" w:sz="4" w:space="0" w:color="DCDCDC"/>
              <w:bottom w:val="single" w:sz="4" w:space="0" w:color="DCDCDC"/>
              <w:right w:val="single" w:sz="4" w:space="0" w:color="DCDCDC"/>
            </w:tcBorders>
            <w:tcPrChange w:id="951" w:author="Ying Shian Loh" w:date="2023-08-28T16:03:00Z">
              <w:tcPr>
                <w:tcW w:w="1045" w:type="pct"/>
                <w:tcBorders>
                  <w:top w:val="single" w:sz="4" w:space="0" w:color="DCDCDC"/>
                  <w:left w:val="single" w:sz="4" w:space="0" w:color="DCDCDC"/>
                  <w:bottom w:val="single" w:sz="4" w:space="0" w:color="DCDCDC"/>
                  <w:right w:val="single" w:sz="4" w:space="0" w:color="DCDCDC"/>
                </w:tcBorders>
                <w:vAlign w:val="center"/>
              </w:tcPr>
            </w:tcPrChange>
          </w:tcPr>
          <w:p w14:paraId="15404D27" w14:textId="6E06D257" w:rsidR="001961EC" w:rsidRPr="003A6007" w:rsidRDefault="001961EC" w:rsidP="001961EC">
            <w:pPr>
              <w:jc w:val="center"/>
              <w:rPr>
                <w:lang w:val="en-GB"/>
              </w:rPr>
            </w:pPr>
            <w:ins w:id="952" w:author="Ying Shian Loh" w:date="2023-08-28T16:03:00Z">
              <w:r w:rsidRPr="00C01129">
                <w:rPr>
                  <w:lang w:val="en-GB"/>
                </w:rPr>
                <w:t>1,531</w:t>
              </w:r>
            </w:ins>
            <w:del w:id="953" w:author="Ying Shian Loh" w:date="2023-08-28T16:03:00Z">
              <w:r w:rsidDel="00F953CA">
                <w:rPr>
                  <w:lang w:val="en-GB"/>
                </w:rPr>
                <w:delText>1,232</w:delText>
              </w:r>
            </w:del>
          </w:p>
        </w:tc>
        <w:tc>
          <w:tcPr>
            <w:tcW w:w="0" w:type="pct"/>
            <w:tcBorders>
              <w:top w:val="single" w:sz="4" w:space="0" w:color="DCDCDC"/>
              <w:left w:val="single" w:sz="4" w:space="0" w:color="DCDCDC"/>
              <w:bottom w:val="single" w:sz="4" w:space="0" w:color="DCDCDC"/>
              <w:right w:val="single" w:sz="4" w:space="0" w:color="DCDCDC"/>
            </w:tcBorders>
            <w:tcPrChange w:id="954" w:author="Ying Shian Loh" w:date="2023-08-28T16:03:00Z">
              <w:tcPr>
                <w:tcW w:w="1344" w:type="pct"/>
                <w:tcBorders>
                  <w:top w:val="single" w:sz="4" w:space="0" w:color="DCDCDC"/>
                  <w:left w:val="single" w:sz="4" w:space="0" w:color="DCDCDC"/>
                  <w:bottom w:val="single" w:sz="4" w:space="0" w:color="DCDCDC"/>
                  <w:right w:val="single" w:sz="4" w:space="0" w:color="DCDCDC"/>
                </w:tcBorders>
                <w:vAlign w:val="center"/>
              </w:tcPr>
            </w:tcPrChange>
          </w:tcPr>
          <w:p w14:paraId="5EDC7AFA" w14:textId="6CE763C0" w:rsidR="001961EC" w:rsidRPr="003A6007" w:rsidRDefault="001961EC" w:rsidP="001961EC">
            <w:pPr>
              <w:jc w:val="center"/>
              <w:rPr>
                <w:lang w:val="en-GB"/>
              </w:rPr>
            </w:pPr>
            <w:ins w:id="955" w:author="Ying Shian Loh" w:date="2024-02-07T12:14:00Z">
              <w:r w:rsidRPr="000A3347">
                <w:rPr>
                  <w:lang w:val="en-GB"/>
                </w:rPr>
                <w:t>1,692</w:t>
              </w:r>
            </w:ins>
            <w:del w:id="956" w:author="Ying Shian Loh" w:date="2023-08-28T16:03:00Z">
              <w:r w:rsidDel="008C0354">
                <w:rPr>
                  <w:lang w:val="en-GB"/>
                </w:rPr>
                <w:delText>1,688</w:delText>
              </w:r>
            </w:del>
          </w:p>
        </w:tc>
      </w:tr>
      <w:tr w:rsidR="001961EC" w:rsidRPr="003A6007" w14:paraId="7B66386E" w14:textId="77777777" w:rsidTr="001961EC">
        <w:tblPrEx>
          <w:tblW w:w="9493" w:type="dxa"/>
          <w:tblCellMar>
            <w:top w:w="28" w:type="dxa"/>
          </w:tblCellMar>
          <w:tblLook w:val="0660" w:firstRow="1" w:lastRow="1" w:firstColumn="0" w:lastColumn="0" w:noHBand="1" w:noVBand="1"/>
          <w:tblPrExChange w:id="957" w:author="Ying Shian Loh" w:date="2023-08-28T16:03:00Z">
            <w:tblPrEx>
              <w:tblW w:w="9493" w:type="dxa"/>
              <w:tblCellMar>
                <w:top w:w="28" w:type="dxa"/>
              </w:tblCellMar>
              <w:tblLook w:val="0660" w:firstRow="1" w:lastRow="1" w:firstColumn="0" w:lastColumn="0" w:noHBand="1" w:noVBand="1"/>
            </w:tblPrEx>
          </w:tblPrExChange>
        </w:tblPrEx>
        <w:tc>
          <w:tcPr>
            <w:tcW w:w="0" w:type="pct"/>
            <w:tcBorders>
              <w:top w:val="single" w:sz="4" w:space="0" w:color="DCDCDC"/>
              <w:left w:val="single" w:sz="4" w:space="0" w:color="DCDCDC"/>
              <w:bottom w:val="single" w:sz="4" w:space="0" w:color="DCDCDC"/>
              <w:right w:val="single" w:sz="4" w:space="0" w:color="DCDCDC"/>
            </w:tcBorders>
            <w:tcPrChange w:id="958" w:author="Ying Shian Loh" w:date="2023-08-28T16:03:00Z">
              <w:tcPr>
                <w:tcW w:w="1456" w:type="pct"/>
                <w:tcBorders>
                  <w:top w:val="single" w:sz="4" w:space="0" w:color="DCDCDC"/>
                  <w:left w:val="single" w:sz="4" w:space="0" w:color="DCDCDC"/>
                  <w:bottom w:val="single" w:sz="4" w:space="0" w:color="DCDCDC"/>
                  <w:right w:val="single" w:sz="4" w:space="0" w:color="DCDCDC"/>
                </w:tcBorders>
              </w:tcPr>
            </w:tcPrChange>
          </w:tcPr>
          <w:p w14:paraId="3D862788" w14:textId="77777777" w:rsidR="001961EC" w:rsidRPr="003A6007" w:rsidRDefault="001961EC" w:rsidP="001961EC">
            <w:pPr>
              <w:spacing w:line="240" w:lineRule="auto"/>
              <w:rPr>
                <w:lang w:val="en-GB"/>
              </w:rPr>
            </w:pPr>
            <w:r w:rsidRPr="00560AC6">
              <w:rPr>
                <w:lang w:val="en-GB"/>
              </w:rPr>
              <w:t xml:space="preserve">Year </w:t>
            </w:r>
            <w:r>
              <w:rPr>
                <w:lang w:val="en-GB"/>
              </w:rPr>
              <w:t>8</w:t>
            </w:r>
          </w:p>
        </w:tc>
        <w:tc>
          <w:tcPr>
            <w:tcW w:w="0" w:type="pct"/>
            <w:tcBorders>
              <w:top w:val="single" w:sz="4" w:space="0" w:color="DCDCDC"/>
              <w:left w:val="single" w:sz="4" w:space="0" w:color="DCDCDC"/>
              <w:bottom w:val="single" w:sz="4" w:space="0" w:color="DCDCDC"/>
              <w:right w:val="single" w:sz="4" w:space="0" w:color="DCDCDC"/>
            </w:tcBorders>
            <w:tcPrChange w:id="959" w:author="Ying Shian Loh" w:date="2023-08-28T16:03:00Z">
              <w:tcPr>
                <w:tcW w:w="1155" w:type="pct"/>
                <w:tcBorders>
                  <w:top w:val="single" w:sz="4" w:space="0" w:color="DCDCDC"/>
                  <w:left w:val="single" w:sz="4" w:space="0" w:color="DCDCDC"/>
                  <w:bottom w:val="single" w:sz="4" w:space="0" w:color="DCDCDC"/>
                  <w:right w:val="single" w:sz="4" w:space="0" w:color="DCDCDC"/>
                </w:tcBorders>
                <w:vAlign w:val="center"/>
              </w:tcPr>
            </w:tcPrChange>
          </w:tcPr>
          <w:p w14:paraId="5EA750AA" w14:textId="761CAE98" w:rsidR="001961EC" w:rsidRPr="003A6007" w:rsidRDefault="001961EC" w:rsidP="001961EC">
            <w:pPr>
              <w:jc w:val="center"/>
              <w:rPr>
                <w:lang w:val="en-GB"/>
              </w:rPr>
            </w:pPr>
            <w:ins w:id="960" w:author="Ying Shian Loh" w:date="2024-02-07T12:13:00Z">
              <w:r w:rsidRPr="003328DC">
                <w:rPr>
                  <w:lang w:val="en-GB"/>
                </w:rPr>
                <w:t>3,223</w:t>
              </w:r>
            </w:ins>
            <w:del w:id="961" w:author="Ying Shian Loh" w:date="2023-08-23T14:21:00Z">
              <w:r w:rsidDel="00D21739">
                <w:rPr>
                  <w:lang w:val="en-GB"/>
                </w:rPr>
                <w:delText>2,920</w:delText>
              </w:r>
            </w:del>
          </w:p>
        </w:tc>
        <w:tc>
          <w:tcPr>
            <w:tcW w:w="0" w:type="pct"/>
            <w:tcBorders>
              <w:top w:val="single" w:sz="4" w:space="0" w:color="DCDCDC"/>
              <w:left w:val="single" w:sz="4" w:space="0" w:color="DCDCDC"/>
              <w:bottom w:val="single" w:sz="4" w:space="0" w:color="DCDCDC"/>
              <w:right w:val="single" w:sz="4" w:space="0" w:color="DCDCDC"/>
            </w:tcBorders>
            <w:tcPrChange w:id="962" w:author="Ying Shian Loh" w:date="2023-08-28T16:03:00Z">
              <w:tcPr>
                <w:tcW w:w="1045" w:type="pct"/>
                <w:tcBorders>
                  <w:top w:val="single" w:sz="4" w:space="0" w:color="DCDCDC"/>
                  <w:left w:val="single" w:sz="4" w:space="0" w:color="DCDCDC"/>
                  <w:bottom w:val="single" w:sz="4" w:space="0" w:color="DCDCDC"/>
                  <w:right w:val="single" w:sz="4" w:space="0" w:color="DCDCDC"/>
                </w:tcBorders>
                <w:vAlign w:val="center"/>
              </w:tcPr>
            </w:tcPrChange>
          </w:tcPr>
          <w:p w14:paraId="53CE75CE" w14:textId="6881DECB" w:rsidR="001961EC" w:rsidRPr="003A6007" w:rsidRDefault="001961EC" w:rsidP="001961EC">
            <w:pPr>
              <w:jc w:val="center"/>
              <w:rPr>
                <w:lang w:val="en-GB"/>
              </w:rPr>
            </w:pPr>
            <w:ins w:id="963" w:author="Ying Shian Loh" w:date="2023-08-28T16:03:00Z">
              <w:r w:rsidRPr="00C01129">
                <w:rPr>
                  <w:lang w:val="en-GB"/>
                </w:rPr>
                <w:t>1,531</w:t>
              </w:r>
            </w:ins>
            <w:del w:id="964" w:author="Ying Shian Loh" w:date="2023-08-28T16:03:00Z">
              <w:r w:rsidDel="00F953CA">
                <w:rPr>
                  <w:lang w:val="en-GB"/>
                </w:rPr>
                <w:delText>1,232</w:delText>
              </w:r>
            </w:del>
          </w:p>
        </w:tc>
        <w:tc>
          <w:tcPr>
            <w:tcW w:w="0" w:type="pct"/>
            <w:tcBorders>
              <w:top w:val="single" w:sz="4" w:space="0" w:color="DCDCDC"/>
              <w:left w:val="single" w:sz="4" w:space="0" w:color="DCDCDC"/>
              <w:bottom w:val="single" w:sz="4" w:space="0" w:color="DCDCDC"/>
              <w:right w:val="single" w:sz="4" w:space="0" w:color="DCDCDC"/>
            </w:tcBorders>
            <w:tcPrChange w:id="965" w:author="Ying Shian Loh" w:date="2023-08-28T16:03:00Z">
              <w:tcPr>
                <w:tcW w:w="1344" w:type="pct"/>
                <w:tcBorders>
                  <w:top w:val="single" w:sz="4" w:space="0" w:color="DCDCDC"/>
                  <w:left w:val="single" w:sz="4" w:space="0" w:color="DCDCDC"/>
                  <w:bottom w:val="single" w:sz="4" w:space="0" w:color="DCDCDC"/>
                  <w:right w:val="single" w:sz="4" w:space="0" w:color="DCDCDC"/>
                </w:tcBorders>
                <w:vAlign w:val="center"/>
              </w:tcPr>
            </w:tcPrChange>
          </w:tcPr>
          <w:p w14:paraId="328A36D4" w14:textId="03EAA474" w:rsidR="001961EC" w:rsidRPr="003A6007" w:rsidRDefault="001961EC" w:rsidP="001961EC">
            <w:pPr>
              <w:jc w:val="center"/>
              <w:rPr>
                <w:lang w:val="en-GB"/>
              </w:rPr>
            </w:pPr>
            <w:ins w:id="966" w:author="Ying Shian Loh" w:date="2024-02-07T12:14:00Z">
              <w:r w:rsidRPr="000A3347">
                <w:rPr>
                  <w:lang w:val="en-GB"/>
                </w:rPr>
                <w:t>1,692</w:t>
              </w:r>
            </w:ins>
            <w:del w:id="967" w:author="Ying Shian Loh" w:date="2023-08-28T16:03:00Z">
              <w:r w:rsidDel="008C0354">
                <w:rPr>
                  <w:lang w:val="en-GB"/>
                </w:rPr>
                <w:delText>1,688</w:delText>
              </w:r>
            </w:del>
          </w:p>
        </w:tc>
      </w:tr>
      <w:tr w:rsidR="001961EC" w:rsidRPr="003A6007" w14:paraId="7B4DC436" w14:textId="77777777" w:rsidTr="001961EC">
        <w:tblPrEx>
          <w:tblW w:w="9493" w:type="dxa"/>
          <w:tblCellMar>
            <w:top w:w="28" w:type="dxa"/>
          </w:tblCellMar>
          <w:tblLook w:val="0660" w:firstRow="1" w:lastRow="1" w:firstColumn="0" w:lastColumn="0" w:noHBand="1" w:noVBand="1"/>
          <w:tblPrExChange w:id="968" w:author="Ying Shian Loh" w:date="2023-08-28T16:03:00Z">
            <w:tblPrEx>
              <w:tblW w:w="9493" w:type="dxa"/>
              <w:tblCellMar>
                <w:top w:w="28" w:type="dxa"/>
              </w:tblCellMar>
              <w:tblLook w:val="0660" w:firstRow="1" w:lastRow="1" w:firstColumn="0" w:lastColumn="0" w:noHBand="1" w:noVBand="1"/>
            </w:tblPrEx>
          </w:tblPrExChange>
        </w:tblPrEx>
        <w:tc>
          <w:tcPr>
            <w:tcW w:w="0" w:type="pct"/>
            <w:tcBorders>
              <w:top w:val="single" w:sz="4" w:space="0" w:color="DCDCDC"/>
              <w:left w:val="single" w:sz="4" w:space="0" w:color="DCDCDC"/>
              <w:bottom w:val="single" w:sz="4" w:space="0" w:color="DCDCDC"/>
              <w:right w:val="single" w:sz="4" w:space="0" w:color="DCDCDC"/>
            </w:tcBorders>
            <w:tcPrChange w:id="969" w:author="Ying Shian Loh" w:date="2023-08-28T16:03:00Z">
              <w:tcPr>
                <w:tcW w:w="1456" w:type="pct"/>
                <w:tcBorders>
                  <w:top w:val="single" w:sz="4" w:space="0" w:color="DCDCDC"/>
                  <w:left w:val="single" w:sz="4" w:space="0" w:color="DCDCDC"/>
                  <w:bottom w:val="single" w:sz="4" w:space="0" w:color="DCDCDC"/>
                  <w:right w:val="single" w:sz="4" w:space="0" w:color="DCDCDC"/>
                </w:tcBorders>
              </w:tcPr>
            </w:tcPrChange>
          </w:tcPr>
          <w:p w14:paraId="1B8FD6DD" w14:textId="77777777" w:rsidR="001961EC" w:rsidRPr="003A6007" w:rsidRDefault="001961EC" w:rsidP="001961EC">
            <w:pPr>
              <w:spacing w:line="240" w:lineRule="auto"/>
              <w:rPr>
                <w:lang w:val="en-GB"/>
              </w:rPr>
            </w:pPr>
            <w:r w:rsidRPr="00560AC6">
              <w:rPr>
                <w:lang w:val="en-GB"/>
              </w:rPr>
              <w:t xml:space="preserve">Year </w:t>
            </w:r>
            <w:r>
              <w:rPr>
                <w:lang w:val="en-GB"/>
              </w:rPr>
              <w:t>9</w:t>
            </w:r>
          </w:p>
        </w:tc>
        <w:tc>
          <w:tcPr>
            <w:tcW w:w="0" w:type="pct"/>
            <w:tcBorders>
              <w:top w:val="single" w:sz="4" w:space="0" w:color="DCDCDC"/>
              <w:left w:val="single" w:sz="4" w:space="0" w:color="DCDCDC"/>
              <w:bottom w:val="single" w:sz="4" w:space="0" w:color="DCDCDC"/>
              <w:right w:val="single" w:sz="4" w:space="0" w:color="DCDCDC"/>
            </w:tcBorders>
            <w:tcPrChange w:id="970" w:author="Ying Shian Loh" w:date="2023-08-28T16:03:00Z">
              <w:tcPr>
                <w:tcW w:w="1155" w:type="pct"/>
                <w:tcBorders>
                  <w:top w:val="single" w:sz="4" w:space="0" w:color="DCDCDC"/>
                  <w:left w:val="single" w:sz="4" w:space="0" w:color="DCDCDC"/>
                  <w:bottom w:val="single" w:sz="4" w:space="0" w:color="DCDCDC"/>
                  <w:right w:val="single" w:sz="4" w:space="0" w:color="DCDCDC"/>
                </w:tcBorders>
                <w:vAlign w:val="center"/>
              </w:tcPr>
            </w:tcPrChange>
          </w:tcPr>
          <w:p w14:paraId="78329C59" w14:textId="45630537" w:rsidR="001961EC" w:rsidRPr="003A6007" w:rsidRDefault="001961EC" w:rsidP="001961EC">
            <w:pPr>
              <w:jc w:val="center"/>
              <w:rPr>
                <w:lang w:val="en-GB"/>
              </w:rPr>
            </w:pPr>
            <w:ins w:id="971" w:author="Ying Shian Loh" w:date="2024-02-07T12:13:00Z">
              <w:r w:rsidRPr="003328DC">
                <w:rPr>
                  <w:lang w:val="en-GB"/>
                </w:rPr>
                <w:t>3,223</w:t>
              </w:r>
            </w:ins>
            <w:del w:id="972" w:author="Ying Shian Loh" w:date="2023-08-23T14:21:00Z">
              <w:r w:rsidDel="00D21739">
                <w:rPr>
                  <w:lang w:val="en-GB"/>
                </w:rPr>
                <w:delText>2,920</w:delText>
              </w:r>
            </w:del>
          </w:p>
        </w:tc>
        <w:tc>
          <w:tcPr>
            <w:tcW w:w="0" w:type="pct"/>
            <w:tcBorders>
              <w:top w:val="single" w:sz="4" w:space="0" w:color="DCDCDC"/>
              <w:left w:val="single" w:sz="4" w:space="0" w:color="DCDCDC"/>
              <w:bottom w:val="single" w:sz="4" w:space="0" w:color="DCDCDC"/>
              <w:right w:val="single" w:sz="4" w:space="0" w:color="DCDCDC"/>
            </w:tcBorders>
            <w:tcPrChange w:id="973" w:author="Ying Shian Loh" w:date="2023-08-28T16:03:00Z">
              <w:tcPr>
                <w:tcW w:w="1045" w:type="pct"/>
                <w:tcBorders>
                  <w:top w:val="single" w:sz="4" w:space="0" w:color="DCDCDC"/>
                  <w:left w:val="single" w:sz="4" w:space="0" w:color="DCDCDC"/>
                  <w:bottom w:val="single" w:sz="4" w:space="0" w:color="DCDCDC"/>
                  <w:right w:val="single" w:sz="4" w:space="0" w:color="DCDCDC"/>
                </w:tcBorders>
                <w:vAlign w:val="center"/>
              </w:tcPr>
            </w:tcPrChange>
          </w:tcPr>
          <w:p w14:paraId="48A4E7C9" w14:textId="79946D07" w:rsidR="001961EC" w:rsidRPr="003A6007" w:rsidRDefault="001961EC" w:rsidP="001961EC">
            <w:pPr>
              <w:jc w:val="center"/>
              <w:rPr>
                <w:lang w:val="en-GB"/>
              </w:rPr>
            </w:pPr>
            <w:ins w:id="974" w:author="Ying Shian Loh" w:date="2023-08-28T16:03:00Z">
              <w:r w:rsidRPr="00C01129">
                <w:rPr>
                  <w:lang w:val="en-GB"/>
                </w:rPr>
                <w:t>1,531</w:t>
              </w:r>
            </w:ins>
            <w:del w:id="975" w:author="Ying Shian Loh" w:date="2023-08-28T16:03:00Z">
              <w:r w:rsidDel="00F953CA">
                <w:rPr>
                  <w:lang w:val="en-GB"/>
                </w:rPr>
                <w:delText>1,232</w:delText>
              </w:r>
            </w:del>
          </w:p>
        </w:tc>
        <w:tc>
          <w:tcPr>
            <w:tcW w:w="0" w:type="pct"/>
            <w:tcBorders>
              <w:top w:val="single" w:sz="4" w:space="0" w:color="DCDCDC"/>
              <w:left w:val="single" w:sz="4" w:space="0" w:color="DCDCDC"/>
              <w:bottom w:val="single" w:sz="4" w:space="0" w:color="DCDCDC"/>
              <w:right w:val="single" w:sz="4" w:space="0" w:color="DCDCDC"/>
            </w:tcBorders>
            <w:tcPrChange w:id="976" w:author="Ying Shian Loh" w:date="2023-08-28T16:03:00Z">
              <w:tcPr>
                <w:tcW w:w="1344" w:type="pct"/>
                <w:tcBorders>
                  <w:top w:val="single" w:sz="4" w:space="0" w:color="DCDCDC"/>
                  <w:left w:val="single" w:sz="4" w:space="0" w:color="DCDCDC"/>
                  <w:bottom w:val="single" w:sz="4" w:space="0" w:color="DCDCDC"/>
                  <w:right w:val="single" w:sz="4" w:space="0" w:color="DCDCDC"/>
                </w:tcBorders>
                <w:vAlign w:val="center"/>
              </w:tcPr>
            </w:tcPrChange>
          </w:tcPr>
          <w:p w14:paraId="795CE1C2" w14:textId="5BB3B89A" w:rsidR="001961EC" w:rsidRPr="003A6007" w:rsidRDefault="001961EC" w:rsidP="001961EC">
            <w:pPr>
              <w:jc w:val="center"/>
              <w:rPr>
                <w:lang w:val="en-GB"/>
              </w:rPr>
            </w:pPr>
            <w:ins w:id="977" w:author="Ying Shian Loh" w:date="2024-02-07T12:14:00Z">
              <w:r w:rsidRPr="000A3347">
                <w:rPr>
                  <w:lang w:val="en-GB"/>
                </w:rPr>
                <w:t>1,692</w:t>
              </w:r>
            </w:ins>
            <w:del w:id="978" w:author="Ying Shian Loh" w:date="2023-08-28T16:03:00Z">
              <w:r w:rsidDel="008C0354">
                <w:rPr>
                  <w:lang w:val="en-GB"/>
                </w:rPr>
                <w:delText>1,688</w:delText>
              </w:r>
            </w:del>
          </w:p>
        </w:tc>
      </w:tr>
      <w:tr w:rsidR="001961EC" w:rsidRPr="003A6007" w14:paraId="38E36D3D" w14:textId="77777777" w:rsidTr="001961EC">
        <w:tblPrEx>
          <w:tblW w:w="9493" w:type="dxa"/>
          <w:tblCellMar>
            <w:top w:w="28" w:type="dxa"/>
          </w:tblCellMar>
          <w:tblLook w:val="0660" w:firstRow="1" w:lastRow="1" w:firstColumn="0" w:lastColumn="0" w:noHBand="1" w:noVBand="1"/>
          <w:tblPrExChange w:id="979" w:author="Ying Shian Loh" w:date="2023-11-02T12:38:00Z">
            <w:tblPrEx>
              <w:tblW w:w="9493" w:type="dxa"/>
              <w:tblCellMar>
                <w:top w:w="28" w:type="dxa"/>
              </w:tblCellMar>
              <w:tblLook w:val="0660" w:firstRow="1" w:lastRow="1" w:firstColumn="0" w:lastColumn="0" w:noHBand="1" w:noVBand="1"/>
            </w:tblPrEx>
          </w:tblPrExChange>
        </w:tblPrEx>
        <w:tc>
          <w:tcPr>
            <w:tcW w:w="0" w:type="pct"/>
            <w:tcBorders>
              <w:top w:val="single" w:sz="4" w:space="0" w:color="DCDCDC"/>
              <w:left w:val="single" w:sz="4" w:space="0" w:color="DCDCDC"/>
              <w:bottom w:val="single" w:sz="4" w:space="0" w:color="DCDCDC"/>
              <w:right w:val="single" w:sz="4" w:space="0" w:color="DCDCDC"/>
            </w:tcBorders>
            <w:tcPrChange w:id="980" w:author="Ying Shian Loh" w:date="2023-11-02T12:38:00Z">
              <w:tcPr>
                <w:tcW w:w="1456" w:type="pct"/>
                <w:tcBorders>
                  <w:top w:val="single" w:sz="4" w:space="0" w:color="DCDCDC"/>
                  <w:left w:val="single" w:sz="4" w:space="0" w:color="DCDCDC"/>
                  <w:bottom w:val="single" w:sz="4" w:space="0" w:color="DCDCDC"/>
                  <w:right w:val="single" w:sz="4" w:space="0" w:color="DCDCDC"/>
                </w:tcBorders>
              </w:tcPr>
            </w:tcPrChange>
          </w:tcPr>
          <w:p w14:paraId="716D4BD1" w14:textId="77777777" w:rsidR="001961EC" w:rsidRPr="003A6007" w:rsidRDefault="001961EC" w:rsidP="001961EC">
            <w:pPr>
              <w:spacing w:line="240" w:lineRule="auto"/>
              <w:rPr>
                <w:lang w:val="en-GB"/>
              </w:rPr>
            </w:pPr>
            <w:r w:rsidRPr="00560AC6">
              <w:rPr>
                <w:lang w:val="en-GB"/>
              </w:rPr>
              <w:t xml:space="preserve">Year </w:t>
            </w:r>
            <w:r>
              <w:rPr>
                <w:lang w:val="en-GB"/>
              </w:rPr>
              <w:t>10</w:t>
            </w:r>
          </w:p>
        </w:tc>
        <w:tc>
          <w:tcPr>
            <w:tcW w:w="0" w:type="pct"/>
            <w:tcBorders>
              <w:top w:val="single" w:sz="4" w:space="0" w:color="DCDCDC"/>
              <w:left w:val="single" w:sz="4" w:space="0" w:color="DCDCDC"/>
              <w:bottom w:val="single" w:sz="4" w:space="0" w:color="DCDCDC"/>
              <w:right w:val="single" w:sz="4" w:space="0" w:color="DCDCDC"/>
            </w:tcBorders>
            <w:tcPrChange w:id="981" w:author="Ying Shian Loh" w:date="2023-11-02T12:38:00Z">
              <w:tcPr>
                <w:tcW w:w="1155" w:type="pct"/>
                <w:tcBorders>
                  <w:top w:val="single" w:sz="4" w:space="0" w:color="DCDCDC"/>
                  <w:left w:val="single" w:sz="4" w:space="0" w:color="DCDCDC"/>
                  <w:bottom w:val="single" w:sz="4" w:space="0" w:color="DCDCDC"/>
                  <w:right w:val="single" w:sz="4" w:space="0" w:color="DCDCDC"/>
                </w:tcBorders>
                <w:vAlign w:val="center"/>
              </w:tcPr>
            </w:tcPrChange>
          </w:tcPr>
          <w:p w14:paraId="0902890A" w14:textId="02CBDC89" w:rsidR="001961EC" w:rsidRPr="003A6007" w:rsidRDefault="001961EC" w:rsidP="001961EC">
            <w:pPr>
              <w:jc w:val="center"/>
              <w:rPr>
                <w:lang w:val="en-GB"/>
              </w:rPr>
            </w:pPr>
            <w:ins w:id="982" w:author="Ying Shian Loh" w:date="2024-02-07T12:13:00Z">
              <w:r w:rsidRPr="003328DC">
                <w:rPr>
                  <w:lang w:val="en-GB"/>
                </w:rPr>
                <w:t>3,223</w:t>
              </w:r>
            </w:ins>
            <w:del w:id="983" w:author="Ying Shian Loh" w:date="2023-08-23T14:21:00Z">
              <w:r w:rsidDel="00D21739">
                <w:rPr>
                  <w:lang w:val="en-GB"/>
                </w:rPr>
                <w:delText>2,920</w:delText>
              </w:r>
            </w:del>
          </w:p>
        </w:tc>
        <w:tc>
          <w:tcPr>
            <w:tcW w:w="0" w:type="pct"/>
            <w:tcBorders>
              <w:top w:val="single" w:sz="4" w:space="0" w:color="DCDCDC"/>
              <w:left w:val="single" w:sz="4" w:space="0" w:color="DCDCDC"/>
              <w:bottom w:val="single" w:sz="4" w:space="0" w:color="DCDCDC"/>
              <w:right w:val="single" w:sz="4" w:space="0" w:color="DCDCDC"/>
            </w:tcBorders>
            <w:tcPrChange w:id="984" w:author="Ying Shian Loh" w:date="2023-11-02T12:38:00Z">
              <w:tcPr>
                <w:tcW w:w="1045" w:type="pct"/>
                <w:tcBorders>
                  <w:top w:val="single" w:sz="4" w:space="0" w:color="DCDCDC"/>
                  <w:left w:val="single" w:sz="4" w:space="0" w:color="DCDCDC"/>
                  <w:bottom w:val="single" w:sz="4" w:space="0" w:color="DCDCDC"/>
                  <w:right w:val="single" w:sz="4" w:space="0" w:color="DCDCDC"/>
                </w:tcBorders>
                <w:vAlign w:val="center"/>
              </w:tcPr>
            </w:tcPrChange>
          </w:tcPr>
          <w:p w14:paraId="414FFEB4" w14:textId="61D204EC" w:rsidR="001961EC" w:rsidRPr="003A6007" w:rsidRDefault="001961EC" w:rsidP="001961EC">
            <w:pPr>
              <w:jc w:val="center"/>
              <w:rPr>
                <w:lang w:val="en-GB"/>
              </w:rPr>
            </w:pPr>
            <w:ins w:id="985" w:author="Ying Shian Loh" w:date="2023-08-28T16:03:00Z">
              <w:r w:rsidRPr="00C01129">
                <w:rPr>
                  <w:lang w:val="en-GB"/>
                </w:rPr>
                <w:t>1,531</w:t>
              </w:r>
            </w:ins>
            <w:del w:id="986" w:author="Ying Shian Loh" w:date="2023-08-28T16:03:00Z">
              <w:r w:rsidDel="00F953CA">
                <w:rPr>
                  <w:lang w:val="en-GB"/>
                </w:rPr>
                <w:delText>1,232</w:delText>
              </w:r>
            </w:del>
          </w:p>
        </w:tc>
        <w:tc>
          <w:tcPr>
            <w:tcW w:w="0" w:type="pct"/>
            <w:tcBorders>
              <w:top w:val="single" w:sz="4" w:space="0" w:color="DCDCDC"/>
              <w:left w:val="single" w:sz="4" w:space="0" w:color="DCDCDC"/>
              <w:bottom w:val="single" w:sz="4" w:space="0" w:color="DCDCDC"/>
              <w:right w:val="single" w:sz="4" w:space="0" w:color="DCDCDC"/>
            </w:tcBorders>
            <w:tcPrChange w:id="987" w:author="Ying Shian Loh" w:date="2023-11-02T12:38:00Z">
              <w:tcPr>
                <w:tcW w:w="1344" w:type="pct"/>
                <w:tcBorders>
                  <w:top w:val="single" w:sz="4" w:space="0" w:color="DCDCDC"/>
                  <w:left w:val="single" w:sz="4" w:space="0" w:color="DCDCDC"/>
                  <w:bottom w:val="single" w:sz="4" w:space="0" w:color="DCDCDC"/>
                  <w:right w:val="single" w:sz="4" w:space="0" w:color="DCDCDC"/>
                </w:tcBorders>
                <w:vAlign w:val="center"/>
              </w:tcPr>
            </w:tcPrChange>
          </w:tcPr>
          <w:p w14:paraId="34EB1077" w14:textId="4C278F52" w:rsidR="001961EC" w:rsidRPr="003A6007" w:rsidRDefault="001961EC" w:rsidP="001961EC">
            <w:pPr>
              <w:jc w:val="center"/>
              <w:rPr>
                <w:lang w:val="en-GB"/>
              </w:rPr>
            </w:pPr>
            <w:ins w:id="988" w:author="Ying Shian Loh" w:date="2024-02-07T12:14:00Z">
              <w:r>
                <w:rPr>
                  <w:lang w:val="en-GB"/>
                </w:rPr>
                <w:t>1,692</w:t>
              </w:r>
            </w:ins>
            <w:del w:id="989" w:author="Ying Shian Loh" w:date="2023-08-28T16:03:00Z">
              <w:r w:rsidDel="000A2F5F">
                <w:rPr>
                  <w:lang w:val="en-GB"/>
                </w:rPr>
                <w:delText>1,688</w:delText>
              </w:r>
            </w:del>
          </w:p>
        </w:tc>
      </w:tr>
      <w:tr w:rsidR="00994BA3" w:rsidRPr="003A6007" w14:paraId="30C836B2" w14:textId="77777777" w:rsidTr="005336A6">
        <w:trPr>
          <w:trHeight w:val="594"/>
        </w:trPr>
        <w:tc>
          <w:tcPr>
            <w:tcW w:w="1456" w:type="pct"/>
            <w:tcBorders>
              <w:left w:val="single" w:sz="4" w:space="0" w:color="DCDCDC"/>
              <w:bottom w:val="single" w:sz="4" w:space="0" w:color="DCDCDC"/>
              <w:right w:val="single" w:sz="4" w:space="0" w:color="DCDCDC"/>
            </w:tcBorders>
            <w:vAlign w:val="center"/>
          </w:tcPr>
          <w:p w14:paraId="07E285FF" w14:textId="77777777" w:rsidR="00994BA3" w:rsidRPr="003A6007" w:rsidRDefault="00994BA3" w:rsidP="005336A6">
            <w:pPr>
              <w:spacing w:after="200"/>
              <w:rPr>
                <w:lang w:val="en-GB"/>
              </w:rPr>
            </w:pPr>
            <w:r w:rsidRPr="003A6007">
              <w:rPr>
                <w:lang w:val="en-GB"/>
              </w:rPr>
              <w:t>Total</w:t>
            </w:r>
          </w:p>
        </w:tc>
        <w:tc>
          <w:tcPr>
            <w:tcW w:w="3544" w:type="pct"/>
            <w:gridSpan w:val="3"/>
            <w:tcBorders>
              <w:left w:val="single" w:sz="4" w:space="0" w:color="DCDCDC"/>
              <w:bottom w:val="single" w:sz="4" w:space="0" w:color="DCDCDC"/>
              <w:right w:val="single" w:sz="4" w:space="0" w:color="DCDCDC"/>
            </w:tcBorders>
            <w:vAlign w:val="center"/>
          </w:tcPr>
          <w:p w14:paraId="183B2A08" w14:textId="34225116" w:rsidR="00994BA3" w:rsidRPr="003A6007" w:rsidRDefault="003A5728" w:rsidP="005336A6">
            <w:pPr>
              <w:spacing w:after="200"/>
              <w:rPr>
                <w:lang w:val="en-GB"/>
              </w:rPr>
            </w:pPr>
            <w:ins w:id="990" w:author="Ying Shian Loh" w:date="2023-08-28T16:04:00Z">
              <w:r>
                <w:rPr>
                  <w:lang w:val="en-GB"/>
                </w:rPr>
                <w:t>1</w:t>
              </w:r>
            </w:ins>
            <w:ins w:id="991" w:author="Ying Shian Loh" w:date="2024-02-07T12:14:00Z">
              <w:r w:rsidR="003501BE">
                <w:rPr>
                  <w:lang w:val="en-GB"/>
                </w:rPr>
                <w:t>6,920</w:t>
              </w:r>
            </w:ins>
            <w:del w:id="992" w:author="Ying Shian Loh" w:date="2023-08-28T16:03:00Z">
              <w:r w:rsidR="00D62985" w:rsidDel="003A5728">
                <w:rPr>
                  <w:lang w:val="en-GB"/>
                </w:rPr>
                <w:delText>16,880</w:delText>
              </w:r>
            </w:del>
          </w:p>
        </w:tc>
      </w:tr>
      <w:tr w:rsidR="00994BA3" w:rsidRPr="003A6007" w14:paraId="00586C3F" w14:textId="77777777" w:rsidTr="005336A6">
        <w:trPr>
          <w:trHeight w:val="594"/>
        </w:trPr>
        <w:tc>
          <w:tcPr>
            <w:tcW w:w="1456" w:type="pct"/>
            <w:tcBorders>
              <w:left w:val="single" w:sz="4" w:space="0" w:color="DCDCDC"/>
              <w:bottom w:val="single" w:sz="4" w:space="0" w:color="DCDCDC"/>
              <w:right w:val="single" w:sz="4" w:space="0" w:color="DCDCDC"/>
            </w:tcBorders>
            <w:vAlign w:val="center"/>
          </w:tcPr>
          <w:p w14:paraId="0BE71093" w14:textId="77777777" w:rsidR="00994BA3" w:rsidRPr="003A6007" w:rsidRDefault="00994BA3" w:rsidP="005336A6">
            <w:pPr>
              <w:rPr>
                <w:lang w:val="en-GB"/>
              </w:rPr>
            </w:pPr>
            <w:r w:rsidRPr="003A6007">
              <w:rPr>
                <w:b/>
                <w:lang w:val="en-GB"/>
              </w:rPr>
              <w:t>Total number of crediting years</w:t>
            </w:r>
          </w:p>
        </w:tc>
        <w:tc>
          <w:tcPr>
            <w:tcW w:w="3544" w:type="pct"/>
            <w:gridSpan w:val="3"/>
            <w:tcBorders>
              <w:left w:val="single" w:sz="4" w:space="0" w:color="DCDCDC"/>
              <w:bottom w:val="single" w:sz="4" w:space="0" w:color="DCDCDC"/>
              <w:right w:val="single" w:sz="4" w:space="0" w:color="DCDCDC"/>
            </w:tcBorders>
            <w:vAlign w:val="center"/>
          </w:tcPr>
          <w:p w14:paraId="3A739CF0" w14:textId="77777777" w:rsidR="00994BA3" w:rsidRPr="003A6007" w:rsidRDefault="00994BA3" w:rsidP="005336A6">
            <w:pPr>
              <w:rPr>
                <w:lang w:val="en-GB"/>
              </w:rPr>
            </w:pPr>
            <w:r>
              <w:rPr>
                <w:lang w:val="en-GB"/>
              </w:rPr>
              <w:t>10</w:t>
            </w:r>
          </w:p>
        </w:tc>
      </w:tr>
      <w:tr w:rsidR="00994BA3" w:rsidRPr="003A6007" w14:paraId="779405B3" w14:textId="77777777" w:rsidTr="005336A6">
        <w:trPr>
          <w:cnfStyle w:val="010000000000" w:firstRow="0" w:lastRow="1" w:firstColumn="0" w:lastColumn="0" w:oddVBand="0" w:evenVBand="0" w:oddHBand="0" w:evenHBand="0" w:firstRowFirstColumn="0" w:firstRowLastColumn="0" w:lastRowFirstColumn="0" w:lastRowLastColumn="0"/>
          <w:trHeight w:val="594"/>
        </w:trPr>
        <w:tc>
          <w:tcPr>
            <w:tcW w:w="1456" w:type="pct"/>
            <w:tcBorders>
              <w:left w:val="single" w:sz="4" w:space="0" w:color="DCDCDC"/>
              <w:bottom w:val="single" w:sz="4" w:space="0" w:color="DCDCDC"/>
              <w:right w:val="single" w:sz="4" w:space="0" w:color="DCDCDC"/>
            </w:tcBorders>
            <w:vAlign w:val="center"/>
          </w:tcPr>
          <w:p w14:paraId="5B3D642F" w14:textId="77777777" w:rsidR="00994BA3" w:rsidRPr="003A6007" w:rsidRDefault="00994BA3" w:rsidP="005336A6">
            <w:pPr>
              <w:rPr>
                <w:b w:val="0"/>
                <w:lang w:val="en-GB"/>
              </w:rPr>
            </w:pPr>
            <w:r w:rsidRPr="003A6007">
              <w:rPr>
                <w:lang w:val="en-GB"/>
              </w:rPr>
              <w:t>Annual average over the crediting period</w:t>
            </w:r>
          </w:p>
        </w:tc>
        <w:tc>
          <w:tcPr>
            <w:tcW w:w="3544" w:type="pct"/>
            <w:gridSpan w:val="3"/>
            <w:tcBorders>
              <w:left w:val="single" w:sz="4" w:space="0" w:color="DCDCDC"/>
              <w:bottom w:val="single" w:sz="4" w:space="0" w:color="DCDCDC"/>
              <w:right w:val="single" w:sz="4" w:space="0" w:color="DCDCDC"/>
            </w:tcBorders>
            <w:vAlign w:val="center"/>
          </w:tcPr>
          <w:p w14:paraId="5D393ADD" w14:textId="18A240FA" w:rsidR="00994BA3" w:rsidRPr="003A6007" w:rsidRDefault="003A5728" w:rsidP="005336A6">
            <w:pPr>
              <w:rPr>
                <w:lang w:val="en-GB"/>
              </w:rPr>
            </w:pPr>
            <w:ins w:id="993" w:author="Ying Shian Loh" w:date="2023-08-28T16:04:00Z">
              <w:r>
                <w:rPr>
                  <w:lang w:val="en-GB"/>
                </w:rPr>
                <w:t>1</w:t>
              </w:r>
            </w:ins>
            <w:ins w:id="994" w:author="Ying Shian Loh" w:date="2024-02-07T12:14:00Z">
              <w:r w:rsidR="003501BE">
                <w:rPr>
                  <w:lang w:val="en-GB"/>
                </w:rPr>
                <w:t>,692</w:t>
              </w:r>
            </w:ins>
            <w:del w:id="995" w:author="Ying Shian Loh" w:date="2023-08-28T16:04:00Z">
              <w:r w:rsidR="00D62985" w:rsidDel="003A5728">
                <w:rPr>
                  <w:lang w:val="en-GB"/>
                </w:rPr>
                <w:delText>1,688</w:delText>
              </w:r>
            </w:del>
          </w:p>
        </w:tc>
      </w:tr>
    </w:tbl>
    <w:p w14:paraId="1BB50C94" w14:textId="77777777" w:rsidR="003A6007" w:rsidRPr="003A6007" w:rsidRDefault="003A6007" w:rsidP="003A6007">
      <w:pPr>
        <w:rPr>
          <w:b/>
          <w:lang w:val="en-GB"/>
        </w:rPr>
      </w:pPr>
    </w:p>
    <w:p w14:paraId="2E80C4BB" w14:textId="60B61CD0" w:rsidR="00A10B8A" w:rsidRPr="00A10B8A" w:rsidRDefault="00B46B23" w:rsidP="00B01408">
      <w:pPr>
        <w:pStyle w:val="Heading5"/>
      </w:pPr>
      <w:r>
        <w:t xml:space="preserve">B.7. </w:t>
      </w:r>
      <w:r w:rsidR="00A10B8A" w:rsidRPr="00A10B8A">
        <w:t>Monitoring plan</w:t>
      </w:r>
    </w:p>
    <w:p w14:paraId="03D67E95" w14:textId="696D233D" w:rsidR="00825BF2" w:rsidRDefault="00B46B23" w:rsidP="00825BF2">
      <w:r>
        <w:t xml:space="preserve">B.7.1 </w:t>
      </w:r>
      <w:r w:rsidR="00A10B8A" w:rsidRPr="00A10B8A">
        <w:t>Data and parameters to be monitored</w:t>
      </w:r>
    </w:p>
    <w:p w14:paraId="666B3551" w14:textId="39E95EC9" w:rsidR="00825BF2" w:rsidRPr="001A65B0" w:rsidRDefault="00825BF2" w:rsidP="00825BF2">
      <w:r w:rsidRPr="00A10B8A">
        <w:rPr>
          <w:b/>
          <w:lang w:val="en-GB"/>
        </w:rPr>
        <w:t>SDG 13</w:t>
      </w:r>
    </w:p>
    <w:tbl>
      <w:tblPr>
        <w:tblStyle w:val="GridTable5Dark-Accent1"/>
        <w:tblpPr w:leftFromText="180" w:rightFromText="180" w:vertAnchor="text" w:horzAnchor="margin" w:tblpY="219"/>
        <w:tblW w:w="4882" w:type="pct"/>
        <w:tblCellMar>
          <w:top w:w="57" w:type="dxa"/>
        </w:tblCellMar>
        <w:tblLook w:val="0680" w:firstRow="0" w:lastRow="0" w:firstColumn="1" w:lastColumn="0" w:noHBand="1" w:noVBand="1"/>
      </w:tblPr>
      <w:tblGrid>
        <w:gridCol w:w="2858"/>
        <w:gridCol w:w="6537"/>
      </w:tblGrid>
      <w:tr w:rsidR="00825BF2" w:rsidRPr="00355EF5" w14:paraId="656550ED"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21" w:type="pct"/>
          </w:tcPr>
          <w:p w14:paraId="72DD3516"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Data / Parameter</w:t>
            </w:r>
          </w:p>
        </w:tc>
        <w:tc>
          <w:tcPr>
            <w:tcW w:w="3479" w:type="pct"/>
          </w:tcPr>
          <w:p w14:paraId="2B4A888D"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color w:val="000000"/>
              </w:rPr>
              <w:t>P</w:t>
            </w:r>
            <w:r>
              <w:rPr>
                <w:color w:val="000000"/>
                <w:vertAlign w:val="subscript"/>
              </w:rPr>
              <w:t>prod,y</w:t>
            </w:r>
          </w:p>
        </w:tc>
      </w:tr>
      <w:tr w:rsidR="00825BF2" w:rsidRPr="00355EF5" w14:paraId="4E98D9EB"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7ADE8DC7"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Unit</w:t>
            </w:r>
          </w:p>
        </w:tc>
        <w:tc>
          <w:tcPr>
            <w:tcW w:w="3479" w:type="pct"/>
          </w:tcPr>
          <w:p w14:paraId="46F20AE5"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color w:val="000000"/>
              </w:rPr>
              <w:t>tons/year</w:t>
            </w:r>
          </w:p>
        </w:tc>
      </w:tr>
      <w:tr w:rsidR="00825BF2" w:rsidRPr="00355EF5" w14:paraId="54355FA2"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21" w:type="pct"/>
          </w:tcPr>
          <w:p w14:paraId="58ECE755"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Description</w:t>
            </w:r>
          </w:p>
        </w:tc>
        <w:tc>
          <w:tcPr>
            <w:tcW w:w="3479" w:type="pct"/>
          </w:tcPr>
          <w:p w14:paraId="1373955A"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color w:val="000000"/>
              </w:rPr>
              <w:t>The annual net project production of the element process</w:t>
            </w:r>
            <w:r>
              <w:rPr>
                <w:i/>
                <w:color w:val="000000"/>
              </w:rPr>
              <w:t xml:space="preserve"> i </w:t>
            </w:r>
            <w:r>
              <w:rPr>
                <w:color w:val="000000"/>
              </w:rPr>
              <w:t>in year </w:t>
            </w:r>
            <w:r>
              <w:rPr>
                <w:i/>
                <w:color w:val="000000"/>
              </w:rPr>
              <w:t>y</w:t>
            </w:r>
          </w:p>
        </w:tc>
      </w:tr>
      <w:tr w:rsidR="00825BF2" w:rsidRPr="00355EF5" w14:paraId="166EA899"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1EA29DB3"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Source of data</w:t>
            </w:r>
          </w:p>
        </w:tc>
        <w:tc>
          <w:tcPr>
            <w:tcW w:w="3479" w:type="pct"/>
          </w:tcPr>
          <w:p w14:paraId="5F889951"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Invoices/receipts, inventory records</w:t>
            </w:r>
          </w:p>
        </w:tc>
      </w:tr>
      <w:tr w:rsidR="00825BF2" w:rsidRPr="00355EF5" w14:paraId="3D7C935A"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2E46A5D6"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Value(s) applied</w:t>
            </w:r>
          </w:p>
        </w:tc>
        <w:tc>
          <w:tcPr>
            <w:tcW w:w="3479" w:type="pct"/>
          </w:tcPr>
          <w:p w14:paraId="6754DBAE" w14:textId="4E36CE42" w:rsidR="00825BF2" w:rsidRPr="00355EF5" w:rsidRDefault="00F83355"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ins w:id="996" w:author="Ying Shian Loh" w:date="2023-08-28T16:05:00Z">
              <w:r>
                <w:rPr>
                  <w:color w:val="000000"/>
                </w:rPr>
                <w:t>4</w:t>
              </w:r>
            </w:ins>
            <w:ins w:id="997" w:author="Ying Shian Loh" w:date="2024-02-07T12:15:00Z">
              <w:r w:rsidR="005668AD">
                <w:rPr>
                  <w:color w:val="000000"/>
                </w:rPr>
                <w:t>,498.97</w:t>
              </w:r>
            </w:ins>
            <w:del w:id="998" w:author="Ying Shian Loh" w:date="2023-08-28T16:05:00Z">
              <w:r w:rsidR="00825BF2" w:rsidRPr="004B33F5" w:rsidDel="00F83355">
                <w:rPr>
                  <w:color w:val="000000"/>
                </w:rPr>
                <w:delText>6</w:delText>
              </w:r>
              <w:r w:rsidR="00825BF2" w:rsidDel="00F83355">
                <w:rPr>
                  <w:color w:val="000000"/>
                </w:rPr>
                <w:delText>,</w:delText>
              </w:r>
              <w:r w:rsidR="00825BF2" w:rsidRPr="004B33F5" w:rsidDel="00F83355">
                <w:rPr>
                  <w:color w:val="000000"/>
                </w:rPr>
                <w:delText>885.87</w:delText>
              </w:r>
            </w:del>
          </w:p>
        </w:tc>
      </w:tr>
      <w:tr w:rsidR="00825BF2" w:rsidRPr="00355EF5" w14:paraId="26F23EEB" w14:textId="77777777" w:rsidTr="005336A6">
        <w:tc>
          <w:tcPr>
            <w:cnfStyle w:val="001000000000" w:firstRow="0" w:lastRow="0" w:firstColumn="1" w:lastColumn="0" w:oddVBand="0" w:evenVBand="0" w:oddHBand="0" w:evenHBand="0" w:firstRowFirstColumn="0" w:firstRowLastColumn="0" w:lastRowFirstColumn="0" w:lastRowLastColumn="0"/>
            <w:tcW w:w="1521" w:type="pct"/>
          </w:tcPr>
          <w:p w14:paraId="6F2DC82C"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Measurement methods and procedures</w:t>
            </w:r>
          </w:p>
        </w:tc>
        <w:tc>
          <w:tcPr>
            <w:tcW w:w="3479" w:type="pct"/>
          </w:tcPr>
          <w:p w14:paraId="4A653014"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color w:val="000000"/>
              </w:rPr>
              <w:t xml:space="preserve">Measurement results shall be cross-checked with records for sold production (e.g. invoices/receipts), inventory records and by performing </w:t>
            </w:r>
            <w:r>
              <w:t>mass measurements using annually 3</w:t>
            </w:r>
            <w:r>
              <w:rPr>
                <w:vertAlign w:val="superscript"/>
              </w:rPr>
              <w:t>rd</w:t>
            </w:r>
            <w:r>
              <w:t xml:space="preserve"> party Calibrated weigh bridge.</w:t>
            </w:r>
          </w:p>
        </w:tc>
      </w:tr>
      <w:tr w:rsidR="00825BF2" w:rsidRPr="00355EF5" w14:paraId="26BC258E" w14:textId="77777777" w:rsidTr="005336A6">
        <w:trPr>
          <w:trHeight w:val="248"/>
        </w:trPr>
        <w:tc>
          <w:tcPr>
            <w:cnfStyle w:val="001000000000" w:firstRow="0" w:lastRow="0" w:firstColumn="1" w:lastColumn="0" w:oddVBand="0" w:evenVBand="0" w:oddHBand="0" w:evenHBand="0" w:firstRowFirstColumn="0" w:firstRowLastColumn="0" w:lastRowFirstColumn="0" w:lastRowLastColumn="0"/>
            <w:tcW w:w="1521" w:type="pct"/>
          </w:tcPr>
          <w:p w14:paraId="36647412"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Monitoring frequency</w:t>
            </w:r>
          </w:p>
        </w:tc>
        <w:tc>
          <w:tcPr>
            <w:tcW w:w="3479" w:type="pct"/>
          </w:tcPr>
          <w:p w14:paraId="46C5A0F1" w14:textId="0BA77732" w:rsidR="00825BF2" w:rsidRPr="00355EF5" w:rsidRDefault="005701A7"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ins w:id="999" w:author="Ying Shian Loh" w:date="2023-08-23T09:56:00Z">
              <w:r>
                <w:t xml:space="preserve">Continuous </w:t>
              </w:r>
            </w:ins>
            <w:del w:id="1000" w:author="Ying Shian Loh" w:date="2023-08-23T09:56:00Z">
              <w:r w:rsidR="00825BF2" w:rsidDel="005701A7">
                <w:delText>Monthly and Yearly</w:delText>
              </w:r>
            </w:del>
          </w:p>
        </w:tc>
      </w:tr>
      <w:tr w:rsidR="00825BF2" w:rsidRPr="00355EF5" w14:paraId="70E306E0"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1AF9708F"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QA/QC procedures</w:t>
            </w:r>
          </w:p>
        </w:tc>
        <w:tc>
          <w:tcPr>
            <w:tcW w:w="3479" w:type="pct"/>
          </w:tcPr>
          <w:p w14:paraId="6E5FEBB9"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N/A</w:t>
            </w:r>
          </w:p>
        </w:tc>
      </w:tr>
      <w:tr w:rsidR="00825BF2" w:rsidRPr="00355EF5" w14:paraId="6AC1B7F6"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508BA427"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Purpose of data</w:t>
            </w:r>
          </w:p>
        </w:tc>
        <w:tc>
          <w:tcPr>
            <w:tcW w:w="3479" w:type="pct"/>
          </w:tcPr>
          <w:p w14:paraId="182551D9" w14:textId="77777777" w:rsidR="00825BF2" w:rsidRPr="00355EF5" w:rsidRDefault="00825BF2" w:rsidP="005336A6">
            <w:pPr>
              <w:spacing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Estimation of CO2e emission reductions</w:t>
            </w:r>
          </w:p>
        </w:tc>
      </w:tr>
      <w:tr w:rsidR="00825BF2" w:rsidRPr="00355EF5" w14:paraId="5E7230A1"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24BB592C"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Additional comment</w:t>
            </w:r>
          </w:p>
        </w:tc>
        <w:tc>
          <w:tcPr>
            <w:tcW w:w="3479" w:type="pct"/>
          </w:tcPr>
          <w:p w14:paraId="4258A9AD" w14:textId="3A6A1E26" w:rsidR="00825BF2" w:rsidRPr="00355EF5" w:rsidRDefault="00204E60" w:rsidP="005336A6">
            <w:pPr>
              <w:spacing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ins w:id="1001" w:author="Ying Shian Loh" w:date="2024-01-23T17:28:00Z">
              <w:r>
                <w:rPr>
                  <w:lang w:val="en-GB"/>
                </w:rPr>
                <w:t>T</w:t>
              </w:r>
              <w:r w:rsidRPr="00204E60">
                <w:rPr>
                  <w:lang w:val="en-GB"/>
                </w:rPr>
                <w:t>here would be maintenance of records to monitor the relative production of base metal based on the type of fuel that was used during the production.</w:t>
              </w:r>
            </w:ins>
          </w:p>
        </w:tc>
      </w:tr>
    </w:tbl>
    <w:p w14:paraId="5DC08813" w14:textId="77777777" w:rsidR="00825BF2" w:rsidRDefault="00825BF2" w:rsidP="00825BF2">
      <w:pPr>
        <w:rPr>
          <w:lang w:val="en-GB"/>
        </w:rPr>
      </w:pPr>
    </w:p>
    <w:tbl>
      <w:tblPr>
        <w:tblStyle w:val="GridTable5Dark-Accent1"/>
        <w:tblpPr w:leftFromText="180" w:rightFromText="180" w:vertAnchor="text" w:horzAnchor="margin" w:tblpY="219"/>
        <w:tblW w:w="4882" w:type="pct"/>
        <w:tblCellMar>
          <w:top w:w="57" w:type="dxa"/>
        </w:tblCellMar>
        <w:tblLook w:val="0680" w:firstRow="0" w:lastRow="0" w:firstColumn="1" w:lastColumn="0" w:noHBand="1" w:noVBand="1"/>
      </w:tblPr>
      <w:tblGrid>
        <w:gridCol w:w="2858"/>
        <w:gridCol w:w="6537"/>
      </w:tblGrid>
      <w:tr w:rsidR="00825BF2" w:rsidRPr="00355EF5" w14:paraId="2E954FBE"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21" w:type="pct"/>
          </w:tcPr>
          <w:p w14:paraId="3E3116D8"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Data / Parameter</w:t>
            </w:r>
          </w:p>
        </w:tc>
        <w:tc>
          <w:tcPr>
            <w:tcW w:w="3479" w:type="pct"/>
          </w:tcPr>
          <w:p w14:paraId="7C46436B"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color w:val="000000"/>
              </w:rPr>
              <w:t>EC</w:t>
            </w:r>
            <w:r>
              <w:rPr>
                <w:color w:val="000000"/>
                <w:vertAlign w:val="subscript"/>
              </w:rPr>
              <w:t>PJ,j,y</w:t>
            </w:r>
          </w:p>
        </w:tc>
      </w:tr>
      <w:tr w:rsidR="00825BF2" w:rsidRPr="00355EF5" w14:paraId="251A11A9"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3120E6D8"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Unit</w:t>
            </w:r>
          </w:p>
        </w:tc>
        <w:tc>
          <w:tcPr>
            <w:tcW w:w="3479" w:type="pct"/>
          </w:tcPr>
          <w:p w14:paraId="5644B67F"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color w:val="000000"/>
              </w:rPr>
              <w:t>MWh/y</w:t>
            </w:r>
          </w:p>
        </w:tc>
      </w:tr>
      <w:tr w:rsidR="00825BF2" w:rsidRPr="00355EF5" w14:paraId="1D127B6A"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21" w:type="pct"/>
          </w:tcPr>
          <w:p w14:paraId="74244CF8"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Description</w:t>
            </w:r>
          </w:p>
        </w:tc>
        <w:tc>
          <w:tcPr>
            <w:tcW w:w="3479" w:type="pct"/>
          </w:tcPr>
          <w:p w14:paraId="2FA9B85C"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color w:val="000000"/>
              </w:rPr>
              <w:t>Quantity of electricity consumed in year y</w:t>
            </w:r>
          </w:p>
        </w:tc>
      </w:tr>
      <w:tr w:rsidR="00825BF2" w:rsidRPr="00355EF5" w14:paraId="1AA79C51"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69154AC0"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Source of data</w:t>
            </w:r>
          </w:p>
        </w:tc>
        <w:tc>
          <w:tcPr>
            <w:tcW w:w="3479" w:type="pct"/>
          </w:tcPr>
          <w:p w14:paraId="70E19F42"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sidRPr="00E15E03">
              <w:rPr>
                <w:lang w:val="en-GB"/>
              </w:rPr>
              <w:t>Utility Bills from Tenaga (Malaysia power provider)</w:t>
            </w:r>
          </w:p>
        </w:tc>
      </w:tr>
      <w:tr w:rsidR="00825BF2" w:rsidRPr="00355EF5" w14:paraId="474CD5E1"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2B249449"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Value(s) applied</w:t>
            </w:r>
          </w:p>
        </w:tc>
        <w:tc>
          <w:tcPr>
            <w:tcW w:w="3479" w:type="pct"/>
          </w:tcPr>
          <w:p w14:paraId="35598B96" w14:textId="66EB62B2" w:rsidR="00825BF2" w:rsidRPr="00355EF5" w:rsidRDefault="008975D7"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ins w:id="1002" w:author="Ying Shian Loh" w:date="2023-08-28T16:06:00Z">
              <w:r>
                <w:rPr>
                  <w:lang w:val="en-GB"/>
                </w:rPr>
                <w:t>2,181.20</w:t>
              </w:r>
            </w:ins>
            <w:del w:id="1003" w:author="Ying Shian Loh" w:date="2023-08-28T16:05:00Z">
              <w:r w:rsidR="00825BF2" w:rsidDel="00F83355">
                <w:rPr>
                  <w:lang w:val="en-GB"/>
                </w:rPr>
                <w:delText>1,043.57</w:delText>
              </w:r>
            </w:del>
          </w:p>
        </w:tc>
      </w:tr>
      <w:tr w:rsidR="00825BF2" w:rsidRPr="00355EF5" w14:paraId="2D90A4A4" w14:textId="77777777" w:rsidTr="005336A6">
        <w:tc>
          <w:tcPr>
            <w:cnfStyle w:val="001000000000" w:firstRow="0" w:lastRow="0" w:firstColumn="1" w:lastColumn="0" w:oddVBand="0" w:evenVBand="0" w:oddHBand="0" w:evenHBand="0" w:firstRowFirstColumn="0" w:firstRowLastColumn="0" w:lastRowFirstColumn="0" w:lastRowLastColumn="0"/>
            <w:tcW w:w="1521" w:type="pct"/>
          </w:tcPr>
          <w:p w14:paraId="69B5F127"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Measurement methods and procedures</w:t>
            </w:r>
          </w:p>
        </w:tc>
        <w:tc>
          <w:tcPr>
            <w:tcW w:w="3479" w:type="pct"/>
          </w:tcPr>
          <w:p w14:paraId="03F14BE6" w14:textId="77777777" w:rsidR="00825BF2" w:rsidRDefault="00825BF2" w:rsidP="005336A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rPr>
            </w:pPr>
            <w:r>
              <w:rPr>
                <w:color w:val="000000"/>
              </w:rPr>
              <w:t>Measurements are undertaken using calibrated energy meters.</w:t>
            </w:r>
          </w:p>
          <w:p w14:paraId="5AF96B27"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color w:val="000000"/>
              </w:rPr>
              <w:t>As per the “Tool to calculate baseline, project and/or leakage emissions from electricity consumption”</w:t>
            </w:r>
          </w:p>
        </w:tc>
      </w:tr>
      <w:tr w:rsidR="00825BF2" w:rsidRPr="00355EF5" w14:paraId="2809B5C4" w14:textId="77777777" w:rsidTr="005336A6">
        <w:trPr>
          <w:trHeight w:val="248"/>
        </w:trPr>
        <w:tc>
          <w:tcPr>
            <w:cnfStyle w:val="001000000000" w:firstRow="0" w:lastRow="0" w:firstColumn="1" w:lastColumn="0" w:oddVBand="0" w:evenVBand="0" w:oddHBand="0" w:evenHBand="0" w:firstRowFirstColumn="0" w:firstRowLastColumn="0" w:lastRowFirstColumn="0" w:lastRowLastColumn="0"/>
            <w:tcW w:w="1521" w:type="pct"/>
          </w:tcPr>
          <w:p w14:paraId="2108E984"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Monitoring frequency</w:t>
            </w:r>
          </w:p>
        </w:tc>
        <w:tc>
          <w:tcPr>
            <w:tcW w:w="3479" w:type="pct"/>
          </w:tcPr>
          <w:p w14:paraId="6DF340CC" w14:textId="57EB2191" w:rsidR="00825BF2" w:rsidRPr="00FB0307" w:rsidRDefault="005701A7"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szCs w:val="22"/>
                <w:lang w:val="en-GB"/>
              </w:rPr>
            </w:pPr>
            <w:ins w:id="1004" w:author="Ying Shian Loh" w:date="2023-08-23T09:56:00Z">
              <w:r w:rsidRPr="00FB0307">
                <w:rPr>
                  <w:szCs w:val="22"/>
                </w:rPr>
                <w:t>M</w:t>
              </w:r>
            </w:ins>
            <w:ins w:id="1005" w:author="Ying Shian Loh" w:date="2023-08-23T09:57:00Z">
              <w:r w:rsidRPr="00FB0307">
                <w:rPr>
                  <w:szCs w:val="22"/>
                </w:rPr>
                <w:t>onthly</w:t>
              </w:r>
            </w:ins>
            <w:del w:id="1006" w:author="Ying Shian Loh" w:date="2023-08-23T09:56:00Z">
              <w:r w:rsidR="00825BF2" w:rsidRPr="00FB0307" w:rsidDel="005701A7">
                <w:rPr>
                  <w:szCs w:val="22"/>
                </w:rPr>
                <w:delText>Yearly</w:delText>
              </w:r>
            </w:del>
          </w:p>
        </w:tc>
      </w:tr>
      <w:tr w:rsidR="00825BF2" w:rsidRPr="00355EF5" w14:paraId="56964DB0"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178EEA29"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QA/QC procedures</w:t>
            </w:r>
          </w:p>
        </w:tc>
        <w:tc>
          <w:tcPr>
            <w:tcW w:w="3479" w:type="pct"/>
          </w:tcPr>
          <w:p w14:paraId="60B9E515" w14:textId="43FBFF38" w:rsidR="00825BF2" w:rsidRPr="00FB0307" w:rsidRDefault="001D617E"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szCs w:val="22"/>
                <w:lang w:val="en-GB"/>
              </w:rPr>
            </w:pPr>
            <w:ins w:id="1007" w:author="Ying Shian Loh" w:date="2023-11-01T14:38:00Z">
              <w:r w:rsidRPr="00FB0307">
                <w:rPr>
                  <w:szCs w:val="22"/>
                  <w:lang w:val="en-GB"/>
                </w:rPr>
                <w:t>The electricity reading</w:t>
              </w:r>
              <w:r w:rsidR="00806530" w:rsidRPr="00FB0307">
                <w:rPr>
                  <w:szCs w:val="22"/>
                  <w:lang w:val="en-GB"/>
                </w:rPr>
                <w:t>s are provided by TENAGA Malaysia</w:t>
              </w:r>
            </w:ins>
            <w:ins w:id="1008" w:author="Ying Shian Loh" w:date="2023-11-01T14:39:00Z">
              <w:r w:rsidR="00806530" w:rsidRPr="00FB0307">
                <w:rPr>
                  <w:szCs w:val="22"/>
                  <w:lang w:val="en-GB"/>
                </w:rPr>
                <w:t xml:space="preserve">, which is a government utilities provider. The </w:t>
              </w:r>
              <w:r w:rsidR="00451680" w:rsidRPr="00FB0307">
                <w:rPr>
                  <w:szCs w:val="22"/>
                  <w:lang w:val="en-GB"/>
                </w:rPr>
                <w:t xml:space="preserve">sub-stations conduct monthly maintenance and </w:t>
              </w:r>
            </w:ins>
            <w:ins w:id="1009" w:author="Ying Shian Loh" w:date="2023-11-01T14:40:00Z">
              <w:r w:rsidR="00451680" w:rsidRPr="00FB0307">
                <w:rPr>
                  <w:szCs w:val="22"/>
                  <w:lang w:val="en-GB"/>
                </w:rPr>
                <w:t xml:space="preserve">readings in accordance with the Malaysian government regulations. </w:t>
              </w:r>
            </w:ins>
            <w:del w:id="1010" w:author="Ying Shian Loh" w:date="2023-11-01T14:38:00Z">
              <w:r w:rsidR="00825BF2" w:rsidRPr="00FB0307" w:rsidDel="001D617E">
                <w:rPr>
                  <w:szCs w:val="22"/>
                  <w:lang w:val="en-GB"/>
                </w:rPr>
                <w:delText>N/A</w:delText>
              </w:r>
            </w:del>
          </w:p>
        </w:tc>
      </w:tr>
      <w:tr w:rsidR="00825BF2" w:rsidRPr="00355EF5" w14:paraId="76241D05"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5F2F4AD4"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Purpose of data</w:t>
            </w:r>
          </w:p>
        </w:tc>
        <w:tc>
          <w:tcPr>
            <w:tcW w:w="3479" w:type="pct"/>
          </w:tcPr>
          <w:p w14:paraId="34568474" w14:textId="77777777" w:rsidR="00825BF2" w:rsidRPr="00355EF5" w:rsidRDefault="00825BF2" w:rsidP="005336A6">
            <w:pPr>
              <w:spacing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Calculation of Project Emissions</w:t>
            </w:r>
          </w:p>
        </w:tc>
      </w:tr>
      <w:tr w:rsidR="00825BF2" w:rsidRPr="00355EF5" w14:paraId="77D6E012"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627A4293"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Additional comment</w:t>
            </w:r>
          </w:p>
        </w:tc>
        <w:tc>
          <w:tcPr>
            <w:tcW w:w="3479" w:type="pct"/>
          </w:tcPr>
          <w:p w14:paraId="0758E1B0" w14:textId="77777777" w:rsidR="00825BF2" w:rsidRPr="00355EF5" w:rsidRDefault="00825BF2" w:rsidP="005336A6">
            <w:pPr>
              <w:spacing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N/A</w:t>
            </w:r>
          </w:p>
        </w:tc>
      </w:tr>
    </w:tbl>
    <w:p w14:paraId="095F0927" w14:textId="77777777" w:rsidR="00825BF2" w:rsidRPr="003A6007" w:rsidRDefault="00825BF2" w:rsidP="00825BF2">
      <w:pPr>
        <w:rPr>
          <w:lang w:val="en-GB"/>
        </w:rPr>
      </w:pPr>
    </w:p>
    <w:p w14:paraId="1DEEE554" w14:textId="77777777" w:rsidR="00825BF2" w:rsidRDefault="00825BF2" w:rsidP="00825BF2">
      <w:pPr>
        <w:rPr>
          <w:b/>
          <w:bCs/>
          <w:lang w:eastAsia="en-GB"/>
        </w:rPr>
      </w:pPr>
      <w:r>
        <w:rPr>
          <w:b/>
          <w:bCs/>
          <w:lang w:eastAsia="en-GB"/>
        </w:rPr>
        <w:t>SDG 8</w:t>
      </w:r>
    </w:p>
    <w:tbl>
      <w:tblPr>
        <w:tblStyle w:val="GridTable5Dark-Accent1"/>
        <w:tblpPr w:leftFromText="180" w:rightFromText="180" w:vertAnchor="text" w:horzAnchor="margin" w:tblpY="219"/>
        <w:tblW w:w="4882" w:type="pct"/>
        <w:tblCellMar>
          <w:top w:w="57" w:type="dxa"/>
        </w:tblCellMar>
        <w:tblLook w:val="0680" w:firstRow="0" w:lastRow="0" w:firstColumn="1" w:lastColumn="0" w:noHBand="1" w:noVBand="1"/>
      </w:tblPr>
      <w:tblGrid>
        <w:gridCol w:w="2858"/>
        <w:gridCol w:w="6537"/>
      </w:tblGrid>
      <w:tr w:rsidR="00825BF2" w:rsidRPr="00355EF5" w14:paraId="411DAEDD"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21" w:type="pct"/>
          </w:tcPr>
          <w:p w14:paraId="70E077EB"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Data / Parameter</w:t>
            </w:r>
          </w:p>
        </w:tc>
        <w:tc>
          <w:tcPr>
            <w:tcW w:w="3479" w:type="pct"/>
          </w:tcPr>
          <w:p w14:paraId="6E65593F" w14:textId="77777777" w:rsidR="00825BF2" w:rsidRPr="007A2422"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vertAlign w:val="subscript"/>
                <w:lang w:val="en-GB"/>
              </w:rPr>
            </w:pPr>
            <w:r>
              <w:rPr>
                <w:lang w:val="en-GB"/>
              </w:rPr>
              <w:t>Job</w:t>
            </w:r>
            <w:r>
              <w:rPr>
                <w:vertAlign w:val="subscript"/>
                <w:lang w:val="en-GB"/>
              </w:rPr>
              <w:t>PJ</w:t>
            </w:r>
          </w:p>
        </w:tc>
      </w:tr>
      <w:tr w:rsidR="00825BF2" w:rsidRPr="00355EF5" w14:paraId="27565D16"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2ACA1A32"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Unit</w:t>
            </w:r>
          </w:p>
        </w:tc>
        <w:tc>
          <w:tcPr>
            <w:tcW w:w="3479" w:type="pct"/>
          </w:tcPr>
          <w:p w14:paraId="265BB5B3"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Number of Jobs</w:t>
            </w:r>
          </w:p>
        </w:tc>
      </w:tr>
      <w:tr w:rsidR="00825BF2" w:rsidRPr="00355EF5" w14:paraId="33E6A384"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21" w:type="pct"/>
          </w:tcPr>
          <w:p w14:paraId="373DCC4A"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Description</w:t>
            </w:r>
          </w:p>
        </w:tc>
        <w:tc>
          <w:tcPr>
            <w:tcW w:w="3479" w:type="pct"/>
          </w:tcPr>
          <w:p w14:paraId="58D30EAB" w14:textId="1967105E"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Number of jobs </w:t>
            </w:r>
            <w:del w:id="1011" w:author="Ying Shian Loh" w:date="2024-01-03T14:57:00Z">
              <w:r w:rsidDel="0050202D">
                <w:rPr>
                  <w:lang w:val="en-GB"/>
                </w:rPr>
                <w:delText>created by the</w:delText>
              </w:r>
            </w:del>
            <w:ins w:id="1012" w:author="Ying Shian Loh" w:date="2024-01-03T14:57:00Z">
              <w:r w:rsidR="0050202D">
                <w:rPr>
                  <w:lang w:val="en-GB"/>
                </w:rPr>
                <w:t>after implementation of</w:t>
              </w:r>
            </w:ins>
            <w:r>
              <w:rPr>
                <w:lang w:val="en-GB"/>
              </w:rPr>
              <w:t xml:space="preserve"> project activity</w:t>
            </w:r>
          </w:p>
        </w:tc>
      </w:tr>
      <w:tr w:rsidR="00825BF2" w:rsidRPr="00355EF5" w14:paraId="06B60055"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321BE049"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Source of data</w:t>
            </w:r>
          </w:p>
        </w:tc>
        <w:tc>
          <w:tcPr>
            <w:tcW w:w="3479" w:type="pct"/>
          </w:tcPr>
          <w:p w14:paraId="7278287C"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JTS Engineering Sdn Bhd Accounts and Human Resource Department</w:t>
            </w:r>
          </w:p>
        </w:tc>
      </w:tr>
      <w:tr w:rsidR="00825BF2" w:rsidRPr="00355EF5" w14:paraId="4F8B4979"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0F3763EB"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Value(s) applied</w:t>
            </w:r>
          </w:p>
        </w:tc>
        <w:tc>
          <w:tcPr>
            <w:tcW w:w="3479" w:type="pct"/>
          </w:tcPr>
          <w:p w14:paraId="5B00FA32" w14:textId="74D684A9"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32</w:t>
            </w:r>
          </w:p>
        </w:tc>
      </w:tr>
      <w:tr w:rsidR="00825BF2" w:rsidRPr="00355EF5" w14:paraId="30BC6AC8" w14:textId="77777777" w:rsidTr="005336A6">
        <w:tc>
          <w:tcPr>
            <w:cnfStyle w:val="001000000000" w:firstRow="0" w:lastRow="0" w:firstColumn="1" w:lastColumn="0" w:oddVBand="0" w:evenVBand="0" w:oddHBand="0" w:evenHBand="0" w:firstRowFirstColumn="0" w:firstRowLastColumn="0" w:lastRowFirstColumn="0" w:lastRowLastColumn="0"/>
            <w:tcW w:w="1521" w:type="pct"/>
          </w:tcPr>
          <w:p w14:paraId="2D8E83B8"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Measurement methods and procedures</w:t>
            </w:r>
          </w:p>
        </w:tc>
        <w:tc>
          <w:tcPr>
            <w:tcW w:w="3479" w:type="pct"/>
          </w:tcPr>
          <w:p w14:paraId="4F5FFEBD"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Official (redacted) payslips provided by </w:t>
            </w:r>
            <w:r>
              <w:t>JTS Engineering Sdn Bhd Accounts and Human Resource Department</w:t>
            </w:r>
          </w:p>
        </w:tc>
      </w:tr>
      <w:tr w:rsidR="00825BF2" w:rsidRPr="00355EF5" w14:paraId="0F1B3338" w14:textId="77777777" w:rsidTr="005336A6">
        <w:trPr>
          <w:trHeight w:val="248"/>
        </w:trPr>
        <w:tc>
          <w:tcPr>
            <w:cnfStyle w:val="001000000000" w:firstRow="0" w:lastRow="0" w:firstColumn="1" w:lastColumn="0" w:oddVBand="0" w:evenVBand="0" w:oddHBand="0" w:evenHBand="0" w:firstRowFirstColumn="0" w:firstRowLastColumn="0" w:lastRowFirstColumn="0" w:lastRowLastColumn="0"/>
            <w:tcW w:w="1521" w:type="pct"/>
          </w:tcPr>
          <w:p w14:paraId="4759577E"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Monitoring frequency</w:t>
            </w:r>
          </w:p>
        </w:tc>
        <w:tc>
          <w:tcPr>
            <w:tcW w:w="3479" w:type="pct"/>
          </w:tcPr>
          <w:p w14:paraId="497E58A3"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Continuously, yearly</w:t>
            </w:r>
          </w:p>
        </w:tc>
      </w:tr>
      <w:tr w:rsidR="00825BF2" w:rsidRPr="00355EF5" w14:paraId="0268E6D7"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2188A232"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QA/QC procedures</w:t>
            </w:r>
          </w:p>
        </w:tc>
        <w:tc>
          <w:tcPr>
            <w:tcW w:w="3479" w:type="pct"/>
          </w:tcPr>
          <w:p w14:paraId="11C30A25"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N/A</w:t>
            </w:r>
          </w:p>
        </w:tc>
      </w:tr>
      <w:tr w:rsidR="00825BF2" w:rsidRPr="00355EF5" w14:paraId="3C2F0F36"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0D6C7ED4"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Purpose of data</w:t>
            </w:r>
          </w:p>
        </w:tc>
        <w:tc>
          <w:tcPr>
            <w:tcW w:w="3479" w:type="pct"/>
          </w:tcPr>
          <w:p w14:paraId="164A51C1" w14:textId="77777777" w:rsidR="00825BF2" w:rsidRPr="00355EF5" w:rsidRDefault="00825BF2" w:rsidP="005336A6">
            <w:pPr>
              <w:spacing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Calculation of SDG 8’s Project Scenario</w:t>
            </w:r>
          </w:p>
        </w:tc>
      </w:tr>
      <w:tr w:rsidR="00825BF2" w:rsidRPr="00355EF5" w14:paraId="2CD269A6"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746769FF"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Additional comment</w:t>
            </w:r>
          </w:p>
        </w:tc>
        <w:tc>
          <w:tcPr>
            <w:tcW w:w="3479" w:type="pct"/>
          </w:tcPr>
          <w:p w14:paraId="3E5A649B" w14:textId="77777777" w:rsidR="00825BF2" w:rsidRPr="00355EF5" w:rsidRDefault="00825BF2" w:rsidP="005336A6">
            <w:pPr>
              <w:spacing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N/A</w:t>
            </w:r>
          </w:p>
        </w:tc>
      </w:tr>
    </w:tbl>
    <w:p w14:paraId="1F2BC8E4" w14:textId="77777777" w:rsidR="00825BF2" w:rsidRDefault="00825BF2" w:rsidP="00825BF2">
      <w:pPr>
        <w:rPr>
          <w:b/>
          <w:bCs/>
          <w:lang w:eastAsia="en-GB"/>
        </w:rPr>
      </w:pPr>
    </w:p>
    <w:tbl>
      <w:tblPr>
        <w:tblStyle w:val="GridTable5Dark-Accent1"/>
        <w:tblpPr w:leftFromText="180" w:rightFromText="180" w:vertAnchor="text" w:horzAnchor="margin" w:tblpY="219"/>
        <w:tblW w:w="4882" w:type="pct"/>
        <w:tblCellMar>
          <w:top w:w="57" w:type="dxa"/>
        </w:tblCellMar>
        <w:tblLook w:val="0680" w:firstRow="0" w:lastRow="0" w:firstColumn="1" w:lastColumn="0" w:noHBand="1" w:noVBand="1"/>
      </w:tblPr>
      <w:tblGrid>
        <w:gridCol w:w="2858"/>
        <w:gridCol w:w="6537"/>
      </w:tblGrid>
      <w:tr w:rsidR="00825BF2" w:rsidRPr="00355EF5" w14:paraId="0C53731B"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21" w:type="pct"/>
          </w:tcPr>
          <w:p w14:paraId="6DC6A685"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Data / Parameter</w:t>
            </w:r>
          </w:p>
        </w:tc>
        <w:tc>
          <w:tcPr>
            <w:tcW w:w="3479" w:type="pct"/>
          </w:tcPr>
          <w:p w14:paraId="78EF3865"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Annual Salary</w:t>
            </w:r>
            <w:r w:rsidRPr="00B90BB5">
              <w:rPr>
                <w:vertAlign w:val="subscript"/>
                <w:lang w:val="en-GB"/>
              </w:rPr>
              <w:t>PJ</w:t>
            </w:r>
            <w:r>
              <w:rPr>
                <w:vertAlign w:val="subscript"/>
                <w:lang w:val="en-GB"/>
              </w:rPr>
              <w:t>,i,j</w:t>
            </w:r>
          </w:p>
        </w:tc>
      </w:tr>
      <w:tr w:rsidR="00825BF2" w:rsidRPr="00355EF5" w14:paraId="69D65F06"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78738263"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Unit</w:t>
            </w:r>
          </w:p>
        </w:tc>
        <w:tc>
          <w:tcPr>
            <w:tcW w:w="3479" w:type="pct"/>
          </w:tcPr>
          <w:p w14:paraId="025DF6EC"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RM/person</w:t>
            </w:r>
          </w:p>
        </w:tc>
      </w:tr>
      <w:tr w:rsidR="00825BF2" w:rsidRPr="00355EF5" w14:paraId="7D7C4C74"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21" w:type="pct"/>
          </w:tcPr>
          <w:p w14:paraId="60085839"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Description</w:t>
            </w:r>
          </w:p>
        </w:tc>
        <w:tc>
          <w:tcPr>
            <w:tcW w:w="3479" w:type="pct"/>
          </w:tcPr>
          <w:p w14:paraId="3B2D7AE5" w14:textId="77777777" w:rsidR="00825BF2"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Annual drawn salary per person by type: </w:t>
            </w:r>
          </w:p>
          <w:p w14:paraId="5AD06427" w14:textId="77777777" w:rsidR="00825BF2"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i: Production Workers</w:t>
            </w:r>
          </w:p>
          <w:p w14:paraId="079F1885"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j: Admin &amp; Management</w:t>
            </w:r>
          </w:p>
        </w:tc>
      </w:tr>
      <w:tr w:rsidR="00825BF2" w:rsidRPr="00355EF5" w14:paraId="2B02D079"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248DE971"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Source of data</w:t>
            </w:r>
          </w:p>
        </w:tc>
        <w:tc>
          <w:tcPr>
            <w:tcW w:w="3479" w:type="pct"/>
          </w:tcPr>
          <w:p w14:paraId="73414BB8"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JTS Engineering Sdn Bhd Accounts and Human Resource Department</w:t>
            </w:r>
          </w:p>
        </w:tc>
      </w:tr>
      <w:tr w:rsidR="00825BF2" w:rsidRPr="00355EF5" w14:paraId="430B9427"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26048AE6"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Value(s) applied</w:t>
            </w:r>
          </w:p>
        </w:tc>
        <w:tc>
          <w:tcPr>
            <w:tcW w:w="3479" w:type="pct"/>
          </w:tcPr>
          <w:p w14:paraId="17516456" w14:textId="77777777" w:rsidR="00825BF2"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pPr>
            <w:r>
              <w:t>Production Workers: 2,824 RM/person</w:t>
            </w:r>
          </w:p>
          <w:p w14:paraId="2882F55C"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Admin &amp; Management: 5,632 RM/person</w:t>
            </w:r>
          </w:p>
        </w:tc>
      </w:tr>
      <w:tr w:rsidR="00825BF2" w:rsidRPr="00355EF5" w14:paraId="7FDD6D4F" w14:textId="77777777" w:rsidTr="005336A6">
        <w:tc>
          <w:tcPr>
            <w:cnfStyle w:val="001000000000" w:firstRow="0" w:lastRow="0" w:firstColumn="1" w:lastColumn="0" w:oddVBand="0" w:evenVBand="0" w:oddHBand="0" w:evenHBand="0" w:firstRowFirstColumn="0" w:firstRowLastColumn="0" w:lastRowFirstColumn="0" w:lastRowLastColumn="0"/>
            <w:tcW w:w="1521" w:type="pct"/>
          </w:tcPr>
          <w:p w14:paraId="2E3F6BD1"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Measurement methods and procedures</w:t>
            </w:r>
          </w:p>
        </w:tc>
        <w:tc>
          <w:tcPr>
            <w:tcW w:w="3479" w:type="pct"/>
          </w:tcPr>
          <w:p w14:paraId="52180DFC"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Official (redacted) payslips provided by </w:t>
            </w:r>
            <w:r>
              <w:t>JTS Engineering Sdn Bhd Accounts and Human Resource Department</w:t>
            </w:r>
          </w:p>
        </w:tc>
      </w:tr>
      <w:tr w:rsidR="00825BF2" w:rsidRPr="00355EF5" w14:paraId="09CE21A9" w14:textId="77777777" w:rsidTr="005336A6">
        <w:trPr>
          <w:trHeight w:val="248"/>
        </w:trPr>
        <w:tc>
          <w:tcPr>
            <w:cnfStyle w:val="001000000000" w:firstRow="0" w:lastRow="0" w:firstColumn="1" w:lastColumn="0" w:oddVBand="0" w:evenVBand="0" w:oddHBand="0" w:evenHBand="0" w:firstRowFirstColumn="0" w:firstRowLastColumn="0" w:lastRowFirstColumn="0" w:lastRowLastColumn="0"/>
            <w:tcW w:w="1521" w:type="pct"/>
          </w:tcPr>
          <w:p w14:paraId="6CB77E10"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Monitoring frequency</w:t>
            </w:r>
          </w:p>
        </w:tc>
        <w:tc>
          <w:tcPr>
            <w:tcW w:w="3479" w:type="pct"/>
          </w:tcPr>
          <w:p w14:paraId="566C0A25"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Continuously, yearly</w:t>
            </w:r>
          </w:p>
        </w:tc>
      </w:tr>
      <w:tr w:rsidR="00825BF2" w:rsidRPr="00355EF5" w14:paraId="6629E761"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43EDF94E"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QA/QC procedures</w:t>
            </w:r>
          </w:p>
        </w:tc>
        <w:tc>
          <w:tcPr>
            <w:tcW w:w="3479" w:type="pct"/>
          </w:tcPr>
          <w:p w14:paraId="1B8205EC"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N/A</w:t>
            </w:r>
          </w:p>
        </w:tc>
      </w:tr>
      <w:tr w:rsidR="00825BF2" w:rsidRPr="00355EF5" w14:paraId="6BCC74CB"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709E5A5D"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Purpose of data</w:t>
            </w:r>
          </w:p>
        </w:tc>
        <w:tc>
          <w:tcPr>
            <w:tcW w:w="3479" w:type="pct"/>
          </w:tcPr>
          <w:p w14:paraId="05FD91BB" w14:textId="77777777" w:rsidR="00825BF2" w:rsidRPr="00355EF5" w:rsidRDefault="00825BF2" w:rsidP="005336A6">
            <w:pPr>
              <w:spacing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Calculation of SDG 8’s Project Scenario</w:t>
            </w:r>
          </w:p>
        </w:tc>
      </w:tr>
      <w:tr w:rsidR="00825BF2" w:rsidRPr="00355EF5" w14:paraId="6EFA2A52"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1DA982FD" w14:textId="77777777" w:rsidR="00825BF2" w:rsidRPr="00A10B8A" w:rsidRDefault="00825BF2" w:rsidP="005336A6">
            <w:pPr>
              <w:spacing w:line="276" w:lineRule="auto"/>
              <w:contextualSpacing w:val="0"/>
              <w:rPr>
                <w:rFonts w:asciiTheme="minorHAnsi" w:hAnsiTheme="minorHAnsi"/>
                <w:color w:val="FFFFFF" w:themeColor="background1"/>
                <w:lang w:val="en-GB"/>
              </w:rPr>
            </w:pPr>
            <w:r w:rsidRPr="00A10B8A">
              <w:rPr>
                <w:rFonts w:asciiTheme="minorHAnsi" w:hAnsiTheme="minorHAnsi"/>
                <w:color w:val="FFFFFF" w:themeColor="background1"/>
              </w:rPr>
              <w:t>Additional comment</w:t>
            </w:r>
          </w:p>
        </w:tc>
        <w:tc>
          <w:tcPr>
            <w:tcW w:w="3479" w:type="pct"/>
          </w:tcPr>
          <w:p w14:paraId="0B12E57A" w14:textId="77777777" w:rsidR="00825BF2" w:rsidRPr="00355EF5" w:rsidRDefault="00825BF2" w:rsidP="005336A6">
            <w:pPr>
              <w:spacing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N/A</w:t>
            </w:r>
          </w:p>
        </w:tc>
      </w:tr>
    </w:tbl>
    <w:p w14:paraId="0E36840D" w14:textId="77777777" w:rsidR="00825BF2" w:rsidRDefault="00825BF2" w:rsidP="00825BF2">
      <w:pPr>
        <w:rPr>
          <w:b/>
          <w:bCs/>
          <w:lang w:eastAsia="en-GB"/>
        </w:rPr>
      </w:pPr>
    </w:p>
    <w:p w14:paraId="5C74AEBA" w14:textId="7A4CBA6F" w:rsidR="00825BF2" w:rsidRDefault="00825BF2" w:rsidP="00825BF2">
      <w:pPr>
        <w:rPr>
          <w:b/>
          <w:bCs/>
          <w:lang w:eastAsia="en-GB"/>
        </w:rPr>
      </w:pPr>
      <w:r>
        <w:rPr>
          <w:b/>
          <w:bCs/>
          <w:lang w:eastAsia="en-GB"/>
        </w:rPr>
        <w:t xml:space="preserve">SDG </w:t>
      </w:r>
      <w:ins w:id="1013" w:author="Ying Shian Loh" w:date="2023-11-01T14:03:00Z">
        <w:r w:rsidR="00EC345C">
          <w:rPr>
            <w:b/>
            <w:bCs/>
            <w:lang w:eastAsia="en-GB"/>
          </w:rPr>
          <w:t>11</w:t>
        </w:r>
      </w:ins>
      <w:del w:id="1014" w:author="Ying Shian Loh" w:date="2023-11-01T12:26:00Z">
        <w:r w:rsidDel="005B3FAB">
          <w:rPr>
            <w:b/>
            <w:bCs/>
            <w:lang w:eastAsia="en-GB"/>
          </w:rPr>
          <w:delText>3</w:delText>
        </w:r>
      </w:del>
    </w:p>
    <w:tbl>
      <w:tblPr>
        <w:tblStyle w:val="GridTable5Dark-Accent1"/>
        <w:tblpPr w:leftFromText="180" w:rightFromText="180" w:vertAnchor="text" w:horzAnchor="margin" w:tblpY="219"/>
        <w:tblW w:w="4882" w:type="pct"/>
        <w:tblCellMar>
          <w:top w:w="57" w:type="dxa"/>
        </w:tblCellMar>
        <w:tblLook w:val="0680" w:firstRow="0" w:lastRow="0" w:firstColumn="1" w:lastColumn="0" w:noHBand="1" w:noVBand="1"/>
      </w:tblPr>
      <w:tblGrid>
        <w:gridCol w:w="2858"/>
        <w:gridCol w:w="6537"/>
      </w:tblGrid>
      <w:tr w:rsidR="00825BF2" w:rsidRPr="00355EF5" w14:paraId="40A2EE28"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21" w:type="pct"/>
          </w:tcPr>
          <w:p w14:paraId="036004C5"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Data / Parameter</w:t>
            </w:r>
          </w:p>
        </w:tc>
        <w:tc>
          <w:tcPr>
            <w:tcW w:w="3479" w:type="pct"/>
          </w:tcPr>
          <w:p w14:paraId="15A39BF6" w14:textId="77777777" w:rsidR="00825BF2" w:rsidRPr="001A65B0"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vertAlign w:val="subscript"/>
                <w:lang w:val="en-GB"/>
              </w:rPr>
            </w:pPr>
            <w:r>
              <w:t>PPM</w:t>
            </w:r>
            <w:r>
              <w:rPr>
                <w:vertAlign w:val="subscript"/>
              </w:rPr>
              <w:t>PJ</w:t>
            </w:r>
          </w:p>
        </w:tc>
      </w:tr>
      <w:tr w:rsidR="00825BF2" w:rsidRPr="00355EF5" w14:paraId="6D34318B"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45973A70"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Unit</w:t>
            </w:r>
          </w:p>
        </w:tc>
        <w:tc>
          <w:tcPr>
            <w:tcW w:w="3479" w:type="pct"/>
          </w:tcPr>
          <w:p w14:paraId="55A9C695"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PPM</w:t>
            </w:r>
          </w:p>
        </w:tc>
      </w:tr>
      <w:tr w:rsidR="00825BF2" w:rsidRPr="00355EF5" w14:paraId="11538196" w14:textId="77777777" w:rsidTr="005336A6">
        <w:trPr>
          <w:trHeight w:val="280"/>
        </w:trPr>
        <w:tc>
          <w:tcPr>
            <w:cnfStyle w:val="001000000000" w:firstRow="0" w:lastRow="0" w:firstColumn="1" w:lastColumn="0" w:oddVBand="0" w:evenVBand="0" w:oddHBand="0" w:evenHBand="0" w:firstRowFirstColumn="0" w:firstRowLastColumn="0" w:lastRowFirstColumn="0" w:lastRowLastColumn="0"/>
            <w:tcW w:w="1521" w:type="pct"/>
          </w:tcPr>
          <w:p w14:paraId="065DA586"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Description</w:t>
            </w:r>
          </w:p>
        </w:tc>
        <w:tc>
          <w:tcPr>
            <w:tcW w:w="3479" w:type="pct"/>
          </w:tcPr>
          <w:p w14:paraId="51A3BB41"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Amount of PM released once project activity/fuel switch has been implemented</w:t>
            </w:r>
          </w:p>
        </w:tc>
      </w:tr>
      <w:tr w:rsidR="00825BF2" w:rsidRPr="00355EF5" w14:paraId="59151EAF"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4B9F0A38"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Source of data</w:t>
            </w:r>
          </w:p>
        </w:tc>
        <w:tc>
          <w:tcPr>
            <w:tcW w:w="3479" w:type="pct"/>
          </w:tcPr>
          <w:p w14:paraId="2F57DF0F"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3</w:t>
            </w:r>
            <w:r>
              <w:rPr>
                <w:vertAlign w:val="superscript"/>
              </w:rPr>
              <w:t>rd</w:t>
            </w:r>
            <w:r>
              <w:t xml:space="preserve"> party accredited labs that will do mandatory quarterly stage emissions monitoring</w:t>
            </w:r>
          </w:p>
        </w:tc>
      </w:tr>
      <w:tr w:rsidR="00825BF2" w:rsidRPr="00355EF5" w14:paraId="44389F89" w14:textId="77777777" w:rsidTr="005336A6">
        <w:trPr>
          <w:trHeight w:val="281"/>
        </w:trPr>
        <w:tc>
          <w:tcPr>
            <w:cnfStyle w:val="001000000000" w:firstRow="0" w:lastRow="0" w:firstColumn="1" w:lastColumn="0" w:oddVBand="0" w:evenVBand="0" w:oddHBand="0" w:evenHBand="0" w:firstRowFirstColumn="0" w:firstRowLastColumn="0" w:lastRowFirstColumn="0" w:lastRowLastColumn="0"/>
            <w:tcW w:w="1521" w:type="pct"/>
          </w:tcPr>
          <w:p w14:paraId="1A47106B"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Value(s) applied</w:t>
            </w:r>
          </w:p>
        </w:tc>
        <w:tc>
          <w:tcPr>
            <w:tcW w:w="3479" w:type="pct"/>
          </w:tcPr>
          <w:p w14:paraId="334DA17A"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To be measured</w:t>
            </w:r>
          </w:p>
        </w:tc>
      </w:tr>
      <w:tr w:rsidR="00825BF2" w:rsidRPr="00355EF5" w14:paraId="12E8F06B" w14:textId="77777777" w:rsidTr="005336A6">
        <w:tc>
          <w:tcPr>
            <w:cnfStyle w:val="001000000000" w:firstRow="0" w:lastRow="0" w:firstColumn="1" w:lastColumn="0" w:oddVBand="0" w:evenVBand="0" w:oddHBand="0" w:evenHBand="0" w:firstRowFirstColumn="0" w:firstRowLastColumn="0" w:lastRowFirstColumn="0" w:lastRowLastColumn="0"/>
            <w:tcW w:w="1521" w:type="pct"/>
          </w:tcPr>
          <w:p w14:paraId="4B4D18EB"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Measurement methods and procedures</w:t>
            </w:r>
          </w:p>
        </w:tc>
        <w:tc>
          <w:tcPr>
            <w:tcW w:w="3479" w:type="pct"/>
          </w:tcPr>
          <w:p w14:paraId="67C1DA84"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PM Levels will be measured quarterly by 3</w:t>
            </w:r>
            <w:r w:rsidRPr="00F20853">
              <w:rPr>
                <w:vertAlign w:val="superscript"/>
              </w:rPr>
              <w:t>rd</w:t>
            </w:r>
            <w:r>
              <w:t xml:space="preserve"> party accredited labs. </w:t>
            </w:r>
          </w:p>
        </w:tc>
      </w:tr>
      <w:tr w:rsidR="00825BF2" w:rsidRPr="00355EF5" w14:paraId="1A60A406" w14:textId="77777777" w:rsidTr="005336A6">
        <w:trPr>
          <w:trHeight w:val="248"/>
        </w:trPr>
        <w:tc>
          <w:tcPr>
            <w:cnfStyle w:val="001000000000" w:firstRow="0" w:lastRow="0" w:firstColumn="1" w:lastColumn="0" w:oddVBand="0" w:evenVBand="0" w:oddHBand="0" w:evenHBand="0" w:firstRowFirstColumn="0" w:firstRowLastColumn="0" w:lastRowFirstColumn="0" w:lastRowLastColumn="0"/>
            <w:tcW w:w="1521" w:type="pct"/>
          </w:tcPr>
          <w:p w14:paraId="0D5BF305"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Monitoring frequency</w:t>
            </w:r>
          </w:p>
        </w:tc>
        <w:tc>
          <w:tcPr>
            <w:tcW w:w="3479" w:type="pct"/>
          </w:tcPr>
          <w:p w14:paraId="1B86B87F"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Quarterly</w:t>
            </w:r>
          </w:p>
        </w:tc>
      </w:tr>
      <w:tr w:rsidR="00825BF2" w:rsidRPr="00355EF5" w14:paraId="26126213"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08814363"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QA/QC procedures</w:t>
            </w:r>
          </w:p>
        </w:tc>
        <w:tc>
          <w:tcPr>
            <w:tcW w:w="3479" w:type="pct"/>
          </w:tcPr>
          <w:p w14:paraId="6202F232" w14:textId="77777777" w:rsidR="00825BF2" w:rsidRPr="00355EF5" w:rsidRDefault="00825BF2" w:rsidP="005336A6">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rPr>
                <w:lang w:val="en-GB"/>
              </w:rPr>
              <w:t>N/A</w:t>
            </w:r>
          </w:p>
        </w:tc>
      </w:tr>
      <w:tr w:rsidR="00825BF2" w:rsidRPr="00355EF5" w14:paraId="4E826467"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2A493AAF"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Purpose of data</w:t>
            </w:r>
          </w:p>
        </w:tc>
        <w:tc>
          <w:tcPr>
            <w:tcW w:w="3479" w:type="pct"/>
          </w:tcPr>
          <w:p w14:paraId="565D25DD" w14:textId="77777777" w:rsidR="00825BF2" w:rsidRPr="00355EF5" w:rsidRDefault="00825BF2" w:rsidP="005336A6">
            <w:pPr>
              <w:spacing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To estimate project contribution to SDG 3</w:t>
            </w:r>
          </w:p>
        </w:tc>
      </w:tr>
      <w:tr w:rsidR="00825BF2" w:rsidRPr="00355EF5" w14:paraId="16728C9B" w14:textId="77777777" w:rsidTr="005336A6">
        <w:trPr>
          <w:trHeight w:val="249"/>
        </w:trPr>
        <w:tc>
          <w:tcPr>
            <w:cnfStyle w:val="001000000000" w:firstRow="0" w:lastRow="0" w:firstColumn="1" w:lastColumn="0" w:oddVBand="0" w:evenVBand="0" w:oddHBand="0" w:evenHBand="0" w:firstRowFirstColumn="0" w:firstRowLastColumn="0" w:lastRowFirstColumn="0" w:lastRowLastColumn="0"/>
            <w:tcW w:w="1521" w:type="pct"/>
          </w:tcPr>
          <w:p w14:paraId="7B52AA71" w14:textId="77777777" w:rsidR="00825BF2" w:rsidRPr="00A10B8A" w:rsidRDefault="00825BF2" w:rsidP="005336A6">
            <w:pPr>
              <w:spacing w:line="276" w:lineRule="auto"/>
              <w:contextualSpacing w:val="0"/>
              <w:rPr>
                <w:rFonts w:asciiTheme="minorHAnsi" w:hAnsiTheme="minorHAnsi"/>
                <w:color w:val="FFFFFF" w:themeColor="background1"/>
                <w:lang w:val="en-GB"/>
              </w:rPr>
            </w:pPr>
            <w:r>
              <w:rPr>
                <w:color w:val="FFFFFF"/>
              </w:rPr>
              <w:t>Additional comment</w:t>
            </w:r>
          </w:p>
        </w:tc>
        <w:tc>
          <w:tcPr>
            <w:tcW w:w="3479" w:type="pct"/>
          </w:tcPr>
          <w:p w14:paraId="2D61A7E3" w14:textId="77777777" w:rsidR="00825BF2" w:rsidRPr="00355EF5" w:rsidRDefault="00825BF2" w:rsidP="005336A6">
            <w:pPr>
              <w:spacing w:line="276" w:lineRule="auto"/>
              <w:contextualSpacing w:val="0"/>
              <w:cnfStyle w:val="000000000000" w:firstRow="0" w:lastRow="0" w:firstColumn="0" w:lastColumn="0" w:oddVBand="0" w:evenVBand="0" w:oddHBand="0" w:evenHBand="0" w:firstRowFirstColumn="0" w:firstRowLastColumn="0" w:lastRowFirstColumn="0" w:lastRowLastColumn="0"/>
              <w:rPr>
                <w:lang w:val="en-GB"/>
              </w:rPr>
            </w:pPr>
            <w:r>
              <w:t>NIL</w:t>
            </w:r>
          </w:p>
        </w:tc>
      </w:tr>
    </w:tbl>
    <w:p w14:paraId="2A8A2F7C" w14:textId="3AE12A8A" w:rsidR="003A6007" w:rsidRPr="00825BF2" w:rsidRDefault="003A6007" w:rsidP="00A10B8A">
      <w:pPr>
        <w:rPr>
          <w:b/>
          <w:lang w:val="en-GB"/>
        </w:rPr>
      </w:pPr>
    </w:p>
    <w:p w14:paraId="1EB230D9" w14:textId="38E3B3E7" w:rsidR="00A10B8A" w:rsidRDefault="00B46B23" w:rsidP="00B46B23">
      <w:r>
        <w:t xml:space="preserve">B.7.2 </w:t>
      </w:r>
      <w:r w:rsidR="00A10B8A">
        <w:t>Sampling plan</w:t>
      </w:r>
    </w:p>
    <w:p w14:paraId="3508C1C9" w14:textId="77777777" w:rsidR="00A10B8A" w:rsidRDefault="00A10B8A" w:rsidP="00A10B8A">
      <w:pPr>
        <w:rPr>
          <w:lang w:eastAsia="en-GB"/>
        </w:rPr>
      </w:pPr>
      <w:r>
        <w:rPr>
          <w:lang w:eastAsia="en-GB"/>
        </w:rPr>
        <w:t>&gt;&gt;</w:t>
      </w:r>
    </w:p>
    <w:p w14:paraId="3D026975" w14:textId="0A063D58" w:rsidR="00825BF2" w:rsidRDefault="00825BF2" w:rsidP="00A10B8A">
      <w:pPr>
        <w:rPr>
          <w:lang w:eastAsia="en-GB"/>
        </w:rPr>
      </w:pPr>
      <w:r>
        <w:rPr>
          <w:lang w:eastAsia="en-GB"/>
        </w:rPr>
        <w:t>N/A</w:t>
      </w:r>
    </w:p>
    <w:p w14:paraId="2BFF0467" w14:textId="683F2652" w:rsidR="00A10B8A" w:rsidRDefault="00B46B23" w:rsidP="00B46B23">
      <w:r>
        <w:t xml:space="preserve">B.7.3 </w:t>
      </w:r>
      <w:r w:rsidR="00A10B8A">
        <w:t>Other elements of monitoring plan</w:t>
      </w:r>
    </w:p>
    <w:p w14:paraId="1B4DDC94" w14:textId="7158A8B9" w:rsidR="003A6007" w:rsidRDefault="00A10B8A" w:rsidP="00A10B8A">
      <w:pPr>
        <w:rPr>
          <w:lang w:eastAsia="en-GB"/>
        </w:rPr>
      </w:pPr>
      <w:r>
        <w:rPr>
          <w:lang w:eastAsia="en-GB"/>
        </w:rPr>
        <w:t>&gt;&gt;</w:t>
      </w:r>
    </w:p>
    <w:p w14:paraId="10600C2E" w14:textId="3710E8D8" w:rsidR="00F045DE" w:rsidRDefault="00F045DE" w:rsidP="00F045DE">
      <w:pPr>
        <w:shd w:val="clear" w:color="auto" w:fill="FFFFFF"/>
        <w:spacing w:after="0"/>
        <w:rPr>
          <w:ins w:id="1015" w:author="Ying Shian Loh" w:date="2023-11-01T18:34:00Z"/>
        </w:rPr>
      </w:pPr>
      <w:r>
        <w:t xml:space="preserve">The sources of NERADO are from crops (coconut acid oil, crude palm oil and sludge palm oil from oil palm) that are integral to Malaysia’s agriculture practice. There is </w:t>
      </w:r>
      <w:r>
        <w:rPr>
          <w:u w:val="single"/>
        </w:rPr>
        <w:t xml:space="preserve">no special allocation of land </w:t>
      </w:r>
      <w:r>
        <w:t xml:space="preserve">for growing crops specific for JTS’ project use, and the croplands JTS were existent prior to this. JTS has designed their system to make sure they use what is available in the market without the need for land dedicated or re-purposed for their specific use in the project activity. </w:t>
      </w:r>
      <w:del w:id="1016" w:author="Ying Shian Loh" w:date="2023-11-01T18:34:00Z">
        <w:r w:rsidDel="00681069">
          <w:delText>JTS’ use for the project activity constitutes 0.00543% of Malaysia total output of CPO.</w:delText>
        </w:r>
      </w:del>
      <w:ins w:id="1017" w:author="Ying Shian Loh" w:date="2023-11-01T18:34:00Z">
        <w:r w:rsidR="00681069">
          <w:t xml:space="preserve"> </w:t>
        </w:r>
      </w:ins>
    </w:p>
    <w:p w14:paraId="50A8901E" w14:textId="6381C645" w:rsidR="00681069" w:rsidRDefault="00AB4120" w:rsidP="00F045DE">
      <w:pPr>
        <w:shd w:val="clear" w:color="auto" w:fill="FFFFFF"/>
        <w:spacing w:after="0"/>
        <w:rPr>
          <w:ins w:id="1018" w:author="Ying Shian Loh" w:date="2023-11-01T18:36:00Z"/>
        </w:rPr>
      </w:pPr>
      <w:ins w:id="1019" w:author="Ying Shian Loh" w:date="2023-11-01T18:34:00Z">
        <w:r>
          <w:t>As part of</w:t>
        </w:r>
      </w:ins>
      <w:ins w:id="1020" w:author="Ying Shian Loh" w:date="2023-11-01T18:35:00Z">
        <w:r w:rsidR="008B3EA8">
          <w:t xml:space="preserve"> </w:t>
        </w:r>
      </w:ins>
      <w:ins w:id="1021" w:author="Ying Shian Loh" w:date="2023-11-01T18:36:00Z">
        <w:r w:rsidR="008B3EA8">
          <w:t xml:space="preserve">complying with </w:t>
        </w:r>
      </w:ins>
      <w:ins w:id="1022" w:author="Ying Shian Loh" w:date="2023-11-01T18:35:00Z">
        <w:r w:rsidR="008B3EA8">
          <w:t>deviation request approval from Gold Standard</w:t>
        </w:r>
      </w:ins>
      <w:ins w:id="1023" w:author="Ying Shian Loh" w:date="2023-11-01T18:36:00Z">
        <w:r w:rsidR="008B3EA8">
          <w:t>, JTS will include the following parameters to be monitored in the monitoring plan</w:t>
        </w:r>
        <w:r w:rsidR="007B3F0A">
          <w:t xml:space="preserve">: </w:t>
        </w:r>
      </w:ins>
    </w:p>
    <w:p w14:paraId="598AA519" w14:textId="248D1540" w:rsidR="007B3F0A" w:rsidRDefault="007B3F0A" w:rsidP="007B3F0A">
      <w:pPr>
        <w:pStyle w:val="ListParagraph"/>
        <w:numPr>
          <w:ilvl w:val="0"/>
          <w:numId w:val="46"/>
        </w:numPr>
        <w:shd w:val="clear" w:color="auto" w:fill="FFFFFF"/>
        <w:spacing w:after="0"/>
        <w:rPr>
          <w:ins w:id="1024" w:author="Ying Shian Loh" w:date="2023-11-01T18:37:00Z"/>
        </w:rPr>
      </w:pPr>
      <w:ins w:id="1025" w:author="Ying Shian Loh" w:date="2023-11-01T18:37:00Z">
        <w:r>
          <w:t>Monitoring the renewability of biomass used in project activity</w:t>
        </w:r>
      </w:ins>
      <w:ins w:id="1026" w:author="Ying Shian Loh" w:date="2023-11-01T18:38:00Z">
        <w:r w:rsidR="00D43530">
          <w:t>.</w:t>
        </w:r>
      </w:ins>
    </w:p>
    <w:p w14:paraId="1044BD17" w14:textId="00013DBA" w:rsidR="000C0455" w:rsidRDefault="001374FE" w:rsidP="003B6323">
      <w:pPr>
        <w:pStyle w:val="ListParagraph"/>
        <w:numPr>
          <w:ilvl w:val="0"/>
          <w:numId w:val="46"/>
        </w:numPr>
        <w:shd w:val="clear" w:color="auto" w:fill="FFFFFF"/>
        <w:spacing w:after="0"/>
        <w:rPr>
          <w:ins w:id="1027" w:author="Ying Shian Loh" w:date="2023-11-06T17:50:00Z"/>
        </w:rPr>
      </w:pPr>
      <w:ins w:id="1028" w:author="Ying Shian Loh" w:date="2023-11-06T17:48:00Z">
        <w:r>
          <w:t xml:space="preserve">Monitor that </w:t>
        </w:r>
      </w:ins>
      <w:ins w:id="1029" w:author="Ying Shian Loh" w:date="2023-11-06T17:50:00Z">
        <w:r w:rsidR="00706267">
          <w:t>the project activity does not result in diversion of existing</w:t>
        </w:r>
      </w:ins>
      <w:ins w:id="1030" w:author="Ying Shian Loh" w:date="2023-11-01T18:37:00Z">
        <w:r w:rsidR="007B3F0A">
          <w:t xml:space="preserve"> biomass resources</w:t>
        </w:r>
      </w:ins>
      <w:ins w:id="1031" w:author="Ying Shian Loh" w:date="2023-11-06T17:50:00Z">
        <w:r w:rsidR="000C0455">
          <w:t>.</w:t>
        </w:r>
      </w:ins>
      <w:ins w:id="1032" w:author="Ying Shian Loh" w:date="2023-11-01T18:37:00Z">
        <w:r w:rsidR="003B6323">
          <w:t xml:space="preserve"> </w:t>
        </w:r>
      </w:ins>
    </w:p>
    <w:p w14:paraId="1BD9B226" w14:textId="7D82A0E0" w:rsidR="003B6323" w:rsidRDefault="000C0455" w:rsidP="003B6323">
      <w:pPr>
        <w:pStyle w:val="ListParagraph"/>
        <w:numPr>
          <w:ilvl w:val="0"/>
          <w:numId w:val="46"/>
        </w:numPr>
        <w:shd w:val="clear" w:color="auto" w:fill="FFFFFF"/>
        <w:spacing w:after="0"/>
        <w:rPr>
          <w:ins w:id="1033" w:author="Ying Shian Loh" w:date="2023-11-01T18:38:00Z"/>
        </w:rPr>
      </w:pPr>
      <w:ins w:id="1034" w:author="Ying Shian Loh" w:date="2023-11-06T17:50:00Z">
        <w:r>
          <w:t>Monitor that the project activity</w:t>
        </w:r>
      </w:ins>
      <w:ins w:id="1035" w:author="Ying Shian Loh" w:date="2023-11-06T17:51:00Z">
        <w:r w:rsidR="00B4789D">
          <w:t xml:space="preserve"> only </w:t>
        </w:r>
        <w:r w:rsidR="00CE38A1">
          <w:t>makes</w:t>
        </w:r>
        <w:r w:rsidR="00B4789D">
          <w:t xml:space="preserve"> use of degraded land</w:t>
        </w:r>
      </w:ins>
      <w:ins w:id="1036" w:author="Ying Shian Loh" w:date="2023-11-01T18:38:00Z">
        <w:r w:rsidR="003B6323">
          <w:t xml:space="preserve">. </w:t>
        </w:r>
      </w:ins>
    </w:p>
    <w:p w14:paraId="7547D147" w14:textId="40F12EF5" w:rsidR="003B6323" w:rsidRDefault="003B6323" w:rsidP="003B6323">
      <w:pPr>
        <w:shd w:val="clear" w:color="auto" w:fill="FFFFFF"/>
        <w:spacing w:after="0"/>
      </w:pPr>
      <w:ins w:id="1037" w:author="Ying Shian Loh" w:date="2023-11-01T18:38:00Z">
        <w:r>
          <w:t xml:space="preserve">These parameters will </w:t>
        </w:r>
      </w:ins>
      <w:ins w:id="1038" w:author="Ying Shian Loh" w:date="2023-11-06T17:43:00Z">
        <w:r w:rsidR="0077609F">
          <w:t>either be</w:t>
        </w:r>
      </w:ins>
      <w:ins w:id="1039" w:author="Ying Shian Loh" w:date="2023-11-01T18:38:00Z">
        <w:r>
          <w:t xml:space="preserve"> monitored </w:t>
        </w:r>
      </w:ins>
      <w:ins w:id="1040" w:author="Ying Shian Loh" w:date="2023-11-06T17:43:00Z">
        <w:r w:rsidR="0077609F">
          <w:t xml:space="preserve">or </w:t>
        </w:r>
      </w:ins>
      <w:ins w:id="1041" w:author="Ying Shian Loh" w:date="2023-11-06T17:46:00Z">
        <w:r w:rsidR="00984929">
          <w:t>determined</w:t>
        </w:r>
      </w:ins>
      <w:ins w:id="1042" w:author="Ying Shian Loh" w:date="2023-11-06T17:43:00Z">
        <w:r w:rsidR="0077609F">
          <w:t xml:space="preserve"> </w:t>
        </w:r>
      </w:ins>
      <w:ins w:id="1043" w:author="Ying Shian Loh" w:date="2023-11-06T17:44:00Z">
        <w:r w:rsidR="00F419CB">
          <w:t>for</w:t>
        </w:r>
      </w:ins>
      <w:ins w:id="1044" w:author="Ying Shian Loh" w:date="2023-11-06T17:45:00Z">
        <w:r w:rsidR="008679FA">
          <w:t xml:space="preserve"> </w:t>
        </w:r>
      </w:ins>
      <w:ins w:id="1045" w:author="Ying Shian Loh" w:date="2023-11-06T17:51:00Z">
        <w:r w:rsidR="00CE38A1">
          <w:t>their</w:t>
        </w:r>
      </w:ins>
      <w:ins w:id="1046" w:author="Ying Shian Loh" w:date="2023-11-06T17:44:00Z">
        <w:r w:rsidR="00F419CB">
          <w:t xml:space="preserve"> applicability to the project activity</w:t>
        </w:r>
      </w:ins>
      <w:ins w:id="1047" w:author="Ying Shian Loh" w:date="2023-11-06T17:46:00Z">
        <w:r w:rsidR="008679FA">
          <w:t xml:space="preserve"> </w:t>
        </w:r>
        <w:r w:rsidR="00993DD0">
          <w:t xml:space="preserve">throughout the crediting period. The applicable parameters will </w:t>
        </w:r>
      </w:ins>
      <w:ins w:id="1048" w:author="Ying Shian Loh" w:date="2023-11-06T17:51:00Z">
        <w:r w:rsidR="00CE38A1">
          <w:t>be monitored</w:t>
        </w:r>
      </w:ins>
      <w:ins w:id="1049" w:author="Ying Shian Loh" w:date="2023-11-06T17:46:00Z">
        <w:r w:rsidR="00984929">
          <w:t xml:space="preserve"> and </w:t>
        </w:r>
      </w:ins>
      <w:ins w:id="1050" w:author="Ying Shian Loh" w:date="2023-11-01T18:38:00Z">
        <w:r>
          <w:t xml:space="preserve">justified using </w:t>
        </w:r>
        <w:r w:rsidR="00D43530">
          <w:t xml:space="preserve">available data and literature throughout the crediting period. </w:t>
        </w:r>
      </w:ins>
    </w:p>
    <w:p w14:paraId="4FBFEF51" w14:textId="77777777" w:rsidR="00F045DE" w:rsidRDefault="00F045DE" w:rsidP="00F045DE">
      <w:pPr>
        <w:shd w:val="clear" w:color="auto" w:fill="FFFFFF"/>
        <w:spacing w:after="0" w:line="276" w:lineRule="auto"/>
      </w:pPr>
    </w:p>
    <w:p w14:paraId="114CCF85" w14:textId="77777777" w:rsidR="00F045DE" w:rsidRDefault="00F045DE" w:rsidP="00F045DE">
      <w:pPr>
        <w:shd w:val="clear" w:color="auto" w:fill="FFFFFF"/>
        <w:spacing w:after="0"/>
      </w:pPr>
      <w:r>
        <w:t xml:space="preserve">The four main producers are IOI, PGEO, Felda and Sime Darby of whom JTS (based in Pasir Gudang, Johor) get their Palm oil and palm oil by-product (SPO) from are all RSPO registered. PGEO, Felda and IOI are certified in Pasir Gudang while Sime Darby is in Selangor. </w:t>
      </w:r>
    </w:p>
    <w:p w14:paraId="4AC1D3AB" w14:textId="77777777" w:rsidR="00F045DE" w:rsidRDefault="00F045DE" w:rsidP="00F045DE">
      <w:pPr>
        <w:shd w:val="clear" w:color="auto" w:fill="FFFFFF"/>
        <w:spacing w:after="0"/>
      </w:pPr>
      <w:r>
        <w:t>Any users (ie. JTS) of CPO or SPO must also be registered and must have a permit by Malaysia Palm Oil Board.</w:t>
      </w:r>
    </w:p>
    <w:p w14:paraId="08E2235D" w14:textId="77777777" w:rsidR="00F045DE" w:rsidRDefault="00F045DE" w:rsidP="00F045DE">
      <w:pPr>
        <w:shd w:val="clear" w:color="auto" w:fill="FFFFFF"/>
        <w:spacing w:after="0" w:line="276" w:lineRule="auto"/>
      </w:pPr>
    </w:p>
    <w:p w14:paraId="66734AE6" w14:textId="77777777" w:rsidR="00F045DE" w:rsidRDefault="00F045DE" w:rsidP="00F045DE">
      <w:pPr>
        <w:shd w:val="clear" w:color="auto" w:fill="FFFFFF"/>
        <w:spacing w:after="0" w:line="276" w:lineRule="auto"/>
        <w:rPr>
          <w:ins w:id="1051" w:author="Ying Shian Loh" w:date="2024-01-18T17:49:00Z"/>
        </w:rPr>
      </w:pPr>
      <w:r>
        <w:t xml:space="preserve">The RSPO Certification of the palm oil products producers/suppliers will be monitored annually. </w:t>
      </w:r>
    </w:p>
    <w:p w14:paraId="521B6CA4" w14:textId="77777777" w:rsidR="00E47411" w:rsidRDefault="00E47411" w:rsidP="00F045DE">
      <w:pPr>
        <w:shd w:val="clear" w:color="auto" w:fill="FFFFFF"/>
        <w:spacing w:after="0" w:line="276" w:lineRule="auto"/>
        <w:rPr>
          <w:ins w:id="1052" w:author="Ying Shian Loh" w:date="2024-01-18T17:49:00Z"/>
        </w:rPr>
      </w:pPr>
    </w:p>
    <w:p w14:paraId="4AE6CD00" w14:textId="766636BE" w:rsidR="00E47411" w:rsidRDefault="00E47411" w:rsidP="00F045DE">
      <w:pPr>
        <w:shd w:val="clear" w:color="auto" w:fill="FFFFFF"/>
        <w:spacing w:after="0" w:line="276" w:lineRule="auto"/>
      </w:pPr>
      <w:ins w:id="1053" w:author="Ying Shian Loh" w:date="2024-01-18T17:49:00Z">
        <w:r>
          <w:t xml:space="preserve">In addition to the monitoring plan, </w:t>
        </w:r>
        <w:r w:rsidR="004E6E24">
          <w:t>t</w:t>
        </w:r>
        <w:r w:rsidR="004E6E24" w:rsidRPr="004E6E24">
          <w:t xml:space="preserve">here would be maintenance of records to monitor the relative production of base metal based on the type of fuel that was used during the production. </w:t>
        </w:r>
      </w:ins>
    </w:p>
    <w:p w14:paraId="700D4885" w14:textId="77777777" w:rsidR="00F045DE" w:rsidRDefault="00F045DE" w:rsidP="00F045DE">
      <w:pPr>
        <w:shd w:val="clear" w:color="auto" w:fill="FFFFFF"/>
        <w:spacing w:after="0" w:line="276" w:lineRule="auto"/>
        <w:rPr>
          <w:color w:val="0000FF"/>
        </w:rPr>
      </w:pPr>
    </w:p>
    <w:p w14:paraId="48A416E5" w14:textId="77777777" w:rsidR="00F045DE" w:rsidRDefault="00F045DE" w:rsidP="00F045DE">
      <w:pPr>
        <w:shd w:val="clear" w:color="auto" w:fill="FFFFFF"/>
        <w:spacing w:after="0" w:line="276" w:lineRule="auto"/>
        <w:rPr>
          <w:b/>
          <w:u w:val="single"/>
        </w:rPr>
      </w:pPr>
      <w:r>
        <w:rPr>
          <w:b/>
          <w:u w:val="single"/>
        </w:rPr>
        <w:t>SDG 13 Climate Action</w:t>
      </w:r>
    </w:p>
    <w:p w14:paraId="5A0F1D57" w14:textId="7BB0D5F8" w:rsidR="00F045DE" w:rsidRDefault="00F045DE" w:rsidP="00F045DE">
      <w:pPr>
        <w:shd w:val="clear" w:color="auto" w:fill="FFFFFF"/>
        <w:spacing w:after="0"/>
      </w:pPr>
      <w:r>
        <w:t xml:space="preserve">The monitoring plan is developed in accordance with the modalities and procedures for CDM project activities and is proposed for the fuel switch project being implemented in Johor, Malaysia. The monitoring plan describes the monitoring </w:t>
      </w:r>
      <w:r w:rsidR="00985146">
        <w:t>organization</w:t>
      </w:r>
      <w:r>
        <w:t xml:space="preserve">, parameters to be monitored, monitoring practices, quality assurance, quality control procedures, data storage and archiving. </w:t>
      </w:r>
    </w:p>
    <w:p w14:paraId="10E57DC2" w14:textId="77777777" w:rsidR="00F045DE" w:rsidRDefault="00F045DE" w:rsidP="00F045DE">
      <w:pPr>
        <w:shd w:val="clear" w:color="auto" w:fill="FFFFFF"/>
        <w:spacing w:after="0"/>
      </w:pPr>
    </w:p>
    <w:p w14:paraId="4F162536" w14:textId="77777777" w:rsidR="00F045DE" w:rsidRDefault="00F045DE" w:rsidP="00F045DE">
      <w:pPr>
        <w:shd w:val="clear" w:color="auto" w:fill="FFFFFF"/>
        <w:spacing w:after="0"/>
      </w:pPr>
      <w:r>
        <w:t xml:space="preserve">The authority and responsibility for registration, monitoring, measurement, reporting and reviewing of the data results is with the CME. CME proposes the following structure for data monitoring, collection, data archiving and calibration of equipment for this project activity. The team comprises the following members.            </w:t>
      </w:r>
      <w:r>
        <w:tab/>
      </w:r>
    </w:p>
    <w:p w14:paraId="1F9E6921" w14:textId="77777777" w:rsidR="00F045DE" w:rsidRDefault="00F045DE" w:rsidP="00F045DE">
      <w:pPr>
        <w:shd w:val="clear" w:color="auto" w:fill="FFFFFF"/>
        <w:spacing w:after="0" w:line="276" w:lineRule="auto"/>
        <w:jc w:val="center"/>
      </w:pPr>
      <w:r>
        <w:rPr>
          <w:noProof/>
        </w:rPr>
        <w:drawing>
          <wp:inline distT="114300" distB="114300" distL="114300" distR="114300" wp14:anchorId="5D2CDE6A" wp14:editId="1D5D68F1">
            <wp:extent cx="2432751" cy="2834652"/>
            <wp:effectExtent l="0" t="0" r="0" b="0"/>
            <wp:docPr id="21"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31"/>
                    <a:srcRect/>
                    <a:stretch>
                      <a:fillRect/>
                    </a:stretch>
                  </pic:blipFill>
                  <pic:spPr>
                    <a:xfrm>
                      <a:off x="0" y="0"/>
                      <a:ext cx="2432751" cy="2834652"/>
                    </a:xfrm>
                    <a:prstGeom prst="rect">
                      <a:avLst/>
                    </a:prstGeom>
                    <a:ln/>
                  </pic:spPr>
                </pic:pic>
              </a:graphicData>
            </a:graphic>
          </wp:inline>
        </w:drawing>
      </w:r>
    </w:p>
    <w:p w14:paraId="1B33C8AB" w14:textId="77777777" w:rsidR="00F045DE" w:rsidRDefault="00F045DE" w:rsidP="00F045DE">
      <w:pPr>
        <w:shd w:val="clear" w:color="auto" w:fill="FFFFFF"/>
        <w:spacing w:after="0" w:line="276" w:lineRule="auto"/>
        <w:jc w:val="center"/>
      </w:pPr>
      <w:r>
        <w:t>Figure 5: Organisational structure of monitoring.</w:t>
      </w:r>
    </w:p>
    <w:p w14:paraId="2CA60C02" w14:textId="77777777" w:rsidR="00F045DE" w:rsidRDefault="00F045DE" w:rsidP="00F045DE">
      <w:pPr>
        <w:shd w:val="clear" w:color="auto" w:fill="FFFFFF"/>
        <w:spacing w:after="0" w:line="276" w:lineRule="auto"/>
      </w:pPr>
    </w:p>
    <w:p w14:paraId="792771EE" w14:textId="77777777" w:rsidR="00F045DE" w:rsidRDefault="00F045DE" w:rsidP="00F045DE">
      <w:pPr>
        <w:shd w:val="clear" w:color="auto" w:fill="FFFFFF"/>
        <w:spacing w:after="240" w:line="276" w:lineRule="auto"/>
        <w:rPr>
          <w:b/>
        </w:rPr>
      </w:pPr>
      <w:r>
        <w:rPr>
          <w:b/>
          <w:u w:val="single"/>
        </w:rPr>
        <w:t>Table 23: Organizational structure for monitoring</w:t>
      </w:r>
    </w:p>
    <w:tbl>
      <w:tblPr>
        <w:tblW w:w="9615" w:type="dxa"/>
        <w:tblBorders>
          <w:top w:val="nil"/>
          <w:left w:val="nil"/>
          <w:bottom w:val="nil"/>
          <w:right w:val="nil"/>
          <w:insideH w:val="nil"/>
          <w:insideV w:val="nil"/>
        </w:tblBorders>
        <w:tblLayout w:type="fixed"/>
        <w:tblLook w:val="0600" w:firstRow="0" w:lastRow="0" w:firstColumn="0" w:lastColumn="0" w:noHBand="1" w:noVBand="1"/>
      </w:tblPr>
      <w:tblGrid>
        <w:gridCol w:w="4785"/>
        <w:gridCol w:w="4830"/>
      </w:tblGrid>
      <w:tr w:rsidR="00F045DE" w14:paraId="1F49837F" w14:textId="77777777" w:rsidTr="005336A6">
        <w:trPr>
          <w:trHeight w:val="485"/>
        </w:trPr>
        <w:tc>
          <w:tcPr>
            <w:tcW w:w="4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AA30E" w14:textId="77777777" w:rsidR="00F045DE" w:rsidRPr="00FB0307" w:rsidRDefault="00F045DE" w:rsidP="005336A6">
            <w:pPr>
              <w:shd w:val="clear" w:color="auto" w:fill="FFFFFF"/>
              <w:spacing w:before="240" w:after="240" w:line="276" w:lineRule="auto"/>
              <w:rPr>
                <w:b/>
              </w:rPr>
            </w:pPr>
            <w:r w:rsidRPr="00FB0307">
              <w:rPr>
                <w:b/>
              </w:rPr>
              <w:t>Designation</w:t>
            </w:r>
          </w:p>
        </w:tc>
        <w:tc>
          <w:tcPr>
            <w:tcW w:w="4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5E49FF" w14:textId="77777777" w:rsidR="00F045DE" w:rsidRPr="00FB0307" w:rsidRDefault="00F045DE" w:rsidP="005336A6">
            <w:pPr>
              <w:shd w:val="clear" w:color="auto" w:fill="FFFFFF"/>
              <w:spacing w:before="240" w:after="240" w:line="276" w:lineRule="auto"/>
              <w:rPr>
                <w:b/>
              </w:rPr>
            </w:pPr>
            <w:r w:rsidRPr="00FB0307">
              <w:rPr>
                <w:b/>
              </w:rPr>
              <w:t>Responsibilities</w:t>
            </w:r>
          </w:p>
        </w:tc>
      </w:tr>
      <w:tr w:rsidR="00F045DE" w14:paraId="6C0184BD" w14:textId="77777777" w:rsidTr="005336A6">
        <w:trPr>
          <w:trHeight w:val="1535"/>
        </w:trPr>
        <w:tc>
          <w:tcPr>
            <w:tcW w:w="4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465A07" w14:textId="77777777" w:rsidR="00F045DE" w:rsidRPr="00FB0307" w:rsidRDefault="00F045DE" w:rsidP="005336A6">
            <w:pPr>
              <w:shd w:val="clear" w:color="auto" w:fill="FFFFFF"/>
              <w:spacing w:before="240" w:after="240" w:line="276" w:lineRule="auto"/>
            </w:pPr>
            <w:r w:rsidRPr="00FB0307">
              <w:t>Head / Manager</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3FF8B5E7" w14:textId="77777777" w:rsidR="00F045DE" w:rsidRPr="00FB0307" w:rsidRDefault="00F045DE" w:rsidP="005336A6">
            <w:pPr>
              <w:shd w:val="clear" w:color="auto" w:fill="FFFFFF"/>
              <w:spacing w:before="80" w:after="0" w:line="276" w:lineRule="auto"/>
              <w:ind w:left="360"/>
            </w:pPr>
            <w:r w:rsidRPr="00FB0307">
              <w:rPr>
                <w:rFonts w:eastAsia="Arial Unicode MS" w:cs="Arial Unicode MS"/>
                <w:rPrChange w:id="1054" w:author="Ying Shian Loh" w:date="2024-02-27T16:05:00Z">
                  <w:rPr>
                    <w:rFonts w:ascii="Arial Unicode MS" w:eastAsia="Arial Unicode MS" w:hAnsi="Arial Unicode MS" w:cs="Arial Unicode MS"/>
                  </w:rPr>
                </w:rPrChange>
              </w:rPr>
              <w:t>●</w:t>
            </w:r>
            <w:r w:rsidRPr="00FB0307">
              <w:rPr>
                <w:sz w:val="14"/>
                <w:szCs w:val="14"/>
              </w:rPr>
              <w:t xml:space="preserve">       </w:t>
            </w:r>
            <w:r w:rsidRPr="00FB0307">
              <w:t>Overall functioning and maintenance</w:t>
            </w:r>
          </w:p>
          <w:p w14:paraId="43674652" w14:textId="77777777" w:rsidR="00F045DE" w:rsidRPr="00FB0307" w:rsidRDefault="00F045DE" w:rsidP="005336A6">
            <w:pPr>
              <w:shd w:val="clear" w:color="auto" w:fill="FFFFFF"/>
              <w:spacing w:after="80" w:line="276" w:lineRule="auto"/>
              <w:ind w:left="360"/>
            </w:pPr>
            <w:r w:rsidRPr="00FB0307">
              <w:rPr>
                <w:rFonts w:eastAsia="Arial Unicode MS" w:cs="Arial Unicode MS"/>
                <w:rPrChange w:id="1055" w:author="Ying Shian Loh" w:date="2024-02-27T16:05:00Z">
                  <w:rPr>
                    <w:rFonts w:ascii="Arial Unicode MS" w:eastAsia="Arial Unicode MS" w:hAnsi="Arial Unicode MS" w:cs="Arial Unicode MS"/>
                  </w:rPr>
                </w:rPrChange>
              </w:rPr>
              <w:t>●</w:t>
            </w:r>
            <w:r w:rsidRPr="00FB0307">
              <w:rPr>
                <w:sz w:val="14"/>
                <w:szCs w:val="14"/>
              </w:rPr>
              <w:t xml:space="preserve">       </w:t>
            </w:r>
            <w:r w:rsidRPr="00FB0307">
              <w:t>Holds complete control over monitoring aspects pertaining to the project</w:t>
            </w:r>
          </w:p>
        </w:tc>
      </w:tr>
      <w:tr w:rsidR="00F045DE" w14:paraId="506A3072" w14:textId="77777777" w:rsidTr="005336A6">
        <w:trPr>
          <w:trHeight w:val="2315"/>
        </w:trPr>
        <w:tc>
          <w:tcPr>
            <w:tcW w:w="4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4E3568" w14:textId="77777777" w:rsidR="00F045DE" w:rsidRPr="00FB0307" w:rsidRDefault="00F045DE" w:rsidP="005336A6">
            <w:pPr>
              <w:shd w:val="clear" w:color="auto" w:fill="FFFFFF"/>
              <w:spacing w:before="240" w:after="240" w:line="276" w:lineRule="auto"/>
            </w:pPr>
            <w:r w:rsidRPr="00FB0307">
              <w:t>Plant / Site In-Charge</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00639C3E" w14:textId="77777777" w:rsidR="00F045DE" w:rsidRPr="00FB0307" w:rsidRDefault="00F045DE" w:rsidP="005336A6">
            <w:pPr>
              <w:shd w:val="clear" w:color="auto" w:fill="FFFFFF"/>
              <w:spacing w:before="240" w:after="0" w:line="276" w:lineRule="auto"/>
            </w:pPr>
            <w:r w:rsidRPr="00FB0307">
              <w:t>Maintains the data records, reliability of data (calibration of equipment) and ensures completeness of data such as:</w:t>
            </w:r>
          </w:p>
          <w:p w14:paraId="086DB89D" w14:textId="77777777" w:rsidR="00F045DE" w:rsidRPr="00FB0307" w:rsidRDefault="00F045DE" w:rsidP="005336A6">
            <w:pPr>
              <w:shd w:val="clear" w:color="auto" w:fill="FFFFFF"/>
              <w:spacing w:after="0" w:line="276" w:lineRule="auto"/>
              <w:ind w:left="360"/>
            </w:pPr>
            <w:r w:rsidRPr="00FB0307">
              <w:rPr>
                <w:rFonts w:eastAsia="Arial Unicode MS" w:cs="Arial Unicode MS"/>
                <w:rPrChange w:id="1056" w:author="Ying Shian Loh" w:date="2024-02-27T16:05:00Z">
                  <w:rPr>
                    <w:rFonts w:ascii="Arial Unicode MS" w:eastAsia="Arial Unicode MS" w:hAnsi="Arial Unicode MS" w:cs="Arial Unicode MS"/>
                  </w:rPr>
                </w:rPrChange>
              </w:rPr>
              <w:t>●</w:t>
            </w:r>
            <w:r w:rsidRPr="00FB0307">
              <w:rPr>
                <w:sz w:val="14"/>
                <w:szCs w:val="14"/>
              </w:rPr>
              <w:t xml:space="preserve">       </w:t>
            </w:r>
            <w:r w:rsidRPr="00FB0307">
              <w:t>Recording</w:t>
            </w:r>
          </w:p>
          <w:p w14:paraId="74501A74" w14:textId="77777777" w:rsidR="00F045DE" w:rsidRPr="00FB0307" w:rsidRDefault="00F045DE" w:rsidP="005336A6">
            <w:pPr>
              <w:shd w:val="clear" w:color="auto" w:fill="FFFFFF"/>
              <w:spacing w:after="0" w:line="276" w:lineRule="auto"/>
              <w:ind w:left="360"/>
            </w:pPr>
            <w:r w:rsidRPr="00FB0307">
              <w:rPr>
                <w:rFonts w:eastAsia="Arial Unicode MS" w:cs="Arial Unicode MS"/>
                <w:rPrChange w:id="1057" w:author="Ying Shian Loh" w:date="2024-02-27T16:05:00Z">
                  <w:rPr>
                    <w:rFonts w:ascii="Arial Unicode MS" w:eastAsia="Arial Unicode MS" w:hAnsi="Arial Unicode MS" w:cs="Arial Unicode MS"/>
                  </w:rPr>
                </w:rPrChange>
              </w:rPr>
              <w:t>●</w:t>
            </w:r>
            <w:r w:rsidRPr="00FB0307">
              <w:rPr>
                <w:sz w:val="14"/>
                <w:szCs w:val="14"/>
              </w:rPr>
              <w:t xml:space="preserve">       </w:t>
            </w:r>
            <w:r w:rsidRPr="00FB0307">
              <w:t>Verification</w:t>
            </w:r>
          </w:p>
          <w:p w14:paraId="4013BDEE" w14:textId="77777777" w:rsidR="00F045DE" w:rsidRPr="00FB0307" w:rsidRDefault="00F045DE" w:rsidP="005336A6">
            <w:pPr>
              <w:shd w:val="clear" w:color="auto" w:fill="FFFFFF"/>
              <w:spacing w:after="80" w:line="276" w:lineRule="auto"/>
              <w:ind w:left="360"/>
            </w:pPr>
            <w:r w:rsidRPr="00FB0307">
              <w:rPr>
                <w:rFonts w:eastAsia="Arial Unicode MS" w:cs="Arial Unicode MS"/>
                <w:rPrChange w:id="1058" w:author="Ying Shian Loh" w:date="2024-02-27T16:05:00Z">
                  <w:rPr>
                    <w:rFonts w:ascii="Arial Unicode MS" w:eastAsia="Arial Unicode MS" w:hAnsi="Arial Unicode MS" w:cs="Arial Unicode MS"/>
                  </w:rPr>
                </w:rPrChange>
              </w:rPr>
              <w:t>●</w:t>
            </w:r>
            <w:r w:rsidRPr="00FB0307">
              <w:rPr>
                <w:sz w:val="14"/>
                <w:szCs w:val="14"/>
              </w:rPr>
              <w:t xml:space="preserve">       </w:t>
            </w:r>
            <w:r w:rsidRPr="00FB0307">
              <w:t>Storage of Data</w:t>
            </w:r>
          </w:p>
        </w:tc>
      </w:tr>
      <w:tr w:rsidR="00F045DE" w14:paraId="61688B40" w14:textId="77777777" w:rsidTr="005336A6">
        <w:trPr>
          <w:trHeight w:val="1775"/>
        </w:trPr>
        <w:tc>
          <w:tcPr>
            <w:tcW w:w="4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D16F37" w14:textId="77777777" w:rsidR="00F045DE" w:rsidRPr="00FB0307" w:rsidRDefault="00F045DE" w:rsidP="005336A6">
            <w:pPr>
              <w:shd w:val="clear" w:color="auto" w:fill="FFFFFF"/>
              <w:spacing w:before="240" w:after="240" w:line="276" w:lineRule="auto"/>
            </w:pPr>
            <w:r w:rsidRPr="00FB0307">
              <w:t>Shift In-Charge / Site Engineer</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41A456BD" w14:textId="77777777" w:rsidR="00F045DE" w:rsidRPr="00FB0307" w:rsidRDefault="00F045DE" w:rsidP="005336A6">
            <w:pPr>
              <w:shd w:val="clear" w:color="auto" w:fill="FFFFFF"/>
              <w:spacing w:before="240" w:after="0" w:line="276" w:lineRule="auto"/>
            </w:pPr>
            <w:r w:rsidRPr="00FB0307">
              <w:t>Responsible for day-to-day maintenance of:</w:t>
            </w:r>
          </w:p>
          <w:p w14:paraId="58A06E9E" w14:textId="77777777" w:rsidR="00F045DE" w:rsidRPr="00FB0307" w:rsidRDefault="00F045DE" w:rsidP="005336A6">
            <w:pPr>
              <w:shd w:val="clear" w:color="auto" w:fill="FFFFFF"/>
              <w:spacing w:after="0" w:line="276" w:lineRule="auto"/>
              <w:ind w:left="360"/>
            </w:pPr>
            <w:r w:rsidRPr="00FB0307">
              <w:rPr>
                <w:rFonts w:eastAsia="Arial Unicode MS" w:cs="Arial Unicode MS"/>
                <w:rPrChange w:id="1059" w:author="Ying Shian Loh" w:date="2024-02-27T16:05:00Z">
                  <w:rPr>
                    <w:rFonts w:ascii="Arial Unicode MS" w:eastAsia="Arial Unicode MS" w:hAnsi="Arial Unicode MS" w:cs="Arial Unicode MS"/>
                  </w:rPr>
                </w:rPrChange>
              </w:rPr>
              <w:t>●</w:t>
            </w:r>
            <w:r w:rsidRPr="00FB0307">
              <w:rPr>
                <w:sz w:val="14"/>
                <w:szCs w:val="14"/>
              </w:rPr>
              <w:t xml:space="preserve">       </w:t>
            </w:r>
            <w:r w:rsidRPr="00FB0307">
              <w:t>Data collection</w:t>
            </w:r>
          </w:p>
          <w:p w14:paraId="1DC09B10" w14:textId="77777777" w:rsidR="00F045DE" w:rsidRPr="00FB0307" w:rsidRDefault="00F045DE" w:rsidP="005336A6">
            <w:pPr>
              <w:shd w:val="clear" w:color="auto" w:fill="FFFFFF"/>
              <w:spacing w:after="0" w:line="276" w:lineRule="auto"/>
              <w:ind w:left="360"/>
            </w:pPr>
            <w:r w:rsidRPr="00FB0307">
              <w:rPr>
                <w:rFonts w:eastAsia="Arial Unicode MS" w:cs="Arial Unicode MS"/>
                <w:rPrChange w:id="1060" w:author="Ying Shian Loh" w:date="2024-02-27T16:05:00Z">
                  <w:rPr>
                    <w:rFonts w:ascii="Arial Unicode MS" w:eastAsia="Arial Unicode MS" w:hAnsi="Arial Unicode MS" w:cs="Arial Unicode MS"/>
                  </w:rPr>
                </w:rPrChange>
              </w:rPr>
              <w:t>●</w:t>
            </w:r>
            <w:r w:rsidRPr="00FB0307">
              <w:rPr>
                <w:sz w:val="14"/>
                <w:szCs w:val="14"/>
              </w:rPr>
              <w:t xml:space="preserve">       </w:t>
            </w:r>
            <w:r w:rsidRPr="00FB0307">
              <w:t>Logbook for monitored data</w:t>
            </w:r>
          </w:p>
          <w:p w14:paraId="01096B5D" w14:textId="77777777" w:rsidR="00F045DE" w:rsidRPr="00FB0307" w:rsidRDefault="00F045DE" w:rsidP="005336A6">
            <w:pPr>
              <w:shd w:val="clear" w:color="auto" w:fill="FFFFFF"/>
              <w:spacing w:after="80" w:line="276" w:lineRule="auto"/>
              <w:ind w:left="360"/>
            </w:pPr>
            <w:r w:rsidRPr="00FB0307">
              <w:rPr>
                <w:rFonts w:eastAsia="Arial Unicode MS" w:cs="Arial Unicode MS"/>
                <w:rPrChange w:id="1061" w:author="Ying Shian Loh" w:date="2024-02-27T16:05:00Z">
                  <w:rPr>
                    <w:rFonts w:ascii="Arial Unicode MS" w:eastAsia="Arial Unicode MS" w:hAnsi="Arial Unicode MS" w:cs="Arial Unicode MS"/>
                  </w:rPr>
                </w:rPrChange>
              </w:rPr>
              <w:t>●</w:t>
            </w:r>
            <w:r w:rsidRPr="00FB0307">
              <w:rPr>
                <w:sz w:val="14"/>
                <w:szCs w:val="14"/>
              </w:rPr>
              <w:t xml:space="preserve">       </w:t>
            </w:r>
            <w:r w:rsidRPr="00FB0307">
              <w:t>Storage of Data</w:t>
            </w:r>
          </w:p>
        </w:tc>
      </w:tr>
    </w:tbl>
    <w:p w14:paraId="02B3067F" w14:textId="77777777" w:rsidR="00F045DE" w:rsidRDefault="00F045DE" w:rsidP="00F045DE">
      <w:pPr>
        <w:shd w:val="clear" w:color="auto" w:fill="FFFFFF"/>
        <w:spacing w:before="240" w:after="0" w:line="276" w:lineRule="auto"/>
        <w:rPr>
          <w:b/>
          <w:highlight w:val="yellow"/>
        </w:rPr>
      </w:pPr>
      <w:r>
        <w:rPr>
          <w:b/>
          <w:highlight w:val="yellow"/>
        </w:rPr>
        <w:t xml:space="preserve"> </w:t>
      </w:r>
    </w:p>
    <w:p w14:paraId="290CF8D3" w14:textId="77777777" w:rsidR="00F045DE" w:rsidRDefault="00F045DE" w:rsidP="00F045DE">
      <w:pPr>
        <w:shd w:val="clear" w:color="auto" w:fill="FFFFFF"/>
        <w:spacing w:after="0"/>
        <w:rPr>
          <w:sz w:val="16"/>
          <w:szCs w:val="16"/>
        </w:rPr>
      </w:pPr>
      <w:r>
        <w:rPr>
          <w:b/>
        </w:rPr>
        <w:t>QA &amp; QC Procedures to be followed</w:t>
      </w:r>
    </w:p>
    <w:p w14:paraId="71B28374" w14:textId="77777777" w:rsidR="00F045DE" w:rsidRDefault="00F045DE" w:rsidP="00F045DE">
      <w:pPr>
        <w:shd w:val="clear" w:color="auto" w:fill="FFFFFF"/>
        <w:spacing w:after="240"/>
      </w:pPr>
      <w:r>
        <w:rPr>
          <w:b/>
        </w:rPr>
        <w:t xml:space="preserve"> </w:t>
      </w:r>
      <w:r>
        <w:t xml:space="preserve">All Incoming Raw Material, And Fuels Are Recorded By </w:t>
      </w:r>
    </w:p>
    <w:p w14:paraId="6869F0F3" w14:textId="77777777" w:rsidR="00F045DE" w:rsidRDefault="00F045DE" w:rsidP="00F045DE">
      <w:pPr>
        <w:numPr>
          <w:ilvl w:val="3"/>
          <w:numId w:val="38"/>
        </w:numPr>
        <w:pBdr>
          <w:top w:val="nil"/>
          <w:left w:val="nil"/>
          <w:bottom w:val="nil"/>
          <w:right w:val="nil"/>
          <w:between w:val="nil"/>
        </w:pBdr>
        <w:shd w:val="clear" w:color="auto" w:fill="FFFFFF"/>
        <w:spacing w:before="240" w:after="0"/>
        <w:ind w:left="993" w:hanging="328"/>
        <w:contextualSpacing w:val="0"/>
      </w:pPr>
      <w:r>
        <w:t>Site Supervisor</w:t>
      </w:r>
    </w:p>
    <w:p w14:paraId="434D8533" w14:textId="77777777" w:rsidR="00F045DE" w:rsidRDefault="00F045DE" w:rsidP="00F045DE">
      <w:pPr>
        <w:numPr>
          <w:ilvl w:val="3"/>
          <w:numId w:val="38"/>
        </w:numPr>
        <w:pBdr>
          <w:top w:val="nil"/>
          <w:left w:val="nil"/>
          <w:bottom w:val="nil"/>
          <w:right w:val="nil"/>
          <w:between w:val="nil"/>
        </w:pBdr>
        <w:shd w:val="clear" w:color="auto" w:fill="FFFFFF"/>
        <w:spacing w:after="0"/>
        <w:ind w:left="993" w:hanging="328"/>
        <w:contextualSpacing w:val="0"/>
      </w:pPr>
      <w:r>
        <w:t xml:space="preserve">EHS Officer </w:t>
      </w:r>
    </w:p>
    <w:p w14:paraId="0FFBD716" w14:textId="77777777" w:rsidR="00F045DE" w:rsidRDefault="00F045DE" w:rsidP="00F045DE">
      <w:pPr>
        <w:numPr>
          <w:ilvl w:val="3"/>
          <w:numId w:val="38"/>
        </w:numPr>
        <w:pBdr>
          <w:top w:val="nil"/>
          <w:left w:val="nil"/>
          <w:bottom w:val="nil"/>
          <w:right w:val="nil"/>
          <w:between w:val="nil"/>
        </w:pBdr>
        <w:shd w:val="clear" w:color="auto" w:fill="FFFFFF"/>
        <w:spacing w:after="0"/>
        <w:ind w:left="993" w:hanging="328"/>
        <w:contextualSpacing w:val="0"/>
      </w:pPr>
      <w:r>
        <w:t xml:space="preserve">EHS supervisor </w:t>
      </w:r>
    </w:p>
    <w:p w14:paraId="4B772D80" w14:textId="77777777" w:rsidR="00F045DE" w:rsidRDefault="00F045DE" w:rsidP="00F045DE">
      <w:pPr>
        <w:numPr>
          <w:ilvl w:val="3"/>
          <w:numId w:val="38"/>
        </w:numPr>
        <w:pBdr>
          <w:top w:val="nil"/>
          <w:left w:val="nil"/>
          <w:bottom w:val="nil"/>
          <w:right w:val="nil"/>
          <w:between w:val="nil"/>
        </w:pBdr>
        <w:shd w:val="clear" w:color="auto" w:fill="FFFFFF"/>
        <w:spacing w:after="240"/>
        <w:ind w:left="993" w:hanging="328"/>
        <w:contextualSpacing w:val="0"/>
      </w:pPr>
      <w:r>
        <w:t>Facility Specialist</w:t>
      </w:r>
    </w:p>
    <w:p w14:paraId="36195E6B" w14:textId="77777777" w:rsidR="00F045DE" w:rsidRDefault="00F045DE" w:rsidP="00F045DE">
      <w:pPr>
        <w:shd w:val="clear" w:color="auto" w:fill="FFFFFF"/>
        <w:spacing w:before="240" w:after="0"/>
        <w:rPr>
          <w:b/>
          <w:u w:val="single"/>
        </w:rPr>
      </w:pPr>
      <w:r>
        <w:rPr>
          <w:b/>
          <w:u w:val="single"/>
        </w:rPr>
        <w:t>Data Recording and Storage</w:t>
      </w:r>
    </w:p>
    <w:p w14:paraId="0647FD53" w14:textId="77777777" w:rsidR="00F045DE" w:rsidRDefault="00F045DE" w:rsidP="00F045DE">
      <w:pPr>
        <w:shd w:val="clear" w:color="auto" w:fill="FFFFFF"/>
        <w:spacing w:after="0"/>
      </w:pPr>
      <w:r>
        <w:t xml:space="preserve">The Shift In-charge and Plant In-charge will be responsible for recording and monitoring data (amount of soot levels, net production of aluminium products from the recycling facility etc), as well as maintaining the electronic database each month. </w:t>
      </w:r>
    </w:p>
    <w:p w14:paraId="12CE1373" w14:textId="77777777" w:rsidR="00F045DE" w:rsidRPr="00FB0307" w:rsidRDefault="00F045DE" w:rsidP="00F045DE">
      <w:pPr>
        <w:shd w:val="clear" w:color="auto" w:fill="FFFFFF"/>
        <w:spacing w:after="240"/>
        <w:rPr>
          <w:bCs/>
          <w:rPrChange w:id="1062" w:author="Ying Shian Loh" w:date="2024-02-27T16:05:00Z">
            <w:rPr>
              <w:b/>
            </w:rPr>
          </w:rPrChange>
        </w:rPr>
      </w:pPr>
      <w:r w:rsidRPr="00FB0307">
        <w:rPr>
          <w:bCs/>
          <w:rPrChange w:id="1063" w:author="Ying Shian Loh" w:date="2024-02-27T16:05:00Z">
            <w:rPr>
              <w:b/>
            </w:rPr>
          </w:rPrChange>
        </w:rPr>
        <w:t>SW 501 (Furnace Dust collector Ash) levels will be monitored by:</w:t>
      </w:r>
    </w:p>
    <w:p w14:paraId="06CCE265" w14:textId="77777777" w:rsidR="00F045DE" w:rsidRPr="00FB0307" w:rsidRDefault="00F045DE" w:rsidP="00F045DE">
      <w:pPr>
        <w:numPr>
          <w:ilvl w:val="6"/>
          <w:numId w:val="38"/>
        </w:numPr>
        <w:pBdr>
          <w:top w:val="nil"/>
          <w:left w:val="nil"/>
          <w:bottom w:val="nil"/>
          <w:right w:val="nil"/>
          <w:between w:val="nil"/>
        </w:pBdr>
        <w:shd w:val="clear" w:color="auto" w:fill="FFFFFF"/>
        <w:spacing w:before="240" w:after="0"/>
        <w:ind w:left="851" w:hanging="284"/>
        <w:contextualSpacing w:val="0"/>
        <w:rPr>
          <w:bCs/>
          <w:rPrChange w:id="1064" w:author="Ying Shian Loh" w:date="2024-02-27T16:05:00Z">
            <w:rPr>
              <w:b/>
            </w:rPr>
          </w:rPrChange>
        </w:rPr>
      </w:pPr>
      <w:r w:rsidRPr="00FB0307">
        <w:rPr>
          <w:bCs/>
          <w:rPrChange w:id="1065" w:author="Ying Shian Loh" w:date="2024-02-27T16:05:00Z">
            <w:rPr>
              <w:b/>
            </w:rPr>
          </w:rPrChange>
        </w:rPr>
        <w:t>Production team site supervisor and production manager</w:t>
      </w:r>
    </w:p>
    <w:p w14:paraId="7D15F855" w14:textId="77777777" w:rsidR="00F045DE" w:rsidRPr="00FB0307" w:rsidRDefault="00F045DE" w:rsidP="00F045DE">
      <w:pPr>
        <w:numPr>
          <w:ilvl w:val="6"/>
          <w:numId w:val="38"/>
        </w:numPr>
        <w:pBdr>
          <w:top w:val="nil"/>
          <w:left w:val="nil"/>
          <w:bottom w:val="nil"/>
          <w:right w:val="nil"/>
          <w:between w:val="nil"/>
        </w:pBdr>
        <w:shd w:val="clear" w:color="auto" w:fill="FFFFFF"/>
        <w:spacing w:after="240"/>
        <w:ind w:left="851" w:hanging="284"/>
        <w:contextualSpacing w:val="0"/>
        <w:rPr>
          <w:bCs/>
          <w:rPrChange w:id="1066" w:author="Ying Shian Loh" w:date="2024-02-27T16:05:00Z">
            <w:rPr>
              <w:b/>
            </w:rPr>
          </w:rPrChange>
        </w:rPr>
      </w:pPr>
      <w:r w:rsidRPr="00FB0307">
        <w:rPr>
          <w:bCs/>
          <w:rPrChange w:id="1067" w:author="Ying Shian Loh" w:date="2024-02-27T16:05:00Z">
            <w:rPr>
              <w:b/>
            </w:rPr>
          </w:rPrChange>
        </w:rPr>
        <w:t>EHS TEAM – EIMAS certified competent persons and assistant admin manager</w:t>
      </w:r>
    </w:p>
    <w:p w14:paraId="4EE4C532" w14:textId="77777777" w:rsidR="00F045DE" w:rsidRPr="00FB0307" w:rsidRDefault="00F045DE" w:rsidP="00F045DE">
      <w:pPr>
        <w:shd w:val="clear" w:color="auto" w:fill="FFFFFF"/>
        <w:spacing w:before="240" w:after="240"/>
        <w:rPr>
          <w:bCs/>
          <w:rPrChange w:id="1068" w:author="Ying Shian Loh" w:date="2024-02-27T16:05:00Z">
            <w:rPr>
              <w:b/>
            </w:rPr>
          </w:rPrChange>
        </w:rPr>
      </w:pPr>
      <w:r w:rsidRPr="00FB0307">
        <w:rPr>
          <w:bCs/>
          <w:rPrChange w:id="1069" w:author="Ying Shian Loh" w:date="2024-02-27T16:05:00Z">
            <w:rPr>
              <w:b/>
            </w:rPr>
          </w:rPrChange>
        </w:rPr>
        <w:t>Net production of aluminium ingots/products will be measured by :</w:t>
      </w:r>
    </w:p>
    <w:p w14:paraId="396DF3CB" w14:textId="77777777" w:rsidR="00F045DE" w:rsidRPr="00FB0307" w:rsidRDefault="00F045DE" w:rsidP="00F045DE">
      <w:pPr>
        <w:numPr>
          <w:ilvl w:val="3"/>
          <w:numId w:val="30"/>
        </w:numPr>
        <w:pBdr>
          <w:top w:val="nil"/>
          <w:left w:val="nil"/>
          <w:bottom w:val="nil"/>
          <w:right w:val="nil"/>
          <w:between w:val="nil"/>
        </w:pBdr>
        <w:shd w:val="clear" w:color="auto" w:fill="FFFFFF"/>
        <w:spacing w:before="240" w:after="0"/>
        <w:ind w:left="851" w:hanging="284"/>
        <w:contextualSpacing w:val="0"/>
        <w:rPr>
          <w:bCs/>
          <w:rPrChange w:id="1070" w:author="Ying Shian Loh" w:date="2024-02-27T16:05:00Z">
            <w:rPr>
              <w:b/>
            </w:rPr>
          </w:rPrChange>
        </w:rPr>
      </w:pPr>
      <w:r w:rsidRPr="00FB0307">
        <w:rPr>
          <w:bCs/>
          <w:rPrChange w:id="1071" w:author="Ying Shian Loh" w:date="2024-02-27T16:05:00Z">
            <w:rPr>
              <w:b/>
            </w:rPr>
          </w:rPrChange>
        </w:rPr>
        <w:t>Site assistant supervisor, factory production manager</w:t>
      </w:r>
    </w:p>
    <w:p w14:paraId="4A2E8A69" w14:textId="77777777" w:rsidR="00F045DE" w:rsidRPr="00FB0307" w:rsidRDefault="00F045DE" w:rsidP="00F045DE">
      <w:pPr>
        <w:numPr>
          <w:ilvl w:val="3"/>
          <w:numId w:val="30"/>
        </w:numPr>
        <w:pBdr>
          <w:top w:val="nil"/>
          <w:left w:val="nil"/>
          <w:bottom w:val="nil"/>
          <w:right w:val="nil"/>
          <w:between w:val="nil"/>
        </w:pBdr>
        <w:shd w:val="clear" w:color="auto" w:fill="FFFFFF"/>
        <w:spacing w:after="240"/>
        <w:ind w:left="851" w:hanging="284"/>
        <w:contextualSpacing w:val="0"/>
        <w:rPr>
          <w:bCs/>
          <w:rPrChange w:id="1072" w:author="Ying Shian Loh" w:date="2024-02-27T16:05:00Z">
            <w:rPr>
              <w:b/>
            </w:rPr>
          </w:rPrChange>
        </w:rPr>
      </w:pPr>
      <w:r w:rsidRPr="00FB0307">
        <w:rPr>
          <w:bCs/>
          <w:rPrChange w:id="1073" w:author="Ying Shian Loh" w:date="2024-02-27T16:05:00Z">
            <w:rPr>
              <w:b/>
            </w:rPr>
          </w:rPrChange>
        </w:rPr>
        <w:t xml:space="preserve"> Admin and Finance department – admin head and admin assistant (EIMAS certified competent person)</w:t>
      </w:r>
    </w:p>
    <w:p w14:paraId="7680CBE9" w14:textId="77777777" w:rsidR="00F045DE" w:rsidRDefault="00F045DE" w:rsidP="00F045DE">
      <w:pPr>
        <w:shd w:val="clear" w:color="auto" w:fill="FFFFFF"/>
        <w:spacing w:before="240" w:after="0"/>
        <w:rPr>
          <w:b/>
        </w:rPr>
      </w:pPr>
    </w:p>
    <w:p w14:paraId="461BADD1" w14:textId="77777777" w:rsidR="00F045DE" w:rsidRDefault="00F045DE" w:rsidP="00F045DE">
      <w:pPr>
        <w:shd w:val="clear" w:color="auto" w:fill="FFFFFF"/>
        <w:spacing w:after="0"/>
        <w:rPr>
          <w:u w:val="single"/>
        </w:rPr>
      </w:pPr>
      <w:r>
        <w:rPr>
          <w:b/>
          <w:u w:val="single"/>
        </w:rPr>
        <w:t>Personnel training</w:t>
      </w:r>
    </w:p>
    <w:p w14:paraId="2EE814A7" w14:textId="77777777" w:rsidR="00F045DE" w:rsidRDefault="00F045DE" w:rsidP="00F045DE">
      <w:pPr>
        <w:shd w:val="clear" w:color="auto" w:fill="FFFFFF"/>
        <w:spacing w:after="0"/>
      </w:pPr>
      <w:r>
        <w:t>In order to ensure a proper functioning of the project activity and a proper monitoring of emission reductions, the staff will be trained. The Shift In-charge and Plant In-charge will be trained in equipment operation, data recording, operation and maintenance and all procedures in compliance with the monitoring plan</w:t>
      </w:r>
    </w:p>
    <w:p w14:paraId="186D0976" w14:textId="77777777" w:rsidR="00F045DE" w:rsidRDefault="00F045DE" w:rsidP="00F045DE">
      <w:pPr>
        <w:shd w:val="clear" w:color="auto" w:fill="FFFFFF"/>
        <w:spacing w:after="0"/>
        <w:rPr>
          <w:b/>
          <w:u w:val="single"/>
        </w:rPr>
      </w:pPr>
      <w:r>
        <w:rPr>
          <w:b/>
          <w:u w:val="single"/>
        </w:rPr>
        <w:t>Emergency preparedness</w:t>
      </w:r>
    </w:p>
    <w:p w14:paraId="2A10AF96" w14:textId="77777777" w:rsidR="00F045DE" w:rsidRDefault="00F045DE" w:rsidP="00F045DE">
      <w:pPr>
        <w:shd w:val="clear" w:color="auto" w:fill="FFFFFF"/>
        <w:spacing w:after="0"/>
      </w:pPr>
      <w:r>
        <w:t>The project activity will not result in any unidentified activity that can result in emissions from the project activity. Therefore, emergency preparedness in data monitoring is not required.</w:t>
      </w:r>
    </w:p>
    <w:p w14:paraId="4FE81063" w14:textId="77777777" w:rsidR="00DF0CD1" w:rsidRDefault="00DF0CD1" w:rsidP="00A10B8A">
      <w:pPr>
        <w:rPr>
          <w:lang w:eastAsia="en-GB"/>
        </w:rPr>
      </w:pPr>
    </w:p>
    <w:p w14:paraId="529626C5" w14:textId="34958141" w:rsidR="00391F1F" w:rsidRPr="007C1D64" w:rsidRDefault="00B46B23" w:rsidP="00B01408">
      <w:pPr>
        <w:pStyle w:val="Heading4"/>
      </w:pPr>
      <w:bookmarkStart w:id="1074" w:name="_Ref49515970"/>
      <w:r>
        <w:t xml:space="preserve">SECTION C. </w:t>
      </w:r>
      <w:r w:rsidR="00391F1F" w:rsidRPr="007C1D64">
        <w:t>DURATION AND CREDITING PERIOD</w:t>
      </w:r>
      <w:bookmarkEnd w:id="1074"/>
    </w:p>
    <w:p w14:paraId="507B55B8" w14:textId="207CA377" w:rsidR="00391F1F" w:rsidRPr="007C1D64" w:rsidRDefault="00B46B23" w:rsidP="00B01408">
      <w:pPr>
        <w:pStyle w:val="Heading5"/>
      </w:pPr>
      <w:r>
        <w:t xml:space="preserve">C.1. </w:t>
      </w:r>
      <w:r w:rsidR="00391F1F" w:rsidRPr="007C1D64">
        <w:t xml:space="preserve">Duration of project </w:t>
      </w:r>
    </w:p>
    <w:p w14:paraId="26945075" w14:textId="2204DFF6" w:rsidR="00391F1F" w:rsidRPr="007C1D64" w:rsidRDefault="00B46B23" w:rsidP="00B46B23">
      <w:r>
        <w:t xml:space="preserve">C.1.1 </w:t>
      </w:r>
      <w:r w:rsidR="00391F1F" w:rsidRPr="007C1D64">
        <w:t xml:space="preserve">Start date of project </w:t>
      </w:r>
    </w:p>
    <w:p w14:paraId="22DF5F77" w14:textId="77777777" w:rsidR="00391F1F" w:rsidRDefault="00391F1F" w:rsidP="00391F1F">
      <w:r>
        <w:t>&gt;&gt;</w:t>
      </w:r>
    </w:p>
    <w:p w14:paraId="6D5F1FB4" w14:textId="77777777" w:rsidR="00117405" w:rsidRDefault="00117405" w:rsidP="00117405">
      <w:r>
        <w:t xml:space="preserve">The start date of the project is </w:t>
      </w:r>
      <w:r w:rsidRPr="00473202">
        <w:t>2</w:t>
      </w:r>
      <w:r>
        <w:t>7</w:t>
      </w:r>
      <w:r w:rsidRPr="00473202">
        <w:t>/06/2019</w:t>
      </w:r>
      <w:r>
        <w:t>.</w:t>
      </w:r>
    </w:p>
    <w:p w14:paraId="6EF4EAFE" w14:textId="77777777" w:rsidR="00117405" w:rsidRDefault="00117405" w:rsidP="00B46B23"/>
    <w:p w14:paraId="6E5E0C3A" w14:textId="4833313E" w:rsidR="00391F1F" w:rsidRPr="007C1D64" w:rsidRDefault="00B46B23" w:rsidP="00B46B23">
      <w:r>
        <w:t xml:space="preserve">C.1.2 </w:t>
      </w:r>
      <w:r w:rsidR="00391F1F" w:rsidRPr="007C1D64">
        <w:t xml:space="preserve">Expected operational lifetime of project </w:t>
      </w:r>
    </w:p>
    <w:p w14:paraId="29080F86" w14:textId="77777777" w:rsidR="00391F1F" w:rsidRDefault="00391F1F" w:rsidP="00391F1F">
      <w:r>
        <w:t>&gt;&gt;</w:t>
      </w:r>
    </w:p>
    <w:p w14:paraId="3865B219" w14:textId="77777777" w:rsidR="00E26561" w:rsidRDefault="00E26561" w:rsidP="00E26561">
      <w:r>
        <w:t>10 Years</w:t>
      </w:r>
    </w:p>
    <w:p w14:paraId="3070EF6D" w14:textId="4329CB72" w:rsidR="00391F1F" w:rsidRDefault="00B46B23" w:rsidP="00B01408">
      <w:pPr>
        <w:pStyle w:val="Heading5"/>
      </w:pPr>
      <w:r>
        <w:t xml:space="preserve">C.2. </w:t>
      </w:r>
      <w:r w:rsidR="00391F1F" w:rsidRPr="007C1D64">
        <w:t xml:space="preserve">Crediting </w:t>
      </w:r>
      <w:r w:rsidR="00391F1F" w:rsidRPr="00391F1F">
        <w:t>period</w:t>
      </w:r>
      <w:r w:rsidR="00391F1F" w:rsidRPr="007C1D64">
        <w:t xml:space="preserve"> of project </w:t>
      </w:r>
    </w:p>
    <w:p w14:paraId="779DFDF0" w14:textId="59B90E20" w:rsidR="00391F1F" w:rsidRPr="00FB0307" w:rsidRDefault="00B46B23" w:rsidP="00B46B23">
      <w:pPr>
        <w:rPr>
          <w:szCs w:val="22"/>
        </w:rPr>
      </w:pPr>
      <w:r w:rsidRPr="00FB0307">
        <w:rPr>
          <w:szCs w:val="22"/>
        </w:rPr>
        <w:t xml:space="preserve">C.2.1 </w:t>
      </w:r>
      <w:r w:rsidR="00391F1F" w:rsidRPr="00FB0307">
        <w:rPr>
          <w:szCs w:val="22"/>
        </w:rPr>
        <w:t>Start date of crediting period</w:t>
      </w:r>
    </w:p>
    <w:p w14:paraId="0323DC1F" w14:textId="77777777" w:rsidR="00391F1F" w:rsidRPr="00FB0307" w:rsidRDefault="00391F1F" w:rsidP="00391F1F">
      <w:pPr>
        <w:rPr>
          <w:szCs w:val="22"/>
        </w:rPr>
      </w:pPr>
      <w:r w:rsidRPr="00FB0307">
        <w:rPr>
          <w:szCs w:val="22"/>
        </w:rPr>
        <w:t>&gt;&gt;</w:t>
      </w:r>
    </w:p>
    <w:p w14:paraId="338C27E5" w14:textId="566FAF25" w:rsidR="0053012F" w:rsidRPr="00FB0307" w:rsidDel="004363E5" w:rsidRDefault="006F2069" w:rsidP="0053012F">
      <w:pPr>
        <w:spacing w:after="0"/>
        <w:rPr>
          <w:del w:id="1075" w:author="Ying Shian Loh" w:date="2023-11-06T17:18:00Z"/>
          <w:szCs w:val="22"/>
        </w:rPr>
      </w:pPr>
      <w:ins w:id="1076" w:author="Ying Shian Loh" w:date="2023-11-06T17:19:00Z">
        <w:r w:rsidRPr="00FB0307">
          <w:rPr>
            <w:szCs w:val="22"/>
          </w:rPr>
          <w:t>01/0</w:t>
        </w:r>
      </w:ins>
      <w:ins w:id="1077" w:author="Ying Shian Loh" w:date="2024-02-27T18:12:00Z">
        <w:r w:rsidR="00F61C34">
          <w:rPr>
            <w:szCs w:val="22"/>
          </w:rPr>
          <w:t>4</w:t>
        </w:r>
      </w:ins>
      <w:ins w:id="1078" w:author="Ying Shian Loh" w:date="2023-11-06T17:19:00Z">
        <w:r w:rsidRPr="00FB0307">
          <w:rPr>
            <w:szCs w:val="22"/>
          </w:rPr>
          <w:t>/2022</w:t>
        </w:r>
      </w:ins>
      <w:del w:id="1079" w:author="Ying Shian Loh" w:date="2023-11-06T17:18:00Z">
        <w:r w:rsidR="0053012F" w:rsidRPr="00FB0307" w:rsidDel="004363E5">
          <w:rPr>
            <w:szCs w:val="22"/>
          </w:rPr>
          <w:delText>27/06/2019</w:delText>
        </w:r>
      </w:del>
    </w:p>
    <w:p w14:paraId="11C05586" w14:textId="19E0CA2F" w:rsidR="00391F1F" w:rsidRPr="00FB0307" w:rsidRDefault="00B46B23" w:rsidP="00B46B23">
      <w:pPr>
        <w:rPr>
          <w:szCs w:val="22"/>
        </w:rPr>
      </w:pPr>
      <w:r w:rsidRPr="00FB0307">
        <w:rPr>
          <w:szCs w:val="22"/>
        </w:rPr>
        <w:t xml:space="preserve">C.2.2 </w:t>
      </w:r>
      <w:r w:rsidR="00391F1F" w:rsidRPr="00FB0307">
        <w:rPr>
          <w:szCs w:val="22"/>
        </w:rPr>
        <w:t>Total length of crediting period</w:t>
      </w:r>
    </w:p>
    <w:p w14:paraId="1A9DBB5E" w14:textId="77777777" w:rsidR="00391F1F" w:rsidRPr="00FB0307" w:rsidRDefault="00391F1F" w:rsidP="00391F1F">
      <w:pPr>
        <w:rPr>
          <w:szCs w:val="22"/>
        </w:rPr>
      </w:pPr>
      <w:r w:rsidRPr="00FB0307">
        <w:rPr>
          <w:szCs w:val="22"/>
        </w:rPr>
        <w:t>&gt;&gt;</w:t>
      </w:r>
    </w:p>
    <w:p w14:paraId="3F8E724C" w14:textId="51BE0C33" w:rsidR="00E90D38" w:rsidRPr="00FB0307" w:rsidRDefault="00E90D38" w:rsidP="00E90D38">
      <w:pPr>
        <w:spacing w:after="0"/>
        <w:rPr>
          <w:szCs w:val="22"/>
        </w:rPr>
      </w:pPr>
      <w:r w:rsidRPr="00FB0307">
        <w:rPr>
          <w:szCs w:val="22"/>
        </w:rPr>
        <w:t xml:space="preserve">As per section 5.1.1 of the GS4GG Principle and Requirements, the project is seeking for a 5-year crediting period with one renewable cycle (i.e., up to 10 years crediting period), with the first 5-year crediting period from </w:t>
      </w:r>
      <w:ins w:id="1080" w:author="Ying Shian Loh" w:date="2023-11-06T17:19:00Z">
        <w:r w:rsidR="006F2069" w:rsidRPr="00FB0307">
          <w:rPr>
            <w:szCs w:val="22"/>
          </w:rPr>
          <w:t>01/0</w:t>
        </w:r>
      </w:ins>
      <w:ins w:id="1081" w:author="Ying Shian Loh" w:date="2024-02-27T18:12:00Z">
        <w:r w:rsidR="00F61C34">
          <w:rPr>
            <w:szCs w:val="22"/>
          </w:rPr>
          <w:t>4</w:t>
        </w:r>
      </w:ins>
      <w:ins w:id="1082" w:author="Ying Shian Loh" w:date="2023-11-06T17:19:00Z">
        <w:r w:rsidR="006F2069" w:rsidRPr="00FB0307">
          <w:rPr>
            <w:szCs w:val="22"/>
          </w:rPr>
          <w:t>/2022</w:t>
        </w:r>
      </w:ins>
      <w:del w:id="1083" w:author="Ying Shian Loh" w:date="2023-11-06T17:19:00Z">
        <w:r w:rsidRPr="00FB0307" w:rsidDel="006F2069">
          <w:rPr>
            <w:szCs w:val="22"/>
          </w:rPr>
          <w:delText xml:space="preserve">27/06/2019 </w:delText>
        </w:r>
      </w:del>
      <w:r w:rsidRPr="00FB0307">
        <w:rPr>
          <w:szCs w:val="22"/>
        </w:rPr>
        <w:t xml:space="preserve">to </w:t>
      </w:r>
      <w:ins w:id="1084" w:author="Ying Shian Loh" w:date="2024-02-27T18:12:00Z">
        <w:r w:rsidR="00F61C34">
          <w:rPr>
            <w:szCs w:val="22"/>
          </w:rPr>
          <w:t>3</w:t>
        </w:r>
      </w:ins>
      <w:ins w:id="1085" w:author="Ying Shian Loh" w:date="2024-02-27T18:13:00Z">
        <w:r w:rsidR="00F61C34">
          <w:rPr>
            <w:szCs w:val="22"/>
          </w:rPr>
          <w:t>1</w:t>
        </w:r>
      </w:ins>
      <w:ins w:id="1086" w:author="Ying Shian Loh" w:date="2023-11-06T17:20:00Z">
        <w:r w:rsidR="006F2069" w:rsidRPr="00FB0307">
          <w:rPr>
            <w:szCs w:val="22"/>
          </w:rPr>
          <w:t>/</w:t>
        </w:r>
      </w:ins>
      <w:ins w:id="1087" w:author="Ying Shian Loh" w:date="2024-01-23T17:33:00Z">
        <w:r w:rsidR="00D6323E" w:rsidRPr="00FB0307">
          <w:rPr>
            <w:szCs w:val="22"/>
          </w:rPr>
          <w:t>0</w:t>
        </w:r>
      </w:ins>
      <w:ins w:id="1088" w:author="Ying Shian Loh" w:date="2024-02-27T18:13:00Z">
        <w:r w:rsidR="00F61C34">
          <w:rPr>
            <w:szCs w:val="22"/>
          </w:rPr>
          <w:t>3</w:t>
        </w:r>
      </w:ins>
      <w:ins w:id="1089" w:author="Ying Shian Loh" w:date="2023-11-06T17:20:00Z">
        <w:r w:rsidR="006F2069" w:rsidRPr="00FB0307">
          <w:rPr>
            <w:szCs w:val="22"/>
          </w:rPr>
          <w:t>/202</w:t>
        </w:r>
      </w:ins>
      <w:ins w:id="1090" w:author="Ying Shian Loh" w:date="2024-01-23T17:33:00Z">
        <w:r w:rsidR="004260B3" w:rsidRPr="00FB0307">
          <w:rPr>
            <w:szCs w:val="22"/>
          </w:rPr>
          <w:t>7</w:t>
        </w:r>
      </w:ins>
      <w:del w:id="1091" w:author="Ying Shian Loh" w:date="2023-11-06T17:20:00Z">
        <w:r w:rsidRPr="00FB0307" w:rsidDel="006F2069">
          <w:rPr>
            <w:szCs w:val="22"/>
          </w:rPr>
          <w:delText>26</w:delText>
        </w:r>
      </w:del>
      <w:del w:id="1092" w:author="Ying Shian Loh" w:date="2024-02-20T11:28:00Z">
        <w:r w:rsidRPr="00FB0307" w:rsidDel="003D1ED8">
          <w:rPr>
            <w:szCs w:val="22"/>
          </w:rPr>
          <w:delText xml:space="preserve">/06/2024 </w:delText>
        </w:r>
      </w:del>
      <w:r w:rsidRPr="00FB0307">
        <w:rPr>
          <w:szCs w:val="22"/>
        </w:rPr>
        <w:t xml:space="preserve">and the second renewed 5 -year crediting period from </w:t>
      </w:r>
      <w:ins w:id="1093" w:author="Ying Shian Loh" w:date="2023-11-06T17:20:00Z">
        <w:r w:rsidR="00E965D3" w:rsidRPr="00FB0307">
          <w:rPr>
            <w:szCs w:val="22"/>
          </w:rPr>
          <w:t>01/0</w:t>
        </w:r>
      </w:ins>
      <w:ins w:id="1094" w:author="Ying Shian Loh" w:date="2024-02-27T18:13:00Z">
        <w:r w:rsidR="00B46ED3">
          <w:rPr>
            <w:szCs w:val="22"/>
          </w:rPr>
          <w:t>4</w:t>
        </w:r>
      </w:ins>
      <w:ins w:id="1095" w:author="Ying Shian Loh" w:date="2023-11-06T17:20:00Z">
        <w:r w:rsidR="00E965D3" w:rsidRPr="00FB0307">
          <w:rPr>
            <w:szCs w:val="22"/>
          </w:rPr>
          <w:t>/202</w:t>
        </w:r>
      </w:ins>
      <w:ins w:id="1096" w:author="Ying Shian Loh" w:date="2024-01-23T17:33:00Z">
        <w:r w:rsidR="004260B3" w:rsidRPr="00FB0307">
          <w:rPr>
            <w:szCs w:val="22"/>
          </w:rPr>
          <w:t>7</w:t>
        </w:r>
      </w:ins>
      <w:del w:id="1097" w:author="Ying Shian Loh" w:date="2023-11-06T17:20:00Z">
        <w:r w:rsidRPr="00FB0307" w:rsidDel="00E965D3">
          <w:rPr>
            <w:szCs w:val="22"/>
          </w:rPr>
          <w:delText xml:space="preserve">27/06/2024 </w:delText>
        </w:r>
      </w:del>
      <w:r w:rsidRPr="00FB0307">
        <w:rPr>
          <w:szCs w:val="22"/>
        </w:rPr>
        <w:t xml:space="preserve">to </w:t>
      </w:r>
      <w:del w:id="1098" w:author="Ying Shian Loh" w:date="2023-11-06T17:20:00Z">
        <w:r w:rsidRPr="00FB0307" w:rsidDel="00E965D3">
          <w:rPr>
            <w:szCs w:val="22"/>
          </w:rPr>
          <w:delText>26/06/2029</w:delText>
        </w:r>
      </w:del>
      <w:ins w:id="1099" w:author="Ying Shian Loh" w:date="2024-02-27T18:13:00Z">
        <w:r w:rsidR="00B46ED3">
          <w:rPr>
            <w:szCs w:val="22"/>
          </w:rPr>
          <w:t>31</w:t>
        </w:r>
      </w:ins>
      <w:ins w:id="1100" w:author="Ying Shian Loh" w:date="2023-11-06T17:20:00Z">
        <w:r w:rsidR="00E965D3" w:rsidRPr="00FB0307">
          <w:rPr>
            <w:szCs w:val="22"/>
          </w:rPr>
          <w:t>/</w:t>
        </w:r>
      </w:ins>
      <w:ins w:id="1101" w:author="Ying Shian Loh" w:date="2024-01-23T17:33:00Z">
        <w:r w:rsidR="004260B3" w:rsidRPr="00FB0307">
          <w:rPr>
            <w:szCs w:val="22"/>
          </w:rPr>
          <w:t>0</w:t>
        </w:r>
      </w:ins>
      <w:ins w:id="1102" w:author="Ying Shian Loh" w:date="2024-02-27T18:13:00Z">
        <w:r w:rsidR="00B46ED3">
          <w:rPr>
            <w:szCs w:val="22"/>
          </w:rPr>
          <w:t>3</w:t>
        </w:r>
      </w:ins>
      <w:ins w:id="1103" w:author="Ying Shian Loh" w:date="2023-11-06T17:20:00Z">
        <w:r w:rsidR="00E965D3" w:rsidRPr="00FB0307">
          <w:rPr>
            <w:szCs w:val="22"/>
          </w:rPr>
          <w:t>/203</w:t>
        </w:r>
      </w:ins>
      <w:ins w:id="1104" w:author="Ying Shian Loh" w:date="2024-01-23T17:34:00Z">
        <w:r w:rsidR="00B46866" w:rsidRPr="00FB0307">
          <w:rPr>
            <w:szCs w:val="22"/>
          </w:rPr>
          <w:t>2</w:t>
        </w:r>
      </w:ins>
      <w:r w:rsidRPr="00FB0307">
        <w:rPr>
          <w:szCs w:val="22"/>
        </w:rPr>
        <w:t xml:space="preserve">. </w:t>
      </w:r>
    </w:p>
    <w:p w14:paraId="474EB04B" w14:textId="77777777" w:rsidR="00B46B23" w:rsidRPr="00B4102E" w:rsidRDefault="00B46B23" w:rsidP="00B4102E">
      <w:bookmarkStart w:id="1105" w:name="check1"/>
      <w:bookmarkStart w:id="1106" w:name="_Ref49515984"/>
      <w:bookmarkStart w:id="1107" w:name="_Ref49848946"/>
      <w:bookmarkEnd w:id="1105"/>
    </w:p>
    <w:p w14:paraId="02F39EEE" w14:textId="761CBB69" w:rsidR="00391F1F" w:rsidRPr="004E3096" w:rsidRDefault="00B46B23" w:rsidP="00B01408">
      <w:pPr>
        <w:pStyle w:val="Heading4"/>
      </w:pPr>
      <w:bookmarkStart w:id="1108" w:name="_Ref128431741"/>
      <w:r>
        <w:t xml:space="preserve">SECTION D. </w:t>
      </w:r>
      <w:r w:rsidR="00391F1F" w:rsidRPr="00CF3E1B">
        <w:t>SUMMARY OF SAFEGUARDING PRINCIPLES AND GENDER SENSITIVE ASSESSMENT</w:t>
      </w:r>
      <w:bookmarkEnd w:id="1106"/>
      <w:bookmarkEnd w:id="1108"/>
      <w:r w:rsidR="00391F1F">
        <w:t xml:space="preserve"> </w:t>
      </w:r>
    </w:p>
    <w:p w14:paraId="5724BB52" w14:textId="546CFAD9" w:rsidR="00391F1F" w:rsidRPr="0004043C" w:rsidRDefault="00B46B23" w:rsidP="00B01408">
      <w:pPr>
        <w:pStyle w:val="Heading5"/>
      </w:pPr>
      <w:r>
        <w:t xml:space="preserve">D.1 </w:t>
      </w:r>
      <w:r w:rsidR="00391F1F" w:rsidRPr="004323B6">
        <w:t>Safeguarding Principles</w:t>
      </w:r>
      <w:r w:rsidR="00391F1F">
        <w:t xml:space="preserve"> that will be monitored</w:t>
      </w:r>
    </w:p>
    <w:p w14:paraId="37330EBC" w14:textId="11404218" w:rsidR="00391F1F" w:rsidRDefault="00D671D4" w:rsidP="00391F1F">
      <w:r>
        <w:t xml:space="preserve">A completed Safeguarding Principles Assessment is in </w:t>
      </w:r>
      <w:hyperlink w:anchor="_35nkun2">
        <w:r>
          <w:rPr>
            <w:color w:val="00B9BD"/>
            <w:u w:val="single"/>
          </w:rPr>
          <w:t>Appendix 1</w:t>
        </w:r>
      </w:hyperlink>
      <w:r>
        <w:t>.</w:t>
      </w:r>
      <w:r w:rsidR="00391F1F" w:rsidRPr="00A77BE2">
        <w:t xml:space="preserve"> </w:t>
      </w:r>
    </w:p>
    <w:p w14:paraId="6DDA1084" w14:textId="50CD7C0C" w:rsidR="00391F1F" w:rsidRPr="007C1D64" w:rsidRDefault="00B46B23" w:rsidP="00B01408">
      <w:pPr>
        <w:pStyle w:val="Heading5"/>
      </w:pPr>
      <w:r>
        <w:t xml:space="preserve">D.2. </w:t>
      </w:r>
      <w:r w:rsidR="00391F1F">
        <w:t>Assessment that</w:t>
      </w:r>
      <w:r w:rsidR="00391F1F" w:rsidRPr="007C1D64">
        <w:t xml:space="preserve"> project </w:t>
      </w:r>
      <w:r w:rsidR="00391F1F">
        <w:t>complies with GS4GG Gender Sensitive requirements</w:t>
      </w:r>
    </w:p>
    <w:p w14:paraId="342E025D" w14:textId="77777777" w:rsidR="00576570" w:rsidRPr="006850F6" w:rsidRDefault="00576570" w:rsidP="00576570">
      <w:pPr>
        <w:jc w:val="both"/>
        <w:rPr>
          <w:b/>
          <w:bCs/>
          <w:lang w:val="en-GB"/>
        </w:rPr>
      </w:pPr>
      <w:r w:rsidRPr="006850F6">
        <w:rPr>
          <w:b/>
          <w:bCs/>
          <w:lang w:val="en-GB"/>
        </w:rPr>
        <w:t>Question 1 - Explain how the project reflects the key issues and requirements of Gender Sensitive design and implementation as outlined in the Gender Policy?</w:t>
      </w:r>
    </w:p>
    <w:p w14:paraId="641D6F8B" w14:textId="77777777" w:rsidR="00576570" w:rsidRDefault="00576570" w:rsidP="00576570">
      <w:pPr>
        <w:spacing w:after="0"/>
        <w:jc w:val="both"/>
      </w:pPr>
      <w:r>
        <w:t>As per Gold Standard Gender Policy, “Foundational gender-sensitive requirement” a project must “do no harm “and should address safeguards to prevent or mitigate adverse impacts on women or men and girls and boys.</w:t>
      </w:r>
      <w:r>
        <w:rPr>
          <w:sz w:val="17"/>
          <w:szCs w:val="17"/>
        </w:rPr>
        <w:t xml:space="preserve"> </w:t>
      </w:r>
      <w:r>
        <w:t xml:space="preserve">The project will not discriminate against any gender and will mitigate adverse impact, if any, during the gender analyses. </w:t>
      </w:r>
    </w:p>
    <w:p w14:paraId="584D0574" w14:textId="77777777" w:rsidR="00576570" w:rsidRDefault="00576570" w:rsidP="00576570">
      <w:pPr>
        <w:spacing w:after="0"/>
        <w:jc w:val="both"/>
      </w:pPr>
    </w:p>
    <w:p w14:paraId="1DD72ACE" w14:textId="77777777" w:rsidR="00576570" w:rsidRDefault="00576570" w:rsidP="00576570">
      <w:pPr>
        <w:spacing w:after="0"/>
        <w:jc w:val="both"/>
      </w:pPr>
      <w:r>
        <w:t xml:space="preserve">This can be identified by JTS’s Organization and Gender Distribution Chart below: </w:t>
      </w:r>
    </w:p>
    <w:p w14:paraId="6291D762" w14:textId="77777777" w:rsidR="00576570" w:rsidRDefault="00576570" w:rsidP="00576570">
      <w:r>
        <w:t xml:space="preserve"> Table 24: JTS’s organisation and gender distribution.</w:t>
      </w:r>
    </w:p>
    <w:tbl>
      <w:tblPr>
        <w:tblW w:w="6162" w:type="dxa"/>
        <w:jc w:val="center"/>
        <w:tblLayout w:type="fixed"/>
        <w:tblLook w:val="0400" w:firstRow="0" w:lastRow="0" w:firstColumn="0" w:lastColumn="0" w:noHBand="0" w:noVBand="1"/>
      </w:tblPr>
      <w:tblGrid>
        <w:gridCol w:w="2997"/>
        <w:gridCol w:w="1680"/>
        <w:gridCol w:w="1485"/>
      </w:tblGrid>
      <w:tr w:rsidR="00576570" w14:paraId="050A4535" w14:textId="77777777" w:rsidTr="005336A6">
        <w:trPr>
          <w:trHeight w:val="300"/>
          <w:jc w:val="center"/>
        </w:trPr>
        <w:tc>
          <w:tcPr>
            <w:tcW w:w="6162" w:type="dxa"/>
            <w:gridSpan w:val="3"/>
            <w:tcBorders>
              <w:top w:val="single" w:sz="4" w:space="0" w:color="000000"/>
              <w:left w:val="single" w:sz="4" w:space="0" w:color="000000"/>
              <w:bottom w:val="nil"/>
              <w:right w:val="single" w:sz="4" w:space="0" w:color="000000"/>
            </w:tcBorders>
            <w:shd w:val="clear" w:color="auto" w:fill="auto"/>
            <w:vAlign w:val="bottom"/>
          </w:tcPr>
          <w:p w14:paraId="1000AD6F" w14:textId="77777777" w:rsidR="00576570" w:rsidRDefault="00576570" w:rsidP="005336A6">
            <w:pPr>
              <w:jc w:val="center"/>
              <w:rPr>
                <w:b/>
                <w:color w:val="000000"/>
                <w:u w:val="single"/>
              </w:rPr>
            </w:pPr>
            <w:r>
              <w:rPr>
                <w:b/>
                <w:color w:val="000000"/>
                <w:u w:val="single"/>
              </w:rPr>
              <w:t>Diversity and Gender Breakdown of Staff at JTS Engineering</w:t>
            </w:r>
          </w:p>
        </w:tc>
      </w:tr>
      <w:tr w:rsidR="00576570" w14:paraId="0C748A65" w14:textId="77777777" w:rsidTr="005336A6">
        <w:trPr>
          <w:trHeight w:val="300"/>
          <w:jc w:val="center"/>
        </w:trPr>
        <w:tc>
          <w:tcPr>
            <w:tcW w:w="29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0DB979" w14:textId="77777777" w:rsidR="00576570" w:rsidRDefault="00576570" w:rsidP="005336A6">
            <w:pPr>
              <w:rPr>
                <w:b/>
                <w:color w:val="000000"/>
              </w:rPr>
            </w:pPr>
            <w:r>
              <w:rPr>
                <w:b/>
                <w:color w:val="000000"/>
              </w:rPr>
              <w:t>Race</w:t>
            </w:r>
          </w:p>
        </w:tc>
        <w:tc>
          <w:tcPr>
            <w:tcW w:w="1680" w:type="dxa"/>
            <w:tcBorders>
              <w:top w:val="single" w:sz="4" w:space="0" w:color="000000"/>
              <w:left w:val="nil"/>
              <w:bottom w:val="single" w:sz="4" w:space="0" w:color="000000"/>
              <w:right w:val="single" w:sz="4" w:space="0" w:color="000000"/>
            </w:tcBorders>
            <w:shd w:val="clear" w:color="auto" w:fill="auto"/>
            <w:vAlign w:val="bottom"/>
          </w:tcPr>
          <w:p w14:paraId="07915225" w14:textId="77777777" w:rsidR="00576570" w:rsidRDefault="00576570" w:rsidP="005336A6">
            <w:pPr>
              <w:rPr>
                <w:b/>
                <w:color w:val="000000"/>
              </w:rPr>
            </w:pPr>
            <w:r>
              <w:rPr>
                <w:b/>
                <w:color w:val="000000"/>
              </w:rPr>
              <w:t>Headcount</w:t>
            </w:r>
          </w:p>
        </w:tc>
        <w:tc>
          <w:tcPr>
            <w:tcW w:w="1485" w:type="dxa"/>
            <w:tcBorders>
              <w:top w:val="single" w:sz="4" w:space="0" w:color="000000"/>
              <w:left w:val="nil"/>
              <w:bottom w:val="single" w:sz="4" w:space="0" w:color="000000"/>
              <w:right w:val="single" w:sz="4" w:space="0" w:color="000000"/>
            </w:tcBorders>
            <w:shd w:val="clear" w:color="auto" w:fill="auto"/>
            <w:vAlign w:val="bottom"/>
          </w:tcPr>
          <w:p w14:paraId="6D08FA3B" w14:textId="77777777" w:rsidR="00576570" w:rsidRDefault="00576570" w:rsidP="005336A6">
            <w:pPr>
              <w:rPr>
                <w:b/>
                <w:color w:val="000000"/>
              </w:rPr>
            </w:pPr>
            <w:r>
              <w:rPr>
                <w:b/>
                <w:color w:val="000000"/>
              </w:rPr>
              <w:t>Percentage %</w:t>
            </w:r>
          </w:p>
        </w:tc>
      </w:tr>
      <w:tr w:rsidR="00576570" w14:paraId="4452F10C" w14:textId="77777777" w:rsidTr="005336A6">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6DEDF9F7" w14:textId="77777777" w:rsidR="00576570" w:rsidRDefault="00576570" w:rsidP="005336A6">
            <w:pPr>
              <w:rPr>
                <w:b/>
                <w:color w:val="000000"/>
              </w:rPr>
            </w:pPr>
            <w:r>
              <w:rPr>
                <w:b/>
                <w:color w:val="000000"/>
              </w:rPr>
              <w:t xml:space="preserve">Chinese </w:t>
            </w:r>
          </w:p>
        </w:tc>
        <w:tc>
          <w:tcPr>
            <w:tcW w:w="1680" w:type="dxa"/>
            <w:tcBorders>
              <w:top w:val="nil"/>
              <w:left w:val="nil"/>
              <w:bottom w:val="single" w:sz="4" w:space="0" w:color="000000"/>
              <w:right w:val="single" w:sz="4" w:space="0" w:color="000000"/>
            </w:tcBorders>
            <w:shd w:val="clear" w:color="auto" w:fill="auto"/>
            <w:vAlign w:val="bottom"/>
          </w:tcPr>
          <w:p w14:paraId="5D9B5830" w14:textId="77777777" w:rsidR="00576570" w:rsidRDefault="00576570" w:rsidP="005336A6">
            <w:pPr>
              <w:jc w:val="right"/>
              <w:rPr>
                <w:color w:val="000000"/>
              </w:rPr>
            </w:pPr>
            <w:r>
              <w:rPr>
                <w:color w:val="000000"/>
              </w:rPr>
              <w:t>5</w:t>
            </w:r>
          </w:p>
        </w:tc>
        <w:tc>
          <w:tcPr>
            <w:tcW w:w="1485" w:type="dxa"/>
            <w:tcBorders>
              <w:top w:val="nil"/>
              <w:left w:val="nil"/>
              <w:bottom w:val="single" w:sz="4" w:space="0" w:color="000000"/>
              <w:right w:val="single" w:sz="4" w:space="0" w:color="000000"/>
            </w:tcBorders>
            <w:shd w:val="clear" w:color="auto" w:fill="auto"/>
            <w:vAlign w:val="bottom"/>
          </w:tcPr>
          <w:p w14:paraId="2B93132A" w14:textId="77777777" w:rsidR="00576570" w:rsidRDefault="00576570" w:rsidP="005336A6">
            <w:pPr>
              <w:jc w:val="right"/>
              <w:rPr>
                <w:color w:val="000000"/>
              </w:rPr>
            </w:pPr>
            <w:r>
              <w:rPr>
                <w:color w:val="000000"/>
              </w:rPr>
              <w:t>15.63</w:t>
            </w:r>
          </w:p>
        </w:tc>
      </w:tr>
      <w:tr w:rsidR="00576570" w14:paraId="60CF89E6" w14:textId="77777777" w:rsidTr="005336A6">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3CF63B71" w14:textId="77777777" w:rsidR="00576570" w:rsidRDefault="00576570" w:rsidP="005336A6">
            <w:pPr>
              <w:rPr>
                <w:b/>
                <w:color w:val="000000"/>
              </w:rPr>
            </w:pPr>
            <w:r>
              <w:rPr>
                <w:b/>
                <w:color w:val="000000"/>
              </w:rPr>
              <w:t xml:space="preserve">Malay </w:t>
            </w:r>
          </w:p>
        </w:tc>
        <w:tc>
          <w:tcPr>
            <w:tcW w:w="1680" w:type="dxa"/>
            <w:tcBorders>
              <w:top w:val="nil"/>
              <w:left w:val="nil"/>
              <w:bottom w:val="single" w:sz="4" w:space="0" w:color="000000"/>
              <w:right w:val="single" w:sz="4" w:space="0" w:color="000000"/>
            </w:tcBorders>
            <w:shd w:val="clear" w:color="auto" w:fill="auto"/>
            <w:vAlign w:val="bottom"/>
          </w:tcPr>
          <w:p w14:paraId="4D532EF9" w14:textId="77777777" w:rsidR="00576570" w:rsidRDefault="00576570" w:rsidP="005336A6">
            <w:pPr>
              <w:jc w:val="right"/>
              <w:rPr>
                <w:color w:val="000000"/>
              </w:rPr>
            </w:pPr>
            <w:r>
              <w:rPr>
                <w:color w:val="000000"/>
              </w:rPr>
              <w:t>6</w:t>
            </w:r>
          </w:p>
        </w:tc>
        <w:tc>
          <w:tcPr>
            <w:tcW w:w="1485" w:type="dxa"/>
            <w:tcBorders>
              <w:top w:val="nil"/>
              <w:left w:val="nil"/>
              <w:bottom w:val="single" w:sz="4" w:space="0" w:color="000000"/>
              <w:right w:val="single" w:sz="4" w:space="0" w:color="000000"/>
            </w:tcBorders>
            <w:shd w:val="clear" w:color="auto" w:fill="auto"/>
            <w:vAlign w:val="bottom"/>
          </w:tcPr>
          <w:p w14:paraId="0B3DE6E5" w14:textId="77777777" w:rsidR="00576570" w:rsidRDefault="00576570" w:rsidP="005336A6">
            <w:pPr>
              <w:jc w:val="right"/>
              <w:rPr>
                <w:color w:val="000000"/>
              </w:rPr>
            </w:pPr>
            <w:r>
              <w:rPr>
                <w:color w:val="000000"/>
              </w:rPr>
              <w:t>18.75</w:t>
            </w:r>
          </w:p>
        </w:tc>
      </w:tr>
      <w:tr w:rsidR="00576570" w14:paraId="592B6B34" w14:textId="77777777" w:rsidTr="005336A6">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14EA2AED" w14:textId="77777777" w:rsidR="00576570" w:rsidRDefault="00576570" w:rsidP="005336A6">
            <w:pPr>
              <w:rPr>
                <w:b/>
                <w:color w:val="000000"/>
              </w:rPr>
            </w:pPr>
            <w:r>
              <w:rPr>
                <w:b/>
                <w:color w:val="000000"/>
              </w:rPr>
              <w:t>Indian</w:t>
            </w:r>
          </w:p>
        </w:tc>
        <w:tc>
          <w:tcPr>
            <w:tcW w:w="1680" w:type="dxa"/>
            <w:tcBorders>
              <w:top w:val="nil"/>
              <w:left w:val="nil"/>
              <w:bottom w:val="single" w:sz="4" w:space="0" w:color="000000"/>
              <w:right w:val="single" w:sz="4" w:space="0" w:color="000000"/>
            </w:tcBorders>
            <w:shd w:val="clear" w:color="auto" w:fill="auto"/>
            <w:vAlign w:val="bottom"/>
          </w:tcPr>
          <w:p w14:paraId="767D8EED" w14:textId="77777777" w:rsidR="00576570" w:rsidRDefault="00576570" w:rsidP="005336A6">
            <w:pPr>
              <w:jc w:val="right"/>
              <w:rPr>
                <w:color w:val="000000"/>
              </w:rPr>
            </w:pPr>
            <w:r>
              <w:rPr>
                <w:color w:val="000000"/>
              </w:rPr>
              <w:t>9</w:t>
            </w:r>
          </w:p>
        </w:tc>
        <w:tc>
          <w:tcPr>
            <w:tcW w:w="1485" w:type="dxa"/>
            <w:tcBorders>
              <w:top w:val="nil"/>
              <w:left w:val="nil"/>
              <w:bottom w:val="single" w:sz="4" w:space="0" w:color="000000"/>
              <w:right w:val="single" w:sz="4" w:space="0" w:color="000000"/>
            </w:tcBorders>
            <w:shd w:val="clear" w:color="auto" w:fill="auto"/>
            <w:vAlign w:val="bottom"/>
          </w:tcPr>
          <w:p w14:paraId="49E10937" w14:textId="77777777" w:rsidR="00576570" w:rsidRDefault="00576570" w:rsidP="005336A6">
            <w:pPr>
              <w:jc w:val="right"/>
              <w:rPr>
                <w:color w:val="000000"/>
              </w:rPr>
            </w:pPr>
            <w:r>
              <w:rPr>
                <w:color w:val="000000"/>
              </w:rPr>
              <w:t>28.13</w:t>
            </w:r>
          </w:p>
        </w:tc>
      </w:tr>
      <w:tr w:rsidR="00576570" w14:paraId="0AF7FAF1" w14:textId="77777777" w:rsidTr="005336A6">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71BC9D21" w14:textId="77777777" w:rsidR="00576570" w:rsidRDefault="00576570" w:rsidP="005336A6">
            <w:pPr>
              <w:rPr>
                <w:b/>
                <w:color w:val="000000"/>
              </w:rPr>
            </w:pPr>
            <w:r>
              <w:rPr>
                <w:b/>
                <w:color w:val="000000"/>
              </w:rPr>
              <w:t>Myanmarese</w:t>
            </w:r>
          </w:p>
        </w:tc>
        <w:tc>
          <w:tcPr>
            <w:tcW w:w="1680" w:type="dxa"/>
            <w:tcBorders>
              <w:top w:val="nil"/>
              <w:left w:val="nil"/>
              <w:bottom w:val="single" w:sz="4" w:space="0" w:color="000000"/>
              <w:right w:val="single" w:sz="4" w:space="0" w:color="000000"/>
            </w:tcBorders>
            <w:shd w:val="clear" w:color="auto" w:fill="auto"/>
            <w:vAlign w:val="bottom"/>
          </w:tcPr>
          <w:p w14:paraId="6BE4E2C3" w14:textId="77777777" w:rsidR="00576570" w:rsidRDefault="00576570" w:rsidP="005336A6">
            <w:pPr>
              <w:jc w:val="right"/>
              <w:rPr>
                <w:color w:val="000000"/>
              </w:rPr>
            </w:pPr>
            <w:r>
              <w:rPr>
                <w:color w:val="000000"/>
              </w:rPr>
              <w:t>12</w:t>
            </w:r>
          </w:p>
        </w:tc>
        <w:tc>
          <w:tcPr>
            <w:tcW w:w="1485" w:type="dxa"/>
            <w:tcBorders>
              <w:top w:val="nil"/>
              <w:left w:val="nil"/>
              <w:bottom w:val="single" w:sz="4" w:space="0" w:color="000000"/>
              <w:right w:val="single" w:sz="4" w:space="0" w:color="000000"/>
            </w:tcBorders>
            <w:shd w:val="clear" w:color="auto" w:fill="auto"/>
            <w:vAlign w:val="bottom"/>
          </w:tcPr>
          <w:p w14:paraId="46DC42B5" w14:textId="77777777" w:rsidR="00576570" w:rsidRDefault="00576570" w:rsidP="005336A6">
            <w:pPr>
              <w:jc w:val="right"/>
              <w:rPr>
                <w:color w:val="000000"/>
              </w:rPr>
            </w:pPr>
            <w:r>
              <w:rPr>
                <w:color w:val="000000"/>
              </w:rPr>
              <w:t>37.50</w:t>
            </w:r>
          </w:p>
        </w:tc>
      </w:tr>
      <w:tr w:rsidR="00576570" w14:paraId="6056C81A" w14:textId="77777777" w:rsidTr="005336A6">
        <w:trPr>
          <w:trHeight w:val="300"/>
          <w:jc w:val="center"/>
        </w:trPr>
        <w:tc>
          <w:tcPr>
            <w:tcW w:w="2997" w:type="dxa"/>
            <w:tcBorders>
              <w:top w:val="nil"/>
              <w:left w:val="single" w:sz="4" w:space="0" w:color="000000"/>
              <w:bottom w:val="nil"/>
              <w:right w:val="nil"/>
            </w:tcBorders>
            <w:shd w:val="clear" w:color="auto" w:fill="auto"/>
            <w:vAlign w:val="bottom"/>
          </w:tcPr>
          <w:p w14:paraId="66629337" w14:textId="77777777" w:rsidR="00576570" w:rsidRDefault="00576570" w:rsidP="005336A6">
            <w:pPr>
              <w:rPr>
                <w:b/>
                <w:color w:val="000000"/>
              </w:rPr>
            </w:pPr>
            <w:r>
              <w:rPr>
                <w:b/>
                <w:color w:val="000000"/>
              </w:rPr>
              <w:t> </w:t>
            </w:r>
          </w:p>
        </w:tc>
        <w:tc>
          <w:tcPr>
            <w:tcW w:w="1680" w:type="dxa"/>
            <w:tcBorders>
              <w:top w:val="nil"/>
              <w:left w:val="nil"/>
              <w:bottom w:val="nil"/>
              <w:right w:val="nil"/>
            </w:tcBorders>
            <w:shd w:val="clear" w:color="auto" w:fill="auto"/>
            <w:vAlign w:val="bottom"/>
          </w:tcPr>
          <w:p w14:paraId="6EB69080" w14:textId="77777777" w:rsidR="00576570" w:rsidRDefault="00576570" w:rsidP="005336A6">
            <w:pPr>
              <w:rPr>
                <w:b/>
                <w:color w:val="000000"/>
              </w:rPr>
            </w:pPr>
          </w:p>
        </w:tc>
        <w:tc>
          <w:tcPr>
            <w:tcW w:w="1485" w:type="dxa"/>
            <w:tcBorders>
              <w:top w:val="nil"/>
              <w:left w:val="nil"/>
              <w:bottom w:val="nil"/>
              <w:right w:val="single" w:sz="4" w:space="0" w:color="000000"/>
            </w:tcBorders>
            <w:shd w:val="clear" w:color="auto" w:fill="auto"/>
            <w:vAlign w:val="bottom"/>
          </w:tcPr>
          <w:p w14:paraId="6CD27170" w14:textId="77777777" w:rsidR="00576570" w:rsidRDefault="00576570" w:rsidP="005336A6">
            <w:pPr>
              <w:rPr>
                <w:color w:val="000000"/>
              </w:rPr>
            </w:pPr>
            <w:r>
              <w:rPr>
                <w:color w:val="000000"/>
              </w:rPr>
              <w:t> </w:t>
            </w:r>
          </w:p>
        </w:tc>
      </w:tr>
      <w:tr w:rsidR="00576570" w14:paraId="057EEDE4" w14:textId="77777777" w:rsidTr="005336A6">
        <w:trPr>
          <w:trHeight w:val="300"/>
          <w:jc w:val="center"/>
        </w:trPr>
        <w:tc>
          <w:tcPr>
            <w:tcW w:w="29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47755E" w14:textId="77777777" w:rsidR="00576570" w:rsidRDefault="00576570" w:rsidP="005336A6">
            <w:pPr>
              <w:rPr>
                <w:b/>
                <w:color w:val="000000"/>
              </w:rPr>
            </w:pPr>
            <w:r>
              <w:rPr>
                <w:b/>
                <w:color w:val="000000"/>
              </w:rPr>
              <w:t>Gender</w:t>
            </w:r>
          </w:p>
        </w:tc>
        <w:tc>
          <w:tcPr>
            <w:tcW w:w="1680" w:type="dxa"/>
            <w:tcBorders>
              <w:top w:val="single" w:sz="4" w:space="0" w:color="000000"/>
              <w:left w:val="nil"/>
              <w:bottom w:val="single" w:sz="4" w:space="0" w:color="000000"/>
              <w:right w:val="single" w:sz="4" w:space="0" w:color="000000"/>
            </w:tcBorders>
            <w:shd w:val="clear" w:color="auto" w:fill="auto"/>
            <w:vAlign w:val="bottom"/>
          </w:tcPr>
          <w:p w14:paraId="5C6E94E0" w14:textId="77777777" w:rsidR="00576570" w:rsidRDefault="00576570" w:rsidP="005336A6">
            <w:pPr>
              <w:rPr>
                <w:b/>
                <w:color w:val="000000"/>
              </w:rPr>
            </w:pPr>
            <w:r>
              <w:rPr>
                <w:b/>
                <w:color w:val="000000"/>
              </w:rPr>
              <w:t>Headcount</w:t>
            </w:r>
          </w:p>
        </w:tc>
        <w:tc>
          <w:tcPr>
            <w:tcW w:w="1485" w:type="dxa"/>
            <w:tcBorders>
              <w:top w:val="single" w:sz="4" w:space="0" w:color="000000"/>
              <w:left w:val="nil"/>
              <w:bottom w:val="single" w:sz="4" w:space="0" w:color="000000"/>
              <w:right w:val="single" w:sz="4" w:space="0" w:color="000000"/>
            </w:tcBorders>
            <w:shd w:val="clear" w:color="auto" w:fill="auto"/>
            <w:vAlign w:val="bottom"/>
          </w:tcPr>
          <w:p w14:paraId="19524DCA" w14:textId="77777777" w:rsidR="00576570" w:rsidRDefault="00576570" w:rsidP="005336A6">
            <w:pPr>
              <w:rPr>
                <w:b/>
                <w:color w:val="000000"/>
              </w:rPr>
            </w:pPr>
            <w:r>
              <w:rPr>
                <w:b/>
                <w:color w:val="000000"/>
              </w:rPr>
              <w:t>Percentage %</w:t>
            </w:r>
          </w:p>
        </w:tc>
      </w:tr>
      <w:tr w:rsidR="00576570" w14:paraId="1A7AB0C1" w14:textId="77777777" w:rsidTr="005336A6">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7178FD72" w14:textId="77777777" w:rsidR="00576570" w:rsidRDefault="00576570" w:rsidP="005336A6">
            <w:pPr>
              <w:rPr>
                <w:b/>
                <w:color w:val="000000"/>
              </w:rPr>
            </w:pPr>
            <w:r>
              <w:rPr>
                <w:b/>
                <w:color w:val="000000"/>
              </w:rPr>
              <w:t xml:space="preserve">Male </w:t>
            </w:r>
          </w:p>
        </w:tc>
        <w:tc>
          <w:tcPr>
            <w:tcW w:w="1680" w:type="dxa"/>
            <w:tcBorders>
              <w:top w:val="nil"/>
              <w:left w:val="nil"/>
              <w:bottom w:val="single" w:sz="4" w:space="0" w:color="000000"/>
              <w:right w:val="single" w:sz="4" w:space="0" w:color="000000"/>
            </w:tcBorders>
            <w:shd w:val="clear" w:color="auto" w:fill="auto"/>
            <w:vAlign w:val="bottom"/>
          </w:tcPr>
          <w:p w14:paraId="499FF267" w14:textId="77777777" w:rsidR="00576570" w:rsidRDefault="00576570" w:rsidP="005336A6">
            <w:pPr>
              <w:jc w:val="right"/>
              <w:rPr>
                <w:color w:val="000000"/>
              </w:rPr>
            </w:pPr>
            <w:r>
              <w:rPr>
                <w:color w:val="000000"/>
              </w:rPr>
              <w:t>24</w:t>
            </w:r>
          </w:p>
        </w:tc>
        <w:tc>
          <w:tcPr>
            <w:tcW w:w="1485" w:type="dxa"/>
            <w:tcBorders>
              <w:top w:val="nil"/>
              <w:left w:val="nil"/>
              <w:bottom w:val="single" w:sz="4" w:space="0" w:color="000000"/>
              <w:right w:val="single" w:sz="4" w:space="0" w:color="000000"/>
            </w:tcBorders>
            <w:shd w:val="clear" w:color="auto" w:fill="auto"/>
            <w:vAlign w:val="bottom"/>
          </w:tcPr>
          <w:p w14:paraId="18233A27" w14:textId="77777777" w:rsidR="00576570" w:rsidRDefault="00576570" w:rsidP="005336A6">
            <w:pPr>
              <w:jc w:val="right"/>
              <w:rPr>
                <w:color w:val="000000"/>
              </w:rPr>
            </w:pPr>
            <w:r>
              <w:rPr>
                <w:color w:val="000000"/>
              </w:rPr>
              <w:t>75</w:t>
            </w:r>
          </w:p>
        </w:tc>
      </w:tr>
      <w:tr w:rsidR="00576570" w14:paraId="2D32EC80" w14:textId="77777777" w:rsidTr="005336A6">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6FDB93A2" w14:textId="77777777" w:rsidR="00576570" w:rsidRDefault="00576570" w:rsidP="005336A6">
            <w:pPr>
              <w:rPr>
                <w:b/>
                <w:color w:val="000000"/>
              </w:rPr>
            </w:pPr>
            <w:r>
              <w:rPr>
                <w:b/>
                <w:color w:val="000000"/>
              </w:rPr>
              <w:t>Female</w:t>
            </w:r>
          </w:p>
        </w:tc>
        <w:tc>
          <w:tcPr>
            <w:tcW w:w="1680" w:type="dxa"/>
            <w:tcBorders>
              <w:top w:val="nil"/>
              <w:left w:val="nil"/>
              <w:bottom w:val="single" w:sz="4" w:space="0" w:color="000000"/>
              <w:right w:val="single" w:sz="4" w:space="0" w:color="000000"/>
            </w:tcBorders>
            <w:shd w:val="clear" w:color="auto" w:fill="auto"/>
            <w:vAlign w:val="bottom"/>
          </w:tcPr>
          <w:p w14:paraId="55BB9E8B" w14:textId="77777777" w:rsidR="00576570" w:rsidRDefault="00576570" w:rsidP="005336A6">
            <w:pPr>
              <w:jc w:val="right"/>
              <w:rPr>
                <w:color w:val="000000"/>
              </w:rPr>
            </w:pPr>
            <w:r>
              <w:rPr>
                <w:color w:val="000000"/>
              </w:rPr>
              <w:t>8</w:t>
            </w:r>
          </w:p>
        </w:tc>
        <w:tc>
          <w:tcPr>
            <w:tcW w:w="1485" w:type="dxa"/>
            <w:tcBorders>
              <w:top w:val="nil"/>
              <w:left w:val="nil"/>
              <w:bottom w:val="single" w:sz="4" w:space="0" w:color="000000"/>
              <w:right w:val="single" w:sz="4" w:space="0" w:color="000000"/>
            </w:tcBorders>
            <w:shd w:val="clear" w:color="auto" w:fill="auto"/>
            <w:vAlign w:val="bottom"/>
          </w:tcPr>
          <w:p w14:paraId="19BE1B88" w14:textId="77777777" w:rsidR="00576570" w:rsidRDefault="00576570" w:rsidP="005336A6">
            <w:pPr>
              <w:jc w:val="right"/>
              <w:rPr>
                <w:color w:val="000000"/>
              </w:rPr>
            </w:pPr>
            <w:r>
              <w:rPr>
                <w:color w:val="000000"/>
              </w:rPr>
              <w:t>25</w:t>
            </w:r>
          </w:p>
        </w:tc>
      </w:tr>
      <w:tr w:rsidR="00576570" w14:paraId="181107A5" w14:textId="77777777" w:rsidTr="005336A6">
        <w:trPr>
          <w:trHeight w:val="300"/>
          <w:jc w:val="center"/>
        </w:trPr>
        <w:tc>
          <w:tcPr>
            <w:tcW w:w="2997" w:type="dxa"/>
            <w:tcBorders>
              <w:top w:val="nil"/>
              <w:left w:val="single" w:sz="4" w:space="0" w:color="000000"/>
              <w:bottom w:val="nil"/>
              <w:right w:val="nil"/>
            </w:tcBorders>
            <w:shd w:val="clear" w:color="auto" w:fill="auto"/>
            <w:vAlign w:val="bottom"/>
          </w:tcPr>
          <w:p w14:paraId="15A7B7E7" w14:textId="77777777" w:rsidR="00576570" w:rsidRDefault="00576570" w:rsidP="005336A6">
            <w:pPr>
              <w:rPr>
                <w:b/>
                <w:color w:val="000000"/>
              </w:rPr>
            </w:pPr>
            <w:r>
              <w:rPr>
                <w:b/>
                <w:color w:val="000000"/>
              </w:rPr>
              <w:t> </w:t>
            </w:r>
          </w:p>
        </w:tc>
        <w:tc>
          <w:tcPr>
            <w:tcW w:w="1680" w:type="dxa"/>
            <w:tcBorders>
              <w:top w:val="nil"/>
              <w:left w:val="nil"/>
              <w:bottom w:val="nil"/>
              <w:right w:val="nil"/>
            </w:tcBorders>
            <w:shd w:val="clear" w:color="auto" w:fill="auto"/>
            <w:vAlign w:val="bottom"/>
          </w:tcPr>
          <w:p w14:paraId="5E46E4BE" w14:textId="77777777" w:rsidR="00576570" w:rsidRDefault="00576570" w:rsidP="005336A6">
            <w:pPr>
              <w:rPr>
                <w:b/>
                <w:color w:val="000000"/>
              </w:rPr>
            </w:pPr>
          </w:p>
        </w:tc>
        <w:tc>
          <w:tcPr>
            <w:tcW w:w="1485" w:type="dxa"/>
            <w:tcBorders>
              <w:top w:val="nil"/>
              <w:left w:val="nil"/>
              <w:bottom w:val="nil"/>
              <w:right w:val="single" w:sz="4" w:space="0" w:color="000000"/>
            </w:tcBorders>
            <w:shd w:val="clear" w:color="auto" w:fill="auto"/>
            <w:vAlign w:val="bottom"/>
          </w:tcPr>
          <w:p w14:paraId="60C24655" w14:textId="77777777" w:rsidR="00576570" w:rsidRDefault="00576570" w:rsidP="005336A6">
            <w:pPr>
              <w:rPr>
                <w:color w:val="000000"/>
              </w:rPr>
            </w:pPr>
            <w:r>
              <w:rPr>
                <w:color w:val="000000"/>
              </w:rPr>
              <w:t> </w:t>
            </w:r>
          </w:p>
        </w:tc>
      </w:tr>
      <w:tr w:rsidR="00576570" w14:paraId="54A0004E" w14:textId="77777777" w:rsidTr="005336A6">
        <w:trPr>
          <w:trHeight w:val="300"/>
          <w:jc w:val="center"/>
        </w:trPr>
        <w:tc>
          <w:tcPr>
            <w:tcW w:w="29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5EF378" w14:textId="77777777" w:rsidR="00576570" w:rsidRDefault="00576570" w:rsidP="005336A6">
            <w:pPr>
              <w:rPr>
                <w:b/>
                <w:color w:val="000000"/>
              </w:rPr>
            </w:pPr>
            <w:r>
              <w:rPr>
                <w:b/>
                <w:color w:val="000000"/>
              </w:rPr>
              <w:t>Gender on Board of Director</w:t>
            </w:r>
          </w:p>
        </w:tc>
        <w:tc>
          <w:tcPr>
            <w:tcW w:w="1680" w:type="dxa"/>
            <w:tcBorders>
              <w:top w:val="single" w:sz="4" w:space="0" w:color="000000"/>
              <w:left w:val="nil"/>
              <w:bottom w:val="single" w:sz="4" w:space="0" w:color="000000"/>
              <w:right w:val="single" w:sz="4" w:space="0" w:color="000000"/>
            </w:tcBorders>
            <w:shd w:val="clear" w:color="auto" w:fill="auto"/>
            <w:vAlign w:val="bottom"/>
          </w:tcPr>
          <w:p w14:paraId="35AF3B14" w14:textId="77777777" w:rsidR="00576570" w:rsidRDefault="00576570" w:rsidP="005336A6">
            <w:pPr>
              <w:rPr>
                <w:b/>
                <w:color w:val="000000"/>
              </w:rPr>
            </w:pPr>
            <w:r>
              <w:rPr>
                <w:b/>
                <w:color w:val="000000"/>
              </w:rPr>
              <w:t>Headcount</w:t>
            </w:r>
          </w:p>
        </w:tc>
        <w:tc>
          <w:tcPr>
            <w:tcW w:w="1485" w:type="dxa"/>
            <w:tcBorders>
              <w:top w:val="single" w:sz="4" w:space="0" w:color="000000"/>
              <w:left w:val="nil"/>
              <w:bottom w:val="single" w:sz="4" w:space="0" w:color="000000"/>
              <w:right w:val="single" w:sz="4" w:space="0" w:color="000000"/>
            </w:tcBorders>
            <w:shd w:val="clear" w:color="auto" w:fill="auto"/>
            <w:vAlign w:val="bottom"/>
          </w:tcPr>
          <w:p w14:paraId="1E7A4B1B" w14:textId="77777777" w:rsidR="00576570" w:rsidRDefault="00576570" w:rsidP="005336A6">
            <w:pPr>
              <w:rPr>
                <w:b/>
                <w:color w:val="000000"/>
              </w:rPr>
            </w:pPr>
            <w:r>
              <w:rPr>
                <w:b/>
                <w:color w:val="000000"/>
              </w:rPr>
              <w:t>Percentage %</w:t>
            </w:r>
          </w:p>
        </w:tc>
      </w:tr>
      <w:tr w:rsidR="00576570" w14:paraId="0ED8FE43" w14:textId="77777777" w:rsidTr="005336A6">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1938A4B4" w14:textId="77777777" w:rsidR="00576570" w:rsidRDefault="00576570" w:rsidP="005336A6">
            <w:pPr>
              <w:rPr>
                <w:b/>
                <w:color w:val="000000"/>
              </w:rPr>
            </w:pPr>
            <w:r>
              <w:rPr>
                <w:b/>
                <w:color w:val="000000"/>
              </w:rPr>
              <w:t>Male</w:t>
            </w:r>
          </w:p>
        </w:tc>
        <w:tc>
          <w:tcPr>
            <w:tcW w:w="1680" w:type="dxa"/>
            <w:tcBorders>
              <w:top w:val="nil"/>
              <w:left w:val="nil"/>
              <w:bottom w:val="single" w:sz="4" w:space="0" w:color="000000"/>
              <w:right w:val="single" w:sz="4" w:space="0" w:color="000000"/>
            </w:tcBorders>
            <w:shd w:val="clear" w:color="auto" w:fill="auto"/>
            <w:vAlign w:val="bottom"/>
          </w:tcPr>
          <w:p w14:paraId="2D13443D" w14:textId="77777777" w:rsidR="00576570" w:rsidRDefault="00576570" w:rsidP="005336A6">
            <w:pPr>
              <w:jc w:val="right"/>
              <w:rPr>
                <w:color w:val="000000"/>
              </w:rPr>
            </w:pPr>
            <w:r>
              <w:rPr>
                <w:color w:val="000000"/>
              </w:rPr>
              <w:t>2</w:t>
            </w:r>
          </w:p>
        </w:tc>
        <w:tc>
          <w:tcPr>
            <w:tcW w:w="1485" w:type="dxa"/>
            <w:tcBorders>
              <w:top w:val="nil"/>
              <w:left w:val="nil"/>
              <w:bottom w:val="single" w:sz="4" w:space="0" w:color="000000"/>
              <w:right w:val="single" w:sz="4" w:space="0" w:color="000000"/>
            </w:tcBorders>
            <w:shd w:val="clear" w:color="auto" w:fill="auto"/>
            <w:vAlign w:val="bottom"/>
          </w:tcPr>
          <w:p w14:paraId="572DB080" w14:textId="77777777" w:rsidR="00576570" w:rsidRDefault="00576570" w:rsidP="005336A6">
            <w:pPr>
              <w:jc w:val="right"/>
              <w:rPr>
                <w:color w:val="000000"/>
              </w:rPr>
            </w:pPr>
            <w:r>
              <w:rPr>
                <w:color w:val="000000"/>
              </w:rPr>
              <w:t>66.6</w:t>
            </w:r>
          </w:p>
        </w:tc>
      </w:tr>
      <w:tr w:rsidR="00576570" w14:paraId="756484DF" w14:textId="77777777" w:rsidTr="005336A6">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359F0910" w14:textId="77777777" w:rsidR="00576570" w:rsidRDefault="00576570" w:rsidP="005336A6">
            <w:pPr>
              <w:rPr>
                <w:b/>
                <w:color w:val="000000"/>
              </w:rPr>
            </w:pPr>
            <w:r>
              <w:rPr>
                <w:b/>
                <w:color w:val="000000"/>
              </w:rPr>
              <w:t>Female</w:t>
            </w:r>
          </w:p>
        </w:tc>
        <w:tc>
          <w:tcPr>
            <w:tcW w:w="1680" w:type="dxa"/>
            <w:tcBorders>
              <w:top w:val="nil"/>
              <w:left w:val="nil"/>
              <w:bottom w:val="single" w:sz="4" w:space="0" w:color="000000"/>
              <w:right w:val="single" w:sz="4" w:space="0" w:color="000000"/>
            </w:tcBorders>
            <w:shd w:val="clear" w:color="auto" w:fill="auto"/>
            <w:vAlign w:val="bottom"/>
          </w:tcPr>
          <w:p w14:paraId="312B718C" w14:textId="77777777" w:rsidR="00576570" w:rsidRDefault="00576570" w:rsidP="005336A6">
            <w:pPr>
              <w:jc w:val="right"/>
              <w:rPr>
                <w:color w:val="000000"/>
              </w:rPr>
            </w:pPr>
            <w:r>
              <w:rPr>
                <w:color w:val="000000"/>
              </w:rPr>
              <w:t>1</w:t>
            </w:r>
          </w:p>
        </w:tc>
        <w:tc>
          <w:tcPr>
            <w:tcW w:w="1485" w:type="dxa"/>
            <w:tcBorders>
              <w:top w:val="nil"/>
              <w:left w:val="nil"/>
              <w:bottom w:val="single" w:sz="4" w:space="0" w:color="000000"/>
              <w:right w:val="single" w:sz="4" w:space="0" w:color="000000"/>
            </w:tcBorders>
            <w:shd w:val="clear" w:color="auto" w:fill="auto"/>
            <w:vAlign w:val="bottom"/>
          </w:tcPr>
          <w:p w14:paraId="6AAFCD51" w14:textId="77777777" w:rsidR="00576570" w:rsidRDefault="00576570" w:rsidP="005336A6">
            <w:pPr>
              <w:jc w:val="right"/>
              <w:rPr>
                <w:color w:val="000000"/>
              </w:rPr>
            </w:pPr>
            <w:r>
              <w:rPr>
                <w:color w:val="000000"/>
              </w:rPr>
              <w:t>33.3</w:t>
            </w:r>
          </w:p>
        </w:tc>
      </w:tr>
      <w:tr w:rsidR="00576570" w14:paraId="2838AF0F" w14:textId="77777777" w:rsidTr="005336A6">
        <w:trPr>
          <w:trHeight w:val="300"/>
          <w:jc w:val="center"/>
        </w:trPr>
        <w:tc>
          <w:tcPr>
            <w:tcW w:w="2997" w:type="dxa"/>
            <w:tcBorders>
              <w:top w:val="nil"/>
              <w:left w:val="single" w:sz="4" w:space="0" w:color="000000"/>
              <w:bottom w:val="nil"/>
              <w:right w:val="nil"/>
            </w:tcBorders>
            <w:shd w:val="clear" w:color="auto" w:fill="auto"/>
            <w:vAlign w:val="bottom"/>
          </w:tcPr>
          <w:p w14:paraId="2C4A6728" w14:textId="77777777" w:rsidR="00576570" w:rsidRDefault="00576570" w:rsidP="005336A6">
            <w:pPr>
              <w:rPr>
                <w:b/>
                <w:color w:val="000000"/>
              </w:rPr>
            </w:pPr>
            <w:r>
              <w:rPr>
                <w:b/>
                <w:color w:val="000000"/>
              </w:rPr>
              <w:t> </w:t>
            </w:r>
          </w:p>
        </w:tc>
        <w:tc>
          <w:tcPr>
            <w:tcW w:w="1680" w:type="dxa"/>
            <w:tcBorders>
              <w:top w:val="nil"/>
              <w:left w:val="nil"/>
              <w:bottom w:val="nil"/>
              <w:right w:val="nil"/>
            </w:tcBorders>
            <w:shd w:val="clear" w:color="auto" w:fill="auto"/>
            <w:vAlign w:val="bottom"/>
          </w:tcPr>
          <w:p w14:paraId="3D644505" w14:textId="77777777" w:rsidR="00576570" w:rsidRDefault="00576570" w:rsidP="005336A6">
            <w:pPr>
              <w:rPr>
                <w:b/>
                <w:color w:val="000000"/>
              </w:rPr>
            </w:pPr>
          </w:p>
        </w:tc>
        <w:tc>
          <w:tcPr>
            <w:tcW w:w="1485" w:type="dxa"/>
            <w:tcBorders>
              <w:top w:val="nil"/>
              <w:left w:val="nil"/>
              <w:bottom w:val="nil"/>
              <w:right w:val="single" w:sz="4" w:space="0" w:color="000000"/>
            </w:tcBorders>
            <w:shd w:val="clear" w:color="auto" w:fill="auto"/>
            <w:vAlign w:val="bottom"/>
          </w:tcPr>
          <w:p w14:paraId="4AB8A257" w14:textId="77777777" w:rsidR="00576570" w:rsidRDefault="00576570" w:rsidP="005336A6">
            <w:pPr>
              <w:rPr>
                <w:color w:val="000000"/>
              </w:rPr>
            </w:pPr>
            <w:r>
              <w:rPr>
                <w:color w:val="000000"/>
              </w:rPr>
              <w:t> </w:t>
            </w:r>
          </w:p>
        </w:tc>
      </w:tr>
      <w:tr w:rsidR="00576570" w14:paraId="697E4FEB" w14:textId="77777777" w:rsidTr="005336A6">
        <w:trPr>
          <w:trHeight w:val="300"/>
          <w:jc w:val="center"/>
        </w:trPr>
        <w:tc>
          <w:tcPr>
            <w:tcW w:w="29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1A0A8EB" w14:textId="77777777" w:rsidR="00576570" w:rsidRDefault="00576570" w:rsidP="005336A6">
            <w:pPr>
              <w:rPr>
                <w:b/>
                <w:color w:val="000000"/>
              </w:rPr>
            </w:pPr>
            <w:r>
              <w:rPr>
                <w:b/>
                <w:color w:val="000000"/>
              </w:rPr>
              <w:t>Gender in Management</w:t>
            </w:r>
          </w:p>
        </w:tc>
        <w:tc>
          <w:tcPr>
            <w:tcW w:w="1680" w:type="dxa"/>
            <w:tcBorders>
              <w:top w:val="single" w:sz="4" w:space="0" w:color="000000"/>
              <w:left w:val="nil"/>
              <w:bottom w:val="single" w:sz="4" w:space="0" w:color="000000"/>
              <w:right w:val="single" w:sz="4" w:space="0" w:color="000000"/>
            </w:tcBorders>
            <w:shd w:val="clear" w:color="auto" w:fill="auto"/>
            <w:vAlign w:val="bottom"/>
          </w:tcPr>
          <w:p w14:paraId="2B7D0A60" w14:textId="77777777" w:rsidR="00576570" w:rsidRDefault="00576570" w:rsidP="005336A6">
            <w:pPr>
              <w:rPr>
                <w:b/>
                <w:color w:val="000000"/>
              </w:rPr>
            </w:pPr>
            <w:r>
              <w:rPr>
                <w:b/>
                <w:color w:val="000000"/>
              </w:rPr>
              <w:t>Headcount</w:t>
            </w:r>
          </w:p>
        </w:tc>
        <w:tc>
          <w:tcPr>
            <w:tcW w:w="1485" w:type="dxa"/>
            <w:tcBorders>
              <w:top w:val="single" w:sz="4" w:space="0" w:color="000000"/>
              <w:left w:val="nil"/>
              <w:bottom w:val="single" w:sz="4" w:space="0" w:color="000000"/>
              <w:right w:val="single" w:sz="4" w:space="0" w:color="000000"/>
            </w:tcBorders>
            <w:shd w:val="clear" w:color="auto" w:fill="auto"/>
            <w:vAlign w:val="bottom"/>
          </w:tcPr>
          <w:p w14:paraId="7703D7E4" w14:textId="77777777" w:rsidR="00576570" w:rsidRDefault="00576570" w:rsidP="005336A6">
            <w:pPr>
              <w:rPr>
                <w:b/>
                <w:color w:val="000000"/>
              </w:rPr>
            </w:pPr>
            <w:r>
              <w:rPr>
                <w:b/>
                <w:color w:val="000000"/>
              </w:rPr>
              <w:t>Percentage %</w:t>
            </w:r>
          </w:p>
        </w:tc>
      </w:tr>
      <w:tr w:rsidR="00576570" w14:paraId="01D41025" w14:textId="77777777" w:rsidTr="005336A6">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2DCCE195" w14:textId="77777777" w:rsidR="00576570" w:rsidRDefault="00576570" w:rsidP="005336A6">
            <w:pPr>
              <w:rPr>
                <w:b/>
                <w:color w:val="000000"/>
              </w:rPr>
            </w:pPr>
            <w:r>
              <w:rPr>
                <w:b/>
                <w:color w:val="000000"/>
              </w:rPr>
              <w:t>Male</w:t>
            </w:r>
          </w:p>
        </w:tc>
        <w:tc>
          <w:tcPr>
            <w:tcW w:w="1680" w:type="dxa"/>
            <w:tcBorders>
              <w:top w:val="nil"/>
              <w:left w:val="nil"/>
              <w:bottom w:val="single" w:sz="4" w:space="0" w:color="000000"/>
              <w:right w:val="single" w:sz="4" w:space="0" w:color="000000"/>
            </w:tcBorders>
            <w:shd w:val="clear" w:color="auto" w:fill="auto"/>
            <w:vAlign w:val="bottom"/>
          </w:tcPr>
          <w:p w14:paraId="27F6EA98" w14:textId="77777777" w:rsidR="00576570" w:rsidRDefault="00576570" w:rsidP="005336A6">
            <w:pPr>
              <w:jc w:val="right"/>
              <w:rPr>
                <w:color w:val="000000"/>
              </w:rPr>
            </w:pPr>
            <w:r>
              <w:rPr>
                <w:color w:val="000000"/>
              </w:rPr>
              <w:t>10</w:t>
            </w:r>
          </w:p>
        </w:tc>
        <w:tc>
          <w:tcPr>
            <w:tcW w:w="1485" w:type="dxa"/>
            <w:tcBorders>
              <w:top w:val="nil"/>
              <w:left w:val="nil"/>
              <w:bottom w:val="single" w:sz="4" w:space="0" w:color="000000"/>
              <w:right w:val="single" w:sz="4" w:space="0" w:color="000000"/>
            </w:tcBorders>
            <w:shd w:val="clear" w:color="auto" w:fill="auto"/>
            <w:vAlign w:val="bottom"/>
          </w:tcPr>
          <w:p w14:paraId="46929E6A" w14:textId="77777777" w:rsidR="00576570" w:rsidRDefault="00576570" w:rsidP="005336A6">
            <w:pPr>
              <w:jc w:val="right"/>
              <w:rPr>
                <w:color w:val="000000"/>
              </w:rPr>
            </w:pPr>
            <w:r>
              <w:rPr>
                <w:color w:val="000000"/>
              </w:rPr>
              <w:t>55.6</w:t>
            </w:r>
          </w:p>
        </w:tc>
      </w:tr>
      <w:tr w:rsidR="00576570" w14:paraId="00BC31FE" w14:textId="77777777" w:rsidTr="005336A6">
        <w:trPr>
          <w:trHeight w:val="300"/>
          <w:jc w:val="center"/>
        </w:trPr>
        <w:tc>
          <w:tcPr>
            <w:tcW w:w="2997" w:type="dxa"/>
            <w:tcBorders>
              <w:top w:val="nil"/>
              <w:left w:val="single" w:sz="4" w:space="0" w:color="000000"/>
              <w:bottom w:val="single" w:sz="4" w:space="0" w:color="000000"/>
              <w:right w:val="single" w:sz="4" w:space="0" w:color="000000"/>
            </w:tcBorders>
            <w:shd w:val="clear" w:color="auto" w:fill="auto"/>
            <w:vAlign w:val="bottom"/>
          </w:tcPr>
          <w:p w14:paraId="3F7C016E" w14:textId="77777777" w:rsidR="00576570" w:rsidRDefault="00576570" w:rsidP="005336A6">
            <w:pPr>
              <w:rPr>
                <w:b/>
                <w:color w:val="000000"/>
              </w:rPr>
            </w:pPr>
            <w:r>
              <w:rPr>
                <w:b/>
                <w:color w:val="000000"/>
              </w:rPr>
              <w:t>Female</w:t>
            </w:r>
          </w:p>
        </w:tc>
        <w:tc>
          <w:tcPr>
            <w:tcW w:w="1680" w:type="dxa"/>
            <w:tcBorders>
              <w:top w:val="nil"/>
              <w:left w:val="nil"/>
              <w:bottom w:val="single" w:sz="4" w:space="0" w:color="000000"/>
              <w:right w:val="single" w:sz="4" w:space="0" w:color="000000"/>
            </w:tcBorders>
            <w:shd w:val="clear" w:color="auto" w:fill="auto"/>
            <w:vAlign w:val="bottom"/>
          </w:tcPr>
          <w:p w14:paraId="134FB654" w14:textId="77777777" w:rsidR="00576570" w:rsidRDefault="00576570" w:rsidP="005336A6">
            <w:pPr>
              <w:jc w:val="right"/>
              <w:rPr>
                <w:color w:val="000000"/>
              </w:rPr>
            </w:pPr>
            <w:r>
              <w:rPr>
                <w:color w:val="000000"/>
              </w:rPr>
              <w:t>8</w:t>
            </w:r>
          </w:p>
        </w:tc>
        <w:tc>
          <w:tcPr>
            <w:tcW w:w="1485" w:type="dxa"/>
            <w:tcBorders>
              <w:top w:val="nil"/>
              <w:left w:val="nil"/>
              <w:bottom w:val="single" w:sz="4" w:space="0" w:color="000000"/>
              <w:right w:val="single" w:sz="4" w:space="0" w:color="000000"/>
            </w:tcBorders>
            <w:shd w:val="clear" w:color="auto" w:fill="auto"/>
            <w:vAlign w:val="bottom"/>
          </w:tcPr>
          <w:p w14:paraId="74126511" w14:textId="77777777" w:rsidR="00576570" w:rsidRDefault="00576570" w:rsidP="005336A6">
            <w:pPr>
              <w:jc w:val="right"/>
              <w:rPr>
                <w:color w:val="000000"/>
              </w:rPr>
            </w:pPr>
            <w:r>
              <w:rPr>
                <w:color w:val="000000"/>
              </w:rPr>
              <w:t>44.4</w:t>
            </w:r>
          </w:p>
        </w:tc>
      </w:tr>
    </w:tbl>
    <w:p w14:paraId="4ED697A4" w14:textId="77777777" w:rsidR="00576570" w:rsidRDefault="00576570" w:rsidP="00576570">
      <w:pPr>
        <w:spacing w:after="0"/>
      </w:pPr>
    </w:p>
    <w:p w14:paraId="19845B87" w14:textId="77777777" w:rsidR="00576570" w:rsidRDefault="00576570" w:rsidP="00576570">
      <w:pPr>
        <w:spacing w:after="0"/>
        <w:jc w:val="center"/>
      </w:pPr>
      <w:r>
        <w:rPr>
          <w:noProof/>
        </w:rPr>
        <w:drawing>
          <wp:inline distT="0" distB="0" distL="0" distR="0" wp14:anchorId="46D5E0CE" wp14:editId="161E0FC3">
            <wp:extent cx="5105400" cy="2743200"/>
            <wp:effectExtent l="0" t="0" r="0" b="0"/>
            <wp:docPr id="23" name="image16.png" descr="A blue and yellow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6.png" descr="A blue and yellow pie chart&#10;&#10;Description automatically generated"/>
                    <pic:cNvPicPr preferRelativeResize="0"/>
                  </pic:nvPicPr>
                  <pic:blipFill>
                    <a:blip r:embed="rId32"/>
                    <a:srcRect/>
                    <a:stretch>
                      <a:fillRect/>
                    </a:stretch>
                  </pic:blipFill>
                  <pic:spPr>
                    <a:xfrm>
                      <a:off x="0" y="0"/>
                      <a:ext cx="5105400" cy="2743200"/>
                    </a:xfrm>
                    <a:prstGeom prst="rect">
                      <a:avLst/>
                    </a:prstGeom>
                    <a:ln/>
                  </pic:spPr>
                </pic:pic>
              </a:graphicData>
            </a:graphic>
          </wp:inline>
        </w:drawing>
      </w:r>
    </w:p>
    <w:p w14:paraId="05B80D08" w14:textId="77777777" w:rsidR="00576570" w:rsidRDefault="00576570" w:rsidP="00576570">
      <w:pPr>
        <w:spacing w:after="0"/>
        <w:jc w:val="center"/>
      </w:pPr>
      <w:r>
        <w:t>Figure 6: JTS gender distribution (Staff)</w:t>
      </w:r>
    </w:p>
    <w:p w14:paraId="00D8AE39" w14:textId="77777777" w:rsidR="00576570" w:rsidRDefault="00576570" w:rsidP="00576570">
      <w:pPr>
        <w:spacing w:after="0"/>
        <w:jc w:val="center"/>
      </w:pPr>
      <w:r>
        <w:rPr>
          <w:noProof/>
        </w:rPr>
        <w:drawing>
          <wp:inline distT="0" distB="0" distL="0" distR="0" wp14:anchorId="1A4F65E9" wp14:editId="73056CB7">
            <wp:extent cx="5181600" cy="2743200"/>
            <wp:effectExtent l="0" t="0" r="0" b="0"/>
            <wp:docPr id="24" name="image14.png" descr="A chart with a yellow and blue circle&#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4.png" descr="A chart with a yellow and blue circle&#10;&#10;Description automatically generated"/>
                    <pic:cNvPicPr preferRelativeResize="0"/>
                  </pic:nvPicPr>
                  <pic:blipFill>
                    <a:blip r:embed="rId33"/>
                    <a:srcRect/>
                    <a:stretch>
                      <a:fillRect/>
                    </a:stretch>
                  </pic:blipFill>
                  <pic:spPr>
                    <a:xfrm>
                      <a:off x="0" y="0"/>
                      <a:ext cx="5181600" cy="2743200"/>
                    </a:xfrm>
                    <a:prstGeom prst="rect">
                      <a:avLst/>
                    </a:prstGeom>
                    <a:ln/>
                  </pic:spPr>
                </pic:pic>
              </a:graphicData>
            </a:graphic>
          </wp:inline>
        </w:drawing>
      </w:r>
    </w:p>
    <w:p w14:paraId="13A06AAB" w14:textId="77777777" w:rsidR="00576570" w:rsidRDefault="00576570" w:rsidP="00576570">
      <w:pPr>
        <w:spacing w:after="0"/>
        <w:jc w:val="center"/>
      </w:pPr>
      <w:r>
        <w:t>Figure 7: JTS gender distribution (Board of Directors).</w:t>
      </w:r>
    </w:p>
    <w:p w14:paraId="0C28F12D" w14:textId="77777777" w:rsidR="00576570" w:rsidRDefault="00576570" w:rsidP="00576570">
      <w:pPr>
        <w:spacing w:after="0"/>
        <w:jc w:val="center"/>
      </w:pPr>
      <w:r>
        <w:rPr>
          <w:noProof/>
        </w:rPr>
        <w:drawing>
          <wp:inline distT="0" distB="0" distL="0" distR="0" wp14:anchorId="322896DA" wp14:editId="5A2FF219">
            <wp:extent cx="5105400" cy="2743200"/>
            <wp:effectExtent l="0" t="0" r="0" b="0"/>
            <wp:docPr id="25" name="image22.png" descr="A yellow and blue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2.png" descr="A yellow and blue pie chart&#10;&#10;Description automatically generated"/>
                    <pic:cNvPicPr preferRelativeResize="0"/>
                  </pic:nvPicPr>
                  <pic:blipFill>
                    <a:blip r:embed="rId34"/>
                    <a:srcRect/>
                    <a:stretch>
                      <a:fillRect/>
                    </a:stretch>
                  </pic:blipFill>
                  <pic:spPr>
                    <a:xfrm>
                      <a:off x="0" y="0"/>
                      <a:ext cx="5105400" cy="2743200"/>
                    </a:xfrm>
                    <a:prstGeom prst="rect">
                      <a:avLst/>
                    </a:prstGeom>
                    <a:ln/>
                  </pic:spPr>
                </pic:pic>
              </a:graphicData>
            </a:graphic>
          </wp:inline>
        </w:drawing>
      </w:r>
    </w:p>
    <w:p w14:paraId="19B8FC2B" w14:textId="77777777" w:rsidR="00576570" w:rsidRDefault="00576570" w:rsidP="00576570">
      <w:pPr>
        <w:spacing w:after="0"/>
        <w:jc w:val="center"/>
      </w:pPr>
      <w:r>
        <w:t>Figure 8: JTS gender distribution (Management).</w:t>
      </w:r>
    </w:p>
    <w:p w14:paraId="68AEAAEA" w14:textId="77777777" w:rsidR="00576570" w:rsidRDefault="00576570" w:rsidP="00576570">
      <w:pPr>
        <w:spacing w:after="0"/>
        <w:jc w:val="both"/>
      </w:pPr>
      <w:r>
        <w:t xml:space="preserve">The project will also ensure gender-sensitive approaches in stakeholder consultation where equitable information sharing with women and men stakeholders will be upheld. </w:t>
      </w:r>
    </w:p>
    <w:p w14:paraId="0FDFB86D" w14:textId="77777777" w:rsidR="00576570" w:rsidRDefault="00576570" w:rsidP="00576570">
      <w:pPr>
        <w:jc w:val="both"/>
      </w:pPr>
    </w:p>
    <w:p w14:paraId="14B2EE7D" w14:textId="77777777" w:rsidR="00576570" w:rsidRPr="006850F6" w:rsidRDefault="00576570" w:rsidP="00576570">
      <w:pPr>
        <w:jc w:val="both"/>
        <w:rPr>
          <w:b/>
          <w:bCs/>
          <w:lang w:val="en-GB"/>
        </w:rPr>
      </w:pPr>
      <w:r w:rsidRPr="006850F6">
        <w:rPr>
          <w:b/>
          <w:bCs/>
          <w:lang w:val="en-GB"/>
        </w:rPr>
        <w:t>Question 2 - Explain how the project aligns with existing country policies, strategies and best practices</w:t>
      </w:r>
    </w:p>
    <w:p w14:paraId="2F73F06D" w14:textId="77777777" w:rsidR="00576570" w:rsidRDefault="00576570" w:rsidP="00576570">
      <w:pPr>
        <w:spacing w:after="0"/>
        <w:jc w:val="both"/>
      </w:pPr>
      <w:r>
        <w:t xml:space="preserve">The project does not discriminate against gender and aligns itself with Malaysia’s existing policies on gender equality. Women are appointed to various decision-making levels either in the public or private sectors. In the Malaysian Constitution, protection of women is a concurrent matter under the Ninth Schedule whereby the federal and the state governments have legislative and executive powers to enact law and policies. The Malaysian Government, through the Ministry of Women, Family and Community Development, has established measures to elevate women in various sectors. All states in Malaysia have an executive councilor or Exco in charge of women affairs. </w:t>
      </w:r>
      <w:r>
        <w:rPr>
          <w:vertAlign w:val="superscript"/>
        </w:rPr>
        <w:footnoteReference w:id="10"/>
      </w:r>
      <w:r>
        <w:t xml:space="preserve">Malaysia is also in the process of drafting its Gender Equality Bill, which seeks to level the economic playing field. A special task force was set a year ago for this purpose and includes the Foreign Ministry, Malaysian Islamic Development Department, academics, experts, and other stakeholders. This bill was proposed in line with Malaysia’s commitment to the Convention on Elimination of Discrimination Against Women (CEDAW) and includes salient features such as setting up of a Gender Equality Commission. </w:t>
      </w:r>
    </w:p>
    <w:p w14:paraId="0DDB5639" w14:textId="77777777" w:rsidR="00576570" w:rsidRDefault="00576570" w:rsidP="00576570">
      <w:pPr>
        <w:spacing w:after="0"/>
        <w:jc w:val="both"/>
      </w:pPr>
    </w:p>
    <w:p w14:paraId="32878D44" w14:textId="77777777" w:rsidR="00576570" w:rsidRDefault="00576570" w:rsidP="00576570">
      <w:pPr>
        <w:spacing w:after="0"/>
        <w:jc w:val="both"/>
      </w:pPr>
      <w:r>
        <w:t>The project complies with existing policies and regulations on Gender Equality in Malaysia and has incorporated a robust Gender Equality Policy at an organisational level. The project does not discriminate on the basis of gender as mentioned in Article 8 (2) of the Federal Constitution. JTS also complies with the Code of Practice on the Prevention and Handling of Sexual Harassment in the Workplace enacted on 1 March 1999, which contains guidelines to employers on the establishment and implementation of in-house preventive and redress mechanisms to prevent and eradicate sexual harassment at the workplace.</w:t>
      </w:r>
    </w:p>
    <w:p w14:paraId="15434B43" w14:textId="77777777" w:rsidR="00576570" w:rsidRDefault="00576570" w:rsidP="00576570">
      <w:pPr>
        <w:jc w:val="both"/>
      </w:pPr>
    </w:p>
    <w:p w14:paraId="51AB0FD9" w14:textId="77777777" w:rsidR="00576570" w:rsidRPr="006850F6" w:rsidRDefault="00576570" w:rsidP="00576570">
      <w:pPr>
        <w:jc w:val="both"/>
        <w:rPr>
          <w:b/>
          <w:bCs/>
          <w:lang w:val="en-GB"/>
        </w:rPr>
      </w:pPr>
      <w:r w:rsidRPr="006850F6">
        <w:rPr>
          <w:b/>
          <w:bCs/>
          <w:lang w:val="en-GB"/>
        </w:rPr>
        <w:t>Question 3 - Is an Expert required for the Gender Safeguarding Principles &amp; Requirements?</w:t>
      </w:r>
    </w:p>
    <w:p w14:paraId="2A8BCEC0" w14:textId="77777777" w:rsidR="00576570" w:rsidRDefault="00576570" w:rsidP="00576570">
      <w:pPr>
        <w:jc w:val="both"/>
      </w:pPr>
      <w:r>
        <w:t>The gender distribution charts, there is a good mix of both genders throughout the organization structure of JTS, therefore an Expert is not required for the Gender Safeguarding Principles &amp; Requirements.</w:t>
      </w:r>
    </w:p>
    <w:p w14:paraId="50876A33" w14:textId="77777777" w:rsidR="00576570" w:rsidRDefault="00576570" w:rsidP="00576570">
      <w:pPr>
        <w:jc w:val="both"/>
      </w:pPr>
    </w:p>
    <w:p w14:paraId="7602072F" w14:textId="77777777" w:rsidR="00576570" w:rsidRPr="006850F6" w:rsidRDefault="00576570" w:rsidP="00576570">
      <w:pPr>
        <w:jc w:val="both"/>
        <w:rPr>
          <w:b/>
          <w:bCs/>
          <w:lang w:val="en-GB"/>
        </w:rPr>
      </w:pPr>
      <w:r w:rsidRPr="006850F6">
        <w:rPr>
          <w:b/>
          <w:bCs/>
          <w:lang w:val="en-GB"/>
        </w:rPr>
        <w:t>Question 4 - Is an Expert required to assist with Gender issues at the Stakeholder Consultation?</w:t>
      </w:r>
    </w:p>
    <w:p w14:paraId="46DA7C0D" w14:textId="77777777" w:rsidR="00576570" w:rsidRPr="00B4102E" w:rsidRDefault="00576570" w:rsidP="00576570">
      <w:pPr>
        <w:jc w:val="both"/>
      </w:pPr>
      <w:r>
        <w:t>Similar to the reasoning above, there is no need for an Expert to assist with Gender issues at the Stakeholder Consultation.</w:t>
      </w:r>
    </w:p>
    <w:p w14:paraId="13692E85" w14:textId="77777777" w:rsidR="00391F1F" w:rsidRPr="00B4102E" w:rsidRDefault="00391F1F" w:rsidP="00B4102E"/>
    <w:p w14:paraId="340D6698" w14:textId="414ADD4A" w:rsidR="00391F1F" w:rsidRPr="00391F1F" w:rsidRDefault="000B4978" w:rsidP="00B01408">
      <w:pPr>
        <w:pStyle w:val="Heading4"/>
      </w:pPr>
      <w:bookmarkStart w:id="1109" w:name="_Ref49515999"/>
      <w:bookmarkEnd w:id="1107"/>
      <w:r>
        <w:t xml:space="preserve">SECTION E. </w:t>
      </w:r>
      <w:r w:rsidR="00794454" w:rsidRPr="00391F1F">
        <w:t>SUMMARY OF LOCAL STAKEHOLDER CONSULTATION</w:t>
      </w:r>
      <w:bookmarkEnd w:id="1109"/>
      <w:r w:rsidR="00794454" w:rsidRPr="00391F1F">
        <w:t xml:space="preserve"> </w:t>
      </w:r>
    </w:p>
    <w:p w14:paraId="51490858" w14:textId="77777777" w:rsidR="00794454" w:rsidRPr="00D93204" w:rsidRDefault="00794454" w:rsidP="00794454">
      <w:bookmarkStart w:id="1110" w:name="_Ref47423348"/>
      <w:r>
        <w:rPr>
          <w:bCs/>
        </w:rPr>
        <w:t xml:space="preserve">The below is a summary of the 2 step GS4GG Consultation for monitoring purposes. </w:t>
      </w:r>
      <w:r w:rsidRPr="000009FB">
        <w:rPr>
          <w:bCs/>
        </w:rPr>
        <w:t>Please</w:t>
      </w:r>
      <w:r w:rsidRPr="000009FB">
        <w:rPr>
          <w:b/>
        </w:rPr>
        <w:t xml:space="preserve"> </w:t>
      </w:r>
      <w:r w:rsidRPr="000009FB">
        <w:t xml:space="preserve">refer to the separate Stakeholder Consultation Report for a complete report on the initial consultation and stakeholder feedback round.  </w:t>
      </w:r>
    </w:p>
    <w:p w14:paraId="79D209C8" w14:textId="666EB12A" w:rsidR="00794454" w:rsidRDefault="00B4102E" w:rsidP="00B01408">
      <w:pPr>
        <w:pStyle w:val="Heading5"/>
      </w:pPr>
      <w:r>
        <w:t xml:space="preserve">E.1 </w:t>
      </w:r>
      <w:r w:rsidR="00794454">
        <w:t xml:space="preserve">Summary of stakeholder mitigation measures </w:t>
      </w:r>
    </w:p>
    <w:p w14:paraId="09CE3A7E" w14:textId="77777777" w:rsidR="00794454" w:rsidRDefault="00794454" w:rsidP="00794454">
      <w:r>
        <w:t>&gt;&gt;</w:t>
      </w:r>
    </w:p>
    <w:p w14:paraId="640DB158" w14:textId="77777777" w:rsidR="006A75D6" w:rsidRDefault="006A75D6" w:rsidP="006A75D6">
      <w:pPr>
        <w:spacing w:after="0"/>
        <w:jc w:val="both"/>
      </w:pPr>
      <w:r>
        <w:t>The stakeholders are defined as the public, including individuals (villagers in the vicinity), groups or communities (other institutions, NGO’s, etc), affected, or likely to be affected, by the proposed CDM project activity. Identified stakeholders were requested personally by the project proponent to participate in the stakeholder consultation meeting to discuss any potential concerns regarding the project activity. In this regard, an invitation letter comprising a brief summary of the project and the purpose of the said consultation was sent to the stakeholder 30 days before the stakeholder meeting and individual signature of the stakeholder was taken after reading the invitation to them in local language.</w:t>
      </w:r>
    </w:p>
    <w:p w14:paraId="7C5977C6" w14:textId="77777777" w:rsidR="006A75D6" w:rsidRDefault="006A75D6" w:rsidP="006A75D6">
      <w:pPr>
        <w:spacing w:after="0"/>
        <w:jc w:val="both"/>
      </w:pPr>
    </w:p>
    <w:p w14:paraId="0F54DBF9" w14:textId="77777777" w:rsidR="006A75D6" w:rsidRDefault="006A75D6" w:rsidP="006A75D6">
      <w:pPr>
        <w:spacing w:after="0"/>
        <w:jc w:val="both"/>
      </w:pPr>
      <w:r>
        <w:t xml:space="preserve">As such, the Local Stakeholder Consultation (LSC) was held on </w:t>
      </w:r>
      <w:r>
        <w:rPr>
          <w:b/>
        </w:rPr>
        <w:t>31</w:t>
      </w:r>
      <w:r>
        <w:rPr>
          <w:b/>
          <w:vertAlign w:val="superscript"/>
        </w:rPr>
        <w:t>st</w:t>
      </w:r>
      <w:r>
        <w:rPr>
          <w:b/>
        </w:rPr>
        <w:t xml:space="preserve"> May 2021</w:t>
      </w:r>
      <w:r>
        <w:t xml:space="preserve"> at JTS’s Offices as a ‘hybrid’ consultation, whereby participants could join the consultation both virtually and physically. During the consultation, participants were briefed on the project, the Gold Standard, as well as the importance of a local stakeholder consultation being held. </w:t>
      </w:r>
    </w:p>
    <w:p w14:paraId="45878871" w14:textId="77777777" w:rsidR="006A75D6" w:rsidRDefault="006A75D6" w:rsidP="006A75D6">
      <w:pPr>
        <w:spacing w:after="0"/>
        <w:jc w:val="both"/>
      </w:pPr>
    </w:p>
    <w:p w14:paraId="7B8A3E99" w14:textId="775488EA" w:rsidR="006A75D6" w:rsidRDefault="006A75D6" w:rsidP="006A75D6">
      <w:pPr>
        <w:spacing w:after="0"/>
        <w:jc w:val="both"/>
      </w:pPr>
      <w:r>
        <w:t xml:space="preserve">During the consultation, participants were able to comment and provide feedback on the project, and JTS was able to provide further explanation on how the project worked and affected stakeholders directly. </w:t>
      </w:r>
      <w:ins w:id="1111" w:author="Ying Shian Loh" w:date="2023-11-01T14:47:00Z">
        <w:r w:rsidR="00F575C4">
          <w:t xml:space="preserve">After the </w:t>
        </w:r>
        <w:r w:rsidR="00511A91">
          <w:t>physical meeting with local stakeholders were conduct, there was a further stakeholder feedback round which lasted</w:t>
        </w:r>
      </w:ins>
      <w:ins w:id="1112" w:author="Ying Shian Loh" w:date="2023-11-01T14:48:00Z">
        <w:r w:rsidR="00511A91">
          <w:t xml:space="preserve"> for 30 days.</w:t>
        </w:r>
      </w:ins>
    </w:p>
    <w:p w14:paraId="019074D6" w14:textId="77777777" w:rsidR="006A75D6" w:rsidRDefault="006A75D6" w:rsidP="006A75D6">
      <w:pPr>
        <w:spacing w:after="0"/>
        <w:jc w:val="both"/>
      </w:pPr>
    </w:p>
    <w:p w14:paraId="1DDEF5F5" w14:textId="79288E4D" w:rsidR="006A75D6" w:rsidRDefault="006A75D6" w:rsidP="006A75D6">
      <w:pPr>
        <w:jc w:val="both"/>
      </w:pPr>
      <w:r>
        <w:t xml:space="preserve">Comments that came in during the </w:t>
      </w:r>
      <w:ins w:id="1113" w:author="Ying Shian Loh" w:date="2023-11-01T14:46:00Z">
        <w:r w:rsidR="00F43FC8">
          <w:t xml:space="preserve">stakeholder </w:t>
        </w:r>
      </w:ins>
      <w:r>
        <w:t>feedback</w:t>
      </w:r>
      <w:ins w:id="1114" w:author="Ying Shian Loh" w:date="2023-11-01T14:46:00Z">
        <w:r w:rsidR="00F43FC8">
          <w:t xml:space="preserve"> round</w:t>
        </w:r>
      </w:ins>
      <w:r>
        <w:t xml:space="preserve"> portion of the LSC </w:t>
      </w:r>
      <w:ins w:id="1115" w:author="Ying Shian Loh" w:date="2023-11-01T14:46:00Z">
        <w:r w:rsidR="00F43FC8">
          <w:t xml:space="preserve">were </w:t>
        </w:r>
      </w:ins>
      <w:del w:id="1116" w:author="Ying Shian Loh" w:date="2023-11-01T14:46:00Z">
        <w:r w:rsidDel="00F43FC8">
          <w:delText>was</w:delText>
        </w:r>
      </w:del>
      <w:r>
        <w:t xml:space="preserve"> all positive. An example of a few are as follows: </w:t>
      </w:r>
    </w:p>
    <w:p w14:paraId="0D8E8509" w14:textId="77777777" w:rsidR="006A75D6" w:rsidRDefault="006A75D6" w:rsidP="006A75D6">
      <w:pPr>
        <w:jc w:val="both"/>
      </w:pPr>
      <w:r>
        <w:t xml:space="preserve">Table 25: Comments during LSC. </w:t>
      </w:r>
    </w:p>
    <w:tbl>
      <w:tblPr>
        <w:tblW w:w="9622" w:type="dxa"/>
        <w:tblBorders>
          <w:top w:val="single" w:sz="4" w:space="0" w:color="3EFAFF"/>
          <w:left w:val="single" w:sz="4" w:space="0" w:color="3EFAFF"/>
          <w:bottom w:val="single" w:sz="4" w:space="0" w:color="3EFAFF"/>
          <w:right w:val="single" w:sz="4" w:space="0" w:color="3EFAFF"/>
          <w:insideH w:val="single" w:sz="4" w:space="0" w:color="3EFAFF"/>
          <w:insideV w:val="single" w:sz="4" w:space="0" w:color="3EFAFF"/>
        </w:tblBorders>
        <w:tblLayout w:type="fixed"/>
        <w:tblLook w:val="0400" w:firstRow="0" w:lastRow="0" w:firstColumn="0" w:lastColumn="0" w:noHBand="0" w:noVBand="1"/>
      </w:tblPr>
      <w:tblGrid>
        <w:gridCol w:w="1129"/>
        <w:gridCol w:w="8493"/>
      </w:tblGrid>
      <w:tr w:rsidR="006A75D6" w14:paraId="3C2DC05D" w14:textId="77777777" w:rsidTr="005336A6">
        <w:trPr>
          <w:cantSplit/>
        </w:trPr>
        <w:tc>
          <w:tcPr>
            <w:tcW w:w="1129" w:type="dxa"/>
          </w:tcPr>
          <w:p w14:paraId="2F925EC2" w14:textId="77777777" w:rsidR="006A75D6" w:rsidRDefault="006A75D6" w:rsidP="005336A6">
            <w:pPr>
              <w:jc w:val="center"/>
              <w:rPr>
                <w:b/>
              </w:rPr>
            </w:pPr>
            <w:r>
              <w:rPr>
                <w:b/>
              </w:rPr>
              <w:t>No.</w:t>
            </w:r>
          </w:p>
        </w:tc>
        <w:tc>
          <w:tcPr>
            <w:tcW w:w="8493" w:type="dxa"/>
          </w:tcPr>
          <w:p w14:paraId="1D4A0851" w14:textId="77777777" w:rsidR="006A75D6" w:rsidRDefault="006A75D6" w:rsidP="005336A6">
            <w:pPr>
              <w:rPr>
                <w:b/>
              </w:rPr>
            </w:pPr>
            <w:r>
              <w:rPr>
                <w:b/>
              </w:rPr>
              <w:t>Question</w:t>
            </w:r>
          </w:p>
        </w:tc>
      </w:tr>
      <w:tr w:rsidR="006A75D6" w14:paraId="6CEA1A21" w14:textId="77777777" w:rsidTr="005336A6">
        <w:trPr>
          <w:cantSplit/>
        </w:trPr>
        <w:tc>
          <w:tcPr>
            <w:tcW w:w="1129" w:type="dxa"/>
          </w:tcPr>
          <w:p w14:paraId="42398311" w14:textId="77777777" w:rsidR="006A75D6" w:rsidRDefault="006A75D6" w:rsidP="005336A6">
            <w:pPr>
              <w:jc w:val="center"/>
              <w:rPr>
                <w:b/>
              </w:rPr>
            </w:pPr>
            <w:r>
              <w:rPr>
                <w:b/>
              </w:rPr>
              <w:t>1</w:t>
            </w:r>
          </w:p>
        </w:tc>
        <w:tc>
          <w:tcPr>
            <w:tcW w:w="8493" w:type="dxa"/>
          </w:tcPr>
          <w:p w14:paraId="33660C14" w14:textId="77777777" w:rsidR="006A75D6" w:rsidRDefault="006A75D6" w:rsidP="005336A6">
            <w:r>
              <w:t>How much HFOs have you consumed per month? How much of the HFOs are you converting to NERADO? What is the reduction rate?</w:t>
            </w:r>
          </w:p>
        </w:tc>
      </w:tr>
      <w:tr w:rsidR="006A75D6" w14:paraId="563353F2" w14:textId="77777777" w:rsidTr="005336A6">
        <w:trPr>
          <w:cantSplit/>
        </w:trPr>
        <w:tc>
          <w:tcPr>
            <w:tcW w:w="1129" w:type="dxa"/>
          </w:tcPr>
          <w:p w14:paraId="6BF94D09" w14:textId="77777777" w:rsidR="006A75D6" w:rsidRDefault="006A75D6" w:rsidP="005336A6">
            <w:pPr>
              <w:jc w:val="center"/>
              <w:rPr>
                <w:b/>
              </w:rPr>
            </w:pPr>
            <w:r>
              <w:rPr>
                <w:b/>
              </w:rPr>
              <w:t>2</w:t>
            </w:r>
          </w:p>
        </w:tc>
        <w:tc>
          <w:tcPr>
            <w:tcW w:w="8493" w:type="dxa"/>
          </w:tcPr>
          <w:p w14:paraId="560D4595" w14:textId="77777777" w:rsidR="006A75D6" w:rsidRDefault="006A75D6" w:rsidP="005336A6">
            <w:r>
              <w:t>What is the NOx and SOx reductions in PPM?</w:t>
            </w:r>
          </w:p>
        </w:tc>
      </w:tr>
      <w:tr w:rsidR="006A75D6" w14:paraId="303EEF38" w14:textId="77777777" w:rsidTr="005336A6">
        <w:trPr>
          <w:cantSplit/>
        </w:trPr>
        <w:tc>
          <w:tcPr>
            <w:tcW w:w="1129" w:type="dxa"/>
          </w:tcPr>
          <w:p w14:paraId="0A285D8F" w14:textId="77777777" w:rsidR="006A75D6" w:rsidRDefault="006A75D6" w:rsidP="005336A6">
            <w:pPr>
              <w:jc w:val="center"/>
              <w:rPr>
                <w:b/>
              </w:rPr>
            </w:pPr>
            <w:r>
              <w:rPr>
                <w:b/>
              </w:rPr>
              <w:t>3</w:t>
            </w:r>
          </w:p>
        </w:tc>
        <w:tc>
          <w:tcPr>
            <w:tcW w:w="8493" w:type="dxa"/>
          </w:tcPr>
          <w:p w14:paraId="4999E6FA" w14:textId="77777777" w:rsidR="006A75D6" w:rsidRDefault="006A75D6" w:rsidP="005336A6">
            <w:r>
              <w:t>How is the modification on furnace or site done?</w:t>
            </w:r>
          </w:p>
        </w:tc>
      </w:tr>
      <w:tr w:rsidR="006A75D6" w14:paraId="2F87D9DD" w14:textId="77777777" w:rsidTr="005336A6">
        <w:trPr>
          <w:cantSplit/>
        </w:trPr>
        <w:tc>
          <w:tcPr>
            <w:tcW w:w="1129" w:type="dxa"/>
          </w:tcPr>
          <w:p w14:paraId="796C0E7B" w14:textId="77777777" w:rsidR="006A75D6" w:rsidRDefault="006A75D6" w:rsidP="005336A6">
            <w:pPr>
              <w:jc w:val="center"/>
              <w:rPr>
                <w:b/>
              </w:rPr>
            </w:pPr>
            <w:r>
              <w:rPr>
                <w:b/>
              </w:rPr>
              <w:t>4</w:t>
            </w:r>
          </w:p>
        </w:tc>
        <w:tc>
          <w:tcPr>
            <w:tcW w:w="8493" w:type="dxa"/>
          </w:tcPr>
          <w:p w14:paraId="41748E67" w14:textId="77777777" w:rsidR="006A75D6" w:rsidRDefault="006A75D6" w:rsidP="005336A6">
            <w:r>
              <w:t>Is the project scalable?</w:t>
            </w:r>
          </w:p>
        </w:tc>
      </w:tr>
      <w:tr w:rsidR="006A75D6" w14:paraId="182F994B" w14:textId="77777777" w:rsidTr="005336A6">
        <w:trPr>
          <w:cantSplit/>
        </w:trPr>
        <w:tc>
          <w:tcPr>
            <w:tcW w:w="1129" w:type="dxa"/>
          </w:tcPr>
          <w:p w14:paraId="09BDC1F7" w14:textId="77777777" w:rsidR="006A75D6" w:rsidRDefault="006A75D6" w:rsidP="005336A6">
            <w:pPr>
              <w:jc w:val="center"/>
              <w:rPr>
                <w:b/>
              </w:rPr>
            </w:pPr>
            <w:r>
              <w:rPr>
                <w:b/>
              </w:rPr>
              <w:t>5</w:t>
            </w:r>
          </w:p>
        </w:tc>
        <w:tc>
          <w:tcPr>
            <w:tcW w:w="8493" w:type="dxa"/>
          </w:tcPr>
          <w:p w14:paraId="4FC6C991" w14:textId="77777777" w:rsidR="006A75D6" w:rsidRDefault="006A75D6" w:rsidP="005336A6">
            <w:r>
              <w:t xml:space="preserve">What is the estimated amount of CO2 reduced in a year? </w:t>
            </w:r>
          </w:p>
        </w:tc>
      </w:tr>
    </w:tbl>
    <w:p w14:paraId="75188F03" w14:textId="77777777" w:rsidR="006A75D6" w:rsidRDefault="006A75D6" w:rsidP="006A75D6">
      <w:pPr>
        <w:spacing w:after="0"/>
      </w:pPr>
    </w:p>
    <w:p w14:paraId="4A334BD8" w14:textId="77777777" w:rsidR="006A75D6" w:rsidRDefault="006A75D6" w:rsidP="006A75D6">
      <w:pPr>
        <w:jc w:val="both"/>
      </w:pPr>
      <w:r>
        <w:t xml:space="preserve">The final attendance of the LSC was a total of 28 participants, with the following attendance breakdown: </w:t>
      </w:r>
    </w:p>
    <w:p w14:paraId="2CF16AB9" w14:textId="77777777" w:rsidR="006A75D6" w:rsidRDefault="006A75D6" w:rsidP="006A75D6">
      <w:pPr>
        <w:numPr>
          <w:ilvl w:val="0"/>
          <w:numId w:val="39"/>
        </w:numPr>
        <w:pBdr>
          <w:top w:val="nil"/>
          <w:left w:val="nil"/>
          <w:bottom w:val="nil"/>
          <w:right w:val="nil"/>
          <w:between w:val="nil"/>
        </w:pBdr>
        <w:spacing w:after="0"/>
        <w:contextualSpacing w:val="0"/>
        <w:jc w:val="both"/>
      </w:pPr>
      <w:r>
        <w:t>10 Physical Participants</w:t>
      </w:r>
    </w:p>
    <w:p w14:paraId="4497F919" w14:textId="77777777" w:rsidR="006A75D6" w:rsidRDefault="006A75D6" w:rsidP="006A75D6">
      <w:pPr>
        <w:numPr>
          <w:ilvl w:val="0"/>
          <w:numId w:val="39"/>
        </w:numPr>
        <w:pBdr>
          <w:top w:val="nil"/>
          <w:left w:val="nil"/>
          <w:bottom w:val="nil"/>
          <w:right w:val="nil"/>
          <w:between w:val="nil"/>
        </w:pBdr>
        <w:spacing w:after="0"/>
        <w:contextualSpacing w:val="0"/>
        <w:jc w:val="both"/>
      </w:pPr>
      <w:r>
        <w:t>18 Virtual Participants</w:t>
      </w:r>
    </w:p>
    <w:p w14:paraId="153C0F46" w14:textId="77777777" w:rsidR="006A75D6" w:rsidRDefault="006A75D6" w:rsidP="006A75D6">
      <w:pPr>
        <w:spacing w:after="0"/>
        <w:jc w:val="both"/>
      </w:pPr>
    </w:p>
    <w:p w14:paraId="3C22A614" w14:textId="77777777" w:rsidR="006A75D6" w:rsidRDefault="006A75D6" w:rsidP="006A75D6">
      <w:pPr>
        <w:jc w:val="both"/>
      </w:pPr>
      <w:r>
        <w:t xml:space="preserve">Of the 28 participants the gender breakdown is as follows: </w:t>
      </w:r>
    </w:p>
    <w:p w14:paraId="184A2935" w14:textId="77777777" w:rsidR="006A75D6" w:rsidRDefault="006A75D6" w:rsidP="006A75D6">
      <w:pPr>
        <w:numPr>
          <w:ilvl w:val="0"/>
          <w:numId w:val="40"/>
        </w:numPr>
        <w:pBdr>
          <w:top w:val="nil"/>
          <w:left w:val="nil"/>
          <w:bottom w:val="nil"/>
          <w:right w:val="nil"/>
          <w:between w:val="nil"/>
        </w:pBdr>
        <w:spacing w:after="0"/>
        <w:contextualSpacing w:val="0"/>
        <w:jc w:val="both"/>
      </w:pPr>
      <w:r>
        <w:t>13 Male</w:t>
      </w:r>
    </w:p>
    <w:p w14:paraId="701B84DB" w14:textId="77777777" w:rsidR="006A75D6" w:rsidRDefault="006A75D6" w:rsidP="006A75D6">
      <w:pPr>
        <w:numPr>
          <w:ilvl w:val="0"/>
          <w:numId w:val="40"/>
        </w:numPr>
        <w:pBdr>
          <w:top w:val="nil"/>
          <w:left w:val="nil"/>
          <w:bottom w:val="nil"/>
          <w:right w:val="nil"/>
          <w:between w:val="nil"/>
        </w:pBdr>
        <w:spacing w:after="0"/>
        <w:contextualSpacing w:val="0"/>
        <w:jc w:val="both"/>
      </w:pPr>
      <w:r>
        <w:t>15 Female</w:t>
      </w:r>
    </w:p>
    <w:p w14:paraId="6AC4C502" w14:textId="77777777" w:rsidR="006A75D6" w:rsidRDefault="006A75D6" w:rsidP="006A75D6">
      <w:pPr>
        <w:spacing w:after="0"/>
        <w:jc w:val="both"/>
      </w:pPr>
    </w:p>
    <w:p w14:paraId="19C6DCE2" w14:textId="77777777" w:rsidR="006A75D6" w:rsidRPr="00D93204" w:rsidRDefault="006A75D6" w:rsidP="006A75D6">
      <w:pPr>
        <w:jc w:val="both"/>
      </w:pPr>
      <w:r>
        <w:t>There were no adverse comments received from the stakeholders and the net beneficial effects of the project activity was acknowledged by the stakeholders present. As all comments were very positive about the project, no further action is required.</w:t>
      </w:r>
    </w:p>
    <w:p w14:paraId="6D4653D3" w14:textId="77777777" w:rsidR="00576570" w:rsidRPr="00D93204" w:rsidRDefault="00576570" w:rsidP="00794454"/>
    <w:p w14:paraId="47A69890" w14:textId="143F50DC" w:rsidR="00794454" w:rsidRDefault="00B4102E" w:rsidP="00B01408">
      <w:pPr>
        <w:pStyle w:val="Heading5"/>
      </w:pPr>
      <w:r>
        <w:t xml:space="preserve">E.2 </w:t>
      </w:r>
      <w:r w:rsidR="00794454">
        <w:t xml:space="preserve">Final </w:t>
      </w:r>
      <w:r w:rsidR="00794454" w:rsidRPr="00980219">
        <w:t>continuous input / grievance mechanism</w:t>
      </w:r>
    </w:p>
    <w:p w14:paraId="1012A7C3" w14:textId="7B051AB3" w:rsidR="00794454" w:rsidRDefault="00F90545" w:rsidP="00794454">
      <w:r>
        <w:t>Table 26: Final continuous input / grievance mechanism</w:t>
      </w:r>
    </w:p>
    <w:tbl>
      <w:tblPr>
        <w:tblStyle w:val="GSTableBoldline-heightcondensed"/>
        <w:tblW w:w="5000" w:type="pct"/>
        <w:tblCellMar>
          <w:top w:w="57" w:type="dxa"/>
          <w:left w:w="57" w:type="dxa"/>
        </w:tblCellMar>
        <w:tblLook w:val="0620" w:firstRow="1" w:lastRow="0" w:firstColumn="0" w:lastColumn="0" w:noHBand="1" w:noVBand="1"/>
      </w:tblPr>
      <w:tblGrid>
        <w:gridCol w:w="1892"/>
        <w:gridCol w:w="7740"/>
      </w:tblGrid>
      <w:tr w:rsidR="003B4CCE" w:rsidRPr="00794454" w14:paraId="1F00AFD7" w14:textId="77777777" w:rsidTr="005336A6">
        <w:trPr>
          <w:cnfStyle w:val="100000000000" w:firstRow="1" w:lastRow="0" w:firstColumn="0" w:lastColumn="0" w:oddVBand="0" w:evenVBand="0" w:oddHBand="0" w:evenHBand="0" w:firstRowFirstColumn="0" w:firstRowLastColumn="0" w:lastRowFirstColumn="0" w:lastRowLastColumn="0"/>
          <w:trHeight w:val="695"/>
        </w:trPr>
        <w:tc>
          <w:tcPr>
            <w:tcW w:w="1543" w:type="pct"/>
          </w:tcPr>
          <w:p w14:paraId="4811C15D" w14:textId="77777777" w:rsidR="003B4CCE" w:rsidRPr="00794454" w:rsidRDefault="003B4CCE" w:rsidP="005336A6">
            <w:pPr>
              <w:spacing w:after="200" w:line="240" w:lineRule="auto"/>
              <w:rPr>
                <w:color w:val="FFFFFF" w:themeColor="background1"/>
                <w:lang w:val="en-GB"/>
              </w:rPr>
            </w:pPr>
            <w:r w:rsidRPr="00794454">
              <w:rPr>
                <w:color w:val="FFFFFF" w:themeColor="background1"/>
                <w:lang w:val="en-GB"/>
              </w:rPr>
              <w:t>Method</w:t>
            </w:r>
          </w:p>
        </w:tc>
        <w:tc>
          <w:tcPr>
            <w:tcW w:w="3457" w:type="pct"/>
          </w:tcPr>
          <w:p w14:paraId="6C33EC64" w14:textId="77777777" w:rsidR="003B4CCE" w:rsidRPr="00794454" w:rsidRDefault="003B4CCE" w:rsidP="005336A6">
            <w:pPr>
              <w:spacing w:after="200" w:line="240" w:lineRule="auto"/>
              <w:rPr>
                <w:color w:val="FFFFFF" w:themeColor="background1"/>
                <w:lang w:val="en-GB"/>
              </w:rPr>
            </w:pPr>
            <w:r w:rsidRPr="00794454">
              <w:rPr>
                <w:color w:val="FFFFFF" w:themeColor="background1"/>
                <w:lang w:val="en-GB"/>
              </w:rPr>
              <w:t xml:space="preserve">Include all details of Chosen Method (s) so that they may be understood and, where relevant, used by readers.  </w:t>
            </w:r>
          </w:p>
        </w:tc>
      </w:tr>
      <w:tr w:rsidR="003B4CCE" w:rsidRPr="00794454" w14:paraId="519A26DE" w14:textId="77777777" w:rsidTr="005336A6">
        <w:trPr>
          <w:trHeight w:val="63"/>
        </w:trPr>
        <w:tc>
          <w:tcPr>
            <w:tcW w:w="1543" w:type="pct"/>
          </w:tcPr>
          <w:p w14:paraId="78669A27" w14:textId="77777777" w:rsidR="003B4CCE" w:rsidRPr="00794454" w:rsidRDefault="003B4CCE" w:rsidP="005336A6">
            <w:pPr>
              <w:spacing w:after="200"/>
              <w:rPr>
                <w:lang w:val="en-GB"/>
              </w:rPr>
            </w:pPr>
            <w:r w:rsidRPr="00794454">
              <w:rPr>
                <w:lang w:val="en-GB"/>
              </w:rPr>
              <w:t>Continuous Input / Grievance Expression Process Book (mandatory)</w:t>
            </w:r>
          </w:p>
        </w:tc>
        <w:tc>
          <w:tcPr>
            <w:tcW w:w="3457" w:type="pct"/>
          </w:tcPr>
          <w:p w14:paraId="1334BC36" w14:textId="77777777" w:rsidR="003B4CCE" w:rsidRDefault="003B4CCE" w:rsidP="005336A6">
            <w:pPr>
              <w:spacing w:after="200"/>
            </w:pPr>
            <w:r>
              <w:t>A feedback portal has been set up on the JTS website to allow stakeholders that come in after the development of the project to give feedback throughout the crediting period of the project activity.</w:t>
            </w:r>
          </w:p>
          <w:p w14:paraId="692528C6" w14:textId="77777777" w:rsidR="003B4CCE" w:rsidRPr="00794454" w:rsidRDefault="003B4CCE" w:rsidP="005336A6">
            <w:pPr>
              <w:spacing w:after="200"/>
              <w:rPr>
                <w:lang w:val="en-GB"/>
              </w:rPr>
            </w:pPr>
            <w:r w:rsidRPr="002E5E09">
              <w:rPr>
                <w:lang w:val="en-GB"/>
              </w:rPr>
              <w:t>Taking into consideration that the Local Stakeholder Consultation was conducted after the start date of the project, any continuous inputs from stakeholders can still be sent through the company’s website-feedback portal which would collect any feedback and input raised. Any feedback or input would be followed up within 7 working days. In the event of any feedback, input or grievances with significant impact raised by any stakeholder, the design and implementation of the project activity allowed for the conversion back into the baseline scenario (the retrofitted equipment allows for the use of both baseline scenario fuel type and project scenario fuel type) to allow for any grievances to be addressed before resuming the project activity</w:t>
            </w:r>
          </w:p>
        </w:tc>
      </w:tr>
      <w:tr w:rsidR="003B4CCE" w:rsidRPr="00794454" w14:paraId="2F2D5C60" w14:textId="77777777" w:rsidTr="005336A6">
        <w:trPr>
          <w:trHeight w:val="471"/>
        </w:trPr>
        <w:tc>
          <w:tcPr>
            <w:tcW w:w="1543" w:type="pct"/>
            <w:tcBorders>
              <w:bottom w:val="single" w:sz="4" w:space="0" w:color="A6A6A6" w:themeColor="background1" w:themeShade="A6"/>
            </w:tcBorders>
          </w:tcPr>
          <w:p w14:paraId="21D204EB" w14:textId="77777777" w:rsidR="003B4CCE" w:rsidRPr="00794454" w:rsidRDefault="003B4CCE" w:rsidP="005336A6">
            <w:pPr>
              <w:spacing w:after="200"/>
              <w:rPr>
                <w:lang w:val="en-GB"/>
              </w:rPr>
            </w:pPr>
            <w:r w:rsidRPr="00794454">
              <w:rPr>
                <w:lang w:val="en-GB"/>
              </w:rPr>
              <w:t>GS Contact (mandatory)</w:t>
            </w:r>
          </w:p>
        </w:tc>
        <w:tc>
          <w:tcPr>
            <w:tcW w:w="3457" w:type="pct"/>
            <w:tcBorders>
              <w:bottom w:val="single" w:sz="4" w:space="0" w:color="A6A6A6" w:themeColor="background1" w:themeShade="A6"/>
            </w:tcBorders>
          </w:tcPr>
          <w:p w14:paraId="11135EED" w14:textId="77777777" w:rsidR="003B4CCE" w:rsidRPr="00794454" w:rsidRDefault="0054233B" w:rsidP="005336A6">
            <w:pPr>
              <w:spacing w:after="200"/>
              <w:rPr>
                <w:u w:val="single"/>
                <w:lang w:val="en-GB"/>
              </w:rPr>
            </w:pPr>
            <w:hyperlink r:id="rId35" w:history="1">
              <w:r w:rsidR="003B4CCE" w:rsidRPr="00794454">
                <w:rPr>
                  <w:rStyle w:val="Hyperlink"/>
                  <w:rFonts w:ascii="Verdana" w:hAnsi="Verdana"/>
                  <w:lang w:val="en-GB"/>
                </w:rPr>
                <w:t>help@goldstandard.org</w:t>
              </w:r>
            </w:hyperlink>
            <w:r w:rsidR="003B4CCE" w:rsidRPr="00794454">
              <w:rPr>
                <w:u w:val="single"/>
                <w:lang w:val="en-GB"/>
              </w:rPr>
              <w:t xml:space="preserve"> </w:t>
            </w:r>
          </w:p>
        </w:tc>
      </w:tr>
      <w:tr w:rsidR="003B4CCE" w:rsidRPr="00794454" w14:paraId="028EE44E" w14:textId="77777777" w:rsidTr="005336A6">
        <w:trPr>
          <w:trHeight w:val="471"/>
        </w:trPr>
        <w:tc>
          <w:tcPr>
            <w:tcW w:w="1543" w:type="pct"/>
            <w:tcBorders>
              <w:top w:val="single" w:sz="4" w:space="0" w:color="A6A6A6" w:themeColor="background1" w:themeShade="A6"/>
              <w:bottom w:val="single" w:sz="4" w:space="0" w:color="DCDCDC"/>
            </w:tcBorders>
          </w:tcPr>
          <w:p w14:paraId="7A3DA424" w14:textId="77777777" w:rsidR="003B4CCE" w:rsidRPr="00794454" w:rsidRDefault="003B4CCE" w:rsidP="005336A6">
            <w:pPr>
              <w:spacing w:after="200"/>
              <w:rPr>
                <w:lang w:val="en-GB"/>
              </w:rPr>
            </w:pPr>
            <w:r w:rsidRPr="00794454">
              <w:rPr>
                <w:lang w:val="en-GB"/>
              </w:rPr>
              <w:t>Other</w:t>
            </w:r>
          </w:p>
        </w:tc>
        <w:tc>
          <w:tcPr>
            <w:tcW w:w="3457" w:type="pct"/>
            <w:tcBorders>
              <w:top w:val="single" w:sz="4" w:space="0" w:color="A6A6A6" w:themeColor="background1" w:themeShade="A6"/>
              <w:bottom w:val="single" w:sz="4" w:space="0" w:color="DCDCDC"/>
            </w:tcBorders>
          </w:tcPr>
          <w:p w14:paraId="29CEEE0B" w14:textId="77777777" w:rsidR="003B4CCE" w:rsidRPr="00794454" w:rsidRDefault="0054233B" w:rsidP="005336A6">
            <w:pPr>
              <w:spacing w:after="200"/>
              <w:rPr>
                <w:lang w:val="en-GB"/>
              </w:rPr>
            </w:pPr>
            <w:hyperlink r:id="rId36" w:history="1">
              <w:r w:rsidR="003B4CCE" w:rsidRPr="00DB7883">
                <w:rPr>
                  <w:rStyle w:val="Hyperlink"/>
                  <w:rFonts w:ascii="Verdana" w:hAnsi="Verdana"/>
                </w:rPr>
                <w:t>info@jts.com.my</w:t>
              </w:r>
            </w:hyperlink>
            <w:r w:rsidR="003B4CCE">
              <w:t xml:space="preserve">, </w:t>
            </w:r>
            <w:hyperlink r:id="rId37" w:history="1">
              <w:r w:rsidR="003B4CCE" w:rsidRPr="00033689">
                <w:rPr>
                  <w:rStyle w:val="Hyperlink"/>
                  <w:rFonts w:ascii="Verdana" w:hAnsi="Verdana"/>
                </w:rPr>
                <w:t>http://www.jts.com.my/usr/contactus.aspx?pgid=6&amp;lang=en</w:t>
              </w:r>
            </w:hyperlink>
          </w:p>
        </w:tc>
      </w:tr>
    </w:tbl>
    <w:p w14:paraId="22636225" w14:textId="77777777" w:rsidR="00F90545" w:rsidRDefault="00F90545" w:rsidP="00794454"/>
    <w:p w14:paraId="6E424ADA" w14:textId="77777777" w:rsidR="008144AA" w:rsidRDefault="008144AA" w:rsidP="006D53FE">
      <w:pPr>
        <w:sectPr w:rsidR="008144AA" w:rsidSect="00E60C0C">
          <w:headerReference w:type="even" r:id="rId38"/>
          <w:headerReference w:type="default" r:id="rId39"/>
          <w:footerReference w:type="even" r:id="rId40"/>
          <w:footerReference w:type="default" r:id="rId41"/>
          <w:headerReference w:type="first" r:id="rId42"/>
          <w:footerReference w:type="first" r:id="rId43"/>
          <w:pgSz w:w="11900" w:h="16840"/>
          <w:pgMar w:top="1381" w:right="1134" w:bottom="1021" w:left="1134" w:header="283" w:footer="0" w:gutter="0"/>
          <w:cols w:space="720"/>
          <w:titlePg/>
          <w:docGrid w:linePitch="360"/>
        </w:sectPr>
      </w:pPr>
      <w:bookmarkStart w:id="1117" w:name="_APPENDIX_1_–"/>
      <w:bookmarkEnd w:id="1110"/>
      <w:bookmarkEnd w:id="1117"/>
    </w:p>
    <w:p w14:paraId="23EB1E4C" w14:textId="31B23544" w:rsidR="008144AA" w:rsidRPr="003C54A1" w:rsidRDefault="008144AA" w:rsidP="008144AA">
      <w:pPr>
        <w:pStyle w:val="Heading3"/>
      </w:pPr>
      <w:bookmarkStart w:id="1118" w:name="_Appendix_1_-"/>
      <w:bookmarkStart w:id="1119" w:name="_Ref128431792"/>
      <w:bookmarkEnd w:id="1118"/>
      <w:r>
        <w:t>Appendix 1 - Safeguarding Principles Assessment</w:t>
      </w:r>
      <w:bookmarkEnd w:id="1119"/>
      <w:r>
        <w:t xml:space="preserve"> </w:t>
      </w:r>
    </w:p>
    <w:p w14:paraId="1B974581" w14:textId="72A48B2F" w:rsidR="009B77FD" w:rsidRDefault="008144AA" w:rsidP="006D53FE">
      <w:r>
        <w:t xml:space="preserve">Complete the Assessment below and copy all Mitigation Measures for each Principle into </w:t>
      </w:r>
      <w:hyperlink w:anchor="check1" w:history="1">
        <w:r w:rsidR="007A0AE9" w:rsidRPr="00AF6E33">
          <w:rPr>
            <w:rStyle w:val="Hyperlink"/>
            <w:color w:val="00B9BD" w:themeColor="accent1"/>
          </w:rPr>
          <w:t>SECTION D</w:t>
        </w:r>
      </w:hyperlink>
      <w:r w:rsidR="00020299">
        <w:t xml:space="preserve"> a</w:t>
      </w:r>
      <w:r>
        <w:t xml:space="preserve">bove. Please refer to the instructions in the </w:t>
      </w:r>
      <w:hyperlink r:id="rId44" w:history="1">
        <w:r w:rsidRPr="00576FC7">
          <w:rPr>
            <w:rStyle w:val="Hyperlink"/>
            <w:rFonts w:ascii="Verdana" w:hAnsi="Verdana"/>
          </w:rPr>
          <w:t>Guide to Completing</w:t>
        </w:r>
      </w:hyperlink>
      <w:r w:rsidRPr="00EE2781">
        <w:t xml:space="preserve"> this Form</w:t>
      </w:r>
      <w:r>
        <w:t>.</w:t>
      </w:r>
    </w:p>
    <w:tbl>
      <w:tblPr>
        <w:tblStyle w:val="GSBoldTable"/>
        <w:tblpPr w:leftFromText="180" w:rightFromText="180" w:vertAnchor="text" w:horzAnchor="margin" w:tblpY="244"/>
        <w:tblW w:w="4908" w:type="pct"/>
        <w:tblLayout w:type="fixed"/>
        <w:tblLook w:val="04A0" w:firstRow="1" w:lastRow="0" w:firstColumn="1" w:lastColumn="0" w:noHBand="0" w:noVBand="1"/>
      </w:tblPr>
      <w:tblGrid>
        <w:gridCol w:w="1441"/>
        <w:gridCol w:w="6212"/>
        <w:gridCol w:w="1802"/>
      </w:tblGrid>
      <w:tr w:rsidR="007A37B3" w:rsidRPr="005E36C8" w14:paraId="5B5BAD02" w14:textId="77777777" w:rsidTr="005336A6">
        <w:trPr>
          <w:cnfStyle w:val="100000000000" w:firstRow="1" w:lastRow="0" w:firstColumn="0" w:lastColumn="0" w:oddVBand="0" w:evenVBand="0" w:oddHBand="0" w:evenHBand="0" w:firstRowFirstColumn="0" w:firstRowLastColumn="0" w:lastRowFirstColumn="0" w:lastRowLastColumn="0"/>
          <w:trHeight w:val="364"/>
        </w:trPr>
        <w:tc>
          <w:tcPr>
            <w:tcW w:w="5000" w:type="pct"/>
            <w:gridSpan w:val="3"/>
            <w:tcBorders>
              <w:bottom w:val="single" w:sz="4" w:space="0" w:color="BFBFBF" w:themeColor="background1" w:themeShade="BF"/>
            </w:tcBorders>
            <w:shd w:val="clear" w:color="auto" w:fill="B9B9B9" w:themeFill="text1" w:themeFillTint="66"/>
            <w:noWrap/>
          </w:tcPr>
          <w:p w14:paraId="3D2F51A3" w14:textId="77777777" w:rsidR="007A37B3" w:rsidRPr="005E36C8" w:rsidRDefault="007A37B3" w:rsidP="005336A6">
            <w:pPr>
              <w:pStyle w:val="TablesHeadingGSCyan"/>
              <w:framePr w:hSpace="0" w:wrap="auto" w:vAnchor="margin" w:hAnchor="text" w:yAlign="inline"/>
              <w:spacing w:line="276" w:lineRule="auto"/>
              <w:rPr>
                <w:b/>
                <w:bCs/>
                <w:caps w:val="0"/>
                <w:color w:val="171717" w:themeColor="background2" w:themeShade="1A"/>
              </w:rPr>
            </w:pPr>
            <w:r w:rsidRPr="005E36C8">
              <w:rPr>
                <w:b/>
                <w:bCs/>
                <w:caps w:val="0"/>
                <w:color w:val="171717" w:themeColor="background2" w:themeShade="1A"/>
              </w:rPr>
              <w:t>SOCIAL SAFEGUARDING PRINCIPLES</w:t>
            </w:r>
          </w:p>
        </w:tc>
      </w:tr>
      <w:tr w:rsidR="007A37B3" w:rsidRPr="005E36C8" w14:paraId="0554DB72" w14:textId="77777777" w:rsidTr="002A1FC3">
        <w:trPr>
          <w:trHeight w:val="364"/>
        </w:trPr>
        <w:tc>
          <w:tcPr>
            <w:tcW w:w="762" w:type="pct"/>
            <w:tcBorders>
              <w:top w:val="single" w:sz="4" w:space="0" w:color="BFBFBF" w:themeColor="background1" w:themeShade="BF"/>
              <w:bottom w:val="single" w:sz="4" w:space="0" w:color="BFBFBF" w:themeColor="background1" w:themeShade="BF"/>
              <w:right w:val="single" w:sz="4" w:space="0" w:color="auto"/>
            </w:tcBorders>
            <w:shd w:val="clear" w:color="auto" w:fill="B9B9B9" w:themeFill="text1" w:themeFillTint="66"/>
            <w:noWrap/>
          </w:tcPr>
          <w:p w14:paraId="67091AEA" w14:textId="77777777" w:rsidR="007A37B3" w:rsidRPr="004A0077" w:rsidRDefault="007A37B3" w:rsidP="005336A6">
            <w:pPr>
              <w:pStyle w:val="TablesHeadingGSCyan"/>
              <w:framePr w:hSpace="0" w:wrap="auto" w:vAnchor="margin" w:hAnchor="text" w:yAlign="inline"/>
              <w:spacing w:line="276" w:lineRule="auto"/>
              <w:rPr>
                <w:caps w:val="0"/>
                <w:color w:val="171717" w:themeColor="background2" w:themeShade="1A"/>
                <w:sz w:val="20"/>
                <w:szCs w:val="22"/>
              </w:rPr>
            </w:pPr>
            <w:r>
              <w:rPr>
                <w:caps w:val="0"/>
                <w:color w:val="171717" w:themeColor="background2" w:themeShade="1A"/>
                <w:sz w:val="20"/>
                <w:szCs w:val="22"/>
              </w:rPr>
              <w:t>Reference requirement</w:t>
            </w:r>
            <w:r w:rsidRPr="004A0077">
              <w:rPr>
                <w:caps w:val="0"/>
                <w:color w:val="171717" w:themeColor="background2" w:themeShade="1A"/>
                <w:sz w:val="20"/>
                <w:szCs w:val="22"/>
              </w:rPr>
              <w:t xml:space="preserve"> </w:t>
            </w:r>
          </w:p>
        </w:tc>
        <w:tc>
          <w:tcPr>
            <w:tcW w:w="3285" w:type="pct"/>
            <w:tcBorders>
              <w:top w:val="single" w:sz="4" w:space="0" w:color="BFBFBF" w:themeColor="background1" w:themeShade="BF"/>
              <w:left w:val="single" w:sz="4" w:space="0" w:color="auto"/>
              <w:bottom w:val="single" w:sz="4" w:space="0" w:color="BFBFBF" w:themeColor="background1" w:themeShade="BF"/>
              <w:right w:val="single" w:sz="4" w:space="0" w:color="auto"/>
            </w:tcBorders>
            <w:shd w:val="clear" w:color="auto" w:fill="B9B9B9" w:themeFill="text1" w:themeFillTint="66"/>
          </w:tcPr>
          <w:p w14:paraId="635A6024" w14:textId="77777777" w:rsidR="007A37B3" w:rsidRPr="004A0077" w:rsidRDefault="007A37B3" w:rsidP="005336A6">
            <w:pPr>
              <w:pStyle w:val="TablesHeadingGSCyan"/>
              <w:framePr w:hSpace="0" w:wrap="auto" w:vAnchor="margin" w:hAnchor="text" w:yAlign="inline"/>
              <w:spacing w:line="276" w:lineRule="auto"/>
              <w:rPr>
                <w:caps w:val="0"/>
                <w:color w:val="171717" w:themeColor="background2" w:themeShade="1A"/>
                <w:sz w:val="20"/>
                <w:szCs w:val="22"/>
              </w:rPr>
            </w:pPr>
            <w:r w:rsidRPr="004A0077">
              <w:rPr>
                <w:caps w:val="0"/>
                <w:color w:val="171717" w:themeColor="background2" w:themeShade="1A"/>
                <w:sz w:val="20"/>
                <w:szCs w:val="22"/>
              </w:rPr>
              <w:t>Question</w:t>
            </w:r>
          </w:p>
        </w:tc>
        <w:tc>
          <w:tcPr>
            <w:tcW w:w="953" w:type="pct"/>
            <w:tcBorders>
              <w:top w:val="single" w:sz="4" w:space="0" w:color="BFBFBF" w:themeColor="background1" w:themeShade="BF"/>
              <w:left w:val="single" w:sz="4" w:space="0" w:color="auto"/>
              <w:bottom w:val="single" w:sz="4" w:space="0" w:color="BFBFBF" w:themeColor="background1" w:themeShade="BF"/>
            </w:tcBorders>
            <w:shd w:val="clear" w:color="auto" w:fill="B9B9B9" w:themeFill="text1" w:themeFillTint="66"/>
          </w:tcPr>
          <w:p w14:paraId="1D273CD1" w14:textId="77777777" w:rsidR="007A37B3" w:rsidRPr="004A0077" w:rsidRDefault="007A37B3" w:rsidP="005336A6">
            <w:pPr>
              <w:pStyle w:val="TablesHeadingGSCyan"/>
              <w:framePr w:hSpace="0" w:wrap="auto" w:vAnchor="margin" w:hAnchor="text" w:yAlign="inline"/>
              <w:spacing w:line="276" w:lineRule="auto"/>
              <w:rPr>
                <w:caps w:val="0"/>
                <w:color w:val="171717" w:themeColor="background2" w:themeShade="1A"/>
                <w:sz w:val="20"/>
                <w:szCs w:val="20"/>
              </w:rPr>
            </w:pPr>
            <w:r w:rsidRPr="5CD1CDD2">
              <w:rPr>
                <w:caps w:val="0"/>
                <w:color w:val="171717" w:themeColor="background2" w:themeShade="1A"/>
                <w:sz w:val="20"/>
                <w:szCs w:val="20"/>
              </w:rPr>
              <w:t>Response</w:t>
            </w:r>
          </w:p>
        </w:tc>
      </w:tr>
      <w:tr w:rsidR="007A37B3" w:rsidRPr="005E36C8" w14:paraId="1BBA6F19" w14:textId="77777777" w:rsidTr="005336A6">
        <w:trPr>
          <w:trHeight w:val="364"/>
        </w:trPr>
        <w:tc>
          <w:tcPr>
            <w:tcW w:w="5000" w:type="pct"/>
            <w:gridSpan w:val="3"/>
            <w:tcBorders>
              <w:top w:val="single" w:sz="4" w:space="0" w:color="BFBFBF" w:themeColor="background1" w:themeShade="BF"/>
              <w:bottom w:val="single" w:sz="4" w:space="0" w:color="auto"/>
            </w:tcBorders>
            <w:shd w:val="clear" w:color="auto" w:fill="auto"/>
            <w:noWrap/>
            <w:vAlign w:val="top"/>
          </w:tcPr>
          <w:p w14:paraId="23735CC3" w14:textId="77777777" w:rsidR="007A37B3" w:rsidRPr="00D4550E" w:rsidRDefault="007A37B3" w:rsidP="005336A6">
            <w:pPr>
              <w:pStyle w:val="TablesHeadingGSCyan"/>
              <w:framePr w:hSpace="0" w:wrap="auto" w:vAnchor="margin" w:hAnchor="text" w:yAlign="inline"/>
              <w:spacing w:line="276" w:lineRule="auto"/>
              <w:rPr>
                <w:rStyle w:val="SmartLink1"/>
                <w:b/>
                <w:bCs/>
              </w:rPr>
            </w:pPr>
            <w:r w:rsidRPr="00D4550E">
              <w:rPr>
                <w:rStyle w:val="SmartLink1"/>
                <w:b/>
                <w:bCs/>
              </w:rPr>
              <w:fldChar w:fldCharType="begin"/>
            </w:r>
            <w:r w:rsidRPr="00D4550E">
              <w:rPr>
                <w:rStyle w:val="SmartLink1"/>
                <w:b/>
                <w:bCs/>
              </w:rPr>
              <w:instrText xml:space="preserve"> REF _Ref136064878 \w \h  \* MERGEFORMAT </w:instrText>
            </w:r>
            <w:r w:rsidRPr="00D4550E">
              <w:rPr>
                <w:rStyle w:val="SmartLink1"/>
                <w:b/>
                <w:bCs/>
              </w:rPr>
            </w:r>
            <w:r w:rsidRPr="00D4550E">
              <w:rPr>
                <w:rStyle w:val="SmartLink1"/>
                <w:b/>
                <w:bCs/>
              </w:rPr>
              <w:fldChar w:fldCharType="separate"/>
            </w:r>
            <w:r w:rsidRPr="00D4550E">
              <w:rPr>
                <w:rStyle w:val="SmartLink1"/>
                <w:b/>
                <w:bCs/>
              </w:rPr>
              <w:t>P.1 |</w:t>
            </w:r>
            <w:r w:rsidRPr="00D4550E">
              <w:rPr>
                <w:rStyle w:val="SmartLink1"/>
                <w:b/>
                <w:bCs/>
              </w:rPr>
              <w:fldChar w:fldCharType="end"/>
            </w:r>
            <w:r w:rsidRPr="00D4550E">
              <w:rPr>
                <w:rStyle w:val="SmartLink1"/>
                <w:b/>
                <w:bCs/>
              </w:rPr>
              <w:fldChar w:fldCharType="begin"/>
            </w:r>
            <w:r w:rsidRPr="00D4550E">
              <w:rPr>
                <w:rStyle w:val="SmartLink1"/>
                <w:b/>
                <w:bCs/>
              </w:rPr>
              <w:instrText xml:space="preserve"> REF _Ref136064886 \h  \* MERGEFORMAT </w:instrText>
            </w:r>
            <w:r w:rsidRPr="00D4550E">
              <w:rPr>
                <w:rStyle w:val="SmartLink1"/>
                <w:b/>
                <w:bCs/>
              </w:rPr>
            </w:r>
            <w:r w:rsidRPr="00D4550E">
              <w:rPr>
                <w:rStyle w:val="SmartLink1"/>
                <w:b/>
                <w:bCs/>
              </w:rPr>
              <w:fldChar w:fldCharType="separate"/>
            </w:r>
            <w:r w:rsidRPr="00D4550E">
              <w:rPr>
                <w:rStyle w:val="SmartLink1"/>
                <w:b/>
                <w:bCs/>
              </w:rPr>
              <w:t>Human Rights</w:t>
            </w:r>
            <w:r w:rsidRPr="00D4550E">
              <w:rPr>
                <w:rStyle w:val="SmartLink1"/>
                <w:b/>
                <w:bCs/>
              </w:rPr>
              <w:fldChar w:fldCharType="end"/>
            </w:r>
          </w:p>
        </w:tc>
      </w:tr>
      <w:tr w:rsidR="007A37B3" w:rsidRPr="005E36C8" w14:paraId="7338A79F" w14:textId="77777777" w:rsidTr="002A1FC3">
        <w:trPr>
          <w:trHeight w:val="364"/>
        </w:trPr>
        <w:tc>
          <w:tcPr>
            <w:tcW w:w="762" w:type="pct"/>
            <w:tcBorders>
              <w:top w:val="single" w:sz="4" w:space="0" w:color="auto"/>
              <w:left w:val="nil"/>
              <w:bottom w:val="single" w:sz="4" w:space="0" w:color="auto"/>
              <w:right w:val="single" w:sz="4" w:space="0" w:color="auto"/>
            </w:tcBorders>
            <w:noWrap/>
            <w:vAlign w:val="top"/>
          </w:tcPr>
          <w:p w14:paraId="5A44C5C8" w14:textId="77777777" w:rsidR="007A37B3" w:rsidRPr="00CA75C7" w:rsidRDefault="007A37B3" w:rsidP="005336A6">
            <w:pPr>
              <w:pStyle w:val="TablesHeadingGSCyan"/>
              <w:framePr w:hSpace="0" w:wrap="auto" w:vAnchor="margin" w:hAnchor="text" w:yAlign="inline"/>
              <w:rPr>
                <w:rStyle w:val="SmartLink1"/>
              </w:rPr>
            </w:pPr>
            <w:r w:rsidRPr="00CA75C7">
              <w:rPr>
                <w:rStyle w:val="SmartLink1"/>
                <w:sz w:val="20"/>
                <w:szCs w:val="22"/>
              </w:rPr>
              <w:fldChar w:fldCharType="begin"/>
            </w:r>
            <w:r w:rsidRPr="00CA75C7">
              <w:rPr>
                <w:rStyle w:val="SmartLink1"/>
                <w:sz w:val="20"/>
                <w:szCs w:val="22"/>
              </w:rPr>
              <w:instrText xml:space="preserve"> REF _Ref136065185 \r \h  \* MERGEFORMAT </w:instrText>
            </w:r>
            <w:r w:rsidRPr="00CA75C7">
              <w:rPr>
                <w:rStyle w:val="SmartLink1"/>
                <w:sz w:val="20"/>
                <w:szCs w:val="22"/>
              </w:rPr>
            </w:r>
            <w:r w:rsidRPr="00CA75C7">
              <w:rPr>
                <w:rStyle w:val="SmartLink1"/>
                <w:sz w:val="20"/>
                <w:szCs w:val="22"/>
              </w:rPr>
              <w:fldChar w:fldCharType="separate"/>
            </w:r>
            <w:r w:rsidRPr="00CA75C7">
              <w:rPr>
                <w:rStyle w:val="SmartLink1"/>
                <w:sz w:val="20"/>
                <w:szCs w:val="22"/>
              </w:rPr>
              <w:t>P.1.1.1 |</w:t>
            </w:r>
            <w:r w:rsidRPr="00CA75C7">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1B64703C" w14:textId="77777777" w:rsidR="007A37B3" w:rsidRPr="005E36C8" w:rsidRDefault="007A37B3" w:rsidP="005336A6">
            <w:pPr>
              <w:pStyle w:val="TablesHeadingGSCyan"/>
              <w:framePr w:hSpace="0" w:wrap="auto" w:vAnchor="margin" w:hAnchor="text" w:yAlign="inline"/>
              <w:spacing w:line="276" w:lineRule="auto"/>
              <w:rPr>
                <w:caps w:val="0"/>
                <w:color w:val="4D4D4C"/>
                <w:sz w:val="20"/>
                <w:szCs w:val="20"/>
              </w:rPr>
            </w:pPr>
            <w:r w:rsidRPr="003B0E79">
              <w:rPr>
                <w:caps w:val="0"/>
                <w:color w:val="4D4D4C"/>
                <w:sz w:val="20"/>
                <w:szCs w:val="20"/>
              </w:rPr>
              <w:t xml:space="preserve">Does the </w:t>
            </w:r>
            <w:r>
              <w:rPr>
                <w:caps w:val="0"/>
                <w:color w:val="4D4D4C"/>
                <w:sz w:val="20"/>
                <w:szCs w:val="20"/>
              </w:rPr>
              <w:t>project developer</w:t>
            </w:r>
            <w:r w:rsidRPr="003B0E79">
              <w:rPr>
                <w:caps w:val="0"/>
                <w:color w:val="4D4D4C"/>
                <w:sz w:val="20"/>
                <w:szCs w:val="20"/>
              </w:rPr>
              <w:t xml:space="preserve">, its representatives and the Project </w:t>
            </w:r>
            <w:r>
              <w:rPr>
                <w:caps w:val="0"/>
                <w:color w:val="4D4D4C"/>
                <w:sz w:val="20"/>
                <w:szCs w:val="20"/>
              </w:rPr>
              <w:t>dis</w:t>
            </w:r>
            <w:r w:rsidRPr="003B0E79">
              <w:rPr>
                <w:caps w:val="0"/>
                <w:color w:val="4D4D4C"/>
                <w:sz w:val="20"/>
                <w:szCs w:val="20"/>
              </w:rPr>
              <w:t>respect internationally proclaimed human rights</w:t>
            </w:r>
            <w:r>
              <w:rPr>
                <w:caps w:val="0"/>
                <w:color w:val="4D4D4C"/>
                <w:sz w:val="20"/>
                <w:szCs w:val="20"/>
              </w:rPr>
              <w:t xml:space="preserve">? </w:t>
            </w:r>
          </w:p>
        </w:tc>
        <w:tc>
          <w:tcPr>
            <w:tcW w:w="953" w:type="pct"/>
            <w:tcBorders>
              <w:top w:val="single" w:sz="4" w:space="0" w:color="auto"/>
              <w:left w:val="single" w:sz="4" w:space="0" w:color="auto"/>
              <w:bottom w:val="single" w:sz="4" w:space="0" w:color="auto"/>
              <w:right w:val="nil"/>
            </w:tcBorders>
          </w:tcPr>
          <w:p w14:paraId="77327AD2" w14:textId="213EA325" w:rsidR="007A37B3" w:rsidRPr="00FB5EFC" w:rsidRDefault="007A37B3" w:rsidP="005336A6">
            <w:r w:rsidRPr="005E36C8">
              <w:rPr>
                <w:rFonts w:ascii="Segoe UI Symbol" w:eastAsia="MS Gothic" w:hAnsi="Segoe UI Symbol" w:cs="Segoe UI Symbol"/>
                <w:sz w:val="20"/>
                <w:szCs w:val="20"/>
              </w:rPr>
              <w:t>☐</w:t>
            </w:r>
            <w:r w:rsidRPr="005E36C8">
              <w:rPr>
                <w:sz w:val="20"/>
                <w:szCs w:val="20"/>
              </w:rPr>
              <w:t xml:space="preserve"> YES</w:t>
            </w:r>
          </w:p>
          <w:p w14:paraId="669EC000" w14:textId="30847096" w:rsidR="007A37B3" w:rsidRPr="00FB5EFC" w:rsidRDefault="00886C1C" w:rsidP="005336A6">
            <w:r>
              <w:rPr>
                <w:rFonts w:ascii="MS Gothic" w:eastAsia="MS Gothic" w:hAnsi="MS Gothic" w:hint="eastAsia"/>
                <w:caps/>
                <w:sz w:val="20"/>
                <w:szCs w:val="20"/>
              </w:rPr>
              <w:t>☒</w:t>
            </w:r>
            <w:r w:rsidR="007A37B3" w:rsidRPr="003B0E79">
              <w:rPr>
                <w:sz w:val="20"/>
                <w:szCs w:val="20"/>
              </w:rPr>
              <w:t xml:space="preserve"> NO</w:t>
            </w:r>
          </w:p>
        </w:tc>
      </w:tr>
      <w:tr w:rsidR="007A37B3" w:rsidRPr="005E36C8" w14:paraId="4A5E5BD5" w14:textId="77777777" w:rsidTr="002A1FC3">
        <w:trPr>
          <w:trHeight w:val="364"/>
        </w:trPr>
        <w:tc>
          <w:tcPr>
            <w:tcW w:w="762" w:type="pct"/>
            <w:tcBorders>
              <w:top w:val="single" w:sz="4" w:space="0" w:color="auto"/>
              <w:left w:val="nil"/>
              <w:bottom w:val="single" w:sz="4" w:space="0" w:color="auto"/>
              <w:right w:val="single" w:sz="4" w:space="0" w:color="auto"/>
            </w:tcBorders>
            <w:noWrap/>
            <w:vAlign w:val="top"/>
          </w:tcPr>
          <w:p w14:paraId="5F8386FB" w14:textId="77777777" w:rsidR="007A37B3" w:rsidRPr="00CA75C7" w:rsidRDefault="007A37B3" w:rsidP="005336A6">
            <w:pPr>
              <w:pStyle w:val="TablesHeadingGSCyan"/>
              <w:framePr w:hSpace="0" w:wrap="auto" w:vAnchor="margin" w:hAnchor="text" w:yAlign="inline"/>
              <w:rPr>
                <w:rStyle w:val="SmartLink1"/>
                <w:sz w:val="20"/>
                <w:szCs w:val="22"/>
              </w:rPr>
            </w:pPr>
            <w:r w:rsidRPr="00CA75C7">
              <w:rPr>
                <w:rStyle w:val="SmartLink1"/>
                <w:sz w:val="20"/>
                <w:szCs w:val="22"/>
              </w:rPr>
              <w:fldChar w:fldCharType="begin"/>
            </w:r>
            <w:r w:rsidRPr="00CA75C7">
              <w:rPr>
                <w:rStyle w:val="SmartLink1"/>
                <w:sz w:val="20"/>
                <w:szCs w:val="22"/>
              </w:rPr>
              <w:instrText xml:space="preserve"> REF _Ref136065185 \r \h  \* MERGEFORMAT </w:instrText>
            </w:r>
            <w:r w:rsidRPr="00CA75C7">
              <w:rPr>
                <w:rStyle w:val="SmartLink1"/>
                <w:sz w:val="20"/>
                <w:szCs w:val="22"/>
              </w:rPr>
            </w:r>
            <w:r w:rsidRPr="00CA75C7">
              <w:rPr>
                <w:rStyle w:val="SmartLink1"/>
                <w:sz w:val="20"/>
                <w:szCs w:val="22"/>
              </w:rPr>
              <w:fldChar w:fldCharType="separate"/>
            </w:r>
            <w:r w:rsidRPr="00CA75C7">
              <w:rPr>
                <w:rStyle w:val="SmartLink1"/>
                <w:sz w:val="20"/>
                <w:szCs w:val="22"/>
              </w:rPr>
              <w:t>P.1.1.1 |</w:t>
            </w:r>
            <w:r w:rsidRPr="00CA75C7">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53DE2D90" w14:textId="77777777" w:rsidR="007A37B3" w:rsidRPr="003B0E79" w:rsidRDefault="007A37B3" w:rsidP="005336A6">
            <w:pPr>
              <w:pStyle w:val="TablesHeadingGSCyan"/>
              <w:framePr w:hSpace="0" w:wrap="auto" w:vAnchor="margin" w:hAnchor="text" w:yAlign="inline"/>
              <w:spacing w:line="276" w:lineRule="auto"/>
              <w:rPr>
                <w:caps w:val="0"/>
                <w:color w:val="4D4D4C"/>
                <w:sz w:val="20"/>
                <w:szCs w:val="20"/>
              </w:rPr>
            </w:pPr>
            <w:r>
              <w:rPr>
                <w:caps w:val="0"/>
                <w:color w:val="4D4D4C"/>
                <w:sz w:val="20"/>
                <w:szCs w:val="20"/>
              </w:rPr>
              <w:t xml:space="preserve">Is the project involved or complicit in </w:t>
            </w:r>
            <w:r w:rsidRPr="003B0E79">
              <w:rPr>
                <w:caps w:val="0"/>
                <w:color w:val="4D4D4C"/>
                <w:sz w:val="20"/>
                <w:szCs w:val="20"/>
              </w:rPr>
              <w:t>violence or human rights abuses of any kind as defined in the Universal Declaration of Human Rights?</w:t>
            </w:r>
          </w:p>
        </w:tc>
        <w:tc>
          <w:tcPr>
            <w:tcW w:w="953" w:type="pct"/>
            <w:tcBorders>
              <w:top w:val="single" w:sz="4" w:space="0" w:color="auto"/>
              <w:left w:val="single" w:sz="4" w:space="0" w:color="auto"/>
              <w:bottom w:val="single" w:sz="4" w:space="0" w:color="auto"/>
              <w:right w:val="nil"/>
            </w:tcBorders>
          </w:tcPr>
          <w:p w14:paraId="0D86DA1D" w14:textId="476E41C3" w:rsidR="007A37B3" w:rsidRPr="00FB5EFC" w:rsidRDefault="007A37B3" w:rsidP="005336A6">
            <w:r w:rsidRPr="005E36C8">
              <w:rPr>
                <w:rFonts w:ascii="Segoe UI Symbol" w:eastAsia="MS Gothic" w:hAnsi="Segoe UI Symbol" w:cs="Segoe UI Symbol"/>
                <w:sz w:val="20"/>
                <w:szCs w:val="20"/>
              </w:rPr>
              <w:t>☐</w:t>
            </w:r>
            <w:r w:rsidRPr="005E36C8">
              <w:rPr>
                <w:sz w:val="20"/>
                <w:szCs w:val="20"/>
              </w:rPr>
              <w:t xml:space="preserve"> YES</w:t>
            </w:r>
          </w:p>
          <w:p w14:paraId="096A3420" w14:textId="4A75DEAA" w:rsidR="007A37B3" w:rsidRDefault="00886C1C" w:rsidP="005336A6">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7A37B3" w:rsidRPr="003B0E79">
              <w:rPr>
                <w:caps w:val="0"/>
                <w:color w:val="4D4D4C"/>
                <w:sz w:val="20"/>
                <w:szCs w:val="20"/>
              </w:rPr>
              <w:t xml:space="preserve"> NO</w:t>
            </w:r>
          </w:p>
        </w:tc>
      </w:tr>
      <w:tr w:rsidR="007A37B3" w:rsidRPr="005E36C8" w14:paraId="0E717227" w14:textId="77777777" w:rsidTr="002A1FC3">
        <w:trPr>
          <w:trHeight w:val="364"/>
        </w:trPr>
        <w:tc>
          <w:tcPr>
            <w:tcW w:w="762" w:type="pct"/>
            <w:tcBorders>
              <w:top w:val="single" w:sz="4" w:space="0" w:color="auto"/>
              <w:left w:val="nil"/>
              <w:bottom w:val="single" w:sz="4" w:space="0" w:color="auto"/>
              <w:right w:val="single" w:sz="4" w:space="0" w:color="auto"/>
            </w:tcBorders>
            <w:noWrap/>
            <w:vAlign w:val="top"/>
          </w:tcPr>
          <w:p w14:paraId="20F5DAAA" w14:textId="77777777" w:rsidR="007A37B3" w:rsidRPr="00CA75C7" w:rsidRDefault="007A37B3" w:rsidP="005336A6">
            <w:pPr>
              <w:pStyle w:val="TablesHeadingGSCyan"/>
              <w:framePr w:hSpace="0" w:wrap="auto" w:vAnchor="margin" w:hAnchor="text" w:yAlign="inline"/>
              <w:rPr>
                <w:rStyle w:val="SmartLink1"/>
                <w:sz w:val="20"/>
                <w:szCs w:val="22"/>
              </w:rPr>
            </w:pPr>
            <w:r w:rsidRPr="00CA75C7">
              <w:rPr>
                <w:rStyle w:val="SmartLink1"/>
                <w:sz w:val="20"/>
                <w:szCs w:val="22"/>
              </w:rPr>
              <w:fldChar w:fldCharType="begin"/>
            </w:r>
            <w:r w:rsidRPr="00CA75C7">
              <w:rPr>
                <w:rStyle w:val="SmartLink1"/>
                <w:sz w:val="20"/>
                <w:szCs w:val="22"/>
              </w:rPr>
              <w:instrText xml:space="preserve"> REF _Ref136065215 \r \h </w:instrText>
            </w:r>
            <w:r>
              <w:rPr>
                <w:rStyle w:val="SmartLink1"/>
                <w:sz w:val="20"/>
                <w:szCs w:val="22"/>
              </w:rPr>
              <w:instrText xml:space="preserve"> \* MERGEFORMAT </w:instrText>
            </w:r>
            <w:r w:rsidRPr="00CA75C7">
              <w:rPr>
                <w:rStyle w:val="SmartLink1"/>
                <w:sz w:val="20"/>
                <w:szCs w:val="22"/>
              </w:rPr>
            </w:r>
            <w:r w:rsidRPr="00CA75C7">
              <w:rPr>
                <w:rStyle w:val="SmartLink1"/>
                <w:sz w:val="20"/>
                <w:szCs w:val="22"/>
              </w:rPr>
              <w:fldChar w:fldCharType="separate"/>
            </w:r>
            <w:r w:rsidRPr="00CA75C7">
              <w:rPr>
                <w:rStyle w:val="SmartLink1"/>
                <w:sz w:val="20"/>
                <w:szCs w:val="22"/>
              </w:rPr>
              <w:t>P.1.1.2 |</w:t>
            </w:r>
            <w:r w:rsidRPr="00CA75C7">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12D26EE6" w14:textId="77777777" w:rsidR="007A37B3" w:rsidRPr="005E36C8" w:rsidRDefault="007A37B3" w:rsidP="005336A6">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Have local communities or individuals raised human rights concerns regarding the project (e.g., during the stakeholder engagement process, grievance processes, public statements)?</w:t>
            </w:r>
          </w:p>
        </w:tc>
        <w:tc>
          <w:tcPr>
            <w:tcW w:w="953" w:type="pct"/>
            <w:tcBorders>
              <w:top w:val="single" w:sz="4" w:space="0" w:color="auto"/>
              <w:left w:val="single" w:sz="4" w:space="0" w:color="auto"/>
              <w:bottom w:val="single" w:sz="4" w:space="0" w:color="auto"/>
              <w:right w:val="nil"/>
            </w:tcBorders>
          </w:tcPr>
          <w:p w14:paraId="2DF51771" w14:textId="100C8C1D" w:rsidR="007A37B3" w:rsidRPr="005E36C8" w:rsidDel="00A63097" w:rsidRDefault="007A37B3" w:rsidP="005336A6">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eastAsia="MS Gothic" w:hAnsi="Segoe UI Symbol" w:cs="Segoe UI Symbol"/>
                <w:caps w:val="0"/>
                <w:color w:val="4D4D4C"/>
                <w:sz w:val="20"/>
                <w:szCs w:val="20"/>
              </w:rPr>
              <w:t>☐</w:t>
            </w:r>
            <w:r w:rsidRPr="005E36C8" w:rsidDel="00A63097">
              <w:rPr>
                <w:caps w:val="0"/>
                <w:color w:val="4D4D4C"/>
                <w:sz w:val="20"/>
                <w:szCs w:val="20"/>
              </w:rPr>
              <w:t xml:space="preserve"> YES</w:t>
            </w:r>
          </w:p>
          <w:p w14:paraId="2E911222" w14:textId="5A84D54A" w:rsidR="007A37B3" w:rsidRPr="005E36C8" w:rsidRDefault="00886C1C" w:rsidP="005336A6">
            <w:pPr>
              <w:rPr>
                <w:sz w:val="20"/>
                <w:szCs w:val="20"/>
              </w:rPr>
            </w:pPr>
            <w:r>
              <w:rPr>
                <w:rFonts w:ascii="MS Gothic" w:eastAsia="MS Gothic" w:hAnsi="MS Gothic" w:hint="eastAsia"/>
                <w:caps/>
                <w:sz w:val="20"/>
                <w:szCs w:val="20"/>
              </w:rPr>
              <w:t>☒</w:t>
            </w:r>
            <w:r w:rsidR="007A37B3" w:rsidRPr="005E36C8" w:rsidDel="00A63097">
              <w:rPr>
                <w:caps/>
                <w:sz w:val="20"/>
                <w:szCs w:val="20"/>
              </w:rPr>
              <w:t xml:space="preserve"> NO</w:t>
            </w:r>
          </w:p>
        </w:tc>
      </w:tr>
      <w:tr w:rsidR="007A37B3" w:rsidRPr="005E36C8" w14:paraId="0866E4E9" w14:textId="77777777" w:rsidTr="002A1FC3">
        <w:trPr>
          <w:trHeight w:val="364"/>
        </w:trPr>
        <w:tc>
          <w:tcPr>
            <w:tcW w:w="762" w:type="pct"/>
            <w:tcBorders>
              <w:top w:val="single" w:sz="4" w:space="0" w:color="auto"/>
              <w:left w:val="nil"/>
              <w:bottom w:val="single" w:sz="4" w:space="0" w:color="auto"/>
              <w:right w:val="single" w:sz="4" w:space="0" w:color="auto"/>
            </w:tcBorders>
            <w:noWrap/>
            <w:vAlign w:val="top"/>
          </w:tcPr>
          <w:p w14:paraId="313506CE" w14:textId="77777777" w:rsidR="007A37B3" w:rsidRPr="00CA75C7" w:rsidRDefault="007A37B3" w:rsidP="005336A6">
            <w:pPr>
              <w:pStyle w:val="TablesHeadingGSCyan"/>
              <w:framePr w:hSpace="0" w:wrap="auto" w:vAnchor="margin" w:hAnchor="text" w:yAlign="inline"/>
              <w:rPr>
                <w:rStyle w:val="SmartLink1"/>
                <w:sz w:val="20"/>
                <w:szCs w:val="22"/>
              </w:rPr>
            </w:pPr>
            <w:r w:rsidRPr="00CA75C7">
              <w:rPr>
                <w:rStyle w:val="SmartLink1"/>
                <w:sz w:val="20"/>
                <w:szCs w:val="22"/>
              </w:rPr>
              <w:fldChar w:fldCharType="begin"/>
            </w:r>
            <w:r w:rsidRPr="00CA75C7">
              <w:rPr>
                <w:rStyle w:val="SmartLink1"/>
                <w:sz w:val="20"/>
                <w:szCs w:val="22"/>
              </w:rPr>
              <w:instrText xml:space="preserve"> REF _Ref136065221 \r \h </w:instrText>
            </w:r>
            <w:r>
              <w:rPr>
                <w:rStyle w:val="SmartLink1"/>
                <w:sz w:val="20"/>
                <w:szCs w:val="22"/>
              </w:rPr>
              <w:instrText xml:space="preserve"> \* MERGEFORMAT </w:instrText>
            </w:r>
            <w:r w:rsidRPr="00CA75C7">
              <w:rPr>
                <w:rStyle w:val="SmartLink1"/>
                <w:sz w:val="20"/>
                <w:szCs w:val="22"/>
              </w:rPr>
            </w:r>
            <w:r w:rsidRPr="00CA75C7">
              <w:rPr>
                <w:rStyle w:val="SmartLink1"/>
                <w:sz w:val="20"/>
                <w:szCs w:val="22"/>
              </w:rPr>
              <w:fldChar w:fldCharType="separate"/>
            </w:r>
            <w:r w:rsidRPr="00CA75C7">
              <w:rPr>
                <w:rStyle w:val="SmartLink1"/>
                <w:sz w:val="20"/>
                <w:szCs w:val="22"/>
              </w:rPr>
              <w:t>P.1.1.3 |</w:t>
            </w:r>
            <w:r w:rsidRPr="00CA75C7">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5A52CEFF" w14:textId="77777777" w:rsidR="007A37B3" w:rsidRPr="005E36C8" w:rsidRDefault="007A37B3" w:rsidP="005336A6">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Is there a risk that rights-holders (e.g., Project-affected stakeholders) do not have the capacity to claim their rights?</w:t>
            </w:r>
          </w:p>
        </w:tc>
        <w:tc>
          <w:tcPr>
            <w:tcW w:w="953" w:type="pct"/>
            <w:tcBorders>
              <w:top w:val="single" w:sz="4" w:space="0" w:color="auto"/>
              <w:left w:val="single" w:sz="4" w:space="0" w:color="auto"/>
              <w:bottom w:val="single" w:sz="4" w:space="0" w:color="auto"/>
              <w:right w:val="nil"/>
            </w:tcBorders>
          </w:tcPr>
          <w:p w14:paraId="35DBF563" w14:textId="6A81E1B7" w:rsidR="007A37B3" w:rsidRPr="005E36C8" w:rsidDel="00A63097" w:rsidRDefault="007A37B3" w:rsidP="005336A6">
            <w:pPr>
              <w:pStyle w:val="TablesHeadingGSCyan"/>
              <w:framePr w:hSpace="0" w:wrap="auto" w:vAnchor="margin" w:hAnchor="text" w:yAlign="inline"/>
              <w:spacing w:line="276" w:lineRule="auto"/>
              <w:rPr>
                <w:caps w:val="0"/>
                <w:color w:val="4D4D4C"/>
                <w:sz w:val="20"/>
                <w:szCs w:val="20"/>
              </w:rPr>
            </w:pPr>
            <w:r w:rsidRPr="005E36C8">
              <w:rPr>
                <w:rFonts w:ascii="Segoe UI Symbol" w:hAnsi="Segoe UI Symbol" w:cs="Segoe UI Symbol"/>
                <w:caps w:val="0"/>
                <w:color w:val="4D4D4C"/>
                <w:sz w:val="20"/>
                <w:szCs w:val="20"/>
              </w:rPr>
              <w:t>☐</w:t>
            </w:r>
            <w:r w:rsidRPr="005E36C8">
              <w:rPr>
                <w:caps w:val="0"/>
                <w:color w:val="4D4D4C"/>
                <w:sz w:val="20"/>
                <w:szCs w:val="20"/>
              </w:rPr>
              <w:t xml:space="preserve"> YES</w:t>
            </w:r>
          </w:p>
          <w:p w14:paraId="5261AE41" w14:textId="233053AC" w:rsidR="007A37B3" w:rsidRPr="005E36C8" w:rsidRDefault="009A6A6E" w:rsidP="005336A6">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7A37B3" w:rsidRPr="005E36C8" w:rsidDel="00A63097">
              <w:rPr>
                <w:caps w:val="0"/>
                <w:color w:val="4D4D4C"/>
                <w:sz w:val="20"/>
                <w:szCs w:val="20"/>
              </w:rPr>
              <w:t xml:space="preserve"> NO</w:t>
            </w:r>
          </w:p>
        </w:tc>
      </w:tr>
      <w:tr w:rsidR="007A37B3" w:rsidRPr="005E36C8" w14:paraId="4149271D" w14:textId="77777777" w:rsidTr="002A1FC3">
        <w:trPr>
          <w:trHeight w:val="364"/>
        </w:trPr>
        <w:tc>
          <w:tcPr>
            <w:tcW w:w="762" w:type="pct"/>
            <w:tcBorders>
              <w:top w:val="single" w:sz="4" w:space="0" w:color="auto"/>
              <w:left w:val="nil"/>
              <w:bottom w:val="single" w:sz="4" w:space="0" w:color="auto"/>
              <w:right w:val="single" w:sz="4" w:space="0" w:color="auto"/>
            </w:tcBorders>
            <w:noWrap/>
            <w:vAlign w:val="top"/>
          </w:tcPr>
          <w:p w14:paraId="6E686455" w14:textId="77777777" w:rsidR="007A37B3" w:rsidRPr="00CA75C7" w:rsidRDefault="007A37B3" w:rsidP="005336A6">
            <w:pPr>
              <w:pStyle w:val="TablesHeadingGSCyan"/>
              <w:framePr w:hSpace="0" w:wrap="auto" w:vAnchor="margin" w:hAnchor="text" w:yAlign="inline"/>
              <w:rPr>
                <w:rStyle w:val="SmartLink1"/>
                <w:sz w:val="20"/>
                <w:szCs w:val="22"/>
              </w:rPr>
            </w:pPr>
            <w:r w:rsidRPr="00CA75C7">
              <w:rPr>
                <w:rStyle w:val="SmartLink1"/>
                <w:sz w:val="20"/>
                <w:szCs w:val="22"/>
              </w:rPr>
              <w:fldChar w:fldCharType="begin"/>
            </w:r>
            <w:r w:rsidRPr="00CA75C7">
              <w:rPr>
                <w:rStyle w:val="SmartLink1"/>
                <w:sz w:val="20"/>
                <w:szCs w:val="22"/>
              </w:rPr>
              <w:instrText xml:space="preserve"> REF _Ref136065221 \r \h </w:instrText>
            </w:r>
            <w:r>
              <w:rPr>
                <w:rStyle w:val="SmartLink1"/>
                <w:sz w:val="20"/>
                <w:szCs w:val="22"/>
              </w:rPr>
              <w:instrText xml:space="preserve"> \* MERGEFORMAT </w:instrText>
            </w:r>
            <w:r w:rsidRPr="00CA75C7">
              <w:rPr>
                <w:rStyle w:val="SmartLink1"/>
                <w:sz w:val="20"/>
                <w:szCs w:val="22"/>
              </w:rPr>
            </w:r>
            <w:r w:rsidRPr="00CA75C7">
              <w:rPr>
                <w:rStyle w:val="SmartLink1"/>
                <w:sz w:val="20"/>
                <w:szCs w:val="22"/>
              </w:rPr>
              <w:fldChar w:fldCharType="separate"/>
            </w:r>
            <w:r w:rsidRPr="00CA75C7">
              <w:rPr>
                <w:rStyle w:val="SmartLink1"/>
                <w:sz w:val="20"/>
                <w:szCs w:val="22"/>
              </w:rPr>
              <w:t>P.1.1.3 |</w:t>
            </w:r>
            <w:r w:rsidRPr="00CA75C7">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35DDF8BB" w14:textId="77777777" w:rsidR="007A37B3" w:rsidRPr="005E36C8" w:rsidRDefault="007A37B3" w:rsidP="005336A6">
            <w:pPr>
              <w:pStyle w:val="TablesHeadingGSCyan"/>
              <w:framePr w:hSpace="0" w:wrap="auto" w:vAnchor="margin" w:hAnchor="text" w:yAlign="inline"/>
              <w:spacing w:line="276" w:lineRule="auto"/>
              <w:rPr>
                <w:caps w:val="0"/>
                <w:color w:val="4D4D4C"/>
                <w:sz w:val="20"/>
                <w:szCs w:val="20"/>
              </w:rPr>
            </w:pPr>
            <w:r w:rsidRPr="00BA00C2">
              <w:rPr>
                <w:caps w:val="0"/>
                <w:color w:val="4D4D4C"/>
                <w:sz w:val="20"/>
                <w:szCs w:val="20"/>
              </w:rPr>
              <w:t>Does this project undermine national or regional measures for the reali</w:t>
            </w:r>
            <w:r>
              <w:rPr>
                <w:caps w:val="0"/>
                <w:color w:val="4D4D4C"/>
                <w:sz w:val="20"/>
                <w:szCs w:val="20"/>
              </w:rPr>
              <w:t>s</w:t>
            </w:r>
            <w:r w:rsidRPr="00BA00C2">
              <w:rPr>
                <w:caps w:val="0"/>
                <w:color w:val="4D4D4C"/>
                <w:sz w:val="20"/>
                <w:szCs w:val="20"/>
              </w:rPr>
              <w:t>ation of the right to development?</w:t>
            </w:r>
          </w:p>
        </w:tc>
        <w:tc>
          <w:tcPr>
            <w:tcW w:w="953" w:type="pct"/>
            <w:tcBorders>
              <w:top w:val="single" w:sz="4" w:space="0" w:color="auto"/>
              <w:left w:val="single" w:sz="4" w:space="0" w:color="auto"/>
              <w:bottom w:val="single" w:sz="4" w:space="0" w:color="auto"/>
              <w:right w:val="nil"/>
            </w:tcBorders>
          </w:tcPr>
          <w:p w14:paraId="1F9BEE55" w14:textId="3D96AB1C" w:rsidR="007A37B3" w:rsidRPr="005E36C8" w:rsidDel="00A63097" w:rsidRDefault="007A37B3" w:rsidP="005336A6">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C1308E6" w14:textId="41294923" w:rsidR="007A37B3" w:rsidRDefault="009A6A6E" w:rsidP="005336A6">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7A37B3" w:rsidRPr="005E36C8" w:rsidDel="00A63097">
              <w:rPr>
                <w:caps w:val="0"/>
                <w:color w:val="4D4D4C"/>
                <w:sz w:val="20"/>
                <w:szCs w:val="20"/>
              </w:rPr>
              <w:t xml:space="preserve"> NO</w:t>
            </w:r>
          </w:p>
        </w:tc>
      </w:tr>
      <w:tr w:rsidR="007A37B3" w:rsidRPr="005E36C8" w14:paraId="57F040DA" w14:textId="77777777" w:rsidTr="005336A6">
        <w:trPr>
          <w:trHeight w:val="364"/>
        </w:trPr>
        <w:tc>
          <w:tcPr>
            <w:tcW w:w="5000" w:type="pct"/>
            <w:gridSpan w:val="3"/>
            <w:tcBorders>
              <w:top w:val="single" w:sz="4" w:space="0" w:color="auto"/>
              <w:left w:val="nil"/>
              <w:bottom w:val="single" w:sz="4" w:space="0" w:color="auto"/>
              <w:right w:val="nil"/>
            </w:tcBorders>
            <w:noWrap/>
            <w:vAlign w:val="top"/>
          </w:tcPr>
          <w:p w14:paraId="2E6E48EC" w14:textId="77777777" w:rsidR="007A37B3" w:rsidRPr="005E36C8" w:rsidRDefault="007A37B3" w:rsidP="005336A6">
            <w:pPr>
              <w:pStyle w:val="TablesHeadingGSCyan"/>
              <w:framePr w:hSpace="0" w:wrap="auto" w:vAnchor="margin" w:hAnchor="text" w:yAlign="inline"/>
              <w:spacing w:line="276" w:lineRule="auto"/>
              <w:rPr>
                <w:b/>
                <w:bCs/>
                <w:caps w:val="0"/>
                <w:color w:val="4D4D4C"/>
                <w:sz w:val="20"/>
                <w:szCs w:val="20"/>
              </w:rPr>
            </w:pPr>
            <w:r w:rsidRPr="00770304">
              <w:rPr>
                <w:caps w:val="0"/>
                <w:sz w:val="20"/>
                <w:szCs w:val="22"/>
              </w:rPr>
              <w:t>If the answer to any of the questions above is "yes," please explain the reason and how the project will ensure compliance with applicable requirements.</w:t>
            </w:r>
          </w:p>
        </w:tc>
      </w:tr>
      <w:tr w:rsidR="007A37B3" w:rsidRPr="00BF2666" w14:paraId="6906871E" w14:textId="77777777" w:rsidTr="005336A6">
        <w:trPr>
          <w:trHeight w:val="364"/>
        </w:trPr>
        <w:tc>
          <w:tcPr>
            <w:tcW w:w="5000" w:type="pct"/>
            <w:gridSpan w:val="3"/>
            <w:tcBorders>
              <w:top w:val="single" w:sz="4" w:space="0" w:color="auto"/>
              <w:left w:val="nil"/>
              <w:bottom w:val="single" w:sz="4" w:space="0" w:color="auto"/>
              <w:right w:val="nil"/>
            </w:tcBorders>
            <w:noWrap/>
            <w:vAlign w:val="top"/>
          </w:tcPr>
          <w:p w14:paraId="36F4D119" w14:textId="1064D29C" w:rsidR="007A37B3" w:rsidRPr="00BF2666" w:rsidRDefault="00897229" w:rsidP="005336A6">
            <w:pPr>
              <w:pStyle w:val="TablesHeadingGSCyan"/>
              <w:framePr w:hSpace="0" w:wrap="auto" w:vAnchor="margin" w:hAnchor="text" w:yAlign="inline"/>
              <w:spacing w:line="276" w:lineRule="auto"/>
              <w:rPr>
                <w:i/>
                <w:iCs/>
                <w:caps w:val="0"/>
                <w:color w:val="4D4D4C"/>
                <w:sz w:val="20"/>
                <w:szCs w:val="20"/>
              </w:rPr>
            </w:pPr>
            <w:r>
              <w:rPr>
                <w:i/>
                <w:iCs/>
                <w:caps w:val="0"/>
                <w:color w:val="4D4D4C"/>
                <w:sz w:val="20"/>
                <w:szCs w:val="20"/>
              </w:rPr>
              <w:t>NA</w:t>
            </w:r>
          </w:p>
        </w:tc>
      </w:tr>
      <w:tr w:rsidR="007A37B3" w:rsidRPr="005E36C8" w14:paraId="084D8D6D" w14:textId="77777777" w:rsidTr="005336A6">
        <w:trPr>
          <w:trHeight w:val="364"/>
        </w:trPr>
        <w:tc>
          <w:tcPr>
            <w:tcW w:w="5000" w:type="pct"/>
            <w:gridSpan w:val="3"/>
            <w:tcBorders>
              <w:top w:val="single" w:sz="4" w:space="0" w:color="auto"/>
              <w:left w:val="nil"/>
              <w:bottom w:val="single" w:sz="4" w:space="0" w:color="auto"/>
              <w:right w:val="nil"/>
            </w:tcBorders>
            <w:noWrap/>
            <w:vAlign w:val="top"/>
          </w:tcPr>
          <w:p w14:paraId="3A7A7E56" w14:textId="77777777" w:rsidR="007A37B3" w:rsidRPr="004241FB" w:rsidRDefault="007A37B3" w:rsidP="005336A6">
            <w:pPr>
              <w:pStyle w:val="TablesHeadingGSCyan"/>
              <w:framePr w:hSpace="0" w:wrap="auto" w:vAnchor="margin" w:hAnchor="text" w:yAlign="inline"/>
              <w:spacing w:line="276" w:lineRule="auto"/>
              <w:rPr>
                <w:caps w:val="0"/>
                <w:color w:val="4D4D4C"/>
                <w:sz w:val="20"/>
                <w:szCs w:val="20"/>
              </w:rPr>
            </w:pPr>
            <w:r w:rsidRPr="004241FB">
              <w:rPr>
                <w:caps w:val="0"/>
                <w:sz w:val="20"/>
                <w:szCs w:val="22"/>
              </w:rPr>
              <w:t>Would the project potentially involve or lead to:</w:t>
            </w:r>
          </w:p>
        </w:tc>
      </w:tr>
      <w:tr w:rsidR="007A37B3" w:rsidRPr="005E36C8" w14:paraId="24FE7A9D" w14:textId="77777777" w:rsidTr="002A1FC3">
        <w:trPr>
          <w:trHeight w:val="364"/>
        </w:trPr>
        <w:tc>
          <w:tcPr>
            <w:tcW w:w="762" w:type="pct"/>
            <w:tcBorders>
              <w:top w:val="single" w:sz="4" w:space="0" w:color="auto"/>
              <w:left w:val="nil"/>
              <w:bottom w:val="single" w:sz="4" w:space="0" w:color="auto"/>
              <w:right w:val="single" w:sz="4" w:space="0" w:color="auto"/>
            </w:tcBorders>
            <w:noWrap/>
            <w:vAlign w:val="top"/>
          </w:tcPr>
          <w:p w14:paraId="22373C75" w14:textId="77777777" w:rsidR="007A37B3" w:rsidRPr="005E36C8" w:rsidRDefault="007A37B3" w:rsidP="005336A6">
            <w:pPr>
              <w:pStyle w:val="TablesHeadingGSCyan"/>
              <w:framePr w:hSpace="0" w:wrap="auto" w:vAnchor="margin" w:hAnchor="text" w:yAlign="inline"/>
              <w:rPr>
                <w:caps w:val="0"/>
                <w:color w:val="4D4D4C"/>
                <w:sz w:val="20"/>
                <w:szCs w:val="20"/>
              </w:rPr>
            </w:pPr>
            <w:r w:rsidRPr="00CA75C7">
              <w:rPr>
                <w:rStyle w:val="SmartLink1"/>
                <w:sz w:val="20"/>
                <w:szCs w:val="22"/>
              </w:rPr>
              <w:fldChar w:fldCharType="begin"/>
            </w:r>
            <w:r w:rsidRPr="00CA75C7">
              <w:rPr>
                <w:rStyle w:val="SmartLink1"/>
                <w:sz w:val="20"/>
                <w:szCs w:val="22"/>
              </w:rPr>
              <w:instrText xml:space="preserve"> REF _Ref136065185 \r \h  \* MERGEFORMAT </w:instrText>
            </w:r>
            <w:r w:rsidRPr="00CA75C7">
              <w:rPr>
                <w:rStyle w:val="SmartLink1"/>
                <w:sz w:val="20"/>
                <w:szCs w:val="22"/>
              </w:rPr>
            </w:r>
            <w:r w:rsidRPr="00CA75C7">
              <w:rPr>
                <w:rStyle w:val="SmartLink1"/>
                <w:sz w:val="20"/>
                <w:szCs w:val="22"/>
              </w:rPr>
              <w:fldChar w:fldCharType="separate"/>
            </w:r>
            <w:r w:rsidRPr="00CA75C7">
              <w:rPr>
                <w:rStyle w:val="SmartLink1"/>
                <w:sz w:val="20"/>
                <w:szCs w:val="22"/>
              </w:rPr>
              <w:t>P.1.1.1 |</w:t>
            </w:r>
            <w:r w:rsidRPr="00CA75C7">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3C170E46" w14:textId="77777777" w:rsidR="007A37B3" w:rsidRPr="005E36C8" w:rsidRDefault="007A37B3" w:rsidP="005336A6">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adverse impacts on enjoyment of the human rights (civil, political, economic, social or cultural) of the affected population and particularly of marginali</w:t>
            </w:r>
            <w:r>
              <w:rPr>
                <w:caps w:val="0"/>
                <w:color w:val="4D4D4C"/>
                <w:sz w:val="20"/>
                <w:szCs w:val="20"/>
              </w:rPr>
              <w:t>s</w:t>
            </w:r>
            <w:r w:rsidRPr="005E36C8">
              <w:rPr>
                <w:caps w:val="0"/>
                <w:color w:val="4D4D4C"/>
                <w:sz w:val="20"/>
                <w:szCs w:val="20"/>
              </w:rPr>
              <w:t>ed groups?</w:t>
            </w:r>
          </w:p>
        </w:tc>
        <w:tc>
          <w:tcPr>
            <w:tcW w:w="953" w:type="pct"/>
            <w:tcBorders>
              <w:top w:val="single" w:sz="4" w:space="0" w:color="auto"/>
              <w:left w:val="single" w:sz="4" w:space="0" w:color="auto"/>
              <w:bottom w:val="single" w:sz="4" w:space="0" w:color="auto"/>
              <w:right w:val="nil"/>
            </w:tcBorders>
          </w:tcPr>
          <w:p w14:paraId="5B8B6EFE" w14:textId="5E4B4FED" w:rsidR="007A37B3" w:rsidRPr="005E36C8" w:rsidDel="00A63097" w:rsidRDefault="007A37B3" w:rsidP="005336A6">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0F2DDEC4" w14:textId="5209BB28" w:rsidR="007A37B3" w:rsidRPr="005E36C8" w:rsidDel="00A63097" w:rsidRDefault="007A37B3" w:rsidP="005336A6">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6DC7CC88" w14:textId="0F712CF5" w:rsidR="007A37B3" w:rsidRPr="005E36C8" w:rsidRDefault="009A6A6E" w:rsidP="005336A6">
            <w:pPr>
              <w:rPr>
                <w:sz w:val="20"/>
                <w:szCs w:val="20"/>
              </w:rPr>
            </w:pPr>
            <w:r>
              <w:rPr>
                <w:rFonts w:ascii="MS Gothic" w:eastAsia="MS Gothic" w:hAnsi="MS Gothic" w:hint="eastAsia"/>
                <w:caps/>
                <w:sz w:val="20"/>
                <w:szCs w:val="20"/>
              </w:rPr>
              <w:t>☒</w:t>
            </w:r>
            <w:r w:rsidR="007A37B3" w:rsidRPr="005E36C8" w:rsidDel="00A63097">
              <w:rPr>
                <w:caps/>
                <w:sz w:val="20"/>
                <w:szCs w:val="20"/>
              </w:rPr>
              <w:t xml:space="preserve"> NO</w:t>
            </w:r>
          </w:p>
        </w:tc>
      </w:tr>
      <w:tr w:rsidR="007A37B3" w:rsidRPr="005E36C8" w14:paraId="2DF04936" w14:textId="77777777" w:rsidTr="002A1FC3">
        <w:trPr>
          <w:trHeight w:val="364"/>
        </w:trPr>
        <w:tc>
          <w:tcPr>
            <w:tcW w:w="762" w:type="pct"/>
            <w:tcBorders>
              <w:top w:val="single" w:sz="4" w:space="0" w:color="auto"/>
              <w:left w:val="nil"/>
              <w:bottom w:val="single" w:sz="4" w:space="0" w:color="auto"/>
              <w:right w:val="single" w:sz="4" w:space="0" w:color="auto"/>
            </w:tcBorders>
            <w:noWrap/>
            <w:vAlign w:val="top"/>
          </w:tcPr>
          <w:p w14:paraId="51B2A097" w14:textId="77777777" w:rsidR="007A37B3" w:rsidRPr="005E36C8" w:rsidRDefault="007A37B3" w:rsidP="005336A6">
            <w:pPr>
              <w:pStyle w:val="TablesHeadingGSCyan"/>
              <w:framePr w:hSpace="0" w:wrap="auto" w:vAnchor="margin" w:hAnchor="text" w:yAlign="inline"/>
              <w:rPr>
                <w:caps w:val="0"/>
                <w:color w:val="4D4D4C"/>
                <w:sz w:val="20"/>
                <w:szCs w:val="20"/>
              </w:rPr>
            </w:pPr>
            <w:r w:rsidRPr="00CA75C7">
              <w:rPr>
                <w:rStyle w:val="SmartLink1"/>
                <w:sz w:val="20"/>
                <w:szCs w:val="22"/>
              </w:rPr>
              <w:fldChar w:fldCharType="begin"/>
            </w:r>
            <w:r w:rsidRPr="00CA75C7">
              <w:rPr>
                <w:rStyle w:val="SmartLink1"/>
                <w:sz w:val="20"/>
                <w:szCs w:val="22"/>
              </w:rPr>
              <w:instrText xml:space="preserve"> REF _Ref136065215 \r \h </w:instrText>
            </w:r>
            <w:r>
              <w:rPr>
                <w:rStyle w:val="SmartLink1"/>
                <w:sz w:val="20"/>
                <w:szCs w:val="22"/>
              </w:rPr>
              <w:instrText xml:space="preserve"> \* MERGEFORMAT </w:instrText>
            </w:r>
            <w:r w:rsidRPr="00CA75C7">
              <w:rPr>
                <w:rStyle w:val="SmartLink1"/>
                <w:sz w:val="20"/>
                <w:szCs w:val="22"/>
              </w:rPr>
            </w:r>
            <w:r w:rsidRPr="00CA75C7">
              <w:rPr>
                <w:rStyle w:val="SmartLink1"/>
                <w:sz w:val="20"/>
                <w:szCs w:val="22"/>
              </w:rPr>
              <w:fldChar w:fldCharType="separate"/>
            </w:r>
            <w:r w:rsidRPr="00CA75C7">
              <w:rPr>
                <w:rStyle w:val="SmartLink1"/>
                <w:sz w:val="20"/>
                <w:szCs w:val="22"/>
              </w:rPr>
              <w:t>P.1.1.2 |</w:t>
            </w:r>
            <w:r w:rsidRPr="00CA75C7">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4CC7AC9A" w14:textId="77777777" w:rsidR="007A37B3" w:rsidRPr="005E36C8" w:rsidRDefault="007A37B3" w:rsidP="005336A6">
            <w:pPr>
              <w:pStyle w:val="TablesHeadingGSCyan"/>
              <w:framePr w:hSpace="0" w:wrap="auto" w:vAnchor="margin" w:hAnchor="text" w:yAlign="inline"/>
              <w:spacing w:line="276" w:lineRule="auto"/>
              <w:rPr>
                <w:caps w:val="0"/>
                <w:color w:val="4D4D4C"/>
                <w:sz w:val="20"/>
                <w:szCs w:val="20"/>
              </w:rPr>
            </w:pPr>
            <w:r w:rsidRPr="005E36C8" w:rsidDel="008040FA">
              <w:rPr>
                <w:caps w:val="0"/>
                <w:color w:val="4D4D4C"/>
                <w:sz w:val="20"/>
                <w:szCs w:val="20"/>
              </w:rPr>
              <w:t>i</w:t>
            </w:r>
            <w:r w:rsidRPr="005E36C8">
              <w:rPr>
                <w:caps w:val="0"/>
                <w:color w:val="4D4D4C"/>
                <w:sz w:val="20"/>
                <w:szCs w:val="20"/>
              </w:rPr>
              <w:t>nequitable or discriminatory impacts on affected populations, particularly people living in poverty or marginali</w:t>
            </w:r>
            <w:r>
              <w:rPr>
                <w:caps w:val="0"/>
                <w:color w:val="4D4D4C"/>
                <w:sz w:val="20"/>
                <w:szCs w:val="20"/>
              </w:rPr>
              <w:t>s</w:t>
            </w:r>
            <w:r w:rsidRPr="005E36C8">
              <w:rPr>
                <w:caps w:val="0"/>
                <w:color w:val="4D4D4C"/>
                <w:sz w:val="20"/>
                <w:szCs w:val="20"/>
              </w:rPr>
              <w:t>ed or excluded individuals or groups, including persons with disabilities?</w:t>
            </w:r>
          </w:p>
        </w:tc>
        <w:tc>
          <w:tcPr>
            <w:tcW w:w="953" w:type="pct"/>
            <w:tcBorders>
              <w:top w:val="single" w:sz="4" w:space="0" w:color="auto"/>
              <w:left w:val="single" w:sz="4" w:space="0" w:color="auto"/>
              <w:bottom w:val="single" w:sz="4" w:space="0" w:color="auto"/>
              <w:right w:val="nil"/>
            </w:tcBorders>
          </w:tcPr>
          <w:p w14:paraId="2335716E" w14:textId="03066688" w:rsidR="007A37B3" w:rsidRPr="005E36C8" w:rsidDel="00A63097" w:rsidRDefault="007A37B3" w:rsidP="005336A6">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544D4880" w14:textId="66E511F8" w:rsidR="007A37B3" w:rsidRPr="005E36C8" w:rsidDel="00A63097" w:rsidRDefault="007A37B3" w:rsidP="005336A6">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33E3318A" w14:textId="206F8FF7" w:rsidR="007A37B3" w:rsidRPr="005E36C8" w:rsidRDefault="009A6A6E" w:rsidP="005336A6">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7A37B3" w:rsidRPr="005E36C8" w:rsidDel="00A63097">
              <w:rPr>
                <w:caps w:val="0"/>
                <w:color w:val="4D4D4C"/>
                <w:sz w:val="20"/>
                <w:szCs w:val="20"/>
              </w:rPr>
              <w:t xml:space="preserve"> NO</w:t>
            </w:r>
          </w:p>
        </w:tc>
      </w:tr>
      <w:tr w:rsidR="007A37B3" w:rsidRPr="005E36C8" w14:paraId="713F3633" w14:textId="77777777" w:rsidTr="002A1FC3">
        <w:trPr>
          <w:trHeight w:val="364"/>
        </w:trPr>
        <w:tc>
          <w:tcPr>
            <w:tcW w:w="762" w:type="pct"/>
            <w:tcBorders>
              <w:top w:val="single" w:sz="4" w:space="0" w:color="auto"/>
              <w:left w:val="nil"/>
              <w:bottom w:val="single" w:sz="4" w:space="0" w:color="auto"/>
              <w:right w:val="single" w:sz="4" w:space="0" w:color="auto"/>
            </w:tcBorders>
            <w:noWrap/>
            <w:vAlign w:val="top"/>
          </w:tcPr>
          <w:p w14:paraId="76355A6E" w14:textId="77777777" w:rsidR="007A37B3" w:rsidRPr="005E36C8" w:rsidRDefault="007A37B3" w:rsidP="005336A6">
            <w:pPr>
              <w:pStyle w:val="TablesHeadingGSCyan"/>
              <w:framePr w:hSpace="0" w:wrap="auto" w:vAnchor="margin" w:hAnchor="text" w:yAlign="inline"/>
              <w:rPr>
                <w:caps w:val="0"/>
                <w:color w:val="4D4D4C"/>
                <w:sz w:val="20"/>
                <w:szCs w:val="20"/>
              </w:rPr>
            </w:pPr>
            <w:r w:rsidRPr="00CA75C7">
              <w:rPr>
                <w:rStyle w:val="SmartLink1"/>
                <w:sz w:val="20"/>
                <w:szCs w:val="22"/>
              </w:rPr>
              <w:fldChar w:fldCharType="begin"/>
            </w:r>
            <w:r w:rsidRPr="00CA75C7">
              <w:rPr>
                <w:rStyle w:val="SmartLink1"/>
                <w:sz w:val="20"/>
                <w:szCs w:val="22"/>
              </w:rPr>
              <w:instrText xml:space="preserve"> REF _Ref136065221 \r \h </w:instrText>
            </w:r>
            <w:r>
              <w:rPr>
                <w:rStyle w:val="SmartLink1"/>
                <w:sz w:val="20"/>
                <w:szCs w:val="22"/>
              </w:rPr>
              <w:instrText xml:space="preserve"> \* MERGEFORMAT </w:instrText>
            </w:r>
            <w:r w:rsidRPr="00CA75C7">
              <w:rPr>
                <w:rStyle w:val="SmartLink1"/>
                <w:sz w:val="20"/>
                <w:szCs w:val="22"/>
              </w:rPr>
            </w:r>
            <w:r w:rsidRPr="00CA75C7">
              <w:rPr>
                <w:rStyle w:val="SmartLink1"/>
                <w:sz w:val="20"/>
                <w:szCs w:val="22"/>
              </w:rPr>
              <w:fldChar w:fldCharType="separate"/>
            </w:r>
            <w:r w:rsidRPr="00CA75C7">
              <w:rPr>
                <w:rStyle w:val="SmartLink1"/>
                <w:sz w:val="20"/>
                <w:szCs w:val="22"/>
              </w:rPr>
              <w:t>P.1.1.3 |</w:t>
            </w:r>
            <w:r w:rsidRPr="00CA75C7">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77DB288A" w14:textId="77777777" w:rsidR="007A37B3" w:rsidRPr="005E36C8" w:rsidRDefault="007A37B3" w:rsidP="005336A6">
            <w:pPr>
              <w:pStyle w:val="TablesHeadingGSCyan"/>
              <w:framePr w:hSpace="0" w:wrap="auto" w:vAnchor="margin" w:hAnchor="text" w:yAlign="inline"/>
              <w:spacing w:line="276" w:lineRule="auto"/>
              <w:rPr>
                <w:caps w:val="0"/>
                <w:color w:val="4D4D4C"/>
                <w:sz w:val="20"/>
                <w:szCs w:val="20"/>
              </w:rPr>
            </w:pPr>
            <w:r w:rsidRPr="005E36C8" w:rsidDel="008040FA">
              <w:rPr>
                <w:caps w:val="0"/>
                <w:color w:val="4D4D4C"/>
                <w:sz w:val="20"/>
                <w:szCs w:val="20"/>
              </w:rPr>
              <w:t>r</w:t>
            </w:r>
            <w:r w:rsidRPr="005E36C8">
              <w:rPr>
                <w:caps w:val="0"/>
                <w:color w:val="4D4D4C"/>
                <w:sz w:val="20"/>
                <w:szCs w:val="20"/>
              </w:rPr>
              <w:t>estrictions in availability, quality of and/or access to resources or basic services, in particular to marginali</w:t>
            </w:r>
            <w:r>
              <w:rPr>
                <w:caps w:val="0"/>
                <w:color w:val="4D4D4C"/>
                <w:sz w:val="20"/>
                <w:szCs w:val="20"/>
              </w:rPr>
              <w:t>s</w:t>
            </w:r>
            <w:r w:rsidRPr="005E36C8">
              <w:rPr>
                <w:caps w:val="0"/>
                <w:color w:val="4D4D4C"/>
                <w:sz w:val="20"/>
                <w:szCs w:val="20"/>
              </w:rPr>
              <w:t>ed individuals or groups, including persons with disabilities?</w:t>
            </w:r>
          </w:p>
        </w:tc>
        <w:tc>
          <w:tcPr>
            <w:tcW w:w="953" w:type="pct"/>
            <w:tcBorders>
              <w:top w:val="single" w:sz="4" w:space="0" w:color="auto"/>
              <w:left w:val="single" w:sz="4" w:space="0" w:color="auto"/>
              <w:bottom w:val="single" w:sz="4" w:space="0" w:color="auto"/>
              <w:right w:val="nil"/>
            </w:tcBorders>
          </w:tcPr>
          <w:p w14:paraId="2DAF3CA1" w14:textId="49738E7F" w:rsidR="007A37B3" w:rsidRPr="005E36C8" w:rsidDel="00A63097" w:rsidRDefault="007A37B3" w:rsidP="005336A6">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6B5C820" w14:textId="7A7F80E4" w:rsidR="007A37B3" w:rsidRPr="005E36C8" w:rsidDel="00A63097" w:rsidRDefault="007A37B3" w:rsidP="005336A6">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76CB5315" w14:textId="31A77FD3" w:rsidR="007A37B3" w:rsidRPr="005E36C8" w:rsidRDefault="002A1FC3" w:rsidP="005336A6">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7A37B3" w:rsidRPr="005E36C8" w:rsidDel="00A63097">
              <w:rPr>
                <w:caps w:val="0"/>
                <w:color w:val="4D4D4C"/>
                <w:sz w:val="20"/>
                <w:szCs w:val="20"/>
              </w:rPr>
              <w:t xml:space="preserve"> NO</w:t>
            </w:r>
          </w:p>
        </w:tc>
      </w:tr>
      <w:tr w:rsidR="007A37B3" w:rsidRPr="005E36C8" w14:paraId="6CA404AC" w14:textId="77777777" w:rsidTr="002A1FC3">
        <w:trPr>
          <w:trHeight w:val="364"/>
        </w:trPr>
        <w:tc>
          <w:tcPr>
            <w:tcW w:w="762" w:type="pct"/>
            <w:tcBorders>
              <w:top w:val="single" w:sz="4" w:space="0" w:color="auto"/>
              <w:left w:val="nil"/>
              <w:bottom w:val="nil"/>
              <w:right w:val="single" w:sz="4" w:space="0" w:color="auto"/>
            </w:tcBorders>
            <w:noWrap/>
            <w:vAlign w:val="top"/>
          </w:tcPr>
          <w:p w14:paraId="210F402F" w14:textId="77777777" w:rsidR="007A37B3" w:rsidRPr="005E36C8" w:rsidRDefault="007A37B3" w:rsidP="005336A6">
            <w:pPr>
              <w:pStyle w:val="TablesHeadingGSCyan"/>
              <w:framePr w:hSpace="0" w:wrap="auto" w:vAnchor="margin" w:hAnchor="text" w:yAlign="inline"/>
              <w:rPr>
                <w:caps w:val="0"/>
                <w:color w:val="4D4D4C"/>
                <w:sz w:val="20"/>
                <w:szCs w:val="20"/>
              </w:rPr>
            </w:pPr>
            <w:r w:rsidRPr="00CA75C7">
              <w:rPr>
                <w:rStyle w:val="SmartLink1"/>
                <w:sz w:val="20"/>
                <w:szCs w:val="22"/>
              </w:rPr>
              <w:fldChar w:fldCharType="begin"/>
            </w:r>
            <w:r w:rsidRPr="00CA75C7">
              <w:rPr>
                <w:rStyle w:val="SmartLink1"/>
                <w:sz w:val="20"/>
                <w:szCs w:val="22"/>
              </w:rPr>
              <w:instrText xml:space="preserve"> REF _Ref136065221 \r \h </w:instrText>
            </w:r>
            <w:r>
              <w:rPr>
                <w:rStyle w:val="SmartLink1"/>
                <w:sz w:val="20"/>
                <w:szCs w:val="22"/>
              </w:rPr>
              <w:instrText xml:space="preserve"> \* MERGEFORMAT </w:instrText>
            </w:r>
            <w:r w:rsidRPr="00CA75C7">
              <w:rPr>
                <w:rStyle w:val="SmartLink1"/>
                <w:sz w:val="20"/>
                <w:szCs w:val="22"/>
              </w:rPr>
            </w:r>
            <w:r w:rsidRPr="00CA75C7">
              <w:rPr>
                <w:rStyle w:val="SmartLink1"/>
                <w:sz w:val="20"/>
                <w:szCs w:val="22"/>
              </w:rPr>
              <w:fldChar w:fldCharType="separate"/>
            </w:r>
            <w:r w:rsidRPr="00CA75C7">
              <w:rPr>
                <w:rStyle w:val="SmartLink1"/>
                <w:sz w:val="20"/>
                <w:szCs w:val="22"/>
              </w:rPr>
              <w:t>P.1.1.3 |</w:t>
            </w:r>
            <w:r w:rsidRPr="00CA75C7">
              <w:rPr>
                <w:rStyle w:val="SmartLink1"/>
                <w:sz w:val="20"/>
                <w:szCs w:val="22"/>
              </w:rPr>
              <w:fldChar w:fldCharType="end"/>
            </w:r>
          </w:p>
        </w:tc>
        <w:tc>
          <w:tcPr>
            <w:tcW w:w="3285" w:type="pct"/>
            <w:tcBorders>
              <w:top w:val="single" w:sz="4" w:space="0" w:color="auto"/>
              <w:left w:val="single" w:sz="4" w:space="0" w:color="auto"/>
              <w:bottom w:val="nil"/>
              <w:right w:val="single" w:sz="4" w:space="0" w:color="auto"/>
            </w:tcBorders>
          </w:tcPr>
          <w:p w14:paraId="611E1613" w14:textId="77777777" w:rsidR="007A37B3" w:rsidRPr="005E36C8" w:rsidRDefault="007A37B3" w:rsidP="005336A6">
            <w:pPr>
              <w:pStyle w:val="TablesHeadingGSCyan"/>
              <w:framePr w:hSpace="0" w:wrap="auto" w:vAnchor="margin" w:hAnchor="text" w:yAlign="inline"/>
              <w:spacing w:line="276" w:lineRule="auto"/>
              <w:rPr>
                <w:caps w:val="0"/>
                <w:color w:val="4D4D4C"/>
                <w:sz w:val="20"/>
                <w:szCs w:val="20"/>
              </w:rPr>
            </w:pPr>
            <w:r w:rsidRPr="005E36C8" w:rsidDel="008040FA">
              <w:rPr>
                <w:caps w:val="0"/>
                <w:color w:val="4D4D4C"/>
                <w:sz w:val="20"/>
                <w:szCs w:val="20"/>
              </w:rPr>
              <w:t>e</w:t>
            </w:r>
            <w:r w:rsidRPr="005E36C8">
              <w:rPr>
                <w:caps w:val="0"/>
                <w:color w:val="4D4D4C"/>
                <w:sz w:val="20"/>
                <w:szCs w:val="20"/>
              </w:rPr>
              <w:t>xacerbation of conflicts among and/or the risk of violence to project-affected communities and individuals?</w:t>
            </w:r>
          </w:p>
        </w:tc>
        <w:tc>
          <w:tcPr>
            <w:tcW w:w="953" w:type="pct"/>
            <w:tcBorders>
              <w:top w:val="single" w:sz="4" w:space="0" w:color="auto"/>
              <w:left w:val="single" w:sz="4" w:space="0" w:color="auto"/>
              <w:bottom w:val="nil"/>
              <w:right w:val="nil"/>
            </w:tcBorders>
          </w:tcPr>
          <w:p w14:paraId="5A41D049" w14:textId="594C20FC" w:rsidR="007A37B3" w:rsidRPr="005E36C8" w:rsidDel="00A63097" w:rsidRDefault="007A37B3" w:rsidP="005336A6">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9E06440" w14:textId="55BB4DDD" w:rsidR="007A37B3" w:rsidRPr="005E36C8" w:rsidDel="00A63097" w:rsidRDefault="007A37B3" w:rsidP="005336A6">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2072BC06" w14:textId="12F2E36D" w:rsidR="007A37B3" w:rsidRPr="005E36C8" w:rsidRDefault="002A1FC3" w:rsidP="005336A6">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7A37B3" w:rsidRPr="005E36C8" w:rsidDel="00A63097">
              <w:rPr>
                <w:caps w:val="0"/>
                <w:color w:val="4D4D4C"/>
                <w:sz w:val="20"/>
                <w:szCs w:val="20"/>
              </w:rPr>
              <w:t xml:space="preserve"> NO</w:t>
            </w:r>
          </w:p>
        </w:tc>
      </w:tr>
      <w:tr w:rsidR="007A37B3" w:rsidRPr="005E36C8" w14:paraId="7D3B59B8" w14:textId="77777777" w:rsidTr="005336A6">
        <w:trPr>
          <w:trHeight w:val="364"/>
        </w:trPr>
        <w:tc>
          <w:tcPr>
            <w:tcW w:w="5000" w:type="pct"/>
            <w:gridSpan w:val="3"/>
            <w:tcBorders>
              <w:top w:val="nil"/>
              <w:bottom w:val="single" w:sz="4" w:space="0" w:color="auto"/>
            </w:tcBorders>
            <w:noWrap/>
            <w:vAlign w:val="top"/>
          </w:tcPr>
          <w:p w14:paraId="6B543A29" w14:textId="77777777" w:rsidR="007A37B3" w:rsidRPr="005818F2" w:rsidRDefault="007A37B3" w:rsidP="005336A6">
            <w:pPr>
              <w:pStyle w:val="TablesHeadingGSCyan"/>
              <w:framePr w:hSpace="0" w:wrap="auto" w:vAnchor="margin" w:hAnchor="text" w:yAlign="inline"/>
              <w:pBdr>
                <w:top w:val="single" w:sz="4" w:space="1" w:color="auto"/>
                <w:bottom w:val="single" w:sz="4" w:space="1" w:color="auto"/>
              </w:pBdr>
              <w:spacing w:line="276" w:lineRule="auto"/>
              <w:rPr>
                <w:caps w:val="0"/>
                <w:color w:val="4D4D4C"/>
                <w:sz w:val="20"/>
                <w:szCs w:val="20"/>
              </w:rPr>
            </w:pPr>
            <w:r w:rsidRPr="005818F2">
              <w:rPr>
                <w:caps w:val="0"/>
                <w:sz w:val="20"/>
                <w:szCs w:val="22"/>
              </w:rPr>
              <w:t xml:space="preserve">Briefly describe below how the project incorporates a human rights-based approach. </w:t>
            </w:r>
          </w:p>
          <w:p w14:paraId="319005CD" w14:textId="4D63004B" w:rsidR="007A37B3" w:rsidRPr="005E36C8" w:rsidRDefault="007A37B3" w:rsidP="00CE045D">
            <w:pPr>
              <w:pStyle w:val="TablesHeadingGSCyan"/>
              <w:framePr w:hSpace="0" w:wrap="auto" w:vAnchor="margin" w:hAnchor="text" w:yAlign="inline"/>
              <w:pBdr>
                <w:top w:val="single" w:sz="4" w:space="1" w:color="auto"/>
                <w:bottom w:val="single" w:sz="4" w:space="1" w:color="auto"/>
              </w:pBdr>
              <w:spacing w:line="276" w:lineRule="auto"/>
              <w:rPr>
                <w:caps w:val="0"/>
                <w:color w:val="4D4D4C"/>
                <w:sz w:val="20"/>
                <w:szCs w:val="20"/>
              </w:rPr>
            </w:pPr>
          </w:p>
        </w:tc>
      </w:tr>
      <w:tr w:rsidR="002A1FC3" w:rsidRPr="005E36C8" w14:paraId="0459E3C8" w14:textId="77777777" w:rsidTr="005336A6">
        <w:trPr>
          <w:trHeight w:val="364"/>
        </w:trPr>
        <w:tc>
          <w:tcPr>
            <w:tcW w:w="5000" w:type="pct"/>
            <w:gridSpan w:val="3"/>
            <w:tcBorders>
              <w:top w:val="nil"/>
              <w:bottom w:val="single" w:sz="4" w:space="0" w:color="auto"/>
            </w:tcBorders>
            <w:shd w:val="clear" w:color="auto" w:fill="E6E5E5" w:themeFill="background2"/>
            <w:noWrap/>
            <w:vAlign w:val="top"/>
          </w:tcPr>
          <w:p w14:paraId="3999481D" w14:textId="77777777" w:rsidR="002A1FC3" w:rsidRDefault="002A1FC3" w:rsidP="002A1FC3">
            <w:pPr>
              <w:pBdr>
                <w:top w:val="nil"/>
                <w:left w:val="nil"/>
                <w:bottom w:val="nil"/>
                <w:right w:val="nil"/>
                <w:between w:val="nil"/>
              </w:pBdr>
              <w:spacing w:line="288" w:lineRule="auto"/>
              <w:rPr>
                <w:highlight w:val="yellow"/>
              </w:rPr>
            </w:pPr>
            <w:r>
              <w:rPr>
                <w:color w:val="000000"/>
              </w:rPr>
              <w:t>The project respects internationally proclaimed human rights and is not complicit o</w:t>
            </w:r>
            <w:r>
              <w:t>f</w:t>
            </w:r>
            <w:r>
              <w:rPr>
                <w:color w:val="000000"/>
              </w:rPr>
              <w:t xml:space="preserve"> human rights abuses of any </w:t>
            </w:r>
            <w:r>
              <w:t>kind</w:t>
            </w:r>
            <w:r>
              <w:rPr>
                <w:color w:val="000000"/>
              </w:rPr>
              <w:t xml:space="preserve"> as defined in the Universal Declaration of Human Rights. The project also does not discriminate with regards to participation and inclusion. </w:t>
            </w:r>
          </w:p>
          <w:p w14:paraId="22B49236" w14:textId="487060F8" w:rsidR="002A1FC3" w:rsidRPr="00BF2666" w:rsidRDefault="002A1FC3" w:rsidP="002A1FC3">
            <w:r>
              <w:t>As detailed in section A.6, the project does not discriminate on the basis of gender nor does it discriminate on the basis of inclusion and participation.</w:t>
            </w:r>
          </w:p>
        </w:tc>
      </w:tr>
      <w:tr w:rsidR="002A1FC3" w:rsidRPr="005E36C8" w14:paraId="7580A749" w14:textId="77777777" w:rsidTr="005336A6">
        <w:trPr>
          <w:trHeight w:val="364"/>
        </w:trPr>
        <w:tc>
          <w:tcPr>
            <w:tcW w:w="5000" w:type="pct"/>
            <w:gridSpan w:val="3"/>
            <w:tcBorders>
              <w:top w:val="single" w:sz="4" w:space="0" w:color="auto"/>
              <w:bottom w:val="single" w:sz="4" w:space="0" w:color="auto"/>
            </w:tcBorders>
            <w:noWrap/>
            <w:vAlign w:val="top"/>
          </w:tcPr>
          <w:p w14:paraId="0784320C" w14:textId="77777777" w:rsidR="002A1FC3" w:rsidRPr="00DC08BD" w:rsidRDefault="002A1FC3" w:rsidP="002A1FC3">
            <w:pPr>
              <w:pStyle w:val="TablesHeadingGSCyan"/>
              <w:framePr w:hSpace="0" w:wrap="auto" w:vAnchor="margin" w:hAnchor="text" w:yAlign="inline"/>
              <w:spacing w:line="276" w:lineRule="auto"/>
              <w:rPr>
                <w:b/>
                <w:bCs/>
                <w:caps w:val="0"/>
                <w:color w:val="171717" w:themeColor="background2" w:themeShade="1A"/>
              </w:rPr>
            </w:pPr>
            <w:r w:rsidRPr="001B5B6F">
              <w:rPr>
                <w:rStyle w:val="SmartLink1"/>
                <w:b/>
                <w:bCs/>
              </w:rPr>
              <w:fldChar w:fldCharType="begin"/>
            </w:r>
            <w:r w:rsidRPr="001B5B6F">
              <w:rPr>
                <w:rStyle w:val="SmartLink1"/>
                <w:b/>
                <w:bCs/>
              </w:rPr>
              <w:instrText xml:space="preserve"> REF _Ref136065782 \w \h  \* MERGEFORMAT </w:instrText>
            </w:r>
            <w:r w:rsidRPr="001B5B6F">
              <w:rPr>
                <w:rStyle w:val="SmartLink1"/>
                <w:b/>
                <w:bCs/>
              </w:rPr>
            </w:r>
            <w:r w:rsidRPr="001B5B6F">
              <w:rPr>
                <w:rStyle w:val="SmartLink1"/>
                <w:b/>
                <w:bCs/>
              </w:rPr>
              <w:fldChar w:fldCharType="separate"/>
            </w:r>
            <w:r w:rsidRPr="001B5B6F">
              <w:rPr>
                <w:rStyle w:val="SmartLink1"/>
                <w:b/>
                <w:bCs/>
              </w:rPr>
              <w:t>P.2 |</w:t>
            </w:r>
            <w:r w:rsidRPr="001B5B6F">
              <w:rPr>
                <w:rStyle w:val="SmartLink1"/>
                <w:b/>
                <w:bCs/>
              </w:rPr>
              <w:fldChar w:fldCharType="end"/>
            </w:r>
            <w:r w:rsidRPr="001B5B6F">
              <w:rPr>
                <w:rStyle w:val="SmartLink1"/>
              </w:rPr>
              <w:fldChar w:fldCharType="begin"/>
            </w:r>
            <w:r w:rsidRPr="001B5B6F">
              <w:rPr>
                <w:rStyle w:val="SmartLink1"/>
              </w:rPr>
              <w:instrText xml:space="preserve"> REF _Ref136065787 \h </w:instrText>
            </w:r>
            <w:r>
              <w:rPr>
                <w:rStyle w:val="SmartLink1"/>
              </w:rPr>
              <w:instrText xml:space="preserve"> \* MERGEFORMAT </w:instrText>
            </w:r>
            <w:r w:rsidRPr="001B5B6F">
              <w:rPr>
                <w:rStyle w:val="SmartLink1"/>
              </w:rPr>
            </w:r>
            <w:r w:rsidRPr="001B5B6F">
              <w:rPr>
                <w:rStyle w:val="SmartLink1"/>
              </w:rPr>
              <w:fldChar w:fldCharType="separate"/>
            </w:r>
            <w:r w:rsidRPr="001B5B6F">
              <w:rPr>
                <w:rStyle w:val="SmartLink1"/>
                <w:b/>
                <w:bCs/>
              </w:rPr>
              <w:t>Gender Equality and Women’s Empowerment</w:t>
            </w:r>
            <w:r w:rsidRPr="001B5B6F">
              <w:rPr>
                <w:rStyle w:val="SmartLink1"/>
              </w:rPr>
              <w:fldChar w:fldCharType="end"/>
            </w:r>
          </w:p>
        </w:tc>
      </w:tr>
      <w:tr w:rsidR="002A1FC3" w:rsidRPr="005E36C8" w14:paraId="1ACDF8E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39E8CCF" w14:textId="77777777" w:rsidR="002A1FC3" w:rsidRPr="005E36C8" w:rsidRDefault="002A1FC3" w:rsidP="002A1FC3">
            <w:pPr>
              <w:pStyle w:val="TablesHeadingGSCyan"/>
              <w:framePr w:hSpace="0" w:wrap="auto" w:vAnchor="margin" w:hAnchor="text" w:yAlign="inline"/>
            </w:pPr>
            <w:r w:rsidRPr="00DB649E">
              <w:rPr>
                <w:rStyle w:val="SmartLink1"/>
                <w:sz w:val="20"/>
                <w:szCs w:val="22"/>
              </w:rPr>
              <w:fldChar w:fldCharType="begin"/>
            </w:r>
            <w:r w:rsidRPr="00DB649E">
              <w:rPr>
                <w:rStyle w:val="SmartLink1"/>
                <w:sz w:val="20"/>
                <w:szCs w:val="22"/>
              </w:rPr>
              <w:instrText xml:space="preserve"> REF _Ref136065879 \r \h </w:instrText>
            </w:r>
            <w:r>
              <w:rPr>
                <w:rStyle w:val="SmartLink1"/>
                <w:sz w:val="20"/>
                <w:szCs w:val="22"/>
              </w:rPr>
              <w:instrText xml:space="preserve"> \* MERGEFORMAT </w:instrText>
            </w:r>
            <w:r w:rsidRPr="00DB649E">
              <w:rPr>
                <w:rStyle w:val="SmartLink1"/>
                <w:sz w:val="20"/>
                <w:szCs w:val="22"/>
              </w:rPr>
            </w:r>
            <w:r w:rsidRPr="00DB649E">
              <w:rPr>
                <w:rStyle w:val="SmartLink1"/>
                <w:sz w:val="20"/>
                <w:szCs w:val="22"/>
              </w:rPr>
              <w:fldChar w:fldCharType="separate"/>
            </w:r>
            <w:r w:rsidRPr="00DB649E">
              <w:rPr>
                <w:rStyle w:val="SmartLink1"/>
                <w:sz w:val="20"/>
                <w:szCs w:val="22"/>
              </w:rPr>
              <w:t>P.2.1.1 |</w:t>
            </w:r>
            <w:r w:rsidRPr="00DB649E">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548CD39D" w14:textId="77777777" w:rsidR="002A1FC3" w:rsidRPr="005E36C8" w:rsidRDefault="002A1FC3" w:rsidP="002A1FC3">
            <w:pPr>
              <w:pStyle w:val="TablesHeadingGSCyan"/>
              <w:framePr w:hSpace="0" w:wrap="auto" w:vAnchor="margin" w:hAnchor="text" w:yAlign="inline"/>
              <w:spacing w:line="276" w:lineRule="auto"/>
            </w:pPr>
            <w:r w:rsidRPr="005E36C8">
              <w:rPr>
                <w:caps w:val="0"/>
                <w:color w:val="4D4D4C"/>
                <w:sz w:val="20"/>
                <w:szCs w:val="20"/>
              </w:rPr>
              <w:t>Have women’s groups/leaders raised gender equality concerns regarding the project, (e.g., during the stakeholder engagement process, grievance processes, public statements)?</w:t>
            </w:r>
          </w:p>
        </w:tc>
        <w:tc>
          <w:tcPr>
            <w:tcW w:w="953" w:type="pct"/>
            <w:tcBorders>
              <w:top w:val="single" w:sz="4" w:space="0" w:color="auto"/>
              <w:left w:val="single" w:sz="4" w:space="0" w:color="auto"/>
              <w:bottom w:val="single" w:sz="4" w:space="0" w:color="auto"/>
            </w:tcBorders>
          </w:tcPr>
          <w:p w14:paraId="399F15E3" w14:textId="63F34B4A" w:rsidR="002A1FC3" w:rsidRPr="005E36C8" w:rsidDel="00A63097" w:rsidRDefault="002A1FC3" w:rsidP="002A1FC3">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71775DD" w14:textId="14E22374" w:rsidR="002A1FC3" w:rsidRPr="005E36C8" w:rsidDel="00A63097" w:rsidRDefault="00897229" w:rsidP="002A1FC3">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sz w:val="20"/>
                <w:szCs w:val="20"/>
              </w:rPr>
              <w:t>☒</w:t>
            </w:r>
            <w:r w:rsidR="002A1FC3" w:rsidRPr="005E36C8" w:rsidDel="00A63097">
              <w:rPr>
                <w:caps w:val="0"/>
                <w:color w:val="4D4D4C"/>
                <w:sz w:val="20"/>
                <w:szCs w:val="20"/>
              </w:rPr>
              <w:t xml:space="preserve"> NO</w:t>
            </w:r>
          </w:p>
          <w:p w14:paraId="4A11754D" w14:textId="77777777" w:rsidR="002A1FC3" w:rsidRPr="005E36C8" w:rsidRDefault="002A1FC3" w:rsidP="002A1FC3"/>
        </w:tc>
      </w:tr>
      <w:tr w:rsidR="002A1FC3" w:rsidRPr="005E36C8" w14:paraId="10ECF129"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AD22E93" w14:textId="77777777" w:rsidR="002A1FC3" w:rsidRPr="005E36C8" w:rsidRDefault="002A1FC3" w:rsidP="002A1FC3">
            <w:pPr>
              <w:pStyle w:val="TablesHeadingGSCyan"/>
              <w:framePr w:hSpace="0" w:wrap="auto" w:vAnchor="margin" w:hAnchor="text" w:yAlign="inline"/>
            </w:pPr>
            <w:r w:rsidRPr="00A42C21">
              <w:rPr>
                <w:rStyle w:val="SmartLink1"/>
                <w:sz w:val="20"/>
                <w:szCs w:val="22"/>
              </w:rPr>
              <w:fldChar w:fldCharType="begin"/>
            </w:r>
            <w:r w:rsidRPr="00A42C21">
              <w:rPr>
                <w:rStyle w:val="SmartLink1"/>
                <w:sz w:val="20"/>
                <w:szCs w:val="22"/>
              </w:rPr>
              <w:instrText xml:space="preserve"> REF _Ref136145851 \r \h </w:instrText>
            </w:r>
            <w:r>
              <w:rPr>
                <w:rStyle w:val="SmartLink1"/>
                <w:sz w:val="20"/>
                <w:szCs w:val="22"/>
              </w:rPr>
              <w:instrText xml:space="preserve"> \* MERGEFORMAT </w:instrText>
            </w:r>
            <w:r w:rsidRPr="00A42C21">
              <w:rPr>
                <w:rStyle w:val="SmartLink1"/>
                <w:sz w:val="20"/>
                <w:szCs w:val="22"/>
              </w:rPr>
            </w:r>
            <w:r w:rsidRPr="00A42C21">
              <w:rPr>
                <w:rStyle w:val="SmartLink1"/>
                <w:sz w:val="20"/>
                <w:szCs w:val="22"/>
              </w:rPr>
              <w:fldChar w:fldCharType="separate"/>
            </w:r>
            <w:r w:rsidRPr="00A42C21">
              <w:rPr>
                <w:rStyle w:val="SmartLink1"/>
                <w:sz w:val="20"/>
                <w:szCs w:val="22"/>
              </w:rPr>
              <w:t>P.2.1.2 |</w:t>
            </w:r>
            <w:r w:rsidRPr="00A42C21">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1C519EE3" w14:textId="77777777" w:rsidR="002A1FC3" w:rsidRPr="005E36C8" w:rsidRDefault="002A1FC3" w:rsidP="002A1FC3">
            <w:pPr>
              <w:pStyle w:val="TablesHeadingGSCyan"/>
              <w:framePr w:hSpace="0" w:wrap="auto" w:vAnchor="margin" w:hAnchor="text" w:yAlign="inline"/>
              <w:spacing w:line="276" w:lineRule="auto"/>
              <w:rPr>
                <w:caps w:val="0"/>
                <w:color w:val="4D4D4C"/>
                <w:sz w:val="20"/>
                <w:szCs w:val="20"/>
              </w:rPr>
            </w:pPr>
            <w:r w:rsidRPr="007B486F">
              <w:rPr>
                <w:caps w:val="0"/>
                <w:color w:val="4D4D4C"/>
                <w:sz w:val="20"/>
                <w:szCs w:val="20"/>
              </w:rPr>
              <w:t>Does the project undermine the principles of non-discrimination, equal treatment, and equal pay for equal work?</w:t>
            </w:r>
          </w:p>
        </w:tc>
        <w:tc>
          <w:tcPr>
            <w:tcW w:w="953" w:type="pct"/>
            <w:tcBorders>
              <w:top w:val="single" w:sz="4" w:space="0" w:color="auto"/>
              <w:left w:val="single" w:sz="4" w:space="0" w:color="auto"/>
              <w:bottom w:val="single" w:sz="4" w:space="0" w:color="auto"/>
            </w:tcBorders>
          </w:tcPr>
          <w:p w14:paraId="02492A15" w14:textId="47E1C06A" w:rsidR="002A1FC3" w:rsidRPr="005E36C8" w:rsidDel="00A63097" w:rsidRDefault="002A1FC3" w:rsidP="002A1FC3">
            <w:pPr>
              <w:pStyle w:val="TablesHeadingGSCyan"/>
              <w:framePr w:hSpace="0" w:wrap="auto" w:vAnchor="margin" w:hAnchor="text" w:yAlign="inline"/>
              <w:spacing w:line="276" w:lineRule="auto"/>
              <w:rPr>
                <w:caps w:val="0"/>
                <w:color w:val="4D4D4C"/>
                <w:sz w:val="20"/>
                <w:szCs w:val="20"/>
              </w:rPr>
            </w:pPr>
            <w:r w:rsidRPr="00855FF5"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4BE02345" w14:textId="736E6878" w:rsidR="002A1FC3" w:rsidRPr="005E36C8" w:rsidDel="00A63097" w:rsidRDefault="00897229" w:rsidP="002A1FC3">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sz w:val="20"/>
                <w:szCs w:val="20"/>
              </w:rPr>
              <w:t>☒</w:t>
            </w:r>
            <w:r w:rsidR="002A1FC3" w:rsidRPr="005E36C8" w:rsidDel="00A63097">
              <w:rPr>
                <w:caps w:val="0"/>
                <w:color w:val="4D4D4C"/>
                <w:sz w:val="20"/>
                <w:szCs w:val="20"/>
              </w:rPr>
              <w:t xml:space="preserve"> NO</w:t>
            </w:r>
          </w:p>
          <w:p w14:paraId="70B5FE62" w14:textId="77777777" w:rsidR="002A1FC3" w:rsidRPr="005E36C8" w:rsidRDefault="002A1FC3" w:rsidP="002A1FC3">
            <w:pPr>
              <w:pStyle w:val="TablesHeadingGSCyan"/>
              <w:framePr w:hSpace="0" w:wrap="auto" w:vAnchor="margin" w:hAnchor="text" w:yAlign="inline"/>
              <w:spacing w:line="276" w:lineRule="auto"/>
              <w:rPr>
                <w:caps w:val="0"/>
                <w:color w:val="4D4D4C"/>
                <w:sz w:val="20"/>
                <w:szCs w:val="20"/>
              </w:rPr>
            </w:pPr>
          </w:p>
        </w:tc>
      </w:tr>
      <w:tr w:rsidR="002A1FC3" w:rsidRPr="005E36C8" w14:paraId="301422B2"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CEC7999" w14:textId="77777777" w:rsidR="002A1FC3" w:rsidRPr="005E36C8" w:rsidRDefault="002A1FC3" w:rsidP="002A1FC3">
            <w:pPr>
              <w:pStyle w:val="TablesHeadingGSCyan"/>
              <w:framePr w:hSpace="0" w:wrap="auto" w:vAnchor="margin" w:hAnchor="text" w:yAlign="inline"/>
              <w:spacing w:line="276" w:lineRule="auto"/>
            </w:pPr>
            <w:r w:rsidRPr="00A42C21">
              <w:rPr>
                <w:rStyle w:val="SmartLink1"/>
                <w:sz w:val="20"/>
                <w:szCs w:val="22"/>
              </w:rPr>
              <w:fldChar w:fldCharType="begin"/>
            </w:r>
            <w:r w:rsidRPr="00A42C21">
              <w:rPr>
                <w:rStyle w:val="SmartLink1"/>
                <w:sz w:val="20"/>
                <w:szCs w:val="22"/>
              </w:rPr>
              <w:instrText xml:space="preserve"> REF _Ref136145851 \r \h </w:instrText>
            </w:r>
            <w:r>
              <w:rPr>
                <w:rStyle w:val="SmartLink1"/>
                <w:sz w:val="20"/>
                <w:szCs w:val="22"/>
              </w:rPr>
              <w:instrText xml:space="preserve"> \* MERGEFORMAT </w:instrText>
            </w:r>
            <w:r w:rsidRPr="00A42C21">
              <w:rPr>
                <w:rStyle w:val="SmartLink1"/>
                <w:sz w:val="20"/>
                <w:szCs w:val="22"/>
              </w:rPr>
            </w:r>
            <w:r w:rsidRPr="00A42C21">
              <w:rPr>
                <w:rStyle w:val="SmartLink1"/>
                <w:sz w:val="20"/>
                <w:szCs w:val="22"/>
              </w:rPr>
              <w:fldChar w:fldCharType="separate"/>
            </w:r>
            <w:r w:rsidRPr="00A42C21">
              <w:rPr>
                <w:rStyle w:val="SmartLink1"/>
                <w:sz w:val="20"/>
                <w:szCs w:val="22"/>
              </w:rPr>
              <w:t>P.2.1.2 |</w:t>
            </w:r>
            <w:r w:rsidRPr="00A42C21">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4701DC44" w14:textId="77777777" w:rsidR="002A1FC3" w:rsidRPr="005E36C8" w:rsidRDefault="002A1FC3" w:rsidP="002A1FC3">
            <w:pPr>
              <w:pStyle w:val="TablesHeadingGSCyan"/>
              <w:framePr w:hSpace="0" w:wrap="auto" w:vAnchor="margin" w:hAnchor="text" w:yAlign="inline"/>
              <w:spacing w:line="276" w:lineRule="auto"/>
              <w:rPr>
                <w:caps w:val="0"/>
                <w:color w:val="4D4D4C"/>
                <w:sz w:val="20"/>
                <w:szCs w:val="20"/>
              </w:rPr>
            </w:pPr>
            <w:r w:rsidRPr="00BC6E4E">
              <w:rPr>
                <w:caps w:val="0"/>
                <w:color w:val="4D4D4C"/>
                <w:sz w:val="20"/>
                <w:szCs w:val="20"/>
              </w:rPr>
              <w:t>Does the project prevent men and women from having equal opportunities to participate in identified tasks and activities, whether through paid work, volunteer work, or community contributions, as appropriate?</w:t>
            </w:r>
          </w:p>
        </w:tc>
        <w:tc>
          <w:tcPr>
            <w:tcW w:w="953" w:type="pct"/>
            <w:tcBorders>
              <w:top w:val="single" w:sz="4" w:space="0" w:color="auto"/>
              <w:left w:val="single" w:sz="4" w:space="0" w:color="auto"/>
              <w:bottom w:val="single" w:sz="4" w:space="0" w:color="auto"/>
            </w:tcBorders>
          </w:tcPr>
          <w:p w14:paraId="2D6BF5F2" w14:textId="78A6BF91" w:rsidR="002A1FC3" w:rsidRPr="005E36C8" w:rsidDel="00A63097" w:rsidRDefault="002A1FC3" w:rsidP="002A1FC3">
            <w:pPr>
              <w:pStyle w:val="TablesHeadingGSCyan"/>
              <w:framePr w:hSpace="0" w:wrap="auto" w:vAnchor="margin" w:hAnchor="text" w:yAlign="inline"/>
              <w:spacing w:line="276" w:lineRule="auto"/>
              <w:rPr>
                <w:caps w:val="0"/>
                <w:color w:val="4D4D4C"/>
                <w:sz w:val="20"/>
                <w:szCs w:val="20"/>
              </w:rPr>
            </w:pPr>
            <w:r w:rsidRPr="00855FF5"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1C70534" w14:textId="5254C434" w:rsidR="002A1FC3" w:rsidRPr="005E36C8" w:rsidDel="00A63097" w:rsidRDefault="00897229" w:rsidP="002A1FC3">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sz w:val="20"/>
                <w:szCs w:val="20"/>
              </w:rPr>
              <w:t>☒</w:t>
            </w:r>
            <w:r w:rsidR="002A1FC3" w:rsidRPr="005E36C8" w:rsidDel="00A63097">
              <w:rPr>
                <w:caps w:val="0"/>
                <w:color w:val="4D4D4C"/>
                <w:sz w:val="20"/>
                <w:szCs w:val="20"/>
              </w:rPr>
              <w:t xml:space="preserve"> NO</w:t>
            </w:r>
          </w:p>
          <w:p w14:paraId="6B1F6FE2" w14:textId="77777777" w:rsidR="002A1FC3" w:rsidRPr="005E36C8" w:rsidRDefault="002A1FC3" w:rsidP="002A1FC3">
            <w:pPr>
              <w:pStyle w:val="TablesHeadingGSCyan"/>
              <w:framePr w:hSpace="0" w:wrap="auto" w:vAnchor="margin" w:hAnchor="text" w:yAlign="inline"/>
              <w:spacing w:line="276" w:lineRule="auto"/>
              <w:rPr>
                <w:caps w:val="0"/>
                <w:color w:val="4D4D4C"/>
                <w:sz w:val="20"/>
                <w:szCs w:val="20"/>
              </w:rPr>
            </w:pPr>
          </w:p>
        </w:tc>
      </w:tr>
      <w:tr w:rsidR="002A1FC3" w:rsidRPr="005E36C8" w14:paraId="5F61EB7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F83C83B" w14:textId="77777777" w:rsidR="002A1FC3" w:rsidRPr="005E36C8" w:rsidRDefault="002A1FC3" w:rsidP="002A1FC3">
            <w:pPr>
              <w:pStyle w:val="TablesHeadingGSCyan"/>
              <w:framePr w:hSpace="0" w:wrap="auto" w:vAnchor="margin" w:hAnchor="text" w:yAlign="inline"/>
              <w:spacing w:line="276" w:lineRule="auto"/>
            </w:pPr>
            <w:r w:rsidRPr="00A42C21">
              <w:rPr>
                <w:rStyle w:val="SmartLink1"/>
                <w:sz w:val="20"/>
                <w:szCs w:val="22"/>
              </w:rPr>
              <w:fldChar w:fldCharType="begin"/>
            </w:r>
            <w:r w:rsidRPr="00A42C21">
              <w:rPr>
                <w:rStyle w:val="SmartLink1"/>
                <w:sz w:val="20"/>
                <w:szCs w:val="22"/>
              </w:rPr>
              <w:instrText xml:space="preserve"> REF _Ref136145851 \r \h </w:instrText>
            </w:r>
            <w:r>
              <w:rPr>
                <w:rStyle w:val="SmartLink1"/>
                <w:sz w:val="20"/>
                <w:szCs w:val="22"/>
              </w:rPr>
              <w:instrText xml:space="preserve"> \* MERGEFORMAT </w:instrText>
            </w:r>
            <w:r w:rsidRPr="00A42C21">
              <w:rPr>
                <w:rStyle w:val="SmartLink1"/>
                <w:sz w:val="20"/>
                <w:szCs w:val="22"/>
              </w:rPr>
            </w:r>
            <w:r w:rsidRPr="00A42C21">
              <w:rPr>
                <w:rStyle w:val="SmartLink1"/>
                <w:sz w:val="20"/>
                <w:szCs w:val="22"/>
              </w:rPr>
              <w:fldChar w:fldCharType="separate"/>
            </w:r>
            <w:r w:rsidRPr="00A42C21">
              <w:rPr>
                <w:rStyle w:val="SmartLink1"/>
                <w:sz w:val="20"/>
                <w:szCs w:val="22"/>
              </w:rPr>
              <w:t>P.2.1.2 |</w:t>
            </w:r>
            <w:r w:rsidRPr="00A42C21">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4DA53070" w14:textId="77777777" w:rsidR="002A1FC3" w:rsidRPr="00BC6E4E" w:rsidRDefault="002A1FC3" w:rsidP="002A1FC3">
            <w:pPr>
              <w:pStyle w:val="TablesHeadingGSCyan"/>
              <w:framePr w:hSpace="0" w:wrap="auto" w:vAnchor="margin" w:hAnchor="text" w:yAlign="inline"/>
              <w:spacing w:line="276" w:lineRule="auto"/>
              <w:rPr>
                <w:caps w:val="0"/>
                <w:color w:val="4D4D4C"/>
                <w:sz w:val="20"/>
                <w:szCs w:val="20"/>
              </w:rPr>
            </w:pPr>
            <w:r w:rsidRPr="00860063">
              <w:rPr>
                <w:caps w:val="0"/>
                <w:color w:val="4D4D4C"/>
                <w:sz w:val="20"/>
                <w:szCs w:val="20"/>
              </w:rPr>
              <w:t xml:space="preserve">Does the project </w:t>
            </w:r>
            <w:r>
              <w:rPr>
                <w:caps w:val="0"/>
                <w:color w:val="4D4D4C"/>
                <w:sz w:val="20"/>
                <w:szCs w:val="20"/>
              </w:rPr>
              <w:t>limit</w:t>
            </w:r>
            <w:r w:rsidRPr="00860063">
              <w:rPr>
                <w:caps w:val="0"/>
                <w:color w:val="4D4D4C"/>
                <w:sz w:val="20"/>
                <w:szCs w:val="20"/>
              </w:rPr>
              <w:t xml:space="preserve"> the participation of women or men based on pregnancy, maternity/paternity leave, or marital status?</w:t>
            </w:r>
          </w:p>
        </w:tc>
        <w:tc>
          <w:tcPr>
            <w:tcW w:w="953" w:type="pct"/>
            <w:tcBorders>
              <w:top w:val="single" w:sz="4" w:space="0" w:color="auto"/>
              <w:left w:val="single" w:sz="4" w:space="0" w:color="auto"/>
              <w:bottom w:val="single" w:sz="4" w:space="0" w:color="auto"/>
            </w:tcBorders>
          </w:tcPr>
          <w:p w14:paraId="55400A95" w14:textId="723F3519" w:rsidR="002A1FC3" w:rsidRPr="005E36C8" w:rsidDel="00A63097" w:rsidRDefault="002A1FC3" w:rsidP="002A1FC3">
            <w:pPr>
              <w:pStyle w:val="TablesHeadingGSCyan"/>
              <w:framePr w:hSpace="0" w:wrap="auto" w:vAnchor="margin" w:hAnchor="text" w:yAlign="inline"/>
              <w:spacing w:line="276" w:lineRule="auto"/>
              <w:rPr>
                <w:caps w:val="0"/>
                <w:color w:val="4D4D4C"/>
                <w:sz w:val="20"/>
                <w:szCs w:val="20"/>
              </w:rPr>
            </w:pPr>
            <w:r w:rsidRPr="00855FF5"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14E2E46D" w14:textId="23634D89" w:rsidR="002A1FC3" w:rsidRPr="00855FF5" w:rsidRDefault="00897229" w:rsidP="002A1FC3">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2A1FC3" w:rsidRPr="005E36C8" w:rsidDel="00A63097">
              <w:rPr>
                <w:caps w:val="0"/>
                <w:color w:val="4D4D4C"/>
                <w:sz w:val="20"/>
                <w:szCs w:val="20"/>
              </w:rPr>
              <w:t xml:space="preserve"> NO</w:t>
            </w:r>
          </w:p>
        </w:tc>
      </w:tr>
      <w:tr w:rsidR="002A1FC3" w:rsidRPr="005E36C8" w14:paraId="6BEBC1A1"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A92DABE" w14:textId="77777777" w:rsidR="002A1FC3" w:rsidRPr="00A42C21" w:rsidRDefault="002A1FC3" w:rsidP="002A1FC3">
            <w:pPr>
              <w:pStyle w:val="TablesHeadingGSCyan"/>
              <w:framePr w:hSpace="0" w:wrap="auto" w:vAnchor="margin" w:hAnchor="text" w:yAlign="inline"/>
              <w:spacing w:line="276" w:lineRule="auto"/>
              <w:rPr>
                <w:rStyle w:val="SmartLink1"/>
                <w:sz w:val="20"/>
                <w:szCs w:val="22"/>
              </w:rPr>
            </w:pPr>
            <w:r w:rsidRPr="00A42C21">
              <w:rPr>
                <w:rStyle w:val="SmartLink1"/>
                <w:sz w:val="20"/>
                <w:szCs w:val="22"/>
              </w:rPr>
              <w:fldChar w:fldCharType="begin"/>
            </w:r>
            <w:r w:rsidRPr="00A42C21">
              <w:rPr>
                <w:rStyle w:val="SmartLink1"/>
                <w:sz w:val="20"/>
                <w:szCs w:val="22"/>
              </w:rPr>
              <w:instrText xml:space="preserve"> REF _Ref136145851 \r \h </w:instrText>
            </w:r>
            <w:r>
              <w:rPr>
                <w:rStyle w:val="SmartLink1"/>
                <w:sz w:val="20"/>
                <w:szCs w:val="22"/>
              </w:rPr>
              <w:instrText xml:space="preserve"> \* MERGEFORMAT </w:instrText>
            </w:r>
            <w:r w:rsidRPr="00A42C21">
              <w:rPr>
                <w:rStyle w:val="SmartLink1"/>
                <w:sz w:val="20"/>
                <w:szCs w:val="22"/>
              </w:rPr>
            </w:r>
            <w:r w:rsidRPr="00A42C21">
              <w:rPr>
                <w:rStyle w:val="SmartLink1"/>
                <w:sz w:val="20"/>
                <w:szCs w:val="22"/>
              </w:rPr>
              <w:fldChar w:fldCharType="separate"/>
            </w:r>
            <w:r w:rsidRPr="00A42C21">
              <w:rPr>
                <w:rStyle w:val="SmartLink1"/>
                <w:sz w:val="20"/>
                <w:szCs w:val="22"/>
              </w:rPr>
              <w:t>P.2.1.2 |</w:t>
            </w:r>
            <w:r w:rsidRPr="00A42C21">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7EDE92CC" w14:textId="77777777" w:rsidR="002A1FC3" w:rsidRPr="00860063" w:rsidRDefault="002A1FC3" w:rsidP="002A1FC3">
            <w:pPr>
              <w:pStyle w:val="TablesHeadingGSCyan"/>
              <w:framePr w:hSpace="0" w:wrap="auto" w:vAnchor="margin" w:hAnchor="text" w:yAlign="inline"/>
              <w:spacing w:line="276" w:lineRule="auto"/>
              <w:rPr>
                <w:caps w:val="0"/>
                <w:color w:val="4D4D4C"/>
                <w:sz w:val="20"/>
                <w:szCs w:val="20"/>
              </w:rPr>
            </w:pPr>
            <w:r w:rsidRPr="00755053">
              <w:rPr>
                <w:caps w:val="0"/>
                <w:color w:val="4D4D4C"/>
                <w:sz w:val="20"/>
                <w:szCs w:val="20"/>
              </w:rPr>
              <w:t>Is information about project objectives being communicated in a way that is inappropriate for the local context and not tailored to the methods of understanding of both women and men, which could hinder their participation?</w:t>
            </w:r>
          </w:p>
        </w:tc>
        <w:tc>
          <w:tcPr>
            <w:tcW w:w="953" w:type="pct"/>
            <w:tcBorders>
              <w:top w:val="single" w:sz="4" w:space="0" w:color="auto"/>
              <w:left w:val="single" w:sz="4" w:space="0" w:color="auto"/>
              <w:bottom w:val="single" w:sz="4" w:space="0" w:color="auto"/>
            </w:tcBorders>
          </w:tcPr>
          <w:p w14:paraId="3BB28BE7" w14:textId="0BEA2F59" w:rsidR="002A1FC3" w:rsidRPr="005E36C8" w:rsidDel="00A63097" w:rsidRDefault="002A1FC3" w:rsidP="002A1FC3">
            <w:pPr>
              <w:pStyle w:val="TablesHeadingGSCyan"/>
              <w:framePr w:hSpace="0" w:wrap="auto" w:vAnchor="margin" w:hAnchor="text" w:yAlign="inline"/>
              <w:spacing w:line="276" w:lineRule="auto"/>
              <w:rPr>
                <w:caps w:val="0"/>
                <w:color w:val="4D4D4C"/>
                <w:sz w:val="20"/>
                <w:szCs w:val="20"/>
              </w:rPr>
            </w:pPr>
            <w:r w:rsidRPr="00855FF5"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4BADF70E" w14:textId="46A13E83" w:rsidR="002A1FC3" w:rsidRPr="00855FF5" w:rsidRDefault="00897229" w:rsidP="002A1FC3">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2A1FC3" w:rsidRPr="005E36C8" w:rsidDel="00A63097">
              <w:rPr>
                <w:caps w:val="0"/>
                <w:color w:val="4D4D4C"/>
                <w:sz w:val="20"/>
                <w:szCs w:val="20"/>
              </w:rPr>
              <w:t xml:space="preserve"> NO</w:t>
            </w:r>
          </w:p>
        </w:tc>
      </w:tr>
      <w:tr w:rsidR="002A1FC3" w:rsidRPr="005E36C8" w14:paraId="22B7121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E702CC2" w14:textId="77777777" w:rsidR="002A1FC3" w:rsidRPr="00A42C21" w:rsidRDefault="002A1FC3" w:rsidP="002A1FC3">
            <w:pPr>
              <w:pStyle w:val="TablesHeadingGSCyan"/>
              <w:framePr w:hSpace="0" w:wrap="auto" w:vAnchor="margin" w:hAnchor="text" w:yAlign="inline"/>
              <w:spacing w:line="276" w:lineRule="auto"/>
              <w:rPr>
                <w:rStyle w:val="SmartLink1"/>
                <w:sz w:val="20"/>
                <w:szCs w:val="22"/>
              </w:rPr>
            </w:pPr>
            <w:r>
              <w:rPr>
                <w:rStyle w:val="SmartLink1"/>
                <w:sz w:val="20"/>
                <w:szCs w:val="22"/>
              </w:rPr>
              <w:fldChar w:fldCharType="begin"/>
            </w:r>
            <w:r>
              <w:rPr>
                <w:rStyle w:val="SmartLink1"/>
                <w:sz w:val="20"/>
                <w:szCs w:val="22"/>
              </w:rPr>
              <w:instrText xml:space="preserve"> REF _Ref136148646 \r \h </w:instrText>
            </w:r>
            <w:r>
              <w:rPr>
                <w:rStyle w:val="SmartLink1"/>
                <w:sz w:val="20"/>
                <w:szCs w:val="22"/>
              </w:rPr>
            </w:r>
            <w:r>
              <w:rPr>
                <w:rStyle w:val="SmartLink1"/>
                <w:sz w:val="20"/>
                <w:szCs w:val="22"/>
              </w:rPr>
              <w:fldChar w:fldCharType="separate"/>
            </w:r>
            <w:r>
              <w:rPr>
                <w:rStyle w:val="SmartLink1"/>
                <w:sz w:val="20"/>
                <w:szCs w:val="22"/>
              </w:rPr>
              <w:t>P.2.1.3 |</w:t>
            </w:r>
            <w:r>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4071DE47" w14:textId="77777777" w:rsidR="002A1FC3" w:rsidRPr="00755053" w:rsidRDefault="002A1FC3" w:rsidP="002A1FC3">
            <w:pPr>
              <w:pStyle w:val="TablesHeadingGSCyan"/>
              <w:framePr w:hSpace="0" w:wrap="auto" w:vAnchor="margin" w:hAnchor="text" w:yAlign="inline"/>
              <w:spacing w:line="276" w:lineRule="auto"/>
              <w:rPr>
                <w:caps w:val="0"/>
                <w:color w:val="4D4D4C"/>
                <w:sz w:val="20"/>
                <w:szCs w:val="20"/>
              </w:rPr>
            </w:pPr>
            <w:r w:rsidRPr="00A95ABD">
              <w:rPr>
                <w:caps w:val="0"/>
                <w:color w:val="4D4D4C"/>
                <w:sz w:val="20"/>
                <w:szCs w:val="20"/>
              </w:rPr>
              <w:t>Has the project assessed gender risks without referencing the country's gender strategy or equivalent national commitment?</w:t>
            </w:r>
          </w:p>
        </w:tc>
        <w:tc>
          <w:tcPr>
            <w:tcW w:w="953" w:type="pct"/>
            <w:tcBorders>
              <w:top w:val="single" w:sz="4" w:space="0" w:color="auto"/>
              <w:left w:val="single" w:sz="4" w:space="0" w:color="auto"/>
              <w:bottom w:val="single" w:sz="4" w:space="0" w:color="auto"/>
            </w:tcBorders>
          </w:tcPr>
          <w:p w14:paraId="6B690E6D" w14:textId="22647916" w:rsidR="002A1FC3" w:rsidRPr="005E36C8" w:rsidDel="00A63097" w:rsidRDefault="002A1FC3" w:rsidP="002A1FC3">
            <w:pPr>
              <w:pStyle w:val="TablesHeadingGSCyan"/>
              <w:framePr w:hSpace="0" w:wrap="auto" w:vAnchor="margin" w:hAnchor="text" w:yAlign="inline"/>
              <w:spacing w:line="276" w:lineRule="auto"/>
              <w:rPr>
                <w:caps w:val="0"/>
                <w:color w:val="4D4D4C"/>
                <w:sz w:val="20"/>
                <w:szCs w:val="20"/>
              </w:rPr>
            </w:pPr>
            <w:r w:rsidRPr="00855FF5"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85B5420" w14:textId="7FA956AC" w:rsidR="002A1FC3" w:rsidRPr="00855FF5" w:rsidRDefault="00897229" w:rsidP="002A1FC3">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2A1FC3" w:rsidRPr="005E36C8" w:rsidDel="00A63097">
              <w:rPr>
                <w:caps w:val="0"/>
                <w:color w:val="4D4D4C"/>
                <w:sz w:val="20"/>
                <w:szCs w:val="20"/>
              </w:rPr>
              <w:t xml:space="preserve"> NO</w:t>
            </w:r>
          </w:p>
        </w:tc>
      </w:tr>
      <w:tr w:rsidR="002A1FC3" w:rsidRPr="005E36C8" w14:paraId="2CA1315D"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43DB440" w14:textId="77777777" w:rsidR="002A1FC3" w:rsidRDefault="002A1FC3" w:rsidP="002A1FC3">
            <w:pPr>
              <w:pStyle w:val="TablesHeadingGSCyan"/>
              <w:framePr w:hSpace="0" w:wrap="auto" w:vAnchor="margin" w:hAnchor="text" w:yAlign="inline"/>
              <w:spacing w:line="276" w:lineRule="auto"/>
              <w:rPr>
                <w:rStyle w:val="SmartLink1"/>
                <w:sz w:val="20"/>
                <w:szCs w:val="22"/>
              </w:rPr>
            </w:pPr>
            <w:r>
              <w:rPr>
                <w:rStyle w:val="SmartLink1"/>
                <w:sz w:val="20"/>
                <w:szCs w:val="22"/>
              </w:rPr>
              <w:fldChar w:fldCharType="begin"/>
            </w:r>
            <w:r>
              <w:rPr>
                <w:rStyle w:val="SmartLink1"/>
                <w:sz w:val="20"/>
                <w:szCs w:val="22"/>
              </w:rPr>
              <w:instrText xml:space="preserve"> REF _Ref136149521 \r \h </w:instrText>
            </w:r>
            <w:r>
              <w:rPr>
                <w:rStyle w:val="SmartLink1"/>
                <w:sz w:val="20"/>
                <w:szCs w:val="22"/>
              </w:rPr>
            </w:r>
            <w:r>
              <w:rPr>
                <w:rStyle w:val="SmartLink1"/>
                <w:sz w:val="20"/>
                <w:szCs w:val="22"/>
              </w:rPr>
              <w:fldChar w:fldCharType="separate"/>
            </w:r>
            <w:r>
              <w:rPr>
                <w:rStyle w:val="SmartLink1"/>
                <w:sz w:val="20"/>
                <w:szCs w:val="22"/>
              </w:rPr>
              <w:t>P.2.1.4 |</w:t>
            </w:r>
            <w:r>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2E38E86C" w14:textId="77777777" w:rsidR="002A1FC3" w:rsidRPr="00A95ABD" w:rsidRDefault="002A1FC3" w:rsidP="002A1FC3">
            <w:pPr>
              <w:pStyle w:val="TablesHeadingGSCyan"/>
              <w:framePr w:hSpace="0" w:wrap="auto" w:vAnchor="margin" w:hAnchor="text" w:yAlign="inline"/>
              <w:spacing w:line="276" w:lineRule="auto"/>
              <w:rPr>
                <w:caps w:val="0"/>
                <w:color w:val="4D4D4C"/>
                <w:sz w:val="20"/>
                <w:szCs w:val="20"/>
              </w:rPr>
            </w:pPr>
            <w:r w:rsidRPr="005B6F64">
              <w:rPr>
                <w:caps w:val="0"/>
                <w:color w:val="4D4D4C"/>
                <w:sz w:val="20"/>
                <w:szCs w:val="20"/>
              </w:rPr>
              <w:t>Ha</w:t>
            </w:r>
            <w:r>
              <w:rPr>
                <w:caps w:val="0"/>
                <w:color w:val="4D4D4C"/>
                <w:sz w:val="20"/>
                <w:szCs w:val="20"/>
              </w:rPr>
              <w:t>s</w:t>
            </w:r>
            <w:r w:rsidRPr="005B6F64">
              <w:rPr>
                <w:caps w:val="0"/>
                <w:color w:val="4D4D4C"/>
                <w:sz w:val="20"/>
                <w:szCs w:val="20"/>
              </w:rPr>
              <w:t xml:space="preserve"> expert stakeholder</w:t>
            </w:r>
            <w:r>
              <w:rPr>
                <w:caps w:val="0"/>
                <w:color w:val="4D4D4C"/>
                <w:sz w:val="20"/>
                <w:szCs w:val="20"/>
              </w:rPr>
              <w:t>(</w:t>
            </w:r>
            <w:r w:rsidRPr="005B6F64">
              <w:rPr>
                <w:caps w:val="0"/>
                <w:color w:val="4D4D4C"/>
                <w:sz w:val="20"/>
                <w:szCs w:val="20"/>
              </w:rPr>
              <w:t>s</w:t>
            </w:r>
            <w:r>
              <w:rPr>
                <w:caps w:val="0"/>
                <w:color w:val="4D4D4C"/>
                <w:sz w:val="20"/>
                <w:szCs w:val="20"/>
              </w:rPr>
              <w:t>)</w:t>
            </w:r>
            <w:r w:rsidRPr="005B6F64">
              <w:rPr>
                <w:caps w:val="0"/>
                <w:color w:val="4D4D4C"/>
                <w:sz w:val="20"/>
                <w:szCs w:val="20"/>
              </w:rPr>
              <w:t xml:space="preserve"> been involved, and has their input been requested for the project design on gender equality and women's empowerment?</w:t>
            </w:r>
          </w:p>
        </w:tc>
        <w:tc>
          <w:tcPr>
            <w:tcW w:w="953" w:type="pct"/>
            <w:tcBorders>
              <w:top w:val="single" w:sz="4" w:space="0" w:color="auto"/>
              <w:left w:val="single" w:sz="4" w:space="0" w:color="auto"/>
              <w:bottom w:val="single" w:sz="4" w:space="0" w:color="auto"/>
            </w:tcBorders>
          </w:tcPr>
          <w:p w14:paraId="583943A9" w14:textId="43602134" w:rsidR="002A1FC3" w:rsidRPr="005E36C8" w:rsidDel="00A63097" w:rsidRDefault="002A1FC3" w:rsidP="002A1FC3">
            <w:pPr>
              <w:pStyle w:val="TablesHeadingGSCyan"/>
              <w:framePr w:hSpace="0" w:wrap="auto" w:vAnchor="margin" w:hAnchor="text" w:yAlign="inline"/>
              <w:spacing w:line="276" w:lineRule="auto"/>
              <w:rPr>
                <w:caps w:val="0"/>
                <w:color w:val="4D4D4C"/>
                <w:sz w:val="20"/>
                <w:szCs w:val="20"/>
              </w:rPr>
            </w:pPr>
            <w:r w:rsidRPr="00855FF5"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7E58EBA" w14:textId="75E8CD70" w:rsidR="002A1FC3" w:rsidRPr="00855FF5" w:rsidRDefault="00897229" w:rsidP="002A1FC3">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2A1FC3" w:rsidRPr="005E36C8" w:rsidDel="00A63097">
              <w:rPr>
                <w:caps w:val="0"/>
                <w:color w:val="4D4D4C"/>
                <w:sz w:val="20"/>
                <w:szCs w:val="20"/>
              </w:rPr>
              <w:t xml:space="preserve"> NO</w:t>
            </w:r>
          </w:p>
        </w:tc>
      </w:tr>
      <w:tr w:rsidR="002A1FC3" w:rsidRPr="005E36C8" w14:paraId="08278D2A" w14:textId="77777777" w:rsidTr="005336A6">
        <w:trPr>
          <w:trHeight w:val="364"/>
        </w:trPr>
        <w:tc>
          <w:tcPr>
            <w:tcW w:w="5000" w:type="pct"/>
            <w:gridSpan w:val="3"/>
            <w:tcBorders>
              <w:top w:val="single" w:sz="4" w:space="0" w:color="auto"/>
              <w:bottom w:val="single" w:sz="4" w:space="0" w:color="auto"/>
            </w:tcBorders>
            <w:noWrap/>
            <w:vAlign w:val="top"/>
          </w:tcPr>
          <w:p w14:paraId="3EEF94AD" w14:textId="77777777" w:rsidR="002A1FC3" w:rsidRPr="00855FF5" w:rsidRDefault="002A1FC3" w:rsidP="002A1FC3">
            <w:pPr>
              <w:pStyle w:val="TablesHeadingGSCyan"/>
              <w:framePr w:hSpace="0" w:wrap="auto" w:vAnchor="margin" w:hAnchor="text" w:yAlign="inline"/>
              <w:spacing w:line="276" w:lineRule="auto"/>
              <w:rPr>
                <w:caps w:val="0"/>
                <w:color w:val="4D4D4C"/>
                <w:sz w:val="20"/>
                <w:szCs w:val="20"/>
              </w:rPr>
            </w:pPr>
            <w:r w:rsidRPr="00770304">
              <w:rPr>
                <w:caps w:val="0"/>
                <w:sz w:val="20"/>
                <w:szCs w:val="22"/>
              </w:rPr>
              <w:t>If the answer to any of the questions above is "yes," please explain the reason and how the project will ensure compliance with applicable requirements.</w:t>
            </w:r>
          </w:p>
        </w:tc>
      </w:tr>
      <w:tr w:rsidR="002A1FC3" w:rsidRPr="005E36C8" w14:paraId="5F32C7BA"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0EA80775" w14:textId="12A48980" w:rsidR="002A1FC3" w:rsidRPr="00581DC6" w:rsidRDefault="00897229" w:rsidP="00581DC6">
            <w:pPr>
              <w:pStyle w:val="TablesHeadingGSCyan"/>
              <w:framePr w:hSpace="0" w:wrap="auto" w:vAnchor="margin" w:hAnchor="text" w:yAlign="inline"/>
              <w:spacing w:line="276" w:lineRule="auto"/>
              <w:rPr>
                <w:caps w:val="0"/>
                <w:color w:val="515151" w:themeColor="text1"/>
                <w:sz w:val="20"/>
                <w:szCs w:val="20"/>
              </w:rPr>
            </w:pPr>
            <w:r>
              <w:rPr>
                <w:i/>
                <w:iCs/>
                <w:caps w:val="0"/>
                <w:color w:val="4D4D4C"/>
                <w:sz w:val="20"/>
                <w:szCs w:val="20"/>
              </w:rPr>
              <w:t>NA</w:t>
            </w:r>
          </w:p>
        </w:tc>
      </w:tr>
      <w:tr w:rsidR="002A1FC3" w:rsidRPr="005E36C8" w14:paraId="437B5888" w14:textId="77777777" w:rsidTr="002A1FC3">
        <w:trPr>
          <w:trHeight w:val="364"/>
        </w:trPr>
        <w:tc>
          <w:tcPr>
            <w:tcW w:w="4047" w:type="pct"/>
            <w:gridSpan w:val="2"/>
            <w:tcBorders>
              <w:top w:val="single" w:sz="4" w:space="0" w:color="auto"/>
              <w:bottom w:val="single" w:sz="4" w:space="0" w:color="auto"/>
              <w:right w:val="single" w:sz="4" w:space="0" w:color="auto"/>
            </w:tcBorders>
            <w:noWrap/>
            <w:vAlign w:val="top"/>
          </w:tcPr>
          <w:p w14:paraId="3A251B90" w14:textId="77777777" w:rsidR="002A1FC3" w:rsidRPr="005E6515" w:rsidRDefault="002A1FC3" w:rsidP="002A1FC3">
            <w:pPr>
              <w:pStyle w:val="TablesHeadingGSCyan"/>
              <w:framePr w:hSpace="0" w:wrap="auto" w:vAnchor="margin" w:hAnchor="text" w:yAlign="inline"/>
              <w:spacing w:line="276" w:lineRule="auto"/>
              <w:rPr>
                <w:caps w:val="0"/>
              </w:rPr>
            </w:pPr>
            <w:r w:rsidRPr="005E6515">
              <w:rPr>
                <w:caps w:val="0"/>
                <w:sz w:val="20"/>
                <w:szCs w:val="22"/>
              </w:rPr>
              <w:t>Would the project potentially involve or lead to:</w:t>
            </w:r>
          </w:p>
        </w:tc>
        <w:tc>
          <w:tcPr>
            <w:tcW w:w="953" w:type="pct"/>
            <w:tcBorders>
              <w:top w:val="single" w:sz="4" w:space="0" w:color="auto"/>
              <w:left w:val="single" w:sz="4" w:space="0" w:color="auto"/>
              <w:bottom w:val="single" w:sz="4" w:space="0" w:color="auto"/>
            </w:tcBorders>
          </w:tcPr>
          <w:p w14:paraId="3C9F39DB" w14:textId="77777777" w:rsidR="002A1FC3" w:rsidRPr="005E36C8" w:rsidRDefault="002A1FC3" w:rsidP="002A1FC3">
            <w:pPr>
              <w:pStyle w:val="TablesHeadingGSCyan"/>
              <w:framePr w:hSpace="0" w:wrap="auto" w:vAnchor="margin" w:hAnchor="text" w:yAlign="inline"/>
              <w:spacing w:line="276" w:lineRule="auto"/>
              <w:rPr>
                <w:caps w:val="0"/>
                <w:color w:val="4D4D4C"/>
                <w:sz w:val="20"/>
                <w:szCs w:val="20"/>
              </w:rPr>
            </w:pPr>
          </w:p>
        </w:tc>
      </w:tr>
      <w:tr w:rsidR="002A1FC3" w:rsidRPr="005E36C8" w14:paraId="62AD8210"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E00284E" w14:textId="77777777" w:rsidR="002A1FC3" w:rsidRPr="005E36C8" w:rsidRDefault="002A1FC3" w:rsidP="002A1FC3">
            <w:pPr>
              <w:pStyle w:val="TablesHeadingGSCyan"/>
              <w:framePr w:hSpace="0" w:wrap="auto" w:vAnchor="margin" w:hAnchor="text" w:yAlign="inline"/>
              <w:spacing w:line="276" w:lineRule="auto"/>
            </w:pPr>
            <w:r w:rsidRPr="00DB649E">
              <w:rPr>
                <w:rStyle w:val="SmartLink1"/>
                <w:sz w:val="20"/>
                <w:szCs w:val="22"/>
              </w:rPr>
              <w:fldChar w:fldCharType="begin"/>
            </w:r>
            <w:r w:rsidRPr="00DB649E">
              <w:rPr>
                <w:rStyle w:val="SmartLink1"/>
                <w:sz w:val="20"/>
                <w:szCs w:val="22"/>
              </w:rPr>
              <w:instrText xml:space="preserve"> REF _Ref136065879 \r \h </w:instrText>
            </w:r>
            <w:r>
              <w:rPr>
                <w:rStyle w:val="SmartLink1"/>
                <w:sz w:val="20"/>
                <w:szCs w:val="22"/>
              </w:rPr>
              <w:instrText xml:space="preserve"> \* MERGEFORMAT </w:instrText>
            </w:r>
            <w:r w:rsidRPr="00DB649E">
              <w:rPr>
                <w:rStyle w:val="SmartLink1"/>
                <w:sz w:val="20"/>
                <w:szCs w:val="22"/>
              </w:rPr>
            </w:r>
            <w:r w:rsidRPr="00DB649E">
              <w:rPr>
                <w:rStyle w:val="SmartLink1"/>
                <w:sz w:val="20"/>
                <w:szCs w:val="22"/>
              </w:rPr>
              <w:fldChar w:fldCharType="separate"/>
            </w:r>
            <w:r w:rsidRPr="00DB649E">
              <w:rPr>
                <w:rStyle w:val="SmartLink1"/>
                <w:sz w:val="20"/>
                <w:szCs w:val="22"/>
              </w:rPr>
              <w:t>P.2.1.1 |</w:t>
            </w:r>
            <w:r w:rsidRPr="00DB649E">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17171C71" w14:textId="77777777" w:rsidR="002A1FC3" w:rsidRPr="005E36C8" w:rsidRDefault="002A1FC3" w:rsidP="002A1FC3">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adverse impacts on gender equality and/or the situation of women and girls?</w:t>
            </w:r>
          </w:p>
        </w:tc>
        <w:tc>
          <w:tcPr>
            <w:tcW w:w="953" w:type="pct"/>
            <w:tcBorders>
              <w:top w:val="single" w:sz="4" w:space="0" w:color="auto"/>
              <w:left w:val="single" w:sz="4" w:space="0" w:color="auto"/>
              <w:bottom w:val="single" w:sz="4" w:space="0" w:color="auto"/>
            </w:tcBorders>
          </w:tcPr>
          <w:p w14:paraId="6CAAE84D" w14:textId="7C8C4165" w:rsidR="002A1FC3" w:rsidRPr="005E36C8" w:rsidDel="00A63097" w:rsidRDefault="002A1FC3" w:rsidP="002A1FC3">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739EB639" w14:textId="64947522" w:rsidR="002A1FC3" w:rsidRPr="005E36C8" w:rsidDel="00A63097" w:rsidRDefault="002A1FC3" w:rsidP="002A1FC3">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2AC1AA42" w14:textId="08924EFB" w:rsidR="002A1FC3" w:rsidRPr="005E36C8" w:rsidRDefault="00897229" w:rsidP="002A1FC3">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2A1FC3" w:rsidRPr="005E36C8" w:rsidDel="00A63097">
              <w:rPr>
                <w:caps w:val="0"/>
                <w:color w:val="4D4D4C"/>
                <w:sz w:val="20"/>
                <w:szCs w:val="20"/>
              </w:rPr>
              <w:t xml:space="preserve"> NO</w:t>
            </w:r>
          </w:p>
        </w:tc>
      </w:tr>
      <w:tr w:rsidR="002A1FC3" w:rsidRPr="005E36C8" w14:paraId="26A1D84B"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56382B8" w14:textId="77777777" w:rsidR="002A1FC3" w:rsidRPr="00DB649E" w:rsidRDefault="002A1FC3" w:rsidP="002A1FC3">
            <w:pPr>
              <w:pStyle w:val="TablesHeadingGSCyan"/>
              <w:framePr w:hSpace="0" w:wrap="auto" w:vAnchor="margin" w:hAnchor="text" w:yAlign="inline"/>
              <w:spacing w:line="276" w:lineRule="auto"/>
              <w:rPr>
                <w:rStyle w:val="SmartLink1"/>
                <w:sz w:val="20"/>
                <w:szCs w:val="22"/>
              </w:rPr>
            </w:pPr>
            <w:r w:rsidRPr="00DB649E">
              <w:rPr>
                <w:rStyle w:val="SmartLink1"/>
                <w:sz w:val="20"/>
                <w:szCs w:val="22"/>
              </w:rPr>
              <w:fldChar w:fldCharType="begin"/>
            </w:r>
            <w:r w:rsidRPr="00DB649E">
              <w:rPr>
                <w:rStyle w:val="SmartLink1"/>
                <w:sz w:val="20"/>
                <w:szCs w:val="22"/>
              </w:rPr>
              <w:instrText xml:space="preserve"> REF _Ref136065879 \r \h </w:instrText>
            </w:r>
            <w:r>
              <w:rPr>
                <w:rStyle w:val="SmartLink1"/>
                <w:sz w:val="20"/>
                <w:szCs w:val="22"/>
              </w:rPr>
              <w:instrText xml:space="preserve"> \* MERGEFORMAT </w:instrText>
            </w:r>
            <w:r w:rsidRPr="00DB649E">
              <w:rPr>
                <w:rStyle w:val="SmartLink1"/>
                <w:sz w:val="20"/>
                <w:szCs w:val="22"/>
              </w:rPr>
            </w:r>
            <w:r w:rsidRPr="00DB649E">
              <w:rPr>
                <w:rStyle w:val="SmartLink1"/>
                <w:sz w:val="20"/>
                <w:szCs w:val="22"/>
              </w:rPr>
              <w:fldChar w:fldCharType="separate"/>
            </w:r>
            <w:r w:rsidRPr="00DB649E">
              <w:rPr>
                <w:rStyle w:val="SmartLink1"/>
                <w:sz w:val="20"/>
                <w:szCs w:val="22"/>
              </w:rPr>
              <w:t>P.2.1.1 |</w:t>
            </w:r>
            <w:r w:rsidRPr="00DB649E">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459A9DB1" w14:textId="77777777" w:rsidR="002A1FC3" w:rsidRPr="005E36C8" w:rsidRDefault="002A1FC3" w:rsidP="002A1FC3">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exacerbation of risks of gender-based violence? For example, through the influx of workers to a community, changes in community and household power dynamics, increased exposure to unsafe public places and/or transport, etc.</w:t>
            </w:r>
          </w:p>
        </w:tc>
        <w:tc>
          <w:tcPr>
            <w:tcW w:w="953" w:type="pct"/>
            <w:tcBorders>
              <w:top w:val="single" w:sz="4" w:space="0" w:color="auto"/>
              <w:left w:val="single" w:sz="4" w:space="0" w:color="auto"/>
              <w:bottom w:val="single" w:sz="4" w:space="0" w:color="auto"/>
            </w:tcBorders>
          </w:tcPr>
          <w:p w14:paraId="57A068C4" w14:textId="7CEEF806" w:rsidR="002A1FC3" w:rsidRPr="005E36C8" w:rsidDel="00A63097" w:rsidRDefault="002A1FC3" w:rsidP="002A1FC3">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FDFFC66" w14:textId="0E1E9B3C" w:rsidR="002A1FC3" w:rsidRPr="005E36C8" w:rsidDel="00A63097" w:rsidRDefault="002A1FC3" w:rsidP="002A1FC3">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0EE29CB1" w14:textId="43EC32BB" w:rsidR="002A1FC3" w:rsidRDefault="00897229" w:rsidP="002A1FC3">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2A1FC3" w:rsidRPr="005E36C8" w:rsidDel="00A63097">
              <w:rPr>
                <w:caps w:val="0"/>
                <w:color w:val="4D4D4C"/>
                <w:sz w:val="20"/>
                <w:szCs w:val="20"/>
              </w:rPr>
              <w:t xml:space="preserve"> NO</w:t>
            </w:r>
          </w:p>
        </w:tc>
      </w:tr>
      <w:tr w:rsidR="002A1FC3" w:rsidRPr="005E36C8" w14:paraId="6622ECBF"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9F36C3F" w14:textId="77777777" w:rsidR="002A1FC3" w:rsidRPr="005E36C8" w:rsidRDefault="002A1FC3" w:rsidP="002A1FC3">
            <w:pPr>
              <w:pStyle w:val="TablesHeadingGSCyan"/>
              <w:framePr w:hSpace="0" w:wrap="auto" w:vAnchor="margin" w:hAnchor="text" w:yAlign="inline"/>
              <w:spacing w:line="276" w:lineRule="auto"/>
            </w:pPr>
            <w:r w:rsidRPr="00A42C21">
              <w:rPr>
                <w:rStyle w:val="SmartLink1"/>
                <w:sz w:val="20"/>
                <w:szCs w:val="22"/>
              </w:rPr>
              <w:fldChar w:fldCharType="begin"/>
            </w:r>
            <w:r w:rsidRPr="00A42C21">
              <w:rPr>
                <w:rStyle w:val="SmartLink1"/>
                <w:sz w:val="20"/>
                <w:szCs w:val="22"/>
              </w:rPr>
              <w:instrText xml:space="preserve"> REF _Ref136145851 \r \h </w:instrText>
            </w:r>
            <w:r>
              <w:rPr>
                <w:rStyle w:val="SmartLink1"/>
                <w:sz w:val="20"/>
                <w:szCs w:val="22"/>
              </w:rPr>
              <w:instrText xml:space="preserve"> \* MERGEFORMAT </w:instrText>
            </w:r>
            <w:r w:rsidRPr="00A42C21">
              <w:rPr>
                <w:rStyle w:val="SmartLink1"/>
                <w:sz w:val="20"/>
                <w:szCs w:val="22"/>
              </w:rPr>
            </w:r>
            <w:r w:rsidRPr="00A42C21">
              <w:rPr>
                <w:rStyle w:val="SmartLink1"/>
                <w:sz w:val="20"/>
                <w:szCs w:val="22"/>
              </w:rPr>
              <w:fldChar w:fldCharType="separate"/>
            </w:r>
            <w:r w:rsidRPr="00A42C21">
              <w:rPr>
                <w:rStyle w:val="SmartLink1"/>
                <w:sz w:val="20"/>
                <w:szCs w:val="22"/>
              </w:rPr>
              <w:t>P.2.1.2 |</w:t>
            </w:r>
            <w:r w:rsidRPr="00A42C21">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7A8C6CCC" w14:textId="77777777" w:rsidR="002A1FC3" w:rsidRPr="005E36C8" w:rsidRDefault="002A1FC3" w:rsidP="002A1FC3">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reproducing discriminations against women based on gender, especially regarding participation in design and implementation or access to opportunities and benefits?</w:t>
            </w:r>
          </w:p>
        </w:tc>
        <w:tc>
          <w:tcPr>
            <w:tcW w:w="953" w:type="pct"/>
            <w:tcBorders>
              <w:top w:val="single" w:sz="4" w:space="0" w:color="auto"/>
              <w:left w:val="single" w:sz="4" w:space="0" w:color="auto"/>
              <w:bottom w:val="single" w:sz="4" w:space="0" w:color="auto"/>
            </w:tcBorders>
          </w:tcPr>
          <w:p w14:paraId="7836CBFC" w14:textId="7A987D7D" w:rsidR="002A1FC3" w:rsidRPr="005E36C8" w:rsidDel="00A63097" w:rsidRDefault="002A1FC3" w:rsidP="002A1FC3">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693C88BE" w14:textId="6B501FA0" w:rsidR="002A1FC3" w:rsidRPr="005E36C8" w:rsidDel="00A63097" w:rsidRDefault="002A1FC3" w:rsidP="002A1FC3">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5256C726" w14:textId="3093F3DB" w:rsidR="002A1FC3" w:rsidRPr="005E36C8" w:rsidRDefault="00897229" w:rsidP="002A1FC3">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2A1FC3" w:rsidRPr="005E36C8" w:rsidDel="00A63097">
              <w:rPr>
                <w:caps w:val="0"/>
                <w:color w:val="4D4D4C"/>
                <w:sz w:val="20"/>
                <w:szCs w:val="20"/>
              </w:rPr>
              <w:t xml:space="preserve"> NO</w:t>
            </w:r>
          </w:p>
        </w:tc>
      </w:tr>
      <w:tr w:rsidR="002A1FC3" w:rsidRPr="005E36C8" w14:paraId="3998F842"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4E14376" w14:textId="77777777" w:rsidR="002A1FC3" w:rsidRPr="005E36C8" w:rsidRDefault="002A1FC3" w:rsidP="002A1FC3">
            <w:pPr>
              <w:pStyle w:val="TablesHeadingGSCyan"/>
              <w:framePr w:hSpace="0" w:wrap="auto" w:vAnchor="margin" w:hAnchor="text" w:yAlign="inline"/>
              <w:spacing w:line="276" w:lineRule="auto"/>
            </w:pPr>
            <w:r w:rsidRPr="00A42C21">
              <w:rPr>
                <w:rStyle w:val="SmartLink1"/>
                <w:sz w:val="20"/>
                <w:szCs w:val="22"/>
              </w:rPr>
              <w:fldChar w:fldCharType="begin"/>
            </w:r>
            <w:r w:rsidRPr="00A42C21">
              <w:rPr>
                <w:rStyle w:val="SmartLink1"/>
                <w:sz w:val="20"/>
                <w:szCs w:val="22"/>
              </w:rPr>
              <w:instrText xml:space="preserve"> REF _Ref136145851 \r \h </w:instrText>
            </w:r>
            <w:r>
              <w:rPr>
                <w:rStyle w:val="SmartLink1"/>
                <w:sz w:val="20"/>
                <w:szCs w:val="22"/>
              </w:rPr>
              <w:instrText xml:space="preserve"> \* MERGEFORMAT </w:instrText>
            </w:r>
            <w:r w:rsidRPr="00A42C21">
              <w:rPr>
                <w:rStyle w:val="SmartLink1"/>
                <w:sz w:val="20"/>
                <w:szCs w:val="22"/>
              </w:rPr>
            </w:r>
            <w:r w:rsidRPr="00A42C21">
              <w:rPr>
                <w:rStyle w:val="SmartLink1"/>
                <w:sz w:val="20"/>
                <w:szCs w:val="22"/>
              </w:rPr>
              <w:fldChar w:fldCharType="separate"/>
            </w:r>
            <w:r w:rsidRPr="00A42C21">
              <w:rPr>
                <w:rStyle w:val="SmartLink1"/>
                <w:sz w:val="20"/>
                <w:szCs w:val="22"/>
              </w:rPr>
              <w:t>P.2.1.2 |</w:t>
            </w:r>
            <w:r w:rsidRPr="00A42C21">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30E5EB2C" w14:textId="77777777" w:rsidR="002A1FC3" w:rsidRPr="005E36C8" w:rsidRDefault="002A1FC3" w:rsidP="002A1FC3">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limitations on women’s ability to use, develop and protect</w:t>
            </w:r>
            <w:r>
              <w:rPr>
                <w:caps w:val="0"/>
                <w:color w:val="4D4D4C"/>
                <w:sz w:val="20"/>
                <w:szCs w:val="20"/>
              </w:rPr>
              <w:t xml:space="preserve"> </w:t>
            </w:r>
            <w:r w:rsidRPr="005E36C8">
              <w:rPr>
                <w:caps w:val="0"/>
                <w:color w:val="4D4D4C"/>
                <w:sz w:val="20"/>
                <w:szCs w:val="20"/>
              </w:rPr>
              <w:t>natural resources, taking into account different</w:t>
            </w:r>
            <w:r>
              <w:rPr>
                <w:caps w:val="0"/>
                <w:color w:val="4D4D4C"/>
                <w:sz w:val="20"/>
                <w:szCs w:val="20"/>
              </w:rPr>
              <w:t xml:space="preserve"> </w:t>
            </w:r>
            <w:r w:rsidRPr="005E36C8">
              <w:rPr>
                <w:caps w:val="0"/>
                <w:color w:val="4D4D4C"/>
                <w:sz w:val="20"/>
                <w:szCs w:val="20"/>
              </w:rPr>
              <w:t>roles and positions of women and men in accessing environmental goods and services?</w:t>
            </w:r>
          </w:p>
          <w:p w14:paraId="7F7BC0A3" w14:textId="77777777" w:rsidR="002A1FC3" w:rsidRPr="005E36C8" w:rsidRDefault="002A1FC3" w:rsidP="002A1FC3">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For example, activities that could lead to natural resources degradation or depletion in communities who</w:t>
            </w:r>
            <w:r>
              <w:rPr>
                <w:caps w:val="0"/>
                <w:color w:val="4D4D4C"/>
                <w:sz w:val="20"/>
                <w:szCs w:val="20"/>
              </w:rPr>
              <w:t xml:space="preserve"> </w:t>
            </w:r>
            <w:r w:rsidRPr="005E36C8">
              <w:rPr>
                <w:caps w:val="0"/>
                <w:color w:val="4D4D4C"/>
                <w:sz w:val="20"/>
                <w:szCs w:val="20"/>
              </w:rPr>
              <w:t>depend on these resources for their livelihoods and well-being.</w:t>
            </w:r>
          </w:p>
        </w:tc>
        <w:tc>
          <w:tcPr>
            <w:tcW w:w="953" w:type="pct"/>
            <w:tcBorders>
              <w:top w:val="single" w:sz="4" w:space="0" w:color="auto"/>
              <w:left w:val="single" w:sz="4" w:space="0" w:color="auto"/>
              <w:bottom w:val="single" w:sz="4" w:space="0" w:color="auto"/>
            </w:tcBorders>
          </w:tcPr>
          <w:p w14:paraId="499A1C42" w14:textId="5D48C728" w:rsidR="002A1FC3" w:rsidRPr="005E36C8" w:rsidDel="00A63097" w:rsidRDefault="002A1FC3" w:rsidP="002A1FC3">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83AF129" w14:textId="175C9E83" w:rsidR="002A1FC3" w:rsidRPr="005E36C8" w:rsidDel="00A63097" w:rsidRDefault="002A1FC3" w:rsidP="002A1FC3">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48427BEC" w14:textId="1768A47C" w:rsidR="002A1FC3" w:rsidRPr="005E36C8" w:rsidRDefault="00A05C75" w:rsidP="002A1FC3">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2A1FC3" w:rsidRPr="005E36C8" w:rsidDel="00A63097">
              <w:rPr>
                <w:caps w:val="0"/>
                <w:color w:val="4D4D4C"/>
                <w:sz w:val="20"/>
                <w:szCs w:val="20"/>
              </w:rPr>
              <w:t xml:space="preserve"> NO</w:t>
            </w:r>
          </w:p>
        </w:tc>
      </w:tr>
      <w:tr w:rsidR="002A1FC3" w:rsidRPr="005E36C8" w14:paraId="00B2BB7E" w14:textId="77777777" w:rsidTr="005336A6">
        <w:trPr>
          <w:trHeight w:val="364"/>
        </w:trPr>
        <w:tc>
          <w:tcPr>
            <w:tcW w:w="5000" w:type="pct"/>
            <w:gridSpan w:val="3"/>
            <w:tcBorders>
              <w:top w:val="single" w:sz="4" w:space="0" w:color="auto"/>
              <w:bottom w:val="single" w:sz="4" w:space="0" w:color="auto"/>
            </w:tcBorders>
            <w:noWrap/>
            <w:vAlign w:val="top"/>
          </w:tcPr>
          <w:p w14:paraId="3C78C88E" w14:textId="77777777" w:rsidR="002A1FC3" w:rsidRPr="004A0077" w:rsidRDefault="002A1FC3" w:rsidP="002A1FC3">
            <w:pPr>
              <w:pStyle w:val="TablesHeadingGSCyan"/>
              <w:framePr w:hSpace="0" w:wrap="auto" w:vAnchor="margin" w:hAnchor="text" w:yAlign="inline"/>
              <w:spacing w:line="276" w:lineRule="auto"/>
              <w:rPr>
                <w:caps w:val="0"/>
                <w:sz w:val="20"/>
                <w:szCs w:val="22"/>
              </w:rPr>
            </w:pPr>
            <w:r w:rsidRPr="004A0077">
              <w:rPr>
                <w:caps w:val="0"/>
                <w:sz w:val="20"/>
                <w:szCs w:val="22"/>
              </w:rPr>
              <w:t>Briefly describe below how the project is addressing any identified risk to gender equality and women’s empowerment.</w:t>
            </w:r>
          </w:p>
        </w:tc>
      </w:tr>
      <w:tr w:rsidR="00695214" w:rsidRPr="005E36C8" w14:paraId="426D187B"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67E79FEC" w14:textId="77777777" w:rsidR="00695214" w:rsidRDefault="00695214" w:rsidP="00695214">
            <w:pPr>
              <w:pBdr>
                <w:top w:val="nil"/>
                <w:left w:val="nil"/>
                <w:bottom w:val="nil"/>
                <w:right w:val="nil"/>
                <w:between w:val="nil"/>
              </w:pBdr>
              <w:spacing w:line="288" w:lineRule="auto"/>
            </w:pPr>
            <w:r>
              <w:t xml:space="preserve">The Project Activity does not directly or indirectly reinforce gender-based discrimination and shall not lead or contribute to adverse impacts on gender equality and/or the situation of women in terms of: </w:t>
            </w:r>
          </w:p>
          <w:p w14:paraId="3BEF0151" w14:textId="77777777" w:rsidR="00695214" w:rsidRDefault="00695214" w:rsidP="00695214">
            <w:pPr>
              <w:numPr>
                <w:ilvl w:val="0"/>
                <w:numId w:val="41"/>
              </w:numPr>
              <w:spacing w:line="288" w:lineRule="auto"/>
              <w:contextualSpacing w:val="0"/>
            </w:pPr>
            <w:r>
              <w:t>Sexual harassment and/or any forms of violence against women.</w:t>
            </w:r>
          </w:p>
          <w:p w14:paraId="5B125F6F" w14:textId="77777777" w:rsidR="00695214" w:rsidRDefault="00695214" w:rsidP="00695214">
            <w:pPr>
              <w:numPr>
                <w:ilvl w:val="0"/>
                <w:numId w:val="41"/>
              </w:numPr>
              <w:spacing w:line="288" w:lineRule="auto"/>
              <w:contextualSpacing w:val="0"/>
            </w:pPr>
            <w:r>
              <w:t>Slavery, imprisonment, physical and mental drudgery, punishment or coercion of women and girls.</w:t>
            </w:r>
          </w:p>
          <w:p w14:paraId="6AE40B73" w14:textId="77777777" w:rsidR="00695214" w:rsidRDefault="00695214" w:rsidP="00695214">
            <w:pPr>
              <w:numPr>
                <w:ilvl w:val="0"/>
                <w:numId w:val="41"/>
              </w:numPr>
              <w:spacing w:line="288" w:lineRule="auto"/>
              <w:contextualSpacing w:val="0"/>
            </w:pPr>
            <w:r>
              <w:t>Restriction of women’s rights or access to resources.</w:t>
            </w:r>
          </w:p>
          <w:p w14:paraId="49982AB8" w14:textId="77777777" w:rsidR="00695214" w:rsidRDefault="00695214" w:rsidP="00695214">
            <w:pPr>
              <w:spacing w:line="288" w:lineRule="auto"/>
            </w:pPr>
            <w:r>
              <w:t xml:space="preserve">The project will instead: </w:t>
            </w:r>
          </w:p>
          <w:p w14:paraId="6DABBD11" w14:textId="77777777" w:rsidR="00695214" w:rsidRDefault="00695214" w:rsidP="00695214">
            <w:pPr>
              <w:numPr>
                <w:ilvl w:val="0"/>
                <w:numId w:val="42"/>
              </w:numPr>
              <w:spacing w:line="288" w:lineRule="auto"/>
              <w:contextualSpacing w:val="0"/>
            </w:pPr>
            <w:r>
              <w:t>Recognize women’s ownership rights regardless of marital status – adopt project measures where possible to support women's access to inherit and own land, homes, and other assets or natural resources. (where applicable)</w:t>
            </w:r>
          </w:p>
          <w:p w14:paraId="7081286A" w14:textId="77777777" w:rsidR="00695214" w:rsidRDefault="00695214" w:rsidP="00695214">
            <w:pPr>
              <w:numPr>
                <w:ilvl w:val="0"/>
                <w:numId w:val="42"/>
              </w:numPr>
              <w:spacing w:line="288" w:lineRule="auto"/>
              <w:contextualSpacing w:val="0"/>
            </w:pPr>
            <w:r>
              <w:t>Apply the principles of non-discrimination, equal treatment, and equal pay for equal work.</w:t>
            </w:r>
          </w:p>
          <w:p w14:paraId="25F8526F" w14:textId="77777777" w:rsidR="00695214" w:rsidRDefault="00695214" w:rsidP="00695214">
            <w:pPr>
              <w:numPr>
                <w:ilvl w:val="0"/>
                <w:numId w:val="42"/>
              </w:numPr>
              <w:spacing w:line="288" w:lineRule="auto"/>
              <w:contextualSpacing w:val="0"/>
            </w:pPr>
            <w:r>
              <w:t>Implement a Project, paid, volunteer work or community contributions will be organized to provide the conditions for equitable participation of men and women in the identified tasks/activities where applicable.</w:t>
            </w:r>
          </w:p>
          <w:p w14:paraId="427F43C4" w14:textId="77777777" w:rsidR="00695214" w:rsidRDefault="00695214" w:rsidP="00695214">
            <w:pPr>
              <w:numPr>
                <w:ilvl w:val="0"/>
                <w:numId w:val="42"/>
              </w:numPr>
              <w:spacing w:line="288" w:lineRule="auto"/>
              <w:contextualSpacing w:val="0"/>
            </w:pPr>
            <w:r>
              <w:t xml:space="preserve">Introduce conditions that ensure the participation of women or men in Project activities and benefits based on pregnancy, maternity/paternity leave, or marital status. </w:t>
            </w:r>
          </w:p>
          <w:p w14:paraId="3710D10F" w14:textId="77777777" w:rsidR="00695214" w:rsidRDefault="00695214" w:rsidP="00695214">
            <w:pPr>
              <w:numPr>
                <w:ilvl w:val="0"/>
                <w:numId w:val="42"/>
              </w:numPr>
              <w:spacing w:line="288" w:lineRule="auto"/>
              <w:contextualSpacing w:val="0"/>
            </w:pPr>
            <w:r>
              <w:t>Ensure that these conditions do not limit the access of women or men, as the case may be, to Project participation and benefits.</w:t>
            </w:r>
          </w:p>
          <w:p w14:paraId="2B143CCC" w14:textId="19FDC239" w:rsidR="00695214" w:rsidRPr="00E0732C" w:rsidRDefault="00695214" w:rsidP="00695214">
            <w:pPr>
              <w:spacing w:line="288" w:lineRule="auto"/>
              <w:contextualSpacing w:val="0"/>
            </w:pPr>
            <w:r>
              <w:t xml:space="preserve">Section A.6 elaborates how the project activity keeps in mind women’s rights and ensures gender equality.  </w:t>
            </w:r>
          </w:p>
        </w:tc>
      </w:tr>
      <w:tr w:rsidR="00695214" w:rsidRPr="00514D61" w14:paraId="31AB2797" w14:textId="77777777" w:rsidTr="005336A6">
        <w:trPr>
          <w:trHeight w:val="364"/>
        </w:trPr>
        <w:tc>
          <w:tcPr>
            <w:tcW w:w="5000" w:type="pct"/>
            <w:gridSpan w:val="3"/>
            <w:tcBorders>
              <w:top w:val="single" w:sz="4" w:space="0" w:color="auto"/>
              <w:bottom w:val="single" w:sz="4" w:space="0" w:color="auto"/>
            </w:tcBorders>
            <w:noWrap/>
            <w:vAlign w:val="top"/>
          </w:tcPr>
          <w:p w14:paraId="6E50ED43" w14:textId="77777777" w:rsidR="00695214" w:rsidRPr="005818F2" w:rsidRDefault="00695214" w:rsidP="00695214">
            <w:pPr>
              <w:pStyle w:val="TablesHeadingGSCyan"/>
              <w:framePr w:hSpace="0" w:wrap="auto" w:vAnchor="margin" w:hAnchor="text" w:yAlign="inline"/>
              <w:spacing w:line="276" w:lineRule="auto"/>
              <w:rPr>
                <w:b/>
                <w:bCs/>
                <w:caps w:val="0"/>
                <w:color w:val="4D4D4C"/>
                <w:sz w:val="20"/>
                <w:szCs w:val="20"/>
              </w:rPr>
            </w:pPr>
            <w:r w:rsidRPr="005818F2">
              <w:rPr>
                <w:rStyle w:val="SmartLink1"/>
                <w:b/>
                <w:bCs/>
              </w:rPr>
              <w:fldChar w:fldCharType="begin"/>
            </w:r>
            <w:r w:rsidRPr="005818F2">
              <w:rPr>
                <w:rStyle w:val="SmartLink1"/>
                <w:b/>
                <w:bCs/>
              </w:rPr>
              <w:instrText xml:space="preserve"> REF _Ref136150338 \w \h  \* MERGEFORMAT </w:instrText>
            </w:r>
            <w:r w:rsidRPr="005818F2">
              <w:rPr>
                <w:rStyle w:val="SmartLink1"/>
                <w:b/>
                <w:bCs/>
              </w:rPr>
            </w:r>
            <w:r w:rsidRPr="005818F2">
              <w:rPr>
                <w:rStyle w:val="SmartLink1"/>
                <w:b/>
                <w:bCs/>
              </w:rPr>
              <w:fldChar w:fldCharType="separate"/>
            </w:r>
            <w:r w:rsidRPr="005818F2">
              <w:rPr>
                <w:rStyle w:val="SmartLink1"/>
                <w:b/>
                <w:bCs/>
              </w:rPr>
              <w:t>P.3 |</w:t>
            </w:r>
            <w:r w:rsidRPr="005818F2">
              <w:rPr>
                <w:rStyle w:val="SmartLink1"/>
                <w:b/>
                <w:bCs/>
              </w:rPr>
              <w:fldChar w:fldCharType="end"/>
            </w:r>
            <w:r w:rsidRPr="005818F2">
              <w:rPr>
                <w:rStyle w:val="SmartLink1"/>
                <w:b/>
                <w:bCs/>
              </w:rPr>
              <w:fldChar w:fldCharType="begin"/>
            </w:r>
            <w:r w:rsidRPr="005818F2">
              <w:rPr>
                <w:rStyle w:val="SmartLink1"/>
                <w:b/>
                <w:bCs/>
              </w:rPr>
              <w:instrText xml:space="preserve"> REF _Ref136150347 \h  \* MERGEFORMAT </w:instrText>
            </w:r>
            <w:r w:rsidRPr="005818F2">
              <w:rPr>
                <w:rStyle w:val="SmartLink1"/>
                <w:b/>
                <w:bCs/>
              </w:rPr>
            </w:r>
            <w:r w:rsidRPr="005818F2">
              <w:rPr>
                <w:rStyle w:val="SmartLink1"/>
                <w:b/>
                <w:bCs/>
              </w:rPr>
              <w:fldChar w:fldCharType="separate"/>
            </w:r>
            <w:r w:rsidRPr="005818F2">
              <w:rPr>
                <w:rStyle w:val="SmartLink1"/>
                <w:b/>
                <w:bCs/>
              </w:rPr>
              <w:t>Community Health AND Safety</w:t>
            </w:r>
            <w:r w:rsidRPr="005818F2">
              <w:rPr>
                <w:rStyle w:val="SmartLink1"/>
                <w:b/>
                <w:bCs/>
              </w:rPr>
              <w:fldChar w:fldCharType="end"/>
            </w:r>
          </w:p>
        </w:tc>
      </w:tr>
      <w:tr w:rsidR="00695214" w:rsidRPr="00514D61" w14:paraId="4692E501"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E1A9643" w14:textId="77777777" w:rsidR="00695214" w:rsidRPr="00072AE1" w:rsidRDefault="00695214" w:rsidP="00695214">
            <w:pPr>
              <w:pStyle w:val="TablesHeadingGSCyan"/>
              <w:framePr w:hSpace="0" w:wrap="auto" w:vAnchor="margin" w:hAnchor="text" w:yAlign="inline"/>
              <w:spacing w:line="276" w:lineRule="auto"/>
              <w:rPr>
                <w:rStyle w:val="SmartLink1"/>
                <w:sz w:val="20"/>
                <w:szCs w:val="22"/>
              </w:rPr>
            </w:pPr>
            <w:r w:rsidRPr="00072AE1">
              <w:rPr>
                <w:rStyle w:val="SmartLink1"/>
                <w:sz w:val="20"/>
                <w:szCs w:val="22"/>
              </w:rPr>
              <w:fldChar w:fldCharType="begin"/>
            </w:r>
            <w:r w:rsidRPr="00072AE1">
              <w:rPr>
                <w:rStyle w:val="SmartLink1"/>
                <w:sz w:val="20"/>
                <w:szCs w:val="22"/>
              </w:rPr>
              <w:instrText xml:space="preserve"> REF _Ref136151130 \r \h </w:instrText>
            </w:r>
            <w:r>
              <w:rPr>
                <w:rStyle w:val="SmartLink1"/>
                <w:sz w:val="20"/>
                <w:szCs w:val="22"/>
              </w:rPr>
              <w:instrText xml:space="preserve"> \* MERGEFORMAT </w:instrText>
            </w:r>
            <w:r w:rsidRPr="00072AE1">
              <w:rPr>
                <w:rStyle w:val="SmartLink1"/>
                <w:sz w:val="20"/>
                <w:szCs w:val="22"/>
              </w:rPr>
            </w:r>
            <w:r w:rsidRPr="00072AE1">
              <w:rPr>
                <w:rStyle w:val="SmartLink1"/>
                <w:sz w:val="20"/>
                <w:szCs w:val="22"/>
              </w:rPr>
              <w:fldChar w:fldCharType="separate"/>
            </w:r>
            <w:r w:rsidRPr="00072AE1">
              <w:rPr>
                <w:rStyle w:val="SmartLink1"/>
                <w:sz w:val="20"/>
                <w:szCs w:val="22"/>
              </w:rPr>
              <w:t>P.3.1.1 |</w:t>
            </w:r>
            <w:r w:rsidRPr="00072AE1">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2D0349FA" w14:textId="77777777" w:rsidR="00695214" w:rsidRPr="005818F2" w:rsidRDefault="00695214" w:rsidP="00695214">
            <w:pPr>
              <w:pStyle w:val="TablesHeadingGSCyan"/>
              <w:framePr w:hSpace="0" w:wrap="auto" w:vAnchor="margin" w:hAnchor="text" w:yAlign="inline"/>
              <w:spacing w:line="276" w:lineRule="auto"/>
              <w:rPr>
                <w:rStyle w:val="SmartLink1"/>
                <w:b/>
                <w:bCs/>
              </w:rPr>
            </w:pPr>
            <w:r w:rsidRPr="00044227">
              <w:rPr>
                <w:caps w:val="0"/>
                <w:color w:val="4D4D4C"/>
                <w:sz w:val="20"/>
                <w:szCs w:val="20"/>
              </w:rPr>
              <w:t xml:space="preserve">Does the project </w:t>
            </w:r>
            <w:r>
              <w:rPr>
                <w:caps w:val="0"/>
                <w:color w:val="4D4D4C"/>
                <w:sz w:val="20"/>
                <w:szCs w:val="20"/>
              </w:rPr>
              <w:t>involve</w:t>
            </w:r>
            <w:r w:rsidRPr="00044227">
              <w:rPr>
                <w:caps w:val="0"/>
                <w:color w:val="4D4D4C"/>
                <w:sz w:val="20"/>
                <w:szCs w:val="20"/>
              </w:rPr>
              <w:t xml:space="preserve"> potential risks to the health and safety of affected communities during its life cycle?</w:t>
            </w:r>
          </w:p>
        </w:tc>
        <w:tc>
          <w:tcPr>
            <w:tcW w:w="953" w:type="pct"/>
            <w:tcBorders>
              <w:top w:val="single" w:sz="4" w:space="0" w:color="auto"/>
              <w:left w:val="single" w:sz="4" w:space="0" w:color="auto"/>
              <w:bottom w:val="single" w:sz="4" w:space="0" w:color="auto"/>
            </w:tcBorders>
          </w:tcPr>
          <w:p w14:paraId="7239DA27" w14:textId="7BAB4309"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072FE4F" w14:textId="2AA027AB" w:rsidR="00695214" w:rsidRPr="005818F2" w:rsidRDefault="001C0D41" w:rsidP="00695214">
            <w:pPr>
              <w:pStyle w:val="TablesHeadingGSCyan"/>
              <w:framePr w:hSpace="0" w:wrap="auto" w:vAnchor="margin" w:hAnchor="text" w:yAlign="inline"/>
              <w:spacing w:line="276" w:lineRule="auto"/>
              <w:rPr>
                <w:rStyle w:val="SmartLink1"/>
                <w:b/>
                <w:bCs/>
              </w:rPr>
            </w:pPr>
            <w:r>
              <w:rPr>
                <w:rFonts w:ascii="MS Gothic" w:eastAsia="MS Gothic" w:hAnsi="MS Gothic" w:hint="eastAsia"/>
                <w:caps w:val="0"/>
                <w:color w:val="4D4D4C"/>
                <w:sz w:val="20"/>
                <w:szCs w:val="20"/>
                <w:u w:val="single"/>
                <w:shd w:val="clear" w:color="auto" w:fill="E1DFDD"/>
              </w:rPr>
              <w:t>☒</w:t>
            </w:r>
            <w:r w:rsidR="00695214" w:rsidRPr="005E36C8" w:rsidDel="00A63097">
              <w:rPr>
                <w:caps w:val="0"/>
                <w:color w:val="4D4D4C"/>
                <w:sz w:val="20"/>
                <w:szCs w:val="20"/>
              </w:rPr>
              <w:t xml:space="preserve"> NO</w:t>
            </w:r>
          </w:p>
        </w:tc>
      </w:tr>
      <w:tr w:rsidR="00695214" w:rsidRPr="00514D61" w14:paraId="0ECA62A9"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C683C12" w14:textId="77777777" w:rsidR="00695214" w:rsidRPr="00072AE1" w:rsidRDefault="00695214" w:rsidP="00695214">
            <w:pPr>
              <w:pStyle w:val="TablesHeadingGSCyan"/>
              <w:framePr w:hSpace="0" w:wrap="auto" w:vAnchor="margin" w:hAnchor="text" w:yAlign="inline"/>
              <w:spacing w:line="276" w:lineRule="auto"/>
              <w:rPr>
                <w:rStyle w:val="SmartLink1"/>
                <w:sz w:val="20"/>
                <w:szCs w:val="22"/>
              </w:rPr>
            </w:pPr>
            <w:r w:rsidRPr="00072AE1">
              <w:rPr>
                <w:rStyle w:val="SmartLink1"/>
                <w:sz w:val="20"/>
                <w:szCs w:val="22"/>
              </w:rPr>
              <w:fldChar w:fldCharType="begin"/>
            </w:r>
            <w:r w:rsidRPr="00072AE1">
              <w:rPr>
                <w:rStyle w:val="SmartLink1"/>
                <w:sz w:val="20"/>
                <w:szCs w:val="22"/>
              </w:rPr>
              <w:instrText xml:space="preserve"> REF _Ref136151166 \r \h </w:instrText>
            </w:r>
            <w:r>
              <w:rPr>
                <w:rStyle w:val="SmartLink1"/>
                <w:sz w:val="20"/>
                <w:szCs w:val="22"/>
              </w:rPr>
              <w:instrText xml:space="preserve"> \* MERGEFORMAT </w:instrText>
            </w:r>
            <w:r w:rsidRPr="00072AE1">
              <w:rPr>
                <w:rStyle w:val="SmartLink1"/>
                <w:sz w:val="20"/>
                <w:szCs w:val="22"/>
              </w:rPr>
            </w:r>
            <w:r w:rsidRPr="00072AE1">
              <w:rPr>
                <w:rStyle w:val="SmartLink1"/>
                <w:sz w:val="20"/>
                <w:szCs w:val="22"/>
              </w:rPr>
              <w:fldChar w:fldCharType="separate"/>
            </w:r>
            <w:r w:rsidRPr="00072AE1">
              <w:rPr>
                <w:rStyle w:val="SmartLink1"/>
                <w:sz w:val="20"/>
                <w:szCs w:val="22"/>
              </w:rPr>
              <w:t>P.3.1.2 |</w:t>
            </w:r>
            <w:r w:rsidRPr="00072AE1">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15D536D0" w14:textId="77777777" w:rsidR="00695214" w:rsidRPr="00044227" w:rsidRDefault="00695214" w:rsidP="00695214">
            <w:pPr>
              <w:pStyle w:val="TablesHeadingGSCyan"/>
              <w:framePr w:hSpace="0" w:wrap="auto" w:vAnchor="margin" w:hAnchor="text" w:yAlign="inline"/>
              <w:spacing w:line="276" w:lineRule="auto"/>
              <w:rPr>
                <w:caps w:val="0"/>
                <w:color w:val="4D4D4C"/>
                <w:sz w:val="20"/>
                <w:szCs w:val="20"/>
              </w:rPr>
            </w:pPr>
            <w:r w:rsidRPr="009031E4">
              <w:rPr>
                <w:caps w:val="0"/>
                <w:color w:val="4D4D4C"/>
                <w:sz w:val="20"/>
                <w:szCs w:val="20"/>
              </w:rPr>
              <w:t>Does the project involve any potential risks to the workers' safety and health?</w:t>
            </w:r>
          </w:p>
        </w:tc>
        <w:tc>
          <w:tcPr>
            <w:tcW w:w="953" w:type="pct"/>
            <w:tcBorders>
              <w:top w:val="single" w:sz="4" w:space="0" w:color="auto"/>
              <w:left w:val="single" w:sz="4" w:space="0" w:color="auto"/>
              <w:bottom w:val="single" w:sz="4" w:space="0" w:color="auto"/>
            </w:tcBorders>
          </w:tcPr>
          <w:p w14:paraId="2FA48CD9" w14:textId="10D3F48A"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56BC3F04" w14:textId="63F0B24E" w:rsidR="00695214" w:rsidRPr="005818F2" w:rsidRDefault="00BA7783" w:rsidP="00695214">
            <w:pPr>
              <w:pStyle w:val="TablesHeadingGSCyan"/>
              <w:framePr w:hSpace="0" w:wrap="auto" w:vAnchor="margin" w:hAnchor="text" w:yAlign="inline"/>
              <w:spacing w:line="276" w:lineRule="auto"/>
              <w:rPr>
                <w:rStyle w:val="SmartLink1"/>
                <w:b/>
                <w:bCs/>
              </w:rPr>
            </w:pPr>
            <w:r>
              <w:rPr>
                <w:rFonts w:ascii="MS Gothic" w:eastAsia="MS Gothic" w:hAnsi="MS Gothic" w:hint="eastAsia"/>
                <w:caps w:val="0"/>
                <w:color w:val="4D4D4C"/>
                <w:sz w:val="20"/>
                <w:szCs w:val="20"/>
                <w:u w:val="single"/>
                <w:shd w:val="clear" w:color="auto" w:fill="E1DFDD"/>
              </w:rPr>
              <w:t>☒</w:t>
            </w:r>
            <w:r w:rsidR="00695214" w:rsidRPr="005E36C8" w:rsidDel="00A63097">
              <w:rPr>
                <w:caps w:val="0"/>
                <w:color w:val="4D4D4C"/>
                <w:sz w:val="20"/>
                <w:szCs w:val="20"/>
              </w:rPr>
              <w:t xml:space="preserve"> NO</w:t>
            </w:r>
          </w:p>
        </w:tc>
      </w:tr>
      <w:tr w:rsidR="00695214" w:rsidRPr="00514D61" w14:paraId="40BEECB8" w14:textId="77777777" w:rsidTr="005336A6">
        <w:trPr>
          <w:trHeight w:val="364"/>
        </w:trPr>
        <w:tc>
          <w:tcPr>
            <w:tcW w:w="5000" w:type="pct"/>
            <w:gridSpan w:val="3"/>
            <w:tcBorders>
              <w:top w:val="single" w:sz="4" w:space="0" w:color="auto"/>
              <w:bottom w:val="single" w:sz="4" w:space="0" w:color="auto"/>
            </w:tcBorders>
            <w:noWrap/>
            <w:vAlign w:val="top"/>
          </w:tcPr>
          <w:p w14:paraId="05379795" w14:textId="77777777" w:rsidR="00695214" w:rsidRPr="005818F2" w:rsidRDefault="00695214" w:rsidP="00695214">
            <w:pPr>
              <w:pStyle w:val="TablesHeadingGSCyan"/>
              <w:framePr w:hSpace="0" w:wrap="auto" w:vAnchor="margin" w:hAnchor="text" w:yAlign="inline"/>
              <w:spacing w:line="276" w:lineRule="auto"/>
              <w:rPr>
                <w:rStyle w:val="SmartLink1"/>
                <w:b/>
                <w:bCs/>
              </w:rPr>
            </w:pPr>
            <w:r w:rsidRPr="00770304">
              <w:rPr>
                <w:caps w:val="0"/>
                <w:sz w:val="20"/>
                <w:szCs w:val="22"/>
              </w:rPr>
              <w:t>If the answer to any of the questions above is "yes," please explain the reason and how the project will ensure compliance with applicable requirements.</w:t>
            </w:r>
          </w:p>
        </w:tc>
      </w:tr>
      <w:tr w:rsidR="00695214" w:rsidRPr="00514D61" w14:paraId="01F00C01"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778C3485" w14:textId="77777777" w:rsidR="00695214" w:rsidRDefault="00695214" w:rsidP="00695214">
            <w:pPr>
              <w:pStyle w:val="TablesHeadingGSCyan"/>
              <w:framePr w:hSpace="0" w:wrap="auto" w:vAnchor="margin" w:hAnchor="text" w:yAlign="inline"/>
              <w:spacing w:line="276" w:lineRule="auto"/>
              <w:rPr>
                <w:rStyle w:val="SmartLink1"/>
              </w:rPr>
            </w:pPr>
            <w:r w:rsidRPr="00BF2666">
              <w:rPr>
                <w:i/>
                <w:iCs/>
                <w:caps w:val="0"/>
                <w:color w:val="4D4D4C"/>
                <w:sz w:val="20"/>
                <w:szCs w:val="20"/>
              </w:rPr>
              <w:t>Please add text here</w:t>
            </w:r>
            <w:r>
              <w:rPr>
                <w:i/>
                <w:iCs/>
                <w:caps w:val="0"/>
                <w:color w:val="4D4D4C"/>
                <w:sz w:val="20"/>
                <w:szCs w:val="20"/>
              </w:rPr>
              <w:t>….</w:t>
            </w:r>
          </w:p>
          <w:p w14:paraId="58C7BED0" w14:textId="77777777" w:rsidR="00695214" w:rsidRPr="001E1AF3" w:rsidRDefault="00695214" w:rsidP="00695214"/>
        </w:tc>
      </w:tr>
      <w:tr w:rsidR="00695214" w:rsidRPr="005E36C8" w14:paraId="0AC4DAE0" w14:textId="77777777" w:rsidTr="005336A6">
        <w:trPr>
          <w:trHeight w:val="364"/>
        </w:trPr>
        <w:tc>
          <w:tcPr>
            <w:tcW w:w="5000" w:type="pct"/>
            <w:gridSpan w:val="3"/>
            <w:tcBorders>
              <w:top w:val="single" w:sz="4" w:space="0" w:color="auto"/>
              <w:bottom w:val="single" w:sz="4" w:space="0" w:color="auto"/>
            </w:tcBorders>
            <w:noWrap/>
            <w:vAlign w:val="top"/>
          </w:tcPr>
          <w:p w14:paraId="71093F0D" w14:textId="77777777" w:rsidR="00695214" w:rsidRPr="005E6515" w:rsidRDefault="00695214" w:rsidP="00695214">
            <w:pPr>
              <w:pStyle w:val="TablesHeadingGSCyan"/>
              <w:framePr w:hSpace="0" w:wrap="auto" w:vAnchor="margin" w:hAnchor="text" w:yAlign="inline"/>
              <w:spacing w:line="276" w:lineRule="auto"/>
              <w:rPr>
                <w:caps w:val="0"/>
                <w:color w:val="4D4D4C"/>
              </w:rPr>
            </w:pPr>
            <w:r w:rsidRPr="005E6515">
              <w:rPr>
                <w:caps w:val="0"/>
                <w:sz w:val="20"/>
                <w:szCs w:val="22"/>
              </w:rPr>
              <w:t>Would the project potentially involve or lead to:</w:t>
            </w:r>
          </w:p>
        </w:tc>
      </w:tr>
      <w:tr w:rsidR="00695214" w:rsidRPr="005E36C8" w14:paraId="14059386"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D0D853D" w14:textId="77777777" w:rsidR="00695214" w:rsidRPr="005E36C8" w:rsidRDefault="00695214" w:rsidP="00695214">
            <w:pPr>
              <w:pStyle w:val="TablesHeadingGSCyan"/>
              <w:framePr w:hSpace="0" w:wrap="auto" w:vAnchor="margin" w:hAnchor="text" w:yAlign="inline"/>
              <w:spacing w:line="276" w:lineRule="auto"/>
            </w:pPr>
            <w:r w:rsidRPr="00072AE1">
              <w:rPr>
                <w:rStyle w:val="SmartLink1"/>
                <w:sz w:val="20"/>
                <w:szCs w:val="22"/>
              </w:rPr>
              <w:fldChar w:fldCharType="begin"/>
            </w:r>
            <w:r w:rsidRPr="00072AE1">
              <w:rPr>
                <w:rStyle w:val="SmartLink1"/>
                <w:sz w:val="20"/>
                <w:szCs w:val="22"/>
              </w:rPr>
              <w:instrText xml:space="preserve"> REF _Ref136151130 \r \h </w:instrText>
            </w:r>
            <w:r>
              <w:rPr>
                <w:rStyle w:val="SmartLink1"/>
                <w:sz w:val="20"/>
                <w:szCs w:val="22"/>
              </w:rPr>
              <w:instrText xml:space="preserve"> \* MERGEFORMAT </w:instrText>
            </w:r>
            <w:r w:rsidRPr="00072AE1">
              <w:rPr>
                <w:rStyle w:val="SmartLink1"/>
                <w:sz w:val="20"/>
                <w:szCs w:val="22"/>
              </w:rPr>
            </w:r>
            <w:r w:rsidRPr="00072AE1">
              <w:rPr>
                <w:rStyle w:val="SmartLink1"/>
                <w:sz w:val="20"/>
                <w:szCs w:val="22"/>
              </w:rPr>
              <w:fldChar w:fldCharType="separate"/>
            </w:r>
            <w:r w:rsidRPr="00072AE1">
              <w:rPr>
                <w:rStyle w:val="SmartLink1"/>
                <w:sz w:val="20"/>
                <w:szCs w:val="22"/>
              </w:rPr>
              <w:t>P.3.1.1 |</w:t>
            </w:r>
            <w:r w:rsidRPr="00072AE1">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4ABD4209"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construction and/or infrastructure development (e.g., roads, buildings, dams)?</w:t>
            </w:r>
          </w:p>
        </w:tc>
        <w:tc>
          <w:tcPr>
            <w:tcW w:w="953" w:type="pct"/>
            <w:tcBorders>
              <w:top w:val="single" w:sz="4" w:space="0" w:color="auto"/>
              <w:left w:val="single" w:sz="4" w:space="0" w:color="auto"/>
              <w:bottom w:val="single" w:sz="4" w:space="0" w:color="auto"/>
            </w:tcBorders>
          </w:tcPr>
          <w:p w14:paraId="599B3B0B" w14:textId="1EEC6ED0" w:rsidR="00695214" w:rsidRPr="005E36C8" w:rsidDel="00A63097" w:rsidRDefault="00CE193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sz w:val="20"/>
                <w:szCs w:val="20"/>
              </w:rPr>
              <w:t>☐</w:t>
            </w:r>
            <w:r w:rsidR="00695214" w:rsidRPr="005E36C8" w:rsidDel="00A63097">
              <w:rPr>
                <w:caps w:val="0"/>
                <w:color w:val="4D4D4C"/>
                <w:sz w:val="20"/>
                <w:szCs w:val="20"/>
              </w:rPr>
              <w:t xml:space="preserve"> YES</w:t>
            </w:r>
          </w:p>
          <w:p w14:paraId="333504CA" w14:textId="101EC48E" w:rsidR="00695214" w:rsidRPr="005E36C8" w:rsidRDefault="00CE193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7CECB96D"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4F942DD" w14:textId="77777777" w:rsidR="00695214" w:rsidRPr="005E36C8" w:rsidRDefault="00695214" w:rsidP="00695214">
            <w:pPr>
              <w:pStyle w:val="TablesHeadingGSCyan"/>
              <w:framePr w:hSpace="0" w:wrap="auto" w:vAnchor="margin" w:hAnchor="text" w:yAlign="inline"/>
              <w:spacing w:line="276" w:lineRule="auto"/>
            </w:pPr>
            <w:r w:rsidRPr="00072AE1">
              <w:rPr>
                <w:rStyle w:val="SmartLink1"/>
                <w:sz w:val="20"/>
                <w:szCs w:val="22"/>
              </w:rPr>
              <w:fldChar w:fldCharType="begin"/>
            </w:r>
            <w:r w:rsidRPr="00072AE1">
              <w:rPr>
                <w:rStyle w:val="SmartLink1"/>
                <w:sz w:val="20"/>
                <w:szCs w:val="22"/>
              </w:rPr>
              <w:instrText xml:space="preserve"> REF _Ref136151166 \r \h </w:instrText>
            </w:r>
            <w:r>
              <w:rPr>
                <w:rStyle w:val="SmartLink1"/>
                <w:sz w:val="20"/>
                <w:szCs w:val="22"/>
              </w:rPr>
              <w:instrText xml:space="preserve"> \* MERGEFORMAT </w:instrText>
            </w:r>
            <w:r w:rsidRPr="00072AE1">
              <w:rPr>
                <w:rStyle w:val="SmartLink1"/>
                <w:sz w:val="20"/>
                <w:szCs w:val="22"/>
              </w:rPr>
            </w:r>
            <w:r w:rsidRPr="00072AE1">
              <w:rPr>
                <w:rStyle w:val="SmartLink1"/>
                <w:sz w:val="20"/>
                <w:szCs w:val="22"/>
              </w:rPr>
              <w:fldChar w:fldCharType="separate"/>
            </w:r>
            <w:r w:rsidRPr="00072AE1">
              <w:rPr>
                <w:rStyle w:val="SmartLink1"/>
                <w:sz w:val="20"/>
                <w:szCs w:val="22"/>
              </w:rPr>
              <w:t>P.3.1.2 |</w:t>
            </w:r>
            <w:r w:rsidRPr="00072AE1">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5986E130"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air pollution, noise, vibration, traffic, injuries, physical hazards, poor surface water quality due to runoff, erosion, sanitation?</w:t>
            </w:r>
          </w:p>
        </w:tc>
        <w:tc>
          <w:tcPr>
            <w:tcW w:w="953" w:type="pct"/>
            <w:tcBorders>
              <w:top w:val="single" w:sz="4" w:space="0" w:color="auto"/>
              <w:left w:val="single" w:sz="4" w:space="0" w:color="auto"/>
              <w:bottom w:val="single" w:sz="4" w:space="0" w:color="auto"/>
            </w:tcBorders>
          </w:tcPr>
          <w:p w14:paraId="2679E487" w14:textId="4278B432"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D40CCB6" w14:textId="2196AFEA" w:rsidR="00695214" w:rsidRPr="005E36C8" w:rsidDel="00A63097" w:rsidRDefault="00CE1939" w:rsidP="00695214">
            <w:r>
              <w:rPr>
                <w:rFonts w:ascii="MS Gothic" w:eastAsia="MS Gothic" w:hAnsi="MS Gothic" w:hint="eastAsia"/>
                <w:caps/>
                <w:sz w:val="20"/>
                <w:szCs w:val="20"/>
              </w:rPr>
              <w:t>☐</w:t>
            </w:r>
            <w:r w:rsidR="00695214" w:rsidRPr="005E36C8" w:rsidDel="00A63097">
              <w:rPr>
                <w:caps/>
                <w:sz w:val="20"/>
                <w:szCs w:val="20"/>
              </w:rPr>
              <w:t xml:space="preserve"> POTENTIALLY</w:t>
            </w:r>
          </w:p>
          <w:p w14:paraId="29FA2867" w14:textId="6EDBD901" w:rsidR="00695214" w:rsidRPr="005E36C8" w:rsidRDefault="00CE193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347C6693"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0928BC7" w14:textId="77777777" w:rsidR="00695214" w:rsidRPr="005E36C8" w:rsidRDefault="00695214" w:rsidP="00695214">
            <w:pPr>
              <w:pStyle w:val="TablesHeadingGSCyan"/>
              <w:framePr w:hSpace="0" w:wrap="auto" w:vAnchor="margin" w:hAnchor="text" w:yAlign="inline"/>
              <w:spacing w:line="276" w:lineRule="auto"/>
            </w:pPr>
            <w:r w:rsidRPr="00072AE1">
              <w:rPr>
                <w:rStyle w:val="SmartLink1"/>
                <w:sz w:val="20"/>
                <w:szCs w:val="22"/>
              </w:rPr>
              <w:fldChar w:fldCharType="begin"/>
            </w:r>
            <w:r w:rsidRPr="00072AE1">
              <w:rPr>
                <w:rStyle w:val="SmartLink1"/>
                <w:sz w:val="20"/>
                <w:szCs w:val="22"/>
              </w:rPr>
              <w:instrText xml:space="preserve"> REF _Ref136151166 \r \h </w:instrText>
            </w:r>
            <w:r>
              <w:rPr>
                <w:rStyle w:val="SmartLink1"/>
                <w:sz w:val="20"/>
                <w:szCs w:val="22"/>
              </w:rPr>
              <w:instrText xml:space="preserve"> \* MERGEFORMAT </w:instrText>
            </w:r>
            <w:r w:rsidRPr="00072AE1">
              <w:rPr>
                <w:rStyle w:val="SmartLink1"/>
                <w:sz w:val="20"/>
                <w:szCs w:val="22"/>
              </w:rPr>
            </w:r>
            <w:r w:rsidRPr="00072AE1">
              <w:rPr>
                <w:rStyle w:val="SmartLink1"/>
                <w:sz w:val="20"/>
                <w:szCs w:val="22"/>
              </w:rPr>
              <w:fldChar w:fldCharType="separate"/>
            </w:r>
            <w:r w:rsidRPr="00072AE1">
              <w:rPr>
                <w:rStyle w:val="SmartLink1"/>
                <w:sz w:val="20"/>
                <w:szCs w:val="22"/>
              </w:rPr>
              <w:t>P.3.1.2 |</w:t>
            </w:r>
            <w:r w:rsidRPr="00072AE1">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31090A77"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harm or losses due to failure of structural elements of the project (e.g., collapse of buildings or infrastructure)?</w:t>
            </w:r>
          </w:p>
        </w:tc>
        <w:tc>
          <w:tcPr>
            <w:tcW w:w="953" w:type="pct"/>
            <w:tcBorders>
              <w:top w:val="single" w:sz="4" w:space="0" w:color="auto"/>
              <w:left w:val="single" w:sz="4" w:space="0" w:color="auto"/>
              <w:bottom w:val="single" w:sz="4" w:space="0" w:color="auto"/>
            </w:tcBorders>
          </w:tcPr>
          <w:p w14:paraId="42E34169" w14:textId="56881E39"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3512C3E" w14:textId="5DAEA33E" w:rsidR="00695214" w:rsidRPr="005E36C8" w:rsidDel="00A63097" w:rsidRDefault="00CE1939" w:rsidP="00695214">
            <w:r>
              <w:rPr>
                <w:rFonts w:ascii="MS Gothic" w:eastAsia="MS Gothic" w:hAnsi="MS Gothic" w:hint="eastAsia"/>
                <w:caps/>
                <w:sz w:val="20"/>
                <w:szCs w:val="20"/>
              </w:rPr>
              <w:t>☐</w:t>
            </w:r>
            <w:r w:rsidR="00695214" w:rsidRPr="005E36C8" w:rsidDel="00A63097">
              <w:rPr>
                <w:caps/>
                <w:sz w:val="20"/>
                <w:szCs w:val="20"/>
              </w:rPr>
              <w:t xml:space="preserve"> POTENTIALLY</w:t>
            </w:r>
          </w:p>
          <w:p w14:paraId="7C1B0ADB" w14:textId="4D5ACB24" w:rsidR="00695214" w:rsidRPr="005E36C8" w:rsidRDefault="00CE193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1C79EE03"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377E85A" w14:textId="77777777" w:rsidR="00695214" w:rsidRPr="005E36C8" w:rsidRDefault="00695214" w:rsidP="00695214">
            <w:pPr>
              <w:pStyle w:val="TablesHeadingGSCyan"/>
              <w:framePr w:hSpace="0" w:wrap="auto" w:vAnchor="margin" w:hAnchor="text" w:yAlign="inline"/>
              <w:spacing w:line="276" w:lineRule="auto"/>
            </w:pPr>
            <w:r w:rsidRPr="00072AE1">
              <w:rPr>
                <w:rStyle w:val="SmartLink1"/>
                <w:sz w:val="20"/>
                <w:szCs w:val="22"/>
              </w:rPr>
              <w:fldChar w:fldCharType="begin"/>
            </w:r>
            <w:r w:rsidRPr="00072AE1">
              <w:rPr>
                <w:rStyle w:val="SmartLink1"/>
                <w:sz w:val="20"/>
                <w:szCs w:val="22"/>
              </w:rPr>
              <w:instrText xml:space="preserve"> REF _Ref136151166 \r \h </w:instrText>
            </w:r>
            <w:r>
              <w:rPr>
                <w:rStyle w:val="SmartLink1"/>
                <w:sz w:val="20"/>
                <w:szCs w:val="22"/>
              </w:rPr>
              <w:instrText xml:space="preserve"> \* MERGEFORMAT </w:instrText>
            </w:r>
            <w:r w:rsidRPr="00072AE1">
              <w:rPr>
                <w:rStyle w:val="SmartLink1"/>
                <w:sz w:val="20"/>
                <w:szCs w:val="22"/>
              </w:rPr>
            </w:r>
            <w:r w:rsidRPr="00072AE1">
              <w:rPr>
                <w:rStyle w:val="SmartLink1"/>
                <w:sz w:val="20"/>
                <w:szCs w:val="22"/>
              </w:rPr>
              <w:fldChar w:fldCharType="separate"/>
            </w:r>
            <w:r w:rsidRPr="00072AE1">
              <w:rPr>
                <w:rStyle w:val="SmartLink1"/>
                <w:sz w:val="20"/>
                <w:szCs w:val="22"/>
              </w:rPr>
              <w:t>P.3.1.2 |</w:t>
            </w:r>
            <w:r w:rsidRPr="00072AE1">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4A197B18"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risks of water-borne or other vector-borne diseases (e.g., temporary breeding habitats), communicable and noncommunicable diseases, nutritional disorders, mental health?</w:t>
            </w:r>
          </w:p>
        </w:tc>
        <w:tc>
          <w:tcPr>
            <w:tcW w:w="953" w:type="pct"/>
            <w:tcBorders>
              <w:top w:val="single" w:sz="4" w:space="0" w:color="auto"/>
              <w:left w:val="single" w:sz="4" w:space="0" w:color="auto"/>
              <w:bottom w:val="single" w:sz="4" w:space="0" w:color="auto"/>
            </w:tcBorders>
          </w:tcPr>
          <w:p w14:paraId="4E941C9D" w14:textId="0750464E"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31A8529" w14:textId="70BEFA49" w:rsidR="00695214" w:rsidRPr="005E36C8" w:rsidDel="00A63097" w:rsidRDefault="00CE1939" w:rsidP="00695214">
            <w:r>
              <w:rPr>
                <w:rFonts w:ascii="MS Gothic" w:eastAsia="MS Gothic" w:hAnsi="MS Gothic" w:hint="eastAsia"/>
                <w:caps/>
                <w:sz w:val="20"/>
                <w:szCs w:val="20"/>
              </w:rPr>
              <w:t>☐</w:t>
            </w:r>
            <w:r w:rsidR="00695214" w:rsidRPr="005E36C8" w:rsidDel="00A63097">
              <w:rPr>
                <w:caps/>
                <w:sz w:val="20"/>
                <w:szCs w:val="20"/>
              </w:rPr>
              <w:t xml:space="preserve"> POTENTIALLY</w:t>
            </w:r>
          </w:p>
          <w:p w14:paraId="4B732C5E" w14:textId="5D28D633" w:rsidR="00695214" w:rsidRPr="005E36C8" w:rsidRDefault="00CE193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3519E820"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CACB718" w14:textId="77777777" w:rsidR="00695214" w:rsidRPr="005E36C8" w:rsidRDefault="00695214" w:rsidP="00695214">
            <w:pPr>
              <w:pStyle w:val="TablesHeadingGSCyan"/>
              <w:framePr w:hSpace="0" w:wrap="auto" w:vAnchor="margin" w:hAnchor="text" w:yAlign="inline"/>
              <w:spacing w:line="276" w:lineRule="auto"/>
            </w:pPr>
            <w:r w:rsidRPr="00072AE1">
              <w:rPr>
                <w:rStyle w:val="SmartLink1"/>
                <w:sz w:val="20"/>
                <w:szCs w:val="22"/>
              </w:rPr>
              <w:fldChar w:fldCharType="begin"/>
            </w:r>
            <w:r w:rsidRPr="00072AE1">
              <w:rPr>
                <w:rStyle w:val="SmartLink1"/>
                <w:sz w:val="20"/>
                <w:szCs w:val="22"/>
              </w:rPr>
              <w:instrText xml:space="preserve"> REF _Ref136151166 \r \h </w:instrText>
            </w:r>
            <w:r>
              <w:rPr>
                <w:rStyle w:val="SmartLink1"/>
                <w:sz w:val="20"/>
                <w:szCs w:val="22"/>
              </w:rPr>
              <w:instrText xml:space="preserve"> \* MERGEFORMAT </w:instrText>
            </w:r>
            <w:r w:rsidRPr="00072AE1">
              <w:rPr>
                <w:rStyle w:val="SmartLink1"/>
                <w:sz w:val="20"/>
                <w:szCs w:val="22"/>
              </w:rPr>
            </w:r>
            <w:r w:rsidRPr="00072AE1">
              <w:rPr>
                <w:rStyle w:val="SmartLink1"/>
                <w:sz w:val="20"/>
                <w:szCs w:val="22"/>
              </w:rPr>
              <w:fldChar w:fldCharType="separate"/>
            </w:r>
            <w:r w:rsidRPr="00072AE1">
              <w:rPr>
                <w:rStyle w:val="SmartLink1"/>
                <w:sz w:val="20"/>
                <w:szCs w:val="22"/>
              </w:rPr>
              <w:t>P.3.1.2 |</w:t>
            </w:r>
            <w:r w:rsidRPr="00072AE1">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58F8CA91"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transport, storage, and use and/or disposal of hazardous or dangerous materials (e.g., explosives, fuel and other chemicals during construction and operation)?</w:t>
            </w:r>
          </w:p>
        </w:tc>
        <w:tc>
          <w:tcPr>
            <w:tcW w:w="953" w:type="pct"/>
            <w:tcBorders>
              <w:top w:val="single" w:sz="4" w:space="0" w:color="auto"/>
              <w:left w:val="single" w:sz="4" w:space="0" w:color="auto"/>
              <w:bottom w:val="single" w:sz="4" w:space="0" w:color="auto"/>
            </w:tcBorders>
          </w:tcPr>
          <w:p w14:paraId="5B7FF504" w14:textId="22B231BA"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56E77A36" w14:textId="31D1CF69"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094848B4" w14:textId="4B590BD3" w:rsidR="00695214" w:rsidRPr="005E36C8" w:rsidRDefault="0058235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55BE8383"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DEAD915" w14:textId="77777777" w:rsidR="00695214" w:rsidRPr="005E36C8" w:rsidRDefault="00695214" w:rsidP="00695214">
            <w:pPr>
              <w:pStyle w:val="TablesHeadingGSCyan"/>
              <w:framePr w:hSpace="0" w:wrap="auto" w:vAnchor="margin" w:hAnchor="text" w:yAlign="inline"/>
              <w:spacing w:line="276" w:lineRule="auto"/>
            </w:pPr>
            <w:r w:rsidRPr="00072AE1">
              <w:rPr>
                <w:rStyle w:val="SmartLink1"/>
                <w:sz w:val="20"/>
                <w:szCs w:val="22"/>
              </w:rPr>
              <w:fldChar w:fldCharType="begin"/>
            </w:r>
            <w:r w:rsidRPr="00072AE1">
              <w:rPr>
                <w:rStyle w:val="SmartLink1"/>
                <w:sz w:val="20"/>
                <w:szCs w:val="22"/>
              </w:rPr>
              <w:instrText xml:space="preserve"> REF _Ref136151166 \r \h </w:instrText>
            </w:r>
            <w:r>
              <w:rPr>
                <w:rStyle w:val="SmartLink1"/>
                <w:sz w:val="20"/>
                <w:szCs w:val="22"/>
              </w:rPr>
              <w:instrText xml:space="preserve"> \* MERGEFORMAT </w:instrText>
            </w:r>
            <w:r w:rsidRPr="00072AE1">
              <w:rPr>
                <w:rStyle w:val="SmartLink1"/>
                <w:sz w:val="20"/>
                <w:szCs w:val="22"/>
              </w:rPr>
            </w:r>
            <w:r w:rsidRPr="00072AE1">
              <w:rPr>
                <w:rStyle w:val="SmartLink1"/>
                <w:sz w:val="20"/>
                <w:szCs w:val="22"/>
              </w:rPr>
              <w:fldChar w:fldCharType="separate"/>
            </w:r>
            <w:r w:rsidRPr="00072AE1">
              <w:rPr>
                <w:rStyle w:val="SmartLink1"/>
                <w:sz w:val="20"/>
                <w:szCs w:val="22"/>
              </w:rPr>
              <w:t>P.3.1.2 |</w:t>
            </w:r>
            <w:r w:rsidRPr="00072AE1">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7596E313"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adverse impacts on ecosystems and ecosystem services relevant to communities’ health (e.g., food, surface water purification, natural buffers from flooding)?</w:t>
            </w:r>
          </w:p>
        </w:tc>
        <w:tc>
          <w:tcPr>
            <w:tcW w:w="953" w:type="pct"/>
            <w:tcBorders>
              <w:top w:val="single" w:sz="4" w:space="0" w:color="auto"/>
              <w:left w:val="single" w:sz="4" w:space="0" w:color="auto"/>
              <w:bottom w:val="single" w:sz="4" w:space="0" w:color="auto"/>
            </w:tcBorders>
          </w:tcPr>
          <w:p w14:paraId="3892580C" w14:textId="038DBCD5"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61489FD8" w14:textId="7D9131AA"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3A29195B" w14:textId="214F7A7D" w:rsidR="00695214" w:rsidRPr="005E36C8" w:rsidRDefault="00820304"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7DF67D73" w14:textId="77777777" w:rsidTr="005336A6">
        <w:trPr>
          <w:trHeight w:val="364"/>
        </w:trPr>
        <w:tc>
          <w:tcPr>
            <w:tcW w:w="5000" w:type="pct"/>
            <w:gridSpan w:val="3"/>
            <w:tcBorders>
              <w:top w:val="single" w:sz="4" w:space="0" w:color="auto"/>
              <w:bottom w:val="single" w:sz="4" w:space="0" w:color="auto"/>
            </w:tcBorders>
            <w:noWrap/>
            <w:vAlign w:val="top"/>
          </w:tcPr>
          <w:p w14:paraId="08C80F10"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4A0077">
              <w:rPr>
                <w:caps w:val="0"/>
                <w:sz w:val="20"/>
                <w:szCs w:val="22"/>
              </w:rPr>
              <w:t xml:space="preserve">Briefly describe below how the project is addressing any identified risk </w:t>
            </w:r>
            <w:r>
              <w:rPr>
                <w:caps w:val="0"/>
                <w:sz w:val="20"/>
                <w:szCs w:val="22"/>
              </w:rPr>
              <w:t xml:space="preserve">related to </w:t>
            </w:r>
            <w:r w:rsidRPr="00030D9B">
              <w:rPr>
                <w:caps w:val="0"/>
                <w:sz w:val="20"/>
                <w:szCs w:val="22"/>
              </w:rPr>
              <w:t>community health and safety.</w:t>
            </w:r>
          </w:p>
        </w:tc>
      </w:tr>
      <w:tr w:rsidR="00695214" w:rsidRPr="00BF1765" w14:paraId="758FC0F8"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14BB6EA1" w14:textId="69D2630A" w:rsidR="00695214" w:rsidRPr="00E0732C" w:rsidRDefault="00273546" w:rsidP="00CE1939">
            <w:pPr>
              <w:rPr>
                <w:i/>
                <w:iCs/>
                <w:sz w:val="20"/>
                <w:szCs w:val="20"/>
              </w:rPr>
            </w:pPr>
            <w:r>
              <w:rPr>
                <w:color w:val="000000"/>
              </w:rPr>
              <w:t>The project does not increase the health risks to the community and workers, but rather decreases the adverse effects. With reduced burning of heavy fuel oil fossil fuels, the level of smoke and soot is reduced, and t</w:t>
            </w:r>
            <w:r>
              <w:t>his will lead to better health conditions for the workers and the community.</w:t>
            </w:r>
          </w:p>
        </w:tc>
      </w:tr>
      <w:tr w:rsidR="00695214" w:rsidRPr="005E36C8" w14:paraId="1D1CD7EE" w14:textId="77777777" w:rsidTr="005336A6">
        <w:trPr>
          <w:trHeight w:val="364"/>
        </w:trPr>
        <w:tc>
          <w:tcPr>
            <w:tcW w:w="5000" w:type="pct"/>
            <w:gridSpan w:val="3"/>
            <w:tcBorders>
              <w:top w:val="single" w:sz="4" w:space="0" w:color="auto"/>
              <w:bottom w:val="single" w:sz="4" w:space="0" w:color="auto"/>
            </w:tcBorders>
            <w:noWrap/>
            <w:vAlign w:val="top"/>
          </w:tcPr>
          <w:p w14:paraId="26EAE9EC" w14:textId="77777777" w:rsidR="00695214" w:rsidRPr="00F35BFA" w:rsidRDefault="00695214" w:rsidP="00695214">
            <w:pPr>
              <w:pStyle w:val="TablesHeadingGSCyan"/>
              <w:framePr w:hSpace="0" w:wrap="auto" w:vAnchor="margin" w:hAnchor="text" w:yAlign="inline"/>
              <w:spacing w:line="276" w:lineRule="auto"/>
              <w:rPr>
                <w:b/>
                <w:bCs/>
                <w:color w:val="515151" w:themeColor="text1"/>
                <w:szCs w:val="26"/>
              </w:rPr>
            </w:pPr>
            <w:r w:rsidRPr="00F35BFA">
              <w:rPr>
                <w:rStyle w:val="SmartLink1"/>
                <w:b/>
                <w:bCs/>
              </w:rPr>
              <w:fldChar w:fldCharType="begin"/>
            </w:r>
            <w:r w:rsidRPr="00F35BFA">
              <w:rPr>
                <w:rStyle w:val="SmartLink1"/>
                <w:b/>
                <w:bCs/>
              </w:rPr>
              <w:instrText xml:space="preserve"> REF _Ref136151496 \w \h  \* MERGEFORMAT </w:instrText>
            </w:r>
            <w:r w:rsidRPr="00F35BFA">
              <w:rPr>
                <w:rStyle w:val="SmartLink1"/>
                <w:b/>
                <w:bCs/>
              </w:rPr>
            </w:r>
            <w:r w:rsidRPr="00F35BFA">
              <w:rPr>
                <w:rStyle w:val="SmartLink1"/>
                <w:b/>
                <w:bCs/>
              </w:rPr>
              <w:fldChar w:fldCharType="separate"/>
            </w:r>
            <w:r w:rsidRPr="00F35BFA">
              <w:rPr>
                <w:rStyle w:val="SmartLink1"/>
                <w:b/>
                <w:bCs/>
              </w:rPr>
              <w:t>P.4 |</w:t>
            </w:r>
            <w:r w:rsidRPr="00F35BFA">
              <w:rPr>
                <w:rStyle w:val="SmartLink1"/>
                <w:b/>
                <w:bCs/>
              </w:rPr>
              <w:fldChar w:fldCharType="end"/>
            </w:r>
            <w:r w:rsidRPr="00F35BFA">
              <w:rPr>
                <w:rStyle w:val="SmartLink1"/>
                <w:b/>
                <w:bCs/>
              </w:rPr>
              <w:fldChar w:fldCharType="begin"/>
            </w:r>
            <w:r w:rsidRPr="00F35BFA">
              <w:rPr>
                <w:rStyle w:val="SmartLink1"/>
                <w:b/>
                <w:bCs/>
              </w:rPr>
              <w:instrText xml:space="preserve"> REF _Ref136151504 \h  \* MERGEFORMAT </w:instrText>
            </w:r>
            <w:r w:rsidRPr="00F35BFA">
              <w:rPr>
                <w:rStyle w:val="SmartLink1"/>
                <w:b/>
                <w:bCs/>
              </w:rPr>
            </w:r>
            <w:r w:rsidRPr="00F35BFA">
              <w:rPr>
                <w:rStyle w:val="SmartLink1"/>
                <w:b/>
                <w:bCs/>
              </w:rPr>
              <w:fldChar w:fldCharType="separate"/>
            </w:r>
            <w:r w:rsidRPr="00F35BFA">
              <w:rPr>
                <w:rStyle w:val="SmartLink1"/>
                <w:b/>
                <w:bCs/>
              </w:rPr>
              <w:t>Cultural Heritage, Indigenous People, Displacement and Resettlement</w:t>
            </w:r>
            <w:r w:rsidRPr="00F35BFA">
              <w:rPr>
                <w:rStyle w:val="SmartLink1"/>
                <w:b/>
                <w:bCs/>
              </w:rPr>
              <w:fldChar w:fldCharType="end"/>
            </w:r>
          </w:p>
        </w:tc>
      </w:tr>
      <w:tr w:rsidR="00695214" w:rsidRPr="00C075F2" w14:paraId="3BF59E12" w14:textId="77777777" w:rsidTr="005336A6">
        <w:trPr>
          <w:trHeight w:val="364"/>
        </w:trPr>
        <w:tc>
          <w:tcPr>
            <w:tcW w:w="5000" w:type="pct"/>
            <w:gridSpan w:val="3"/>
            <w:tcBorders>
              <w:top w:val="single" w:sz="4" w:space="0" w:color="auto"/>
              <w:bottom w:val="single" w:sz="4" w:space="0" w:color="auto"/>
            </w:tcBorders>
            <w:noWrap/>
            <w:vAlign w:val="top"/>
          </w:tcPr>
          <w:p w14:paraId="76948D17" w14:textId="77777777" w:rsidR="00695214" w:rsidRPr="00E10991" w:rsidRDefault="00695214" w:rsidP="00695214">
            <w:pPr>
              <w:pStyle w:val="TablesHeadingGSCyan"/>
              <w:framePr w:hSpace="0" w:wrap="auto" w:vAnchor="margin" w:hAnchor="text" w:yAlign="inline"/>
              <w:spacing w:line="276" w:lineRule="auto"/>
              <w:rPr>
                <w:rStyle w:val="SmartLink1"/>
                <w:i/>
                <w:iCs/>
              </w:rPr>
            </w:pPr>
            <w:r w:rsidRPr="00E10991">
              <w:rPr>
                <w:rStyle w:val="SmartLink1"/>
                <w:i/>
                <w:iCs/>
                <w:sz w:val="20"/>
                <w:szCs w:val="22"/>
              </w:rPr>
              <w:fldChar w:fldCharType="begin"/>
            </w:r>
            <w:r w:rsidRPr="00E10991">
              <w:rPr>
                <w:rStyle w:val="SmartLink1"/>
                <w:i/>
                <w:iCs/>
                <w:sz w:val="20"/>
                <w:szCs w:val="22"/>
              </w:rPr>
              <w:instrText xml:space="preserve"> REF _Ref136151552 \w \h  \* MERGEFORMAT </w:instrText>
            </w:r>
            <w:r w:rsidRPr="00E10991">
              <w:rPr>
                <w:rStyle w:val="SmartLink1"/>
                <w:i/>
                <w:iCs/>
                <w:sz w:val="20"/>
                <w:szCs w:val="22"/>
              </w:rPr>
            </w:r>
            <w:r w:rsidRPr="00E10991">
              <w:rPr>
                <w:rStyle w:val="SmartLink1"/>
                <w:i/>
                <w:iCs/>
                <w:sz w:val="20"/>
                <w:szCs w:val="22"/>
              </w:rPr>
              <w:fldChar w:fldCharType="separate"/>
            </w:r>
            <w:r w:rsidRPr="00E10991">
              <w:rPr>
                <w:rStyle w:val="SmartLink1"/>
                <w:i/>
                <w:iCs/>
                <w:caps w:val="0"/>
                <w:sz w:val="20"/>
                <w:szCs w:val="22"/>
              </w:rPr>
              <w:t>P.4.1 |</w:t>
            </w:r>
            <w:r w:rsidRPr="00E10991">
              <w:rPr>
                <w:rStyle w:val="SmartLink1"/>
                <w:i/>
                <w:iCs/>
                <w:sz w:val="20"/>
                <w:szCs w:val="22"/>
              </w:rPr>
              <w:fldChar w:fldCharType="end"/>
            </w:r>
            <w:r w:rsidRPr="00E10991">
              <w:rPr>
                <w:rStyle w:val="SmartLink1"/>
                <w:i/>
                <w:iCs/>
                <w:sz w:val="20"/>
                <w:szCs w:val="22"/>
              </w:rPr>
              <w:fldChar w:fldCharType="begin"/>
            </w:r>
            <w:r w:rsidRPr="00E10991">
              <w:rPr>
                <w:rStyle w:val="SmartLink1"/>
                <w:i/>
                <w:iCs/>
                <w:sz w:val="20"/>
                <w:szCs w:val="22"/>
              </w:rPr>
              <w:instrText xml:space="preserve"> REF _Ref136151556 \h  \* MERGEFORMAT </w:instrText>
            </w:r>
            <w:r w:rsidRPr="00E10991">
              <w:rPr>
                <w:rStyle w:val="SmartLink1"/>
                <w:i/>
                <w:iCs/>
                <w:sz w:val="20"/>
                <w:szCs w:val="22"/>
              </w:rPr>
            </w:r>
            <w:r w:rsidRPr="00E10991">
              <w:rPr>
                <w:rStyle w:val="SmartLink1"/>
                <w:i/>
                <w:iCs/>
                <w:sz w:val="20"/>
                <w:szCs w:val="22"/>
              </w:rPr>
              <w:fldChar w:fldCharType="separate"/>
            </w:r>
            <w:r w:rsidRPr="00E10991">
              <w:rPr>
                <w:rStyle w:val="SmartLink1"/>
                <w:i/>
                <w:iCs/>
                <w:caps w:val="0"/>
                <w:sz w:val="20"/>
                <w:szCs w:val="22"/>
              </w:rPr>
              <w:t>Sites of Cultural and Historical Heritage</w:t>
            </w:r>
            <w:r w:rsidRPr="00E10991">
              <w:rPr>
                <w:rStyle w:val="SmartLink1"/>
                <w:i/>
                <w:iCs/>
                <w:sz w:val="20"/>
                <w:szCs w:val="22"/>
              </w:rPr>
              <w:fldChar w:fldCharType="end"/>
            </w:r>
          </w:p>
        </w:tc>
      </w:tr>
      <w:tr w:rsidR="00695214" w:rsidRPr="00C075F2" w14:paraId="52B4989A"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8BDF5F9" w14:textId="77777777" w:rsidR="00695214" w:rsidRPr="001B582D" w:rsidRDefault="00695214" w:rsidP="00695214">
            <w:pPr>
              <w:pStyle w:val="TablesHeadingGSCyan"/>
              <w:framePr w:hSpace="0" w:wrap="auto" w:vAnchor="margin" w:hAnchor="text" w:yAlign="inline"/>
              <w:spacing w:line="276" w:lineRule="auto"/>
              <w:ind w:right="-56"/>
            </w:pPr>
            <w:r w:rsidRPr="00E73678">
              <w:rPr>
                <w:rStyle w:val="SmartLink1"/>
                <w:sz w:val="20"/>
                <w:szCs w:val="22"/>
              </w:rPr>
              <w:fldChar w:fldCharType="begin"/>
            </w:r>
            <w:r w:rsidRPr="00E73678">
              <w:rPr>
                <w:rStyle w:val="SmartLink1"/>
                <w:sz w:val="20"/>
                <w:szCs w:val="22"/>
              </w:rPr>
              <w:instrText xml:space="preserve"> REF _Ref136225753 \n \h  \* MERGEFORMAT </w:instrText>
            </w:r>
            <w:r w:rsidRPr="00E73678">
              <w:rPr>
                <w:rStyle w:val="SmartLink1"/>
                <w:sz w:val="20"/>
                <w:szCs w:val="22"/>
              </w:rPr>
            </w:r>
            <w:r w:rsidRPr="00E73678">
              <w:rPr>
                <w:rStyle w:val="SmartLink1"/>
                <w:sz w:val="20"/>
                <w:szCs w:val="22"/>
              </w:rPr>
              <w:fldChar w:fldCharType="separate"/>
            </w:r>
            <w:r w:rsidRPr="00E73678">
              <w:rPr>
                <w:rStyle w:val="SmartLink1"/>
                <w:sz w:val="20"/>
                <w:szCs w:val="22"/>
              </w:rPr>
              <w:t>P.4.1.1 |</w:t>
            </w:r>
            <w:r w:rsidRPr="00E73678">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0A923EB5" w14:textId="77777777" w:rsidR="00695214" w:rsidRPr="001B582D" w:rsidRDefault="00695214" w:rsidP="00695214">
            <w:pPr>
              <w:pStyle w:val="TablesHeadingGSCyan"/>
              <w:framePr w:hSpace="0" w:wrap="auto" w:vAnchor="margin" w:hAnchor="text" w:yAlign="inline"/>
              <w:spacing w:line="276" w:lineRule="auto"/>
            </w:pPr>
            <w:r w:rsidRPr="00310CC3">
              <w:rPr>
                <w:caps w:val="0"/>
                <w:color w:val="4D4D4C"/>
                <w:sz w:val="20"/>
                <w:szCs w:val="20"/>
              </w:rPr>
              <w:t>Does the project involve altering, damaging, or removing sites, objects, or structures of significant cultural heritage?</w:t>
            </w:r>
          </w:p>
        </w:tc>
        <w:tc>
          <w:tcPr>
            <w:tcW w:w="953" w:type="pct"/>
            <w:tcBorders>
              <w:top w:val="single" w:sz="4" w:space="0" w:color="auto"/>
              <w:left w:val="single" w:sz="4" w:space="0" w:color="auto"/>
              <w:bottom w:val="single" w:sz="4" w:space="0" w:color="auto"/>
            </w:tcBorders>
          </w:tcPr>
          <w:p w14:paraId="277C52CA" w14:textId="07EE9992"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6780C93A" w14:textId="32EE661B" w:rsidR="00695214" w:rsidRPr="001B582D" w:rsidRDefault="00273546" w:rsidP="00695214">
            <w:pPr>
              <w:pStyle w:val="TablesHeadingGSCyan"/>
              <w:framePr w:hSpace="0" w:wrap="auto" w:vAnchor="margin" w:hAnchor="text" w:yAlign="inline"/>
              <w:spacing w:line="276" w:lineRule="auto"/>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C075F2" w14:paraId="77978B21" w14:textId="77777777" w:rsidTr="005336A6">
        <w:trPr>
          <w:trHeight w:val="364"/>
        </w:trPr>
        <w:tc>
          <w:tcPr>
            <w:tcW w:w="5000" w:type="pct"/>
            <w:gridSpan w:val="3"/>
            <w:tcBorders>
              <w:top w:val="single" w:sz="4" w:space="0" w:color="auto"/>
              <w:bottom w:val="single" w:sz="4" w:space="0" w:color="auto"/>
            </w:tcBorders>
            <w:noWrap/>
            <w:vAlign w:val="top"/>
          </w:tcPr>
          <w:p w14:paraId="754F2050" w14:textId="77777777" w:rsidR="00695214" w:rsidRDefault="00695214" w:rsidP="00695214">
            <w:pPr>
              <w:pStyle w:val="TablesHeadingGSCyan"/>
              <w:framePr w:hSpace="0" w:wrap="auto" w:vAnchor="margin" w:hAnchor="text" w:yAlign="inline"/>
              <w:spacing w:line="276" w:lineRule="auto"/>
              <w:rPr>
                <w:caps w:val="0"/>
                <w:color w:val="4D4D4C"/>
                <w:sz w:val="20"/>
                <w:szCs w:val="20"/>
              </w:rPr>
            </w:pPr>
            <w:r w:rsidRPr="00770304">
              <w:rPr>
                <w:caps w:val="0"/>
                <w:sz w:val="20"/>
                <w:szCs w:val="22"/>
              </w:rPr>
              <w:t>If the answer to question above is "yes," please explain the reason and how the project will ensure compliance with applicable requirements.</w:t>
            </w:r>
          </w:p>
        </w:tc>
      </w:tr>
      <w:tr w:rsidR="00695214" w:rsidRPr="00C075F2" w14:paraId="3E31E69F"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162901AC" w14:textId="0514D2CF" w:rsidR="00695214" w:rsidRPr="00E0732C" w:rsidRDefault="00273546" w:rsidP="00695214">
            <w:pPr>
              <w:rPr>
                <w:color w:val="515151" w:themeColor="text1"/>
                <w:sz w:val="20"/>
                <w:szCs w:val="20"/>
              </w:rPr>
            </w:pPr>
            <w:r>
              <w:rPr>
                <w:color w:val="515151" w:themeColor="text1"/>
                <w:sz w:val="20"/>
                <w:szCs w:val="20"/>
              </w:rPr>
              <w:t>NA</w:t>
            </w:r>
          </w:p>
        </w:tc>
      </w:tr>
      <w:tr w:rsidR="00695214" w:rsidRPr="005E36C8" w14:paraId="2DB0652C" w14:textId="77777777" w:rsidTr="005336A6">
        <w:trPr>
          <w:trHeight w:val="364"/>
        </w:trPr>
        <w:tc>
          <w:tcPr>
            <w:tcW w:w="5000" w:type="pct"/>
            <w:gridSpan w:val="3"/>
            <w:tcBorders>
              <w:top w:val="single" w:sz="4" w:space="0" w:color="auto"/>
              <w:bottom w:val="single" w:sz="4" w:space="0" w:color="auto"/>
            </w:tcBorders>
            <w:noWrap/>
            <w:vAlign w:val="top"/>
          </w:tcPr>
          <w:p w14:paraId="1B693203" w14:textId="77777777" w:rsidR="00695214" w:rsidRPr="00444A04" w:rsidRDefault="00695214" w:rsidP="00695214">
            <w:pPr>
              <w:pStyle w:val="TablesHeadingGSCyan"/>
              <w:framePr w:hSpace="0" w:wrap="auto" w:vAnchor="margin" w:hAnchor="text" w:yAlign="inline"/>
              <w:spacing w:line="276" w:lineRule="auto"/>
              <w:rPr>
                <w:caps w:val="0"/>
                <w:color w:val="4D4D4C"/>
              </w:rPr>
            </w:pPr>
            <w:r w:rsidRPr="00444A04">
              <w:rPr>
                <w:caps w:val="0"/>
                <w:sz w:val="20"/>
                <w:szCs w:val="22"/>
              </w:rPr>
              <w:t>Would the project potentially involve or lead to:</w:t>
            </w:r>
          </w:p>
        </w:tc>
      </w:tr>
      <w:tr w:rsidR="00695214" w:rsidRPr="005E36C8" w14:paraId="022020F6"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32618C8" w14:textId="77777777" w:rsidR="00695214" w:rsidRPr="00330B26" w:rsidRDefault="00695214" w:rsidP="00695214">
            <w:pPr>
              <w:pStyle w:val="TablesHeadingGSCyan"/>
              <w:framePr w:hSpace="0" w:wrap="auto" w:vAnchor="margin" w:hAnchor="text" w:yAlign="inline"/>
              <w:spacing w:line="276" w:lineRule="auto"/>
              <w:rPr>
                <w:rStyle w:val="SmartLink1"/>
                <w:sz w:val="20"/>
                <w:szCs w:val="22"/>
              </w:rPr>
            </w:pPr>
            <w:r w:rsidRPr="00330B26">
              <w:rPr>
                <w:rStyle w:val="SmartLink1"/>
                <w:sz w:val="20"/>
                <w:szCs w:val="22"/>
              </w:rPr>
              <w:fldChar w:fldCharType="begin"/>
            </w:r>
            <w:r w:rsidRPr="00330B26">
              <w:rPr>
                <w:rStyle w:val="SmartLink1"/>
                <w:sz w:val="20"/>
                <w:szCs w:val="22"/>
              </w:rPr>
              <w:instrText xml:space="preserve"> REF _Ref136225753 \n \h  \* MERGEFORMAT </w:instrText>
            </w:r>
            <w:r w:rsidRPr="00330B26">
              <w:rPr>
                <w:rStyle w:val="SmartLink1"/>
                <w:sz w:val="20"/>
                <w:szCs w:val="22"/>
              </w:rPr>
            </w:r>
            <w:r w:rsidRPr="00330B26">
              <w:rPr>
                <w:rStyle w:val="SmartLink1"/>
                <w:sz w:val="20"/>
                <w:szCs w:val="22"/>
              </w:rPr>
              <w:fldChar w:fldCharType="separate"/>
            </w:r>
            <w:r w:rsidRPr="00330B26">
              <w:rPr>
                <w:rStyle w:val="SmartLink1"/>
                <w:sz w:val="20"/>
                <w:szCs w:val="22"/>
              </w:rPr>
              <w:t>P.4.1.1 |</w:t>
            </w:r>
            <w:r w:rsidRPr="00330B26">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47919BA7"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activities adjacent to or within a cultural heritage site?</w:t>
            </w:r>
          </w:p>
        </w:tc>
        <w:tc>
          <w:tcPr>
            <w:tcW w:w="953" w:type="pct"/>
            <w:tcBorders>
              <w:top w:val="single" w:sz="4" w:space="0" w:color="auto"/>
              <w:left w:val="single" w:sz="4" w:space="0" w:color="auto"/>
              <w:bottom w:val="single" w:sz="4" w:space="0" w:color="auto"/>
            </w:tcBorders>
            <w:vAlign w:val="top"/>
          </w:tcPr>
          <w:p w14:paraId="380D3E32" w14:textId="04BF7717"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6F17C68C" w14:textId="197C73C9"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7E28E683" w14:textId="3A2D4CAF" w:rsidR="00695214" w:rsidRPr="005E36C8" w:rsidRDefault="0027354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2B2175A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59D2A1A" w14:textId="77777777" w:rsidR="00695214" w:rsidRPr="00330B26" w:rsidRDefault="00695214" w:rsidP="00695214">
            <w:pPr>
              <w:pStyle w:val="TablesHeadingGSCyan"/>
              <w:framePr w:hSpace="0" w:wrap="auto" w:vAnchor="margin" w:hAnchor="text" w:yAlign="inline"/>
              <w:spacing w:line="276" w:lineRule="auto"/>
              <w:rPr>
                <w:rStyle w:val="SmartLink1"/>
                <w:sz w:val="20"/>
                <w:szCs w:val="22"/>
              </w:rPr>
            </w:pPr>
            <w:r w:rsidRPr="00330B26">
              <w:rPr>
                <w:rStyle w:val="SmartLink1"/>
                <w:sz w:val="20"/>
                <w:szCs w:val="22"/>
              </w:rPr>
              <w:fldChar w:fldCharType="begin"/>
            </w:r>
            <w:r w:rsidRPr="00330B26">
              <w:rPr>
                <w:rStyle w:val="SmartLink1"/>
                <w:sz w:val="20"/>
                <w:szCs w:val="22"/>
              </w:rPr>
              <w:instrText xml:space="preserve"> REF _Ref136225753 \n \h  \* MERGEFORMAT </w:instrText>
            </w:r>
            <w:r w:rsidRPr="00330B26">
              <w:rPr>
                <w:rStyle w:val="SmartLink1"/>
                <w:sz w:val="20"/>
                <w:szCs w:val="22"/>
              </w:rPr>
            </w:r>
            <w:r w:rsidRPr="00330B26">
              <w:rPr>
                <w:rStyle w:val="SmartLink1"/>
                <w:sz w:val="20"/>
                <w:szCs w:val="22"/>
              </w:rPr>
              <w:fldChar w:fldCharType="separate"/>
            </w:r>
            <w:r w:rsidRPr="00330B26">
              <w:rPr>
                <w:rStyle w:val="SmartLink1"/>
                <w:sz w:val="20"/>
                <w:szCs w:val="22"/>
              </w:rPr>
              <w:t>P.4.1.1 |</w:t>
            </w:r>
            <w:r w:rsidRPr="00330B26">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1964EBC9" w14:textId="77777777" w:rsidR="00695214" w:rsidRPr="00330B26" w:rsidRDefault="00695214" w:rsidP="00695214">
            <w:pPr>
              <w:pStyle w:val="TablesHeadingGSCyan"/>
              <w:framePr w:hSpace="0" w:wrap="auto" w:vAnchor="margin" w:hAnchor="text" w:yAlign="inline"/>
              <w:spacing w:line="276" w:lineRule="auto"/>
              <w:rPr>
                <w:caps w:val="0"/>
                <w:color w:val="4D4D4C"/>
                <w:sz w:val="20"/>
                <w:szCs w:val="20"/>
              </w:rPr>
            </w:pPr>
            <w:r w:rsidRPr="00330B26">
              <w:rPr>
                <w:caps w:val="0"/>
                <w:color w:val="4D4D4C"/>
                <w:sz w:val="20"/>
                <w:szCs w:val="20"/>
              </w:rPr>
              <w:t>significant excavations, demolitions, movement of earth, flooding or other environmental changes?</w:t>
            </w:r>
          </w:p>
        </w:tc>
        <w:tc>
          <w:tcPr>
            <w:tcW w:w="953" w:type="pct"/>
            <w:tcBorders>
              <w:top w:val="single" w:sz="4" w:space="0" w:color="auto"/>
              <w:left w:val="single" w:sz="4" w:space="0" w:color="auto"/>
              <w:bottom w:val="single" w:sz="4" w:space="0" w:color="auto"/>
            </w:tcBorders>
            <w:vAlign w:val="top"/>
          </w:tcPr>
          <w:p w14:paraId="4FB63B4F" w14:textId="42FBFF2C" w:rsidR="00695214" w:rsidRPr="00330B26" w:rsidDel="00A63097" w:rsidRDefault="00695214" w:rsidP="00695214">
            <w:pPr>
              <w:pStyle w:val="TablesHeadingGSCyan"/>
              <w:framePr w:hSpace="0" w:wrap="auto" w:vAnchor="margin" w:hAnchor="text" w:yAlign="inline"/>
              <w:spacing w:line="276" w:lineRule="auto"/>
              <w:rPr>
                <w:caps w:val="0"/>
                <w:color w:val="4D4D4C"/>
                <w:sz w:val="20"/>
                <w:szCs w:val="20"/>
              </w:rPr>
            </w:pPr>
            <w:r w:rsidRPr="00330B26" w:rsidDel="00A63097">
              <w:rPr>
                <w:rFonts w:ascii="Segoe UI Symbol" w:hAnsi="Segoe UI Symbol" w:cs="Segoe UI Symbol"/>
                <w:caps w:val="0"/>
                <w:color w:val="4D4D4C"/>
                <w:sz w:val="20"/>
                <w:szCs w:val="20"/>
              </w:rPr>
              <w:t>☐</w:t>
            </w:r>
            <w:r w:rsidRPr="00330B26" w:rsidDel="00A63097">
              <w:rPr>
                <w:caps w:val="0"/>
                <w:color w:val="4D4D4C"/>
                <w:sz w:val="20"/>
                <w:szCs w:val="20"/>
              </w:rPr>
              <w:t xml:space="preserve"> YES</w:t>
            </w:r>
          </w:p>
          <w:p w14:paraId="1D0E35DF" w14:textId="0BFA154D" w:rsidR="00695214" w:rsidRPr="00330B26" w:rsidDel="00A63097" w:rsidRDefault="00695214" w:rsidP="00695214">
            <w:r w:rsidRPr="00330B26" w:rsidDel="00A63097">
              <w:rPr>
                <w:rFonts w:ascii="Segoe UI Symbol" w:hAnsi="Segoe UI Symbol" w:cs="Segoe UI Symbol"/>
                <w:caps/>
                <w:sz w:val="20"/>
                <w:szCs w:val="20"/>
              </w:rPr>
              <w:t>☐</w:t>
            </w:r>
            <w:r w:rsidRPr="00330B26" w:rsidDel="00A63097">
              <w:rPr>
                <w:caps/>
                <w:sz w:val="20"/>
                <w:szCs w:val="20"/>
              </w:rPr>
              <w:t xml:space="preserve"> POTENTIALLY</w:t>
            </w:r>
          </w:p>
          <w:p w14:paraId="45355C44" w14:textId="282E3A65" w:rsidR="00695214" w:rsidRPr="00330B26" w:rsidRDefault="0027354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330B26" w:rsidDel="00A63097">
              <w:rPr>
                <w:caps w:val="0"/>
                <w:color w:val="4D4D4C"/>
                <w:sz w:val="20"/>
                <w:szCs w:val="20"/>
              </w:rPr>
              <w:t xml:space="preserve"> NO</w:t>
            </w:r>
          </w:p>
        </w:tc>
      </w:tr>
      <w:tr w:rsidR="00695214" w:rsidRPr="005E36C8" w14:paraId="27A689F8"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DAB05B8" w14:textId="77777777" w:rsidR="00695214" w:rsidRPr="00770604" w:rsidRDefault="00695214" w:rsidP="00695214">
            <w:pPr>
              <w:pStyle w:val="TablesHeadingGSCyan"/>
              <w:framePr w:hSpace="0" w:wrap="auto" w:vAnchor="margin" w:hAnchor="text" w:yAlign="inline"/>
              <w:spacing w:line="276" w:lineRule="auto"/>
              <w:rPr>
                <w:rStyle w:val="SmartLink1"/>
                <w:sz w:val="18"/>
                <w:szCs w:val="20"/>
              </w:rPr>
            </w:pPr>
            <w:r w:rsidRPr="00E73678">
              <w:rPr>
                <w:rStyle w:val="SmartLink1"/>
                <w:sz w:val="20"/>
                <w:szCs w:val="22"/>
              </w:rPr>
              <w:fldChar w:fldCharType="begin"/>
            </w:r>
            <w:r w:rsidRPr="00E73678">
              <w:rPr>
                <w:rStyle w:val="SmartLink1"/>
                <w:sz w:val="20"/>
                <w:szCs w:val="22"/>
              </w:rPr>
              <w:instrText xml:space="preserve"> REF _Ref136225753 \n \h  \* MERGEFORMAT </w:instrText>
            </w:r>
            <w:r w:rsidRPr="00E73678">
              <w:rPr>
                <w:rStyle w:val="SmartLink1"/>
                <w:sz w:val="20"/>
                <w:szCs w:val="22"/>
              </w:rPr>
            </w:r>
            <w:r w:rsidRPr="00E73678">
              <w:rPr>
                <w:rStyle w:val="SmartLink1"/>
                <w:sz w:val="20"/>
                <w:szCs w:val="22"/>
              </w:rPr>
              <w:fldChar w:fldCharType="separate"/>
            </w:r>
            <w:r w:rsidRPr="00E73678">
              <w:rPr>
                <w:rStyle w:val="SmartLink1"/>
                <w:sz w:val="20"/>
                <w:szCs w:val="22"/>
              </w:rPr>
              <w:t>P.4.1.1 |</w:t>
            </w:r>
            <w:r w:rsidRPr="00E73678">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65074852"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alterations to landscapes and natural features with cultural significance?</w:t>
            </w:r>
          </w:p>
        </w:tc>
        <w:tc>
          <w:tcPr>
            <w:tcW w:w="953" w:type="pct"/>
            <w:tcBorders>
              <w:top w:val="single" w:sz="4" w:space="0" w:color="auto"/>
              <w:left w:val="single" w:sz="4" w:space="0" w:color="auto"/>
              <w:bottom w:val="single" w:sz="4" w:space="0" w:color="auto"/>
            </w:tcBorders>
            <w:vAlign w:val="top"/>
          </w:tcPr>
          <w:p w14:paraId="636E61E1" w14:textId="44BF789A"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1CADEAC1" w14:textId="173CFE4A"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5713A4CF" w14:textId="74233065" w:rsidR="00695214" w:rsidRDefault="0027354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238C137D"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B07B0BB" w14:textId="77777777" w:rsidR="00695214" w:rsidRPr="005E36C8" w:rsidRDefault="00695214" w:rsidP="00695214">
            <w:pPr>
              <w:pStyle w:val="TablesHeadingGSCyan"/>
              <w:framePr w:hSpace="0" w:wrap="auto" w:vAnchor="margin" w:hAnchor="text" w:yAlign="inline"/>
              <w:spacing w:line="276" w:lineRule="auto"/>
            </w:pPr>
            <w:r w:rsidRPr="00E73678">
              <w:rPr>
                <w:rStyle w:val="SmartLink1"/>
                <w:sz w:val="20"/>
                <w:szCs w:val="22"/>
              </w:rPr>
              <w:fldChar w:fldCharType="begin"/>
            </w:r>
            <w:r w:rsidRPr="00E73678">
              <w:rPr>
                <w:rStyle w:val="SmartLink1"/>
                <w:sz w:val="20"/>
                <w:szCs w:val="22"/>
              </w:rPr>
              <w:instrText xml:space="preserve"> REF _Ref136225753 \n \h  \* MERGEFORMAT </w:instrText>
            </w:r>
            <w:r w:rsidRPr="00E73678">
              <w:rPr>
                <w:rStyle w:val="SmartLink1"/>
                <w:sz w:val="20"/>
                <w:szCs w:val="22"/>
              </w:rPr>
            </w:r>
            <w:r w:rsidRPr="00E73678">
              <w:rPr>
                <w:rStyle w:val="SmartLink1"/>
                <w:sz w:val="20"/>
                <w:szCs w:val="22"/>
              </w:rPr>
              <w:fldChar w:fldCharType="separate"/>
            </w:r>
            <w:r w:rsidRPr="00E73678">
              <w:rPr>
                <w:rStyle w:val="SmartLink1"/>
                <w:sz w:val="20"/>
                <w:szCs w:val="22"/>
              </w:rPr>
              <w:t>P.4.1.1 |</w:t>
            </w:r>
            <w:r w:rsidRPr="00E73678">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3113D445"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adverse impacts to sites, structures, or objects with historical, cultural, artistic, traditional or religious</w:t>
            </w:r>
            <w:r>
              <w:rPr>
                <w:caps w:val="0"/>
                <w:color w:val="4D4D4C"/>
                <w:sz w:val="20"/>
                <w:szCs w:val="20"/>
              </w:rPr>
              <w:t xml:space="preserve"> </w:t>
            </w:r>
            <w:r w:rsidRPr="005E36C8">
              <w:rPr>
                <w:caps w:val="0"/>
                <w:color w:val="4D4D4C"/>
                <w:sz w:val="20"/>
                <w:szCs w:val="20"/>
              </w:rPr>
              <w:t>values or intangible forms of culture (e.g., knowledge, innovations, practices)? (Note: projects intended to</w:t>
            </w:r>
            <w:r>
              <w:rPr>
                <w:caps w:val="0"/>
                <w:color w:val="4D4D4C"/>
                <w:sz w:val="20"/>
                <w:szCs w:val="20"/>
              </w:rPr>
              <w:t xml:space="preserve"> </w:t>
            </w:r>
            <w:r w:rsidRPr="005E36C8">
              <w:rPr>
                <w:caps w:val="0"/>
                <w:color w:val="4D4D4C"/>
                <w:sz w:val="20"/>
                <w:szCs w:val="20"/>
              </w:rPr>
              <w:t>protect and conserve Cultural Heritage may also have inadvertent adverse impacts)</w:t>
            </w:r>
          </w:p>
        </w:tc>
        <w:tc>
          <w:tcPr>
            <w:tcW w:w="953" w:type="pct"/>
            <w:tcBorders>
              <w:top w:val="single" w:sz="4" w:space="0" w:color="auto"/>
              <w:left w:val="single" w:sz="4" w:space="0" w:color="auto"/>
              <w:bottom w:val="single" w:sz="4" w:space="0" w:color="auto"/>
            </w:tcBorders>
            <w:vAlign w:val="top"/>
          </w:tcPr>
          <w:p w14:paraId="60C328D7" w14:textId="6C79FF05"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A02AEC6" w14:textId="17035560"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13F7C6A3" w14:textId="1D08ECD6" w:rsidR="00695214" w:rsidRPr="005E36C8" w:rsidRDefault="0027354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72613C00"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FD465B2" w14:textId="77777777" w:rsidR="00695214" w:rsidRPr="00490364" w:rsidRDefault="00695214" w:rsidP="00695214">
            <w:pPr>
              <w:pStyle w:val="TablesHeadingGSCyan"/>
              <w:framePr w:hSpace="0" w:wrap="auto" w:vAnchor="margin" w:hAnchor="text" w:yAlign="inline"/>
              <w:spacing w:line="276" w:lineRule="auto"/>
              <w:rPr>
                <w:rStyle w:val="SmartLink1"/>
              </w:rPr>
            </w:pPr>
            <w:r w:rsidRPr="00490364">
              <w:rPr>
                <w:rStyle w:val="SmartLink1"/>
                <w:sz w:val="20"/>
                <w:szCs w:val="22"/>
              </w:rPr>
              <w:fldChar w:fldCharType="begin"/>
            </w:r>
            <w:r w:rsidRPr="00490364">
              <w:rPr>
                <w:rStyle w:val="SmartLink1"/>
                <w:sz w:val="20"/>
                <w:szCs w:val="22"/>
              </w:rPr>
              <w:instrText xml:space="preserve"> REF _Ref136226305 \n \h  \* MERGEFORMAT </w:instrText>
            </w:r>
            <w:r w:rsidRPr="00490364">
              <w:rPr>
                <w:rStyle w:val="SmartLink1"/>
                <w:sz w:val="20"/>
                <w:szCs w:val="22"/>
              </w:rPr>
            </w:r>
            <w:r w:rsidRPr="00490364">
              <w:rPr>
                <w:rStyle w:val="SmartLink1"/>
                <w:sz w:val="20"/>
                <w:szCs w:val="22"/>
              </w:rPr>
              <w:fldChar w:fldCharType="separate"/>
            </w:r>
            <w:r w:rsidRPr="00490364">
              <w:rPr>
                <w:rStyle w:val="SmartLink1"/>
                <w:sz w:val="20"/>
                <w:szCs w:val="22"/>
              </w:rPr>
              <w:t>P.4.1.2 |</w:t>
            </w:r>
            <w:r w:rsidRPr="00490364">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224E3BDA"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utili</w:t>
            </w:r>
            <w:r>
              <w:rPr>
                <w:caps w:val="0"/>
                <w:color w:val="4D4D4C"/>
                <w:sz w:val="20"/>
                <w:szCs w:val="20"/>
              </w:rPr>
              <w:t>s</w:t>
            </w:r>
            <w:r w:rsidRPr="005E36C8">
              <w:rPr>
                <w:caps w:val="0"/>
                <w:color w:val="4D4D4C"/>
                <w:sz w:val="20"/>
                <w:szCs w:val="20"/>
              </w:rPr>
              <w:t>ation of tangible and/or intangible forms (e.g., practices, traditional knowledge) of Cultural Heritage</w:t>
            </w:r>
          </w:p>
          <w:p w14:paraId="2E5ADA09"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for commercial or other purposes?</w:t>
            </w:r>
          </w:p>
        </w:tc>
        <w:tc>
          <w:tcPr>
            <w:tcW w:w="953" w:type="pct"/>
            <w:tcBorders>
              <w:top w:val="single" w:sz="4" w:space="0" w:color="auto"/>
              <w:left w:val="single" w:sz="4" w:space="0" w:color="auto"/>
              <w:bottom w:val="single" w:sz="4" w:space="0" w:color="auto"/>
            </w:tcBorders>
            <w:vAlign w:val="top"/>
          </w:tcPr>
          <w:p w14:paraId="6E6B5BD1" w14:textId="3366A99E"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7AE44E2" w14:textId="0122D5EF"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6395516A" w14:textId="5DF04EBF" w:rsidR="00695214" w:rsidRPr="005E36C8" w:rsidRDefault="00FB5321"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6DF7FFA2"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747CCCE" w14:textId="77777777" w:rsidR="00695214" w:rsidRPr="005E36C8" w:rsidRDefault="00695214" w:rsidP="00695214">
            <w:pPr>
              <w:pStyle w:val="TablesHeadingGSCyan"/>
              <w:framePr w:hSpace="0" w:wrap="auto" w:vAnchor="margin" w:hAnchor="text" w:yAlign="inline"/>
              <w:spacing w:line="276" w:lineRule="auto"/>
              <w:ind w:right="-56"/>
              <w:rPr>
                <w:caps w:val="0"/>
                <w:color w:val="4D4D4C"/>
                <w:sz w:val="20"/>
                <w:szCs w:val="20"/>
              </w:rPr>
            </w:pPr>
            <w:r w:rsidRPr="00490364">
              <w:rPr>
                <w:rStyle w:val="SmartLink1"/>
                <w:sz w:val="20"/>
                <w:szCs w:val="22"/>
              </w:rPr>
              <w:fldChar w:fldCharType="begin"/>
            </w:r>
            <w:r w:rsidRPr="00490364">
              <w:rPr>
                <w:rStyle w:val="SmartLink1"/>
                <w:sz w:val="20"/>
                <w:szCs w:val="22"/>
              </w:rPr>
              <w:instrText xml:space="preserve"> REF _Ref136226305 \n \h  \* MERGEFORMAT </w:instrText>
            </w:r>
            <w:r w:rsidRPr="00490364">
              <w:rPr>
                <w:rStyle w:val="SmartLink1"/>
                <w:sz w:val="20"/>
                <w:szCs w:val="22"/>
              </w:rPr>
            </w:r>
            <w:r w:rsidRPr="00490364">
              <w:rPr>
                <w:rStyle w:val="SmartLink1"/>
                <w:sz w:val="20"/>
                <w:szCs w:val="22"/>
              </w:rPr>
              <w:fldChar w:fldCharType="separate"/>
            </w:r>
            <w:r w:rsidRPr="00490364">
              <w:rPr>
                <w:rStyle w:val="SmartLink1"/>
                <w:sz w:val="20"/>
                <w:szCs w:val="22"/>
              </w:rPr>
              <w:t>P.4.1.2 |</w:t>
            </w:r>
            <w:r w:rsidRPr="00490364">
              <w:rPr>
                <w:rStyle w:val="SmartLink1"/>
                <w:sz w:val="20"/>
                <w:szCs w:val="22"/>
              </w:rPr>
              <w:fldChar w:fldCharType="end"/>
            </w:r>
          </w:p>
        </w:tc>
        <w:tc>
          <w:tcPr>
            <w:tcW w:w="3285" w:type="pct"/>
            <w:tcBorders>
              <w:top w:val="single" w:sz="4" w:space="0" w:color="auto"/>
              <w:bottom w:val="single" w:sz="4" w:space="0" w:color="auto"/>
              <w:right w:val="single" w:sz="4" w:space="0" w:color="auto"/>
            </w:tcBorders>
          </w:tcPr>
          <w:p w14:paraId="3888B79B"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9777E4">
              <w:rPr>
                <w:caps w:val="0"/>
                <w:color w:val="4D4D4C"/>
                <w:sz w:val="20"/>
                <w:szCs w:val="20"/>
              </w:rPr>
              <w:t>If answer to question above is “YES” or “POTENTIALLY” - are the communities made aware of their right under the law, scope and nature of proposed development and its potential consequences?</w:t>
            </w:r>
          </w:p>
        </w:tc>
        <w:tc>
          <w:tcPr>
            <w:tcW w:w="953" w:type="pct"/>
            <w:tcBorders>
              <w:top w:val="single" w:sz="4" w:space="0" w:color="auto"/>
              <w:left w:val="single" w:sz="4" w:space="0" w:color="auto"/>
              <w:bottom w:val="single" w:sz="4" w:space="0" w:color="auto"/>
            </w:tcBorders>
            <w:vAlign w:val="top"/>
          </w:tcPr>
          <w:p w14:paraId="6FF874B2" w14:textId="296ECC9C"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9A1C421" w14:textId="5F5E1924"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3DEDFC62" w14:textId="490E0B47" w:rsidR="00695214" w:rsidRPr="003C4E26" w:rsidRDefault="00FB5321"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 </w:t>
            </w:r>
          </w:p>
        </w:tc>
      </w:tr>
      <w:tr w:rsidR="00695214" w:rsidRPr="005E36C8" w14:paraId="48385AB4"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E16E75B" w14:textId="77777777" w:rsidR="00695214" w:rsidRPr="00490364" w:rsidRDefault="00695214" w:rsidP="00695214">
            <w:pPr>
              <w:pStyle w:val="TablesHeadingGSCyan"/>
              <w:framePr w:hSpace="0" w:wrap="auto" w:vAnchor="margin" w:hAnchor="text" w:yAlign="inline"/>
              <w:spacing w:line="276" w:lineRule="auto"/>
              <w:ind w:right="-56"/>
              <w:rPr>
                <w:rStyle w:val="SmartLink1"/>
                <w:sz w:val="20"/>
                <w:szCs w:val="22"/>
              </w:rPr>
            </w:pPr>
            <w:r>
              <w:rPr>
                <w:rStyle w:val="SmartLink1"/>
                <w:sz w:val="20"/>
                <w:szCs w:val="22"/>
              </w:rPr>
              <w:fldChar w:fldCharType="begin"/>
            </w:r>
            <w:r>
              <w:rPr>
                <w:rStyle w:val="SmartLink1"/>
                <w:sz w:val="20"/>
                <w:szCs w:val="22"/>
              </w:rPr>
              <w:instrText xml:space="preserve"> REF _Ref136227158 \n \h </w:instrText>
            </w:r>
            <w:r>
              <w:rPr>
                <w:rStyle w:val="SmartLink1"/>
                <w:sz w:val="20"/>
                <w:szCs w:val="22"/>
              </w:rPr>
            </w:r>
            <w:r>
              <w:rPr>
                <w:rStyle w:val="SmartLink1"/>
                <w:sz w:val="20"/>
                <w:szCs w:val="22"/>
              </w:rPr>
              <w:fldChar w:fldCharType="separate"/>
            </w:r>
            <w:r>
              <w:rPr>
                <w:rStyle w:val="SmartLink1"/>
                <w:sz w:val="20"/>
                <w:szCs w:val="22"/>
              </w:rPr>
              <w:t>P.4.1.3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tcPr>
          <w:p w14:paraId="2FB6717D" w14:textId="77777777" w:rsidR="00695214" w:rsidRPr="009777E4" w:rsidRDefault="00695214" w:rsidP="00695214">
            <w:pPr>
              <w:pStyle w:val="TablesHeadingGSCyan"/>
              <w:framePr w:hSpace="0" w:wrap="auto" w:vAnchor="margin" w:hAnchor="text" w:yAlign="inline"/>
              <w:spacing w:line="276" w:lineRule="auto"/>
              <w:rPr>
                <w:caps w:val="0"/>
                <w:color w:val="4D4D4C"/>
                <w:sz w:val="20"/>
                <w:szCs w:val="20"/>
              </w:rPr>
            </w:pPr>
            <w:r w:rsidRPr="003E5043">
              <w:rPr>
                <w:caps w:val="0"/>
                <w:color w:val="4D4D4C"/>
                <w:sz w:val="20"/>
                <w:szCs w:val="20"/>
              </w:rPr>
              <w:t>If answer to question above is “YES” - does the project provide equitable sharing of benefits from commercialisation of such knowledge, innovation, or practice, consistent with their customs and traditions?</w:t>
            </w:r>
          </w:p>
        </w:tc>
        <w:tc>
          <w:tcPr>
            <w:tcW w:w="953" w:type="pct"/>
            <w:tcBorders>
              <w:top w:val="single" w:sz="4" w:space="0" w:color="auto"/>
              <w:left w:val="single" w:sz="4" w:space="0" w:color="auto"/>
              <w:bottom w:val="single" w:sz="4" w:space="0" w:color="auto"/>
            </w:tcBorders>
            <w:vAlign w:val="top"/>
          </w:tcPr>
          <w:p w14:paraId="052CA3AD" w14:textId="04A8F9EB"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1C8FE078" w14:textId="0EFE311F"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56A30D0C" w14:textId="3F1B95CF" w:rsidR="00695214" w:rsidRDefault="00FB5321"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w:t>
            </w:r>
          </w:p>
        </w:tc>
      </w:tr>
      <w:tr w:rsidR="00695214" w:rsidRPr="005E36C8" w14:paraId="474FBAF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4FC80F6" w14:textId="77777777" w:rsidR="00695214" w:rsidRPr="00490364" w:rsidRDefault="00695214" w:rsidP="00695214">
            <w:pPr>
              <w:pStyle w:val="TablesHeadingGSCyan"/>
              <w:framePr w:hSpace="0" w:wrap="auto" w:vAnchor="margin" w:hAnchor="text" w:yAlign="inline"/>
              <w:spacing w:line="276" w:lineRule="auto"/>
              <w:ind w:right="-56"/>
              <w:rPr>
                <w:rStyle w:val="SmartLink1"/>
                <w:sz w:val="20"/>
                <w:szCs w:val="22"/>
              </w:rPr>
            </w:pPr>
            <w:r>
              <w:rPr>
                <w:rStyle w:val="SmartLink1"/>
                <w:sz w:val="20"/>
                <w:szCs w:val="22"/>
              </w:rPr>
              <w:fldChar w:fldCharType="begin"/>
            </w:r>
            <w:r>
              <w:rPr>
                <w:rStyle w:val="SmartLink1"/>
                <w:sz w:val="20"/>
                <w:szCs w:val="22"/>
              </w:rPr>
              <w:instrText xml:space="preserve"> REF _Ref136227169 \n \h </w:instrText>
            </w:r>
            <w:r>
              <w:rPr>
                <w:rStyle w:val="SmartLink1"/>
                <w:sz w:val="20"/>
                <w:szCs w:val="22"/>
              </w:rPr>
            </w:r>
            <w:r>
              <w:rPr>
                <w:rStyle w:val="SmartLink1"/>
                <w:sz w:val="20"/>
                <w:szCs w:val="22"/>
              </w:rPr>
              <w:fldChar w:fldCharType="separate"/>
            </w:r>
            <w:r>
              <w:rPr>
                <w:rStyle w:val="SmartLink1"/>
                <w:sz w:val="20"/>
                <w:szCs w:val="22"/>
              </w:rPr>
              <w:t>P.4.1.4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55EC217A" w14:textId="77777777" w:rsidR="00695214" w:rsidRPr="003E5043" w:rsidRDefault="00695214" w:rsidP="00695214">
            <w:pPr>
              <w:pStyle w:val="TablesHeadingGSCyan"/>
              <w:framePr w:hSpace="0" w:wrap="auto" w:vAnchor="margin" w:hAnchor="text" w:yAlign="inline"/>
              <w:spacing w:line="276" w:lineRule="auto"/>
              <w:rPr>
                <w:caps w:val="0"/>
                <w:color w:val="4D4D4C"/>
                <w:sz w:val="20"/>
                <w:szCs w:val="20"/>
              </w:rPr>
            </w:pPr>
            <w:r w:rsidRPr="003E5043">
              <w:rPr>
                <w:caps w:val="0"/>
                <w:color w:val="4D4D4C"/>
                <w:sz w:val="20"/>
                <w:szCs w:val="20"/>
              </w:rPr>
              <w:t xml:space="preserve">If answer to question above is “YES” </w:t>
            </w:r>
            <w:r>
              <w:rPr>
                <w:caps w:val="0"/>
                <w:color w:val="4D4D4C"/>
                <w:sz w:val="20"/>
                <w:szCs w:val="20"/>
              </w:rPr>
              <w:t xml:space="preserve">- </w:t>
            </w:r>
            <w:r>
              <w:rPr>
                <w:caps w:val="0"/>
                <w:color w:val="4D4D4C"/>
                <w:sz w:val="20"/>
                <w:szCs w:val="22"/>
              </w:rPr>
              <w:t>are opinions and recommendations of an Expert Stakeholder(s) not sought and demonstrated as being included in the project design?</w:t>
            </w:r>
          </w:p>
        </w:tc>
        <w:tc>
          <w:tcPr>
            <w:tcW w:w="953" w:type="pct"/>
            <w:tcBorders>
              <w:top w:val="single" w:sz="4" w:space="0" w:color="auto"/>
              <w:left w:val="single" w:sz="4" w:space="0" w:color="auto"/>
              <w:bottom w:val="single" w:sz="4" w:space="0" w:color="auto"/>
            </w:tcBorders>
            <w:vAlign w:val="top"/>
          </w:tcPr>
          <w:p w14:paraId="5ECD236E" w14:textId="44B243EF"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Del="00A63097">
              <w:rPr>
                <w:rFonts w:ascii="MS Gothic" w:eastAsia="MS Gothic" w:hAnsi="MS Gothic"/>
                <w:caps w:val="0"/>
                <w:color w:val="4D4D4C"/>
                <w:sz w:val="20"/>
                <w:szCs w:val="20"/>
              </w:rPr>
              <w:t>☐</w:t>
            </w:r>
            <w:r w:rsidRPr="005E36C8" w:rsidDel="00A63097">
              <w:rPr>
                <w:caps w:val="0"/>
                <w:color w:val="4D4D4C"/>
                <w:sz w:val="20"/>
                <w:szCs w:val="20"/>
              </w:rPr>
              <w:t xml:space="preserve"> YES</w:t>
            </w:r>
          </w:p>
          <w:p w14:paraId="7ED51231" w14:textId="08599330"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4F27DCD5" w14:textId="3D6E8E28" w:rsidR="00695214" w:rsidRDefault="00FB5321"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w:t>
            </w:r>
          </w:p>
        </w:tc>
      </w:tr>
      <w:tr w:rsidR="00695214" w:rsidRPr="005E36C8" w14:paraId="153A6ACC"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8C43234" w14:textId="77777777" w:rsidR="00695214" w:rsidRPr="00490364" w:rsidRDefault="00695214" w:rsidP="00695214">
            <w:pPr>
              <w:pStyle w:val="TablesHeadingGSCyan"/>
              <w:framePr w:hSpace="0" w:wrap="auto" w:vAnchor="margin" w:hAnchor="text" w:yAlign="inline"/>
              <w:spacing w:line="276" w:lineRule="auto"/>
              <w:ind w:right="-56"/>
              <w:rPr>
                <w:rStyle w:val="SmartLink1"/>
                <w:sz w:val="20"/>
                <w:szCs w:val="22"/>
              </w:rPr>
            </w:pPr>
            <w:r>
              <w:rPr>
                <w:rStyle w:val="SmartLink1"/>
                <w:sz w:val="20"/>
                <w:szCs w:val="22"/>
              </w:rPr>
              <w:fldChar w:fldCharType="begin"/>
            </w:r>
            <w:r>
              <w:rPr>
                <w:rStyle w:val="SmartLink1"/>
                <w:sz w:val="20"/>
                <w:szCs w:val="22"/>
              </w:rPr>
              <w:instrText xml:space="preserve"> REF _Ref136227169 \n \h </w:instrText>
            </w:r>
            <w:r>
              <w:rPr>
                <w:rStyle w:val="SmartLink1"/>
                <w:sz w:val="20"/>
                <w:szCs w:val="22"/>
              </w:rPr>
            </w:r>
            <w:r>
              <w:rPr>
                <w:rStyle w:val="SmartLink1"/>
                <w:sz w:val="20"/>
                <w:szCs w:val="22"/>
              </w:rPr>
              <w:fldChar w:fldCharType="separate"/>
            </w:r>
            <w:r>
              <w:rPr>
                <w:rStyle w:val="SmartLink1"/>
                <w:sz w:val="20"/>
                <w:szCs w:val="22"/>
              </w:rPr>
              <w:t>P.4.1.4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79C6CFA0" w14:textId="77777777" w:rsidR="00695214" w:rsidRPr="003E5043"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If answer to question above is “YES”, ha</w:t>
            </w:r>
            <w:r>
              <w:rPr>
                <w:caps w:val="0"/>
                <w:color w:val="4D4D4C"/>
                <w:sz w:val="20"/>
                <w:szCs w:val="20"/>
              </w:rPr>
              <w:t>s</w:t>
            </w:r>
            <w:r w:rsidRPr="005E36C8">
              <w:rPr>
                <w:caps w:val="0"/>
                <w:color w:val="4D4D4C"/>
                <w:sz w:val="20"/>
                <w:szCs w:val="20"/>
              </w:rPr>
              <w:t xml:space="preserve"> project design been changed, modified, updated considering </w:t>
            </w:r>
            <w:r w:rsidRPr="005E36C8">
              <w:rPr>
                <w:caps w:val="0"/>
                <w:color w:val="4D4D4C"/>
                <w:sz w:val="20"/>
                <w:szCs w:val="22"/>
              </w:rPr>
              <w:t>opinions and recommendations of an Expert Stakeholder?</w:t>
            </w:r>
          </w:p>
        </w:tc>
        <w:tc>
          <w:tcPr>
            <w:tcW w:w="953" w:type="pct"/>
            <w:tcBorders>
              <w:top w:val="single" w:sz="4" w:space="0" w:color="auto"/>
              <w:left w:val="single" w:sz="4" w:space="0" w:color="auto"/>
              <w:bottom w:val="single" w:sz="4" w:space="0" w:color="auto"/>
            </w:tcBorders>
            <w:vAlign w:val="top"/>
          </w:tcPr>
          <w:p w14:paraId="5B182C0D" w14:textId="4173880B"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495EE363" w14:textId="39B88F60"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58461FAF" w14:textId="6E5B1567" w:rsidR="00695214" w:rsidRDefault="00FB5321"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w:t>
            </w:r>
          </w:p>
        </w:tc>
      </w:tr>
      <w:tr w:rsidR="00695214" w:rsidRPr="005E36C8" w14:paraId="48552A5C" w14:textId="77777777" w:rsidTr="005336A6">
        <w:trPr>
          <w:trHeight w:val="364"/>
        </w:trPr>
        <w:tc>
          <w:tcPr>
            <w:tcW w:w="5000" w:type="pct"/>
            <w:gridSpan w:val="3"/>
            <w:tcBorders>
              <w:top w:val="single" w:sz="4" w:space="0" w:color="auto"/>
              <w:bottom w:val="single" w:sz="4" w:space="0" w:color="auto"/>
            </w:tcBorders>
            <w:noWrap/>
            <w:vAlign w:val="top"/>
          </w:tcPr>
          <w:p w14:paraId="7D1FCF00"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D9384E">
              <w:rPr>
                <w:caps w:val="0"/>
                <w:sz w:val="20"/>
                <w:szCs w:val="22"/>
              </w:rPr>
              <w:t xml:space="preserve">If the answer is "yes" or "potentially" to any of the above questions, please provide a brief description of the project situation below. Also, provide justification and/or evidence </w:t>
            </w:r>
            <w:r>
              <w:rPr>
                <w:caps w:val="0"/>
                <w:sz w:val="20"/>
                <w:szCs w:val="22"/>
              </w:rPr>
              <w:t xml:space="preserve">as necessary </w:t>
            </w:r>
            <w:r w:rsidRPr="00D9384E">
              <w:rPr>
                <w:caps w:val="0"/>
                <w:sz w:val="20"/>
                <w:szCs w:val="22"/>
              </w:rPr>
              <w:t>to demonstrate compliance with applicable requirements</w:t>
            </w:r>
            <w:r>
              <w:rPr>
                <w:caps w:val="0"/>
                <w:sz w:val="20"/>
                <w:szCs w:val="22"/>
              </w:rPr>
              <w:t>.</w:t>
            </w:r>
          </w:p>
        </w:tc>
      </w:tr>
      <w:tr w:rsidR="00695214" w:rsidRPr="005E36C8" w14:paraId="5CCD4D94"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6AE13579" w14:textId="159E9104" w:rsidR="00695214" w:rsidRPr="001E1AF3" w:rsidRDefault="00FB5321" w:rsidP="00FB5321">
            <w:pPr>
              <w:pStyle w:val="TablesHeadingGSCyan"/>
              <w:framePr w:hSpace="0" w:wrap="auto" w:vAnchor="margin" w:hAnchor="text" w:yAlign="inline"/>
              <w:spacing w:line="276" w:lineRule="auto"/>
            </w:pPr>
            <w:r>
              <w:rPr>
                <w:i/>
                <w:iCs/>
                <w:caps w:val="0"/>
                <w:color w:val="4D4D4C"/>
                <w:sz w:val="20"/>
                <w:szCs w:val="20"/>
              </w:rPr>
              <w:t>NA</w:t>
            </w:r>
          </w:p>
        </w:tc>
      </w:tr>
      <w:tr w:rsidR="00695214" w:rsidRPr="00C075F2" w14:paraId="0EAF6C6E" w14:textId="77777777" w:rsidTr="005336A6">
        <w:trPr>
          <w:trHeight w:val="364"/>
        </w:trPr>
        <w:tc>
          <w:tcPr>
            <w:tcW w:w="5000" w:type="pct"/>
            <w:gridSpan w:val="3"/>
            <w:tcBorders>
              <w:top w:val="single" w:sz="4" w:space="0" w:color="auto"/>
              <w:bottom w:val="single" w:sz="4" w:space="0" w:color="auto"/>
            </w:tcBorders>
            <w:noWrap/>
            <w:vAlign w:val="top"/>
          </w:tcPr>
          <w:p w14:paraId="4B2612E3" w14:textId="77777777" w:rsidR="00695214" w:rsidRPr="00F35BFA" w:rsidRDefault="00695214" w:rsidP="00695214">
            <w:pPr>
              <w:pStyle w:val="TablesHeadingGSCyan"/>
              <w:framePr w:hSpace="0" w:wrap="auto" w:vAnchor="margin" w:hAnchor="text" w:yAlign="inline"/>
              <w:spacing w:line="276" w:lineRule="auto"/>
              <w:rPr>
                <w:i/>
                <w:iCs/>
                <w:caps w:val="0"/>
                <w:color w:val="4D4D4C"/>
                <w:sz w:val="20"/>
                <w:szCs w:val="20"/>
              </w:rPr>
            </w:pPr>
            <w:r w:rsidRPr="00F35BFA">
              <w:rPr>
                <w:rStyle w:val="SmartLink1"/>
                <w:sz w:val="20"/>
                <w:szCs w:val="22"/>
              </w:rPr>
              <w:fldChar w:fldCharType="begin"/>
            </w:r>
            <w:r w:rsidRPr="00F35BFA">
              <w:rPr>
                <w:rStyle w:val="SmartLink1"/>
                <w:sz w:val="20"/>
                <w:szCs w:val="22"/>
              </w:rPr>
              <w:instrText xml:space="preserve"> REF _Ref136227209 \n \h  \* MERGEFORMAT </w:instrText>
            </w:r>
            <w:r w:rsidRPr="00F35BFA">
              <w:rPr>
                <w:rStyle w:val="SmartLink1"/>
                <w:sz w:val="20"/>
                <w:szCs w:val="22"/>
              </w:rPr>
            </w:r>
            <w:r w:rsidRPr="00F35BFA">
              <w:rPr>
                <w:rStyle w:val="SmartLink1"/>
                <w:sz w:val="20"/>
                <w:szCs w:val="22"/>
              </w:rPr>
              <w:fldChar w:fldCharType="separate"/>
            </w:r>
            <w:r w:rsidRPr="00F35BFA">
              <w:rPr>
                <w:rStyle w:val="SmartLink1"/>
                <w:sz w:val="20"/>
                <w:szCs w:val="22"/>
              </w:rPr>
              <w:t>P.4.2 |</w:t>
            </w:r>
            <w:r w:rsidRPr="00F35BFA">
              <w:rPr>
                <w:rStyle w:val="SmartLink1"/>
                <w:sz w:val="20"/>
                <w:szCs w:val="22"/>
              </w:rPr>
              <w:fldChar w:fldCharType="end"/>
            </w:r>
            <w:r w:rsidRPr="00F35BFA">
              <w:rPr>
                <w:rStyle w:val="SmartLink1"/>
                <w:sz w:val="20"/>
                <w:szCs w:val="22"/>
              </w:rPr>
              <w:fldChar w:fldCharType="begin"/>
            </w:r>
            <w:r w:rsidRPr="00F35BFA">
              <w:rPr>
                <w:rStyle w:val="SmartLink1"/>
                <w:sz w:val="20"/>
                <w:szCs w:val="22"/>
              </w:rPr>
              <w:instrText xml:space="preserve"> REF _Ref136227218 \h  \* MERGEFORMAT </w:instrText>
            </w:r>
            <w:r w:rsidRPr="00F35BFA">
              <w:rPr>
                <w:rStyle w:val="SmartLink1"/>
                <w:sz w:val="20"/>
                <w:szCs w:val="22"/>
              </w:rPr>
            </w:r>
            <w:r w:rsidRPr="00F35BFA">
              <w:rPr>
                <w:rStyle w:val="SmartLink1"/>
                <w:sz w:val="20"/>
                <w:szCs w:val="22"/>
              </w:rPr>
              <w:fldChar w:fldCharType="separate"/>
            </w:r>
            <w:r w:rsidRPr="00F35BFA">
              <w:rPr>
                <w:rStyle w:val="SmartLink1"/>
                <w:i/>
                <w:iCs/>
                <w:caps w:val="0"/>
                <w:sz w:val="20"/>
                <w:szCs w:val="22"/>
              </w:rPr>
              <w:t>Forced Eviction and Displacement</w:t>
            </w:r>
            <w:r w:rsidRPr="00F35BFA">
              <w:rPr>
                <w:rStyle w:val="SmartLink1"/>
                <w:sz w:val="20"/>
                <w:szCs w:val="22"/>
              </w:rPr>
              <w:fldChar w:fldCharType="end"/>
            </w:r>
          </w:p>
        </w:tc>
      </w:tr>
      <w:tr w:rsidR="00695214" w:rsidRPr="00C075F2" w14:paraId="07552D13"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ADF62E4" w14:textId="77777777" w:rsidR="00695214" w:rsidRPr="00F35BFA" w:rsidRDefault="00695214" w:rsidP="00695214">
            <w:pPr>
              <w:pStyle w:val="TablesHeadingGSCyan"/>
              <w:framePr w:hSpace="0" w:wrap="auto" w:vAnchor="margin" w:hAnchor="text" w:yAlign="inline"/>
              <w:spacing w:line="276" w:lineRule="auto"/>
              <w:rPr>
                <w:rStyle w:val="SmartLink1"/>
                <w:sz w:val="20"/>
                <w:szCs w:val="22"/>
              </w:rPr>
            </w:pPr>
            <w:r>
              <w:rPr>
                <w:rStyle w:val="SmartLink1"/>
                <w:sz w:val="20"/>
                <w:szCs w:val="22"/>
              </w:rPr>
              <w:fldChar w:fldCharType="begin"/>
            </w:r>
            <w:r>
              <w:rPr>
                <w:rStyle w:val="SmartLink1"/>
                <w:sz w:val="20"/>
                <w:szCs w:val="22"/>
              </w:rPr>
              <w:instrText xml:space="preserve"> REF _Ref136227561 \r \h </w:instrText>
            </w:r>
            <w:r>
              <w:rPr>
                <w:rStyle w:val="SmartLink1"/>
                <w:sz w:val="20"/>
                <w:szCs w:val="22"/>
              </w:rPr>
            </w:r>
            <w:r>
              <w:rPr>
                <w:rStyle w:val="SmartLink1"/>
                <w:sz w:val="20"/>
                <w:szCs w:val="22"/>
              </w:rPr>
              <w:fldChar w:fldCharType="separate"/>
            </w:r>
            <w:r>
              <w:rPr>
                <w:rStyle w:val="SmartLink1"/>
                <w:sz w:val="20"/>
                <w:szCs w:val="22"/>
              </w:rPr>
              <w:t>P.4.2.1 |</w:t>
            </w:r>
            <w:r>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66E1C81A" w14:textId="77777777" w:rsidR="00695214" w:rsidRPr="00F35BFA" w:rsidRDefault="00695214" w:rsidP="00695214">
            <w:pPr>
              <w:pStyle w:val="TablesHeadingGSCyan"/>
              <w:framePr w:hSpace="0" w:wrap="auto" w:vAnchor="margin" w:hAnchor="text" w:yAlign="inline"/>
              <w:spacing w:line="276" w:lineRule="auto"/>
              <w:rPr>
                <w:rStyle w:val="SmartLink1"/>
                <w:sz w:val="20"/>
                <w:szCs w:val="22"/>
              </w:rPr>
            </w:pPr>
            <w:r w:rsidRPr="0000098D">
              <w:rPr>
                <w:caps w:val="0"/>
                <w:color w:val="4D4D4C"/>
                <w:sz w:val="20"/>
                <w:szCs w:val="20"/>
              </w:rPr>
              <w:t>Does the project involve any risks related to involuntary relocation of people?</w:t>
            </w:r>
          </w:p>
        </w:tc>
        <w:tc>
          <w:tcPr>
            <w:tcW w:w="953" w:type="pct"/>
            <w:tcBorders>
              <w:top w:val="single" w:sz="4" w:space="0" w:color="auto"/>
              <w:left w:val="single" w:sz="4" w:space="0" w:color="auto"/>
              <w:bottom w:val="single" w:sz="4" w:space="0" w:color="auto"/>
            </w:tcBorders>
          </w:tcPr>
          <w:p w14:paraId="7EC67046" w14:textId="69C40A7F"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1DCE1DAD" w14:textId="02600FFA" w:rsidR="00695214" w:rsidRPr="00F35BFA" w:rsidRDefault="00FB5321" w:rsidP="00695214">
            <w:pPr>
              <w:pStyle w:val="TablesHeadingGSCyan"/>
              <w:framePr w:hSpace="0" w:wrap="auto" w:vAnchor="margin" w:hAnchor="text" w:yAlign="inline"/>
              <w:spacing w:line="276" w:lineRule="auto"/>
              <w:rPr>
                <w:rStyle w:val="SmartLink1"/>
                <w:sz w:val="20"/>
                <w:szCs w:val="22"/>
              </w:rPr>
            </w:pPr>
            <w:r>
              <w:rPr>
                <w:rFonts w:ascii="MS Gothic" w:eastAsia="MS Gothic" w:hAnsi="MS Gothic" w:hint="eastAsia"/>
                <w:caps w:val="0"/>
                <w:color w:val="4D4D4C"/>
                <w:sz w:val="20"/>
                <w:szCs w:val="20"/>
                <w:u w:val="single"/>
                <w:shd w:val="clear" w:color="auto" w:fill="E1DFDD"/>
              </w:rPr>
              <w:t>☒</w:t>
            </w:r>
            <w:r w:rsidR="00695214" w:rsidRPr="005E36C8" w:rsidDel="00A63097">
              <w:rPr>
                <w:caps w:val="0"/>
                <w:color w:val="4D4D4C"/>
                <w:sz w:val="20"/>
                <w:szCs w:val="20"/>
              </w:rPr>
              <w:t xml:space="preserve"> NO</w:t>
            </w:r>
          </w:p>
        </w:tc>
      </w:tr>
      <w:tr w:rsidR="00695214" w:rsidRPr="00C075F2" w14:paraId="74E1F492" w14:textId="77777777" w:rsidTr="005336A6">
        <w:trPr>
          <w:trHeight w:val="364"/>
        </w:trPr>
        <w:tc>
          <w:tcPr>
            <w:tcW w:w="5000" w:type="pct"/>
            <w:gridSpan w:val="3"/>
            <w:tcBorders>
              <w:top w:val="single" w:sz="4" w:space="0" w:color="auto"/>
              <w:bottom w:val="single" w:sz="4" w:space="0" w:color="auto"/>
            </w:tcBorders>
            <w:noWrap/>
            <w:vAlign w:val="top"/>
          </w:tcPr>
          <w:p w14:paraId="69AEE05B" w14:textId="77777777" w:rsidR="00695214" w:rsidRPr="00F35BFA" w:rsidRDefault="00695214" w:rsidP="00695214">
            <w:pPr>
              <w:pStyle w:val="TablesHeadingGSCyan"/>
              <w:framePr w:hSpace="0" w:wrap="auto" w:vAnchor="margin" w:hAnchor="text" w:yAlign="inline"/>
              <w:spacing w:line="276" w:lineRule="auto"/>
              <w:rPr>
                <w:rStyle w:val="SmartLink1"/>
                <w:sz w:val="20"/>
                <w:szCs w:val="22"/>
              </w:rPr>
            </w:pPr>
            <w:r w:rsidRPr="00770304">
              <w:rPr>
                <w:caps w:val="0"/>
                <w:sz w:val="20"/>
                <w:szCs w:val="22"/>
              </w:rPr>
              <w:t>If the answer to question above is "yes," please explain the reason and how the project will ensure compliance with applicable requirements.</w:t>
            </w:r>
          </w:p>
        </w:tc>
      </w:tr>
      <w:tr w:rsidR="00695214" w:rsidRPr="00C075F2" w14:paraId="7EEF3C2A"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47C580E9" w14:textId="581BA3CD" w:rsidR="00695214" w:rsidRPr="001E1AF3" w:rsidRDefault="008A6609" w:rsidP="008A6609">
            <w:pPr>
              <w:pStyle w:val="TablesHeadingGSCyan"/>
              <w:framePr w:hSpace="0" w:wrap="auto" w:vAnchor="margin" w:hAnchor="text" w:yAlign="inline"/>
              <w:spacing w:line="276" w:lineRule="auto"/>
            </w:pPr>
            <w:r>
              <w:rPr>
                <w:i/>
                <w:iCs/>
                <w:caps w:val="0"/>
                <w:color w:val="4D4D4C"/>
                <w:sz w:val="20"/>
                <w:szCs w:val="20"/>
              </w:rPr>
              <w:t>NA</w:t>
            </w:r>
          </w:p>
        </w:tc>
      </w:tr>
      <w:tr w:rsidR="00695214" w:rsidRPr="005E36C8" w14:paraId="593CF471" w14:textId="77777777" w:rsidTr="005336A6">
        <w:trPr>
          <w:trHeight w:val="364"/>
        </w:trPr>
        <w:tc>
          <w:tcPr>
            <w:tcW w:w="5000" w:type="pct"/>
            <w:gridSpan w:val="3"/>
            <w:tcBorders>
              <w:top w:val="single" w:sz="4" w:space="0" w:color="auto"/>
              <w:bottom w:val="single" w:sz="4" w:space="0" w:color="auto"/>
            </w:tcBorders>
            <w:noWrap/>
            <w:vAlign w:val="top"/>
          </w:tcPr>
          <w:p w14:paraId="3AE40913" w14:textId="77777777" w:rsidR="00695214" w:rsidRPr="00444A04" w:rsidRDefault="00695214" w:rsidP="00695214">
            <w:pPr>
              <w:pStyle w:val="TablesHeadingGSCyan"/>
              <w:framePr w:hSpace="0" w:wrap="auto" w:vAnchor="margin" w:hAnchor="text" w:yAlign="inline"/>
              <w:spacing w:line="276" w:lineRule="auto"/>
              <w:rPr>
                <w:caps w:val="0"/>
                <w:color w:val="4D4D4C"/>
              </w:rPr>
            </w:pPr>
            <w:r w:rsidRPr="00444A04">
              <w:rPr>
                <w:caps w:val="0"/>
                <w:sz w:val="20"/>
                <w:szCs w:val="22"/>
              </w:rPr>
              <w:t>Would the project potentially involve or lead to:</w:t>
            </w:r>
          </w:p>
        </w:tc>
      </w:tr>
      <w:tr w:rsidR="00695214" w:rsidRPr="005E36C8" w14:paraId="65A90B4D"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27A8B64"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2"/>
              </w:rPr>
            </w:pPr>
            <w:r>
              <w:rPr>
                <w:rStyle w:val="SmartLink1"/>
                <w:sz w:val="20"/>
                <w:szCs w:val="22"/>
              </w:rPr>
              <w:fldChar w:fldCharType="begin"/>
            </w:r>
            <w:r>
              <w:rPr>
                <w:rStyle w:val="SmartLink1"/>
                <w:sz w:val="20"/>
                <w:szCs w:val="22"/>
              </w:rPr>
              <w:instrText xml:space="preserve"> REF _Ref136227561 \r \h </w:instrText>
            </w:r>
            <w:r>
              <w:rPr>
                <w:rStyle w:val="SmartLink1"/>
                <w:sz w:val="20"/>
                <w:szCs w:val="22"/>
              </w:rPr>
            </w:r>
            <w:r>
              <w:rPr>
                <w:rStyle w:val="SmartLink1"/>
                <w:sz w:val="20"/>
                <w:szCs w:val="22"/>
              </w:rPr>
              <w:fldChar w:fldCharType="separate"/>
            </w:r>
            <w:r>
              <w:rPr>
                <w:rStyle w:val="SmartLink1"/>
                <w:sz w:val="20"/>
                <w:szCs w:val="22"/>
              </w:rPr>
              <w:t>P.4.2.1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024223DE"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risk of forced evictions or involuntary relocation of people?</w:t>
            </w:r>
          </w:p>
        </w:tc>
        <w:tc>
          <w:tcPr>
            <w:tcW w:w="953" w:type="pct"/>
            <w:tcBorders>
              <w:top w:val="single" w:sz="4" w:space="0" w:color="auto"/>
              <w:left w:val="single" w:sz="4" w:space="0" w:color="auto"/>
              <w:bottom w:val="single" w:sz="4" w:space="0" w:color="auto"/>
            </w:tcBorders>
            <w:vAlign w:val="top"/>
          </w:tcPr>
          <w:p w14:paraId="3E66B964" w14:textId="02B99048"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05E2FE96" w14:textId="29C8D7D1"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704D6F05" w14:textId="36C12811" w:rsidR="00695214" w:rsidRPr="005E36C8" w:rsidRDefault="008A660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5109A3D3"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12365D0"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2"/>
              </w:rPr>
            </w:pPr>
            <w:r>
              <w:rPr>
                <w:rStyle w:val="SmartLink1"/>
                <w:sz w:val="20"/>
                <w:szCs w:val="22"/>
              </w:rPr>
              <w:fldChar w:fldCharType="begin"/>
            </w:r>
            <w:r w:rsidRPr="008E012C">
              <w:rPr>
                <w:rStyle w:val="SmartLink1"/>
                <w:sz w:val="20"/>
              </w:rPr>
              <w:instrText xml:space="preserve"> REF _Ref136227946 \r \h </w:instrText>
            </w:r>
            <w:r>
              <w:rPr>
                <w:rStyle w:val="SmartLink1"/>
                <w:sz w:val="20"/>
                <w:szCs w:val="22"/>
              </w:rPr>
              <w:instrText xml:space="preserve"> \* MERGEFORMAT </w:instrText>
            </w:r>
            <w:r>
              <w:rPr>
                <w:rStyle w:val="SmartLink1"/>
                <w:sz w:val="20"/>
                <w:szCs w:val="22"/>
              </w:rPr>
            </w:r>
            <w:r>
              <w:rPr>
                <w:rStyle w:val="SmartLink1"/>
                <w:sz w:val="20"/>
                <w:szCs w:val="22"/>
              </w:rPr>
              <w:fldChar w:fldCharType="separate"/>
            </w:r>
            <w:r w:rsidRPr="008E012C">
              <w:rPr>
                <w:rStyle w:val="SmartLink1"/>
                <w:sz w:val="20"/>
              </w:rPr>
              <w:t>P.4.2.</w:t>
            </w:r>
            <w:r w:rsidRPr="008E012C">
              <w:rPr>
                <w:rStyle w:val="SmartLink1"/>
                <w:sz w:val="20"/>
                <w:szCs w:val="22"/>
              </w:rPr>
              <w:t>2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6605920F"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temporary or permanent and full or partial physical displacement (including people without legally recogni</w:t>
            </w:r>
            <w:r>
              <w:rPr>
                <w:caps w:val="0"/>
                <w:color w:val="4D4D4C"/>
                <w:sz w:val="20"/>
                <w:szCs w:val="20"/>
              </w:rPr>
              <w:t>s</w:t>
            </w:r>
            <w:r w:rsidRPr="005E36C8">
              <w:rPr>
                <w:caps w:val="0"/>
                <w:color w:val="4D4D4C"/>
                <w:sz w:val="20"/>
                <w:szCs w:val="20"/>
              </w:rPr>
              <w:t>able claims to land)?</w:t>
            </w:r>
          </w:p>
        </w:tc>
        <w:tc>
          <w:tcPr>
            <w:tcW w:w="953" w:type="pct"/>
            <w:tcBorders>
              <w:top w:val="single" w:sz="4" w:space="0" w:color="auto"/>
              <w:left w:val="single" w:sz="4" w:space="0" w:color="auto"/>
              <w:bottom w:val="single" w:sz="4" w:space="0" w:color="auto"/>
            </w:tcBorders>
            <w:vAlign w:val="top"/>
          </w:tcPr>
          <w:p w14:paraId="7EC13DCF" w14:textId="6926F600"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566D31C6" w14:textId="12B88340"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361B5145" w14:textId="5A7685C7" w:rsidR="00695214" w:rsidRPr="005E36C8" w:rsidRDefault="008A660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394889DE"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9DEB4BC" w14:textId="77777777" w:rsidR="00695214" w:rsidRPr="005E36C8" w:rsidRDefault="00695214" w:rsidP="00695214">
            <w:pPr>
              <w:pStyle w:val="TablesHeadingGSCyan"/>
              <w:framePr w:hSpace="0" w:wrap="auto" w:vAnchor="margin" w:hAnchor="text" w:yAlign="inline"/>
              <w:rPr>
                <w:caps w:val="0"/>
                <w:color w:val="4D4D4C"/>
                <w:sz w:val="20"/>
                <w:szCs w:val="22"/>
              </w:rPr>
            </w:pPr>
            <w:r>
              <w:rPr>
                <w:rStyle w:val="SmartLink1"/>
                <w:sz w:val="20"/>
                <w:szCs w:val="22"/>
              </w:rPr>
              <w:fldChar w:fldCharType="begin"/>
            </w:r>
            <w:r w:rsidRPr="008E012C">
              <w:rPr>
                <w:rStyle w:val="SmartLink1"/>
                <w:sz w:val="20"/>
              </w:rPr>
              <w:instrText xml:space="preserve"> REF _Ref136227946 \r \h </w:instrText>
            </w:r>
            <w:r>
              <w:rPr>
                <w:rStyle w:val="SmartLink1"/>
                <w:sz w:val="20"/>
                <w:szCs w:val="22"/>
              </w:rPr>
              <w:instrText xml:space="preserve"> \* MERGEFORMAT </w:instrText>
            </w:r>
            <w:r>
              <w:rPr>
                <w:rStyle w:val="SmartLink1"/>
                <w:sz w:val="20"/>
                <w:szCs w:val="22"/>
              </w:rPr>
            </w:r>
            <w:r>
              <w:rPr>
                <w:rStyle w:val="SmartLink1"/>
                <w:sz w:val="20"/>
                <w:szCs w:val="22"/>
              </w:rPr>
              <w:fldChar w:fldCharType="separate"/>
            </w:r>
            <w:r w:rsidRPr="008E012C">
              <w:rPr>
                <w:rStyle w:val="SmartLink1"/>
                <w:sz w:val="20"/>
              </w:rPr>
              <w:t>P.4.2.</w:t>
            </w:r>
            <w:r w:rsidRPr="008E012C">
              <w:rPr>
                <w:rStyle w:val="SmartLink1"/>
                <w:sz w:val="20"/>
                <w:szCs w:val="22"/>
              </w:rPr>
              <w:t>2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6FC87D64"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economic displacement (e.g., loss of assets or access to resources due to land acquisition or access restrictions – even in the absence of physical relocation)?</w:t>
            </w:r>
          </w:p>
        </w:tc>
        <w:tc>
          <w:tcPr>
            <w:tcW w:w="953" w:type="pct"/>
            <w:tcBorders>
              <w:top w:val="single" w:sz="4" w:space="0" w:color="auto"/>
              <w:left w:val="single" w:sz="4" w:space="0" w:color="auto"/>
              <w:bottom w:val="single" w:sz="4" w:space="0" w:color="auto"/>
            </w:tcBorders>
            <w:vAlign w:val="top"/>
          </w:tcPr>
          <w:p w14:paraId="797F5126" w14:textId="3E31AA1E"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4590755" w14:textId="4B515C03"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067B0A58" w14:textId="67AAE19D" w:rsidR="00695214" w:rsidRPr="005E36C8" w:rsidRDefault="008A660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7549D730"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EDDD075" w14:textId="77777777" w:rsidR="00695214" w:rsidRDefault="00695214" w:rsidP="00695214">
            <w:pPr>
              <w:pStyle w:val="TablesHeadingGSCyan"/>
              <w:framePr w:hSpace="0" w:wrap="auto" w:vAnchor="margin" w:hAnchor="text" w:yAlign="inline"/>
              <w:rPr>
                <w:rStyle w:val="SmartLink1"/>
                <w:sz w:val="20"/>
                <w:szCs w:val="22"/>
              </w:rPr>
            </w:pPr>
            <w:r>
              <w:rPr>
                <w:rStyle w:val="SmartLink1"/>
                <w:sz w:val="20"/>
                <w:szCs w:val="22"/>
              </w:rPr>
              <w:fldChar w:fldCharType="begin"/>
            </w:r>
            <w:r w:rsidRPr="008E012C">
              <w:rPr>
                <w:rStyle w:val="SmartLink1"/>
                <w:sz w:val="20"/>
              </w:rPr>
              <w:instrText xml:space="preserve"> REF _Ref136227946 \r \h </w:instrText>
            </w:r>
            <w:r>
              <w:rPr>
                <w:rStyle w:val="SmartLink1"/>
                <w:sz w:val="20"/>
                <w:szCs w:val="22"/>
              </w:rPr>
              <w:instrText xml:space="preserve"> \* MERGEFORMAT </w:instrText>
            </w:r>
            <w:r>
              <w:rPr>
                <w:rStyle w:val="SmartLink1"/>
                <w:sz w:val="20"/>
                <w:szCs w:val="22"/>
              </w:rPr>
            </w:r>
            <w:r>
              <w:rPr>
                <w:rStyle w:val="SmartLink1"/>
                <w:sz w:val="20"/>
                <w:szCs w:val="22"/>
              </w:rPr>
              <w:fldChar w:fldCharType="separate"/>
            </w:r>
            <w:r w:rsidRPr="008E012C">
              <w:rPr>
                <w:rStyle w:val="SmartLink1"/>
                <w:sz w:val="20"/>
              </w:rPr>
              <w:t>P.4.2.</w:t>
            </w:r>
            <w:r w:rsidRPr="008E012C">
              <w:rPr>
                <w:rStyle w:val="SmartLink1"/>
                <w:sz w:val="20"/>
                <w:szCs w:val="22"/>
              </w:rPr>
              <w:t>2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0E92E4EF" w14:textId="77777777" w:rsidR="00695214" w:rsidRPr="005E36C8" w:rsidRDefault="00695214" w:rsidP="00695214">
            <w:pPr>
              <w:pStyle w:val="TablesHeadingGSCyan"/>
              <w:framePr w:hSpace="0" w:wrap="auto" w:vAnchor="margin" w:hAnchor="text" w:yAlign="inline"/>
              <w:spacing w:line="276" w:lineRule="auto"/>
              <w:rPr>
                <w:caps w:val="0"/>
                <w:color w:val="4D4D4C"/>
              </w:rPr>
            </w:pPr>
            <w:r w:rsidRPr="005E36C8">
              <w:rPr>
                <w:caps w:val="0"/>
                <w:color w:val="4D4D4C"/>
                <w:sz w:val="20"/>
                <w:szCs w:val="20"/>
              </w:rPr>
              <w:t>If answer to question above is “YES” or “POTENTIALLY”</w:t>
            </w:r>
            <w:r w:rsidRPr="005E36C8">
              <w:rPr>
                <w:caps w:val="0"/>
                <w:color w:val="4D4D4C"/>
              </w:rPr>
              <w:t xml:space="preserve">, </w:t>
            </w:r>
          </w:p>
          <w:p w14:paraId="346562CA" w14:textId="77777777" w:rsidR="00695214" w:rsidRDefault="00695214" w:rsidP="00695214">
            <w:pPr>
              <w:pStyle w:val="TablesHeadingGSCyan"/>
              <w:framePr w:hSpace="0" w:wrap="auto" w:vAnchor="margin" w:hAnchor="text" w:yAlign="inline"/>
              <w:numPr>
                <w:ilvl w:val="0"/>
                <w:numId w:val="23"/>
              </w:numPr>
              <w:spacing w:line="276" w:lineRule="auto"/>
              <w:rPr>
                <w:caps w:val="0"/>
                <w:color w:val="4D4D4C"/>
                <w:sz w:val="20"/>
                <w:szCs w:val="20"/>
              </w:rPr>
            </w:pPr>
            <w:r w:rsidRPr="005E36C8">
              <w:rPr>
                <w:caps w:val="0"/>
                <w:color w:val="4D4D4C"/>
                <w:sz w:val="20"/>
                <w:szCs w:val="20"/>
              </w:rPr>
              <w:t>has the project developed Resettlement Action Plan or Livelihood Action Plan in consultation and agreement with affected individual, group or community?</w:t>
            </w:r>
          </w:p>
          <w:p w14:paraId="308BC18A" w14:textId="77777777" w:rsidR="00695214" w:rsidRPr="008E012C" w:rsidRDefault="00695214" w:rsidP="00695214">
            <w:pPr>
              <w:pStyle w:val="TablesHeadingGSCyan"/>
              <w:framePr w:hSpace="0" w:wrap="auto" w:vAnchor="margin" w:hAnchor="text" w:yAlign="inline"/>
              <w:numPr>
                <w:ilvl w:val="0"/>
                <w:numId w:val="23"/>
              </w:numPr>
              <w:spacing w:line="276" w:lineRule="auto"/>
              <w:rPr>
                <w:caps w:val="0"/>
                <w:color w:val="4D4D4C"/>
                <w:sz w:val="20"/>
                <w:szCs w:val="20"/>
              </w:rPr>
            </w:pPr>
            <w:r w:rsidRPr="008E012C">
              <w:rPr>
                <w:caps w:val="0"/>
                <w:color w:val="4D4D4C"/>
                <w:sz w:val="20"/>
                <w:szCs w:val="20"/>
              </w:rPr>
              <w:t>has the project integrated Resettlement Action Plan or Livelihood Action Plan into the Project design?</w:t>
            </w:r>
          </w:p>
        </w:tc>
        <w:tc>
          <w:tcPr>
            <w:tcW w:w="953" w:type="pct"/>
            <w:tcBorders>
              <w:top w:val="single" w:sz="4" w:space="0" w:color="auto"/>
              <w:left w:val="single" w:sz="4" w:space="0" w:color="auto"/>
              <w:bottom w:val="single" w:sz="4" w:space="0" w:color="auto"/>
            </w:tcBorders>
            <w:vAlign w:val="top"/>
          </w:tcPr>
          <w:p w14:paraId="7C8CA305" w14:textId="1F1D7531"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A56F97E" w14:textId="25E8A94A"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35AE2839" w14:textId="013E77C6" w:rsidR="00695214" w:rsidRDefault="008A660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 </w:t>
            </w:r>
          </w:p>
        </w:tc>
      </w:tr>
      <w:tr w:rsidR="00695214" w:rsidRPr="005E36C8" w14:paraId="257FCD4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CD14D64" w14:textId="77777777" w:rsidR="00695214" w:rsidRDefault="00695214" w:rsidP="00695214">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_Ref136228091 \r \h </w:instrText>
            </w:r>
            <w:r>
              <w:rPr>
                <w:rStyle w:val="SmartLink1"/>
                <w:sz w:val="20"/>
                <w:szCs w:val="22"/>
              </w:rPr>
            </w:r>
            <w:r>
              <w:rPr>
                <w:rStyle w:val="SmartLink1"/>
                <w:sz w:val="20"/>
                <w:szCs w:val="22"/>
              </w:rPr>
              <w:fldChar w:fldCharType="separate"/>
            </w:r>
            <w:r>
              <w:rPr>
                <w:rStyle w:val="SmartLink1"/>
                <w:sz w:val="20"/>
                <w:szCs w:val="22"/>
              </w:rPr>
              <w:t>P.4.2.3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7492C007"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If answer to question above is “YES”</w:t>
            </w:r>
            <w:r>
              <w:rPr>
                <w:caps w:val="0"/>
                <w:color w:val="4D4D4C"/>
                <w:sz w:val="20"/>
                <w:szCs w:val="20"/>
              </w:rPr>
              <w:t xml:space="preserve"> - </w:t>
            </w:r>
            <w:r>
              <w:rPr>
                <w:caps w:val="0"/>
                <w:color w:val="4D4D4C"/>
                <w:sz w:val="20"/>
                <w:szCs w:val="22"/>
              </w:rPr>
              <w:t>are opinions and recommendations of an Expert Stakeholder(s) not sought and demonstrated as being included in the project design?</w:t>
            </w:r>
          </w:p>
        </w:tc>
        <w:tc>
          <w:tcPr>
            <w:tcW w:w="953" w:type="pct"/>
            <w:tcBorders>
              <w:top w:val="single" w:sz="4" w:space="0" w:color="auto"/>
              <w:left w:val="single" w:sz="4" w:space="0" w:color="auto"/>
              <w:bottom w:val="single" w:sz="4" w:space="0" w:color="auto"/>
            </w:tcBorders>
            <w:vAlign w:val="top"/>
          </w:tcPr>
          <w:p w14:paraId="3CDDD06B" w14:textId="34BFDB8F"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49166B9" w14:textId="71799FAB"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791E967A" w14:textId="4659664F" w:rsidR="00695214" w:rsidRDefault="008A660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w:t>
            </w:r>
          </w:p>
        </w:tc>
      </w:tr>
      <w:tr w:rsidR="00695214" w:rsidRPr="005E36C8" w14:paraId="1FEA1C24"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2F288CA" w14:textId="77777777" w:rsidR="00695214" w:rsidRDefault="00695214" w:rsidP="00695214">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_Ref136228091 \r \h </w:instrText>
            </w:r>
            <w:r>
              <w:rPr>
                <w:rStyle w:val="SmartLink1"/>
                <w:sz w:val="20"/>
                <w:szCs w:val="22"/>
              </w:rPr>
            </w:r>
            <w:r>
              <w:rPr>
                <w:rStyle w:val="SmartLink1"/>
                <w:sz w:val="20"/>
                <w:szCs w:val="22"/>
              </w:rPr>
              <w:fldChar w:fldCharType="separate"/>
            </w:r>
            <w:r>
              <w:rPr>
                <w:rStyle w:val="SmartLink1"/>
                <w:sz w:val="20"/>
                <w:szCs w:val="22"/>
              </w:rPr>
              <w:t>P.4.2.3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1D76741E"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2"/>
              </w:rPr>
            </w:pPr>
            <w:r w:rsidRPr="005E36C8">
              <w:rPr>
                <w:caps w:val="0"/>
                <w:color w:val="4D4D4C"/>
                <w:sz w:val="20"/>
                <w:szCs w:val="20"/>
              </w:rPr>
              <w:t xml:space="preserve">If answer to question above is “YES”, have project design been changed, modified, updated considering </w:t>
            </w:r>
            <w:r w:rsidRPr="005E36C8">
              <w:rPr>
                <w:caps w:val="0"/>
                <w:color w:val="4D4D4C"/>
                <w:sz w:val="20"/>
                <w:szCs w:val="22"/>
              </w:rPr>
              <w:t>opinions and recommendations of an Expert Stakeholder?</w:t>
            </w:r>
          </w:p>
        </w:tc>
        <w:tc>
          <w:tcPr>
            <w:tcW w:w="953" w:type="pct"/>
            <w:tcBorders>
              <w:top w:val="single" w:sz="4" w:space="0" w:color="auto"/>
              <w:left w:val="single" w:sz="4" w:space="0" w:color="auto"/>
              <w:bottom w:val="single" w:sz="4" w:space="0" w:color="auto"/>
            </w:tcBorders>
            <w:vAlign w:val="top"/>
          </w:tcPr>
          <w:p w14:paraId="6451685B" w14:textId="3C033BAE"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21D5383" w14:textId="6ABE47FA"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5A198402" w14:textId="5F6CFB3F" w:rsidR="00695214" w:rsidRDefault="008A660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w:t>
            </w:r>
          </w:p>
        </w:tc>
      </w:tr>
      <w:tr w:rsidR="00695214" w:rsidRPr="005E36C8" w14:paraId="6D36256C" w14:textId="77777777" w:rsidTr="005336A6">
        <w:trPr>
          <w:trHeight w:val="364"/>
        </w:trPr>
        <w:tc>
          <w:tcPr>
            <w:tcW w:w="5000" w:type="pct"/>
            <w:gridSpan w:val="3"/>
            <w:tcBorders>
              <w:top w:val="single" w:sz="4" w:space="0" w:color="auto"/>
              <w:bottom w:val="single" w:sz="4" w:space="0" w:color="auto"/>
            </w:tcBorders>
            <w:noWrap/>
            <w:vAlign w:val="top"/>
          </w:tcPr>
          <w:p w14:paraId="73465BA1" w14:textId="77777777" w:rsidR="00695214" w:rsidRPr="007D5FA8" w:rsidRDefault="00695214" w:rsidP="00695214">
            <w:pPr>
              <w:pStyle w:val="TablesHeadingGSCyan"/>
              <w:framePr w:hSpace="0" w:wrap="auto" w:vAnchor="margin" w:hAnchor="text" w:yAlign="inline"/>
              <w:spacing w:line="276" w:lineRule="auto"/>
              <w:rPr>
                <w:caps w:val="0"/>
                <w:color w:val="4D4D4C"/>
                <w:sz w:val="20"/>
                <w:szCs w:val="20"/>
              </w:rPr>
            </w:pPr>
            <w:r w:rsidRPr="00D9384E">
              <w:rPr>
                <w:caps w:val="0"/>
                <w:sz w:val="20"/>
                <w:szCs w:val="22"/>
              </w:rPr>
              <w:t xml:space="preserve">If the answer is "yes" or "potentially" to any of the above questions, please provide a brief description of the project situation below. Also, provide justification and/or evidence </w:t>
            </w:r>
            <w:r>
              <w:rPr>
                <w:caps w:val="0"/>
                <w:sz w:val="20"/>
                <w:szCs w:val="22"/>
              </w:rPr>
              <w:t xml:space="preserve">as necessary </w:t>
            </w:r>
            <w:r w:rsidRPr="00D9384E">
              <w:rPr>
                <w:caps w:val="0"/>
                <w:sz w:val="20"/>
                <w:szCs w:val="22"/>
              </w:rPr>
              <w:t>to demonstrate compliance with applicable requirements</w:t>
            </w:r>
            <w:r>
              <w:rPr>
                <w:caps w:val="0"/>
                <w:sz w:val="20"/>
                <w:szCs w:val="22"/>
              </w:rPr>
              <w:t>.</w:t>
            </w:r>
          </w:p>
        </w:tc>
      </w:tr>
      <w:tr w:rsidR="00695214" w:rsidRPr="00BF1765" w14:paraId="248D6627" w14:textId="77777777" w:rsidTr="005336A6">
        <w:trPr>
          <w:trHeight w:val="364"/>
        </w:trPr>
        <w:tc>
          <w:tcPr>
            <w:tcW w:w="5000" w:type="pct"/>
            <w:gridSpan w:val="3"/>
            <w:tcBorders>
              <w:top w:val="single" w:sz="4" w:space="0" w:color="auto"/>
              <w:bottom w:val="single" w:sz="4" w:space="0" w:color="auto"/>
            </w:tcBorders>
            <w:noWrap/>
            <w:vAlign w:val="top"/>
          </w:tcPr>
          <w:p w14:paraId="1CF600E7" w14:textId="23818773" w:rsidR="00695214" w:rsidRPr="00BF1765" w:rsidRDefault="008A6609" w:rsidP="008A6609">
            <w:pPr>
              <w:pStyle w:val="TablesHeadingGSCyan"/>
              <w:framePr w:hSpace="0" w:wrap="auto" w:vAnchor="margin" w:hAnchor="text" w:yAlign="inline"/>
              <w:shd w:val="clear" w:color="auto" w:fill="E6E5E5" w:themeFill="background2"/>
              <w:spacing w:line="276" w:lineRule="auto"/>
              <w:rPr>
                <w:i/>
                <w:iCs/>
                <w:caps w:val="0"/>
                <w:color w:val="4D4D4C"/>
                <w:sz w:val="20"/>
                <w:szCs w:val="20"/>
              </w:rPr>
            </w:pPr>
            <w:r>
              <w:rPr>
                <w:i/>
                <w:iCs/>
                <w:caps w:val="0"/>
                <w:color w:val="4D4D4C"/>
                <w:sz w:val="20"/>
                <w:szCs w:val="20"/>
              </w:rPr>
              <w:t>NA</w:t>
            </w:r>
          </w:p>
        </w:tc>
      </w:tr>
      <w:tr w:rsidR="00695214" w:rsidRPr="00C075F2" w14:paraId="636C99E3" w14:textId="77777777" w:rsidTr="005336A6">
        <w:trPr>
          <w:trHeight w:val="364"/>
        </w:trPr>
        <w:tc>
          <w:tcPr>
            <w:tcW w:w="5000" w:type="pct"/>
            <w:gridSpan w:val="3"/>
            <w:tcBorders>
              <w:top w:val="single" w:sz="4" w:space="0" w:color="auto"/>
              <w:bottom w:val="single" w:sz="4" w:space="0" w:color="auto"/>
            </w:tcBorders>
            <w:noWrap/>
            <w:vAlign w:val="top"/>
          </w:tcPr>
          <w:p w14:paraId="5F949D8A" w14:textId="77777777" w:rsidR="00695214" w:rsidRPr="00516CB0" w:rsidRDefault="00695214" w:rsidP="00695214">
            <w:pPr>
              <w:pStyle w:val="TablesHeadingGSCyan"/>
              <w:framePr w:hSpace="0" w:wrap="auto" w:vAnchor="margin" w:hAnchor="text" w:yAlign="inline"/>
              <w:spacing w:line="276" w:lineRule="auto"/>
              <w:rPr>
                <w:rStyle w:val="SmartLink1"/>
              </w:rPr>
            </w:pPr>
            <w:r w:rsidRPr="00516CB0">
              <w:rPr>
                <w:rStyle w:val="SmartLink1"/>
              </w:rPr>
              <w:fldChar w:fldCharType="begin"/>
            </w:r>
            <w:r w:rsidRPr="00516CB0">
              <w:rPr>
                <w:rStyle w:val="SmartLink1"/>
              </w:rPr>
              <w:instrText xml:space="preserve"> REF _Ref136228262 \w \h </w:instrText>
            </w:r>
            <w:r>
              <w:rPr>
                <w:rStyle w:val="SmartLink1"/>
              </w:rPr>
              <w:instrText xml:space="preserve"> \* MERGEFORMAT </w:instrText>
            </w:r>
            <w:r w:rsidRPr="00516CB0">
              <w:rPr>
                <w:rStyle w:val="SmartLink1"/>
              </w:rPr>
            </w:r>
            <w:r w:rsidRPr="00516CB0">
              <w:rPr>
                <w:rStyle w:val="SmartLink1"/>
              </w:rPr>
              <w:fldChar w:fldCharType="separate"/>
            </w:r>
            <w:r w:rsidRPr="00516CB0">
              <w:rPr>
                <w:rStyle w:val="SmartLink1"/>
              </w:rPr>
              <w:t>P.4.3 |</w:t>
            </w:r>
            <w:r w:rsidRPr="00516CB0">
              <w:rPr>
                <w:rStyle w:val="SmartLink1"/>
              </w:rPr>
              <w:fldChar w:fldCharType="end"/>
            </w:r>
            <w:r w:rsidRPr="00516CB0">
              <w:rPr>
                <w:rStyle w:val="SmartLink1"/>
              </w:rPr>
              <w:fldChar w:fldCharType="begin"/>
            </w:r>
            <w:r w:rsidRPr="00516CB0">
              <w:rPr>
                <w:rStyle w:val="SmartLink1"/>
              </w:rPr>
              <w:instrText xml:space="preserve"> REF _Ref136228271 \h </w:instrText>
            </w:r>
            <w:r>
              <w:rPr>
                <w:rStyle w:val="SmartLink1"/>
              </w:rPr>
              <w:instrText xml:space="preserve"> \* MERGEFORMAT </w:instrText>
            </w:r>
            <w:r w:rsidRPr="00516CB0">
              <w:rPr>
                <w:rStyle w:val="SmartLink1"/>
              </w:rPr>
            </w:r>
            <w:r w:rsidRPr="00516CB0">
              <w:rPr>
                <w:rStyle w:val="SmartLink1"/>
              </w:rPr>
              <w:fldChar w:fldCharType="separate"/>
            </w:r>
            <w:r w:rsidRPr="00516CB0">
              <w:rPr>
                <w:rStyle w:val="SmartLink1"/>
              </w:rPr>
              <w:t>Land tenure and other rights</w:t>
            </w:r>
            <w:r w:rsidRPr="00516CB0">
              <w:rPr>
                <w:rStyle w:val="SmartLink1"/>
              </w:rPr>
              <w:fldChar w:fldCharType="end"/>
            </w:r>
          </w:p>
        </w:tc>
      </w:tr>
      <w:tr w:rsidR="00695214" w:rsidRPr="00C075F2" w14:paraId="0D1C216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85882BD" w14:textId="77777777" w:rsidR="00695214" w:rsidRPr="0034266D" w:rsidDel="00031385" w:rsidRDefault="00695214" w:rsidP="00695214">
            <w:pPr>
              <w:pStyle w:val="TablesHeadingGSCyan"/>
              <w:framePr w:hSpace="0" w:wrap="auto" w:vAnchor="margin" w:hAnchor="text" w:yAlign="inline"/>
              <w:spacing w:line="276" w:lineRule="auto"/>
              <w:rPr>
                <w:rStyle w:val="SmartLink1"/>
              </w:rPr>
            </w:pPr>
            <w:r w:rsidRPr="0034266D">
              <w:rPr>
                <w:rStyle w:val="SmartLink1"/>
                <w:sz w:val="20"/>
                <w:szCs w:val="22"/>
              </w:rPr>
              <w:fldChar w:fldCharType="begin"/>
            </w:r>
            <w:r w:rsidRPr="0034266D">
              <w:rPr>
                <w:rStyle w:val="SmartLink1"/>
                <w:sz w:val="20"/>
                <w:szCs w:val="22"/>
              </w:rPr>
              <w:instrText xml:space="preserve"> REF _Ref136228612 \w \h  \* MERGEFORMAT </w:instrText>
            </w:r>
            <w:r w:rsidRPr="0034266D">
              <w:rPr>
                <w:rStyle w:val="SmartLink1"/>
                <w:sz w:val="20"/>
                <w:szCs w:val="22"/>
              </w:rPr>
            </w:r>
            <w:r w:rsidRPr="0034266D">
              <w:rPr>
                <w:rStyle w:val="SmartLink1"/>
                <w:sz w:val="20"/>
                <w:szCs w:val="22"/>
              </w:rPr>
              <w:fldChar w:fldCharType="separate"/>
            </w:r>
            <w:r w:rsidRPr="0034266D">
              <w:rPr>
                <w:rStyle w:val="SmartLink1"/>
                <w:sz w:val="20"/>
                <w:szCs w:val="22"/>
              </w:rPr>
              <w:t>P.4.3.1 |</w:t>
            </w:r>
            <w:r w:rsidRPr="0034266D">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569C6E5E" w14:textId="77777777" w:rsidR="00695214" w:rsidRPr="005123F6" w:rsidDel="00031385" w:rsidRDefault="00695214" w:rsidP="00695214">
            <w:pPr>
              <w:pStyle w:val="TablesHeadingGSCyan"/>
              <w:framePr w:hSpace="0" w:wrap="auto" w:vAnchor="margin" w:hAnchor="text" w:yAlign="inline"/>
              <w:spacing w:line="276" w:lineRule="auto"/>
              <w:rPr>
                <w:caps w:val="0"/>
                <w:color w:val="4D4D4C"/>
                <w:sz w:val="20"/>
                <w:szCs w:val="20"/>
              </w:rPr>
            </w:pPr>
            <w:r w:rsidRPr="005123F6">
              <w:rPr>
                <w:caps w:val="0"/>
                <w:color w:val="4D4D4C"/>
                <w:sz w:val="20"/>
                <w:szCs w:val="20"/>
              </w:rPr>
              <w:t>Does the project involve any risks related to identifying and managing legitimate tenure rights that may be affected by the project?</w:t>
            </w:r>
          </w:p>
        </w:tc>
        <w:tc>
          <w:tcPr>
            <w:tcW w:w="953" w:type="pct"/>
            <w:tcBorders>
              <w:top w:val="single" w:sz="4" w:space="0" w:color="auto"/>
              <w:left w:val="single" w:sz="4" w:space="0" w:color="auto"/>
              <w:bottom w:val="single" w:sz="4" w:space="0" w:color="auto"/>
            </w:tcBorders>
            <w:vAlign w:val="top"/>
          </w:tcPr>
          <w:p w14:paraId="4A42E098" w14:textId="2CB7B391"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02AEF5E6" w14:textId="0A4989BE" w:rsidR="00695214" w:rsidRPr="005123F6" w:rsidDel="00031385" w:rsidRDefault="008A660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C075F2" w14:paraId="445E61AD" w14:textId="77777777" w:rsidTr="005336A6">
        <w:trPr>
          <w:trHeight w:val="364"/>
        </w:trPr>
        <w:tc>
          <w:tcPr>
            <w:tcW w:w="5000" w:type="pct"/>
            <w:gridSpan w:val="3"/>
            <w:tcBorders>
              <w:top w:val="single" w:sz="4" w:space="0" w:color="auto"/>
              <w:bottom w:val="single" w:sz="4" w:space="0" w:color="auto"/>
            </w:tcBorders>
            <w:noWrap/>
            <w:vAlign w:val="top"/>
          </w:tcPr>
          <w:p w14:paraId="0B39D2F3" w14:textId="77777777" w:rsidR="00695214" w:rsidRPr="005E36C8" w:rsidDel="00031385" w:rsidRDefault="00695214" w:rsidP="00695214">
            <w:pPr>
              <w:pStyle w:val="TablesHeadingGSCyan"/>
              <w:framePr w:hSpace="0" w:wrap="auto" w:vAnchor="margin" w:hAnchor="text" w:yAlign="inline"/>
              <w:spacing w:line="276" w:lineRule="auto"/>
            </w:pPr>
            <w:r w:rsidRPr="00770304">
              <w:rPr>
                <w:caps w:val="0"/>
                <w:sz w:val="20"/>
                <w:szCs w:val="22"/>
              </w:rPr>
              <w:t>If the answer to question above is "yes," please explain the reason and how the project will ensure compliance with applicable requirements.</w:t>
            </w:r>
          </w:p>
        </w:tc>
      </w:tr>
      <w:tr w:rsidR="00695214" w:rsidRPr="00C075F2" w14:paraId="21987BFB"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727C3209" w14:textId="62A34001" w:rsidR="00695214" w:rsidRPr="00083A8D" w:rsidDel="00031385" w:rsidRDefault="008A6609" w:rsidP="008A6609">
            <w:pPr>
              <w:pStyle w:val="TablesHeadingGSCyan"/>
              <w:framePr w:hSpace="0" w:wrap="auto" w:vAnchor="margin" w:hAnchor="text" w:yAlign="inline"/>
              <w:spacing w:line="276" w:lineRule="auto"/>
            </w:pPr>
            <w:r>
              <w:rPr>
                <w:i/>
                <w:iCs/>
                <w:caps w:val="0"/>
                <w:color w:val="4D4D4C"/>
                <w:sz w:val="20"/>
                <w:szCs w:val="20"/>
              </w:rPr>
              <w:t>NA</w:t>
            </w:r>
          </w:p>
        </w:tc>
      </w:tr>
      <w:tr w:rsidR="00695214" w:rsidRPr="005E36C8" w14:paraId="306C9EAF" w14:textId="77777777" w:rsidTr="005336A6">
        <w:trPr>
          <w:trHeight w:val="364"/>
        </w:trPr>
        <w:tc>
          <w:tcPr>
            <w:tcW w:w="5000" w:type="pct"/>
            <w:gridSpan w:val="3"/>
            <w:tcBorders>
              <w:top w:val="single" w:sz="4" w:space="0" w:color="auto"/>
              <w:bottom w:val="single" w:sz="4" w:space="0" w:color="auto"/>
            </w:tcBorders>
            <w:noWrap/>
            <w:vAlign w:val="top"/>
          </w:tcPr>
          <w:p w14:paraId="71D917A2" w14:textId="77777777" w:rsidR="00695214" w:rsidRPr="00444A04" w:rsidRDefault="00695214" w:rsidP="00695214">
            <w:pPr>
              <w:pStyle w:val="TablesHeadingGSCyan"/>
              <w:framePr w:hSpace="0" w:wrap="auto" w:vAnchor="margin" w:hAnchor="text" w:yAlign="inline"/>
              <w:spacing w:line="276" w:lineRule="auto"/>
              <w:rPr>
                <w:caps w:val="0"/>
                <w:color w:val="4D4D4C"/>
                <w:sz w:val="20"/>
                <w:szCs w:val="20"/>
              </w:rPr>
            </w:pPr>
            <w:r w:rsidRPr="00444A04">
              <w:rPr>
                <w:caps w:val="0"/>
                <w:sz w:val="20"/>
                <w:szCs w:val="22"/>
              </w:rPr>
              <w:t>Would the project potentially involve or lead to:</w:t>
            </w:r>
          </w:p>
        </w:tc>
      </w:tr>
      <w:tr w:rsidR="00695214" w:rsidRPr="005E36C8" w14:paraId="60BA74A9"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2106A94" w14:textId="77777777" w:rsidR="00695214" w:rsidRPr="0034266D" w:rsidRDefault="00695214" w:rsidP="00695214">
            <w:pPr>
              <w:pStyle w:val="TablesHeadingGSCyan"/>
              <w:framePr w:hSpace="0" w:wrap="auto" w:vAnchor="margin" w:hAnchor="text" w:yAlign="inline"/>
              <w:rPr>
                <w:rStyle w:val="SmartLink1"/>
              </w:rPr>
            </w:pPr>
            <w:r w:rsidRPr="0034266D">
              <w:rPr>
                <w:rStyle w:val="SmartLink1"/>
                <w:sz w:val="20"/>
                <w:szCs w:val="22"/>
              </w:rPr>
              <w:fldChar w:fldCharType="begin"/>
            </w:r>
            <w:r w:rsidRPr="0034266D">
              <w:rPr>
                <w:rStyle w:val="SmartLink1"/>
                <w:sz w:val="20"/>
                <w:szCs w:val="22"/>
              </w:rPr>
              <w:instrText xml:space="preserve"> REF _Ref136228612 \w \h  \* MERGEFORMAT </w:instrText>
            </w:r>
            <w:r w:rsidRPr="0034266D">
              <w:rPr>
                <w:rStyle w:val="SmartLink1"/>
                <w:sz w:val="20"/>
                <w:szCs w:val="22"/>
              </w:rPr>
            </w:r>
            <w:r w:rsidRPr="0034266D">
              <w:rPr>
                <w:rStyle w:val="SmartLink1"/>
                <w:sz w:val="20"/>
                <w:szCs w:val="22"/>
              </w:rPr>
              <w:fldChar w:fldCharType="separate"/>
            </w:r>
            <w:r w:rsidRPr="0034266D">
              <w:rPr>
                <w:rStyle w:val="SmartLink1"/>
                <w:sz w:val="20"/>
                <w:szCs w:val="22"/>
              </w:rPr>
              <w:t>P.4.3.1 |</w:t>
            </w:r>
            <w:r w:rsidRPr="0034266D">
              <w:rPr>
                <w:rStyle w:val="SmartLink1"/>
                <w:sz w:val="20"/>
                <w:szCs w:val="22"/>
              </w:rPr>
              <w:fldChar w:fldCharType="end"/>
            </w:r>
          </w:p>
        </w:tc>
        <w:tc>
          <w:tcPr>
            <w:tcW w:w="3285" w:type="pct"/>
            <w:tcBorders>
              <w:top w:val="single" w:sz="4" w:space="0" w:color="auto"/>
              <w:bottom w:val="single" w:sz="4" w:space="0" w:color="auto"/>
              <w:right w:val="single" w:sz="4" w:space="0" w:color="auto"/>
            </w:tcBorders>
          </w:tcPr>
          <w:p w14:paraId="5AD582C9"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2"/>
              </w:rPr>
            </w:pPr>
            <w:r w:rsidRPr="005E36C8">
              <w:rPr>
                <w:caps w:val="0"/>
                <w:color w:val="4D4D4C"/>
                <w:sz w:val="20"/>
                <w:szCs w:val="20"/>
              </w:rPr>
              <w:t>impacts on or changes to land tenure arrangements and/or community-based property rights/customary rights to land, territories and/or resources?</w:t>
            </w:r>
          </w:p>
        </w:tc>
        <w:tc>
          <w:tcPr>
            <w:tcW w:w="953" w:type="pct"/>
            <w:tcBorders>
              <w:top w:val="single" w:sz="4" w:space="0" w:color="auto"/>
              <w:left w:val="single" w:sz="4" w:space="0" w:color="auto"/>
              <w:bottom w:val="single" w:sz="4" w:space="0" w:color="auto"/>
            </w:tcBorders>
          </w:tcPr>
          <w:p w14:paraId="4C073CC0" w14:textId="3F1F507E"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4CB26286" w14:textId="3E37573A"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727A812C" w14:textId="46E0F580" w:rsidR="00695214" w:rsidRPr="005E36C8" w:rsidRDefault="008A660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0DF7DFE3"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C1A6503" w14:textId="77777777" w:rsidR="00695214" w:rsidRPr="005E36C8" w:rsidRDefault="00695214" w:rsidP="00695214">
            <w:pPr>
              <w:pStyle w:val="TablesHeadingGSCyan"/>
              <w:framePr w:hSpace="0" w:wrap="auto" w:vAnchor="margin" w:hAnchor="text" w:yAlign="inline"/>
              <w:rPr>
                <w:caps w:val="0"/>
                <w:color w:val="4D4D4C"/>
                <w:sz w:val="20"/>
                <w:szCs w:val="22"/>
              </w:rPr>
            </w:pPr>
            <w:r w:rsidRPr="0034266D">
              <w:rPr>
                <w:rStyle w:val="SmartLink1"/>
                <w:sz w:val="20"/>
                <w:szCs w:val="22"/>
              </w:rPr>
              <w:fldChar w:fldCharType="begin"/>
            </w:r>
            <w:r w:rsidRPr="0034266D">
              <w:rPr>
                <w:rStyle w:val="SmartLink1"/>
                <w:sz w:val="20"/>
                <w:szCs w:val="22"/>
              </w:rPr>
              <w:instrText xml:space="preserve"> REF _Ref136228612 \w \h  \* MERGEFORMAT </w:instrText>
            </w:r>
            <w:r w:rsidRPr="0034266D">
              <w:rPr>
                <w:rStyle w:val="SmartLink1"/>
                <w:sz w:val="20"/>
                <w:szCs w:val="22"/>
              </w:rPr>
            </w:r>
            <w:r w:rsidRPr="0034266D">
              <w:rPr>
                <w:rStyle w:val="SmartLink1"/>
                <w:sz w:val="20"/>
                <w:szCs w:val="22"/>
              </w:rPr>
              <w:fldChar w:fldCharType="separate"/>
            </w:r>
            <w:r w:rsidRPr="0034266D">
              <w:rPr>
                <w:rStyle w:val="SmartLink1"/>
                <w:sz w:val="20"/>
                <w:szCs w:val="22"/>
              </w:rPr>
              <w:t>P.4.3.1 |</w:t>
            </w:r>
            <w:r w:rsidRPr="0034266D">
              <w:rPr>
                <w:rStyle w:val="SmartLink1"/>
                <w:sz w:val="20"/>
                <w:szCs w:val="22"/>
              </w:rPr>
              <w:fldChar w:fldCharType="end"/>
            </w:r>
          </w:p>
        </w:tc>
        <w:tc>
          <w:tcPr>
            <w:tcW w:w="3285" w:type="pct"/>
            <w:tcBorders>
              <w:top w:val="single" w:sz="4" w:space="0" w:color="auto"/>
              <w:bottom w:val="single" w:sz="4" w:space="0" w:color="auto"/>
              <w:right w:val="single" w:sz="4" w:space="0" w:color="auto"/>
            </w:tcBorders>
          </w:tcPr>
          <w:p w14:paraId="4BA21A54"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uncertainties with regards to land tenure, access rights, usage rights or land ownership?</w:t>
            </w:r>
          </w:p>
          <w:p w14:paraId="24D8D41F"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2"/>
              </w:rPr>
            </w:pPr>
            <w:r w:rsidRPr="005E36C8">
              <w:rPr>
                <w:caps w:val="0"/>
                <w:color w:val="4D4D4C"/>
                <w:sz w:val="20"/>
                <w:szCs w:val="20"/>
              </w:rPr>
              <w:t>Examples include, but are not limited to water access rights, community-based property rights and customary rights.</w:t>
            </w:r>
          </w:p>
        </w:tc>
        <w:tc>
          <w:tcPr>
            <w:tcW w:w="953" w:type="pct"/>
            <w:tcBorders>
              <w:top w:val="single" w:sz="4" w:space="0" w:color="auto"/>
              <w:left w:val="single" w:sz="4" w:space="0" w:color="auto"/>
              <w:bottom w:val="single" w:sz="4" w:space="0" w:color="auto"/>
            </w:tcBorders>
          </w:tcPr>
          <w:p w14:paraId="2D4E674E" w14:textId="4F10488B"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3DDDE19" w14:textId="7B8D72C7"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619E38DA" w14:textId="35F51977" w:rsidR="00695214" w:rsidRPr="005E36C8" w:rsidRDefault="008A660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1CEF9898"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954AF06" w14:textId="77777777" w:rsidR="00695214" w:rsidRPr="0034266D" w:rsidRDefault="00695214" w:rsidP="00695214">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_Ref136229068 \w \h </w:instrText>
            </w:r>
            <w:r>
              <w:rPr>
                <w:rStyle w:val="SmartLink1"/>
                <w:sz w:val="20"/>
                <w:szCs w:val="22"/>
              </w:rPr>
            </w:r>
            <w:r>
              <w:rPr>
                <w:rStyle w:val="SmartLink1"/>
                <w:sz w:val="20"/>
                <w:szCs w:val="22"/>
              </w:rPr>
              <w:fldChar w:fldCharType="separate"/>
            </w:r>
            <w:r>
              <w:rPr>
                <w:rStyle w:val="SmartLink1"/>
                <w:sz w:val="20"/>
                <w:szCs w:val="22"/>
              </w:rPr>
              <w:t>P.4.3.2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40CB75C9"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Pr>
                <w:caps w:val="0"/>
                <w:color w:val="4D4D4C"/>
                <w:sz w:val="20"/>
                <w:szCs w:val="20"/>
              </w:rPr>
              <w:t>C</w:t>
            </w:r>
            <w:r w:rsidRPr="005E36C8">
              <w:rPr>
                <w:caps w:val="0"/>
                <w:color w:val="4D4D4C"/>
                <w:sz w:val="20"/>
                <w:szCs w:val="20"/>
              </w:rPr>
              <w:t>hanges in legal arrangements, if yes, are the changes done in line with relevant laws and regulations?</w:t>
            </w:r>
          </w:p>
          <w:p w14:paraId="58727C8E"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p>
        </w:tc>
        <w:tc>
          <w:tcPr>
            <w:tcW w:w="953" w:type="pct"/>
            <w:tcBorders>
              <w:top w:val="single" w:sz="4" w:space="0" w:color="auto"/>
              <w:left w:val="single" w:sz="4" w:space="0" w:color="auto"/>
              <w:bottom w:val="single" w:sz="4" w:space="0" w:color="auto"/>
            </w:tcBorders>
          </w:tcPr>
          <w:p w14:paraId="3B2139F0" w14:textId="5DEF835B"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04B88AAD" w14:textId="5E2DCC03"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36ACC433" w14:textId="71FF9481" w:rsidR="00695214" w:rsidRDefault="008A660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 </w:t>
            </w:r>
          </w:p>
        </w:tc>
      </w:tr>
      <w:tr w:rsidR="00695214" w:rsidRPr="005E36C8" w14:paraId="6F1B9E4A"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EBDBE4F" w14:textId="77777777" w:rsidR="00695214" w:rsidRPr="0034266D" w:rsidRDefault="00695214" w:rsidP="00695214">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_Ref136229068 \w \h </w:instrText>
            </w:r>
            <w:r>
              <w:rPr>
                <w:rStyle w:val="SmartLink1"/>
                <w:sz w:val="20"/>
                <w:szCs w:val="22"/>
              </w:rPr>
            </w:r>
            <w:r>
              <w:rPr>
                <w:rStyle w:val="SmartLink1"/>
                <w:sz w:val="20"/>
                <w:szCs w:val="22"/>
              </w:rPr>
              <w:fldChar w:fldCharType="separate"/>
            </w:r>
            <w:r>
              <w:rPr>
                <w:rStyle w:val="SmartLink1"/>
                <w:sz w:val="20"/>
                <w:szCs w:val="22"/>
              </w:rPr>
              <w:t>P.4.3.2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403AB44A"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Pr>
                <w:caps w:val="0"/>
                <w:color w:val="4D4D4C"/>
                <w:sz w:val="20"/>
                <w:szCs w:val="20"/>
              </w:rPr>
              <w:t>C</w:t>
            </w:r>
            <w:r w:rsidRPr="005E36C8">
              <w:rPr>
                <w:caps w:val="0"/>
                <w:color w:val="4D4D4C"/>
                <w:sz w:val="20"/>
                <w:szCs w:val="20"/>
              </w:rPr>
              <w:t xml:space="preserve">hanges in legal arrangements, if yes, </w:t>
            </w:r>
            <w:r w:rsidRPr="00B76F89">
              <w:rPr>
                <w:caps w:val="0"/>
                <w:color w:val="4D4D4C"/>
                <w:sz w:val="20"/>
                <w:szCs w:val="20"/>
              </w:rPr>
              <w:t>are these changes agree with free, prior and informed consent of the involved stakeholders?</w:t>
            </w:r>
          </w:p>
        </w:tc>
        <w:tc>
          <w:tcPr>
            <w:tcW w:w="953" w:type="pct"/>
            <w:tcBorders>
              <w:top w:val="single" w:sz="4" w:space="0" w:color="auto"/>
              <w:left w:val="single" w:sz="4" w:space="0" w:color="auto"/>
              <w:bottom w:val="single" w:sz="4" w:space="0" w:color="auto"/>
            </w:tcBorders>
          </w:tcPr>
          <w:p w14:paraId="272361B0" w14:textId="6045D918"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13675882" w14:textId="6FF2E92A" w:rsidR="00695214" w:rsidDel="00A63097" w:rsidRDefault="00E91000"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sz w:val="20"/>
                <w:szCs w:val="20"/>
              </w:rPr>
              <w:t>☐</w:t>
            </w:r>
            <w:r w:rsidR="00695214" w:rsidRPr="005E36C8" w:rsidDel="00A63097">
              <w:rPr>
                <w:caps w:val="0"/>
                <w:color w:val="4D4D4C"/>
                <w:sz w:val="20"/>
                <w:szCs w:val="20"/>
              </w:rPr>
              <w:t xml:space="preserve"> NO</w:t>
            </w:r>
          </w:p>
          <w:p w14:paraId="7EBB3635" w14:textId="150C7F05" w:rsidR="00695214" w:rsidRDefault="008A660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w:t>
            </w:r>
          </w:p>
        </w:tc>
      </w:tr>
      <w:tr w:rsidR="00695214" w:rsidRPr="005E36C8" w14:paraId="2EEFD388"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19473A6" w14:textId="77777777" w:rsidR="00695214" w:rsidRPr="0034266D" w:rsidRDefault="00695214" w:rsidP="00695214">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_Ref136229091 \w \h </w:instrText>
            </w:r>
            <w:r>
              <w:rPr>
                <w:rStyle w:val="SmartLink1"/>
                <w:sz w:val="20"/>
                <w:szCs w:val="22"/>
              </w:rPr>
            </w:r>
            <w:r>
              <w:rPr>
                <w:rStyle w:val="SmartLink1"/>
                <w:sz w:val="20"/>
                <w:szCs w:val="22"/>
              </w:rPr>
              <w:fldChar w:fldCharType="separate"/>
            </w:r>
            <w:r>
              <w:rPr>
                <w:rStyle w:val="SmartLink1"/>
                <w:sz w:val="20"/>
                <w:szCs w:val="22"/>
              </w:rPr>
              <w:t>P.4.3.3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0725570A" w14:textId="77777777" w:rsidR="00695214" w:rsidRPr="005E36C8" w:rsidRDefault="00695214" w:rsidP="00695214">
            <w:pPr>
              <w:pStyle w:val="TablesHeadingGSCyan"/>
              <w:framePr w:hSpace="0" w:wrap="auto" w:vAnchor="margin" w:hAnchor="text" w:yAlign="inline"/>
              <w:rPr>
                <w:caps w:val="0"/>
                <w:color w:val="4D4D4C"/>
                <w:sz w:val="20"/>
                <w:szCs w:val="20"/>
              </w:rPr>
            </w:pPr>
            <w:r w:rsidRPr="00B76F89">
              <w:rPr>
                <w:caps w:val="0"/>
                <w:color w:val="4D4D4C"/>
                <w:sz w:val="20"/>
                <w:szCs w:val="20"/>
              </w:rPr>
              <w:t>Does</w:t>
            </w:r>
            <w:r>
              <w:rPr>
                <w:caps w:val="0"/>
                <w:color w:val="4D4D4C"/>
                <w:sz w:val="20"/>
                <w:szCs w:val="20"/>
              </w:rPr>
              <w:t xml:space="preserve"> some other entity (other than the</w:t>
            </w:r>
            <w:r w:rsidRPr="00B76F89">
              <w:rPr>
                <w:caps w:val="0"/>
                <w:color w:val="4D4D4C"/>
                <w:sz w:val="20"/>
                <w:szCs w:val="20"/>
              </w:rPr>
              <w:t xml:space="preserve"> </w:t>
            </w:r>
            <w:r>
              <w:rPr>
                <w:caps w:val="0"/>
                <w:color w:val="4D4D4C"/>
                <w:sz w:val="20"/>
                <w:szCs w:val="20"/>
              </w:rPr>
              <w:t>project developer)</w:t>
            </w:r>
            <w:r w:rsidRPr="00B76F89">
              <w:rPr>
                <w:caps w:val="0"/>
                <w:color w:val="4D4D4C"/>
                <w:sz w:val="20"/>
                <w:szCs w:val="20"/>
              </w:rPr>
              <w:t xml:space="preserve"> hold uncontested land title for the entire Project Boundary?</w:t>
            </w:r>
            <w:r w:rsidRPr="00B76F89">
              <w:rPr>
                <w:caps w:val="0"/>
                <w:color w:val="4D4D4C"/>
                <w:sz w:val="20"/>
                <w:szCs w:val="20"/>
              </w:rPr>
              <w:tab/>
            </w:r>
          </w:p>
        </w:tc>
        <w:tc>
          <w:tcPr>
            <w:tcW w:w="953" w:type="pct"/>
            <w:tcBorders>
              <w:top w:val="single" w:sz="4" w:space="0" w:color="auto"/>
              <w:left w:val="single" w:sz="4" w:space="0" w:color="auto"/>
              <w:bottom w:val="single" w:sz="4" w:space="0" w:color="auto"/>
            </w:tcBorders>
          </w:tcPr>
          <w:p w14:paraId="3E88C2CB" w14:textId="0FE05000" w:rsidR="00695214" w:rsidRPr="005E36C8" w:rsidDel="00A63097" w:rsidRDefault="00E91000"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sz w:val="20"/>
                <w:szCs w:val="20"/>
              </w:rPr>
              <w:t>☐</w:t>
            </w:r>
            <w:r w:rsidR="00695214" w:rsidRPr="005E36C8" w:rsidDel="00A63097">
              <w:rPr>
                <w:caps w:val="0"/>
                <w:color w:val="4D4D4C"/>
                <w:sz w:val="20"/>
                <w:szCs w:val="20"/>
              </w:rPr>
              <w:t xml:space="preserve"> YES</w:t>
            </w:r>
          </w:p>
          <w:p w14:paraId="1FA5CD60" w14:textId="33EA4371" w:rsidR="00695214" w:rsidDel="00A63097" w:rsidRDefault="008A6609"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sz w:val="20"/>
                <w:szCs w:val="20"/>
              </w:rPr>
              <w:t>☒</w:t>
            </w:r>
            <w:r w:rsidR="00695214" w:rsidRPr="005E36C8" w:rsidDel="00A63097">
              <w:rPr>
                <w:caps w:val="0"/>
                <w:color w:val="4D4D4C"/>
                <w:sz w:val="20"/>
                <w:szCs w:val="20"/>
              </w:rPr>
              <w:t xml:space="preserve"> NO</w:t>
            </w:r>
          </w:p>
          <w:p w14:paraId="36C4975E" w14:textId="48BD64ED" w:rsidR="00695214" w:rsidRDefault="00E91000"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w:t>
            </w:r>
          </w:p>
        </w:tc>
      </w:tr>
      <w:tr w:rsidR="00695214" w:rsidRPr="005E36C8" w14:paraId="76D9FC8F"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192CED7" w14:textId="77777777" w:rsidR="00695214" w:rsidRPr="0034266D" w:rsidRDefault="00695214" w:rsidP="00695214">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_Ref136229103 \w \h </w:instrText>
            </w:r>
            <w:r>
              <w:rPr>
                <w:rStyle w:val="SmartLink1"/>
                <w:sz w:val="20"/>
                <w:szCs w:val="22"/>
              </w:rPr>
            </w:r>
            <w:r>
              <w:rPr>
                <w:rStyle w:val="SmartLink1"/>
                <w:sz w:val="20"/>
                <w:szCs w:val="22"/>
              </w:rPr>
              <w:fldChar w:fldCharType="separate"/>
            </w:r>
            <w:r>
              <w:rPr>
                <w:rStyle w:val="SmartLink1"/>
                <w:sz w:val="20"/>
                <w:szCs w:val="22"/>
              </w:rPr>
              <w:t>P.4.3.4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3815DE0E" w14:textId="77777777" w:rsidR="00695214" w:rsidRPr="00B76F89" w:rsidRDefault="00695214" w:rsidP="00695214">
            <w:pPr>
              <w:pStyle w:val="TablesHeadingGSCyan"/>
              <w:framePr w:hSpace="0" w:wrap="auto" w:vAnchor="margin" w:hAnchor="text" w:yAlign="inline"/>
              <w:rPr>
                <w:caps w:val="0"/>
                <w:color w:val="4D4D4C"/>
                <w:sz w:val="20"/>
                <w:szCs w:val="20"/>
              </w:rPr>
            </w:pPr>
            <w:r>
              <w:rPr>
                <w:caps w:val="0"/>
                <w:color w:val="4D4D4C"/>
                <w:sz w:val="20"/>
                <w:szCs w:val="22"/>
              </w:rPr>
              <w:t>Are opinions and recommendations of an Expert Stakeholder(s) not sought and demonstrated as being included in the project design?</w:t>
            </w:r>
          </w:p>
        </w:tc>
        <w:tc>
          <w:tcPr>
            <w:tcW w:w="953" w:type="pct"/>
            <w:tcBorders>
              <w:top w:val="single" w:sz="4" w:space="0" w:color="auto"/>
              <w:left w:val="single" w:sz="4" w:space="0" w:color="auto"/>
              <w:bottom w:val="single" w:sz="4" w:space="0" w:color="auto"/>
            </w:tcBorders>
          </w:tcPr>
          <w:p w14:paraId="39F491A8" w14:textId="46FDBB3D"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7684BA50" w14:textId="60FC1FC9"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5CEC788F" w14:textId="305A528F" w:rsidR="00695214"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w:t>
            </w:r>
          </w:p>
        </w:tc>
      </w:tr>
      <w:tr w:rsidR="00695214" w:rsidRPr="005E36C8" w14:paraId="28003E49"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3BAE865" w14:textId="77777777" w:rsidR="00695214" w:rsidRPr="0034266D" w:rsidRDefault="00695214" w:rsidP="00695214">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_Ref136229103 \w \h </w:instrText>
            </w:r>
            <w:r>
              <w:rPr>
                <w:rStyle w:val="SmartLink1"/>
                <w:sz w:val="20"/>
                <w:szCs w:val="22"/>
              </w:rPr>
            </w:r>
            <w:r>
              <w:rPr>
                <w:rStyle w:val="SmartLink1"/>
                <w:sz w:val="20"/>
                <w:szCs w:val="22"/>
              </w:rPr>
              <w:fldChar w:fldCharType="separate"/>
            </w:r>
            <w:r>
              <w:rPr>
                <w:rStyle w:val="SmartLink1"/>
                <w:sz w:val="20"/>
                <w:szCs w:val="22"/>
              </w:rPr>
              <w:t>P.4.3.4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54723A7D" w14:textId="77777777" w:rsidR="00695214" w:rsidRPr="00B76F89" w:rsidRDefault="00695214" w:rsidP="00695214">
            <w:pPr>
              <w:pStyle w:val="TablesHeadingGSCyan"/>
              <w:framePr w:hSpace="0" w:wrap="auto" w:vAnchor="margin" w:hAnchor="text" w:yAlign="inline"/>
              <w:rPr>
                <w:caps w:val="0"/>
                <w:color w:val="4D4D4C"/>
                <w:sz w:val="20"/>
                <w:szCs w:val="20"/>
              </w:rPr>
            </w:pPr>
            <w:r w:rsidRPr="005E36C8">
              <w:rPr>
                <w:caps w:val="0"/>
                <w:color w:val="4D4D4C"/>
                <w:sz w:val="20"/>
                <w:szCs w:val="20"/>
              </w:rPr>
              <w:t xml:space="preserve">If answer to question above is “YES”, have project design been changed, modified, updated considering </w:t>
            </w:r>
            <w:r w:rsidRPr="005E36C8">
              <w:rPr>
                <w:caps w:val="0"/>
                <w:color w:val="4D4D4C"/>
                <w:sz w:val="20"/>
                <w:szCs w:val="22"/>
              </w:rPr>
              <w:t>opinions and recommendations of an Expert Stakeholder?</w:t>
            </w:r>
          </w:p>
        </w:tc>
        <w:tc>
          <w:tcPr>
            <w:tcW w:w="953" w:type="pct"/>
            <w:tcBorders>
              <w:top w:val="single" w:sz="4" w:space="0" w:color="auto"/>
              <w:left w:val="single" w:sz="4" w:space="0" w:color="auto"/>
              <w:bottom w:val="single" w:sz="4" w:space="0" w:color="auto"/>
            </w:tcBorders>
          </w:tcPr>
          <w:p w14:paraId="3D3AB869" w14:textId="7E2FB59B"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10C1564F" w14:textId="4773A1CB"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6418D715" w14:textId="06015B52" w:rsidR="00695214"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w:t>
            </w:r>
          </w:p>
        </w:tc>
      </w:tr>
      <w:tr w:rsidR="00695214" w:rsidRPr="005E36C8" w14:paraId="5A6DE7CB"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C624173" w14:textId="77777777" w:rsidR="00695214" w:rsidRPr="0034266D" w:rsidRDefault="00695214" w:rsidP="00695214">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_Ref136229152 \w \h </w:instrText>
            </w:r>
            <w:r>
              <w:rPr>
                <w:rStyle w:val="SmartLink1"/>
                <w:sz w:val="20"/>
                <w:szCs w:val="22"/>
              </w:rPr>
            </w:r>
            <w:r>
              <w:rPr>
                <w:rStyle w:val="SmartLink1"/>
                <w:sz w:val="20"/>
                <w:szCs w:val="22"/>
              </w:rPr>
              <w:fldChar w:fldCharType="separate"/>
            </w:r>
            <w:r>
              <w:rPr>
                <w:rStyle w:val="SmartLink1"/>
                <w:sz w:val="20"/>
                <w:szCs w:val="22"/>
              </w:rPr>
              <w:t>P.4.3.5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5075A4D4" w14:textId="77777777" w:rsidR="00695214" w:rsidRPr="00B76F89" w:rsidRDefault="00695214" w:rsidP="00695214">
            <w:pPr>
              <w:pStyle w:val="TablesHeadingGSCyan"/>
              <w:framePr w:hSpace="0" w:wrap="auto" w:vAnchor="margin" w:hAnchor="text" w:yAlign="inline"/>
              <w:rPr>
                <w:caps w:val="0"/>
                <w:color w:val="4D4D4C"/>
                <w:sz w:val="20"/>
                <w:szCs w:val="20"/>
              </w:rPr>
            </w:pPr>
            <w:r w:rsidRPr="005E36C8">
              <w:rPr>
                <w:caps w:val="0"/>
                <w:color w:val="4D4D4C"/>
                <w:sz w:val="20"/>
                <w:szCs w:val="20"/>
              </w:rPr>
              <w:t xml:space="preserve">Have project developer in consultation with stakeholders established a functioning mechanism to receive, process, resolve, communicate and record grievances? </w:t>
            </w:r>
          </w:p>
        </w:tc>
        <w:tc>
          <w:tcPr>
            <w:tcW w:w="953" w:type="pct"/>
            <w:tcBorders>
              <w:top w:val="single" w:sz="4" w:space="0" w:color="auto"/>
              <w:left w:val="single" w:sz="4" w:space="0" w:color="auto"/>
              <w:bottom w:val="single" w:sz="4" w:space="0" w:color="auto"/>
            </w:tcBorders>
          </w:tcPr>
          <w:p w14:paraId="4C4140DE" w14:textId="342F8512" w:rsidR="00695214" w:rsidRPr="005E36C8" w:rsidDel="00A63097"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sz w:val="20"/>
                <w:szCs w:val="20"/>
              </w:rPr>
              <w:t>☒</w:t>
            </w:r>
            <w:r w:rsidR="00695214" w:rsidRPr="005E36C8" w:rsidDel="00A63097">
              <w:rPr>
                <w:caps w:val="0"/>
                <w:color w:val="4D4D4C"/>
                <w:sz w:val="20"/>
                <w:szCs w:val="20"/>
              </w:rPr>
              <w:t xml:space="preserve"> YES</w:t>
            </w:r>
          </w:p>
          <w:p w14:paraId="7E62550B" w14:textId="6B9B18B0"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1D658361" w14:textId="5F5A5CEE" w:rsidR="00695214"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NA</w:t>
            </w:r>
          </w:p>
        </w:tc>
      </w:tr>
      <w:tr w:rsidR="00695214" w:rsidRPr="005E36C8" w14:paraId="659DBD41" w14:textId="77777777" w:rsidTr="005336A6">
        <w:trPr>
          <w:trHeight w:val="364"/>
        </w:trPr>
        <w:tc>
          <w:tcPr>
            <w:tcW w:w="5000" w:type="pct"/>
            <w:gridSpan w:val="3"/>
            <w:tcBorders>
              <w:top w:val="single" w:sz="4" w:space="0" w:color="auto"/>
              <w:bottom w:val="single" w:sz="4" w:space="0" w:color="auto"/>
            </w:tcBorders>
            <w:noWrap/>
            <w:vAlign w:val="top"/>
          </w:tcPr>
          <w:p w14:paraId="4562427E"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D9384E">
              <w:rPr>
                <w:caps w:val="0"/>
                <w:sz w:val="20"/>
                <w:szCs w:val="22"/>
              </w:rPr>
              <w:t xml:space="preserve">If the answer is "yes" or "potentially" to any of the above questions, please provide a brief description of the project situation below. Also, provide justification and/or evidence </w:t>
            </w:r>
            <w:r>
              <w:rPr>
                <w:caps w:val="0"/>
                <w:sz w:val="20"/>
                <w:szCs w:val="22"/>
              </w:rPr>
              <w:t xml:space="preserve">as necessary </w:t>
            </w:r>
            <w:r w:rsidRPr="00D9384E">
              <w:rPr>
                <w:caps w:val="0"/>
                <w:sz w:val="20"/>
                <w:szCs w:val="22"/>
              </w:rPr>
              <w:t>to demonstrate compliance with applicable requirements</w:t>
            </w:r>
            <w:r>
              <w:rPr>
                <w:caps w:val="0"/>
                <w:sz w:val="20"/>
                <w:szCs w:val="22"/>
              </w:rPr>
              <w:t>.</w:t>
            </w:r>
          </w:p>
        </w:tc>
      </w:tr>
      <w:tr w:rsidR="00695214" w:rsidRPr="005E36C8" w14:paraId="64F3646C"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6F724C83" w14:textId="77777777" w:rsidR="00695214" w:rsidRPr="00BF1765" w:rsidRDefault="00695214" w:rsidP="00695214">
            <w:pPr>
              <w:pStyle w:val="TablesHeadingGSCyan"/>
              <w:framePr w:hSpace="0" w:wrap="auto" w:vAnchor="margin" w:hAnchor="text" w:yAlign="inline"/>
              <w:spacing w:line="276" w:lineRule="auto"/>
              <w:rPr>
                <w:rFonts w:asciiTheme="minorHAnsi" w:hAnsiTheme="minorHAnsi"/>
                <w:color w:val="00B9BD" w:themeColor="hyperlink"/>
                <w:shd w:val="clear" w:color="auto" w:fill="E1DFDD"/>
              </w:rPr>
            </w:pPr>
            <w:r w:rsidRPr="00BF2666">
              <w:rPr>
                <w:i/>
                <w:iCs/>
                <w:caps w:val="0"/>
                <w:color w:val="4D4D4C"/>
                <w:sz w:val="20"/>
                <w:szCs w:val="20"/>
              </w:rPr>
              <w:t>Please add text here</w:t>
            </w:r>
            <w:r>
              <w:rPr>
                <w:i/>
                <w:iCs/>
                <w:caps w:val="0"/>
                <w:color w:val="4D4D4C"/>
                <w:sz w:val="20"/>
                <w:szCs w:val="20"/>
              </w:rPr>
              <w:t>….</w:t>
            </w:r>
          </w:p>
          <w:p w14:paraId="0EEE3EFF" w14:textId="77777777" w:rsidR="00695214" w:rsidRPr="00AC0C3F" w:rsidRDefault="00695214" w:rsidP="00695214">
            <w:pPr>
              <w:rPr>
                <w:color w:val="515151" w:themeColor="text1"/>
              </w:rPr>
            </w:pPr>
          </w:p>
        </w:tc>
      </w:tr>
      <w:tr w:rsidR="00695214" w:rsidRPr="00C075F2" w14:paraId="567775B3" w14:textId="77777777" w:rsidTr="005336A6">
        <w:trPr>
          <w:trHeight w:val="364"/>
        </w:trPr>
        <w:tc>
          <w:tcPr>
            <w:tcW w:w="5000" w:type="pct"/>
            <w:gridSpan w:val="3"/>
            <w:tcBorders>
              <w:top w:val="single" w:sz="4" w:space="0" w:color="auto"/>
              <w:bottom w:val="single" w:sz="4" w:space="0" w:color="auto"/>
            </w:tcBorders>
            <w:noWrap/>
            <w:vAlign w:val="top"/>
          </w:tcPr>
          <w:p w14:paraId="68606E61" w14:textId="77777777" w:rsidR="00695214" w:rsidRPr="00A80A48" w:rsidRDefault="00695214" w:rsidP="00695214">
            <w:pPr>
              <w:pStyle w:val="TablesHeadingGSCyan"/>
              <w:framePr w:hSpace="0" w:wrap="auto" w:vAnchor="margin" w:hAnchor="text" w:yAlign="inline"/>
              <w:spacing w:line="276" w:lineRule="auto"/>
              <w:rPr>
                <w:rStyle w:val="SmartLink1"/>
              </w:rPr>
            </w:pPr>
            <w:r w:rsidRPr="00A80A48">
              <w:rPr>
                <w:rStyle w:val="SmartLink1"/>
              </w:rPr>
              <w:fldChar w:fldCharType="begin"/>
            </w:r>
            <w:r w:rsidRPr="00A80A48">
              <w:rPr>
                <w:rStyle w:val="SmartLink1"/>
              </w:rPr>
              <w:instrText xml:space="preserve"> REF _Ref136230714 \w \h </w:instrText>
            </w:r>
            <w:r>
              <w:rPr>
                <w:rStyle w:val="SmartLink1"/>
              </w:rPr>
              <w:instrText xml:space="preserve"> \* MERGEFORMAT </w:instrText>
            </w:r>
            <w:r w:rsidRPr="00A80A48">
              <w:rPr>
                <w:rStyle w:val="SmartLink1"/>
              </w:rPr>
            </w:r>
            <w:r w:rsidRPr="00A80A48">
              <w:rPr>
                <w:rStyle w:val="SmartLink1"/>
              </w:rPr>
              <w:fldChar w:fldCharType="separate"/>
            </w:r>
            <w:r w:rsidRPr="00A80A48">
              <w:rPr>
                <w:rStyle w:val="SmartLink1"/>
              </w:rPr>
              <w:t>P.4.4 |</w:t>
            </w:r>
            <w:r w:rsidRPr="00A80A48">
              <w:rPr>
                <w:rStyle w:val="SmartLink1"/>
              </w:rPr>
              <w:fldChar w:fldCharType="end"/>
            </w:r>
            <w:r w:rsidRPr="00A80A48">
              <w:rPr>
                <w:rStyle w:val="SmartLink1"/>
              </w:rPr>
              <w:fldChar w:fldCharType="begin"/>
            </w:r>
            <w:r w:rsidRPr="00A80A48">
              <w:rPr>
                <w:rStyle w:val="SmartLink1"/>
              </w:rPr>
              <w:instrText xml:space="preserve"> REF _Ref136230720 \h </w:instrText>
            </w:r>
            <w:r>
              <w:rPr>
                <w:rStyle w:val="SmartLink1"/>
              </w:rPr>
              <w:instrText xml:space="preserve"> \* MERGEFORMAT </w:instrText>
            </w:r>
            <w:r w:rsidRPr="00A80A48">
              <w:rPr>
                <w:rStyle w:val="SmartLink1"/>
              </w:rPr>
            </w:r>
            <w:r w:rsidRPr="00A80A48">
              <w:rPr>
                <w:rStyle w:val="SmartLink1"/>
              </w:rPr>
              <w:fldChar w:fldCharType="separate"/>
            </w:r>
            <w:r w:rsidRPr="00A80A48">
              <w:rPr>
                <w:rStyle w:val="SmartLink1"/>
              </w:rPr>
              <w:t>Indigenous peoples</w:t>
            </w:r>
            <w:r w:rsidRPr="00A80A48">
              <w:rPr>
                <w:rStyle w:val="SmartLink1"/>
              </w:rPr>
              <w:fldChar w:fldCharType="end"/>
            </w:r>
          </w:p>
        </w:tc>
      </w:tr>
      <w:tr w:rsidR="00695214" w:rsidRPr="00C075F2" w14:paraId="3773F2C8"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FEB3489" w14:textId="77777777" w:rsidR="00695214" w:rsidRPr="00A80A48" w:rsidRDefault="00695214" w:rsidP="00695214">
            <w:pPr>
              <w:pStyle w:val="TablesHeadingGSCyan"/>
              <w:framePr w:hSpace="0" w:wrap="auto" w:vAnchor="margin" w:hAnchor="text" w:yAlign="inline"/>
              <w:rPr>
                <w:rStyle w:val="SmartLink1"/>
              </w:rPr>
            </w:pPr>
            <w:r w:rsidRPr="003F628A">
              <w:rPr>
                <w:rStyle w:val="SmartLink1"/>
                <w:sz w:val="20"/>
                <w:szCs w:val="22"/>
              </w:rPr>
              <w:fldChar w:fldCharType="begin"/>
            </w:r>
            <w:r w:rsidRPr="003F628A">
              <w:rPr>
                <w:rStyle w:val="SmartLink1"/>
                <w:sz w:val="20"/>
                <w:szCs w:val="22"/>
              </w:rPr>
              <w:instrText xml:space="preserve"> REF _Ref136231829 \r \h </w:instrText>
            </w:r>
            <w:r>
              <w:rPr>
                <w:rStyle w:val="SmartLink1"/>
                <w:sz w:val="20"/>
                <w:szCs w:val="22"/>
              </w:rPr>
              <w:instrText xml:space="preserve"> \* MERGEFORMAT </w:instrText>
            </w:r>
            <w:r w:rsidRPr="003F628A">
              <w:rPr>
                <w:rStyle w:val="SmartLink1"/>
                <w:sz w:val="20"/>
                <w:szCs w:val="22"/>
              </w:rPr>
            </w:r>
            <w:r w:rsidRPr="003F628A">
              <w:rPr>
                <w:rStyle w:val="SmartLink1"/>
                <w:sz w:val="20"/>
                <w:szCs w:val="22"/>
              </w:rPr>
              <w:fldChar w:fldCharType="separate"/>
            </w:r>
            <w:r w:rsidRPr="003F628A">
              <w:rPr>
                <w:rStyle w:val="SmartLink1"/>
                <w:sz w:val="20"/>
                <w:szCs w:val="22"/>
              </w:rPr>
              <w:t>P.4.4.1 |</w:t>
            </w:r>
            <w:r w:rsidRPr="003F628A">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3D4B43D0" w14:textId="77777777" w:rsidR="00695214" w:rsidRPr="00A80A48" w:rsidRDefault="00695214" w:rsidP="00695214">
            <w:pPr>
              <w:pStyle w:val="TablesHeadingGSCyan"/>
              <w:framePr w:hSpace="0" w:wrap="auto" w:vAnchor="margin" w:hAnchor="text" w:yAlign="inline"/>
              <w:rPr>
                <w:rStyle w:val="SmartLink1"/>
              </w:rPr>
            </w:pPr>
            <w:r w:rsidRPr="005669AF">
              <w:rPr>
                <w:caps w:val="0"/>
                <w:color w:val="4D4D4C"/>
                <w:sz w:val="20"/>
                <w:szCs w:val="20"/>
              </w:rPr>
              <w:t>Does the project involve Indigenous People within the Project area of influence who may be affected directly or indirectly by the Project?</w:t>
            </w:r>
          </w:p>
        </w:tc>
        <w:tc>
          <w:tcPr>
            <w:tcW w:w="953" w:type="pct"/>
            <w:tcBorders>
              <w:top w:val="single" w:sz="4" w:space="0" w:color="auto"/>
              <w:left w:val="single" w:sz="4" w:space="0" w:color="auto"/>
              <w:bottom w:val="single" w:sz="4" w:space="0" w:color="auto"/>
            </w:tcBorders>
          </w:tcPr>
          <w:p w14:paraId="0B754673" w14:textId="2CF69D2E"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D1C72FC" w14:textId="46FFA49C" w:rsidR="00695214" w:rsidRPr="0065048F" w:rsidRDefault="00910E76" w:rsidP="00695214">
            <w:pPr>
              <w:pStyle w:val="TablesHeadingGSCyan"/>
              <w:framePr w:hSpace="0" w:wrap="auto" w:vAnchor="margin" w:hAnchor="text" w:yAlign="inline"/>
              <w:spacing w:line="276" w:lineRule="auto"/>
              <w:rPr>
                <w:rStyle w:val="SmartLink1"/>
                <w:caps w:val="0"/>
                <w:color w:val="4D4D4C"/>
                <w:sz w:val="20"/>
                <w:szCs w:val="20"/>
              </w:rPr>
            </w:pPr>
            <w:r>
              <w:rPr>
                <w:rFonts w:ascii="MS Gothic" w:eastAsia="MS Gothic" w:hAnsi="MS Gothic" w:hint="eastAsia"/>
                <w:caps w:val="0"/>
                <w:color w:val="4D4D4C"/>
                <w:sz w:val="20"/>
                <w:szCs w:val="20"/>
                <w:u w:val="single"/>
                <w:shd w:val="clear" w:color="auto" w:fill="E1DFDD"/>
              </w:rPr>
              <w:t>☒</w:t>
            </w:r>
            <w:r w:rsidR="00695214" w:rsidRPr="005E36C8" w:rsidDel="00A63097">
              <w:rPr>
                <w:caps w:val="0"/>
                <w:color w:val="4D4D4C"/>
                <w:sz w:val="20"/>
                <w:szCs w:val="20"/>
              </w:rPr>
              <w:t xml:space="preserve"> NO</w:t>
            </w:r>
          </w:p>
        </w:tc>
      </w:tr>
      <w:tr w:rsidR="00695214" w:rsidRPr="00C075F2" w14:paraId="059BB0AD" w14:textId="77777777" w:rsidTr="005336A6">
        <w:trPr>
          <w:trHeight w:val="364"/>
        </w:trPr>
        <w:tc>
          <w:tcPr>
            <w:tcW w:w="5000" w:type="pct"/>
            <w:gridSpan w:val="3"/>
            <w:tcBorders>
              <w:top w:val="single" w:sz="4" w:space="0" w:color="auto"/>
              <w:bottom w:val="single" w:sz="4" w:space="0" w:color="auto"/>
            </w:tcBorders>
            <w:noWrap/>
            <w:vAlign w:val="top"/>
          </w:tcPr>
          <w:p w14:paraId="7635B633" w14:textId="77777777" w:rsidR="00695214" w:rsidRPr="00A80A48" w:rsidRDefault="00695214" w:rsidP="00695214">
            <w:pPr>
              <w:pStyle w:val="TablesHeadingGSCyan"/>
              <w:framePr w:hSpace="0" w:wrap="auto" w:vAnchor="margin" w:hAnchor="text" w:yAlign="inline"/>
              <w:spacing w:line="276" w:lineRule="auto"/>
              <w:rPr>
                <w:rStyle w:val="SmartLink1"/>
              </w:rPr>
            </w:pPr>
            <w:r w:rsidRPr="00770304">
              <w:rPr>
                <w:caps w:val="0"/>
                <w:sz w:val="20"/>
                <w:szCs w:val="22"/>
              </w:rPr>
              <w:t xml:space="preserve">If the answer to question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695214" w:rsidRPr="00C075F2" w14:paraId="4BA3A063"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5C1FD10C" w14:textId="2470F15E" w:rsidR="00695214" w:rsidRPr="005357B8" w:rsidRDefault="00910E76" w:rsidP="00910E76">
            <w:pPr>
              <w:pStyle w:val="TablesHeadingGSCyan"/>
              <w:framePr w:hSpace="0" w:wrap="auto" w:vAnchor="margin" w:hAnchor="text" w:yAlign="inline"/>
              <w:spacing w:line="276" w:lineRule="auto"/>
              <w:rPr>
                <w:color w:val="515151" w:themeColor="text1"/>
              </w:rPr>
            </w:pPr>
            <w:r>
              <w:rPr>
                <w:i/>
                <w:iCs/>
                <w:caps w:val="0"/>
                <w:color w:val="4D4D4C"/>
                <w:sz w:val="20"/>
                <w:szCs w:val="20"/>
              </w:rPr>
              <w:t>NA</w:t>
            </w:r>
          </w:p>
        </w:tc>
      </w:tr>
      <w:tr w:rsidR="00695214" w:rsidRPr="005E36C8" w14:paraId="1F6593AD" w14:textId="77777777" w:rsidTr="005336A6">
        <w:trPr>
          <w:trHeight w:val="364"/>
        </w:trPr>
        <w:tc>
          <w:tcPr>
            <w:tcW w:w="5000" w:type="pct"/>
            <w:gridSpan w:val="3"/>
            <w:tcBorders>
              <w:top w:val="single" w:sz="4" w:space="0" w:color="auto"/>
              <w:bottom w:val="single" w:sz="4" w:space="0" w:color="auto"/>
            </w:tcBorders>
            <w:noWrap/>
            <w:vAlign w:val="top"/>
          </w:tcPr>
          <w:p w14:paraId="5F4CC670" w14:textId="77777777" w:rsidR="00695214" w:rsidRPr="00444A04" w:rsidRDefault="00695214" w:rsidP="00695214">
            <w:pPr>
              <w:pStyle w:val="TablesHeadingGSCyan"/>
              <w:framePr w:hSpace="0" w:wrap="auto" w:vAnchor="margin" w:hAnchor="text" w:yAlign="inline"/>
              <w:spacing w:line="276" w:lineRule="auto"/>
              <w:rPr>
                <w:caps w:val="0"/>
                <w:color w:val="4D4D4C"/>
                <w:sz w:val="20"/>
                <w:szCs w:val="20"/>
              </w:rPr>
            </w:pPr>
            <w:r w:rsidRPr="00444A04">
              <w:rPr>
                <w:caps w:val="0"/>
                <w:sz w:val="20"/>
                <w:szCs w:val="22"/>
              </w:rPr>
              <w:t>Would the project potentially involve or lead to:</w:t>
            </w:r>
          </w:p>
        </w:tc>
      </w:tr>
      <w:tr w:rsidR="00695214" w:rsidRPr="005E36C8" w14:paraId="1DB65BEB"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6DF1749" w14:textId="77777777" w:rsidR="00695214" w:rsidRPr="005E36C8" w:rsidRDefault="00695214" w:rsidP="00695214">
            <w:pPr>
              <w:pStyle w:val="TablesHeadingGSCyan"/>
              <w:framePr w:hSpace="0" w:wrap="auto" w:vAnchor="margin" w:hAnchor="text" w:yAlign="inline"/>
              <w:rPr>
                <w:caps w:val="0"/>
                <w:color w:val="4D4D4C"/>
                <w:sz w:val="20"/>
                <w:szCs w:val="22"/>
              </w:rPr>
            </w:pPr>
            <w:r w:rsidRPr="003F628A">
              <w:rPr>
                <w:rStyle w:val="SmartLink1"/>
                <w:sz w:val="20"/>
                <w:szCs w:val="22"/>
              </w:rPr>
              <w:fldChar w:fldCharType="begin"/>
            </w:r>
            <w:r w:rsidRPr="003F628A">
              <w:rPr>
                <w:rStyle w:val="SmartLink1"/>
                <w:sz w:val="20"/>
                <w:szCs w:val="22"/>
              </w:rPr>
              <w:instrText xml:space="preserve"> REF _Ref136231829 \r \h </w:instrText>
            </w:r>
            <w:r>
              <w:rPr>
                <w:rStyle w:val="SmartLink1"/>
                <w:sz w:val="20"/>
                <w:szCs w:val="22"/>
              </w:rPr>
              <w:instrText xml:space="preserve"> \* MERGEFORMAT </w:instrText>
            </w:r>
            <w:r w:rsidRPr="003F628A">
              <w:rPr>
                <w:rStyle w:val="SmartLink1"/>
                <w:sz w:val="20"/>
                <w:szCs w:val="22"/>
              </w:rPr>
            </w:r>
            <w:r w:rsidRPr="003F628A">
              <w:rPr>
                <w:rStyle w:val="SmartLink1"/>
                <w:sz w:val="20"/>
                <w:szCs w:val="22"/>
              </w:rPr>
              <w:fldChar w:fldCharType="separate"/>
            </w:r>
            <w:r w:rsidRPr="003F628A">
              <w:rPr>
                <w:rStyle w:val="SmartLink1"/>
                <w:sz w:val="20"/>
                <w:szCs w:val="22"/>
              </w:rPr>
              <w:t>P.4.4.1 |</w:t>
            </w:r>
            <w:r w:rsidRPr="003F628A">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078D1148"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Pr>
                <w:caps w:val="0"/>
                <w:color w:val="4D4D4C"/>
                <w:sz w:val="20"/>
                <w:szCs w:val="20"/>
              </w:rPr>
              <w:t xml:space="preserve">affect </w:t>
            </w:r>
            <w:r w:rsidRPr="005E36C8">
              <w:rPr>
                <w:caps w:val="0"/>
                <w:color w:val="4D4D4C"/>
                <w:sz w:val="20"/>
                <w:szCs w:val="20"/>
              </w:rPr>
              <w:t xml:space="preserve">areas where indigenous peoples are present (including project area of influence) </w:t>
            </w:r>
          </w:p>
        </w:tc>
        <w:tc>
          <w:tcPr>
            <w:tcW w:w="953" w:type="pct"/>
            <w:tcBorders>
              <w:top w:val="single" w:sz="4" w:space="0" w:color="auto"/>
              <w:left w:val="single" w:sz="4" w:space="0" w:color="auto"/>
              <w:bottom w:val="single" w:sz="4" w:space="0" w:color="auto"/>
            </w:tcBorders>
            <w:vAlign w:val="top"/>
          </w:tcPr>
          <w:p w14:paraId="49DCAEC1" w14:textId="5CBB1552"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228F369" w14:textId="2B44DE04"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680EE00E" w14:textId="06451A2D" w:rsidR="00695214" w:rsidRPr="005E36C8"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4A6F7E0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7F1103F" w14:textId="77777777" w:rsidR="00695214" w:rsidRPr="005E36C8" w:rsidRDefault="00695214" w:rsidP="00695214">
            <w:pPr>
              <w:pStyle w:val="TablesHeadingGSCyan"/>
              <w:framePr w:hSpace="0" w:wrap="auto" w:vAnchor="margin" w:hAnchor="text" w:yAlign="inline"/>
              <w:rPr>
                <w:caps w:val="0"/>
                <w:color w:val="4D4D4C"/>
                <w:sz w:val="20"/>
                <w:szCs w:val="22"/>
              </w:rPr>
            </w:pPr>
            <w:r w:rsidRPr="003F628A">
              <w:rPr>
                <w:rStyle w:val="SmartLink1"/>
                <w:sz w:val="20"/>
                <w:szCs w:val="22"/>
              </w:rPr>
              <w:fldChar w:fldCharType="begin"/>
            </w:r>
            <w:r w:rsidRPr="003F628A">
              <w:rPr>
                <w:rStyle w:val="SmartLink1"/>
                <w:sz w:val="20"/>
                <w:szCs w:val="22"/>
              </w:rPr>
              <w:instrText xml:space="preserve"> REF _Ref136231829 \r \h </w:instrText>
            </w:r>
            <w:r>
              <w:rPr>
                <w:rStyle w:val="SmartLink1"/>
                <w:sz w:val="20"/>
                <w:szCs w:val="22"/>
              </w:rPr>
              <w:instrText xml:space="preserve"> \* MERGEFORMAT </w:instrText>
            </w:r>
            <w:r w:rsidRPr="003F628A">
              <w:rPr>
                <w:rStyle w:val="SmartLink1"/>
                <w:sz w:val="20"/>
                <w:szCs w:val="22"/>
              </w:rPr>
            </w:r>
            <w:r w:rsidRPr="003F628A">
              <w:rPr>
                <w:rStyle w:val="SmartLink1"/>
                <w:sz w:val="20"/>
                <w:szCs w:val="22"/>
              </w:rPr>
              <w:fldChar w:fldCharType="separate"/>
            </w:r>
            <w:r w:rsidRPr="003F628A">
              <w:rPr>
                <w:rStyle w:val="SmartLink1"/>
                <w:sz w:val="20"/>
                <w:szCs w:val="22"/>
              </w:rPr>
              <w:t>P.4.4.1 |</w:t>
            </w:r>
            <w:r w:rsidRPr="003F628A">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760944D5"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Pr>
                <w:caps w:val="0"/>
                <w:color w:val="4D4D4C"/>
                <w:sz w:val="20"/>
                <w:szCs w:val="20"/>
              </w:rPr>
              <w:t xml:space="preserve">affect </w:t>
            </w:r>
            <w:r w:rsidRPr="005E36C8">
              <w:rPr>
                <w:caps w:val="0"/>
                <w:color w:val="4D4D4C"/>
                <w:sz w:val="20"/>
                <w:szCs w:val="20"/>
              </w:rPr>
              <w:t>areas, land and territory claimed by indigenous peoples?</w:t>
            </w:r>
          </w:p>
        </w:tc>
        <w:tc>
          <w:tcPr>
            <w:tcW w:w="953" w:type="pct"/>
            <w:tcBorders>
              <w:top w:val="single" w:sz="4" w:space="0" w:color="auto"/>
              <w:left w:val="single" w:sz="4" w:space="0" w:color="auto"/>
              <w:bottom w:val="single" w:sz="4" w:space="0" w:color="auto"/>
            </w:tcBorders>
            <w:vAlign w:val="top"/>
          </w:tcPr>
          <w:p w14:paraId="5CA29AA2" w14:textId="79E5CA5D"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65133169" w14:textId="79133568"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2C5B6CF3" w14:textId="3F90B1AB" w:rsidR="00695214" w:rsidRPr="005E36C8"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0A1FE6DB"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2425431" w14:textId="77777777" w:rsidR="00695214" w:rsidRPr="005E36C8" w:rsidRDefault="00695214" w:rsidP="00695214">
            <w:pPr>
              <w:pStyle w:val="TablesHeadingGSCyan"/>
              <w:framePr w:hSpace="0" w:wrap="auto" w:vAnchor="margin" w:hAnchor="text" w:yAlign="inline"/>
              <w:rPr>
                <w:caps w:val="0"/>
                <w:color w:val="4D4D4C"/>
                <w:sz w:val="20"/>
                <w:szCs w:val="22"/>
              </w:rPr>
            </w:pPr>
            <w:r w:rsidRPr="003F628A">
              <w:rPr>
                <w:rStyle w:val="SmartLink1"/>
                <w:sz w:val="20"/>
                <w:szCs w:val="22"/>
              </w:rPr>
              <w:fldChar w:fldCharType="begin"/>
            </w:r>
            <w:r w:rsidRPr="003F628A">
              <w:rPr>
                <w:rStyle w:val="SmartLink1"/>
                <w:sz w:val="20"/>
                <w:szCs w:val="22"/>
              </w:rPr>
              <w:instrText xml:space="preserve"> REF _Ref136231829 \r \h </w:instrText>
            </w:r>
            <w:r>
              <w:rPr>
                <w:rStyle w:val="SmartLink1"/>
                <w:sz w:val="20"/>
                <w:szCs w:val="22"/>
              </w:rPr>
              <w:instrText xml:space="preserve"> \* MERGEFORMAT </w:instrText>
            </w:r>
            <w:r w:rsidRPr="003F628A">
              <w:rPr>
                <w:rStyle w:val="SmartLink1"/>
                <w:sz w:val="20"/>
                <w:szCs w:val="22"/>
              </w:rPr>
            </w:r>
            <w:r w:rsidRPr="003F628A">
              <w:rPr>
                <w:rStyle w:val="SmartLink1"/>
                <w:sz w:val="20"/>
                <w:szCs w:val="22"/>
              </w:rPr>
              <w:fldChar w:fldCharType="separate"/>
            </w:r>
            <w:r w:rsidRPr="003F628A">
              <w:rPr>
                <w:rStyle w:val="SmartLink1"/>
                <w:sz w:val="20"/>
                <w:szCs w:val="22"/>
              </w:rPr>
              <w:t>P.4.4.1 |</w:t>
            </w:r>
            <w:r w:rsidRPr="003F628A">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35A4B57E"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impacts (positive or negative) to the human rights, lands, natural resources, territories, and traditional livelihoods of indigenous peoples?</w:t>
            </w:r>
          </w:p>
        </w:tc>
        <w:tc>
          <w:tcPr>
            <w:tcW w:w="953" w:type="pct"/>
            <w:tcBorders>
              <w:top w:val="single" w:sz="4" w:space="0" w:color="auto"/>
              <w:left w:val="single" w:sz="4" w:space="0" w:color="auto"/>
              <w:bottom w:val="single" w:sz="4" w:space="0" w:color="auto"/>
            </w:tcBorders>
            <w:vAlign w:val="top"/>
          </w:tcPr>
          <w:p w14:paraId="0AD36683" w14:textId="58AEC8C9"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6B106ADB" w14:textId="2142FE2A"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6FE04765" w14:textId="799BD803" w:rsidR="00695214" w:rsidRPr="005E36C8"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06FEDEBF"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4E80819" w14:textId="77777777" w:rsidR="00695214" w:rsidRPr="000C62F2" w:rsidRDefault="00695214" w:rsidP="00695214">
            <w:pPr>
              <w:pStyle w:val="TablesHeadingGSCyan"/>
              <w:framePr w:hSpace="0" w:wrap="auto" w:vAnchor="margin" w:hAnchor="text" w:yAlign="inline"/>
              <w:rPr>
                <w:rStyle w:val="SmartLink1"/>
                <w:sz w:val="20"/>
              </w:rPr>
            </w:pPr>
            <w:r w:rsidRPr="000C62F2">
              <w:rPr>
                <w:rStyle w:val="SmartLink1"/>
                <w:sz w:val="20"/>
              </w:rPr>
              <w:fldChar w:fldCharType="begin"/>
            </w:r>
            <w:r w:rsidRPr="000C62F2">
              <w:rPr>
                <w:rStyle w:val="SmartLink1"/>
                <w:sz w:val="20"/>
              </w:rPr>
              <w:instrText xml:space="preserve"> REF _Ref136237670 \r \h  \* MERGEFORMAT </w:instrText>
            </w:r>
            <w:r w:rsidRPr="000C62F2">
              <w:rPr>
                <w:rStyle w:val="SmartLink1"/>
                <w:sz w:val="20"/>
              </w:rPr>
            </w:r>
            <w:r w:rsidRPr="000C62F2">
              <w:rPr>
                <w:rStyle w:val="SmartLink1"/>
                <w:sz w:val="20"/>
              </w:rPr>
              <w:fldChar w:fldCharType="separate"/>
            </w:r>
            <w:r w:rsidRPr="000C62F2">
              <w:rPr>
                <w:rStyle w:val="SmartLink1"/>
                <w:sz w:val="20"/>
              </w:rPr>
              <w:t>P.4.4.7 |</w:t>
            </w:r>
            <w:r w:rsidRPr="000C62F2">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548B64D2"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caps w:val="0"/>
                <w:color w:val="4D4D4C"/>
                <w:sz w:val="20"/>
                <w:szCs w:val="20"/>
              </w:rPr>
              <w:t xml:space="preserve">If answer to above questions is ’’YES’’ or “POTENTIALLY”, </w:t>
            </w:r>
          </w:p>
          <w:p w14:paraId="02A7BFE8" w14:textId="77777777" w:rsidR="00695214" w:rsidRPr="00B2783D" w:rsidRDefault="00695214" w:rsidP="00695214">
            <w:pPr>
              <w:pStyle w:val="TablesHeadingGSCyan"/>
              <w:framePr w:hSpace="0" w:wrap="auto" w:vAnchor="margin" w:hAnchor="text" w:yAlign="inline"/>
              <w:numPr>
                <w:ilvl w:val="0"/>
                <w:numId w:val="23"/>
              </w:numPr>
              <w:spacing w:line="276" w:lineRule="auto"/>
              <w:rPr>
                <w:caps w:val="0"/>
                <w:color w:val="4D4D4C"/>
                <w:sz w:val="20"/>
                <w:szCs w:val="20"/>
              </w:rPr>
            </w:pPr>
            <w:r w:rsidRPr="00B2783D">
              <w:rPr>
                <w:caps w:val="0"/>
                <w:color w:val="4D4D4C"/>
                <w:sz w:val="20"/>
                <w:szCs w:val="20"/>
              </w:rPr>
              <w:t>Is it determined that the proposed project may affect the rights, lands, resources, or territories of indigenous people?</w:t>
            </w:r>
          </w:p>
          <w:p w14:paraId="7879E52B" w14:textId="77777777" w:rsidR="00695214" w:rsidRPr="00A144CC" w:rsidRDefault="00695214" w:rsidP="00695214">
            <w:pPr>
              <w:pStyle w:val="ListParagraph"/>
              <w:numPr>
                <w:ilvl w:val="0"/>
                <w:numId w:val="23"/>
              </w:numPr>
              <w:spacing w:after="60" w:line="276" w:lineRule="auto"/>
              <w:contextualSpacing w:val="0"/>
              <w:rPr>
                <w:sz w:val="20"/>
                <w:szCs w:val="20"/>
              </w:rPr>
            </w:pPr>
            <w:r w:rsidRPr="00A144CC">
              <w:rPr>
                <w:sz w:val="20"/>
                <w:szCs w:val="20"/>
              </w:rPr>
              <w:t>Has an "Indigenous People Plan" (IPP) or "Indigenous People Plan Framework" been elaborated and included in the project documentation?</w:t>
            </w:r>
          </w:p>
          <w:p w14:paraId="7759A42C" w14:textId="77777777" w:rsidR="00695214" w:rsidRPr="00A144CC" w:rsidRDefault="00695214" w:rsidP="00695214">
            <w:pPr>
              <w:pStyle w:val="ListParagraph"/>
              <w:numPr>
                <w:ilvl w:val="0"/>
                <w:numId w:val="23"/>
              </w:numPr>
              <w:spacing w:after="60" w:line="276" w:lineRule="auto"/>
              <w:contextualSpacing w:val="0"/>
              <w:rPr>
                <w:sz w:val="20"/>
                <w:szCs w:val="20"/>
              </w:rPr>
            </w:pPr>
            <w:r w:rsidRPr="00E164A8">
              <w:rPr>
                <w:rFonts w:ascii="Segoe UI" w:hAnsi="Segoe UI" w:cs="Segoe UI"/>
                <w:color w:val="37352F"/>
                <w:sz w:val="21"/>
                <w:szCs w:val="21"/>
                <w:shd w:val="clear" w:color="auto" w:fill="FFFFFF"/>
              </w:rPr>
              <w:t>Was the plan developed in accordance with the effective and meaningful participation of indigenous peoples and in accordance with UNDP Guidelines?</w:t>
            </w:r>
          </w:p>
        </w:tc>
        <w:tc>
          <w:tcPr>
            <w:tcW w:w="953" w:type="pct"/>
            <w:tcBorders>
              <w:top w:val="single" w:sz="4" w:space="0" w:color="auto"/>
              <w:left w:val="single" w:sz="4" w:space="0" w:color="auto"/>
              <w:bottom w:val="single" w:sz="4" w:space="0" w:color="auto"/>
            </w:tcBorders>
            <w:vAlign w:val="top"/>
          </w:tcPr>
          <w:p w14:paraId="44FC1F00" w14:textId="75E7708B"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173E15F3" w14:textId="6E82C4B5"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43DCC1AD" w14:textId="757184E2" w:rsidR="00695214" w:rsidRPr="005E36C8"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 </w:t>
            </w:r>
          </w:p>
        </w:tc>
      </w:tr>
      <w:tr w:rsidR="00695214" w:rsidRPr="005E36C8" w14:paraId="46190A84"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AB3F124" w14:textId="77777777" w:rsidR="00695214" w:rsidRPr="002F44DE" w:rsidRDefault="00695214" w:rsidP="00695214">
            <w:pPr>
              <w:pStyle w:val="TablesHeadingGSCyan"/>
              <w:framePr w:hSpace="0" w:wrap="auto" w:vAnchor="margin" w:hAnchor="text" w:yAlign="inline"/>
              <w:rPr>
                <w:rStyle w:val="SmartLink1"/>
                <w:sz w:val="20"/>
              </w:rPr>
            </w:pPr>
            <w:r>
              <w:rPr>
                <w:rStyle w:val="SmartLink1"/>
                <w:sz w:val="20"/>
              </w:rPr>
              <w:fldChar w:fldCharType="begin"/>
            </w:r>
            <w:r>
              <w:rPr>
                <w:rStyle w:val="SmartLink1"/>
                <w:sz w:val="20"/>
              </w:rPr>
              <w:instrText xml:space="preserve"> REF _Ref136237871 \r \h  \* MERGEFORMAT </w:instrText>
            </w:r>
            <w:r>
              <w:rPr>
                <w:rStyle w:val="SmartLink1"/>
                <w:sz w:val="20"/>
              </w:rPr>
            </w:r>
            <w:r>
              <w:rPr>
                <w:rStyle w:val="SmartLink1"/>
                <w:sz w:val="20"/>
              </w:rPr>
              <w:fldChar w:fldCharType="separate"/>
            </w:r>
            <w:r>
              <w:rPr>
                <w:rStyle w:val="SmartLink1"/>
                <w:sz w:val="20"/>
              </w:rPr>
              <w:t>P.4.4.3 |</w:t>
            </w:r>
            <w:r>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6436F547" w14:textId="77777777" w:rsidR="00695214" w:rsidRPr="005E36C8" w:rsidRDefault="00695214" w:rsidP="00695214">
            <w:pPr>
              <w:pStyle w:val="TablesHeadingGSCyan"/>
              <w:framePr w:hSpace="0" w:wrap="auto" w:vAnchor="margin" w:hAnchor="text" w:yAlign="inline"/>
              <w:rPr>
                <w:caps w:val="0"/>
                <w:color w:val="4D4D4C"/>
                <w:sz w:val="20"/>
                <w:szCs w:val="20"/>
              </w:rPr>
            </w:pPr>
            <w:r w:rsidRPr="00F70741">
              <w:rPr>
                <w:caps w:val="0"/>
                <w:color w:val="4D4D4C"/>
                <w:sz w:val="20"/>
                <w:szCs w:val="20"/>
              </w:rPr>
              <w:t>risk of forcibly removing indigenous people from their lands and territories?</w:t>
            </w:r>
          </w:p>
        </w:tc>
        <w:tc>
          <w:tcPr>
            <w:tcW w:w="953" w:type="pct"/>
            <w:tcBorders>
              <w:top w:val="single" w:sz="4" w:space="0" w:color="auto"/>
              <w:left w:val="single" w:sz="4" w:space="0" w:color="auto"/>
              <w:bottom w:val="single" w:sz="4" w:space="0" w:color="auto"/>
            </w:tcBorders>
            <w:vAlign w:val="top"/>
          </w:tcPr>
          <w:p w14:paraId="2B6C80BB" w14:textId="3D2218CA"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7C935AE6" w14:textId="5049853C"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3C132902" w14:textId="7716247A" w:rsidR="00695214" w:rsidRDefault="00910E76" w:rsidP="00695214">
            <w:pPr>
              <w:pStyle w:val="TablesHeadingGSCyan"/>
              <w:framePr w:hSpace="0" w:wrap="auto" w:vAnchor="margin" w:hAnchor="text" w:yAlign="inline"/>
              <w:spacing w:line="276" w:lineRule="auto"/>
              <w:rPr>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682E21A6"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9B54D28" w14:textId="77777777" w:rsidR="00695214" w:rsidRPr="00E12D80" w:rsidRDefault="00695214" w:rsidP="00695214">
            <w:pPr>
              <w:pStyle w:val="TablesHeadingGSCyan"/>
              <w:framePr w:hSpace="0" w:wrap="auto" w:vAnchor="margin" w:hAnchor="text" w:yAlign="inline"/>
              <w:rPr>
                <w:rStyle w:val="SmartLink1"/>
                <w:sz w:val="20"/>
              </w:rPr>
            </w:pPr>
            <w:r w:rsidRPr="00E12D80">
              <w:rPr>
                <w:rStyle w:val="SmartLink1"/>
                <w:sz w:val="20"/>
              </w:rPr>
              <w:fldChar w:fldCharType="begin"/>
            </w:r>
            <w:r w:rsidRPr="00E12D80">
              <w:rPr>
                <w:rStyle w:val="SmartLink1"/>
                <w:sz w:val="20"/>
              </w:rPr>
              <w:instrText xml:space="preserve"> REF _Ref136241216 \r \h </w:instrText>
            </w:r>
            <w:r>
              <w:rPr>
                <w:rStyle w:val="SmartLink1"/>
                <w:sz w:val="20"/>
              </w:rPr>
              <w:instrText xml:space="preserve"> \* MERGEFORMAT </w:instrText>
            </w:r>
            <w:r w:rsidRPr="00E12D80">
              <w:rPr>
                <w:rStyle w:val="SmartLink1"/>
                <w:sz w:val="20"/>
              </w:rPr>
            </w:r>
            <w:r w:rsidRPr="00E12D80">
              <w:rPr>
                <w:rStyle w:val="SmartLink1"/>
                <w:sz w:val="20"/>
              </w:rPr>
              <w:fldChar w:fldCharType="separate"/>
            </w:r>
            <w:r w:rsidRPr="00E12D80">
              <w:rPr>
                <w:rStyle w:val="SmartLink1"/>
                <w:sz w:val="20"/>
              </w:rPr>
              <w:t>P.4.4.4 |</w:t>
            </w:r>
            <w:r w:rsidRPr="00E12D80">
              <w:rPr>
                <w:rStyle w:val="SmartLink1"/>
                <w:sz w:val="20"/>
              </w:rPr>
              <w:fldChar w:fldCharType="end"/>
            </w:r>
          </w:p>
        </w:tc>
        <w:tc>
          <w:tcPr>
            <w:tcW w:w="3285" w:type="pct"/>
            <w:tcBorders>
              <w:top w:val="single" w:sz="4" w:space="0" w:color="auto"/>
              <w:bottom w:val="single" w:sz="4" w:space="0" w:color="auto"/>
              <w:right w:val="single" w:sz="4" w:space="0" w:color="auto"/>
            </w:tcBorders>
          </w:tcPr>
          <w:p w14:paraId="4B5DE440" w14:textId="77777777" w:rsidR="00695214" w:rsidRPr="005E36C8" w:rsidRDefault="00695214" w:rsidP="00695214">
            <w:pPr>
              <w:pStyle w:val="TablesHeadingGSCyan"/>
              <w:framePr w:hSpace="0" w:wrap="auto" w:vAnchor="margin" w:hAnchor="text" w:yAlign="inline"/>
              <w:rPr>
                <w:caps w:val="0"/>
                <w:color w:val="4D4D4C"/>
                <w:sz w:val="20"/>
                <w:szCs w:val="20"/>
              </w:rPr>
            </w:pPr>
            <w:r w:rsidRPr="005E36C8">
              <w:rPr>
                <w:caps w:val="0"/>
                <w:color w:val="4D4D4C"/>
                <w:sz w:val="20"/>
                <w:szCs w:val="20"/>
              </w:rPr>
              <w:t>utili</w:t>
            </w:r>
            <w:r>
              <w:rPr>
                <w:caps w:val="0"/>
                <w:color w:val="4D4D4C"/>
                <w:sz w:val="20"/>
                <w:szCs w:val="20"/>
              </w:rPr>
              <w:t>s</w:t>
            </w:r>
            <w:r w:rsidRPr="005E36C8">
              <w:rPr>
                <w:caps w:val="0"/>
                <w:color w:val="4D4D4C"/>
                <w:sz w:val="20"/>
                <w:szCs w:val="20"/>
              </w:rPr>
              <w:t>ation and/or commercial development of natural resources on lands and territories claimed by indigenous peoples?</w:t>
            </w:r>
          </w:p>
          <w:p w14:paraId="6C0A5A97" w14:textId="77777777" w:rsidR="00695214" w:rsidRPr="005E36C8" w:rsidRDefault="00695214" w:rsidP="00695214">
            <w:pPr>
              <w:rPr>
                <w:sz w:val="20"/>
                <w:szCs w:val="20"/>
              </w:rPr>
            </w:pPr>
          </w:p>
          <w:p w14:paraId="64424FE9" w14:textId="77777777" w:rsidR="00695214" w:rsidRPr="005E36C8" w:rsidRDefault="00695214" w:rsidP="00695214">
            <w:pPr>
              <w:rPr>
                <w:sz w:val="20"/>
                <w:szCs w:val="20"/>
              </w:rPr>
            </w:pPr>
            <w:r w:rsidRPr="005E36C8">
              <w:rPr>
                <w:sz w:val="20"/>
                <w:szCs w:val="20"/>
              </w:rPr>
              <w:t>Consider, and where appropriate ensure, consistency with the answers under Principle 4.1 above</w:t>
            </w:r>
          </w:p>
        </w:tc>
        <w:tc>
          <w:tcPr>
            <w:tcW w:w="953" w:type="pct"/>
            <w:tcBorders>
              <w:top w:val="single" w:sz="4" w:space="0" w:color="auto"/>
              <w:left w:val="single" w:sz="4" w:space="0" w:color="auto"/>
              <w:bottom w:val="single" w:sz="4" w:space="0" w:color="auto"/>
            </w:tcBorders>
          </w:tcPr>
          <w:p w14:paraId="5F007DA0" w14:textId="0E728FF6"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0E0571E" w14:textId="5D278F4A"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297AD445" w14:textId="2B9BCEF8" w:rsidR="00695214" w:rsidRPr="005E36C8"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5C07DA43"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CCDBB30" w14:textId="77777777" w:rsidR="00695214" w:rsidRDefault="00695214" w:rsidP="00695214">
            <w:pPr>
              <w:pStyle w:val="TablesHeadingGSCyan"/>
              <w:framePr w:hSpace="0" w:wrap="auto" w:vAnchor="margin" w:hAnchor="text" w:yAlign="inline"/>
              <w:rPr>
                <w:rStyle w:val="SmartLink1"/>
                <w:sz w:val="20"/>
              </w:rPr>
            </w:pPr>
            <w:r>
              <w:rPr>
                <w:rStyle w:val="SmartLink1"/>
                <w:sz w:val="20"/>
              </w:rPr>
              <w:fldChar w:fldCharType="begin"/>
            </w:r>
            <w:r>
              <w:rPr>
                <w:rStyle w:val="SmartLink1"/>
                <w:sz w:val="20"/>
              </w:rPr>
              <w:instrText xml:space="preserve"> REF _Ref136249649 \r \h  \* MERGEFORMAT </w:instrText>
            </w:r>
            <w:r>
              <w:rPr>
                <w:rStyle w:val="SmartLink1"/>
                <w:sz w:val="20"/>
              </w:rPr>
            </w:r>
            <w:r>
              <w:rPr>
                <w:rStyle w:val="SmartLink1"/>
                <w:sz w:val="20"/>
              </w:rPr>
              <w:fldChar w:fldCharType="separate"/>
            </w:r>
            <w:r>
              <w:rPr>
                <w:rStyle w:val="SmartLink1"/>
                <w:sz w:val="20"/>
              </w:rPr>
              <w:t>P.4.4.5 |</w:t>
            </w:r>
            <w:r>
              <w:rPr>
                <w:rStyle w:val="SmartLink1"/>
                <w:sz w:val="20"/>
              </w:rPr>
              <w:fldChar w:fldCharType="end"/>
            </w:r>
          </w:p>
          <w:p w14:paraId="0B931122" w14:textId="77777777" w:rsidR="00695214" w:rsidRDefault="00695214" w:rsidP="00695214"/>
          <w:p w14:paraId="24050006" w14:textId="77777777" w:rsidR="00695214" w:rsidRPr="00192B9C" w:rsidRDefault="00695214" w:rsidP="00695214">
            <w:pPr>
              <w:pStyle w:val="TablesHeadingGSCyan"/>
              <w:framePr w:hSpace="0" w:wrap="auto" w:vAnchor="margin" w:hAnchor="text" w:yAlign="inline"/>
            </w:pPr>
            <w:r w:rsidRPr="00192B9C">
              <w:rPr>
                <w:rStyle w:val="SmartLink1"/>
                <w:sz w:val="20"/>
              </w:rPr>
              <w:fldChar w:fldCharType="begin"/>
            </w:r>
            <w:r w:rsidRPr="00192B9C">
              <w:rPr>
                <w:rStyle w:val="SmartLink1"/>
                <w:sz w:val="20"/>
              </w:rPr>
              <w:instrText xml:space="preserve"> REF _Ref136249668 \r \h </w:instrText>
            </w:r>
            <w:r>
              <w:rPr>
                <w:rStyle w:val="SmartLink1"/>
                <w:sz w:val="20"/>
              </w:rPr>
              <w:instrText xml:space="preserve"> \* MERGEFORMAT </w:instrText>
            </w:r>
            <w:r w:rsidRPr="00192B9C">
              <w:rPr>
                <w:rStyle w:val="SmartLink1"/>
                <w:sz w:val="20"/>
              </w:rPr>
            </w:r>
            <w:r w:rsidRPr="00192B9C">
              <w:rPr>
                <w:rStyle w:val="SmartLink1"/>
                <w:sz w:val="20"/>
              </w:rPr>
              <w:fldChar w:fldCharType="separate"/>
            </w:r>
            <w:r w:rsidRPr="00192B9C">
              <w:rPr>
                <w:rStyle w:val="SmartLink1"/>
                <w:sz w:val="20"/>
              </w:rPr>
              <w:t>P.4.4.6 |</w:t>
            </w:r>
            <w:r w:rsidRPr="00192B9C">
              <w:rPr>
                <w:rStyle w:val="SmartLink1"/>
                <w:sz w:val="20"/>
              </w:rPr>
              <w:fldChar w:fldCharType="end"/>
            </w:r>
          </w:p>
        </w:tc>
        <w:tc>
          <w:tcPr>
            <w:tcW w:w="3285" w:type="pct"/>
            <w:tcBorders>
              <w:top w:val="single" w:sz="4" w:space="0" w:color="auto"/>
              <w:bottom w:val="single" w:sz="4" w:space="0" w:color="auto"/>
              <w:right w:val="single" w:sz="4" w:space="0" w:color="auto"/>
            </w:tcBorders>
          </w:tcPr>
          <w:p w14:paraId="6EDEA245" w14:textId="77777777" w:rsidR="00695214" w:rsidRDefault="00695214" w:rsidP="00695214">
            <w:pPr>
              <w:pStyle w:val="TablesHeadingGSCyan"/>
              <w:framePr w:hSpace="0" w:wrap="auto" w:vAnchor="margin" w:hAnchor="text" w:yAlign="inline"/>
              <w:rPr>
                <w:caps w:val="0"/>
                <w:color w:val="4D4D4C"/>
                <w:sz w:val="20"/>
                <w:szCs w:val="20"/>
              </w:rPr>
            </w:pPr>
            <w:r w:rsidRPr="005E36C8">
              <w:rPr>
                <w:caps w:val="0"/>
                <w:color w:val="4D4D4C"/>
                <w:sz w:val="20"/>
                <w:szCs w:val="20"/>
              </w:rPr>
              <w:t>If answer to question above is “YES” or “POTENTIALLY”</w:t>
            </w:r>
          </w:p>
          <w:p w14:paraId="6E0424D4" w14:textId="77777777" w:rsidR="00695214" w:rsidRDefault="00695214" w:rsidP="00695214">
            <w:pPr>
              <w:pStyle w:val="TablesHeadingGSCyan"/>
              <w:framePr w:hSpace="0" w:wrap="auto" w:vAnchor="margin" w:hAnchor="text" w:yAlign="inline"/>
              <w:numPr>
                <w:ilvl w:val="0"/>
                <w:numId w:val="23"/>
              </w:numPr>
              <w:rPr>
                <w:caps w:val="0"/>
                <w:color w:val="4D4D4C"/>
                <w:sz w:val="20"/>
                <w:szCs w:val="20"/>
              </w:rPr>
            </w:pPr>
            <w:r w:rsidRPr="002E5103">
              <w:rPr>
                <w:caps w:val="0"/>
                <w:color w:val="4D4D4C"/>
                <w:sz w:val="20"/>
                <w:szCs w:val="20"/>
              </w:rPr>
              <w:t xml:space="preserve">Did the </w:t>
            </w:r>
            <w:r>
              <w:rPr>
                <w:caps w:val="0"/>
                <w:color w:val="4D4D4C"/>
                <w:sz w:val="20"/>
                <w:szCs w:val="20"/>
              </w:rPr>
              <w:t>p</w:t>
            </w:r>
            <w:r w:rsidRPr="002E5103">
              <w:rPr>
                <w:caps w:val="0"/>
                <w:color w:val="4D4D4C"/>
                <w:sz w:val="20"/>
                <w:szCs w:val="20"/>
              </w:rPr>
              <w:t>roject obtain free, prior and informed consent from indigenous people before taking their cultural, intellectual, religious, and/or spiritual property?</w:t>
            </w:r>
          </w:p>
          <w:p w14:paraId="3005CB48" w14:textId="77777777" w:rsidR="00695214" w:rsidRPr="002C0523" w:rsidRDefault="00695214" w:rsidP="00695214"/>
          <w:p w14:paraId="69546325" w14:textId="77777777" w:rsidR="00695214" w:rsidRDefault="00695214" w:rsidP="00695214">
            <w:pPr>
              <w:pStyle w:val="TablesHeadingGSCyan"/>
              <w:framePr w:hSpace="0" w:wrap="auto" w:vAnchor="margin" w:hAnchor="text" w:yAlign="inline"/>
              <w:numPr>
                <w:ilvl w:val="0"/>
                <w:numId w:val="23"/>
              </w:numPr>
              <w:rPr>
                <w:caps w:val="0"/>
                <w:color w:val="4D4D4C"/>
                <w:sz w:val="20"/>
                <w:szCs w:val="20"/>
              </w:rPr>
            </w:pPr>
            <w:r w:rsidRPr="00EB6875">
              <w:rPr>
                <w:caps w:val="0"/>
                <w:color w:val="4D4D4C"/>
                <w:sz w:val="20"/>
                <w:szCs w:val="20"/>
              </w:rPr>
              <w:t>Does the project ensu</w:t>
            </w:r>
            <w:r>
              <w:rPr>
                <w:caps w:val="0"/>
                <w:color w:val="4D4D4C"/>
                <w:sz w:val="20"/>
                <w:szCs w:val="20"/>
              </w:rPr>
              <w:t xml:space="preserve">re </w:t>
            </w:r>
            <w:r w:rsidRPr="00EF7870">
              <w:rPr>
                <w:caps w:val="0"/>
                <w:color w:val="4D4D4C"/>
                <w:sz w:val="20"/>
                <w:szCs w:val="20"/>
              </w:rPr>
              <w:t xml:space="preserve">that the indigenous people receive an equitable sharing of benefits resulting from the use of their traditional knowledge and practices? </w:t>
            </w:r>
            <w:r w:rsidRPr="00EB6875">
              <w:rPr>
                <w:caps w:val="0"/>
                <w:color w:val="4D4D4C"/>
                <w:sz w:val="20"/>
                <w:szCs w:val="20"/>
              </w:rPr>
              <w:t>?</w:t>
            </w:r>
          </w:p>
          <w:p w14:paraId="656C620C" w14:textId="77777777" w:rsidR="00695214" w:rsidRPr="00B90BF9" w:rsidRDefault="00695214" w:rsidP="00695214"/>
          <w:p w14:paraId="09FA5DE0" w14:textId="77777777" w:rsidR="00695214" w:rsidRDefault="00695214" w:rsidP="00695214">
            <w:pPr>
              <w:pStyle w:val="TablesHeadingGSCyan"/>
              <w:framePr w:hSpace="0" w:wrap="auto" w:vAnchor="margin" w:hAnchor="text" w:yAlign="inline"/>
              <w:numPr>
                <w:ilvl w:val="0"/>
                <w:numId w:val="23"/>
              </w:numPr>
              <w:rPr>
                <w:caps w:val="0"/>
                <w:color w:val="4D4D4C"/>
                <w:sz w:val="20"/>
                <w:szCs w:val="20"/>
              </w:rPr>
            </w:pPr>
            <w:r w:rsidRPr="00450350">
              <w:rPr>
                <w:caps w:val="0"/>
                <w:color w:val="4D4D4C"/>
                <w:sz w:val="20"/>
                <w:szCs w:val="20"/>
              </w:rPr>
              <w:t xml:space="preserve">Does the </w:t>
            </w:r>
            <w:r>
              <w:rPr>
                <w:caps w:val="0"/>
                <w:color w:val="4D4D4C"/>
                <w:sz w:val="20"/>
                <w:szCs w:val="20"/>
              </w:rPr>
              <w:t>p</w:t>
            </w:r>
            <w:r w:rsidRPr="00450350">
              <w:rPr>
                <w:caps w:val="0"/>
                <w:color w:val="4D4D4C"/>
                <w:sz w:val="20"/>
                <w:szCs w:val="20"/>
              </w:rPr>
              <w:t>roject ensure that the sharing of benefits resulting from the use of indigenous peoples' traditional knowledge and practices is culturally appropriate and inclusive?</w:t>
            </w:r>
          </w:p>
          <w:p w14:paraId="64F002FC" w14:textId="77777777" w:rsidR="00695214" w:rsidRPr="00B90BF9" w:rsidRDefault="00695214" w:rsidP="00695214"/>
          <w:p w14:paraId="66AF689E" w14:textId="77777777" w:rsidR="00695214" w:rsidRPr="007F7ADC" w:rsidRDefault="00695214" w:rsidP="00695214">
            <w:pPr>
              <w:pStyle w:val="TablesHeadingGSCyan"/>
              <w:framePr w:hSpace="0" w:wrap="auto" w:vAnchor="margin" w:hAnchor="text" w:yAlign="inline"/>
              <w:numPr>
                <w:ilvl w:val="0"/>
                <w:numId w:val="23"/>
              </w:numPr>
            </w:pPr>
            <w:r w:rsidRPr="00450350">
              <w:rPr>
                <w:caps w:val="0"/>
                <w:color w:val="4D4D4C"/>
                <w:sz w:val="20"/>
                <w:szCs w:val="20"/>
              </w:rPr>
              <w:t xml:space="preserve">Does the </w:t>
            </w:r>
            <w:r>
              <w:rPr>
                <w:caps w:val="0"/>
                <w:color w:val="4D4D4C"/>
                <w:sz w:val="20"/>
                <w:szCs w:val="20"/>
              </w:rPr>
              <w:t>p</w:t>
            </w:r>
            <w:r w:rsidRPr="00450350">
              <w:rPr>
                <w:caps w:val="0"/>
                <w:color w:val="4D4D4C"/>
                <w:sz w:val="20"/>
                <w:szCs w:val="20"/>
              </w:rPr>
              <w:t xml:space="preserve">roject ensure that </w:t>
            </w:r>
            <w:r w:rsidRPr="00B90BF9">
              <w:rPr>
                <w:caps w:val="0"/>
                <w:color w:val="4D4D4C"/>
                <w:sz w:val="20"/>
                <w:szCs w:val="20"/>
              </w:rPr>
              <w:t xml:space="preserve">the provision of equitable sharing of benefits </w:t>
            </w:r>
            <w:r>
              <w:rPr>
                <w:caps w:val="0"/>
                <w:color w:val="4D4D4C"/>
                <w:sz w:val="20"/>
                <w:szCs w:val="20"/>
              </w:rPr>
              <w:t xml:space="preserve">does not </w:t>
            </w:r>
            <w:r w:rsidRPr="00B90BF9">
              <w:rPr>
                <w:caps w:val="0"/>
                <w:color w:val="4D4D4C"/>
                <w:sz w:val="20"/>
                <w:szCs w:val="20"/>
              </w:rPr>
              <w:t>impede land rights or equal access to basic services including health services, clean water, energy, education, safe and decent working conditions, and housing?</w:t>
            </w:r>
          </w:p>
        </w:tc>
        <w:tc>
          <w:tcPr>
            <w:tcW w:w="953" w:type="pct"/>
            <w:tcBorders>
              <w:top w:val="single" w:sz="4" w:space="0" w:color="auto"/>
              <w:left w:val="single" w:sz="4" w:space="0" w:color="auto"/>
              <w:bottom w:val="single" w:sz="4" w:space="0" w:color="auto"/>
            </w:tcBorders>
          </w:tcPr>
          <w:p w14:paraId="724D64E4" w14:textId="3EE1C97D"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1E246376" w14:textId="6AEA7145"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7508573E" w14:textId="106D7B8A" w:rsidR="00695214"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w:t>
            </w:r>
          </w:p>
        </w:tc>
      </w:tr>
      <w:tr w:rsidR="00695214" w:rsidRPr="005E36C8" w14:paraId="157ABFDB"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44D1608" w14:textId="77777777" w:rsidR="00695214" w:rsidRPr="00E12D80" w:rsidRDefault="00695214" w:rsidP="00695214">
            <w:pPr>
              <w:pStyle w:val="TablesHeadingGSCyan"/>
              <w:framePr w:hSpace="0" w:wrap="auto" w:vAnchor="margin" w:hAnchor="text" w:yAlign="inline"/>
              <w:rPr>
                <w:rStyle w:val="SmartLink1"/>
                <w:sz w:val="20"/>
              </w:rPr>
            </w:pPr>
            <w:r>
              <w:rPr>
                <w:rStyle w:val="SmartLink1"/>
                <w:sz w:val="20"/>
              </w:rPr>
              <w:fldChar w:fldCharType="begin"/>
            </w:r>
            <w:r>
              <w:rPr>
                <w:rStyle w:val="SmartLink1"/>
                <w:sz w:val="20"/>
              </w:rPr>
              <w:instrText xml:space="preserve"> REF _Ref136249929 \r \h  \* MERGEFORMAT </w:instrText>
            </w:r>
            <w:r>
              <w:rPr>
                <w:rStyle w:val="SmartLink1"/>
                <w:sz w:val="20"/>
              </w:rPr>
            </w:r>
            <w:r>
              <w:rPr>
                <w:rStyle w:val="SmartLink1"/>
                <w:sz w:val="20"/>
              </w:rPr>
              <w:fldChar w:fldCharType="separate"/>
            </w:r>
            <w:r>
              <w:rPr>
                <w:rStyle w:val="SmartLink1"/>
                <w:sz w:val="20"/>
              </w:rPr>
              <w:t>P.4.4.8 |</w:t>
            </w:r>
            <w:r>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0C52F4A5" w14:textId="77777777" w:rsidR="00695214" w:rsidRPr="00D500E8" w:rsidRDefault="00695214" w:rsidP="00695214">
            <w:pPr>
              <w:rPr>
                <w:sz w:val="20"/>
                <w:szCs w:val="20"/>
              </w:rPr>
            </w:pPr>
            <w:r w:rsidRPr="00703428">
              <w:rPr>
                <w:sz w:val="20"/>
                <w:szCs w:val="20"/>
              </w:rPr>
              <w:t>Does the project lack appropriate feedback and grievance channels for Indigenous Peoples and their representatives?</w:t>
            </w:r>
          </w:p>
        </w:tc>
        <w:tc>
          <w:tcPr>
            <w:tcW w:w="953" w:type="pct"/>
            <w:tcBorders>
              <w:top w:val="single" w:sz="4" w:space="0" w:color="auto"/>
              <w:left w:val="single" w:sz="4" w:space="0" w:color="auto"/>
              <w:bottom w:val="single" w:sz="4" w:space="0" w:color="auto"/>
            </w:tcBorders>
          </w:tcPr>
          <w:p w14:paraId="65801935" w14:textId="2212316F"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7E53FA17" w14:textId="23A3D8BB"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76AE3D83" w14:textId="335FBEF6" w:rsidR="00695214"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w:t>
            </w:r>
          </w:p>
        </w:tc>
      </w:tr>
      <w:tr w:rsidR="00695214" w:rsidRPr="005E36C8" w14:paraId="3F9D726D"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11EF260" w14:textId="77777777" w:rsidR="00695214" w:rsidRPr="00E12D80" w:rsidRDefault="00695214" w:rsidP="00695214">
            <w:pPr>
              <w:pStyle w:val="TablesHeadingGSCyan"/>
              <w:framePr w:hSpace="0" w:wrap="auto" w:vAnchor="margin" w:hAnchor="text" w:yAlign="inline"/>
              <w:rPr>
                <w:rStyle w:val="SmartLink1"/>
                <w:sz w:val="20"/>
              </w:rPr>
            </w:pPr>
            <w:r>
              <w:rPr>
                <w:rStyle w:val="SmartLink1"/>
                <w:sz w:val="20"/>
              </w:rPr>
              <w:fldChar w:fldCharType="begin"/>
            </w:r>
            <w:r>
              <w:rPr>
                <w:rStyle w:val="SmartLink1"/>
                <w:sz w:val="20"/>
              </w:rPr>
              <w:instrText xml:space="preserve"> REF _Ref136249929 \r \h  \* MERGEFORMAT </w:instrText>
            </w:r>
            <w:r>
              <w:rPr>
                <w:rStyle w:val="SmartLink1"/>
                <w:sz w:val="20"/>
              </w:rPr>
            </w:r>
            <w:r>
              <w:rPr>
                <w:rStyle w:val="SmartLink1"/>
                <w:sz w:val="20"/>
              </w:rPr>
              <w:fldChar w:fldCharType="separate"/>
            </w:r>
            <w:r>
              <w:rPr>
                <w:rStyle w:val="SmartLink1"/>
                <w:sz w:val="20"/>
              </w:rPr>
              <w:t>P.4.4.8 |</w:t>
            </w:r>
            <w:r>
              <w:rPr>
                <w:rStyle w:val="SmartLink1"/>
                <w:sz w:val="20"/>
              </w:rPr>
              <w:fldChar w:fldCharType="end"/>
            </w:r>
          </w:p>
        </w:tc>
        <w:tc>
          <w:tcPr>
            <w:tcW w:w="3285" w:type="pct"/>
            <w:tcBorders>
              <w:top w:val="single" w:sz="4" w:space="0" w:color="auto"/>
              <w:bottom w:val="single" w:sz="4" w:space="0" w:color="auto"/>
              <w:right w:val="single" w:sz="4" w:space="0" w:color="auto"/>
            </w:tcBorders>
          </w:tcPr>
          <w:p w14:paraId="3B452118" w14:textId="77777777" w:rsidR="00695214" w:rsidRPr="00D500E8" w:rsidRDefault="00695214" w:rsidP="00695214">
            <w:pPr>
              <w:rPr>
                <w:sz w:val="20"/>
                <w:szCs w:val="20"/>
              </w:rPr>
            </w:pPr>
            <w:r w:rsidRPr="00D500E8">
              <w:rPr>
                <w:sz w:val="20"/>
                <w:szCs w:val="20"/>
              </w:rPr>
              <w:t xml:space="preserve">Has a grievance mechanism </w:t>
            </w:r>
            <w:r>
              <w:rPr>
                <w:sz w:val="20"/>
                <w:szCs w:val="20"/>
              </w:rPr>
              <w:t xml:space="preserve">not </w:t>
            </w:r>
            <w:r w:rsidRPr="00D500E8">
              <w:rPr>
                <w:sz w:val="20"/>
                <w:szCs w:val="20"/>
              </w:rPr>
              <w:t>been established at the beginning of programme or project implementation with due consideration given to customary dispute settlement mechanisms among the Indigenous Peoples concerned and will it remain operational throughout the project cycle?</w:t>
            </w:r>
          </w:p>
        </w:tc>
        <w:tc>
          <w:tcPr>
            <w:tcW w:w="953" w:type="pct"/>
            <w:tcBorders>
              <w:top w:val="single" w:sz="4" w:space="0" w:color="auto"/>
              <w:left w:val="single" w:sz="4" w:space="0" w:color="auto"/>
              <w:bottom w:val="single" w:sz="4" w:space="0" w:color="auto"/>
            </w:tcBorders>
          </w:tcPr>
          <w:p w14:paraId="661375DA" w14:textId="6BCFF553"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139D07C3" w14:textId="4CBC1D94"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0A3F75F8" w14:textId="32689238" w:rsidR="00695214"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w:t>
            </w:r>
          </w:p>
        </w:tc>
      </w:tr>
      <w:tr w:rsidR="00695214" w:rsidRPr="005E36C8" w14:paraId="215CCD70"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63B9671" w14:textId="77777777" w:rsidR="00695214" w:rsidRDefault="00695214" w:rsidP="00695214">
            <w:pPr>
              <w:pStyle w:val="TablesHeadingGSCyan"/>
              <w:framePr w:hSpace="0" w:wrap="auto" w:vAnchor="margin" w:hAnchor="text" w:yAlign="inline"/>
              <w:rPr>
                <w:rStyle w:val="SmartLink1"/>
                <w:sz w:val="20"/>
              </w:rPr>
            </w:pPr>
            <w:r>
              <w:rPr>
                <w:rStyle w:val="SmartLink1"/>
                <w:sz w:val="20"/>
              </w:rPr>
              <w:fldChar w:fldCharType="begin"/>
            </w:r>
            <w:r>
              <w:rPr>
                <w:rStyle w:val="SmartLink1"/>
                <w:sz w:val="20"/>
              </w:rPr>
              <w:instrText xml:space="preserve"> REF _Ref136250936 \r \h </w:instrText>
            </w:r>
            <w:r>
              <w:rPr>
                <w:rStyle w:val="SmartLink1"/>
                <w:sz w:val="20"/>
              </w:rPr>
            </w:r>
            <w:r>
              <w:rPr>
                <w:rStyle w:val="SmartLink1"/>
                <w:sz w:val="20"/>
              </w:rPr>
              <w:fldChar w:fldCharType="separate"/>
            </w:r>
            <w:r>
              <w:rPr>
                <w:rStyle w:val="SmartLink1"/>
                <w:sz w:val="20"/>
              </w:rPr>
              <w:t>P.4.4.9 |</w:t>
            </w:r>
            <w:r>
              <w:rPr>
                <w:rStyle w:val="SmartLink1"/>
                <w:sz w:val="20"/>
              </w:rPr>
              <w:fldChar w:fldCharType="end"/>
            </w:r>
          </w:p>
        </w:tc>
        <w:tc>
          <w:tcPr>
            <w:tcW w:w="3285" w:type="pct"/>
            <w:tcBorders>
              <w:top w:val="single" w:sz="4" w:space="0" w:color="auto"/>
              <w:bottom w:val="single" w:sz="4" w:space="0" w:color="auto"/>
              <w:right w:val="single" w:sz="4" w:space="0" w:color="auto"/>
            </w:tcBorders>
          </w:tcPr>
          <w:p w14:paraId="07073489" w14:textId="77777777" w:rsidR="00695214" w:rsidRPr="00D500E8" w:rsidRDefault="00695214" w:rsidP="00695214">
            <w:pPr>
              <w:rPr>
                <w:sz w:val="20"/>
                <w:szCs w:val="20"/>
              </w:rPr>
            </w:pPr>
            <w:r>
              <w:rPr>
                <w:sz w:val="20"/>
                <w:szCs w:val="22"/>
              </w:rPr>
              <w:t>Are opinions and recommendations of an Expert Stakeholder(s) not sought and demonstrated as being included in the project design?</w:t>
            </w:r>
          </w:p>
        </w:tc>
        <w:tc>
          <w:tcPr>
            <w:tcW w:w="953" w:type="pct"/>
            <w:tcBorders>
              <w:top w:val="single" w:sz="4" w:space="0" w:color="auto"/>
              <w:left w:val="single" w:sz="4" w:space="0" w:color="auto"/>
              <w:bottom w:val="single" w:sz="4" w:space="0" w:color="auto"/>
            </w:tcBorders>
          </w:tcPr>
          <w:p w14:paraId="3A772A2F" w14:textId="23703482"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089A32AE" w14:textId="7BBBF773"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1E96FC61" w14:textId="248DD1C0" w:rsidR="00695214"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w:t>
            </w:r>
          </w:p>
        </w:tc>
      </w:tr>
      <w:tr w:rsidR="00695214" w:rsidRPr="005E36C8" w14:paraId="7CAE9CF6"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041FE02" w14:textId="77777777" w:rsidR="00695214" w:rsidRDefault="00695214" w:rsidP="00695214">
            <w:pPr>
              <w:pStyle w:val="TablesHeadingGSCyan"/>
              <w:framePr w:hSpace="0" w:wrap="auto" w:vAnchor="margin" w:hAnchor="text" w:yAlign="inline"/>
              <w:rPr>
                <w:rStyle w:val="SmartLink1"/>
                <w:sz w:val="20"/>
              </w:rPr>
            </w:pPr>
            <w:r>
              <w:rPr>
                <w:rStyle w:val="SmartLink1"/>
                <w:sz w:val="20"/>
              </w:rPr>
              <w:fldChar w:fldCharType="begin"/>
            </w:r>
            <w:r>
              <w:rPr>
                <w:rStyle w:val="SmartLink1"/>
                <w:sz w:val="20"/>
              </w:rPr>
              <w:instrText xml:space="preserve"> REF _Ref136250936 \r \h </w:instrText>
            </w:r>
            <w:r>
              <w:rPr>
                <w:rStyle w:val="SmartLink1"/>
                <w:sz w:val="20"/>
              </w:rPr>
            </w:r>
            <w:r>
              <w:rPr>
                <w:rStyle w:val="SmartLink1"/>
                <w:sz w:val="20"/>
              </w:rPr>
              <w:fldChar w:fldCharType="separate"/>
            </w:r>
            <w:r>
              <w:rPr>
                <w:rStyle w:val="SmartLink1"/>
                <w:sz w:val="20"/>
              </w:rPr>
              <w:t>P.4.4.9 |</w:t>
            </w:r>
            <w:r>
              <w:rPr>
                <w:rStyle w:val="SmartLink1"/>
                <w:sz w:val="20"/>
              </w:rPr>
              <w:fldChar w:fldCharType="end"/>
            </w:r>
          </w:p>
        </w:tc>
        <w:tc>
          <w:tcPr>
            <w:tcW w:w="3285" w:type="pct"/>
            <w:tcBorders>
              <w:top w:val="single" w:sz="4" w:space="0" w:color="auto"/>
              <w:bottom w:val="single" w:sz="4" w:space="0" w:color="auto"/>
              <w:right w:val="single" w:sz="4" w:space="0" w:color="auto"/>
            </w:tcBorders>
          </w:tcPr>
          <w:p w14:paraId="7EBA4EAA" w14:textId="77777777" w:rsidR="00695214" w:rsidRPr="005E36C8" w:rsidRDefault="00695214" w:rsidP="00695214">
            <w:pPr>
              <w:rPr>
                <w:sz w:val="20"/>
                <w:szCs w:val="22"/>
              </w:rPr>
            </w:pPr>
            <w:r w:rsidRPr="005E36C8">
              <w:rPr>
                <w:sz w:val="20"/>
                <w:szCs w:val="20"/>
              </w:rPr>
              <w:t xml:space="preserve">If answer to question above is “YES”, have project design been changed, modified, updated considering </w:t>
            </w:r>
            <w:r w:rsidRPr="005E36C8">
              <w:rPr>
                <w:sz w:val="20"/>
                <w:szCs w:val="22"/>
              </w:rPr>
              <w:t>opinions and recommendations of an Expert Stakeholder?</w:t>
            </w:r>
          </w:p>
        </w:tc>
        <w:tc>
          <w:tcPr>
            <w:tcW w:w="953" w:type="pct"/>
            <w:tcBorders>
              <w:top w:val="single" w:sz="4" w:space="0" w:color="auto"/>
              <w:left w:val="single" w:sz="4" w:space="0" w:color="auto"/>
              <w:bottom w:val="single" w:sz="4" w:space="0" w:color="auto"/>
            </w:tcBorders>
          </w:tcPr>
          <w:p w14:paraId="4C68DBF3" w14:textId="51419398"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6DCADBA8" w14:textId="02784E18" w:rsidR="00695214"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NO</w:t>
            </w:r>
          </w:p>
          <w:p w14:paraId="1A59A8D4" w14:textId="667D9E19" w:rsidR="00695214"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NA</w:t>
            </w:r>
          </w:p>
        </w:tc>
      </w:tr>
      <w:tr w:rsidR="00695214" w:rsidRPr="005E36C8" w14:paraId="143BA442" w14:textId="77777777" w:rsidTr="005336A6">
        <w:trPr>
          <w:trHeight w:val="364"/>
        </w:trPr>
        <w:tc>
          <w:tcPr>
            <w:tcW w:w="5000" w:type="pct"/>
            <w:gridSpan w:val="3"/>
            <w:tcBorders>
              <w:top w:val="single" w:sz="4" w:space="0" w:color="auto"/>
              <w:bottom w:val="single" w:sz="4" w:space="0" w:color="auto"/>
            </w:tcBorders>
            <w:noWrap/>
            <w:vAlign w:val="top"/>
          </w:tcPr>
          <w:p w14:paraId="51C8824D"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8B7258">
              <w:rPr>
                <w:caps w:val="0"/>
                <w:sz w:val="20"/>
                <w:szCs w:val="22"/>
              </w:rPr>
              <w:t>If the answer is "yes" or "potentially" to any of the above questions, please provide a brief description of the project situation below. Also, provide justification and/or evidence as necessary to demonstrate compliance with applicable requirements.</w:t>
            </w:r>
          </w:p>
        </w:tc>
      </w:tr>
      <w:tr w:rsidR="00695214" w:rsidRPr="005E36C8" w14:paraId="3CB4C21A"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15FD97C9" w14:textId="37A3F445" w:rsidR="00695214" w:rsidRPr="008B7258" w:rsidRDefault="00910E76" w:rsidP="00910E76">
            <w:pPr>
              <w:pStyle w:val="TablesHeadingGSCyan"/>
              <w:framePr w:hSpace="0" w:wrap="auto" w:vAnchor="margin" w:hAnchor="text" w:yAlign="inline"/>
              <w:spacing w:line="276" w:lineRule="auto"/>
              <w:rPr>
                <w:color w:val="515151" w:themeColor="text1"/>
              </w:rPr>
            </w:pPr>
            <w:r>
              <w:rPr>
                <w:i/>
                <w:iCs/>
                <w:caps w:val="0"/>
                <w:color w:val="4D4D4C"/>
                <w:sz w:val="20"/>
                <w:szCs w:val="20"/>
              </w:rPr>
              <w:t>NA</w:t>
            </w:r>
          </w:p>
        </w:tc>
      </w:tr>
      <w:tr w:rsidR="00695214" w:rsidRPr="00C075F2" w14:paraId="462C4885" w14:textId="77777777" w:rsidTr="005336A6">
        <w:trPr>
          <w:trHeight w:val="364"/>
        </w:trPr>
        <w:tc>
          <w:tcPr>
            <w:tcW w:w="5000" w:type="pct"/>
            <w:gridSpan w:val="3"/>
            <w:tcBorders>
              <w:top w:val="single" w:sz="4" w:space="0" w:color="auto"/>
              <w:bottom w:val="single" w:sz="4" w:space="0" w:color="auto"/>
            </w:tcBorders>
            <w:noWrap/>
            <w:vAlign w:val="top"/>
          </w:tcPr>
          <w:p w14:paraId="7D872F3E" w14:textId="77777777" w:rsidR="00695214" w:rsidRPr="00810543" w:rsidRDefault="00695214" w:rsidP="00695214">
            <w:pPr>
              <w:pStyle w:val="TablesHeadingGSCyan"/>
              <w:framePr w:hSpace="0" w:wrap="auto" w:vAnchor="margin" w:hAnchor="text" w:yAlign="inline"/>
              <w:spacing w:line="276" w:lineRule="auto"/>
              <w:rPr>
                <w:b/>
                <w:bCs/>
              </w:rPr>
            </w:pPr>
            <w:r w:rsidRPr="00810543">
              <w:rPr>
                <w:rStyle w:val="SmartLink1"/>
                <w:b/>
                <w:bCs/>
              </w:rPr>
              <w:fldChar w:fldCharType="begin"/>
            </w:r>
            <w:r w:rsidRPr="00810543">
              <w:rPr>
                <w:rStyle w:val="SmartLink1"/>
                <w:b/>
                <w:bCs/>
              </w:rPr>
              <w:instrText xml:space="preserve"> REF _Ref136255607 \r \h  \* MERGEFORMAT </w:instrText>
            </w:r>
            <w:r w:rsidRPr="00810543">
              <w:rPr>
                <w:rStyle w:val="SmartLink1"/>
                <w:b/>
                <w:bCs/>
              </w:rPr>
            </w:r>
            <w:r w:rsidRPr="00810543">
              <w:rPr>
                <w:rStyle w:val="SmartLink1"/>
                <w:b/>
                <w:bCs/>
              </w:rPr>
              <w:fldChar w:fldCharType="separate"/>
            </w:r>
            <w:r w:rsidRPr="00810543">
              <w:rPr>
                <w:rStyle w:val="SmartLink1"/>
                <w:b/>
                <w:bCs/>
              </w:rPr>
              <w:t>P.5 |</w:t>
            </w:r>
            <w:r w:rsidRPr="00810543">
              <w:rPr>
                <w:rStyle w:val="SmartLink1"/>
                <w:b/>
                <w:bCs/>
              </w:rPr>
              <w:fldChar w:fldCharType="end"/>
            </w:r>
            <w:r w:rsidRPr="00810543">
              <w:rPr>
                <w:rStyle w:val="SmartLink1"/>
                <w:b/>
                <w:bCs/>
              </w:rPr>
              <w:fldChar w:fldCharType="begin"/>
            </w:r>
            <w:r w:rsidRPr="00810543">
              <w:rPr>
                <w:rStyle w:val="SmartLink1"/>
                <w:b/>
                <w:bCs/>
              </w:rPr>
              <w:instrText xml:space="preserve"> REF _Ref136255617 \h  \* MERGEFORMAT </w:instrText>
            </w:r>
            <w:r w:rsidRPr="00810543">
              <w:rPr>
                <w:rStyle w:val="SmartLink1"/>
                <w:b/>
                <w:bCs/>
              </w:rPr>
            </w:r>
            <w:r w:rsidRPr="00810543">
              <w:rPr>
                <w:rStyle w:val="SmartLink1"/>
                <w:b/>
                <w:bCs/>
              </w:rPr>
              <w:fldChar w:fldCharType="separate"/>
            </w:r>
            <w:r w:rsidRPr="00810543">
              <w:rPr>
                <w:rStyle w:val="SmartLink1"/>
                <w:b/>
                <w:bCs/>
              </w:rPr>
              <w:t>Corruption</w:t>
            </w:r>
            <w:r w:rsidRPr="00810543">
              <w:rPr>
                <w:rStyle w:val="SmartLink1"/>
                <w:b/>
                <w:bCs/>
              </w:rPr>
              <w:fldChar w:fldCharType="end"/>
            </w:r>
          </w:p>
        </w:tc>
      </w:tr>
      <w:tr w:rsidR="00695214" w:rsidRPr="005E36C8" w14:paraId="4EA35BAD"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BE6FED8" w14:textId="77777777" w:rsidR="00695214" w:rsidRPr="005E36C8" w:rsidRDefault="00695214" w:rsidP="00695214">
            <w:pPr>
              <w:pStyle w:val="TablesHeadingGSCyan"/>
              <w:framePr w:hSpace="0" w:wrap="auto" w:vAnchor="margin" w:hAnchor="text" w:yAlign="inline"/>
              <w:rPr>
                <w:caps w:val="0"/>
                <w:color w:val="4D4D4C"/>
                <w:sz w:val="20"/>
                <w:szCs w:val="22"/>
              </w:rPr>
            </w:pPr>
            <w:r w:rsidRPr="00810543">
              <w:rPr>
                <w:rStyle w:val="SmartLink1"/>
                <w:sz w:val="20"/>
              </w:rPr>
              <w:fldChar w:fldCharType="begin"/>
            </w:r>
            <w:r w:rsidRPr="00810543">
              <w:rPr>
                <w:rStyle w:val="SmartLink1"/>
                <w:sz w:val="20"/>
              </w:rPr>
              <w:instrText xml:space="preserve"> REF _Ref136260442 \n \h  \* MERGEFORMAT </w:instrText>
            </w:r>
            <w:r w:rsidRPr="00810543">
              <w:rPr>
                <w:rStyle w:val="SmartLink1"/>
                <w:sz w:val="20"/>
              </w:rPr>
            </w:r>
            <w:r w:rsidRPr="00810543">
              <w:rPr>
                <w:rStyle w:val="SmartLink1"/>
                <w:sz w:val="20"/>
              </w:rPr>
              <w:fldChar w:fldCharType="separate"/>
            </w:r>
            <w:r w:rsidRPr="00810543">
              <w:rPr>
                <w:rStyle w:val="SmartLink1"/>
                <w:sz w:val="20"/>
              </w:rPr>
              <w:t>P.5.1.1 |</w:t>
            </w:r>
            <w:r w:rsidRPr="00810543">
              <w:rPr>
                <w:rStyle w:val="SmartLink1"/>
                <w:sz w:val="20"/>
              </w:rPr>
              <w:fldChar w:fldCharType="end"/>
            </w:r>
          </w:p>
        </w:tc>
        <w:tc>
          <w:tcPr>
            <w:tcW w:w="3285" w:type="pct"/>
            <w:tcBorders>
              <w:top w:val="single" w:sz="4" w:space="0" w:color="auto"/>
              <w:bottom w:val="single" w:sz="4" w:space="0" w:color="auto"/>
              <w:right w:val="single" w:sz="4" w:space="0" w:color="auto"/>
            </w:tcBorders>
          </w:tcPr>
          <w:p w14:paraId="57CB66DB" w14:textId="77777777" w:rsidR="00695214" w:rsidRPr="005E36C8" w:rsidRDefault="00695214" w:rsidP="00695214">
            <w:pPr>
              <w:pStyle w:val="TablesHeadingGSCyan"/>
              <w:framePr w:hSpace="0" w:wrap="auto" w:vAnchor="margin" w:hAnchor="text" w:yAlign="inline"/>
              <w:spacing w:line="276" w:lineRule="auto"/>
              <w:rPr>
                <w:caps w:val="0"/>
                <w:color w:val="4D4D4C"/>
              </w:rPr>
            </w:pPr>
            <w:r w:rsidRPr="00375E85">
              <w:rPr>
                <w:caps w:val="0"/>
                <w:color w:val="4D4D4C"/>
                <w:sz w:val="20"/>
                <w:szCs w:val="20"/>
              </w:rPr>
              <w:t xml:space="preserve">Does the </w:t>
            </w:r>
            <w:r>
              <w:rPr>
                <w:caps w:val="0"/>
                <w:color w:val="4D4D4C"/>
                <w:sz w:val="20"/>
                <w:szCs w:val="20"/>
              </w:rPr>
              <w:t>p</w:t>
            </w:r>
            <w:r w:rsidRPr="00375E85">
              <w:rPr>
                <w:caps w:val="0"/>
                <w:color w:val="4D4D4C"/>
                <w:sz w:val="20"/>
                <w:szCs w:val="20"/>
              </w:rPr>
              <w:t>roject involve, or is it complicit in, contributing to or reinforcing corruption or corrupt projects?</w:t>
            </w:r>
          </w:p>
        </w:tc>
        <w:tc>
          <w:tcPr>
            <w:tcW w:w="953" w:type="pct"/>
            <w:tcBorders>
              <w:top w:val="single" w:sz="4" w:space="0" w:color="auto"/>
              <w:left w:val="single" w:sz="4" w:space="0" w:color="auto"/>
              <w:bottom w:val="single" w:sz="4" w:space="0" w:color="auto"/>
            </w:tcBorders>
          </w:tcPr>
          <w:p w14:paraId="3135B6DA" w14:textId="051252F0"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74B4941F" w14:textId="15B12392" w:rsidR="00695214" w:rsidRPr="005E36C8"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0F1D9CA1"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C00E3C5" w14:textId="77777777" w:rsidR="00695214" w:rsidRPr="005E36C8" w:rsidRDefault="00695214" w:rsidP="00695214">
            <w:pPr>
              <w:pStyle w:val="TablesHeadingGSCyan"/>
              <w:framePr w:hSpace="0" w:wrap="auto" w:vAnchor="margin" w:hAnchor="text" w:yAlign="inline"/>
              <w:rPr>
                <w:caps w:val="0"/>
                <w:color w:val="4D4D4C"/>
                <w:sz w:val="20"/>
                <w:szCs w:val="22"/>
              </w:rPr>
            </w:pPr>
            <w:r w:rsidRPr="00810543">
              <w:rPr>
                <w:rStyle w:val="SmartLink1"/>
                <w:sz w:val="20"/>
              </w:rPr>
              <w:fldChar w:fldCharType="begin"/>
            </w:r>
            <w:r w:rsidRPr="00810543">
              <w:rPr>
                <w:rStyle w:val="SmartLink1"/>
                <w:sz w:val="20"/>
              </w:rPr>
              <w:instrText xml:space="preserve"> REF _Ref136260442 \n \h  \* MERGEFORMAT </w:instrText>
            </w:r>
            <w:r w:rsidRPr="00810543">
              <w:rPr>
                <w:rStyle w:val="SmartLink1"/>
                <w:sz w:val="20"/>
              </w:rPr>
            </w:r>
            <w:r w:rsidRPr="00810543">
              <w:rPr>
                <w:rStyle w:val="SmartLink1"/>
                <w:sz w:val="20"/>
              </w:rPr>
              <w:fldChar w:fldCharType="separate"/>
            </w:r>
            <w:r w:rsidRPr="00810543">
              <w:rPr>
                <w:rStyle w:val="SmartLink1"/>
                <w:sz w:val="20"/>
              </w:rPr>
              <w:t>P.5.1.1 |</w:t>
            </w:r>
            <w:r w:rsidRPr="00810543">
              <w:rPr>
                <w:rStyle w:val="SmartLink1"/>
                <w:sz w:val="20"/>
              </w:rPr>
              <w:fldChar w:fldCharType="end"/>
            </w:r>
          </w:p>
        </w:tc>
        <w:tc>
          <w:tcPr>
            <w:tcW w:w="3285" w:type="pct"/>
            <w:tcBorders>
              <w:top w:val="single" w:sz="4" w:space="0" w:color="auto"/>
              <w:bottom w:val="single" w:sz="4" w:space="0" w:color="auto"/>
              <w:right w:val="single" w:sz="4" w:space="0" w:color="auto"/>
            </w:tcBorders>
          </w:tcPr>
          <w:p w14:paraId="792EFA4B" w14:textId="77777777" w:rsidR="00695214" w:rsidRPr="00375E85" w:rsidRDefault="00695214" w:rsidP="00695214">
            <w:pPr>
              <w:pStyle w:val="TablesHeadingGSCyan"/>
              <w:framePr w:hSpace="0" w:wrap="auto" w:vAnchor="margin" w:hAnchor="text" w:yAlign="inline"/>
              <w:spacing w:line="276" w:lineRule="auto"/>
              <w:rPr>
                <w:caps w:val="0"/>
                <w:color w:val="4D4D4C"/>
                <w:sz w:val="20"/>
                <w:szCs w:val="20"/>
              </w:rPr>
            </w:pPr>
            <w:r w:rsidRPr="007A026E">
              <w:rPr>
                <w:caps w:val="0"/>
                <w:color w:val="4D4D4C"/>
                <w:sz w:val="20"/>
                <w:szCs w:val="20"/>
              </w:rPr>
              <w:t>Does the project have a risk of encouraging bribery, kickbacks, or other unethical behavior?</w:t>
            </w:r>
          </w:p>
        </w:tc>
        <w:tc>
          <w:tcPr>
            <w:tcW w:w="953" w:type="pct"/>
            <w:tcBorders>
              <w:top w:val="single" w:sz="4" w:space="0" w:color="auto"/>
              <w:left w:val="single" w:sz="4" w:space="0" w:color="auto"/>
              <w:bottom w:val="single" w:sz="4" w:space="0" w:color="auto"/>
            </w:tcBorders>
          </w:tcPr>
          <w:p w14:paraId="1A450782" w14:textId="648B5C91"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653DCE3B" w14:textId="41ACF84E" w:rsidR="00695214" w:rsidRDefault="00910E7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108053AD" w14:textId="77777777" w:rsidTr="005336A6">
        <w:trPr>
          <w:trHeight w:val="364"/>
        </w:trPr>
        <w:tc>
          <w:tcPr>
            <w:tcW w:w="5000" w:type="pct"/>
            <w:gridSpan w:val="3"/>
            <w:tcBorders>
              <w:top w:val="single" w:sz="4" w:space="0" w:color="auto"/>
              <w:bottom w:val="single" w:sz="4" w:space="0" w:color="auto"/>
            </w:tcBorders>
            <w:noWrap/>
            <w:vAlign w:val="top"/>
          </w:tcPr>
          <w:p w14:paraId="7E0E953D"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770304">
              <w:rPr>
                <w:caps w:val="0"/>
                <w:sz w:val="20"/>
                <w:szCs w:val="22"/>
              </w:rPr>
              <w:t xml:space="preserve">If the answer to </w:t>
            </w:r>
            <w:r>
              <w:rPr>
                <w:caps w:val="0"/>
                <w:sz w:val="20"/>
                <w:szCs w:val="22"/>
              </w:rPr>
              <w:t xml:space="preserve">any of the </w:t>
            </w:r>
            <w:r w:rsidRPr="00770304">
              <w:rPr>
                <w:caps w:val="0"/>
                <w:sz w:val="20"/>
                <w:szCs w:val="22"/>
              </w:rPr>
              <w:t>question</w:t>
            </w:r>
            <w:r>
              <w:rPr>
                <w:caps w:val="0"/>
                <w:sz w:val="20"/>
                <w:szCs w:val="22"/>
              </w:rPr>
              <w:t>s</w:t>
            </w:r>
            <w:r w:rsidRPr="00770304">
              <w:rPr>
                <w:caps w:val="0"/>
                <w:sz w:val="20"/>
                <w:szCs w:val="22"/>
              </w:rPr>
              <w:t xml:space="preserve">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695214" w:rsidRPr="005E36C8" w14:paraId="39160A1A"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5C761525" w14:textId="2AC273DD" w:rsidR="00695214" w:rsidRPr="00810543" w:rsidRDefault="00910E76" w:rsidP="00910E76">
            <w:pPr>
              <w:pStyle w:val="TablesHeadingGSCyan"/>
              <w:framePr w:hSpace="0" w:wrap="auto" w:vAnchor="margin" w:hAnchor="text" w:yAlign="inline"/>
              <w:spacing w:line="276" w:lineRule="auto"/>
              <w:rPr>
                <w:color w:val="515151" w:themeColor="text1"/>
              </w:rPr>
            </w:pPr>
            <w:r>
              <w:rPr>
                <w:i/>
                <w:iCs/>
                <w:caps w:val="0"/>
                <w:color w:val="4D4D4C"/>
                <w:sz w:val="20"/>
                <w:szCs w:val="20"/>
              </w:rPr>
              <w:t>NA</w:t>
            </w:r>
          </w:p>
        </w:tc>
      </w:tr>
      <w:tr w:rsidR="00695214" w:rsidRPr="00C075F2" w14:paraId="7A81BBD3" w14:textId="77777777" w:rsidTr="005336A6">
        <w:trPr>
          <w:trHeight w:val="364"/>
        </w:trPr>
        <w:tc>
          <w:tcPr>
            <w:tcW w:w="5000" w:type="pct"/>
            <w:gridSpan w:val="3"/>
            <w:tcBorders>
              <w:top w:val="single" w:sz="4" w:space="0" w:color="auto"/>
              <w:bottom w:val="single" w:sz="4" w:space="0" w:color="auto"/>
            </w:tcBorders>
            <w:noWrap/>
            <w:vAlign w:val="top"/>
          </w:tcPr>
          <w:p w14:paraId="1D8E633C" w14:textId="77777777" w:rsidR="00695214" w:rsidRPr="00C075F2" w:rsidRDefault="00695214" w:rsidP="00695214">
            <w:pPr>
              <w:pStyle w:val="TablesHeadingGSCyan"/>
              <w:framePr w:hSpace="0" w:wrap="auto" w:vAnchor="margin" w:hAnchor="text" w:yAlign="inline"/>
              <w:spacing w:line="276" w:lineRule="auto"/>
              <w:jc w:val="center"/>
              <w:rPr>
                <w:caps w:val="0"/>
                <w:color w:val="4D4D4C"/>
                <w:sz w:val="20"/>
                <w:szCs w:val="20"/>
              </w:rPr>
            </w:pPr>
            <w:r w:rsidRPr="00C075F2">
              <w:rPr>
                <w:b/>
                <w:bCs/>
                <w:caps w:val="0"/>
                <w:color w:val="4D4D4C"/>
                <w:szCs w:val="22"/>
              </w:rPr>
              <w:t>ECONOMIC SAFEGUARDING PRINCIPLES</w:t>
            </w:r>
          </w:p>
        </w:tc>
      </w:tr>
      <w:tr w:rsidR="00695214" w:rsidRPr="00C075F2" w14:paraId="16E14F60" w14:textId="77777777" w:rsidTr="005336A6">
        <w:trPr>
          <w:trHeight w:val="364"/>
        </w:trPr>
        <w:tc>
          <w:tcPr>
            <w:tcW w:w="5000" w:type="pct"/>
            <w:gridSpan w:val="3"/>
            <w:tcBorders>
              <w:top w:val="single" w:sz="4" w:space="0" w:color="auto"/>
              <w:bottom w:val="single" w:sz="4" w:space="0" w:color="auto"/>
            </w:tcBorders>
            <w:noWrap/>
            <w:vAlign w:val="top"/>
          </w:tcPr>
          <w:p w14:paraId="5E0F9559" w14:textId="77777777" w:rsidR="00695214" w:rsidRPr="00810543" w:rsidRDefault="00695214" w:rsidP="00695214">
            <w:pPr>
              <w:pStyle w:val="TablesHeadingGSCyan"/>
              <w:framePr w:hSpace="0" w:wrap="auto" w:vAnchor="margin" w:hAnchor="text" w:yAlign="inline"/>
              <w:spacing w:line="276" w:lineRule="auto"/>
              <w:rPr>
                <w:b/>
                <w:bCs/>
                <w:caps w:val="0"/>
              </w:rPr>
            </w:pPr>
            <w:r w:rsidRPr="00810543">
              <w:rPr>
                <w:rStyle w:val="SmartLink1"/>
                <w:b/>
                <w:bCs/>
              </w:rPr>
              <w:fldChar w:fldCharType="begin"/>
            </w:r>
            <w:r w:rsidRPr="00810543">
              <w:rPr>
                <w:rStyle w:val="SmartLink1"/>
                <w:b/>
                <w:bCs/>
              </w:rPr>
              <w:instrText xml:space="preserve"> REF _Ref136260500 \w \h  \* MERGEFORMAT </w:instrText>
            </w:r>
            <w:r w:rsidRPr="00810543">
              <w:rPr>
                <w:rStyle w:val="SmartLink1"/>
                <w:b/>
                <w:bCs/>
              </w:rPr>
            </w:r>
            <w:r w:rsidRPr="00810543">
              <w:rPr>
                <w:rStyle w:val="SmartLink1"/>
                <w:b/>
                <w:bCs/>
              </w:rPr>
              <w:fldChar w:fldCharType="separate"/>
            </w:r>
            <w:r w:rsidRPr="00810543">
              <w:rPr>
                <w:rStyle w:val="SmartLink1"/>
                <w:b/>
                <w:bCs/>
              </w:rPr>
              <w:t>P.6 |</w:t>
            </w:r>
            <w:r w:rsidRPr="00810543">
              <w:rPr>
                <w:rStyle w:val="SmartLink1"/>
                <w:b/>
                <w:bCs/>
              </w:rPr>
              <w:fldChar w:fldCharType="end"/>
            </w:r>
            <w:r w:rsidRPr="00810543">
              <w:rPr>
                <w:rStyle w:val="SmartLink1"/>
                <w:b/>
                <w:bCs/>
              </w:rPr>
              <w:fldChar w:fldCharType="begin"/>
            </w:r>
            <w:r w:rsidRPr="00810543">
              <w:rPr>
                <w:rStyle w:val="SmartLink1"/>
                <w:b/>
                <w:bCs/>
              </w:rPr>
              <w:instrText xml:space="preserve"> REF _Ref136260519 \h  \* MERGEFORMAT </w:instrText>
            </w:r>
            <w:r w:rsidRPr="00810543">
              <w:rPr>
                <w:rStyle w:val="SmartLink1"/>
                <w:b/>
                <w:bCs/>
              </w:rPr>
            </w:r>
            <w:r w:rsidRPr="00810543">
              <w:rPr>
                <w:rStyle w:val="SmartLink1"/>
                <w:b/>
                <w:bCs/>
              </w:rPr>
              <w:fldChar w:fldCharType="separate"/>
            </w:r>
            <w:r w:rsidRPr="00810543">
              <w:rPr>
                <w:rStyle w:val="SmartLink1"/>
                <w:b/>
                <w:bCs/>
              </w:rPr>
              <w:t>Economic Impacts</w:t>
            </w:r>
            <w:r w:rsidRPr="00810543">
              <w:rPr>
                <w:rStyle w:val="SmartLink1"/>
                <w:b/>
                <w:bCs/>
              </w:rPr>
              <w:fldChar w:fldCharType="end"/>
            </w:r>
          </w:p>
        </w:tc>
      </w:tr>
      <w:tr w:rsidR="00695214" w:rsidRPr="00C075F2" w14:paraId="3AE4D70C" w14:textId="77777777" w:rsidTr="005336A6">
        <w:trPr>
          <w:trHeight w:val="364"/>
        </w:trPr>
        <w:tc>
          <w:tcPr>
            <w:tcW w:w="5000" w:type="pct"/>
            <w:gridSpan w:val="3"/>
            <w:tcBorders>
              <w:top w:val="single" w:sz="4" w:space="0" w:color="auto"/>
              <w:bottom w:val="single" w:sz="4" w:space="0" w:color="auto"/>
            </w:tcBorders>
            <w:noWrap/>
            <w:vAlign w:val="top"/>
          </w:tcPr>
          <w:p w14:paraId="5CAED9C2" w14:textId="77777777" w:rsidR="00695214" w:rsidRPr="00C075F2" w:rsidRDefault="00695214" w:rsidP="00695214">
            <w:pPr>
              <w:pStyle w:val="TablesHeadingGSCyan"/>
              <w:framePr w:hSpace="0" w:wrap="auto" w:vAnchor="margin" w:hAnchor="text" w:yAlign="inline"/>
              <w:spacing w:line="276" w:lineRule="auto"/>
              <w:rPr>
                <w:i/>
                <w:iCs/>
                <w:color w:val="005B5E" w:themeColor="accent1" w:themeShade="7F"/>
              </w:rPr>
            </w:pPr>
            <w:r w:rsidRPr="00810543">
              <w:rPr>
                <w:rStyle w:val="SmartLink1"/>
              </w:rPr>
              <w:fldChar w:fldCharType="begin"/>
            </w:r>
            <w:r w:rsidRPr="00810543">
              <w:rPr>
                <w:rStyle w:val="SmartLink1"/>
              </w:rPr>
              <w:instrText xml:space="preserve"> REF _Ref136260635 \r \h </w:instrText>
            </w:r>
            <w:r>
              <w:rPr>
                <w:rStyle w:val="SmartLink1"/>
              </w:rPr>
              <w:instrText xml:space="preserve"> \* MERGEFORMAT </w:instrText>
            </w:r>
            <w:r w:rsidRPr="00810543">
              <w:rPr>
                <w:rStyle w:val="SmartLink1"/>
              </w:rPr>
            </w:r>
            <w:r w:rsidRPr="00810543">
              <w:rPr>
                <w:rStyle w:val="SmartLink1"/>
              </w:rPr>
              <w:fldChar w:fldCharType="separate"/>
            </w:r>
            <w:r w:rsidRPr="00810543">
              <w:rPr>
                <w:rStyle w:val="SmartLink1"/>
              </w:rPr>
              <w:t>P.6.1 |</w:t>
            </w:r>
            <w:r w:rsidRPr="00810543">
              <w:rPr>
                <w:rStyle w:val="SmartLink1"/>
              </w:rPr>
              <w:fldChar w:fldCharType="end"/>
            </w:r>
            <w:r w:rsidRPr="00810543">
              <w:rPr>
                <w:rStyle w:val="SmartLink1"/>
              </w:rPr>
              <w:fldChar w:fldCharType="begin"/>
            </w:r>
            <w:r w:rsidRPr="00810543">
              <w:rPr>
                <w:rStyle w:val="SmartLink1"/>
              </w:rPr>
              <w:instrText xml:space="preserve"> REF _Ref136260564 \h </w:instrText>
            </w:r>
            <w:r>
              <w:rPr>
                <w:rStyle w:val="SmartLink1"/>
              </w:rPr>
              <w:instrText xml:space="preserve"> \* MERGEFORMAT </w:instrText>
            </w:r>
            <w:r w:rsidRPr="00810543">
              <w:rPr>
                <w:rStyle w:val="SmartLink1"/>
              </w:rPr>
            </w:r>
            <w:r w:rsidRPr="00810543">
              <w:rPr>
                <w:rStyle w:val="SmartLink1"/>
              </w:rPr>
              <w:fldChar w:fldCharType="separate"/>
            </w:r>
            <w:r w:rsidRPr="00810543">
              <w:rPr>
                <w:rStyle w:val="SmartLink1"/>
              </w:rPr>
              <w:t>Labour Rights and Working Conditions</w:t>
            </w:r>
            <w:r w:rsidRPr="00810543">
              <w:rPr>
                <w:rStyle w:val="SmartLink1"/>
              </w:rPr>
              <w:fldChar w:fldCharType="end"/>
            </w:r>
          </w:p>
        </w:tc>
      </w:tr>
      <w:tr w:rsidR="00695214" w:rsidRPr="00C075F2" w14:paraId="49469DC0"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81AAC97" w14:textId="77777777" w:rsidR="00695214" w:rsidRPr="00810543" w:rsidRDefault="00695214" w:rsidP="00695214">
            <w:pPr>
              <w:pStyle w:val="TablesHeadingGSCyan"/>
              <w:framePr w:hSpace="0" w:wrap="auto" w:vAnchor="margin" w:hAnchor="text" w:yAlign="inline"/>
              <w:spacing w:line="276" w:lineRule="auto"/>
              <w:rPr>
                <w:rStyle w:val="SmartLink1"/>
              </w:rPr>
            </w:pPr>
            <w:r w:rsidRPr="006A3AE0">
              <w:rPr>
                <w:rStyle w:val="SmartLink1"/>
                <w:sz w:val="20"/>
                <w:szCs w:val="22"/>
              </w:rPr>
              <w:fldChar w:fldCharType="begin"/>
            </w:r>
            <w:r w:rsidRPr="006A3AE0">
              <w:rPr>
                <w:rStyle w:val="SmartLink1"/>
                <w:sz w:val="20"/>
                <w:szCs w:val="22"/>
              </w:rPr>
              <w:instrText xml:space="preserve"> REF _Ref136261690 \w \h </w:instrText>
            </w:r>
            <w:r>
              <w:rPr>
                <w:rStyle w:val="SmartLink1"/>
                <w:sz w:val="20"/>
                <w:szCs w:val="22"/>
              </w:rPr>
              <w:instrText xml:space="preserve"> \* MERGEFORMAT </w:instrText>
            </w:r>
            <w:r w:rsidRPr="006A3AE0">
              <w:rPr>
                <w:rStyle w:val="SmartLink1"/>
                <w:sz w:val="20"/>
                <w:szCs w:val="22"/>
              </w:rPr>
            </w:r>
            <w:r w:rsidRPr="006A3AE0">
              <w:rPr>
                <w:rStyle w:val="SmartLink1"/>
                <w:sz w:val="20"/>
                <w:szCs w:val="22"/>
              </w:rPr>
              <w:fldChar w:fldCharType="separate"/>
            </w:r>
            <w:r w:rsidRPr="006A3AE0">
              <w:rPr>
                <w:rStyle w:val="SmartLink1"/>
                <w:sz w:val="20"/>
                <w:szCs w:val="22"/>
              </w:rPr>
              <w:t>P.6.1.1 |</w:t>
            </w:r>
            <w:r w:rsidRPr="006A3AE0">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325C16C4" w14:textId="77777777" w:rsidR="00695214" w:rsidRPr="00B32093" w:rsidRDefault="00695214" w:rsidP="00695214">
            <w:pPr>
              <w:pStyle w:val="TablesHeadingGSCyan"/>
              <w:framePr w:hSpace="0" w:wrap="auto" w:vAnchor="margin" w:hAnchor="text" w:yAlign="inline"/>
              <w:spacing w:line="276" w:lineRule="auto"/>
              <w:rPr>
                <w:caps w:val="0"/>
                <w:color w:val="4D4D4C"/>
                <w:sz w:val="20"/>
                <w:szCs w:val="20"/>
              </w:rPr>
            </w:pPr>
            <w:r w:rsidRPr="00976135">
              <w:rPr>
                <w:caps w:val="0"/>
                <w:color w:val="4D4D4C"/>
                <w:sz w:val="20"/>
                <w:szCs w:val="20"/>
              </w:rPr>
              <w:t>Does the project involve, facilitate, or condone forced labor, or pose a potential risk of forced labor?</w:t>
            </w:r>
          </w:p>
        </w:tc>
        <w:tc>
          <w:tcPr>
            <w:tcW w:w="953" w:type="pct"/>
            <w:tcBorders>
              <w:top w:val="single" w:sz="4" w:space="0" w:color="auto"/>
              <w:left w:val="single" w:sz="4" w:space="0" w:color="auto"/>
              <w:bottom w:val="single" w:sz="4" w:space="0" w:color="auto"/>
            </w:tcBorders>
          </w:tcPr>
          <w:p w14:paraId="11E22510" w14:textId="00B8C1F4"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BB491B5" w14:textId="2BB8633C" w:rsidR="00695214" w:rsidRPr="00810543" w:rsidRDefault="00703D7D" w:rsidP="00695214">
            <w:pPr>
              <w:pStyle w:val="TablesHeadingGSCyan"/>
              <w:framePr w:hSpace="0" w:wrap="auto" w:vAnchor="margin" w:hAnchor="text" w:yAlign="inline"/>
              <w:spacing w:line="276" w:lineRule="auto"/>
              <w:rPr>
                <w:rStyle w:val="SmartLink1"/>
              </w:rPr>
            </w:pPr>
            <w:r>
              <w:rPr>
                <w:rFonts w:ascii="MS Gothic" w:eastAsia="MS Gothic" w:hAnsi="MS Gothic" w:hint="eastAsia"/>
                <w:caps w:val="0"/>
                <w:color w:val="4D4D4C"/>
                <w:sz w:val="20"/>
                <w:szCs w:val="20"/>
                <w:u w:val="single"/>
                <w:shd w:val="clear" w:color="auto" w:fill="E1DFDD"/>
              </w:rPr>
              <w:t>☒</w:t>
            </w:r>
            <w:r w:rsidR="00695214" w:rsidRPr="005E36C8" w:rsidDel="00A63097">
              <w:rPr>
                <w:caps w:val="0"/>
                <w:color w:val="4D4D4C"/>
                <w:sz w:val="20"/>
                <w:szCs w:val="20"/>
              </w:rPr>
              <w:t xml:space="preserve"> NO</w:t>
            </w:r>
          </w:p>
        </w:tc>
      </w:tr>
      <w:tr w:rsidR="00695214" w:rsidRPr="00C075F2" w14:paraId="0A48F8C4"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51EB627" w14:textId="77777777" w:rsidR="00695214" w:rsidRPr="00810543" w:rsidRDefault="00695214" w:rsidP="00695214">
            <w:pPr>
              <w:pStyle w:val="TablesHeadingGSCyan"/>
              <w:framePr w:hSpace="0" w:wrap="auto" w:vAnchor="margin" w:hAnchor="text" w:yAlign="inline"/>
              <w:spacing w:line="276" w:lineRule="auto"/>
              <w:rPr>
                <w:rStyle w:val="SmartLink1"/>
              </w:rPr>
            </w:pPr>
            <w:r w:rsidRPr="006A3AE0">
              <w:rPr>
                <w:rStyle w:val="SmartLink1"/>
                <w:sz w:val="20"/>
                <w:szCs w:val="22"/>
              </w:rPr>
              <w:fldChar w:fldCharType="begin"/>
            </w:r>
            <w:r w:rsidRPr="006A3AE0">
              <w:rPr>
                <w:rStyle w:val="SmartLink1"/>
                <w:sz w:val="20"/>
                <w:szCs w:val="22"/>
              </w:rPr>
              <w:instrText xml:space="preserve"> REF _Ref136261690 \w \h </w:instrText>
            </w:r>
            <w:r>
              <w:rPr>
                <w:rStyle w:val="SmartLink1"/>
                <w:sz w:val="20"/>
                <w:szCs w:val="22"/>
              </w:rPr>
              <w:instrText xml:space="preserve"> \* MERGEFORMAT </w:instrText>
            </w:r>
            <w:r w:rsidRPr="006A3AE0">
              <w:rPr>
                <w:rStyle w:val="SmartLink1"/>
                <w:sz w:val="20"/>
                <w:szCs w:val="22"/>
              </w:rPr>
            </w:r>
            <w:r w:rsidRPr="006A3AE0">
              <w:rPr>
                <w:rStyle w:val="SmartLink1"/>
                <w:sz w:val="20"/>
                <w:szCs w:val="22"/>
              </w:rPr>
              <w:fldChar w:fldCharType="separate"/>
            </w:r>
            <w:r w:rsidRPr="006A3AE0">
              <w:rPr>
                <w:rStyle w:val="SmartLink1"/>
                <w:sz w:val="20"/>
                <w:szCs w:val="22"/>
              </w:rPr>
              <w:t>P.6.1.1 |</w:t>
            </w:r>
            <w:r w:rsidRPr="006A3AE0">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763EC31E" w14:textId="77777777" w:rsidR="00695214" w:rsidRPr="00B32093" w:rsidRDefault="00695214" w:rsidP="00695214">
            <w:pPr>
              <w:pStyle w:val="TablesHeadingGSCyan"/>
              <w:framePr w:hSpace="0" w:wrap="auto" w:vAnchor="margin" w:hAnchor="text" w:yAlign="inline"/>
              <w:spacing w:line="276" w:lineRule="auto"/>
              <w:rPr>
                <w:caps w:val="0"/>
                <w:color w:val="4D4D4C"/>
                <w:sz w:val="20"/>
                <w:szCs w:val="20"/>
              </w:rPr>
            </w:pPr>
            <w:r w:rsidRPr="00B32093">
              <w:rPr>
                <w:caps w:val="0"/>
                <w:color w:val="4D4D4C"/>
                <w:sz w:val="20"/>
                <w:szCs w:val="20"/>
              </w:rPr>
              <w:t>Does the project violate any labor or health and safety laws, international obligations, or ILO conventions?</w:t>
            </w:r>
          </w:p>
        </w:tc>
        <w:tc>
          <w:tcPr>
            <w:tcW w:w="953" w:type="pct"/>
            <w:tcBorders>
              <w:top w:val="single" w:sz="4" w:space="0" w:color="auto"/>
              <w:left w:val="single" w:sz="4" w:space="0" w:color="auto"/>
              <w:bottom w:val="single" w:sz="4" w:space="0" w:color="auto"/>
            </w:tcBorders>
          </w:tcPr>
          <w:p w14:paraId="60D044A4" w14:textId="10A4F86D"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0E63340" w14:textId="396CD28B" w:rsidR="00695214" w:rsidRPr="00810543" w:rsidRDefault="00703D7D" w:rsidP="00695214">
            <w:pPr>
              <w:pStyle w:val="TablesHeadingGSCyan"/>
              <w:framePr w:hSpace="0" w:wrap="auto" w:vAnchor="margin" w:hAnchor="text" w:yAlign="inline"/>
              <w:spacing w:line="276" w:lineRule="auto"/>
              <w:rPr>
                <w:rStyle w:val="SmartLink1"/>
              </w:rPr>
            </w:pPr>
            <w:r>
              <w:rPr>
                <w:rFonts w:ascii="MS Gothic" w:eastAsia="MS Gothic" w:hAnsi="MS Gothic" w:hint="eastAsia"/>
                <w:caps w:val="0"/>
                <w:color w:val="4D4D4C"/>
                <w:sz w:val="20"/>
                <w:szCs w:val="20"/>
                <w:u w:val="single"/>
                <w:shd w:val="clear" w:color="auto" w:fill="E1DFDD"/>
              </w:rPr>
              <w:t>☒</w:t>
            </w:r>
            <w:r w:rsidR="00695214" w:rsidRPr="005E36C8" w:rsidDel="00A63097">
              <w:rPr>
                <w:caps w:val="0"/>
                <w:color w:val="4D4D4C"/>
                <w:sz w:val="20"/>
                <w:szCs w:val="20"/>
              </w:rPr>
              <w:t xml:space="preserve"> NO</w:t>
            </w:r>
          </w:p>
        </w:tc>
      </w:tr>
      <w:tr w:rsidR="00695214" w:rsidRPr="00C075F2" w14:paraId="7B54E074"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C7C3ADD" w14:textId="77777777" w:rsidR="00695214" w:rsidRPr="006A3AE0" w:rsidRDefault="00695214" w:rsidP="00695214">
            <w:pPr>
              <w:pStyle w:val="TablesHeadingGSCyan"/>
              <w:framePr w:hSpace="0" w:wrap="auto" w:vAnchor="margin" w:hAnchor="text" w:yAlign="inline"/>
              <w:spacing w:line="276" w:lineRule="auto"/>
              <w:rPr>
                <w:rStyle w:val="SmartLink1"/>
                <w:sz w:val="20"/>
                <w:szCs w:val="22"/>
              </w:rPr>
            </w:pPr>
            <w:r>
              <w:rPr>
                <w:rStyle w:val="SmartLink1"/>
                <w:sz w:val="20"/>
                <w:szCs w:val="22"/>
              </w:rPr>
              <w:fldChar w:fldCharType="begin"/>
            </w:r>
            <w:r>
              <w:rPr>
                <w:rStyle w:val="SmartLink1"/>
                <w:sz w:val="20"/>
                <w:szCs w:val="22"/>
              </w:rPr>
              <w:instrText xml:space="preserve"> REF _Ref136262813 \w \h  \* MERGEFORMAT </w:instrText>
            </w:r>
            <w:r>
              <w:rPr>
                <w:rStyle w:val="SmartLink1"/>
                <w:sz w:val="20"/>
                <w:szCs w:val="22"/>
              </w:rPr>
            </w:r>
            <w:r>
              <w:rPr>
                <w:rStyle w:val="SmartLink1"/>
                <w:sz w:val="20"/>
                <w:szCs w:val="22"/>
              </w:rPr>
              <w:fldChar w:fldCharType="separate"/>
            </w:r>
            <w:r>
              <w:rPr>
                <w:rStyle w:val="SmartLink1"/>
                <w:sz w:val="20"/>
                <w:szCs w:val="22"/>
              </w:rPr>
              <w:t>P.6.1.2 |</w:t>
            </w:r>
            <w:r>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34EB0AF3" w14:textId="77777777" w:rsidR="00695214" w:rsidRPr="00B32093" w:rsidRDefault="00695214" w:rsidP="00695214">
            <w:pPr>
              <w:pStyle w:val="TablesHeadingGSCyan"/>
              <w:framePr w:hSpace="0" w:wrap="auto" w:vAnchor="margin" w:hAnchor="text" w:yAlign="inline"/>
              <w:spacing w:line="276" w:lineRule="auto"/>
              <w:rPr>
                <w:caps w:val="0"/>
                <w:color w:val="4D4D4C"/>
                <w:sz w:val="20"/>
                <w:szCs w:val="20"/>
              </w:rPr>
            </w:pPr>
            <w:r w:rsidRPr="00FC7A11">
              <w:rPr>
                <w:caps w:val="0"/>
                <w:color w:val="4D4D4C"/>
                <w:sz w:val="20"/>
                <w:szCs w:val="20"/>
              </w:rPr>
              <w:t>Does the project violate the principles of equal opportunity and fair treatment in its employment decisions?</w:t>
            </w:r>
          </w:p>
        </w:tc>
        <w:tc>
          <w:tcPr>
            <w:tcW w:w="953" w:type="pct"/>
            <w:tcBorders>
              <w:top w:val="single" w:sz="4" w:space="0" w:color="auto"/>
              <w:left w:val="single" w:sz="4" w:space="0" w:color="auto"/>
              <w:bottom w:val="single" w:sz="4" w:space="0" w:color="auto"/>
            </w:tcBorders>
          </w:tcPr>
          <w:p w14:paraId="380FDDE0" w14:textId="76E72870"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53BFACCC" w14:textId="2744F1CD" w:rsidR="00695214" w:rsidRDefault="00703D7D"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C075F2" w14:paraId="03280BF8"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233B3E3" w14:textId="77777777" w:rsidR="00695214" w:rsidRDefault="00695214" w:rsidP="00695214">
            <w:pPr>
              <w:pStyle w:val="TablesHeadingGSCyan"/>
              <w:framePr w:hSpace="0" w:wrap="auto" w:vAnchor="margin" w:hAnchor="text" w:yAlign="inline"/>
              <w:spacing w:line="276" w:lineRule="auto"/>
              <w:rPr>
                <w:rStyle w:val="SmartLink1"/>
                <w:sz w:val="20"/>
                <w:szCs w:val="22"/>
              </w:rPr>
            </w:pPr>
            <w:r>
              <w:rPr>
                <w:rStyle w:val="SmartLink1"/>
                <w:sz w:val="20"/>
                <w:szCs w:val="22"/>
              </w:rPr>
              <w:fldChar w:fldCharType="begin"/>
            </w:r>
            <w:r>
              <w:rPr>
                <w:rStyle w:val="SmartLink1"/>
                <w:sz w:val="20"/>
                <w:szCs w:val="22"/>
              </w:rPr>
              <w:instrText xml:space="preserve"> REF _Ref136263932 \w \h  \* MERGEFORMAT </w:instrText>
            </w:r>
            <w:r>
              <w:rPr>
                <w:rStyle w:val="SmartLink1"/>
                <w:sz w:val="20"/>
                <w:szCs w:val="22"/>
              </w:rPr>
            </w:r>
            <w:r>
              <w:rPr>
                <w:rStyle w:val="SmartLink1"/>
                <w:sz w:val="20"/>
                <w:szCs w:val="22"/>
              </w:rPr>
              <w:fldChar w:fldCharType="separate"/>
            </w:r>
            <w:r>
              <w:rPr>
                <w:rStyle w:val="SmartLink1"/>
                <w:sz w:val="20"/>
                <w:szCs w:val="22"/>
              </w:rPr>
              <w:t>P.6.1.3 |</w:t>
            </w:r>
            <w:r>
              <w:rPr>
                <w:rStyle w:val="SmartLink1"/>
                <w:sz w:val="20"/>
                <w:szCs w:val="22"/>
              </w:rPr>
              <w:fldChar w:fldCharType="end"/>
            </w:r>
          </w:p>
          <w:p w14:paraId="1488B49A" w14:textId="77777777" w:rsidR="00695214" w:rsidRPr="00BD2FE0" w:rsidRDefault="00695214" w:rsidP="00695214"/>
        </w:tc>
        <w:tc>
          <w:tcPr>
            <w:tcW w:w="3285" w:type="pct"/>
            <w:tcBorders>
              <w:top w:val="single" w:sz="4" w:space="0" w:color="auto"/>
              <w:left w:val="single" w:sz="4" w:space="0" w:color="auto"/>
              <w:bottom w:val="single" w:sz="4" w:space="0" w:color="auto"/>
              <w:right w:val="single" w:sz="4" w:space="0" w:color="auto"/>
            </w:tcBorders>
            <w:vAlign w:val="top"/>
          </w:tcPr>
          <w:p w14:paraId="5B854712" w14:textId="77777777" w:rsidR="00695214" w:rsidRPr="00FC7A11" w:rsidRDefault="00695214" w:rsidP="00695214">
            <w:pPr>
              <w:pStyle w:val="TablesHeadingGSCyan"/>
              <w:framePr w:hSpace="0" w:wrap="auto" w:vAnchor="margin" w:hAnchor="text" w:yAlign="inline"/>
              <w:spacing w:line="276" w:lineRule="auto"/>
              <w:rPr>
                <w:caps w:val="0"/>
                <w:color w:val="4D4D4C"/>
                <w:sz w:val="20"/>
                <w:szCs w:val="20"/>
              </w:rPr>
            </w:pPr>
            <w:r w:rsidRPr="00CD57D4">
              <w:rPr>
                <w:caps w:val="0"/>
                <w:color w:val="4D4D4C"/>
                <w:sz w:val="20"/>
                <w:szCs w:val="20"/>
              </w:rPr>
              <w:t>Does the project violate national laws</w:t>
            </w:r>
            <w:r>
              <w:rPr>
                <w:caps w:val="0"/>
                <w:color w:val="4D4D4C"/>
                <w:sz w:val="20"/>
                <w:szCs w:val="20"/>
              </w:rPr>
              <w:t>, if available</w:t>
            </w:r>
            <w:r w:rsidRPr="00CD57D4">
              <w:rPr>
                <w:caps w:val="0"/>
                <w:color w:val="4D4D4C"/>
                <w:sz w:val="20"/>
                <w:szCs w:val="20"/>
              </w:rPr>
              <w:t xml:space="preserve"> regarding non-discrimination in employment?</w:t>
            </w:r>
          </w:p>
        </w:tc>
        <w:tc>
          <w:tcPr>
            <w:tcW w:w="953" w:type="pct"/>
            <w:tcBorders>
              <w:top w:val="single" w:sz="4" w:space="0" w:color="auto"/>
              <w:left w:val="single" w:sz="4" w:space="0" w:color="auto"/>
              <w:bottom w:val="single" w:sz="4" w:space="0" w:color="auto"/>
            </w:tcBorders>
          </w:tcPr>
          <w:p w14:paraId="23046731" w14:textId="0E04183E"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7AF77A9E" w14:textId="7855F64C" w:rsidR="00695214" w:rsidRDefault="00703D7D"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C075F2" w14:paraId="464E260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25FD348" w14:textId="77777777" w:rsidR="00695214" w:rsidRDefault="00695214" w:rsidP="00695214">
            <w:pPr>
              <w:pStyle w:val="TablesHeadingGSCyan"/>
              <w:framePr w:hSpace="0" w:wrap="auto" w:vAnchor="margin" w:hAnchor="text" w:yAlign="inline"/>
              <w:spacing w:line="276" w:lineRule="auto"/>
              <w:rPr>
                <w:rStyle w:val="SmartLink1"/>
                <w:sz w:val="20"/>
                <w:szCs w:val="22"/>
              </w:rPr>
            </w:pPr>
            <w:r>
              <w:rPr>
                <w:rStyle w:val="SmartLink1"/>
                <w:sz w:val="20"/>
                <w:szCs w:val="22"/>
              </w:rPr>
              <w:fldChar w:fldCharType="begin"/>
            </w:r>
            <w:r>
              <w:rPr>
                <w:rStyle w:val="SmartLink1"/>
                <w:sz w:val="20"/>
                <w:szCs w:val="22"/>
              </w:rPr>
              <w:instrText xml:space="preserve"> REF _Ref136264444 \w \h  \* MERGEFORMAT </w:instrText>
            </w:r>
            <w:r>
              <w:rPr>
                <w:rStyle w:val="SmartLink1"/>
                <w:sz w:val="20"/>
                <w:szCs w:val="22"/>
              </w:rPr>
            </w:r>
            <w:r>
              <w:rPr>
                <w:rStyle w:val="SmartLink1"/>
                <w:sz w:val="20"/>
                <w:szCs w:val="22"/>
              </w:rPr>
              <w:fldChar w:fldCharType="separate"/>
            </w:r>
            <w:r>
              <w:rPr>
                <w:rStyle w:val="SmartLink1"/>
                <w:sz w:val="20"/>
                <w:szCs w:val="22"/>
              </w:rPr>
              <w:t>P.6.1.4 |</w:t>
            </w:r>
            <w:r>
              <w:rPr>
                <w:rStyle w:val="SmartLink1"/>
                <w:sz w:val="20"/>
                <w:szCs w:val="22"/>
              </w:rPr>
              <w:fldChar w:fldCharType="end"/>
            </w:r>
          </w:p>
          <w:p w14:paraId="21392EC0" w14:textId="77777777" w:rsidR="00695214" w:rsidRPr="001647BB" w:rsidRDefault="00695214" w:rsidP="00695214">
            <w:pPr>
              <w:pStyle w:val="TablesHeadingGSCyan"/>
              <w:framePr w:hSpace="0" w:wrap="auto" w:vAnchor="margin" w:hAnchor="text" w:yAlign="inline"/>
              <w:spacing w:line="276" w:lineRule="auto"/>
            </w:pPr>
            <w:r w:rsidRPr="001647BB">
              <w:rPr>
                <w:rStyle w:val="SmartLink1"/>
                <w:sz w:val="20"/>
                <w:szCs w:val="22"/>
              </w:rPr>
              <w:fldChar w:fldCharType="begin"/>
            </w:r>
            <w:r w:rsidRPr="001647BB">
              <w:rPr>
                <w:rStyle w:val="SmartLink1"/>
                <w:sz w:val="20"/>
                <w:szCs w:val="22"/>
              </w:rPr>
              <w:instrText xml:space="preserve"> REF _Ref136265927 \w \h </w:instrText>
            </w:r>
            <w:r>
              <w:rPr>
                <w:rStyle w:val="SmartLink1"/>
                <w:sz w:val="20"/>
                <w:szCs w:val="22"/>
              </w:rPr>
              <w:instrText xml:space="preserve"> \* MERGEFORMAT </w:instrText>
            </w:r>
            <w:r w:rsidRPr="001647BB">
              <w:rPr>
                <w:rStyle w:val="SmartLink1"/>
                <w:sz w:val="20"/>
                <w:szCs w:val="22"/>
              </w:rPr>
            </w:r>
            <w:r w:rsidRPr="001647BB">
              <w:rPr>
                <w:rStyle w:val="SmartLink1"/>
                <w:sz w:val="20"/>
                <w:szCs w:val="22"/>
              </w:rPr>
              <w:fldChar w:fldCharType="separate"/>
            </w:r>
            <w:r w:rsidRPr="001647BB">
              <w:rPr>
                <w:rStyle w:val="SmartLink1"/>
                <w:sz w:val="20"/>
                <w:szCs w:val="22"/>
              </w:rPr>
              <w:t>P.6.1.5 |</w:t>
            </w:r>
            <w:r w:rsidRPr="001647BB">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29C35212" w14:textId="77777777" w:rsidR="00695214" w:rsidRPr="00CD57D4" w:rsidRDefault="00695214" w:rsidP="00695214">
            <w:pPr>
              <w:pStyle w:val="TablesHeadingGSCyan"/>
              <w:framePr w:hSpace="0" w:wrap="auto" w:vAnchor="margin" w:hAnchor="text" w:yAlign="inline"/>
              <w:spacing w:line="276" w:lineRule="auto"/>
              <w:rPr>
                <w:caps w:val="0"/>
                <w:color w:val="4D4D4C"/>
                <w:sz w:val="20"/>
                <w:szCs w:val="20"/>
              </w:rPr>
            </w:pPr>
            <w:r w:rsidRPr="00E607FA">
              <w:rPr>
                <w:caps w:val="0"/>
                <w:color w:val="4D4D4C"/>
                <w:sz w:val="20"/>
                <w:szCs w:val="20"/>
              </w:rPr>
              <w:t>Does the project allow child labor?</w:t>
            </w:r>
          </w:p>
        </w:tc>
        <w:tc>
          <w:tcPr>
            <w:tcW w:w="953" w:type="pct"/>
            <w:tcBorders>
              <w:top w:val="single" w:sz="4" w:space="0" w:color="auto"/>
              <w:left w:val="single" w:sz="4" w:space="0" w:color="auto"/>
              <w:bottom w:val="single" w:sz="4" w:space="0" w:color="auto"/>
            </w:tcBorders>
          </w:tcPr>
          <w:p w14:paraId="4530399B" w14:textId="56ECCE7F"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661ECA92" w14:textId="200C9BDA" w:rsidR="00695214" w:rsidRDefault="00703D7D"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C075F2" w14:paraId="75B33D0F"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F1565A2" w14:textId="77777777" w:rsidR="00695214" w:rsidRDefault="00695214" w:rsidP="00695214">
            <w:pPr>
              <w:pStyle w:val="TablesHeadingGSCyan"/>
              <w:framePr w:hSpace="0" w:wrap="auto" w:vAnchor="margin" w:hAnchor="text" w:yAlign="inline"/>
              <w:spacing w:line="276" w:lineRule="auto"/>
              <w:rPr>
                <w:rStyle w:val="SmartLink1"/>
                <w:sz w:val="20"/>
                <w:szCs w:val="22"/>
              </w:rPr>
            </w:pPr>
            <w:r>
              <w:rPr>
                <w:rStyle w:val="SmartLink1"/>
                <w:sz w:val="20"/>
                <w:szCs w:val="22"/>
              </w:rPr>
              <w:fldChar w:fldCharType="begin"/>
            </w:r>
            <w:r>
              <w:rPr>
                <w:rStyle w:val="SmartLink1"/>
                <w:sz w:val="20"/>
                <w:szCs w:val="22"/>
              </w:rPr>
              <w:instrText xml:space="preserve"> REF _Ref136265008 \w \h  \* MERGEFORMAT </w:instrText>
            </w:r>
            <w:r>
              <w:rPr>
                <w:rStyle w:val="SmartLink1"/>
                <w:sz w:val="20"/>
                <w:szCs w:val="22"/>
              </w:rPr>
            </w:r>
            <w:r>
              <w:rPr>
                <w:rStyle w:val="SmartLink1"/>
                <w:sz w:val="20"/>
                <w:szCs w:val="22"/>
              </w:rPr>
              <w:fldChar w:fldCharType="separate"/>
            </w:r>
            <w:r>
              <w:rPr>
                <w:rStyle w:val="SmartLink1"/>
                <w:sz w:val="20"/>
                <w:szCs w:val="22"/>
              </w:rPr>
              <w:t>P.6.1.7 |</w:t>
            </w:r>
            <w:r>
              <w:rPr>
                <w:rStyle w:val="SmartLink1"/>
                <w:sz w:val="20"/>
                <w:szCs w:val="22"/>
              </w:rPr>
              <w:fldChar w:fldCharType="end"/>
            </w:r>
          </w:p>
          <w:p w14:paraId="32E8CD32" w14:textId="77777777" w:rsidR="00695214" w:rsidRPr="001647BB" w:rsidRDefault="00695214" w:rsidP="00695214">
            <w:pPr>
              <w:pStyle w:val="TablesHeadingGSCyan"/>
              <w:framePr w:hSpace="0" w:wrap="auto" w:vAnchor="margin" w:hAnchor="text" w:yAlign="inline"/>
              <w:spacing w:line="276" w:lineRule="auto"/>
            </w:pPr>
            <w:r w:rsidRPr="001647BB">
              <w:rPr>
                <w:rStyle w:val="SmartLink1"/>
                <w:sz w:val="20"/>
                <w:szCs w:val="22"/>
              </w:rPr>
              <w:fldChar w:fldCharType="begin"/>
            </w:r>
            <w:r w:rsidRPr="001647BB">
              <w:rPr>
                <w:rStyle w:val="SmartLink1"/>
                <w:sz w:val="20"/>
                <w:szCs w:val="22"/>
              </w:rPr>
              <w:instrText xml:space="preserve"> REF _Ref136265645 \w \h </w:instrText>
            </w:r>
            <w:r>
              <w:rPr>
                <w:rStyle w:val="SmartLink1"/>
                <w:sz w:val="20"/>
                <w:szCs w:val="22"/>
              </w:rPr>
              <w:instrText xml:space="preserve"> \* MERGEFORMAT </w:instrText>
            </w:r>
            <w:r w:rsidRPr="001647BB">
              <w:rPr>
                <w:rStyle w:val="SmartLink1"/>
                <w:sz w:val="20"/>
                <w:szCs w:val="22"/>
              </w:rPr>
            </w:r>
            <w:r w:rsidRPr="001647BB">
              <w:rPr>
                <w:rStyle w:val="SmartLink1"/>
                <w:sz w:val="20"/>
                <w:szCs w:val="22"/>
              </w:rPr>
              <w:fldChar w:fldCharType="separate"/>
            </w:r>
            <w:r w:rsidRPr="001647BB">
              <w:rPr>
                <w:rStyle w:val="SmartLink1"/>
                <w:sz w:val="20"/>
                <w:szCs w:val="22"/>
              </w:rPr>
              <w:t>P.6.1.8 |</w:t>
            </w:r>
            <w:r w:rsidRPr="001647BB">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2814CCBC" w14:textId="77777777" w:rsidR="00695214" w:rsidRPr="00CD57D4" w:rsidRDefault="00695214" w:rsidP="00695214">
            <w:pPr>
              <w:pStyle w:val="TablesHeadingGSCyan"/>
              <w:framePr w:hSpace="0" w:wrap="auto" w:vAnchor="margin" w:hAnchor="text" w:yAlign="inline"/>
              <w:spacing w:line="276" w:lineRule="auto"/>
              <w:rPr>
                <w:caps w:val="0"/>
                <w:color w:val="4D4D4C"/>
                <w:sz w:val="20"/>
                <w:szCs w:val="20"/>
              </w:rPr>
            </w:pPr>
            <w:r w:rsidRPr="00DE4D53">
              <w:rPr>
                <w:caps w:val="0"/>
                <w:color w:val="4D4D4C"/>
                <w:sz w:val="20"/>
                <w:szCs w:val="20"/>
              </w:rPr>
              <w:t>Does the project have insufficient processes and measures in place to ensure the safety and health of project workers?</w:t>
            </w:r>
          </w:p>
        </w:tc>
        <w:tc>
          <w:tcPr>
            <w:tcW w:w="953" w:type="pct"/>
            <w:tcBorders>
              <w:top w:val="single" w:sz="4" w:space="0" w:color="auto"/>
              <w:left w:val="single" w:sz="4" w:space="0" w:color="auto"/>
              <w:bottom w:val="single" w:sz="4" w:space="0" w:color="auto"/>
            </w:tcBorders>
          </w:tcPr>
          <w:p w14:paraId="40FF0C68" w14:textId="23155E0F"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138BCFE5" w14:textId="4F87399B" w:rsidR="00695214" w:rsidRDefault="00703D7D"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C075F2" w14:paraId="7D6E2D69"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83A637A" w14:textId="77777777" w:rsidR="00695214" w:rsidRDefault="00695214" w:rsidP="00695214">
            <w:pPr>
              <w:pStyle w:val="TablesHeadingGSCyan"/>
              <w:framePr w:hSpace="0" w:wrap="auto" w:vAnchor="margin" w:hAnchor="text" w:yAlign="inline"/>
              <w:spacing w:line="276" w:lineRule="auto"/>
              <w:rPr>
                <w:rStyle w:val="SmartLink1"/>
                <w:sz w:val="20"/>
                <w:szCs w:val="22"/>
              </w:rPr>
            </w:pPr>
            <w:r>
              <w:rPr>
                <w:rStyle w:val="SmartLink1"/>
                <w:sz w:val="20"/>
                <w:szCs w:val="22"/>
              </w:rPr>
              <w:fldChar w:fldCharType="begin"/>
            </w:r>
            <w:r>
              <w:rPr>
                <w:rStyle w:val="SmartLink1"/>
                <w:sz w:val="20"/>
                <w:szCs w:val="22"/>
              </w:rPr>
              <w:instrText xml:space="preserve"> REF _Ref136265867 \w \h  \* MERGEFORMAT </w:instrText>
            </w:r>
            <w:r>
              <w:rPr>
                <w:rStyle w:val="SmartLink1"/>
                <w:sz w:val="20"/>
                <w:szCs w:val="22"/>
              </w:rPr>
            </w:r>
            <w:r>
              <w:rPr>
                <w:rStyle w:val="SmartLink1"/>
                <w:sz w:val="20"/>
                <w:szCs w:val="22"/>
              </w:rPr>
              <w:fldChar w:fldCharType="separate"/>
            </w:r>
            <w:r>
              <w:rPr>
                <w:rStyle w:val="SmartLink1"/>
                <w:sz w:val="20"/>
                <w:szCs w:val="22"/>
              </w:rPr>
              <w:t>P.6.1.9 |</w:t>
            </w:r>
            <w:r>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73074943" w14:textId="77777777" w:rsidR="00695214" w:rsidRPr="00DE4D53" w:rsidRDefault="00695214" w:rsidP="00695214">
            <w:pPr>
              <w:pStyle w:val="TablesHeadingGSCyan"/>
              <w:framePr w:hSpace="0" w:wrap="auto" w:vAnchor="margin" w:hAnchor="text" w:yAlign="inline"/>
              <w:spacing w:line="276" w:lineRule="auto"/>
              <w:rPr>
                <w:caps w:val="0"/>
                <w:color w:val="4D4D4C"/>
                <w:sz w:val="20"/>
                <w:szCs w:val="20"/>
              </w:rPr>
            </w:pPr>
            <w:r w:rsidRPr="000A2193">
              <w:rPr>
                <w:caps w:val="0"/>
                <w:color w:val="4D4D4C"/>
                <w:sz w:val="20"/>
                <w:szCs w:val="20"/>
              </w:rPr>
              <w:t xml:space="preserve">Does the project have </w:t>
            </w:r>
            <w:r w:rsidRPr="00DE4D53">
              <w:rPr>
                <w:caps w:val="0"/>
                <w:color w:val="4D4D4C"/>
                <w:sz w:val="20"/>
                <w:szCs w:val="20"/>
              </w:rPr>
              <w:t>insufficient</w:t>
            </w:r>
            <w:r w:rsidRPr="000A2193">
              <w:rPr>
                <w:caps w:val="0"/>
                <w:color w:val="4D4D4C"/>
                <w:sz w:val="20"/>
                <w:szCs w:val="20"/>
              </w:rPr>
              <w:t xml:space="preserve"> measures to safeguard and support vulnerable project workers, such as women, people with disabilities, migrant workers, and young workers, and to prevent any kind of harassment, abuse, bullying, or exploitation, including gender-based violence (GBV)?</w:t>
            </w:r>
          </w:p>
        </w:tc>
        <w:tc>
          <w:tcPr>
            <w:tcW w:w="953" w:type="pct"/>
            <w:tcBorders>
              <w:top w:val="single" w:sz="4" w:space="0" w:color="auto"/>
              <w:left w:val="single" w:sz="4" w:space="0" w:color="auto"/>
              <w:bottom w:val="single" w:sz="4" w:space="0" w:color="auto"/>
            </w:tcBorders>
          </w:tcPr>
          <w:p w14:paraId="7992789C" w14:textId="101E6102"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032A00D2" w14:textId="4ECDAF99" w:rsidR="00695214" w:rsidRDefault="00703D7D"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C075F2" w14:paraId="11B80773"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6D10D09" w14:textId="77777777" w:rsidR="00695214" w:rsidRDefault="00695214" w:rsidP="00695214">
            <w:pPr>
              <w:pStyle w:val="TablesHeadingGSCyan"/>
              <w:framePr w:hSpace="0" w:wrap="auto" w:vAnchor="margin" w:hAnchor="text" w:yAlign="inline"/>
              <w:spacing w:line="276" w:lineRule="auto"/>
              <w:rPr>
                <w:rStyle w:val="SmartLink1"/>
                <w:sz w:val="20"/>
                <w:szCs w:val="22"/>
              </w:rPr>
            </w:pPr>
            <w:r w:rsidRPr="00737D40">
              <w:rPr>
                <w:rStyle w:val="SmartLink1"/>
                <w:sz w:val="18"/>
                <w:szCs w:val="20"/>
              </w:rPr>
              <w:fldChar w:fldCharType="begin"/>
            </w:r>
            <w:r w:rsidRPr="00737D40">
              <w:rPr>
                <w:rStyle w:val="SmartLink1"/>
                <w:sz w:val="18"/>
                <w:szCs w:val="20"/>
              </w:rPr>
              <w:instrText xml:space="preserve"> REF _Ref136267194 \w \h  \* MERGEFORMAT </w:instrText>
            </w:r>
            <w:r w:rsidRPr="00737D40">
              <w:rPr>
                <w:rStyle w:val="SmartLink1"/>
                <w:sz w:val="18"/>
                <w:szCs w:val="20"/>
              </w:rPr>
            </w:r>
            <w:r w:rsidRPr="00737D40">
              <w:rPr>
                <w:rStyle w:val="SmartLink1"/>
                <w:sz w:val="18"/>
                <w:szCs w:val="20"/>
              </w:rPr>
              <w:fldChar w:fldCharType="separate"/>
            </w:r>
            <w:r w:rsidRPr="00737D40">
              <w:rPr>
                <w:rStyle w:val="SmartLink1"/>
                <w:sz w:val="18"/>
                <w:szCs w:val="20"/>
              </w:rPr>
              <w:t>P.6.1.10 |</w:t>
            </w:r>
            <w:r w:rsidRPr="00737D40">
              <w:rPr>
                <w:rStyle w:val="SmartLink1"/>
                <w:sz w:val="18"/>
                <w:szCs w:val="20"/>
              </w:rPr>
              <w:fldChar w:fldCharType="end"/>
            </w:r>
          </w:p>
        </w:tc>
        <w:tc>
          <w:tcPr>
            <w:tcW w:w="3285" w:type="pct"/>
            <w:tcBorders>
              <w:top w:val="single" w:sz="4" w:space="0" w:color="auto"/>
              <w:left w:val="single" w:sz="4" w:space="0" w:color="auto"/>
              <w:bottom w:val="single" w:sz="4" w:space="0" w:color="auto"/>
              <w:right w:val="single" w:sz="4" w:space="0" w:color="auto"/>
            </w:tcBorders>
          </w:tcPr>
          <w:p w14:paraId="1CEDCE4A" w14:textId="77777777" w:rsidR="00695214" w:rsidRPr="00DE4D53" w:rsidRDefault="00695214" w:rsidP="00695214">
            <w:pPr>
              <w:pStyle w:val="TablesHeadingGSCyan"/>
              <w:framePr w:hSpace="0" w:wrap="auto" w:vAnchor="margin" w:hAnchor="text" w:yAlign="inline"/>
              <w:spacing w:line="276" w:lineRule="auto"/>
              <w:rPr>
                <w:caps w:val="0"/>
                <w:color w:val="4D4D4C"/>
                <w:sz w:val="20"/>
                <w:szCs w:val="20"/>
              </w:rPr>
            </w:pPr>
            <w:r w:rsidRPr="00737D40">
              <w:rPr>
                <w:caps w:val="0"/>
                <w:color w:val="4D4D4C"/>
                <w:sz w:val="20"/>
                <w:szCs w:val="20"/>
              </w:rPr>
              <w:t>Does the project have no grievance mechanism available for workers to voice workplace concerns? Is information about this mechanism not provided to workers at the time of recruitment, or is it not easily accessible?</w:t>
            </w:r>
          </w:p>
        </w:tc>
        <w:tc>
          <w:tcPr>
            <w:tcW w:w="953" w:type="pct"/>
            <w:tcBorders>
              <w:top w:val="single" w:sz="4" w:space="0" w:color="auto"/>
              <w:left w:val="single" w:sz="4" w:space="0" w:color="auto"/>
              <w:bottom w:val="single" w:sz="4" w:space="0" w:color="auto"/>
            </w:tcBorders>
          </w:tcPr>
          <w:p w14:paraId="6A0FB350" w14:textId="117160B0"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775EFA5F" w14:textId="0BBCD014" w:rsidR="00695214" w:rsidRDefault="00703D7D"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C075F2" w14:paraId="67101629" w14:textId="77777777" w:rsidTr="005336A6">
        <w:trPr>
          <w:trHeight w:val="364"/>
        </w:trPr>
        <w:tc>
          <w:tcPr>
            <w:tcW w:w="5000" w:type="pct"/>
            <w:gridSpan w:val="3"/>
            <w:tcBorders>
              <w:top w:val="single" w:sz="4" w:space="0" w:color="auto"/>
              <w:bottom w:val="single" w:sz="4" w:space="0" w:color="auto"/>
            </w:tcBorders>
            <w:noWrap/>
            <w:vAlign w:val="top"/>
          </w:tcPr>
          <w:p w14:paraId="5C0280B2" w14:textId="77777777" w:rsidR="00695214" w:rsidRDefault="00695214" w:rsidP="00695214">
            <w:pPr>
              <w:pStyle w:val="TablesHeadingGSCyan"/>
              <w:framePr w:hSpace="0" w:wrap="auto" w:vAnchor="margin" w:hAnchor="text" w:yAlign="inline"/>
              <w:spacing w:line="276" w:lineRule="auto"/>
              <w:rPr>
                <w:caps w:val="0"/>
                <w:color w:val="4D4D4C"/>
                <w:sz w:val="20"/>
                <w:szCs w:val="20"/>
              </w:rPr>
            </w:pPr>
            <w:r w:rsidRPr="00770304">
              <w:rPr>
                <w:caps w:val="0"/>
                <w:sz w:val="20"/>
                <w:szCs w:val="22"/>
              </w:rPr>
              <w:t xml:space="preserve">If the answer to </w:t>
            </w:r>
            <w:r>
              <w:rPr>
                <w:caps w:val="0"/>
                <w:sz w:val="20"/>
                <w:szCs w:val="22"/>
              </w:rPr>
              <w:t xml:space="preserve">any of the </w:t>
            </w:r>
            <w:r w:rsidRPr="00770304">
              <w:rPr>
                <w:caps w:val="0"/>
                <w:sz w:val="20"/>
                <w:szCs w:val="22"/>
              </w:rPr>
              <w:t>question</w:t>
            </w:r>
            <w:r>
              <w:rPr>
                <w:caps w:val="0"/>
                <w:sz w:val="20"/>
                <w:szCs w:val="22"/>
              </w:rPr>
              <w:t>s</w:t>
            </w:r>
            <w:r w:rsidRPr="00770304">
              <w:rPr>
                <w:caps w:val="0"/>
                <w:sz w:val="20"/>
                <w:szCs w:val="22"/>
              </w:rPr>
              <w:t xml:space="preserve">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695214" w:rsidRPr="00C075F2" w14:paraId="78329E7F" w14:textId="77777777" w:rsidTr="005336A6">
        <w:trPr>
          <w:trHeight w:val="766"/>
        </w:trPr>
        <w:tc>
          <w:tcPr>
            <w:tcW w:w="5000" w:type="pct"/>
            <w:gridSpan w:val="3"/>
            <w:tcBorders>
              <w:top w:val="single" w:sz="4" w:space="0" w:color="auto"/>
            </w:tcBorders>
            <w:shd w:val="clear" w:color="auto" w:fill="E6E5E5" w:themeFill="background2"/>
            <w:noWrap/>
            <w:vAlign w:val="top"/>
          </w:tcPr>
          <w:p w14:paraId="7CF2584E" w14:textId="31D13AEB" w:rsidR="00695214" w:rsidRPr="00AA5B10" w:rsidRDefault="00703D7D" w:rsidP="00703D7D">
            <w:pPr>
              <w:pStyle w:val="TablesHeadingGSCyan"/>
              <w:framePr w:hSpace="0" w:wrap="auto" w:vAnchor="margin" w:hAnchor="text" w:yAlign="inline"/>
              <w:spacing w:line="276" w:lineRule="auto"/>
              <w:rPr>
                <w:caps w:val="0"/>
                <w:color w:val="515151" w:themeColor="text1"/>
                <w:sz w:val="20"/>
                <w:szCs w:val="20"/>
              </w:rPr>
            </w:pPr>
            <w:r>
              <w:rPr>
                <w:i/>
                <w:iCs/>
                <w:caps w:val="0"/>
                <w:color w:val="4D4D4C"/>
                <w:sz w:val="20"/>
                <w:szCs w:val="20"/>
              </w:rPr>
              <w:t>N</w:t>
            </w:r>
            <w:r w:rsidR="00F94F36">
              <w:rPr>
                <w:i/>
                <w:iCs/>
                <w:caps w:val="0"/>
                <w:color w:val="4D4D4C"/>
                <w:sz w:val="20"/>
                <w:szCs w:val="20"/>
              </w:rPr>
              <w:t>A</w:t>
            </w:r>
          </w:p>
        </w:tc>
      </w:tr>
      <w:tr w:rsidR="00695214" w:rsidRPr="005E36C8" w14:paraId="58EBA4E3" w14:textId="77777777" w:rsidTr="005336A6">
        <w:trPr>
          <w:trHeight w:val="364"/>
        </w:trPr>
        <w:tc>
          <w:tcPr>
            <w:tcW w:w="5000" w:type="pct"/>
            <w:gridSpan w:val="3"/>
            <w:tcBorders>
              <w:top w:val="single" w:sz="4" w:space="0" w:color="auto"/>
              <w:bottom w:val="single" w:sz="4" w:space="0" w:color="auto"/>
            </w:tcBorders>
            <w:noWrap/>
            <w:vAlign w:val="top"/>
          </w:tcPr>
          <w:p w14:paraId="48F75936" w14:textId="77777777" w:rsidR="00695214" w:rsidRPr="00847211" w:rsidRDefault="00695214" w:rsidP="00695214">
            <w:pPr>
              <w:pStyle w:val="TablesHeadingGSCyan"/>
              <w:framePr w:hSpace="0" w:wrap="auto" w:vAnchor="margin" w:hAnchor="text" w:yAlign="inline"/>
              <w:spacing w:line="276" w:lineRule="auto"/>
              <w:rPr>
                <w:caps w:val="0"/>
                <w:sz w:val="20"/>
                <w:szCs w:val="22"/>
              </w:rPr>
            </w:pPr>
            <w:r w:rsidRPr="00847211">
              <w:rPr>
                <w:caps w:val="0"/>
                <w:sz w:val="20"/>
                <w:szCs w:val="22"/>
              </w:rPr>
              <w:t>Would the project</w:t>
            </w:r>
            <w:r>
              <w:rPr>
                <w:caps w:val="0"/>
                <w:sz w:val="20"/>
                <w:szCs w:val="22"/>
              </w:rPr>
              <w:t xml:space="preserve"> potentially</w:t>
            </w:r>
            <w:r w:rsidRPr="00847211">
              <w:rPr>
                <w:caps w:val="0"/>
                <w:sz w:val="20"/>
                <w:szCs w:val="22"/>
              </w:rPr>
              <w:t xml:space="preserve"> involve or lead to: </w:t>
            </w:r>
          </w:p>
          <w:p w14:paraId="542635D2" w14:textId="77777777" w:rsidR="00695214" w:rsidRPr="005E36C8" w:rsidRDefault="00695214" w:rsidP="00695214">
            <w:pPr>
              <w:pStyle w:val="TablesHeadingGSCyan"/>
              <w:framePr w:hSpace="0" w:wrap="auto" w:vAnchor="margin" w:hAnchor="text" w:yAlign="inline"/>
              <w:spacing w:line="276" w:lineRule="auto"/>
              <w:rPr>
                <w:caps w:val="0"/>
                <w:color w:val="4D4D4C"/>
                <w:sz w:val="20"/>
                <w:szCs w:val="20"/>
              </w:rPr>
            </w:pPr>
            <w:r w:rsidRPr="005E36C8">
              <w:rPr>
                <w:b/>
                <w:bCs/>
                <w:caps w:val="0"/>
                <w:sz w:val="20"/>
                <w:szCs w:val="22"/>
              </w:rPr>
              <w:t>(</w:t>
            </w:r>
            <w:r w:rsidRPr="005E36C8">
              <w:t>note: applies to</w:t>
            </w:r>
            <w:r>
              <w:t xml:space="preserve"> both</w:t>
            </w:r>
            <w:r w:rsidRPr="005E36C8">
              <w:t xml:space="preserve"> project and contractor workers)</w:t>
            </w:r>
          </w:p>
        </w:tc>
      </w:tr>
      <w:tr w:rsidR="00695214" w:rsidRPr="005E36C8" w14:paraId="70BA1B12"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3216C02" w14:textId="77777777" w:rsidR="00695214" w:rsidRPr="005E36C8" w:rsidRDefault="00695214" w:rsidP="00695214">
            <w:pPr>
              <w:pStyle w:val="TablesHeadingGSCyan"/>
              <w:framePr w:hSpace="0" w:wrap="auto" w:vAnchor="margin" w:hAnchor="text" w:yAlign="inline"/>
              <w:rPr>
                <w:caps w:val="0"/>
                <w:color w:val="4D4D4C"/>
                <w:sz w:val="20"/>
                <w:szCs w:val="22"/>
              </w:rPr>
            </w:pPr>
            <w:r w:rsidRPr="006A3AE0">
              <w:rPr>
                <w:rStyle w:val="SmartLink1"/>
                <w:sz w:val="20"/>
                <w:szCs w:val="22"/>
              </w:rPr>
              <w:fldChar w:fldCharType="begin"/>
            </w:r>
            <w:r w:rsidRPr="006A3AE0">
              <w:rPr>
                <w:rStyle w:val="SmartLink1"/>
                <w:sz w:val="20"/>
                <w:szCs w:val="22"/>
              </w:rPr>
              <w:instrText xml:space="preserve"> REF _Ref136261690 \w \h </w:instrText>
            </w:r>
            <w:r>
              <w:rPr>
                <w:rStyle w:val="SmartLink1"/>
                <w:sz w:val="20"/>
                <w:szCs w:val="22"/>
              </w:rPr>
              <w:instrText xml:space="preserve"> \* MERGEFORMAT </w:instrText>
            </w:r>
            <w:r w:rsidRPr="006A3AE0">
              <w:rPr>
                <w:rStyle w:val="SmartLink1"/>
                <w:sz w:val="20"/>
                <w:szCs w:val="22"/>
              </w:rPr>
            </w:r>
            <w:r w:rsidRPr="006A3AE0">
              <w:rPr>
                <w:rStyle w:val="SmartLink1"/>
                <w:sz w:val="20"/>
                <w:szCs w:val="22"/>
              </w:rPr>
              <w:fldChar w:fldCharType="separate"/>
            </w:r>
            <w:r w:rsidRPr="006A3AE0">
              <w:rPr>
                <w:rStyle w:val="SmartLink1"/>
                <w:sz w:val="20"/>
                <w:szCs w:val="22"/>
              </w:rPr>
              <w:t>P.6.1.1 |</w:t>
            </w:r>
            <w:r w:rsidRPr="006A3AE0">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143976E0" w14:textId="77777777" w:rsidR="00695214" w:rsidRPr="005E36C8" w:rsidRDefault="00695214" w:rsidP="00695214">
            <w:pPr>
              <w:pStyle w:val="TablesHeadingGSCyan"/>
              <w:framePr w:hSpace="0" w:wrap="auto" w:vAnchor="margin" w:hAnchor="text" w:yAlign="inline"/>
              <w:rPr>
                <w:caps w:val="0"/>
                <w:color w:val="4D4D4C"/>
              </w:rPr>
            </w:pPr>
            <w:r w:rsidRPr="005E36C8">
              <w:rPr>
                <w:caps w:val="0"/>
                <w:color w:val="4D4D4C"/>
                <w:sz w:val="20"/>
                <w:szCs w:val="20"/>
              </w:rPr>
              <w:t>use of forced labour?</w:t>
            </w:r>
          </w:p>
        </w:tc>
        <w:tc>
          <w:tcPr>
            <w:tcW w:w="953" w:type="pct"/>
            <w:tcBorders>
              <w:top w:val="single" w:sz="4" w:space="0" w:color="auto"/>
              <w:left w:val="single" w:sz="4" w:space="0" w:color="auto"/>
              <w:bottom w:val="single" w:sz="4" w:space="0" w:color="auto"/>
            </w:tcBorders>
            <w:vAlign w:val="top"/>
          </w:tcPr>
          <w:p w14:paraId="7B92234C" w14:textId="493D8F03"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0611618" w14:textId="107D89A1"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17995762" w14:textId="72E007F0" w:rsidR="00695214" w:rsidRPr="005E36C8" w:rsidRDefault="00F94F3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53D06B5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EAD84E4" w14:textId="77777777" w:rsidR="00695214" w:rsidRPr="005E36C8" w:rsidRDefault="00695214" w:rsidP="00695214">
            <w:pPr>
              <w:pStyle w:val="TablesHeadingGSCyan"/>
              <w:framePr w:hSpace="0" w:wrap="auto" w:vAnchor="margin" w:hAnchor="text" w:yAlign="inline"/>
              <w:rPr>
                <w:caps w:val="0"/>
                <w:color w:val="4D4D4C"/>
                <w:sz w:val="20"/>
                <w:szCs w:val="22"/>
              </w:rPr>
            </w:pPr>
            <w:r w:rsidRPr="006A3AE0">
              <w:rPr>
                <w:rStyle w:val="SmartLink1"/>
                <w:sz w:val="20"/>
                <w:szCs w:val="22"/>
              </w:rPr>
              <w:fldChar w:fldCharType="begin"/>
            </w:r>
            <w:r w:rsidRPr="006A3AE0">
              <w:rPr>
                <w:rStyle w:val="SmartLink1"/>
                <w:sz w:val="20"/>
                <w:szCs w:val="22"/>
              </w:rPr>
              <w:instrText xml:space="preserve"> REF _Ref136261690 \w \h </w:instrText>
            </w:r>
            <w:r>
              <w:rPr>
                <w:rStyle w:val="SmartLink1"/>
                <w:sz w:val="20"/>
                <w:szCs w:val="22"/>
              </w:rPr>
              <w:instrText xml:space="preserve"> \* MERGEFORMAT </w:instrText>
            </w:r>
            <w:r w:rsidRPr="006A3AE0">
              <w:rPr>
                <w:rStyle w:val="SmartLink1"/>
                <w:sz w:val="20"/>
                <w:szCs w:val="22"/>
              </w:rPr>
            </w:r>
            <w:r w:rsidRPr="006A3AE0">
              <w:rPr>
                <w:rStyle w:val="SmartLink1"/>
                <w:sz w:val="20"/>
                <w:szCs w:val="22"/>
              </w:rPr>
              <w:fldChar w:fldCharType="separate"/>
            </w:r>
            <w:r w:rsidRPr="006A3AE0">
              <w:rPr>
                <w:rStyle w:val="SmartLink1"/>
                <w:sz w:val="20"/>
                <w:szCs w:val="22"/>
              </w:rPr>
              <w:t>P.6.1.1 |</w:t>
            </w:r>
            <w:r w:rsidRPr="006A3AE0">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51CFE256" w14:textId="77777777" w:rsidR="00695214" w:rsidRPr="005E36C8" w:rsidRDefault="00695214" w:rsidP="00695214">
            <w:pPr>
              <w:pStyle w:val="TablesHeadingGSCyan"/>
              <w:framePr w:hSpace="0" w:wrap="auto" w:vAnchor="margin" w:hAnchor="text" w:yAlign="inline"/>
              <w:rPr>
                <w:caps w:val="0"/>
                <w:color w:val="4D4D4C"/>
                <w:sz w:val="20"/>
                <w:szCs w:val="20"/>
              </w:rPr>
            </w:pPr>
            <w:r w:rsidRPr="005E36C8">
              <w:rPr>
                <w:caps w:val="0"/>
                <w:color w:val="4D4D4C"/>
                <w:sz w:val="20"/>
                <w:szCs w:val="20"/>
              </w:rPr>
              <w:t>working conditions that do not meet national labour laws and international commitments?</w:t>
            </w:r>
          </w:p>
        </w:tc>
        <w:tc>
          <w:tcPr>
            <w:tcW w:w="953" w:type="pct"/>
            <w:tcBorders>
              <w:top w:val="single" w:sz="4" w:space="0" w:color="auto"/>
              <w:left w:val="single" w:sz="4" w:space="0" w:color="auto"/>
              <w:bottom w:val="single" w:sz="4" w:space="0" w:color="auto"/>
            </w:tcBorders>
            <w:vAlign w:val="top"/>
          </w:tcPr>
          <w:p w14:paraId="2F2AF055" w14:textId="2636DC15"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1D52C6B8" w14:textId="26892457"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0B9E5285" w14:textId="7F05EF10" w:rsidR="00695214" w:rsidRPr="005E36C8" w:rsidRDefault="00F94F36"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18094E59"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DB2DD31" w14:textId="77777777" w:rsidR="00695214" w:rsidRPr="005E36C8" w:rsidRDefault="00695214" w:rsidP="00695214">
            <w:pPr>
              <w:pStyle w:val="TablesHeadingGSCyan"/>
              <w:framePr w:hSpace="0" w:wrap="auto" w:vAnchor="margin" w:hAnchor="text" w:yAlign="inline"/>
              <w:rPr>
                <w:caps w:val="0"/>
                <w:color w:val="4D4D4C"/>
                <w:sz w:val="20"/>
                <w:szCs w:val="22"/>
              </w:rPr>
            </w:pPr>
            <w:r w:rsidRPr="006A3AE0">
              <w:rPr>
                <w:rStyle w:val="SmartLink1"/>
                <w:sz w:val="20"/>
                <w:szCs w:val="22"/>
              </w:rPr>
              <w:fldChar w:fldCharType="begin"/>
            </w:r>
            <w:r w:rsidRPr="006A3AE0">
              <w:rPr>
                <w:rStyle w:val="SmartLink1"/>
                <w:sz w:val="20"/>
                <w:szCs w:val="22"/>
              </w:rPr>
              <w:instrText xml:space="preserve"> REF _Ref136261690 \w \h </w:instrText>
            </w:r>
            <w:r>
              <w:rPr>
                <w:rStyle w:val="SmartLink1"/>
                <w:sz w:val="20"/>
                <w:szCs w:val="22"/>
              </w:rPr>
              <w:instrText xml:space="preserve"> \* MERGEFORMAT </w:instrText>
            </w:r>
            <w:r w:rsidRPr="006A3AE0">
              <w:rPr>
                <w:rStyle w:val="SmartLink1"/>
                <w:sz w:val="20"/>
                <w:szCs w:val="22"/>
              </w:rPr>
            </w:r>
            <w:r w:rsidRPr="006A3AE0">
              <w:rPr>
                <w:rStyle w:val="SmartLink1"/>
                <w:sz w:val="20"/>
                <w:szCs w:val="22"/>
              </w:rPr>
              <w:fldChar w:fldCharType="separate"/>
            </w:r>
            <w:r w:rsidRPr="006A3AE0">
              <w:rPr>
                <w:rStyle w:val="SmartLink1"/>
                <w:sz w:val="20"/>
                <w:szCs w:val="22"/>
              </w:rPr>
              <w:t>P.6.1.1 |</w:t>
            </w:r>
            <w:r w:rsidRPr="006A3AE0">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51DC92EA" w14:textId="77777777" w:rsidR="00695214" w:rsidRPr="005E36C8" w:rsidRDefault="00695214" w:rsidP="00695214">
            <w:pPr>
              <w:pStyle w:val="TablesHeadingGSCyan"/>
              <w:framePr w:hSpace="0" w:wrap="auto" w:vAnchor="margin" w:hAnchor="text" w:yAlign="inline"/>
              <w:rPr>
                <w:caps w:val="0"/>
                <w:color w:val="4D4D4C"/>
                <w:sz w:val="20"/>
                <w:szCs w:val="20"/>
              </w:rPr>
            </w:pPr>
            <w:r w:rsidRPr="005E36C8">
              <w:rPr>
                <w:caps w:val="0"/>
                <w:color w:val="4D4D4C"/>
                <w:sz w:val="20"/>
                <w:szCs w:val="20"/>
              </w:rPr>
              <w:t>working conditions that may deny freedom of association and collective bargaining?</w:t>
            </w:r>
          </w:p>
        </w:tc>
        <w:tc>
          <w:tcPr>
            <w:tcW w:w="953" w:type="pct"/>
            <w:tcBorders>
              <w:top w:val="single" w:sz="4" w:space="0" w:color="auto"/>
              <w:left w:val="single" w:sz="4" w:space="0" w:color="auto"/>
              <w:bottom w:val="single" w:sz="4" w:space="0" w:color="auto"/>
            </w:tcBorders>
            <w:vAlign w:val="top"/>
          </w:tcPr>
          <w:p w14:paraId="15FD0D6D" w14:textId="15E4720C"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7F8D016" w14:textId="12A3EA71"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0F53AC65" w14:textId="40AB064D" w:rsidR="00695214" w:rsidRPr="005E36C8" w:rsidRDefault="00F94F36" w:rsidP="00695214">
            <w:r>
              <w:rPr>
                <w:rFonts w:ascii="MS Gothic" w:eastAsia="MS Gothic" w:hAnsi="MS Gothic" w:hint="eastAsia"/>
                <w:caps/>
                <w:sz w:val="20"/>
                <w:szCs w:val="20"/>
              </w:rPr>
              <w:t>☒</w:t>
            </w:r>
            <w:r w:rsidR="00695214" w:rsidRPr="005E36C8" w:rsidDel="00A63097">
              <w:rPr>
                <w:caps/>
                <w:sz w:val="20"/>
                <w:szCs w:val="20"/>
              </w:rPr>
              <w:t xml:space="preserve"> NO</w:t>
            </w:r>
          </w:p>
        </w:tc>
      </w:tr>
      <w:tr w:rsidR="00695214" w:rsidRPr="005E36C8" w14:paraId="54ACF1C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80F73E4" w14:textId="77777777" w:rsidR="00695214" w:rsidRPr="006A3AE0" w:rsidRDefault="00695214" w:rsidP="00695214">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_Ref136261690 \w \h </w:instrText>
            </w:r>
            <w:r>
              <w:rPr>
                <w:rStyle w:val="SmartLink1"/>
                <w:sz w:val="20"/>
                <w:szCs w:val="22"/>
              </w:rPr>
            </w:r>
            <w:r>
              <w:rPr>
                <w:rStyle w:val="SmartLink1"/>
                <w:sz w:val="20"/>
                <w:szCs w:val="22"/>
              </w:rPr>
              <w:fldChar w:fldCharType="separate"/>
            </w:r>
            <w:r>
              <w:rPr>
                <w:rStyle w:val="SmartLink1"/>
                <w:sz w:val="20"/>
                <w:szCs w:val="22"/>
              </w:rPr>
              <w:t>P.6.1.1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43DDB736" w14:textId="77777777" w:rsidR="00695214" w:rsidRDefault="00695214" w:rsidP="00695214">
            <w:pPr>
              <w:pStyle w:val="TablesHeadingGSCyan"/>
              <w:framePr w:hSpace="0" w:wrap="auto" w:vAnchor="margin" w:hAnchor="text" w:yAlign="inline"/>
            </w:pPr>
            <w:r>
              <w:rPr>
                <w:caps w:val="0"/>
                <w:color w:val="4D4D4C"/>
                <w:sz w:val="20"/>
                <w:szCs w:val="20"/>
              </w:rPr>
              <w:t>absence of documented w</w:t>
            </w:r>
            <w:r w:rsidRPr="00184ECB">
              <w:rPr>
                <w:caps w:val="0"/>
                <w:color w:val="4D4D4C"/>
                <w:sz w:val="20"/>
                <w:szCs w:val="20"/>
              </w:rPr>
              <w:t>orking agreements with all individual workers</w:t>
            </w:r>
            <w:r w:rsidRPr="005E36C8">
              <w:t xml:space="preserve"> </w:t>
            </w:r>
          </w:p>
          <w:p w14:paraId="2BCA741A" w14:textId="77777777" w:rsidR="00695214" w:rsidRDefault="00695214" w:rsidP="00695214">
            <w:pPr>
              <w:pStyle w:val="TablesHeadingGSCyan"/>
              <w:framePr w:hSpace="0" w:wrap="auto" w:vAnchor="margin" w:hAnchor="text" w:yAlign="inline"/>
            </w:pPr>
          </w:p>
          <w:p w14:paraId="10D4C8FD" w14:textId="77777777" w:rsidR="00695214" w:rsidRPr="005E36C8" w:rsidRDefault="00695214" w:rsidP="00695214">
            <w:pPr>
              <w:pStyle w:val="TablesHeadingGSCyan"/>
              <w:framePr w:hSpace="0" w:wrap="auto" w:vAnchor="margin" w:hAnchor="text" w:yAlign="inline"/>
              <w:rPr>
                <w:caps w:val="0"/>
                <w:color w:val="4D4D4C"/>
                <w:sz w:val="20"/>
                <w:szCs w:val="20"/>
              </w:rPr>
            </w:pPr>
            <w:r w:rsidRPr="00B3777F">
              <w:rPr>
                <w:i/>
                <w:iCs/>
                <w:caps w:val="0"/>
                <w:color w:val="4D4D4C"/>
                <w:sz w:val="20"/>
                <w:szCs w:val="20"/>
              </w:rPr>
              <w:t>if such agreements do not exist, or do not address working conditions and terms of employment, the project developer shall provide reasonable working conditions and terms of employment</w:t>
            </w:r>
            <w:r>
              <w:rPr>
                <w:i/>
                <w:iCs/>
                <w:caps w:val="0"/>
                <w:color w:val="4D4D4C"/>
                <w:sz w:val="20"/>
                <w:szCs w:val="20"/>
              </w:rPr>
              <w:t>.</w:t>
            </w:r>
            <w:r w:rsidRPr="00B3777F">
              <w:t xml:space="preserve"> </w:t>
            </w:r>
            <w:r>
              <w:t xml:space="preserve"> </w:t>
            </w:r>
            <w:r>
              <w:rPr>
                <w:caps w:val="0"/>
                <w:color w:val="4D4D4C"/>
                <w:sz w:val="20"/>
                <w:szCs w:val="20"/>
              </w:rPr>
              <w:t xml:space="preserve"> </w:t>
            </w:r>
          </w:p>
        </w:tc>
        <w:tc>
          <w:tcPr>
            <w:tcW w:w="953" w:type="pct"/>
            <w:tcBorders>
              <w:top w:val="single" w:sz="4" w:space="0" w:color="auto"/>
              <w:left w:val="single" w:sz="4" w:space="0" w:color="auto"/>
              <w:bottom w:val="single" w:sz="4" w:space="0" w:color="auto"/>
            </w:tcBorders>
            <w:vAlign w:val="top"/>
          </w:tcPr>
          <w:p w14:paraId="4E2F4696" w14:textId="52D3EF1A"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06B3B692" w14:textId="01FBCF8A"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376FBCDB" w14:textId="4E39E655" w:rsidR="00695214" w:rsidRDefault="00F94F36" w:rsidP="00695214">
            <w:pPr>
              <w:rPr>
                <w:caps/>
                <w:sz w:val="20"/>
                <w:szCs w:val="20"/>
              </w:rPr>
            </w:pPr>
            <w:r>
              <w:rPr>
                <w:rFonts w:ascii="MS Gothic" w:eastAsia="MS Gothic" w:hAnsi="MS Gothic" w:hint="eastAsia"/>
                <w:caps/>
                <w:sz w:val="20"/>
                <w:szCs w:val="20"/>
              </w:rPr>
              <w:t>☒</w:t>
            </w:r>
            <w:r w:rsidR="00695214" w:rsidRPr="005E36C8" w:rsidDel="00A63097">
              <w:rPr>
                <w:caps/>
                <w:sz w:val="20"/>
                <w:szCs w:val="20"/>
              </w:rPr>
              <w:t xml:space="preserve"> NO</w:t>
            </w:r>
          </w:p>
        </w:tc>
      </w:tr>
      <w:tr w:rsidR="00695214" w:rsidRPr="005E36C8" w14:paraId="58CF18BC"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9C43F6E" w14:textId="77777777" w:rsidR="00695214" w:rsidRPr="005E36C8" w:rsidRDefault="00695214" w:rsidP="00695214">
            <w:pPr>
              <w:pStyle w:val="TablesHeadingGSCyan"/>
              <w:framePr w:hSpace="0" w:wrap="auto" w:vAnchor="margin" w:hAnchor="text" w:yAlign="inline"/>
              <w:rPr>
                <w:caps w:val="0"/>
                <w:color w:val="4D4D4C"/>
                <w:sz w:val="20"/>
                <w:szCs w:val="22"/>
              </w:rPr>
            </w:pPr>
            <w:r>
              <w:rPr>
                <w:rStyle w:val="SmartLink1"/>
                <w:sz w:val="20"/>
                <w:szCs w:val="22"/>
              </w:rPr>
              <w:fldChar w:fldCharType="begin"/>
            </w:r>
            <w:r>
              <w:rPr>
                <w:rStyle w:val="SmartLink1"/>
                <w:sz w:val="20"/>
                <w:szCs w:val="22"/>
              </w:rPr>
              <w:instrText xml:space="preserve"> REF _Ref136261690 \w \h </w:instrText>
            </w:r>
            <w:r>
              <w:rPr>
                <w:rStyle w:val="SmartLink1"/>
                <w:sz w:val="20"/>
                <w:szCs w:val="22"/>
              </w:rPr>
            </w:r>
            <w:r>
              <w:rPr>
                <w:rStyle w:val="SmartLink1"/>
                <w:sz w:val="20"/>
                <w:szCs w:val="22"/>
              </w:rPr>
              <w:fldChar w:fldCharType="separate"/>
            </w:r>
            <w:r>
              <w:rPr>
                <w:rStyle w:val="SmartLink1"/>
                <w:sz w:val="20"/>
                <w:szCs w:val="22"/>
              </w:rPr>
              <w:t>P.6.1.1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48C21429" w14:textId="77777777" w:rsidR="00695214" w:rsidRPr="005E36C8" w:rsidRDefault="00695214" w:rsidP="00695214">
            <w:pPr>
              <w:pStyle w:val="TablesHeadingGSCyan"/>
              <w:framePr w:hSpace="0" w:wrap="auto" w:vAnchor="margin" w:hAnchor="text" w:yAlign="inline"/>
              <w:rPr>
                <w:caps w:val="0"/>
                <w:color w:val="4D4D4C"/>
                <w:sz w:val="20"/>
                <w:szCs w:val="20"/>
              </w:rPr>
            </w:pPr>
            <w:r w:rsidRPr="005E36C8">
              <w:rPr>
                <w:caps w:val="0"/>
                <w:color w:val="4D4D4C"/>
                <w:sz w:val="20"/>
                <w:szCs w:val="20"/>
              </w:rPr>
              <w:t>use of migrant workers?</w:t>
            </w:r>
          </w:p>
          <w:p w14:paraId="588C4162" w14:textId="77777777" w:rsidR="00695214" w:rsidRPr="005E36C8" w:rsidRDefault="00695214" w:rsidP="00695214">
            <w:pPr>
              <w:pStyle w:val="TablesHeadingGSCyan"/>
              <w:framePr w:hSpace="0" w:wrap="auto" w:vAnchor="margin" w:hAnchor="text" w:yAlign="inline"/>
              <w:rPr>
                <w:caps w:val="0"/>
                <w:color w:val="4D4D4C"/>
                <w:sz w:val="20"/>
                <w:szCs w:val="20"/>
              </w:rPr>
            </w:pPr>
          </w:p>
          <w:p w14:paraId="17B53A4D" w14:textId="77777777" w:rsidR="00695214" w:rsidRPr="005E36C8" w:rsidRDefault="00695214" w:rsidP="00695214">
            <w:pPr>
              <w:pStyle w:val="TablesHeadingGSCyan"/>
              <w:framePr w:hSpace="0" w:wrap="auto" w:vAnchor="margin" w:hAnchor="text" w:yAlign="inline"/>
              <w:rPr>
                <w:i/>
                <w:iCs/>
                <w:caps w:val="0"/>
                <w:color w:val="4D4D4C"/>
                <w:sz w:val="20"/>
                <w:szCs w:val="20"/>
              </w:rPr>
            </w:pPr>
            <w:r w:rsidRPr="005E36C8">
              <w:rPr>
                <w:i/>
                <w:iCs/>
                <w:caps w:val="0"/>
                <w:color w:val="4D4D4C"/>
                <w:sz w:val="20"/>
                <w:szCs w:val="20"/>
              </w:rPr>
              <w:t>if engaged, the developer shall ensure that they are engaged substantially equivalent terms and conditions to non-migrant workers carrying out similar work.</w:t>
            </w:r>
          </w:p>
        </w:tc>
        <w:tc>
          <w:tcPr>
            <w:tcW w:w="953" w:type="pct"/>
            <w:tcBorders>
              <w:top w:val="single" w:sz="4" w:space="0" w:color="auto"/>
              <w:left w:val="single" w:sz="4" w:space="0" w:color="auto"/>
              <w:bottom w:val="single" w:sz="4" w:space="0" w:color="auto"/>
            </w:tcBorders>
            <w:vAlign w:val="top"/>
          </w:tcPr>
          <w:p w14:paraId="1E8A4C74" w14:textId="2E4F6EAE" w:rsidR="00695214" w:rsidRPr="005E36C8" w:rsidDel="00A63097" w:rsidRDefault="00E03987"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sz w:val="20"/>
                <w:szCs w:val="20"/>
              </w:rPr>
              <w:t>☒</w:t>
            </w:r>
            <w:r w:rsidR="00695214" w:rsidRPr="005E36C8" w:rsidDel="00A63097">
              <w:rPr>
                <w:caps w:val="0"/>
                <w:color w:val="4D4D4C"/>
                <w:sz w:val="20"/>
                <w:szCs w:val="20"/>
              </w:rPr>
              <w:t xml:space="preserve"> YES</w:t>
            </w:r>
          </w:p>
          <w:p w14:paraId="3AA3C59F" w14:textId="4E55D39E"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37E1498B" w14:textId="2F56163C" w:rsidR="00695214" w:rsidRPr="005E36C8"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NO</w:t>
            </w:r>
          </w:p>
        </w:tc>
      </w:tr>
      <w:tr w:rsidR="00695214" w:rsidRPr="005E36C8" w14:paraId="04045D2D"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BF4C9D4" w14:textId="77777777" w:rsidR="00695214" w:rsidRPr="005E36C8" w:rsidRDefault="00695214" w:rsidP="00695214">
            <w:pPr>
              <w:pStyle w:val="TablesHeadingGSCyan"/>
              <w:framePr w:hSpace="0" w:wrap="auto" w:vAnchor="margin" w:hAnchor="text" w:yAlign="inline"/>
              <w:rPr>
                <w:caps w:val="0"/>
                <w:color w:val="4D4D4C"/>
                <w:sz w:val="20"/>
                <w:szCs w:val="22"/>
              </w:rPr>
            </w:pPr>
            <w:r>
              <w:rPr>
                <w:rStyle w:val="SmartLink1"/>
                <w:sz w:val="20"/>
                <w:szCs w:val="22"/>
              </w:rPr>
              <w:fldChar w:fldCharType="begin"/>
            </w:r>
            <w:r>
              <w:rPr>
                <w:rStyle w:val="SmartLink1"/>
                <w:sz w:val="20"/>
                <w:szCs w:val="22"/>
              </w:rPr>
              <w:instrText xml:space="preserve"> REF _Ref136261690 \w \h </w:instrText>
            </w:r>
            <w:r>
              <w:rPr>
                <w:rStyle w:val="SmartLink1"/>
                <w:sz w:val="20"/>
                <w:szCs w:val="22"/>
              </w:rPr>
            </w:r>
            <w:r>
              <w:rPr>
                <w:rStyle w:val="SmartLink1"/>
                <w:sz w:val="20"/>
                <w:szCs w:val="22"/>
              </w:rPr>
              <w:fldChar w:fldCharType="separate"/>
            </w:r>
            <w:r>
              <w:rPr>
                <w:rStyle w:val="SmartLink1"/>
                <w:sz w:val="20"/>
                <w:szCs w:val="22"/>
              </w:rPr>
              <w:t>P.6.1.1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18EF8237" w14:textId="77777777" w:rsidR="00695214" w:rsidRPr="005E36C8" w:rsidRDefault="00695214" w:rsidP="00695214">
            <w:pPr>
              <w:pStyle w:val="TablesHeadingGSCyan"/>
              <w:framePr w:hSpace="0" w:wrap="auto" w:vAnchor="margin" w:hAnchor="text" w:yAlign="inline"/>
              <w:rPr>
                <w:caps w:val="0"/>
                <w:color w:val="4D4D4C"/>
                <w:sz w:val="20"/>
                <w:szCs w:val="20"/>
              </w:rPr>
            </w:pPr>
            <w:r>
              <w:rPr>
                <w:caps w:val="0"/>
                <w:color w:val="4D4D4C"/>
                <w:sz w:val="20"/>
                <w:szCs w:val="20"/>
              </w:rPr>
              <w:t>having</w:t>
            </w:r>
            <w:r w:rsidRPr="005E36C8">
              <w:rPr>
                <w:caps w:val="0"/>
                <w:color w:val="4D4D4C"/>
                <w:sz w:val="20"/>
                <w:szCs w:val="20"/>
              </w:rPr>
              <w:t xml:space="preserve"> </w:t>
            </w:r>
            <w:r>
              <w:rPr>
                <w:caps w:val="0"/>
                <w:color w:val="4D4D4C"/>
                <w:sz w:val="20"/>
                <w:szCs w:val="20"/>
              </w:rPr>
              <w:t xml:space="preserve">no </w:t>
            </w:r>
            <w:r w:rsidRPr="005E36C8">
              <w:rPr>
                <w:caps w:val="0"/>
                <w:color w:val="4D4D4C"/>
                <w:sz w:val="20"/>
                <w:szCs w:val="20"/>
              </w:rPr>
              <w:t>arrangements for basic services</w:t>
            </w:r>
            <w:r w:rsidRPr="005E36C8">
              <w:rPr>
                <w:rStyle w:val="FootnoteReference"/>
                <w:caps w:val="0"/>
                <w:color w:val="4D4D4C"/>
                <w:sz w:val="20"/>
                <w:szCs w:val="20"/>
              </w:rPr>
              <w:footnoteReference w:id="11"/>
            </w:r>
            <w:r w:rsidRPr="005E36C8">
              <w:rPr>
                <w:caps w:val="0"/>
                <w:color w:val="4D4D4C"/>
                <w:sz w:val="20"/>
                <w:szCs w:val="20"/>
              </w:rPr>
              <w:t xml:space="preserve"> for workers?</w:t>
            </w:r>
          </w:p>
          <w:p w14:paraId="3763344C" w14:textId="77777777" w:rsidR="00695214" w:rsidRPr="009759D8" w:rsidRDefault="00695214" w:rsidP="00695214"/>
          <w:p w14:paraId="73DA29EA" w14:textId="77777777" w:rsidR="00695214" w:rsidRPr="005E36C8" w:rsidRDefault="00695214" w:rsidP="00695214">
            <w:pPr>
              <w:pStyle w:val="TablesHeadingGSCyan"/>
              <w:framePr w:hSpace="0" w:wrap="auto" w:vAnchor="margin" w:hAnchor="text" w:yAlign="inline"/>
            </w:pPr>
            <w:r w:rsidRPr="005E36C8">
              <w:rPr>
                <w:i/>
                <w:iCs/>
                <w:caps w:val="0"/>
                <w:color w:val="4D4D4C"/>
                <w:sz w:val="20"/>
                <w:szCs w:val="20"/>
              </w:rPr>
              <w:t>the project developer shall put in place and implement policies on the quality and management of the accommodation and provision of basic services in a manner consistent with the principles of non-discrimination and equal opportunity. Workers’ accommodation arrangements should not restrict workers’ freedom of movement or of association</w:t>
            </w:r>
          </w:p>
        </w:tc>
        <w:tc>
          <w:tcPr>
            <w:tcW w:w="953" w:type="pct"/>
            <w:tcBorders>
              <w:top w:val="single" w:sz="4" w:space="0" w:color="auto"/>
              <w:left w:val="single" w:sz="4" w:space="0" w:color="auto"/>
              <w:bottom w:val="single" w:sz="4" w:space="0" w:color="auto"/>
            </w:tcBorders>
            <w:vAlign w:val="top"/>
          </w:tcPr>
          <w:p w14:paraId="1386DBD7" w14:textId="58EC5A54"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7AC74E3" w14:textId="2F27A5A1"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6E0D01A1" w14:textId="086B7D75" w:rsidR="00695214" w:rsidRPr="005E36C8" w:rsidRDefault="00E03987"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2E909E6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677392D" w14:textId="77777777" w:rsidR="00695214" w:rsidRDefault="00695214" w:rsidP="00695214">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_Ref136262813 \w \h </w:instrText>
            </w:r>
            <w:r>
              <w:rPr>
                <w:rStyle w:val="SmartLink1"/>
                <w:sz w:val="20"/>
                <w:szCs w:val="22"/>
              </w:rPr>
            </w:r>
            <w:r>
              <w:rPr>
                <w:rStyle w:val="SmartLink1"/>
                <w:sz w:val="20"/>
                <w:szCs w:val="22"/>
              </w:rPr>
              <w:fldChar w:fldCharType="separate"/>
            </w:r>
            <w:r>
              <w:rPr>
                <w:rStyle w:val="SmartLink1"/>
                <w:sz w:val="20"/>
                <w:szCs w:val="22"/>
              </w:rPr>
              <w:t>P.6.1.2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16D9452C" w14:textId="77777777" w:rsidR="00695214" w:rsidRPr="005E36C8" w:rsidRDefault="00695214" w:rsidP="00695214">
            <w:pPr>
              <w:pStyle w:val="TablesHeadingGSCyan"/>
              <w:framePr w:hSpace="0" w:wrap="auto" w:vAnchor="margin" w:hAnchor="text" w:yAlign="inline"/>
              <w:rPr>
                <w:caps w:val="0"/>
                <w:color w:val="4D4D4C"/>
                <w:sz w:val="20"/>
                <w:szCs w:val="20"/>
              </w:rPr>
            </w:pPr>
            <w:r w:rsidRPr="00556552">
              <w:rPr>
                <w:caps w:val="0"/>
                <w:color w:val="4D4D4C"/>
                <w:sz w:val="20"/>
                <w:szCs w:val="20"/>
              </w:rPr>
              <w:t>any form of discrimination or harassment based on factors unrelated to job requirements, such as gender, race, nationality, ethnicity, social or indigenous origin, religion or belief, disability, age, or sexual orientation?</w:t>
            </w:r>
          </w:p>
        </w:tc>
        <w:tc>
          <w:tcPr>
            <w:tcW w:w="953" w:type="pct"/>
            <w:tcBorders>
              <w:top w:val="single" w:sz="4" w:space="0" w:color="auto"/>
              <w:left w:val="single" w:sz="4" w:space="0" w:color="auto"/>
              <w:bottom w:val="single" w:sz="4" w:space="0" w:color="auto"/>
            </w:tcBorders>
            <w:vAlign w:val="top"/>
          </w:tcPr>
          <w:p w14:paraId="283F69F3" w14:textId="3DEE2176"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3D05543" w14:textId="554DABF5"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0A63B7D8" w14:textId="655DE284" w:rsidR="00695214" w:rsidRDefault="00E03987"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42124FDE"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D19B373" w14:textId="77777777" w:rsidR="00695214" w:rsidRDefault="00695214" w:rsidP="00695214">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_Ref136262813 \w \h </w:instrText>
            </w:r>
            <w:r>
              <w:rPr>
                <w:rStyle w:val="SmartLink1"/>
                <w:sz w:val="20"/>
                <w:szCs w:val="22"/>
              </w:rPr>
            </w:r>
            <w:r>
              <w:rPr>
                <w:rStyle w:val="SmartLink1"/>
                <w:sz w:val="20"/>
                <w:szCs w:val="22"/>
              </w:rPr>
              <w:fldChar w:fldCharType="separate"/>
            </w:r>
            <w:r>
              <w:rPr>
                <w:rStyle w:val="SmartLink1"/>
                <w:sz w:val="20"/>
                <w:szCs w:val="22"/>
              </w:rPr>
              <w:t>P.6.1.2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5E064168" w14:textId="77777777" w:rsidR="00695214" w:rsidRPr="00556552" w:rsidRDefault="00695214" w:rsidP="00695214">
            <w:pPr>
              <w:pStyle w:val="TablesHeadingGSCyan"/>
              <w:framePr w:hSpace="0" w:wrap="auto" w:vAnchor="margin" w:hAnchor="text" w:yAlign="inline"/>
              <w:rPr>
                <w:caps w:val="0"/>
                <w:color w:val="4D4D4C"/>
                <w:sz w:val="20"/>
                <w:szCs w:val="20"/>
              </w:rPr>
            </w:pPr>
            <w:r w:rsidRPr="0024591C">
              <w:rPr>
                <w:caps w:val="0"/>
                <w:color w:val="4D4D4C"/>
                <w:sz w:val="20"/>
                <w:szCs w:val="20"/>
              </w:rPr>
              <w:t>any form of discrimination in any aspect of employment, such as recruitment, compensation, working conditions, training, job assignment, promotion, termination, or discipline?</w:t>
            </w:r>
          </w:p>
        </w:tc>
        <w:tc>
          <w:tcPr>
            <w:tcW w:w="953" w:type="pct"/>
            <w:tcBorders>
              <w:top w:val="single" w:sz="4" w:space="0" w:color="auto"/>
              <w:left w:val="single" w:sz="4" w:space="0" w:color="auto"/>
              <w:bottom w:val="single" w:sz="4" w:space="0" w:color="auto"/>
            </w:tcBorders>
            <w:vAlign w:val="top"/>
          </w:tcPr>
          <w:p w14:paraId="31080B93" w14:textId="4F670408"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1CB0C33F" w14:textId="15EA3F25"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443F0E3F" w14:textId="140CED33" w:rsidR="00695214" w:rsidRDefault="00E03987"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599AB7A8"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38ECE57" w14:textId="77777777" w:rsidR="00695214" w:rsidRPr="005E36C8" w:rsidRDefault="00695214" w:rsidP="00695214">
            <w:pPr>
              <w:pStyle w:val="TablesHeadingGSCyan"/>
              <w:framePr w:hSpace="0" w:wrap="auto" w:vAnchor="margin" w:hAnchor="text" w:yAlign="inline"/>
              <w:rPr>
                <w:caps w:val="0"/>
                <w:color w:val="4D4D4C"/>
                <w:sz w:val="20"/>
                <w:szCs w:val="22"/>
              </w:rPr>
            </w:pPr>
            <w:r>
              <w:rPr>
                <w:rStyle w:val="SmartLink1"/>
                <w:sz w:val="20"/>
                <w:szCs w:val="22"/>
              </w:rPr>
              <w:fldChar w:fldCharType="begin"/>
            </w:r>
            <w:r>
              <w:rPr>
                <w:rStyle w:val="SmartLink1"/>
                <w:sz w:val="20"/>
                <w:szCs w:val="22"/>
              </w:rPr>
              <w:instrText xml:space="preserve"> REF _Ref136262813 \w \h </w:instrText>
            </w:r>
            <w:r>
              <w:rPr>
                <w:rStyle w:val="SmartLink1"/>
                <w:sz w:val="20"/>
                <w:szCs w:val="22"/>
              </w:rPr>
            </w:r>
            <w:r>
              <w:rPr>
                <w:rStyle w:val="SmartLink1"/>
                <w:sz w:val="20"/>
                <w:szCs w:val="22"/>
              </w:rPr>
              <w:fldChar w:fldCharType="separate"/>
            </w:r>
            <w:r>
              <w:rPr>
                <w:rStyle w:val="SmartLink1"/>
                <w:sz w:val="20"/>
                <w:szCs w:val="22"/>
              </w:rPr>
              <w:t>P.6.1.2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288EBF84" w14:textId="77777777" w:rsidR="00695214" w:rsidRPr="005E36C8" w:rsidRDefault="00695214" w:rsidP="00695214">
            <w:pPr>
              <w:pStyle w:val="TablesHeadingGSCyan"/>
              <w:framePr w:hSpace="0" w:wrap="auto" w:vAnchor="margin" w:hAnchor="text" w:yAlign="inline"/>
              <w:rPr>
                <w:caps w:val="0"/>
                <w:color w:val="4D4D4C"/>
              </w:rPr>
            </w:pPr>
            <w:r w:rsidRPr="00DE024A">
              <w:rPr>
                <w:caps w:val="0"/>
                <w:color w:val="4D4D4C"/>
                <w:sz w:val="20"/>
                <w:szCs w:val="20"/>
              </w:rPr>
              <w:t>harassment, intimidation, and/or exploitation, especially in regard to women?</w:t>
            </w:r>
          </w:p>
        </w:tc>
        <w:tc>
          <w:tcPr>
            <w:tcW w:w="953" w:type="pct"/>
            <w:tcBorders>
              <w:top w:val="single" w:sz="4" w:space="0" w:color="auto"/>
              <w:left w:val="single" w:sz="4" w:space="0" w:color="auto"/>
              <w:bottom w:val="single" w:sz="4" w:space="0" w:color="auto"/>
            </w:tcBorders>
            <w:vAlign w:val="top"/>
          </w:tcPr>
          <w:p w14:paraId="0755F19D" w14:textId="72D2BCBC"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0722D287" w14:textId="04FD7D3A"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5DF34B40" w14:textId="5EADE00F" w:rsidR="00695214" w:rsidRPr="005E36C8" w:rsidRDefault="00F7613F"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7A23BA1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F8486F8" w14:textId="77777777" w:rsidR="00695214" w:rsidRPr="005E36C8" w:rsidRDefault="00695214" w:rsidP="00695214">
            <w:pPr>
              <w:pStyle w:val="TablesHeadingGSCyan"/>
              <w:framePr w:hSpace="0" w:wrap="auto" w:vAnchor="margin" w:hAnchor="text" w:yAlign="inline"/>
              <w:rPr>
                <w:caps w:val="0"/>
                <w:color w:val="4D4D4C"/>
                <w:sz w:val="20"/>
                <w:szCs w:val="22"/>
              </w:rPr>
            </w:pPr>
            <w:r w:rsidRPr="001718CB">
              <w:rPr>
                <w:rStyle w:val="SmartLink1"/>
                <w:sz w:val="20"/>
              </w:rPr>
              <w:fldChar w:fldCharType="begin"/>
            </w:r>
            <w:r w:rsidRPr="001718CB">
              <w:rPr>
                <w:rStyle w:val="SmartLink1"/>
                <w:sz w:val="20"/>
              </w:rPr>
              <w:instrText xml:space="preserve"> REF _Ref136263932 \w \h </w:instrText>
            </w:r>
            <w:r>
              <w:rPr>
                <w:rStyle w:val="SmartLink1"/>
                <w:sz w:val="20"/>
              </w:rPr>
              <w:instrText xml:space="preserve"> \* MERGEFORMAT </w:instrText>
            </w:r>
            <w:r w:rsidRPr="001718CB">
              <w:rPr>
                <w:rStyle w:val="SmartLink1"/>
                <w:sz w:val="20"/>
              </w:rPr>
            </w:r>
            <w:r w:rsidRPr="001718CB">
              <w:rPr>
                <w:rStyle w:val="SmartLink1"/>
                <w:sz w:val="20"/>
              </w:rPr>
              <w:fldChar w:fldCharType="separate"/>
            </w:r>
            <w:r w:rsidRPr="001718CB">
              <w:rPr>
                <w:rStyle w:val="SmartLink1"/>
                <w:sz w:val="20"/>
              </w:rPr>
              <w:t>P.6.1.3 |</w:t>
            </w:r>
            <w:r w:rsidRPr="001718CB">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3A3A90E4" w14:textId="77777777" w:rsidR="00695214" w:rsidRPr="005E36C8" w:rsidRDefault="00695214" w:rsidP="00695214">
            <w:pPr>
              <w:pStyle w:val="TablesHeadingGSCyan"/>
              <w:framePr w:hSpace="0" w:wrap="auto" w:vAnchor="margin" w:hAnchor="text" w:yAlign="inline"/>
              <w:rPr>
                <w:caps w:val="0"/>
                <w:color w:val="4D4D4C"/>
                <w:sz w:val="20"/>
                <w:szCs w:val="20"/>
              </w:rPr>
            </w:pPr>
            <w:r w:rsidRPr="005E36C8">
              <w:rPr>
                <w:caps w:val="0"/>
                <w:color w:val="4D4D4C"/>
                <w:sz w:val="20"/>
                <w:szCs w:val="20"/>
              </w:rPr>
              <w:t>discriminatory working conditions and/or lack of equal opportunity where national law provides provision to address non-discrimination in employment?</w:t>
            </w:r>
          </w:p>
        </w:tc>
        <w:tc>
          <w:tcPr>
            <w:tcW w:w="953" w:type="pct"/>
            <w:tcBorders>
              <w:top w:val="single" w:sz="4" w:space="0" w:color="auto"/>
              <w:left w:val="single" w:sz="4" w:space="0" w:color="auto"/>
              <w:bottom w:val="single" w:sz="4" w:space="0" w:color="auto"/>
            </w:tcBorders>
            <w:vAlign w:val="top"/>
          </w:tcPr>
          <w:p w14:paraId="73D54887" w14:textId="18AC7145"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584C4ABE" w14:textId="34934017"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01DC43DA" w14:textId="4DE0DA2F" w:rsidR="00695214" w:rsidRPr="005E36C8" w:rsidRDefault="00F7613F" w:rsidP="00695214">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695214" w:rsidRPr="005E36C8" w:rsidDel="00A63097">
              <w:rPr>
                <w:caps w:val="0"/>
                <w:color w:val="4D4D4C"/>
                <w:sz w:val="20"/>
                <w:szCs w:val="20"/>
              </w:rPr>
              <w:t xml:space="preserve"> NO</w:t>
            </w:r>
          </w:p>
        </w:tc>
      </w:tr>
      <w:tr w:rsidR="00695214" w:rsidRPr="005E36C8" w14:paraId="5FF2156F"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7A6F187" w14:textId="77777777" w:rsidR="00695214" w:rsidRPr="00D30E4C" w:rsidRDefault="00695214" w:rsidP="00695214">
            <w:pPr>
              <w:pStyle w:val="TablesHeadingGSCyan"/>
              <w:framePr w:hSpace="0" w:wrap="auto" w:vAnchor="margin" w:hAnchor="text" w:yAlign="inline"/>
              <w:rPr>
                <w:rStyle w:val="SmartLink1"/>
                <w:sz w:val="20"/>
              </w:rPr>
            </w:pPr>
            <w:r w:rsidRPr="00D30E4C">
              <w:rPr>
                <w:rStyle w:val="SmartLink1"/>
                <w:sz w:val="20"/>
              </w:rPr>
              <w:fldChar w:fldCharType="begin"/>
            </w:r>
            <w:r w:rsidRPr="00D30E4C">
              <w:rPr>
                <w:rStyle w:val="SmartLink1"/>
                <w:sz w:val="20"/>
              </w:rPr>
              <w:instrText xml:space="preserve"> REF _Ref136264444 \w \h </w:instrText>
            </w:r>
            <w:r>
              <w:rPr>
                <w:rStyle w:val="SmartLink1"/>
                <w:sz w:val="20"/>
              </w:rPr>
              <w:instrText xml:space="preserve"> \* MERGEFORMAT </w:instrText>
            </w:r>
            <w:r w:rsidRPr="00D30E4C">
              <w:rPr>
                <w:rStyle w:val="SmartLink1"/>
                <w:sz w:val="20"/>
              </w:rPr>
            </w:r>
            <w:r w:rsidRPr="00D30E4C">
              <w:rPr>
                <w:rStyle w:val="SmartLink1"/>
                <w:sz w:val="20"/>
              </w:rPr>
              <w:fldChar w:fldCharType="separate"/>
            </w:r>
            <w:r w:rsidRPr="00D30E4C">
              <w:rPr>
                <w:rStyle w:val="SmartLink1"/>
                <w:sz w:val="20"/>
              </w:rPr>
              <w:t>P.6.1.4 |</w:t>
            </w:r>
            <w:r w:rsidRPr="00D30E4C">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6A8CAB78" w14:textId="77777777" w:rsidR="00695214" w:rsidRPr="005E36C8" w:rsidRDefault="00695214" w:rsidP="00695214">
            <w:pPr>
              <w:pStyle w:val="TablesHeadingGSCyan"/>
              <w:framePr w:hSpace="0" w:wrap="auto" w:vAnchor="margin" w:hAnchor="text" w:yAlign="inline"/>
              <w:rPr>
                <w:caps w:val="0"/>
                <w:color w:val="4D4D4C"/>
                <w:sz w:val="20"/>
                <w:szCs w:val="20"/>
              </w:rPr>
            </w:pPr>
            <w:r w:rsidRPr="005E36C8">
              <w:rPr>
                <w:caps w:val="0"/>
                <w:color w:val="4D4D4C"/>
                <w:sz w:val="20"/>
                <w:szCs w:val="20"/>
              </w:rPr>
              <w:t>use of child labour? (including third-party engaged workers)</w:t>
            </w:r>
          </w:p>
        </w:tc>
        <w:tc>
          <w:tcPr>
            <w:tcW w:w="953" w:type="pct"/>
            <w:tcBorders>
              <w:top w:val="single" w:sz="4" w:space="0" w:color="auto"/>
              <w:left w:val="single" w:sz="4" w:space="0" w:color="auto"/>
              <w:bottom w:val="single" w:sz="4" w:space="0" w:color="auto"/>
            </w:tcBorders>
            <w:vAlign w:val="top"/>
          </w:tcPr>
          <w:p w14:paraId="319B1C39" w14:textId="1E614552"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6967353" w14:textId="05DA4389" w:rsidR="00695214" w:rsidRPr="005E36C8" w:rsidDel="00A63097" w:rsidRDefault="00695214" w:rsidP="00695214">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74D30EF7" w14:textId="3633CDDC" w:rsidR="00695214" w:rsidRPr="005E36C8" w:rsidRDefault="00F7613F" w:rsidP="00695214">
            <w:r>
              <w:rPr>
                <w:rFonts w:ascii="MS Gothic" w:eastAsia="MS Gothic" w:hAnsi="MS Gothic" w:hint="eastAsia"/>
                <w:caps/>
                <w:sz w:val="20"/>
                <w:szCs w:val="20"/>
              </w:rPr>
              <w:t>☒</w:t>
            </w:r>
            <w:r w:rsidR="00695214" w:rsidRPr="005E36C8" w:rsidDel="00A63097">
              <w:rPr>
                <w:caps/>
                <w:sz w:val="20"/>
                <w:szCs w:val="20"/>
              </w:rPr>
              <w:t xml:space="preserve"> NO</w:t>
            </w:r>
          </w:p>
        </w:tc>
      </w:tr>
      <w:tr w:rsidR="00695214" w:rsidRPr="005E36C8" w14:paraId="59A4A43F"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52D3F54" w14:textId="77777777" w:rsidR="00695214" w:rsidRPr="00D30E4C" w:rsidRDefault="00695214" w:rsidP="00695214">
            <w:pPr>
              <w:pStyle w:val="TablesHeadingGSCyan"/>
              <w:framePr w:hSpace="0" w:wrap="auto" w:vAnchor="margin" w:hAnchor="text" w:yAlign="inline"/>
              <w:rPr>
                <w:rStyle w:val="SmartLink1"/>
                <w:sz w:val="20"/>
              </w:rPr>
            </w:pPr>
            <w:r w:rsidRPr="00D30E4C">
              <w:rPr>
                <w:rStyle w:val="SmartLink1"/>
                <w:sz w:val="20"/>
              </w:rPr>
              <w:fldChar w:fldCharType="begin"/>
            </w:r>
            <w:r w:rsidRPr="00D30E4C">
              <w:rPr>
                <w:rStyle w:val="SmartLink1"/>
                <w:sz w:val="20"/>
              </w:rPr>
              <w:instrText xml:space="preserve"> REF _Ref136264444 \w \h </w:instrText>
            </w:r>
            <w:r>
              <w:rPr>
                <w:rStyle w:val="SmartLink1"/>
                <w:sz w:val="20"/>
              </w:rPr>
              <w:instrText xml:space="preserve"> \* MERGEFORMAT </w:instrText>
            </w:r>
            <w:r w:rsidRPr="00D30E4C">
              <w:rPr>
                <w:rStyle w:val="SmartLink1"/>
                <w:sz w:val="20"/>
              </w:rPr>
            </w:r>
            <w:r w:rsidRPr="00D30E4C">
              <w:rPr>
                <w:rStyle w:val="SmartLink1"/>
                <w:sz w:val="20"/>
              </w:rPr>
              <w:fldChar w:fldCharType="separate"/>
            </w:r>
            <w:r w:rsidRPr="00D30E4C">
              <w:rPr>
                <w:rStyle w:val="SmartLink1"/>
                <w:sz w:val="20"/>
              </w:rPr>
              <w:t>P.6.1.4 |</w:t>
            </w:r>
            <w:r w:rsidRPr="00D30E4C">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13E36AF6" w14:textId="77777777" w:rsidR="00695214" w:rsidRPr="005E36C8" w:rsidRDefault="00695214" w:rsidP="00695214">
            <w:pPr>
              <w:pStyle w:val="TablesHeadingGSCyan"/>
              <w:framePr w:hSpace="0" w:wrap="auto" w:vAnchor="margin" w:hAnchor="text" w:yAlign="inline"/>
              <w:rPr>
                <w:caps w:val="0"/>
                <w:color w:val="4D4D4C"/>
                <w:sz w:val="20"/>
                <w:szCs w:val="20"/>
              </w:rPr>
            </w:pPr>
            <w:r>
              <w:rPr>
                <w:caps w:val="0"/>
                <w:color w:val="4D4D4C"/>
                <w:sz w:val="20"/>
                <w:szCs w:val="20"/>
              </w:rPr>
              <w:t>in</w:t>
            </w:r>
            <w:r w:rsidRPr="005E36C8">
              <w:rPr>
                <w:caps w:val="0"/>
                <w:color w:val="4D4D4C"/>
                <w:sz w:val="20"/>
                <w:szCs w:val="20"/>
              </w:rPr>
              <w:t>adequate and verifiable mechanisms for age verification?</w:t>
            </w:r>
          </w:p>
        </w:tc>
        <w:tc>
          <w:tcPr>
            <w:tcW w:w="953" w:type="pct"/>
            <w:tcBorders>
              <w:top w:val="single" w:sz="4" w:space="0" w:color="auto"/>
              <w:left w:val="single" w:sz="4" w:space="0" w:color="auto"/>
              <w:bottom w:val="single" w:sz="4" w:space="0" w:color="auto"/>
            </w:tcBorders>
            <w:vAlign w:val="top"/>
          </w:tcPr>
          <w:p w14:paraId="168B12FF" w14:textId="2994517D"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706479E1" w14:textId="543AC088" w:rsidR="00695214" w:rsidRPr="005E36C8" w:rsidRDefault="00F7613F" w:rsidP="00695214">
            <w:r>
              <w:rPr>
                <w:rFonts w:ascii="MS Gothic" w:eastAsia="MS Gothic" w:hAnsi="MS Gothic" w:hint="eastAsia"/>
                <w:caps/>
                <w:sz w:val="20"/>
                <w:szCs w:val="20"/>
              </w:rPr>
              <w:t>☒</w:t>
            </w:r>
            <w:r w:rsidR="00695214" w:rsidRPr="005E36C8" w:rsidDel="00A63097">
              <w:rPr>
                <w:caps/>
                <w:sz w:val="20"/>
                <w:szCs w:val="20"/>
              </w:rPr>
              <w:t xml:space="preserve"> NO</w:t>
            </w:r>
          </w:p>
        </w:tc>
      </w:tr>
      <w:tr w:rsidR="00695214" w:rsidRPr="005E36C8" w14:paraId="3EE9925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C3DFA4D" w14:textId="77777777" w:rsidR="00695214" w:rsidRPr="00D30E4C" w:rsidRDefault="00695214" w:rsidP="00695214">
            <w:pPr>
              <w:pStyle w:val="TablesHeadingGSCyan"/>
              <w:framePr w:hSpace="0" w:wrap="auto" w:vAnchor="margin" w:hAnchor="text" w:yAlign="inline"/>
              <w:rPr>
                <w:rStyle w:val="SmartLink1"/>
                <w:sz w:val="20"/>
              </w:rPr>
            </w:pPr>
            <w:r w:rsidRPr="00644AF6">
              <w:rPr>
                <w:rStyle w:val="SmartLink1"/>
                <w:sz w:val="20"/>
              </w:rPr>
              <w:fldChar w:fldCharType="begin"/>
            </w:r>
            <w:r w:rsidRPr="00644AF6">
              <w:rPr>
                <w:rStyle w:val="SmartLink1"/>
                <w:sz w:val="20"/>
              </w:rPr>
              <w:instrText xml:space="preserve"> REF _Ref136265008 \w \h </w:instrText>
            </w:r>
            <w:r>
              <w:rPr>
                <w:rStyle w:val="SmartLink1"/>
                <w:sz w:val="20"/>
              </w:rPr>
              <w:instrText xml:space="preserve"> \* MERGEFORMAT </w:instrText>
            </w:r>
            <w:r w:rsidRPr="00644AF6">
              <w:rPr>
                <w:rStyle w:val="SmartLink1"/>
                <w:sz w:val="20"/>
              </w:rPr>
            </w:r>
            <w:r w:rsidRPr="00644AF6">
              <w:rPr>
                <w:rStyle w:val="SmartLink1"/>
                <w:sz w:val="20"/>
              </w:rPr>
              <w:fldChar w:fldCharType="separate"/>
            </w:r>
            <w:r w:rsidRPr="00644AF6">
              <w:rPr>
                <w:rStyle w:val="SmartLink1"/>
                <w:sz w:val="20"/>
              </w:rPr>
              <w:t>P.6.1.7 |</w:t>
            </w:r>
            <w:r w:rsidRPr="00644AF6">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10B827A7" w14:textId="77777777" w:rsidR="00695214" w:rsidRPr="005E36C8" w:rsidRDefault="00695214" w:rsidP="00695214">
            <w:pPr>
              <w:pStyle w:val="TablesHeadingGSCyan"/>
              <w:framePr w:hSpace="0" w:wrap="auto" w:vAnchor="margin" w:hAnchor="text" w:yAlign="inline"/>
              <w:rPr>
                <w:caps w:val="0"/>
                <w:color w:val="4D4D4C"/>
                <w:sz w:val="20"/>
                <w:szCs w:val="20"/>
              </w:rPr>
            </w:pPr>
            <w:r>
              <w:rPr>
                <w:caps w:val="0"/>
                <w:color w:val="4D4D4C"/>
                <w:sz w:val="20"/>
                <w:szCs w:val="20"/>
              </w:rPr>
              <w:t xml:space="preserve">no </w:t>
            </w:r>
            <w:r w:rsidRPr="00644AF6">
              <w:rPr>
                <w:caps w:val="0"/>
                <w:color w:val="4D4D4C"/>
                <w:sz w:val="20"/>
                <w:szCs w:val="20"/>
              </w:rPr>
              <w:t xml:space="preserve">processes and measures </w:t>
            </w:r>
            <w:r>
              <w:rPr>
                <w:caps w:val="0"/>
                <w:color w:val="4D4D4C"/>
                <w:sz w:val="20"/>
                <w:szCs w:val="20"/>
              </w:rPr>
              <w:t xml:space="preserve">in place </w:t>
            </w:r>
            <w:r w:rsidRPr="00644AF6">
              <w:rPr>
                <w:caps w:val="0"/>
                <w:color w:val="4D4D4C"/>
                <w:sz w:val="20"/>
                <w:szCs w:val="20"/>
              </w:rPr>
              <w:t>for the safety and health of project workers?</w:t>
            </w:r>
          </w:p>
        </w:tc>
        <w:tc>
          <w:tcPr>
            <w:tcW w:w="953" w:type="pct"/>
            <w:tcBorders>
              <w:top w:val="single" w:sz="4" w:space="0" w:color="auto"/>
              <w:left w:val="single" w:sz="4" w:space="0" w:color="auto"/>
              <w:bottom w:val="single" w:sz="4" w:space="0" w:color="auto"/>
            </w:tcBorders>
            <w:vAlign w:val="top"/>
          </w:tcPr>
          <w:p w14:paraId="03D5F6AE" w14:textId="31B4FB89"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42652FDA" w14:textId="08FA7CF0" w:rsidR="00695214" w:rsidRDefault="00F7613F" w:rsidP="00695214">
            <w:pPr>
              <w:rPr>
                <w:caps/>
                <w:sz w:val="20"/>
                <w:szCs w:val="20"/>
              </w:rPr>
            </w:pPr>
            <w:r>
              <w:rPr>
                <w:rFonts w:ascii="MS Gothic" w:eastAsia="MS Gothic" w:hAnsi="MS Gothic" w:hint="eastAsia"/>
                <w:caps/>
                <w:sz w:val="20"/>
                <w:szCs w:val="20"/>
              </w:rPr>
              <w:t>☒</w:t>
            </w:r>
            <w:r w:rsidR="00695214" w:rsidRPr="005E36C8" w:rsidDel="00A63097">
              <w:rPr>
                <w:caps/>
                <w:sz w:val="20"/>
                <w:szCs w:val="20"/>
              </w:rPr>
              <w:t xml:space="preserve"> NO</w:t>
            </w:r>
          </w:p>
        </w:tc>
      </w:tr>
      <w:tr w:rsidR="00695214" w:rsidRPr="005E36C8" w14:paraId="48067472"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19FECC6" w14:textId="77777777" w:rsidR="00695214" w:rsidRPr="00644AF6" w:rsidRDefault="00695214" w:rsidP="00695214">
            <w:pPr>
              <w:pStyle w:val="TablesHeadingGSCyan"/>
              <w:framePr w:hSpace="0" w:wrap="auto" w:vAnchor="margin" w:hAnchor="text" w:yAlign="inline"/>
              <w:rPr>
                <w:rStyle w:val="SmartLink1"/>
                <w:sz w:val="20"/>
              </w:rPr>
            </w:pPr>
            <w:r w:rsidRPr="00644AF6">
              <w:rPr>
                <w:rStyle w:val="SmartLink1"/>
                <w:sz w:val="20"/>
              </w:rPr>
              <w:fldChar w:fldCharType="begin"/>
            </w:r>
            <w:r w:rsidRPr="00644AF6">
              <w:rPr>
                <w:rStyle w:val="SmartLink1"/>
                <w:sz w:val="20"/>
              </w:rPr>
              <w:instrText xml:space="preserve"> REF _Ref136265008 \w \h </w:instrText>
            </w:r>
            <w:r>
              <w:rPr>
                <w:rStyle w:val="SmartLink1"/>
                <w:sz w:val="20"/>
              </w:rPr>
              <w:instrText xml:space="preserve"> \* MERGEFORMAT </w:instrText>
            </w:r>
            <w:r w:rsidRPr="00644AF6">
              <w:rPr>
                <w:rStyle w:val="SmartLink1"/>
                <w:sz w:val="20"/>
              </w:rPr>
            </w:r>
            <w:r w:rsidRPr="00644AF6">
              <w:rPr>
                <w:rStyle w:val="SmartLink1"/>
                <w:sz w:val="20"/>
              </w:rPr>
              <w:fldChar w:fldCharType="separate"/>
            </w:r>
            <w:r w:rsidRPr="00644AF6">
              <w:rPr>
                <w:rStyle w:val="SmartLink1"/>
                <w:sz w:val="20"/>
              </w:rPr>
              <w:t>P.6.1.7 |</w:t>
            </w:r>
            <w:r w:rsidRPr="00644AF6">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0F4B2141" w14:textId="77777777" w:rsidR="00695214" w:rsidRPr="005E36C8" w:rsidRDefault="00695214" w:rsidP="00695214">
            <w:pPr>
              <w:pStyle w:val="TablesHeadingGSCyan"/>
              <w:framePr w:hSpace="0" w:wrap="auto" w:vAnchor="margin" w:hAnchor="text" w:yAlign="inline"/>
              <w:rPr>
                <w:caps w:val="0"/>
                <w:color w:val="4D4D4C"/>
                <w:sz w:val="20"/>
                <w:szCs w:val="20"/>
              </w:rPr>
            </w:pPr>
            <w:r>
              <w:rPr>
                <w:caps w:val="0"/>
                <w:color w:val="4D4D4C"/>
                <w:sz w:val="20"/>
                <w:szCs w:val="20"/>
              </w:rPr>
              <w:t xml:space="preserve">No provision of </w:t>
            </w:r>
            <w:r w:rsidRPr="00CF7F76">
              <w:rPr>
                <w:caps w:val="0"/>
                <w:color w:val="4D4D4C"/>
                <w:sz w:val="20"/>
                <w:szCs w:val="20"/>
              </w:rPr>
              <w:t>safety and health training</w:t>
            </w:r>
            <w:r>
              <w:rPr>
                <w:caps w:val="0"/>
                <w:color w:val="4D4D4C"/>
                <w:sz w:val="20"/>
                <w:szCs w:val="20"/>
              </w:rPr>
              <w:t xml:space="preserve"> provisions</w:t>
            </w:r>
            <w:r w:rsidRPr="00CF7F76">
              <w:rPr>
                <w:caps w:val="0"/>
                <w:color w:val="4D4D4C"/>
                <w:sz w:val="20"/>
                <w:szCs w:val="20"/>
              </w:rPr>
              <w:t>, including on the proper use and maintenance of personal protective equipment conducted by competent persons and the maintenance of training records?</w:t>
            </w:r>
          </w:p>
        </w:tc>
        <w:tc>
          <w:tcPr>
            <w:tcW w:w="953" w:type="pct"/>
            <w:tcBorders>
              <w:top w:val="single" w:sz="4" w:space="0" w:color="auto"/>
              <w:left w:val="single" w:sz="4" w:space="0" w:color="auto"/>
              <w:bottom w:val="single" w:sz="4" w:space="0" w:color="auto"/>
            </w:tcBorders>
            <w:vAlign w:val="top"/>
          </w:tcPr>
          <w:p w14:paraId="50476C5D" w14:textId="1E979505" w:rsidR="00695214" w:rsidRPr="005E36C8" w:rsidDel="00A63097" w:rsidRDefault="00695214" w:rsidP="00695214">
            <w:pPr>
              <w:rPr>
                <w:caps/>
                <w:sz w:val="20"/>
                <w:szCs w:val="20"/>
              </w:rPr>
            </w:pPr>
            <w:r w:rsidRPr="00CF7F76" w:rsidDel="00A63097">
              <w:rPr>
                <w:rFonts w:ascii="Segoe UI Symbol" w:hAnsi="Segoe UI Symbol" w:cs="Segoe UI Symbol"/>
                <w:caps/>
                <w:sz w:val="20"/>
                <w:szCs w:val="20"/>
              </w:rPr>
              <w:t>☐</w:t>
            </w:r>
            <w:r w:rsidRPr="00CF7F76" w:rsidDel="00A63097">
              <w:rPr>
                <w:caps/>
                <w:sz w:val="20"/>
                <w:szCs w:val="20"/>
              </w:rPr>
              <w:t xml:space="preserve"> YES</w:t>
            </w:r>
          </w:p>
          <w:p w14:paraId="5F151D00" w14:textId="5D5712A8" w:rsidR="00695214" w:rsidRDefault="00F7613F" w:rsidP="00695214">
            <w:pPr>
              <w:rPr>
                <w:caps/>
                <w:sz w:val="20"/>
                <w:szCs w:val="20"/>
              </w:rPr>
            </w:pPr>
            <w:r>
              <w:rPr>
                <w:rFonts w:ascii="MS Gothic" w:eastAsia="MS Gothic" w:hAnsi="MS Gothic" w:hint="eastAsia"/>
                <w:caps/>
                <w:sz w:val="20"/>
                <w:szCs w:val="20"/>
              </w:rPr>
              <w:t>☒</w:t>
            </w:r>
            <w:r w:rsidR="00695214" w:rsidRPr="005E36C8" w:rsidDel="00A63097">
              <w:rPr>
                <w:caps/>
                <w:sz w:val="20"/>
                <w:szCs w:val="20"/>
              </w:rPr>
              <w:t xml:space="preserve"> NO</w:t>
            </w:r>
          </w:p>
        </w:tc>
      </w:tr>
      <w:tr w:rsidR="00695214" w:rsidRPr="005E36C8" w14:paraId="76DCC50F"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AAE2563" w14:textId="77777777" w:rsidR="00695214" w:rsidRPr="00644AF6" w:rsidRDefault="00695214" w:rsidP="00695214">
            <w:pPr>
              <w:pStyle w:val="TablesHeadingGSCyan"/>
              <w:framePr w:hSpace="0" w:wrap="auto" w:vAnchor="margin" w:hAnchor="text" w:yAlign="inline"/>
              <w:rPr>
                <w:rStyle w:val="SmartLink1"/>
                <w:sz w:val="20"/>
              </w:rPr>
            </w:pPr>
            <w:r w:rsidRPr="00644AF6">
              <w:rPr>
                <w:rStyle w:val="SmartLink1"/>
                <w:sz w:val="20"/>
              </w:rPr>
              <w:fldChar w:fldCharType="begin"/>
            </w:r>
            <w:r w:rsidRPr="00644AF6">
              <w:rPr>
                <w:rStyle w:val="SmartLink1"/>
                <w:sz w:val="20"/>
              </w:rPr>
              <w:instrText xml:space="preserve"> REF _Ref136265008 \w \h </w:instrText>
            </w:r>
            <w:r>
              <w:rPr>
                <w:rStyle w:val="SmartLink1"/>
                <w:sz w:val="20"/>
              </w:rPr>
              <w:instrText xml:space="preserve"> \* MERGEFORMAT </w:instrText>
            </w:r>
            <w:r w:rsidRPr="00644AF6">
              <w:rPr>
                <w:rStyle w:val="SmartLink1"/>
                <w:sz w:val="20"/>
              </w:rPr>
            </w:r>
            <w:r w:rsidRPr="00644AF6">
              <w:rPr>
                <w:rStyle w:val="SmartLink1"/>
                <w:sz w:val="20"/>
              </w:rPr>
              <w:fldChar w:fldCharType="separate"/>
            </w:r>
            <w:r w:rsidRPr="00644AF6">
              <w:rPr>
                <w:rStyle w:val="SmartLink1"/>
                <w:sz w:val="20"/>
              </w:rPr>
              <w:t>P.6.1.7 |</w:t>
            </w:r>
            <w:r w:rsidRPr="00644AF6">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45DD16FD" w14:textId="77777777" w:rsidR="00695214" w:rsidRPr="005E36C8" w:rsidRDefault="00695214" w:rsidP="00695214">
            <w:pPr>
              <w:pStyle w:val="TablesHeadingGSCyan"/>
              <w:framePr w:hSpace="0" w:wrap="auto" w:vAnchor="margin" w:hAnchor="text" w:yAlign="inline"/>
              <w:rPr>
                <w:caps w:val="0"/>
                <w:color w:val="4D4D4C"/>
                <w:sz w:val="20"/>
                <w:szCs w:val="20"/>
              </w:rPr>
            </w:pPr>
            <w:r>
              <w:rPr>
                <w:caps w:val="0"/>
                <w:color w:val="4D4D4C"/>
                <w:sz w:val="20"/>
                <w:szCs w:val="20"/>
              </w:rPr>
              <w:t>No provision to</w:t>
            </w:r>
            <w:r w:rsidRPr="00F473E7">
              <w:rPr>
                <w:caps w:val="0"/>
                <w:color w:val="4D4D4C"/>
                <w:sz w:val="20"/>
                <w:szCs w:val="20"/>
              </w:rPr>
              <w:t xml:space="preserve"> record and document accidents, diseases, incidents, and any resulting injuries, illnesses, or deaths?</w:t>
            </w:r>
          </w:p>
        </w:tc>
        <w:tc>
          <w:tcPr>
            <w:tcW w:w="953" w:type="pct"/>
            <w:tcBorders>
              <w:top w:val="single" w:sz="4" w:space="0" w:color="auto"/>
              <w:left w:val="single" w:sz="4" w:space="0" w:color="auto"/>
              <w:bottom w:val="single" w:sz="4" w:space="0" w:color="auto"/>
            </w:tcBorders>
            <w:vAlign w:val="top"/>
          </w:tcPr>
          <w:p w14:paraId="4DC7C173" w14:textId="7E9C70B4" w:rsidR="00695214" w:rsidRPr="005E36C8" w:rsidDel="00A63097" w:rsidRDefault="00695214" w:rsidP="00695214">
            <w:pPr>
              <w:rPr>
                <w:caps/>
                <w:sz w:val="20"/>
                <w:szCs w:val="20"/>
              </w:rPr>
            </w:pPr>
            <w:r w:rsidRPr="00F473E7" w:rsidDel="00A63097">
              <w:rPr>
                <w:rFonts w:ascii="Segoe UI Symbol" w:hAnsi="Segoe UI Symbol" w:cs="Segoe UI Symbol"/>
                <w:caps/>
                <w:sz w:val="20"/>
                <w:szCs w:val="20"/>
              </w:rPr>
              <w:t>☐</w:t>
            </w:r>
            <w:r w:rsidRPr="00CF7F76" w:rsidDel="00A63097">
              <w:rPr>
                <w:caps/>
                <w:sz w:val="20"/>
                <w:szCs w:val="20"/>
              </w:rPr>
              <w:t xml:space="preserve"> YES</w:t>
            </w:r>
          </w:p>
          <w:p w14:paraId="035534F1" w14:textId="379E4FE6" w:rsidR="00695214" w:rsidRDefault="00F7613F" w:rsidP="00695214">
            <w:pPr>
              <w:rPr>
                <w:caps/>
                <w:sz w:val="20"/>
                <w:szCs w:val="20"/>
              </w:rPr>
            </w:pPr>
            <w:r>
              <w:rPr>
                <w:rFonts w:ascii="MS Gothic" w:eastAsia="MS Gothic" w:hAnsi="MS Gothic" w:hint="eastAsia"/>
                <w:caps/>
                <w:sz w:val="20"/>
                <w:szCs w:val="20"/>
              </w:rPr>
              <w:t>☒</w:t>
            </w:r>
            <w:r w:rsidR="00695214" w:rsidRPr="005E36C8" w:rsidDel="00A63097">
              <w:rPr>
                <w:caps/>
                <w:sz w:val="20"/>
                <w:szCs w:val="20"/>
              </w:rPr>
              <w:t xml:space="preserve"> NO</w:t>
            </w:r>
          </w:p>
        </w:tc>
      </w:tr>
      <w:tr w:rsidR="00695214" w:rsidRPr="005E36C8" w14:paraId="45167C83"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E80C38B" w14:textId="77777777" w:rsidR="00695214" w:rsidRPr="00644AF6" w:rsidRDefault="00695214" w:rsidP="00695214">
            <w:pPr>
              <w:pStyle w:val="TablesHeadingGSCyan"/>
              <w:framePr w:hSpace="0" w:wrap="auto" w:vAnchor="margin" w:hAnchor="text" w:yAlign="inline"/>
              <w:rPr>
                <w:rStyle w:val="SmartLink1"/>
                <w:sz w:val="20"/>
              </w:rPr>
            </w:pPr>
            <w:r>
              <w:rPr>
                <w:rStyle w:val="SmartLink1"/>
                <w:sz w:val="20"/>
              </w:rPr>
              <w:fldChar w:fldCharType="begin"/>
            </w:r>
            <w:r>
              <w:rPr>
                <w:rStyle w:val="SmartLink1"/>
                <w:sz w:val="20"/>
              </w:rPr>
              <w:instrText xml:space="preserve"> REF _Ref136265645 \w \h </w:instrText>
            </w:r>
            <w:r>
              <w:rPr>
                <w:rStyle w:val="SmartLink1"/>
                <w:sz w:val="20"/>
              </w:rPr>
            </w:r>
            <w:r>
              <w:rPr>
                <w:rStyle w:val="SmartLink1"/>
                <w:sz w:val="20"/>
              </w:rPr>
              <w:fldChar w:fldCharType="separate"/>
            </w:r>
            <w:r>
              <w:rPr>
                <w:rStyle w:val="SmartLink1"/>
                <w:sz w:val="20"/>
              </w:rPr>
              <w:t>P.6.1.8 |</w:t>
            </w:r>
            <w:r>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7CDA75E6" w14:textId="77777777" w:rsidR="00695214" w:rsidRDefault="00695214" w:rsidP="00695214">
            <w:pPr>
              <w:pStyle w:val="TablesHeadingGSCyan"/>
              <w:framePr w:hSpace="0" w:wrap="auto" w:vAnchor="margin" w:hAnchor="text" w:yAlign="inline"/>
              <w:rPr>
                <w:caps w:val="0"/>
                <w:color w:val="4D4D4C"/>
                <w:sz w:val="20"/>
                <w:szCs w:val="20"/>
              </w:rPr>
            </w:pPr>
            <w:r w:rsidRPr="005E36C8">
              <w:rPr>
                <w:caps w:val="0"/>
                <w:color w:val="4D4D4C"/>
                <w:sz w:val="20"/>
                <w:szCs w:val="20"/>
              </w:rPr>
              <w:t>occupational health and safety risks due to physical, chemical, biological and psychosocial hazards (including violence and harassment) throughout the project life-cycle?</w:t>
            </w:r>
          </w:p>
        </w:tc>
        <w:tc>
          <w:tcPr>
            <w:tcW w:w="953" w:type="pct"/>
            <w:tcBorders>
              <w:top w:val="single" w:sz="4" w:space="0" w:color="auto"/>
              <w:left w:val="single" w:sz="4" w:space="0" w:color="auto"/>
              <w:bottom w:val="single" w:sz="4" w:space="0" w:color="auto"/>
            </w:tcBorders>
            <w:vAlign w:val="top"/>
          </w:tcPr>
          <w:p w14:paraId="63E9E08E" w14:textId="007B6B03" w:rsidR="00695214" w:rsidRPr="005E36C8" w:rsidDel="00A63097" w:rsidRDefault="00695214" w:rsidP="00695214">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1E5885EC" w14:textId="27D274B1" w:rsidR="00695214" w:rsidRPr="00F473E7" w:rsidRDefault="00F7613F" w:rsidP="00695214">
            <w:pPr>
              <w:rPr>
                <w:caps/>
                <w:sz w:val="20"/>
                <w:szCs w:val="20"/>
              </w:rPr>
            </w:pPr>
            <w:r>
              <w:rPr>
                <w:rFonts w:ascii="MS Gothic" w:eastAsia="MS Gothic" w:hAnsi="MS Gothic" w:hint="eastAsia"/>
                <w:caps/>
                <w:sz w:val="20"/>
                <w:szCs w:val="20"/>
              </w:rPr>
              <w:t>☒</w:t>
            </w:r>
            <w:r w:rsidR="00695214" w:rsidRPr="005E36C8" w:rsidDel="00A63097">
              <w:rPr>
                <w:caps/>
                <w:sz w:val="20"/>
                <w:szCs w:val="20"/>
              </w:rPr>
              <w:t xml:space="preserve"> NO</w:t>
            </w:r>
          </w:p>
        </w:tc>
      </w:tr>
      <w:tr w:rsidR="00695214" w:rsidRPr="005E36C8" w14:paraId="7E1E452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AB375E6" w14:textId="77777777" w:rsidR="00695214" w:rsidRDefault="00695214" w:rsidP="00695214">
            <w:pPr>
              <w:pStyle w:val="TablesHeadingGSCyan"/>
              <w:framePr w:hSpace="0" w:wrap="auto" w:vAnchor="margin" w:hAnchor="text" w:yAlign="inline"/>
              <w:rPr>
                <w:rStyle w:val="SmartLink1"/>
                <w:sz w:val="20"/>
              </w:rPr>
            </w:pPr>
            <w:r>
              <w:rPr>
                <w:rStyle w:val="SmartLink1"/>
                <w:sz w:val="20"/>
              </w:rPr>
              <w:fldChar w:fldCharType="begin"/>
            </w:r>
            <w:r>
              <w:rPr>
                <w:rStyle w:val="SmartLink1"/>
                <w:sz w:val="20"/>
              </w:rPr>
              <w:instrText xml:space="preserve"> REF _Ref136265867 \w \h </w:instrText>
            </w:r>
            <w:r>
              <w:rPr>
                <w:rStyle w:val="SmartLink1"/>
                <w:sz w:val="20"/>
              </w:rPr>
            </w:r>
            <w:r>
              <w:rPr>
                <w:rStyle w:val="SmartLink1"/>
                <w:sz w:val="20"/>
              </w:rPr>
              <w:fldChar w:fldCharType="separate"/>
            </w:r>
            <w:r>
              <w:rPr>
                <w:rStyle w:val="SmartLink1"/>
                <w:sz w:val="20"/>
              </w:rPr>
              <w:t>P.6.1.9 |</w:t>
            </w:r>
            <w:r>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21BEB6E6" w14:textId="77777777" w:rsidR="00695214" w:rsidRPr="005E36C8" w:rsidRDefault="00695214" w:rsidP="00695214">
            <w:pPr>
              <w:pStyle w:val="TablesHeadingGSCyan"/>
              <w:framePr w:hSpace="0" w:wrap="auto" w:vAnchor="margin" w:hAnchor="text" w:yAlign="inline"/>
              <w:rPr>
                <w:caps w:val="0"/>
                <w:color w:val="4D4D4C"/>
                <w:sz w:val="20"/>
                <w:szCs w:val="20"/>
              </w:rPr>
            </w:pPr>
            <w:r>
              <w:rPr>
                <w:caps w:val="0"/>
                <w:color w:val="4D4D4C"/>
                <w:sz w:val="20"/>
                <w:szCs w:val="20"/>
              </w:rPr>
              <w:t xml:space="preserve">No </w:t>
            </w:r>
            <w:r w:rsidRPr="00C55293">
              <w:rPr>
                <w:caps w:val="0"/>
                <w:color w:val="4D4D4C"/>
                <w:sz w:val="20"/>
                <w:szCs w:val="20"/>
              </w:rPr>
              <w:t>measures to protect vulnerable project workers from harassment, exploitation, and gender-based violence (GBV)?</w:t>
            </w:r>
            <w:r>
              <w:rPr>
                <w:caps w:val="0"/>
                <w:color w:val="4D4D4C"/>
                <w:sz w:val="20"/>
                <w:szCs w:val="20"/>
              </w:rPr>
              <w:t xml:space="preserve"> T</w:t>
            </w:r>
            <w:r w:rsidRPr="00C55293">
              <w:rPr>
                <w:caps w:val="0"/>
                <w:color w:val="4D4D4C"/>
                <w:sz w:val="20"/>
                <w:szCs w:val="20"/>
              </w:rPr>
              <w:t>his includes women, people with disabilities, migrant workers, and young workers.</w:t>
            </w:r>
          </w:p>
        </w:tc>
        <w:tc>
          <w:tcPr>
            <w:tcW w:w="953" w:type="pct"/>
            <w:tcBorders>
              <w:top w:val="single" w:sz="4" w:space="0" w:color="auto"/>
              <w:left w:val="single" w:sz="4" w:space="0" w:color="auto"/>
              <w:bottom w:val="single" w:sz="4" w:space="0" w:color="auto"/>
            </w:tcBorders>
            <w:vAlign w:val="top"/>
          </w:tcPr>
          <w:p w14:paraId="2C7B4DD4" w14:textId="6870C972" w:rsidR="00695214" w:rsidRPr="005E36C8" w:rsidDel="00A63097" w:rsidRDefault="00695214" w:rsidP="00695214">
            <w:pPr>
              <w:rPr>
                <w:caps/>
                <w:sz w:val="20"/>
                <w:szCs w:val="20"/>
              </w:rPr>
            </w:pPr>
            <w:r w:rsidRPr="00C55293" w:rsidDel="00A63097">
              <w:rPr>
                <w:rFonts w:ascii="Segoe UI Symbol" w:hAnsi="Segoe UI Symbol" w:cs="Segoe UI Symbol"/>
                <w:caps/>
                <w:sz w:val="20"/>
                <w:szCs w:val="20"/>
              </w:rPr>
              <w:t>☐</w:t>
            </w:r>
            <w:r w:rsidRPr="00C55293" w:rsidDel="00A63097">
              <w:rPr>
                <w:caps/>
                <w:sz w:val="20"/>
                <w:szCs w:val="20"/>
              </w:rPr>
              <w:t xml:space="preserve"> YES</w:t>
            </w:r>
          </w:p>
          <w:p w14:paraId="1165814E" w14:textId="59015322" w:rsidR="00695214" w:rsidRDefault="002C4A7E" w:rsidP="00695214">
            <w:pPr>
              <w:rPr>
                <w:caps/>
                <w:sz w:val="20"/>
                <w:szCs w:val="20"/>
              </w:rPr>
            </w:pPr>
            <w:r>
              <w:rPr>
                <w:rFonts w:ascii="MS Gothic" w:eastAsia="MS Gothic" w:hAnsi="MS Gothic" w:hint="eastAsia"/>
                <w:caps/>
                <w:sz w:val="20"/>
                <w:szCs w:val="20"/>
              </w:rPr>
              <w:t>☒</w:t>
            </w:r>
            <w:r w:rsidR="00695214" w:rsidRPr="005E36C8" w:rsidDel="00A63097">
              <w:rPr>
                <w:caps/>
                <w:sz w:val="20"/>
                <w:szCs w:val="20"/>
              </w:rPr>
              <w:t xml:space="preserve"> NO</w:t>
            </w:r>
          </w:p>
        </w:tc>
      </w:tr>
      <w:tr w:rsidR="00695214" w:rsidRPr="005E36C8" w14:paraId="1B81DE2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A4FF5BB" w14:textId="77777777" w:rsidR="00695214" w:rsidRPr="00EB74A5" w:rsidRDefault="00695214" w:rsidP="00695214">
            <w:pPr>
              <w:pStyle w:val="TablesHeadingGSCyan"/>
              <w:framePr w:hSpace="0" w:wrap="auto" w:vAnchor="margin" w:hAnchor="text" w:yAlign="inline"/>
              <w:rPr>
                <w:rStyle w:val="SmartLink1"/>
                <w:sz w:val="18"/>
                <w:szCs w:val="22"/>
              </w:rPr>
            </w:pPr>
            <w:r w:rsidRPr="00EB74A5">
              <w:rPr>
                <w:rStyle w:val="SmartLink1"/>
                <w:sz w:val="18"/>
                <w:szCs w:val="22"/>
              </w:rPr>
              <w:fldChar w:fldCharType="begin"/>
            </w:r>
            <w:r w:rsidRPr="00EB74A5">
              <w:rPr>
                <w:rStyle w:val="SmartLink1"/>
                <w:sz w:val="18"/>
                <w:szCs w:val="22"/>
              </w:rPr>
              <w:instrText xml:space="preserve"> REF _Ref136267194 \w \h </w:instrText>
            </w:r>
            <w:r>
              <w:rPr>
                <w:rStyle w:val="SmartLink1"/>
                <w:sz w:val="18"/>
                <w:szCs w:val="22"/>
              </w:rPr>
              <w:instrText xml:space="preserve"> \* MERGEFORMAT </w:instrText>
            </w:r>
            <w:r w:rsidRPr="00EB74A5">
              <w:rPr>
                <w:rStyle w:val="SmartLink1"/>
                <w:sz w:val="18"/>
                <w:szCs w:val="22"/>
              </w:rPr>
            </w:r>
            <w:r w:rsidRPr="00EB74A5">
              <w:rPr>
                <w:rStyle w:val="SmartLink1"/>
                <w:sz w:val="18"/>
                <w:szCs w:val="22"/>
              </w:rPr>
              <w:fldChar w:fldCharType="separate"/>
            </w:r>
            <w:r w:rsidRPr="00EB74A5">
              <w:rPr>
                <w:rStyle w:val="SmartLink1"/>
                <w:sz w:val="18"/>
                <w:szCs w:val="22"/>
              </w:rPr>
              <w:t>P.6.1.10 |</w:t>
            </w:r>
            <w:r w:rsidRPr="00EB74A5">
              <w:rPr>
                <w:rStyle w:val="SmartLink1"/>
                <w:sz w:val="18"/>
                <w:szCs w:val="22"/>
              </w:rPr>
              <w:fldChar w:fldCharType="end"/>
            </w:r>
          </w:p>
        </w:tc>
        <w:tc>
          <w:tcPr>
            <w:tcW w:w="3285" w:type="pct"/>
            <w:tcBorders>
              <w:top w:val="single" w:sz="4" w:space="0" w:color="auto"/>
              <w:bottom w:val="single" w:sz="4" w:space="0" w:color="auto"/>
              <w:right w:val="single" w:sz="4" w:space="0" w:color="auto"/>
            </w:tcBorders>
            <w:vAlign w:val="top"/>
          </w:tcPr>
          <w:p w14:paraId="1892FDD9" w14:textId="77777777" w:rsidR="00695214" w:rsidRPr="005E36C8" w:rsidRDefault="00695214" w:rsidP="00695214">
            <w:pPr>
              <w:pStyle w:val="TablesHeadingGSCyan"/>
              <w:framePr w:hSpace="0" w:wrap="auto" w:vAnchor="margin" w:hAnchor="text" w:yAlign="inline"/>
              <w:rPr>
                <w:caps w:val="0"/>
                <w:color w:val="4D4D4C"/>
                <w:sz w:val="20"/>
                <w:szCs w:val="20"/>
              </w:rPr>
            </w:pPr>
            <w:r>
              <w:rPr>
                <w:caps w:val="0"/>
                <w:color w:val="4D4D4C"/>
                <w:sz w:val="20"/>
                <w:szCs w:val="20"/>
              </w:rPr>
              <w:t xml:space="preserve">No </w:t>
            </w:r>
            <w:r w:rsidRPr="003D7567">
              <w:rPr>
                <w:caps w:val="0"/>
                <w:color w:val="4D4D4C"/>
                <w:sz w:val="20"/>
                <w:szCs w:val="20"/>
              </w:rPr>
              <w:t>grievance mechanism available for workers to voice workplace concerns</w:t>
            </w:r>
            <w:r>
              <w:rPr>
                <w:caps w:val="0"/>
                <w:color w:val="4D4D4C"/>
                <w:sz w:val="20"/>
                <w:szCs w:val="20"/>
              </w:rPr>
              <w:t>.</w:t>
            </w:r>
          </w:p>
        </w:tc>
        <w:tc>
          <w:tcPr>
            <w:tcW w:w="953" w:type="pct"/>
            <w:tcBorders>
              <w:top w:val="single" w:sz="4" w:space="0" w:color="auto"/>
              <w:left w:val="single" w:sz="4" w:space="0" w:color="auto"/>
              <w:bottom w:val="single" w:sz="4" w:space="0" w:color="auto"/>
            </w:tcBorders>
            <w:vAlign w:val="top"/>
          </w:tcPr>
          <w:p w14:paraId="5A212B6C" w14:textId="0B59C326" w:rsidR="00695214" w:rsidRPr="005E36C8" w:rsidDel="00A63097" w:rsidRDefault="00695214" w:rsidP="00695214">
            <w:pPr>
              <w:rPr>
                <w:caps/>
                <w:sz w:val="20"/>
                <w:szCs w:val="20"/>
              </w:rPr>
            </w:pPr>
            <w:r w:rsidRPr="00EB74A5" w:rsidDel="00A63097">
              <w:rPr>
                <w:rFonts w:ascii="Segoe UI Symbol" w:hAnsi="Segoe UI Symbol" w:cs="Segoe UI Symbol"/>
                <w:caps/>
                <w:sz w:val="20"/>
                <w:szCs w:val="20"/>
              </w:rPr>
              <w:t>☐</w:t>
            </w:r>
            <w:r w:rsidRPr="00EB74A5" w:rsidDel="00A63097">
              <w:rPr>
                <w:caps/>
                <w:sz w:val="20"/>
                <w:szCs w:val="20"/>
              </w:rPr>
              <w:t xml:space="preserve"> YES</w:t>
            </w:r>
          </w:p>
          <w:p w14:paraId="458BB3E9" w14:textId="427F5319" w:rsidR="00695214" w:rsidRDefault="002C4A7E" w:rsidP="00695214">
            <w:pPr>
              <w:rPr>
                <w:caps/>
                <w:sz w:val="20"/>
                <w:szCs w:val="20"/>
              </w:rPr>
            </w:pPr>
            <w:r>
              <w:rPr>
                <w:rFonts w:ascii="MS Gothic" w:eastAsia="MS Gothic" w:hAnsi="MS Gothic" w:hint="eastAsia"/>
                <w:caps/>
                <w:sz w:val="20"/>
                <w:szCs w:val="20"/>
              </w:rPr>
              <w:t>☒</w:t>
            </w:r>
            <w:r w:rsidR="00695214" w:rsidRPr="005E36C8" w:rsidDel="00A63097">
              <w:rPr>
                <w:caps/>
                <w:sz w:val="20"/>
                <w:szCs w:val="20"/>
              </w:rPr>
              <w:t xml:space="preserve"> NO</w:t>
            </w:r>
          </w:p>
        </w:tc>
      </w:tr>
      <w:tr w:rsidR="00695214" w:rsidRPr="005E36C8" w14:paraId="5BB37A82"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033E584" w14:textId="77777777" w:rsidR="00695214" w:rsidRPr="00EB74A5" w:rsidRDefault="00695214" w:rsidP="00695214">
            <w:pPr>
              <w:pStyle w:val="TablesHeadingGSCyan"/>
              <w:framePr w:hSpace="0" w:wrap="auto" w:vAnchor="margin" w:hAnchor="text" w:yAlign="inline"/>
              <w:rPr>
                <w:rStyle w:val="SmartLink1"/>
                <w:sz w:val="18"/>
                <w:szCs w:val="22"/>
              </w:rPr>
            </w:pPr>
            <w:r>
              <w:rPr>
                <w:rStyle w:val="SmartLink1"/>
                <w:sz w:val="18"/>
                <w:szCs w:val="22"/>
              </w:rPr>
              <w:fldChar w:fldCharType="begin"/>
            </w:r>
            <w:r>
              <w:rPr>
                <w:rStyle w:val="SmartLink1"/>
                <w:sz w:val="18"/>
                <w:szCs w:val="22"/>
              </w:rPr>
              <w:instrText xml:space="preserve"> REF _Ref136267743 \w \h </w:instrText>
            </w:r>
            <w:r>
              <w:rPr>
                <w:rStyle w:val="SmartLink1"/>
                <w:sz w:val="18"/>
                <w:szCs w:val="22"/>
              </w:rPr>
            </w:r>
            <w:r>
              <w:rPr>
                <w:rStyle w:val="SmartLink1"/>
                <w:sz w:val="18"/>
                <w:szCs w:val="22"/>
              </w:rPr>
              <w:fldChar w:fldCharType="separate"/>
            </w:r>
            <w:r>
              <w:rPr>
                <w:rStyle w:val="SmartLink1"/>
                <w:sz w:val="18"/>
                <w:szCs w:val="22"/>
              </w:rPr>
              <w:t>P.6.1.11 |</w:t>
            </w:r>
            <w:r>
              <w:rPr>
                <w:rStyle w:val="SmartLink1"/>
                <w:sz w:val="18"/>
                <w:szCs w:val="22"/>
              </w:rPr>
              <w:fldChar w:fldCharType="end"/>
            </w:r>
          </w:p>
        </w:tc>
        <w:tc>
          <w:tcPr>
            <w:tcW w:w="3285" w:type="pct"/>
            <w:tcBorders>
              <w:top w:val="single" w:sz="4" w:space="0" w:color="auto"/>
              <w:bottom w:val="single" w:sz="4" w:space="0" w:color="auto"/>
              <w:right w:val="single" w:sz="4" w:space="0" w:color="auto"/>
            </w:tcBorders>
            <w:vAlign w:val="top"/>
          </w:tcPr>
          <w:p w14:paraId="41F8DC02" w14:textId="77777777" w:rsidR="00695214" w:rsidRPr="003D7567" w:rsidRDefault="00695214" w:rsidP="00695214">
            <w:pPr>
              <w:pStyle w:val="TablesHeadingGSCyan"/>
              <w:framePr w:hSpace="0" w:wrap="auto" w:vAnchor="margin" w:hAnchor="text" w:yAlign="inline"/>
              <w:rPr>
                <w:caps w:val="0"/>
                <w:color w:val="4D4D4C"/>
                <w:sz w:val="20"/>
                <w:szCs w:val="20"/>
              </w:rPr>
            </w:pPr>
            <w:r>
              <w:rPr>
                <w:caps w:val="0"/>
                <w:color w:val="4D4D4C"/>
                <w:sz w:val="20"/>
                <w:szCs w:val="20"/>
              </w:rPr>
              <w:t xml:space="preserve">No </w:t>
            </w:r>
            <w:r w:rsidRPr="00442457">
              <w:rPr>
                <w:caps w:val="0"/>
                <w:color w:val="4D4D4C"/>
                <w:sz w:val="20"/>
                <w:szCs w:val="20"/>
              </w:rPr>
              <w:t>measures for due diligence and the establishment of policies and procedures to manage and monitor the performance of third-party employees in the project?</w:t>
            </w:r>
          </w:p>
        </w:tc>
        <w:tc>
          <w:tcPr>
            <w:tcW w:w="953" w:type="pct"/>
            <w:tcBorders>
              <w:top w:val="single" w:sz="4" w:space="0" w:color="auto"/>
              <w:left w:val="single" w:sz="4" w:space="0" w:color="auto"/>
              <w:bottom w:val="single" w:sz="4" w:space="0" w:color="auto"/>
            </w:tcBorders>
            <w:vAlign w:val="top"/>
          </w:tcPr>
          <w:p w14:paraId="031D1784" w14:textId="3E681807" w:rsidR="00695214" w:rsidRPr="005E36C8" w:rsidDel="00A63097" w:rsidRDefault="00695214" w:rsidP="00695214">
            <w:pPr>
              <w:rPr>
                <w:caps/>
                <w:sz w:val="20"/>
                <w:szCs w:val="20"/>
              </w:rPr>
            </w:pPr>
            <w:r w:rsidRPr="00EB74A5" w:rsidDel="00A63097">
              <w:rPr>
                <w:rFonts w:ascii="Segoe UI Symbol" w:hAnsi="Segoe UI Symbol" w:cs="Segoe UI Symbol"/>
                <w:caps/>
                <w:sz w:val="20"/>
                <w:szCs w:val="20"/>
              </w:rPr>
              <w:t>☐</w:t>
            </w:r>
            <w:r w:rsidRPr="00EB74A5" w:rsidDel="00A63097">
              <w:rPr>
                <w:caps/>
                <w:sz w:val="20"/>
                <w:szCs w:val="20"/>
              </w:rPr>
              <w:t xml:space="preserve"> YES</w:t>
            </w:r>
          </w:p>
          <w:p w14:paraId="0E1BCDD1" w14:textId="55247926" w:rsidR="00695214" w:rsidRPr="00EB74A5" w:rsidRDefault="002C4A7E" w:rsidP="00695214">
            <w:pPr>
              <w:rPr>
                <w:caps/>
                <w:sz w:val="20"/>
                <w:szCs w:val="20"/>
              </w:rPr>
            </w:pPr>
            <w:r>
              <w:rPr>
                <w:rFonts w:ascii="MS Gothic" w:eastAsia="MS Gothic" w:hAnsi="MS Gothic" w:hint="eastAsia"/>
                <w:caps/>
                <w:sz w:val="20"/>
                <w:szCs w:val="20"/>
              </w:rPr>
              <w:t>☒</w:t>
            </w:r>
            <w:r w:rsidR="00695214" w:rsidRPr="005E36C8" w:rsidDel="00A63097">
              <w:rPr>
                <w:caps/>
                <w:sz w:val="20"/>
                <w:szCs w:val="20"/>
              </w:rPr>
              <w:t xml:space="preserve"> NO</w:t>
            </w:r>
          </w:p>
        </w:tc>
      </w:tr>
      <w:tr w:rsidR="00695214" w:rsidRPr="005E36C8" w14:paraId="4912CCBA" w14:textId="77777777" w:rsidTr="005336A6">
        <w:trPr>
          <w:trHeight w:val="364"/>
        </w:trPr>
        <w:tc>
          <w:tcPr>
            <w:tcW w:w="5000" w:type="pct"/>
            <w:gridSpan w:val="3"/>
            <w:tcBorders>
              <w:top w:val="single" w:sz="4" w:space="0" w:color="auto"/>
              <w:bottom w:val="single" w:sz="4" w:space="0" w:color="auto"/>
            </w:tcBorders>
            <w:noWrap/>
            <w:vAlign w:val="top"/>
          </w:tcPr>
          <w:p w14:paraId="0F6FA4D2" w14:textId="77777777" w:rsidR="00695214" w:rsidRPr="00F5760E" w:rsidRDefault="00695214" w:rsidP="00695214">
            <w:pPr>
              <w:pStyle w:val="TablesHeadingGSCyan"/>
              <w:framePr w:hSpace="0" w:wrap="auto" w:vAnchor="margin" w:hAnchor="text" w:yAlign="inline"/>
              <w:spacing w:line="276" w:lineRule="auto"/>
              <w:rPr>
                <w:caps w:val="0"/>
                <w:sz w:val="20"/>
                <w:szCs w:val="22"/>
              </w:rPr>
            </w:pPr>
            <w:r w:rsidRPr="008B7258">
              <w:rPr>
                <w:caps w:val="0"/>
                <w:sz w:val="20"/>
                <w:szCs w:val="22"/>
              </w:rPr>
              <w:t>If the answer is "yes" or "potentially" to any of the above questions, please provide a brief description of the project situation below. Also, provide justification and/or evidence as necessary to demonstrate compliance with applicable requirements.</w:t>
            </w:r>
          </w:p>
        </w:tc>
      </w:tr>
      <w:tr w:rsidR="00E6306F" w:rsidRPr="005E36C8" w14:paraId="627A4D81" w14:textId="77777777" w:rsidTr="005336A6">
        <w:trPr>
          <w:trHeight w:val="448"/>
        </w:trPr>
        <w:tc>
          <w:tcPr>
            <w:tcW w:w="5000" w:type="pct"/>
            <w:gridSpan w:val="3"/>
            <w:tcBorders>
              <w:top w:val="single" w:sz="4" w:space="0" w:color="auto"/>
            </w:tcBorders>
            <w:shd w:val="clear" w:color="auto" w:fill="E6E5E5" w:themeFill="background2"/>
            <w:noWrap/>
            <w:vAlign w:val="top"/>
          </w:tcPr>
          <w:p w14:paraId="6E003AFB" w14:textId="77777777" w:rsidR="00E6306F" w:rsidRDefault="00E6306F" w:rsidP="00E6306F">
            <w:pPr>
              <w:pBdr>
                <w:top w:val="nil"/>
                <w:left w:val="nil"/>
                <w:bottom w:val="nil"/>
                <w:right w:val="nil"/>
                <w:between w:val="nil"/>
              </w:pBdr>
              <w:spacing w:line="288" w:lineRule="auto"/>
            </w:pPr>
            <w:r>
              <w:t xml:space="preserve">(a) The project developer ensures that there is no forced labour and all employment is in compliance with Malaysia’s Employment Act (1955), which states that “Contracts of service not to restrict rights of employees to join, participate in or organize trade unions”. </w:t>
            </w:r>
          </w:p>
          <w:p w14:paraId="19E3A0A1" w14:textId="77777777" w:rsidR="00E6306F" w:rsidRDefault="00E6306F" w:rsidP="00E6306F">
            <w:pPr>
              <w:pBdr>
                <w:top w:val="nil"/>
                <w:left w:val="nil"/>
                <w:bottom w:val="nil"/>
                <w:right w:val="nil"/>
                <w:between w:val="nil"/>
              </w:pBdr>
              <w:spacing w:line="288" w:lineRule="auto"/>
            </w:pPr>
          </w:p>
          <w:p w14:paraId="4C95F443" w14:textId="77777777" w:rsidR="00E6306F" w:rsidRDefault="00E6306F" w:rsidP="00E6306F">
            <w:pPr>
              <w:pBdr>
                <w:top w:val="nil"/>
                <w:left w:val="nil"/>
                <w:bottom w:val="nil"/>
                <w:right w:val="nil"/>
                <w:between w:val="nil"/>
              </w:pBdr>
              <w:spacing w:line="288" w:lineRule="auto"/>
            </w:pPr>
            <w:r>
              <w:t xml:space="preserve">(b) All these rights are guaranteed to the worker according to local legislation i.e. Employment Act 1955. </w:t>
            </w:r>
          </w:p>
          <w:p w14:paraId="2FC89BE3" w14:textId="77777777" w:rsidR="00E6306F" w:rsidRDefault="00E6306F" w:rsidP="00E6306F">
            <w:pPr>
              <w:pBdr>
                <w:top w:val="nil"/>
                <w:left w:val="nil"/>
                <w:bottom w:val="nil"/>
                <w:right w:val="nil"/>
                <w:between w:val="nil"/>
              </w:pBdr>
              <w:spacing w:line="288" w:lineRule="auto"/>
            </w:pPr>
          </w:p>
          <w:p w14:paraId="3E111C5F" w14:textId="77777777" w:rsidR="00E6306F" w:rsidRDefault="00E6306F" w:rsidP="00E6306F">
            <w:pPr>
              <w:pBdr>
                <w:top w:val="nil"/>
                <w:left w:val="nil"/>
                <w:bottom w:val="nil"/>
                <w:right w:val="nil"/>
                <w:between w:val="nil"/>
              </w:pBdr>
              <w:spacing w:line="288" w:lineRule="auto"/>
            </w:pPr>
            <w:r>
              <w:t xml:space="preserve">(c) </w:t>
            </w:r>
            <w:r>
              <w:rPr>
                <w:highlight w:val="white"/>
              </w:rPr>
              <w:t xml:space="preserve">The  prohibition of child labour in Malaysia rests in the </w:t>
            </w:r>
            <w:hyperlink r:id="rId45">
              <w:r>
                <w:rPr>
                  <w:highlight w:val="white"/>
                </w:rPr>
                <w:t>Children and Young Persons (Employment) Act 1966</w:t>
              </w:r>
            </w:hyperlink>
            <w:r>
              <w:t>. “</w:t>
            </w:r>
            <w:r>
              <w:rPr>
                <w:i/>
              </w:rPr>
              <w:t>No child or young person shall be, or be required or permitted to be, engaged in any hazardous work, or any employment other than those specified in this section.”</w:t>
            </w:r>
            <w:r>
              <w:t xml:space="preserve"> </w:t>
            </w:r>
          </w:p>
          <w:p w14:paraId="317A383D" w14:textId="77777777" w:rsidR="00E6306F" w:rsidRDefault="00E6306F" w:rsidP="00E6306F">
            <w:pPr>
              <w:pBdr>
                <w:top w:val="nil"/>
                <w:left w:val="nil"/>
                <w:bottom w:val="nil"/>
                <w:right w:val="nil"/>
                <w:between w:val="nil"/>
              </w:pBdr>
              <w:spacing w:line="288" w:lineRule="auto"/>
            </w:pPr>
            <w:r>
              <w:t xml:space="preserve">A child is defined as any individual younger than 15 years old. The exceptions are: </w:t>
            </w:r>
          </w:p>
          <w:p w14:paraId="38CC39D4" w14:textId="77777777" w:rsidR="00E6306F" w:rsidRDefault="00E6306F" w:rsidP="00E6306F">
            <w:pPr>
              <w:numPr>
                <w:ilvl w:val="0"/>
                <w:numId w:val="43"/>
              </w:numPr>
              <w:shd w:val="clear" w:color="auto" w:fill="FFFFFF"/>
              <w:spacing w:line="288" w:lineRule="auto"/>
              <w:contextualSpacing w:val="0"/>
            </w:pPr>
            <w:r>
              <w:t>Light work in relation to family-run or family-owned businesses</w:t>
            </w:r>
          </w:p>
          <w:p w14:paraId="0DD3404D" w14:textId="77777777" w:rsidR="00E6306F" w:rsidRDefault="00E6306F" w:rsidP="00E6306F">
            <w:pPr>
              <w:numPr>
                <w:ilvl w:val="0"/>
                <w:numId w:val="43"/>
              </w:numPr>
              <w:shd w:val="clear" w:color="auto" w:fill="FFFFFF"/>
              <w:spacing w:line="288" w:lineRule="auto"/>
              <w:contextualSpacing w:val="0"/>
            </w:pPr>
            <w:r>
              <w:t>Work in the field of public entertainment</w:t>
            </w:r>
          </w:p>
          <w:p w14:paraId="7C568BFB" w14:textId="77777777" w:rsidR="00E6306F" w:rsidRDefault="00E6306F" w:rsidP="00E6306F">
            <w:pPr>
              <w:numPr>
                <w:ilvl w:val="0"/>
                <w:numId w:val="43"/>
              </w:numPr>
              <w:shd w:val="clear" w:color="auto" w:fill="FFFFFF"/>
              <w:spacing w:line="288" w:lineRule="auto"/>
              <w:contextualSpacing w:val="0"/>
            </w:pPr>
            <w:r>
              <w:t>Work that is sponsored by the government within a school or institution</w:t>
            </w:r>
          </w:p>
          <w:p w14:paraId="1F451D5D" w14:textId="77777777" w:rsidR="00E6306F" w:rsidRDefault="00E6306F" w:rsidP="00E6306F">
            <w:pPr>
              <w:numPr>
                <w:ilvl w:val="0"/>
                <w:numId w:val="43"/>
              </w:numPr>
              <w:shd w:val="clear" w:color="auto" w:fill="FFFFFF"/>
              <w:spacing w:after="240" w:line="288" w:lineRule="auto"/>
              <w:contextualSpacing w:val="0"/>
            </w:pPr>
            <w:r>
              <w:t>Contracted apprenticeships that are approved by authorities</w:t>
            </w:r>
          </w:p>
          <w:p w14:paraId="398431F5" w14:textId="77777777" w:rsidR="00E6306F" w:rsidRDefault="00E6306F" w:rsidP="00E6306F">
            <w:pPr>
              <w:pBdr>
                <w:top w:val="nil"/>
                <w:left w:val="nil"/>
                <w:bottom w:val="nil"/>
                <w:right w:val="nil"/>
                <w:between w:val="nil"/>
              </w:pBdr>
              <w:spacing w:line="288" w:lineRule="auto"/>
            </w:pPr>
            <w:r>
              <w:t xml:space="preserve">This project does not fall under these exceptions and will not hire any child labour. </w:t>
            </w:r>
          </w:p>
          <w:p w14:paraId="79F260D9" w14:textId="77777777" w:rsidR="00E6306F" w:rsidRPr="00F5760E" w:rsidRDefault="00E6306F" w:rsidP="00E6306F">
            <w:pPr>
              <w:pStyle w:val="TablesHeadingGSCyan"/>
              <w:framePr w:hSpace="0" w:wrap="auto" w:vAnchor="margin" w:hAnchor="text" w:yAlign="inline"/>
              <w:spacing w:line="276" w:lineRule="auto"/>
            </w:pPr>
          </w:p>
        </w:tc>
      </w:tr>
      <w:tr w:rsidR="00E6306F" w:rsidRPr="009909AD" w14:paraId="50E18424" w14:textId="77777777" w:rsidTr="005336A6">
        <w:trPr>
          <w:trHeight w:val="364"/>
        </w:trPr>
        <w:tc>
          <w:tcPr>
            <w:tcW w:w="5000" w:type="pct"/>
            <w:gridSpan w:val="3"/>
            <w:tcBorders>
              <w:top w:val="single" w:sz="4" w:space="0" w:color="auto"/>
              <w:bottom w:val="single" w:sz="4" w:space="0" w:color="auto"/>
            </w:tcBorders>
            <w:noWrap/>
            <w:vAlign w:val="top"/>
          </w:tcPr>
          <w:p w14:paraId="08FC44A1" w14:textId="77777777" w:rsidR="00E6306F" w:rsidRPr="009909AD" w:rsidRDefault="00E6306F" w:rsidP="00E6306F">
            <w:pPr>
              <w:pStyle w:val="TablesHeadingGSCyan"/>
              <w:framePr w:hSpace="0" w:wrap="auto" w:vAnchor="margin" w:hAnchor="text" w:yAlign="inline"/>
              <w:spacing w:line="276" w:lineRule="auto"/>
              <w:rPr>
                <w:i/>
                <w:iCs/>
              </w:rPr>
            </w:pPr>
            <w:r w:rsidRPr="0062597E">
              <w:rPr>
                <w:rStyle w:val="SmartLink1"/>
              </w:rPr>
              <w:fldChar w:fldCharType="begin"/>
            </w:r>
            <w:r w:rsidRPr="0062597E">
              <w:rPr>
                <w:rStyle w:val="SmartLink1"/>
              </w:rPr>
              <w:instrText xml:space="preserve"> REF _Ref136267959 \w \h </w:instrText>
            </w:r>
            <w:r>
              <w:rPr>
                <w:rStyle w:val="SmartLink1"/>
              </w:rPr>
              <w:instrText xml:space="preserve"> \* MERGEFORMAT </w:instrText>
            </w:r>
            <w:r w:rsidRPr="0062597E">
              <w:rPr>
                <w:rStyle w:val="SmartLink1"/>
              </w:rPr>
            </w:r>
            <w:r w:rsidRPr="0062597E">
              <w:rPr>
                <w:rStyle w:val="SmartLink1"/>
              </w:rPr>
              <w:fldChar w:fldCharType="separate"/>
            </w:r>
            <w:r w:rsidRPr="0062597E">
              <w:rPr>
                <w:rStyle w:val="SmartLink1"/>
              </w:rPr>
              <w:t>P.6.2 |</w:t>
            </w:r>
            <w:r w:rsidRPr="0062597E">
              <w:rPr>
                <w:rStyle w:val="SmartLink1"/>
              </w:rPr>
              <w:fldChar w:fldCharType="end"/>
            </w:r>
            <w:r w:rsidRPr="0062597E">
              <w:rPr>
                <w:rStyle w:val="SmartLink1"/>
              </w:rPr>
              <w:fldChar w:fldCharType="begin"/>
            </w:r>
            <w:r w:rsidRPr="0062597E">
              <w:rPr>
                <w:rStyle w:val="SmartLink1"/>
              </w:rPr>
              <w:instrText xml:space="preserve"> REF _Ref136267965 \h </w:instrText>
            </w:r>
            <w:r>
              <w:rPr>
                <w:rStyle w:val="SmartLink1"/>
              </w:rPr>
              <w:instrText xml:space="preserve"> \* MERGEFORMAT </w:instrText>
            </w:r>
            <w:r w:rsidRPr="0062597E">
              <w:rPr>
                <w:rStyle w:val="SmartLink1"/>
              </w:rPr>
            </w:r>
            <w:r w:rsidRPr="0062597E">
              <w:rPr>
                <w:rStyle w:val="SmartLink1"/>
              </w:rPr>
              <w:fldChar w:fldCharType="separate"/>
            </w:r>
            <w:r w:rsidRPr="0062597E">
              <w:rPr>
                <w:rStyle w:val="SmartLink1"/>
              </w:rPr>
              <w:t>Negative Economic Consequences</w:t>
            </w:r>
            <w:r w:rsidRPr="0062597E">
              <w:rPr>
                <w:rStyle w:val="SmartLink1"/>
              </w:rPr>
              <w:fldChar w:fldCharType="end"/>
            </w:r>
          </w:p>
        </w:tc>
      </w:tr>
      <w:tr w:rsidR="00E6306F" w:rsidRPr="009909AD" w14:paraId="1282E472"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69746FF" w14:textId="77777777" w:rsidR="00E6306F" w:rsidRPr="00CA5C23" w:rsidDel="0062597E" w:rsidRDefault="00E6306F" w:rsidP="00E6306F">
            <w:pPr>
              <w:pStyle w:val="TablesHeadingGSCyan"/>
              <w:framePr w:hSpace="0" w:wrap="auto" w:vAnchor="margin" w:hAnchor="text" w:yAlign="inline"/>
              <w:spacing w:line="276" w:lineRule="auto"/>
              <w:rPr>
                <w:rStyle w:val="SmartLink1"/>
                <w:sz w:val="20"/>
                <w:szCs w:val="20"/>
              </w:rPr>
            </w:pPr>
            <w:r w:rsidRPr="00CA5C23">
              <w:rPr>
                <w:rStyle w:val="SmartLink1"/>
                <w:sz w:val="20"/>
                <w:szCs w:val="20"/>
              </w:rPr>
              <w:fldChar w:fldCharType="begin"/>
            </w:r>
            <w:r w:rsidRPr="00CA5C23">
              <w:rPr>
                <w:rStyle w:val="SmartLink1"/>
                <w:sz w:val="20"/>
                <w:szCs w:val="20"/>
              </w:rPr>
              <w:instrText xml:space="preserve"> REF _Ref136270403 \w \h </w:instrText>
            </w:r>
            <w:r>
              <w:rPr>
                <w:rStyle w:val="SmartLink1"/>
                <w:sz w:val="20"/>
                <w:szCs w:val="20"/>
              </w:rPr>
              <w:instrText xml:space="preserve"> \* MERGEFORMAT </w:instrText>
            </w:r>
            <w:r w:rsidRPr="00CA5C23">
              <w:rPr>
                <w:rStyle w:val="SmartLink1"/>
                <w:sz w:val="20"/>
                <w:szCs w:val="20"/>
              </w:rPr>
            </w:r>
            <w:r w:rsidRPr="00CA5C23">
              <w:rPr>
                <w:rStyle w:val="SmartLink1"/>
                <w:sz w:val="20"/>
                <w:szCs w:val="20"/>
              </w:rPr>
              <w:fldChar w:fldCharType="separate"/>
            </w:r>
            <w:r w:rsidRPr="00CA5C23">
              <w:rPr>
                <w:rStyle w:val="SmartLink1"/>
                <w:sz w:val="20"/>
                <w:szCs w:val="20"/>
              </w:rPr>
              <w:t>P.6.2.1 |</w:t>
            </w:r>
            <w:r w:rsidRPr="00CA5C23">
              <w:rPr>
                <w:rStyle w:val="SmartLink1"/>
                <w:sz w:val="20"/>
                <w:szCs w:val="20"/>
              </w:rPr>
              <w:fldChar w:fldCharType="end"/>
            </w:r>
          </w:p>
        </w:tc>
        <w:tc>
          <w:tcPr>
            <w:tcW w:w="3285" w:type="pct"/>
            <w:tcBorders>
              <w:top w:val="single" w:sz="4" w:space="0" w:color="auto"/>
              <w:left w:val="single" w:sz="4" w:space="0" w:color="auto"/>
              <w:bottom w:val="single" w:sz="4" w:space="0" w:color="auto"/>
              <w:right w:val="single" w:sz="4" w:space="0" w:color="auto"/>
            </w:tcBorders>
          </w:tcPr>
          <w:p w14:paraId="248B9063" w14:textId="77777777" w:rsidR="00E6306F" w:rsidRPr="0062597E" w:rsidDel="0062597E" w:rsidRDefault="00E6306F" w:rsidP="00E6306F">
            <w:pPr>
              <w:pStyle w:val="TablesHeadingGSCyan"/>
              <w:framePr w:hSpace="0" w:wrap="auto" w:vAnchor="margin" w:hAnchor="text" w:yAlign="inline"/>
              <w:rPr>
                <w:rStyle w:val="SmartLink1"/>
              </w:rPr>
            </w:pPr>
            <w:r w:rsidRPr="00AC7499">
              <w:rPr>
                <w:caps w:val="0"/>
                <w:color w:val="4D4D4C"/>
                <w:sz w:val="20"/>
                <w:szCs w:val="20"/>
              </w:rPr>
              <w:t>Is there a risk of project failure during implementation or after project certification due to a lack of financial resources?</w:t>
            </w:r>
          </w:p>
        </w:tc>
        <w:tc>
          <w:tcPr>
            <w:tcW w:w="953" w:type="pct"/>
            <w:tcBorders>
              <w:top w:val="single" w:sz="4" w:space="0" w:color="auto"/>
              <w:left w:val="single" w:sz="4" w:space="0" w:color="auto"/>
              <w:bottom w:val="single" w:sz="4" w:space="0" w:color="auto"/>
            </w:tcBorders>
            <w:vAlign w:val="top"/>
          </w:tcPr>
          <w:p w14:paraId="192EE116" w14:textId="62A4CF55" w:rsidR="00E6306F" w:rsidRPr="005E36C8" w:rsidDel="00A63097" w:rsidRDefault="00E6306F" w:rsidP="00E6306F">
            <w:pPr>
              <w:rPr>
                <w:caps/>
                <w:sz w:val="20"/>
                <w:szCs w:val="20"/>
              </w:rPr>
            </w:pPr>
            <w:r w:rsidRPr="00AC7499" w:rsidDel="00A63097">
              <w:rPr>
                <w:rFonts w:ascii="Segoe UI Symbol" w:hAnsi="Segoe UI Symbol" w:cs="Segoe UI Symbol"/>
                <w:caps/>
                <w:sz w:val="20"/>
                <w:szCs w:val="20"/>
              </w:rPr>
              <w:t>☐</w:t>
            </w:r>
            <w:r w:rsidRPr="00EB74A5" w:rsidDel="00A63097">
              <w:rPr>
                <w:caps/>
                <w:sz w:val="20"/>
                <w:szCs w:val="20"/>
              </w:rPr>
              <w:t xml:space="preserve"> YES</w:t>
            </w:r>
          </w:p>
          <w:p w14:paraId="367DC888" w14:textId="244C96A0" w:rsidR="00E6306F" w:rsidRPr="0062597E" w:rsidDel="0062597E" w:rsidRDefault="00E6306F" w:rsidP="00E6306F">
            <w:pPr>
              <w:rPr>
                <w:rStyle w:val="SmartLink1"/>
              </w:rPr>
            </w:pPr>
            <w:r>
              <w:rPr>
                <w:rFonts w:ascii="MS Gothic" w:eastAsia="MS Gothic" w:hAnsi="MS Gothic" w:hint="eastAsia"/>
                <w:caps/>
                <w:color w:val="00B9BD" w:themeColor="hyperlink"/>
                <w:sz w:val="20"/>
                <w:szCs w:val="20"/>
                <w:u w:val="single"/>
                <w:shd w:val="clear" w:color="auto" w:fill="E1DFDD"/>
              </w:rPr>
              <w:t>☒</w:t>
            </w:r>
            <w:r w:rsidRPr="005E36C8" w:rsidDel="00A63097">
              <w:rPr>
                <w:caps/>
                <w:sz w:val="20"/>
                <w:szCs w:val="20"/>
              </w:rPr>
              <w:t xml:space="preserve"> NO</w:t>
            </w:r>
          </w:p>
        </w:tc>
      </w:tr>
      <w:tr w:rsidR="00E6306F" w:rsidRPr="009909AD" w14:paraId="19A0C8D6"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282B77D" w14:textId="77777777" w:rsidR="00E6306F" w:rsidRPr="00CA5C23" w:rsidDel="0062597E" w:rsidRDefault="00E6306F" w:rsidP="00E6306F">
            <w:pPr>
              <w:pStyle w:val="TablesHeadingGSCyan"/>
              <w:framePr w:hSpace="0" w:wrap="auto" w:vAnchor="margin" w:hAnchor="text" w:yAlign="inline"/>
              <w:spacing w:line="276" w:lineRule="auto"/>
              <w:rPr>
                <w:rStyle w:val="SmartLink1"/>
                <w:sz w:val="20"/>
                <w:szCs w:val="20"/>
              </w:rPr>
            </w:pPr>
            <w:r w:rsidRPr="00CA5C23">
              <w:rPr>
                <w:rStyle w:val="SmartLink1"/>
                <w:sz w:val="20"/>
                <w:szCs w:val="20"/>
              </w:rPr>
              <w:fldChar w:fldCharType="begin"/>
            </w:r>
            <w:r w:rsidRPr="00CA5C23">
              <w:rPr>
                <w:rStyle w:val="SmartLink1"/>
                <w:sz w:val="20"/>
                <w:szCs w:val="20"/>
              </w:rPr>
              <w:instrText xml:space="preserve"> REF _Ref136270416 \w \h </w:instrText>
            </w:r>
            <w:r>
              <w:rPr>
                <w:rStyle w:val="SmartLink1"/>
                <w:sz w:val="20"/>
                <w:szCs w:val="20"/>
              </w:rPr>
              <w:instrText xml:space="preserve"> \* MERGEFORMAT </w:instrText>
            </w:r>
            <w:r w:rsidRPr="00CA5C23">
              <w:rPr>
                <w:rStyle w:val="SmartLink1"/>
                <w:sz w:val="20"/>
                <w:szCs w:val="20"/>
              </w:rPr>
            </w:r>
            <w:r w:rsidRPr="00CA5C23">
              <w:rPr>
                <w:rStyle w:val="SmartLink1"/>
                <w:sz w:val="20"/>
                <w:szCs w:val="20"/>
              </w:rPr>
              <w:fldChar w:fldCharType="separate"/>
            </w:r>
            <w:r w:rsidRPr="00CA5C23">
              <w:rPr>
                <w:rStyle w:val="SmartLink1"/>
                <w:sz w:val="20"/>
                <w:szCs w:val="20"/>
              </w:rPr>
              <w:t>P.6.2.2 |</w:t>
            </w:r>
            <w:r w:rsidRPr="00CA5C23">
              <w:rPr>
                <w:rStyle w:val="SmartLink1"/>
                <w:sz w:val="20"/>
                <w:szCs w:val="20"/>
              </w:rPr>
              <w:fldChar w:fldCharType="end"/>
            </w:r>
          </w:p>
        </w:tc>
        <w:tc>
          <w:tcPr>
            <w:tcW w:w="3285" w:type="pct"/>
            <w:tcBorders>
              <w:top w:val="single" w:sz="4" w:space="0" w:color="auto"/>
              <w:left w:val="single" w:sz="4" w:space="0" w:color="auto"/>
              <w:bottom w:val="single" w:sz="4" w:space="0" w:color="auto"/>
              <w:right w:val="single" w:sz="4" w:space="0" w:color="auto"/>
            </w:tcBorders>
          </w:tcPr>
          <w:p w14:paraId="2BC61A97" w14:textId="77777777" w:rsidR="00E6306F" w:rsidRPr="004E718B" w:rsidRDefault="00E6306F" w:rsidP="00E6306F">
            <w:pPr>
              <w:pStyle w:val="TablesHeadingGSCyan"/>
              <w:framePr w:hSpace="0" w:wrap="auto" w:vAnchor="margin" w:hAnchor="text" w:yAlign="inline"/>
              <w:rPr>
                <w:caps w:val="0"/>
                <w:color w:val="4D4D4C"/>
                <w:sz w:val="20"/>
                <w:szCs w:val="20"/>
              </w:rPr>
            </w:pPr>
            <w:r w:rsidRPr="004E718B">
              <w:rPr>
                <w:caps w:val="0"/>
                <w:color w:val="4D4D4C"/>
                <w:sz w:val="20"/>
                <w:szCs w:val="20"/>
              </w:rPr>
              <w:t xml:space="preserve">Does the project have </w:t>
            </w:r>
            <w:r>
              <w:rPr>
                <w:caps w:val="0"/>
                <w:color w:val="4D4D4C"/>
                <w:sz w:val="20"/>
                <w:szCs w:val="20"/>
              </w:rPr>
              <w:t xml:space="preserve">potential </w:t>
            </w:r>
            <w:r w:rsidRPr="004E718B">
              <w:rPr>
                <w:caps w:val="0"/>
                <w:color w:val="4D4D4C"/>
                <w:sz w:val="20"/>
                <w:szCs w:val="20"/>
              </w:rPr>
              <w:t>negative impacts or pose a risk to the local economy?</w:t>
            </w:r>
          </w:p>
        </w:tc>
        <w:tc>
          <w:tcPr>
            <w:tcW w:w="953" w:type="pct"/>
            <w:tcBorders>
              <w:top w:val="single" w:sz="4" w:space="0" w:color="auto"/>
              <w:left w:val="single" w:sz="4" w:space="0" w:color="auto"/>
              <w:bottom w:val="single" w:sz="4" w:space="0" w:color="auto"/>
            </w:tcBorders>
            <w:vAlign w:val="top"/>
          </w:tcPr>
          <w:p w14:paraId="69F6E713" w14:textId="3A9D0027" w:rsidR="00E6306F" w:rsidRPr="005E36C8" w:rsidDel="00A63097" w:rsidRDefault="00E6306F" w:rsidP="00E6306F">
            <w:pPr>
              <w:rPr>
                <w:caps/>
                <w:sz w:val="20"/>
                <w:szCs w:val="20"/>
              </w:rPr>
            </w:pPr>
            <w:r w:rsidRPr="00AC7499" w:rsidDel="00A63097">
              <w:rPr>
                <w:rFonts w:ascii="Segoe UI Symbol" w:hAnsi="Segoe UI Symbol" w:cs="Segoe UI Symbol"/>
                <w:caps/>
                <w:sz w:val="20"/>
                <w:szCs w:val="20"/>
              </w:rPr>
              <w:t>☐</w:t>
            </w:r>
            <w:r w:rsidRPr="00EB74A5" w:rsidDel="00A63097">
              <w:rPr>
                <w:caps/>
                <w:sz w:val="20"/>
                <w:szCs w:val="20"/>
              </w:rPr>
              <w:t xml:space="preserve"> YES</w:t>
            </w:r>
          </w:p>
          <w:p w14:paraId="400BA409" w14:textId="1CB9CE58" w:rsidR="00E6306F" w:rsidRPr="00EB74A5" w:rsidRDefault="00E6306F" w:rsidP="00E6306F">
            <w:pPr>
              <w:rPr>
                <w:caps/>
                <w:sz w:val="20"/>
                <w:szCs w:val="20"/>
              </w:rPr>
            </w:pPr>
            <w:r>
              <w:rPr>
                <w:rFonts w:ascii="MS Gothic" w:eastAsia="MS Gothic" w:hAnsi="MS Gothic" w:hint="eastAsia"/>
                <w:caps/>
                <w:sz w:val="20"/>
                <w:szCs w:val="20"/>
              </w:rPr>
              <w:t>☒</w:t>
            </w:r>
            <w:r w:rsidRPr="005E36C8" w:rsidDel="00A63097">
              <w:rPr>
                <w:caps/>
                <w:sz w:val="20"/>
                <w:szCs w:val="20"/>
              </w:rPr>
              <w:t xml:space="preserve"> NO</w:t>
            </w:r>
          </w:p>
        </w:tc>
      </w:tr>
      <w:tr w:rsidR="00E6306F" w:rsidRPr="009909AD" w14:paraId="1BA4DCC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8456BDE" w14:textId="77777777" w:rsidR="00E6306F" w:rsidRPr="00CA5C23" w:rsidDel="0062597E" w:rsidRDefault="00E6306F" w:rsidP="00E6306F">
            <w:pPr>
              <w:pStyle w:val="TablesHeadingGSCyan"/>
              <w:framePr w:hSpace="0" w:wrap="auto" w:vAnchor="margin" w:hAnchor="text" w:yAlign="inline"/>
              <w:spacing w:line="276" w:lineRule="auto"/>
              <w:rPr>
                <w:rStyle w:val="SmartLink1"/>
                <w:sz w:val="20"/>
                <w:szCs w:val="20"/>
              </w:rPr>
            </w:pPr>
            <w:r w:rsidRPr="00CA5C23">
              <w:rPr>
                <w:rStyle w:val="SmartLink1"/>
                <w:sz w:val="20"/>
                <w:szCs w:val="20"/>
              </w:rPr>
              <w:fldChar w:fldCharType="begin"/>
            </w:r>
            <w:r w:rsidRPr="00CA5C23">
              <w:rPr>
                <w:rStyle w:val="SmartLink1"/>
                <w:sz w:val="20"/>
                <w:szCs w:val="20"/>
              </w:rPr>
              <w:instrText xml:space="preserve"> REF _Ref136270416 \w \h </w:instrText>
            </w:r>
            <w:r>
              <w:rPr>
                <w:rStyle w:val="SmartLink1"/>
                <w:sz w:val="20"/>
                <w:szCs w:val="20"/>
              </w:rPr>
              <w:instrText xml:space="preserve"> \* MERGEFORMAT </w:instrText>
            </w:r>
            <w:r w:rsidRPr="00CA5C23">
              <w:rPr>
                <w:rStyle w:val="SmartLink1"/>
                <w:sz w:val="20"/>
                <w:szCs w:val="20"/>
              </w:rPr>
            </w:r>
            <w:r w:rsidRPr="00CA5C23">
              <w:rPr>
                <w:rStyle w:val="SmartLink1"/>
                <w:sz w:val="20"/>
                <w:szCs w:val="20"/>
              </w:rPr>
              <w:fldChar w:fldCharType="separate"/>
            </w:r>
            <w:r w:rsidRPr="00CA5C23">
              <w:rPr>
                <w:rStyle w:val="SmartLink1"/>
                <w:sz w:val="20"/>
                <w:szCs w:val="20"/>
              </w:rPr>
              <w:t>P.6.2.2 |</w:t>
            </w:r>
            <w:r w:rsidRPr="00CA5C23">
              <w:rPr>
                <w:rStyle w:val="SmartLink1"/>
                <w:sz w:val="20"/>
                <w:szCs w:val="20"/>
              </w:rPr>
              <w:fldChar w:fldCharType="end"/>
            </w:r>
          </w:p>
        </w:tc>
        <w:tc>
          <w:tcPr>
            <w:tcW w:w="3285" w:type="pct"/>
            <w:tcBorders>
              <w:top w:val="single" w:sz="4" w:space="0" w:color="auto"/>
              <w:left w:val="single" w:sz="4" w:space="0" w:color="auto"/>
              <w:bottom w:val="single" w:sz="4" w:space="0" w:color="auto"/>
              <w:right w:val="single" w:sz="4" w:space="0" w:color="auto"/>
            </w:tcBorders>
          </w:tcPr>
          <w:p w14:paraId="2A481158" w14:textId="77777777" w:rsidR="00E6306F" w:rsidRDefault="00E6306F" w:rsidP="00E6306F">
            <w:pPr>
              <w:pStyle w:val="TablesHeadingGSCyan"/>
              <w:framePr w:hSpace="0" w:wrap="auto" w:vAnchor="margin" w:hAnchor="text" w:yAlign="inline"/>
            </w:pPr>
            <w:r w:rsidRPr="00CA5C23">
              <w:rPr>
                <w:caps w:val="0"/>
                <w:color w:val="4D4D4C"/>
                <w:sz w:val="20"/>
                <w:szCs w:val="20"/>
              </w:rPr>
              <w:t>Are there any potential risks or negative impacts this project may have on vulnerable or marginali</w:t>
            </w:r>
            <w:r>
              <w:rPr>
                <w:caps w:val="0"/>
                <w:color w:val="4D4D4C"/>
                <w:sz w:val="20"/>
                <w:szCs w:val="20"/>
              </w:rPr>
              <w:t>s</w:t>
            </w:r>
            <w:r w:rsidRPr="00CA5C23">
              <w:rPr>
                <w:caps w:val="0"/>
                <w:color w:val="4D4D4C"/>
                <w:sz w:val="20"/>
                <w:szCs w:val="20"/>
              </w:rPr>
              <w:t>ed social groups, despite the benefits it may bring?</w:t>
            </w:r>
          </w:p>
        </w:tc>
        <w:tc>
          <w:tcPr>
            <w:tcW w:w="953" w:type="pct"/>
            <w:tcBorders>
              <w:top w:val="single" w:sz="4" w:space="0" w:color="auto"/>
              <w:left w:val="single" w:sz="4" w:space="0" w:color="auto"/>
              <w:bottom w:val="single" w:sz="4" w:space="0" w:color="auto"/>
            </w:tcBorders>
            <w:vAlign w:val="top"/>
          </w:tcPr>
          <w:p w14:paraId="29CE33D0" w14:textId="5A11A798" w:rsidR="00E6306F" w:rsidRPr="005E36C8" w:rsidDel="00A63097" w:rsidRDefault="00E6306F" w:rsidP="00E6306F">
            <w:pPr>
              <w:rPr>
                <w:caps/>
                <w:sz w:val="20"/>
                <w:szCs w:val="20"/>
              </w:rPr>
            </w:pPr>
            <w:r w:rsidRPr="00AC7499" w:rsidDel="00A63097">
              <w:rPr>
                <w:rFonts w:ascii="Segoe UI Symbol" w:hAnsi="Segoe UI Symbol" w:cs="Segoe UI Symbol"/>
                <w:caps/>
                <w:sz w:val="20"/>
                <w:szCs w:val="20"/>
              </w:rPr>
              <w:t>☐</w:t>
            </w:r>
            <w:r w:rsidRPr="00EB74A5" w:rsidDel="00A63097">
              <w:rPr>
                <w:caps/>
                <w:sz w:val="20"/>
                <w:szCs w:val="20"/>
              </w:rPr>
              <w:t xml:space="preserve"> YES</w:t>
            </w:r>
          </w:p>
          <w:p w14:paraId="66A67A0B" w14:textId="59BB7CE4" w:rsidR="00E6306F" w:rsidRPr="00AC7499" w:rsidRDefault="00E6306F" w:rsidP="00E6306F">
            <w:pPr>
              <w:rPr>
                <w:caps/>
                <w:sz w:val="20"/>
                <w:szCs w:val="20"/>
              </w:rPr>
            </w:pPr>
            <w:r>
              <w:rPr>
                <w:rFonts w:ascii="MS Gothic" w:eastAsia="MS Gothic" w:hAnsi="MS Gothic" w:hint="eastAsia"/>
                <w:caps/>
                <w:sz w:val="20"/>
                <w:szCs w:val="20"/>
              </w:rPr>
              <w:t>☒</w:t>
            </w:r>
            <w:r w:rsidRPr="005E36C8" w:rsidDel="00A63097">
              <w:rPr>
                <w:caps/>
                <w:sz w:val="20"/>
                <w:szCs w:val="20"/>
              </w:rPr>
              <w:t xml:space="preserve"> NO</w:t>
            </w:r>
          </w:p>
        </w:tc>
      </w:tr>
      <w:tr w:rsidR="00E6306F" w:rsidRPr="009909AD" w14:paraId="59FAAFEF" w14:textId="77777777" w:rsidTr="005336A6">
        <w:trPr>
          <w:trHeight w:val="364"/>
        </w:trPr>
        <w:tc>
          <w:tcPr>
            <w:tcW w:w="5000" w:type="pct"/>
            <w:gridSpan w:val="3"/>
            <w:tcBorders>
              <w:top w:val="single" w:sz="4" w:space="0" w:color="auto"/>
              <w:bottom w:val="single" w:sz="4" w:space="0" w:color="auto"/>
            </w:tcBorders>
            <w:noWrap/>
            <w:vAlign w:val="top"/>
          </w:tcPr>
          <w:p w14:paraId="1EB67D89" w14:textId="77777777" w:rsidR="00E6306F" w:rsidRPr="0062597E" w:rsidDel="0062597E" w:rsidRDefault="00E6306F" w:rsidP="00E6306F">
            <w:pPr>
              <w:pStyle w:val="TablesHeadingGSCyan"/>
              <w:framePr w:hSpace="0" w:wrap="auto" w:vAnchor="margin" w:hAnchor="text" w:yAlign="inline"/>
              <w:spacing w:line="276" w:lineRule="auto"/>
              <w:rPr>
                <w:rStyle w:val="SmartLink1"/>
              </w:rPr>
            </w:pPr>
            <w:r w:rsidRPr="00770304">
              <w:rPr>
                <w:caps w:val="0"/>
                <w:sz w:val="20"/>
                <w:szCs w:val="22"/>
              </w:rPr>
              <w:t xml:space="preserve">If the answer to </w:t>
            </w:r>
            <w:r>
              <w:rPr>
                <w:caps w:val="0"/>
                <w:sz w:val="20"/>
                <w:szCs w:val="22"/>
              </w:rPr>
              <w:t xml:space="preserve">any of the </w:t>
            </w:r>
            <w:r w:rsidRPr="00770304">
              <w:rPr>
                <w:caps w:val="0"/>
                <w:sz w:val="20"/>
                <w:szCs w:val="22"/>
              </w:rPr>
              <w:t>question</w:t>
            </w:r>
            <w:r>
              <w:rPr>
                <w:caps w:val="0"/>
                <w:sz w:val="20"/>
                <w:szCs w:val="22"/>
              </w:rPr>
              <w:t>s</w:t>
            </w:r>
            <w:r w:rsidRPr="00770304">
              <w:rPr>
                <w:caps w:val="0"/>
                <w:sz w:val="20"/>
                <w:szCs w:val="22"/>
              </w:rPr>
              <w:t xml:space="preserve">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812804" w14:paraId="3ED18877"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7FCB8C47" w14:textId="60642BD4" w:rsidR="00E6306F" w:rsidRPr="00812804" w:rsidRDefault="00E6306F" w:rsidP="00E6306F">
            <w:pPr>
              <w:pStyle w:val="TablesHeadingGSCyan"/>
              <w:framePr w:hSpace="0" w:wrap="auto" w:vAnchor="margin" w:hAnchor="text" w:yAlign="inline"/>
              <w:spacing w:line="276" w:lineRule="auto"/>
              <w:rPr>
                <w:i/>
                <w:iCs/>
                <w:color w:val="515151" w:themeColor="text1"/>
              </w:rPr>
            </w:pPr>
            <w:r>
              <w:rPr>
                <w:i/>
                <w:iCs/>
                <w:caps w:val="0"/>
                <w:color w:val="515151" w:themeColor="text1"/>
                <w:sz w:val="20"/>
                <w:szCs w:val="22"/>
              </w:rPr>
              <w:t>NA</w:t>
            </w:r>
          </w:p>
        </w:tc>
      </w:tr>
      <w:tr w:rsidR="00E6306F" w:rsidRPr="005E36C8" w14:paraId="7CE1B8D0" w14:textId="77777777" w:rsidTr="005336A6">
        <w:trPr>
          <w:trHeight w:val="364"/>
        </w:trPr>
        <w:tc>
          <w:tcPr>
            <w:tcW w:w="5000" w:type="pct"/>
            <w:gridSpan w:val="3"/>
            <w:tcBorders>
              <w:top w:val="single" w:sz="4" w:space="0" w:color="auto"/>
              <w:bottom w:val="single" w:sz="4" w:space="0" w:color="auto"/>
            </w:tcBorders>
            <w:noWrap/>
            <w:vAlign w:val="top"/>
          </w:tcPr>
          <w:p w14:paraId="076D083D" w14:textId="77777777" w:rsidR="00E6306F" w:rsidRPr="005E36C8" w:rsidRDefault="00E6306F" w:rsidP="00E6306F">
            <w:r w:rsidRPr="005E36C8">
              <w:rPr>
                <w:b/>
                <w:bCs/>
                <w:color w:val="00B9BD" w:themeColor="accent1"/>
                <w:sz w:val="20"/>
                <w:szCs w:val="22"/>
              </w:rPr>
              <w:t>Would the project involve or lead to:</w:t>
            </w:r>
          </w:p>
        </w:tc>
      </w:tr>
      <w:tr w:rsidR="00E6306F" w:rsidRPr="005E36C8" w14:paraId="06CF08AF"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A7C0DA7"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2"/>
              </w:rPr>
            </w:pPr>
            <w:r w:rsidRPr="00C41B2B">
              <w:rPr>
                <w:rStyle w:val="SmartLink1"/>
                <w:sz w:val="20"/>
                <w:szCs w:val="20"/>
              </w:rPr>
              <w:fldChar w:fldCharType="begin"/>
            </w:r>
            <w:r w:rsidRPr="00C41B2B">
              <w:rPr>
                <w:rStyle w:val="SmartLink1"/>
                <w:sz w:val="20"/>
                <w:szCs w:val="20"/>
              </w:rPr>
              <w:instrText xml:space="preserve"> REF _Ref136270416 \w \h  \* MERGEFORMAT </w:instrText>
            </w:r>
            <w:r w:rsidRPr="00C41B2B">
              <w:rPr>
                <w:rStyle w:val="SmartLink1"/>
                <w:sz w:val="20"/>
                <w:szCs w:val="20"/>
              </w:rPr>
            </w:r>
            <w:r w:rsidRPr="00C41B2B">
              <w:rPr>
                <w:rStyle w:val="SmartLink1"/>
                <w:sz w:val="20"/>
                <w:szCs w:val="20"/>
              </w:rPr>
              <w:fldChar w:fldCharType="separate"/>
            </w:r>
            <w:r w:rsidRPr="00C41B2B">
              <w:rPr>
                <w:rStyle w:val="SmartLink1"/>
                <w:sz w:val="20"/>
                <w:szCs w:val="20"/>
              </w:rPr>
              <w:t>P.6.2.2 |</w:t>
            </w:r>
            <w:r w:rsidRPr="00C41B2B">
              <w:rPr>
                <w:rStyle w:val="SmartLink1"/>
                <w:sz w:val="20"/>
                <w:szCs w:val="20"/>
              </w:rPr>
              <w:fldChar w:fldCharType="end"/>
            </w:r>
          </w:p>
        </w:tc>
        <w:tc>
          <w:tcPr>
            <w:tcW w:w="3285" w:type="pct"/>
            <w:tcBorders>
              <w:top w:val="single" w:sz="4" w:space="0" w:color="auto"/>
              <w:bottom w:val="single" w:sz="4" w:space="0" w:color="auto"/>
              <w:right w:val="single" w:sz="4" w:space="0" w:color="auto"/>
            </w:tcBorders>
            <w:vAlign w:val="top"/>
          </w:tcPr>
          <w:p w14:paraId="0424B6E2" w14:textId="77777777" w:rsidR="00E6306F" w:rsidRPr="005E36C8" w:rsidRDefault="00E6306F" w:rsidP="00E6306F">
            <w:pPr>
              <w:pStyle w:val="TablesHeadingGSCyan"/>
              <w:framePr w:hSpace="0" w:wrap="auto" w:vAnchor="margin" w:hAnchor="text" w:yAlign="inline"/>
              <w:rPr>
                <w:caps w:val="0"/>
                <w:color w:val="4D4D4C"/>
                <w:sz w:val="20"/>
                <w:szCs w:val="20"/>
              </w:rPr>
            </w:pPr>
            <w:r w:rsidRPr="005E36C8">
              <w:rPr>
                <w:caps w:val="0"/>
                <w:color w:val="4D4D4C"/>
                <w:sz w:val="20"/>
                <w:szCs w:val="20"/>
              </w:rPr>
              <w:t>economic impacts (negative</w:t>
            </w:r>
            <w:r>
              <w:rPr>
                <w:caps w:val="0"/>
                <w:color w:val="4D4D4C"/>
                <w:sz w:val="20"/>
                <w:szCs w:val="20"/>
              </w:rPr>
              <w:t>/detrimental</w:t>
            </w:r>
            <w:r w:rsidRPr="005E36C8">
              <w:rPr>
                <w:caps w:val="0"/>
                <w:color w:val="4D4D4C"/>
                <w:sz w:val="20"/>
                <w:szCs w:val="20"/>
              </w:rPr>
              <w:t>) to the local economy?</w:t>
            </w:r>
          </w:p>
        </w:tc>
        <w:tc>
          <w:tcPr>
            <w:tcW w:w="953" w:type="pct"/>
            <w:tcBorders>
              <w:top w:val="single" w:sz="4" w:space="0" w:color="auto"/>
              <w:left w:val="single" w:sz="4" w:space="0" w:color="auto"/>
              <w:bottom w:val="single" w:sz="4" w:space="0" w:color="auto"/>
            </w:tcBorders>
            <w:vAlign w:val="top"/>
          </w:tcPr>
          <w:p w14:paraId="0F88AF48" w14:textId="29D246E8" w:rsidR="00E6306F" w:rsidRPr="005E36C8" w:rsidDel="00A63097" w:rsidRDefault="00E6306F" w:rsidP="00E6306F">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09B912F5" w14:textId="259167CF" w:rsidR="00E6306F" w:rsidRPr="005E36C8" w:rsidDel="00A63097" w:rsidRDefault="00E6306F" w:rsidP="00E6306F">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1C190484" w14:textId="107AFA46" w:rsidR="00E6306F" w:rsidRPr="005E36C8" w:rsidRDefault="00E6306F" w:rsidP="00E6306F">
            <w:r>
              <w:rPr>
                <w:rFonts w:ascii="MS Gothic" w:eastAsia="MS Gothic" w:hAnsi="MS Gothic" w:hint="eastAsia"/>
                <w:caps/>
                <w:sz w:val="20"/>
                <w:szCs w:val="20"/>
              </w:rPr>
              <w:t>☒</w:t>
            </w:r>
            <w:r w:rsidRPr="005E36C8" w:rsidDel="00A63097">
              <w:rPr>
                <w:caps/>
                <w:sz w:val="20"/>
                <w:szCs w:val="20"/>
              </w:rPr>
              <w:t xml:space="preserve"> NO</w:t>
            </w:r>
          </w:p>
        </w:tc>
      </w:tr>
      <w:tr w:rsidR="00E6306F" w:rsidRPr="005E36C8" w14:paraId="0B08BE0B"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F8CD50D"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2"/>
              </w:rPr>
            </w:pPr>
            <w:r w:rsidRPr="00C41B2B">
              <w:rPr>
                <w:rStyle w:val="SmartLink1"/>
                <w:sz w:val="20"/>
                <w:szCs w:val="20"/>
              </w:rPr>
              <w:fldChar w:fldCharType="begin"/>
            </w:r>
            <w:r w:rsidRPr="00C41B2B">
              <w:rPr>
                <w:rStyle w:val="SmartLink1"/>
                <w:sz w:val="20"/>
                <w:szCs w:val="20"/>
              </w:rPr>
              <w:instrText xml:space="preserve"> REF _Ref136270416 \w \h </w:instrText>
            </w:r>
            <w:r>
              <w:rPr>
                <w:rStyle w:val="SmartLink1"/>
                <w:sz w:val="20"/>
                <w:szCs w:val="20"/>
              </w:rPr>
              <w:instrText xml:space="preserve"> \* MERGEFORMAT </w:instrText>
            </w:r>
            <w:r w:rsidRPr="00C41B2B">
              <w:rPr>
                <w:rStyle w:val="SmartLink1"/>
                <w:sz w:val="20"/>
                <w:szCs w:val="20"/>
              </w:rPr>
            </w:r>
            <w:r w:rsidRPr="00C41B2B">
              <w:rPr>
                <w:rStyle w:val="SmartLink1"/>
                <w:sz w:val="20"/>
                <w:szCs w:val="20"/>
              </w:rPr>
              <w:fldChar w:fldCharType="separate"/>
            </w:r>
            <w:r w:rsidRPr="00C41B2B">
              <w:rPr>
                <w:rStyle w:val="SmartLink1"/>
                <w:sz w:val="20"/>
                <w:szCs w:val="20"/>
              </w:rPr>
              <w:t>P.6.2.2 |</w:t>
            </w:r>
            <w:r w:rsidRPr="00C41B2B">
              <w:rPr>
                <w:rStyle w:val="SmartLink1"/>
                <w:sz w:val="20"/>
                <w:szCs w:val="20"/>
              </w:rPr>
              <w:fldChar w:fldCharType="end"/>
            </w:r>
          </w:p>
        </w:tc>
        <w:tc>
          <w:tcPr>
            <w:tcW w:w="3285" w:type="pct"/>
            <w:tcBorders>
              <w:top w:val="single" w:sz="4" w:space="0" w:color="auto"/>
              <w:bottom w:val="single" w:sz="4" w:space="0" w:color="auto"/>
              <w:right w:val="single" w:sz="4" w:space="0" w:color="auto"/>
            </w:tcBorders>
            <w:vAlign w:val="top"/>
          </w:tcPr>
          <w:p w14:paraId="68D62564" w14:textId="77777777" w:rsidR="00E6306F" w:rsidRPr="005E36C8" w:rsidRDefault="00E6306F" w:rsidP="00E6306F">
            <w:pPr>
              <w:pStyle w:val="TablesHeadingGSCyan"/>
              <w:framePr w:hSpace="0" w:wrap="auto" w:vAnchor="margin" w:hAnchor="text" w:yAlign="inline"/>
              <w:rPr>
                <w:caps w:val="0"/>
                <w:color w:val="4D4D4C"/>
                <w:sz w:val="20"/>
                <w:szCs w:val="20"/>
              </w:rPr>
            </w:pPr>
            <w:r w:rsidRPr="005E36C8">
              <w:rPr>
                <w:caps w:val="0"/>
                <w:color w:val="4D4D4C"/>
                <w:sz w:val="20"/>
                <w:szCs w:val="20"/>
              </w:rPr>
              <w:t>negative economic consequences during and after project implementation, e.g., for vulnerable and marginali</w:t>
            </w:r>
            <w:r>
              <w:rPr>
                <w:caps w:val="0"/>
                <w:color w:val="4D4D4C"/>
                <w:sz w:val="20"/>
                <w:szCs w:val="20"/>
              </w:rPr>
              <w:t>s</w:t>
            </w:r>
            <w:r w:rsidRPr="005E36C8">
              <w:rPr>
                <w:caps w:val="0"/>
                <w:color w:val="4D4D4C"/>
                <w:sz w:val="20"/>
                <w:szCs w:val="20"/>
              </w:rPr>
              <w:t>ed social groups in targeted communities?</w:t>
            </w:r>
          </w:p>
        </w:tc>
        <w:tc>
          <w:tcPr>
            <w:tcW w:w="953" w:type="pct"/>
            <w:tcBorders>
              <w:top w:val="single" w:sz="4" w:space="0" w:color="auto"/>
              <w:left w:val="single" w:sz="4" w:space="0" w:color="auto"/>
              <w:bottom w:val="single" w:sz="4" w:space="0" w:color="auto"/>
            </w:tcBorders>
            <w:vAlign w:val="top"/>
          </w:tcPr>
          <w:p w14:paraId="7A656D14" w14:textId="098B476D" w:rsidR="00E6306F" w:rsidRPr="005E36C8" w:rsidDel="00A63097" w:rsidRDefault="00E6306F" w:rsidP="00E6306F">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0168CDB" w14:textId="64E3A445" w:rsidR="00E6306F" w:rsidRPr="005E36C8" w:rsidDel="00A63097" w:rsidRDefault="00E6306F" w:rsidP="00E6306F">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1C267950" w14:textId="1F105BA5" w:rsidR="00E6306F" w:rsidRPr="005E36C8" w:rsidRDefault="00E6306F" w:rsidP="00E6306F">
            <w:r>
              <w:rPr>
                <w:rFonts w:ascii="MS Gothic" w:eastAsia="MS Gothic" w:hAnsi="MS Gothic" w:hint="eastAsia"/>
                <w:caps/>
                <w:sz w:val="20"/>
                <w:szCs w:val="20"/>
              </w:rPr>
              <w:t>☒</w:t>
            </w:r>
            <w:r w:rsidRPr="005E36C8" w:rsidDel="00A63097">
              <w:rPr>
                <w:caps/>
                <w:sz w:val="20"/>
                <w:szCs w:val="20"/>
              </w:rPr>
              <w:t xml:space="preserve"> NO</w:t>
            </w:r>
          </w:p>
        </w:tc>
      </w:tr>
      <w:tr w:rsidR="00E6306F" w:rsidRPr="005E36C8" w14:paraId="71BCAA78" w14:textId="77777777" w:rsidTr="005336A6">
        <w:trPr>
          <w:trHeight w:val="364"/>
        </w:trPr>
        <w:tc>
          <w:tcPr>
            <w:tcW w:w="5000" w:type="pct"/>
            <w:gridSpan w:val="3"/>
            <w:tcBorders>
              <w:top w:val="single" w:sz="4" w:space="0" w:color="auto"/>
              <w:bottom w:val="single" w:sz="4" w:space="0" w:color="auto"/>
            </w:tcBorders>
            <w:noWrap/>
            <w:vAlign w:val="top"/>
          </w:tcPr>
          <w:p w14:paraId="696F6683" w14:textId="77777777" w:rsidR="00E6306F" w:rsidRPr="005E36C8" w:rsidRDefault="00E6306F" w:rsidP="00E6306F">
            <w:pPr>
              <w:pStyle w:val="TablesHeadingGSCyan"/>
              <w:framePr w:hSpace="0" w:wrap="auto" w:vAnchor="margin" w:hAnchor="text" w:yAlign="inline"/>
              <w:spacing w:line="276" w:lineRule="auto"/>
            </w:pPr>
            <w:r w:rsidRPr="008B7258">
              <w:rPr>
                <w:caps w:val="0"/>
                <w:sz w:val="20"/>
                <w:szCs w:val="22"/>
              </w:rPr>
              <w:t>If the answer is "yes" or "potentially" to any of the above questions, please provide a brief description of the project situation below. Also, provide justification and/or evidence as necessary to demonstrate compliance with applicable requirements.</w:t>
            </w:r>
          </w:p>
        </w:tc>
      </w:tr>
      <w:tr w:rsidR="00E6306F" w:rsidRPr="005E36C8" w14:paraId="765CE41C" w14:textId="77777777" w:rsidTr="005336A6">
        <w:trPr>
          <w:trHeight w:val="766"/>
        </w:trPr>
        <w:tc>
          <w:tcPr>
            <w:tcW w:w="5000" w:type="pct"/>
            <w:gridSpan w:val="3"/>
            <w:tcBorders>
              <w:top w:val="single" w:sz="4" w:space="0" w:color="auto"/>
            </w:tcBorders>
            <w:shd w:val="clear" w:color="auto" w:fill="E6E5E5" w:themeFill="background2"/>
            <w:noWrap/>
            <w:vAlign w:val="top"/>
          </w:tcPr>
          <w:p w14:paraId="7AB11418" w14:textId="02E4E63E" w:rsidR="00E6306F" w:rsidRPr="00203AA5" w:rsidRDefault="00E6306F" w:rsidP="00E6306F">
            <w:pPr>
              <w:pStyle w:val="TablesHeadingGSCyan"/>
              <w:framePr w:hSpace="0" w:wrap="auto" w:vAnchor="margin" w:hAnchor="text" w:yAlign="inline"/>
              <w:spacing w:line="276" w:lineRule="auto"/>
              <w:rPr>
                <w:caps w:val="0"/>
                <w:color w:val="515151" w:themeColor="text1"/>
                <w:sz w:val="20"/>
                <w:szCs w:val="22"/>
              </w:rPr>
            </w:pPr>
            <w:r>
              <w:rPr>
                <w:i/>
                <w:iCs/>
                <w:caps w:val="0"/>
                <w:color w:val="4D4D4C"/>
                <w:sz w:val="20"/>
                <w:szCs w:val="20"/>
              </w:rPr>
              <w:t>NA</w:t>
            </w:r>
          </w:p>
        </w:tc>
      </w:tr>
      <w:tr w:rsidR="00E6306F" w:rsidRPr="00595650" w14:paraId="1E56D39F" w14:textId="77777777" w:rsidTr="005336A6">
        <w:trPr>
          <w:trHeight w:val="364"/>
        </w:trPr>
        <w:tc>
          <w:tcPr>
            <w:tcW w:w="5000" w:type="pct"/>
            <w:gridSpan w:val="3"/>
            <w:tcBorders>
              <w:top w:val="single" w:sz="4" w:space="0" w:color="auto"/>
              <w:bottom w:val="single" w:sz="4" w:space="0" w:color="auto"/>
            </w:tcBorders>
            <w:noWrap/>
            <w:vAlign w:val="top"/>
          </w:tcPr>
          <w:p w14:paraId="64A80F10" w14:textId="77777777" w:rsidR="00E6306F" w:rsidRPr="00595650" w:rsidRDefault="00E6306F" w:rsidP="00E6306F">
            <w:pPr>
              <w:pStyle w:val="TablesHeadingGSCyan"/>
              <w:framePr w:hSpace="0" w:wrap="auto" w:vAnchor="margin" w:hAnchor="text" w:yAlign="inline"/>
              <w:spacing w:line="276" w:lineRule="auto"/>
              <w:rPr>
                <w:b/>
                <w:bCs/>
              </w:rPr>
            </w:pPr>
            <w:r w:rsidRPr="003F265B">
              <w:rPr>
                <w:rStyle w:val="SmartLink1"/>
              </w:rPr>
              <w:fldChar w:fldCharType="begin"/>
            </w:r>
            <w:r w:rsidRPr="003F265B">
              <w:rPr>
                <w:rStyle w:val="SmartLink1"/>
              </w:rPr>
              <w:instrText xml:space="preserve"> REF _Ref136308197 \w \h </w:instrText>
            </w:r>
            <w:r>
              <w:rPr>
                <w:rStyle w:val="SmartLink1"/>
              </w:rPr>
              <w:instrText xml:space="preserve"> \* MERGEFORMAT </w:instrText>
            </w:r>
            <w:r w:rsidRPr="003F265B">
              <w:rPr>
                <w:rStyle w:val="SmartLink1"/>
              </w:rPr>
            </w:r>
            <w:r w:rsidRPr="003F265B">
              <w:rPr>
                <w:rStyle w:val="SmartLink1"/>
              </w:rPr>
              <w:fldChar w:fldCharType="separate"/>
            </w:r>
            <w:r w:rsidRPr="003F265B">
              <w:rPr>
                <w:rStyle w:val="SmartLink1"/>
              </w:rPr>
              <w:t>P.7 |</w:t>
            </w:r>
            <w:r w:rsidRPr="003F265B">
              <w:rPr>
                <w:rStyle w:val="SmartLink1"/>
              </w:rPr>
              <w:fldChar w:fldCharType="end"/>
            </w:r>
            <w:r w:rsidRPr="003F265B">
              <w:rPr>
                <w:rStyle w:val="SmartLink1"/>
              </w:rPr>
              <w:fldChar w:fldCharType="begin"/>
            </w:r>
            <w:r w:rsidRPr="003F265B">
              <w:rPr>
                <w:rStyle w:val="SmartLink1"/>
              </w:rPr>
              <w:instrText xml:space="preserve"> REF _Ref136308205 \h </w:instrText>
            </w:r>
            <w:r>
              <w:rPr>
                <w:rStyle w:val="SmartLink1"/>
              </w:rPr>
              <w:instrText xml:space="preserve"> \* MERGEFORMAT </w:instrText>
            </w:r>
            <w:r w:rsidRPr="003F265B">
              <w:rPr>
                <w:rStyle w:val="SmartLink1"/>
              </w:rPr>
            </w:r>
            <w:r w:rsidRPr="003F265B">
              <w:rPr>
                <w:rStyle w:val="SmartLink1"/>
              </w:rPr>
              <w:fldChar w:fldCharType="separate"/>
            </w:r>
            <w:r w:rsidRPr="003F265B">
              <w:rPr>
                <w:rStyle w:val="SmartLink1"/>
                <w:b/>
                <w:bCs/>
              </w:rPr>
              <w:t>Climate and Energy</w:t>
            </w:r>
            <w:r w:rsidRPr="003F265B">
              <w:rPr>
                <w:rStyle w:val="SmartLink1"/>
              </w:rPr>
              <w:fldChar w:fldCharType="end"/>
            </w:r>
          </w:p>
        </w:tc>
      </w:tr>
      <w:tr w:rsidR="00E6306F" w:rsidRPr="00595650" w14:paraId="406B1CE3" w14:textId="77777777" w:rsidTr="005336A6">
        <w:trPr>
          <w:trHeight w:val="364"/>
        </w:trPr>
        <w:tc>
          <w:tcPr>
            <w:tcW w:w="5000" w:type="pct"/>
            <w:gridSpan w:val="3"/>
            <w:tcBorders>
              <w:top w:val="single" w:sz="4" w:space="0" w:color="auto"/>
              <w:bottom w:val="single" w:sz="4" w:space="0" w:color="auto"/>
            </w:tcBorders>
            <w:noWrap/>
            <w:vAlign w:val="top"/>
          </w:tcPr>
          <w:p w14:paraId="04014971" w14:textId="77777777" w:rsidR="00E6306F" w:rsidRPr="00595650" w:rsidRDefault="00E6306F" w:rsidP="00E6306F">
            <w:pPr>
              <w:pStyle w:val="TablesHeadingGSCyan"/>
              <w:framePr w:hSpace="0" w:wrap="auto" w:vAnchor="margin" w:hAnchor="text" w:yAlign="inline"/>
              <w:spacing w:line="276" w:lineRule="auto"/>
              <w:rPr>
                <w:i/>
                <w:iCs/>
              </w:rPr>
            </w:pPr>
            <w:r w:rsidRPr="003F265B">
              <w:rPr>
                <w:rStyle w:val="SmartLink1"/>
              </w:rPr>
              <w:fldChar w:fldCharType="begin"/>
            </w:r>
            <w:r w:rsidRPr="003F265B">
              <w:rPr>
                <w:rStyle w:val="SmartLink1"/>
              </w:rPr>
              <w:instrText xml:space="preserve"> REF _Ref136308252 \w \h </w:instrText>
            </w:r>
            <w:r>
              <w:rPr>
                <w:rStyle w:val="SmartLink1"/>
              </w:rPr>
              <w:instrText xml:space="preserve"> \* MERGEFORMAT </w:instrText>
            </w:r>
            <w:r w:rsidRPr="003F265B">
              <w:rPr>
                <w:rStyle w:val="SmartLink1"/>
              </w:rPr>
            </w:r>
            <w:r w:rsidRPr="003F265B">
              <w:rPr>
                <w:rStyle w:val="SmartLink1"/>
              </w:rPr>
              <w:fldChar w:fldCharType="separate"/>
            </w:r>
            <w:r w:rsidRPr="003F265B">
              <w:rPr>
                <w:rStyle w:val="SmartLink1"/>
              </w:rPr>
              <w:t>P.7.1 |</w:t>
            </w:r>
            <w:r w:rsidRPr="003F265B">
              <w:rPr>
                <w:rStyle w:val="SmartLink1"/>
              </w:rPr>
              <w:fldChar w:fldCharType="end"/>
            </w:r>
            <w:r w:rsidRPr="003F265B">
              <w:rPr>
                <w:rStyle w:val="SmartLink1"/>
              </w:rPr>
              <w:fldChar w:fldCharType="begin"/>
            </w:r>
            <w:r w:rsidRPr="003F265B">
              <w:rPr>
                <w:rStyle w:val="SmartLink1"/>
              </w:rPr>
              <w:instrText xml:space="preserve"> REF _Ref136308276 \h </w:instrText>
            </w:r>
            <w:r>
              <w:rPr>
                <w:rStyle w:val="SmartLink1"/>
              </w:rPr>
              <w:instrText xml:space="preserve"> \* MERGEFORMAT </w:instrText>
            </w:r>
            <w:r w:rsidRPr="003F265B">
              <w:rPr>
                <w:rStyle w:val="SmartLink1"/>
              </w:rPr>
            </w:r>
            <w:r w:rsidRPr="003F265B">
              <w:rPr>
                <w:rStyle w:val="SmartLink1"/>
              </w:rPr>
              <w:fldChar w:fldCharType="separate"/>
            </w:r>
            <w:r w:rsidRPr="003F265B">
              <w:rPr>
                <w:rStyle w:val="SmartLink1"/>
              </w:rPr>
              <w:t>GHG Emissions</w:t>
            </w:r>
            <w:r w:rsidRPr="003F265B">
              <w:rPr>
                <w:rStyle w:val="SmartLink1"/>
              </w:rPr>
              <w:fldChar w:fldCharType="end"/>
            </w:r>
          </w:p>
        </w:tc>
      </w:tr>
      <w:tr w:rsidR="00E6306F" w:rsidRPr="00595650" w14:paraId="2D9F9446"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8400A14" w14:textId="77777777" w:rsidR="00E6306F" w:rsidRPr="003F265B" w:rsidRDefault="00E6306F" w:rsidP="00E6306F">
            <w:pPr>
              <w:pStyle w:val="TablesHeadingGSCyan"/>
              <w:framePr w:hSpace="0" w:wrap="auto" w:vAnchor="margin" w:hAnchor="text" w:yAlign="inline"/>
              <w:spacing w:line="276" w:lineRule="auto"/>
              <w:rPr>
                <w:rStyle w:val="SmartLink1"/>
              </w:rPr>
            </w:pPr>
            <w:r w:rsidRPr="006514B0">
              <w:rPr>
                <w:rStyle w:val="SmartLink1"/>
                <w:sz w:val="20"/>
                <w:szCs w:val="20"/>
              </w:rPr>
              <w:fldChar w:fldCharType="begin"/>
            </w:r>
            <w:r w:rsidRPr="006514B0">
              <w:rPr>
                <w:rStyle w:val="SmartLink1"/>
                <w:sz w:val="20"/>
                <w:szCs w:val="20"/>
              </w:rPr>
              <w:instrText xml:space="preserve"> REF _Ref136308481 \w \h </w:instrText>
            </w:r>
            <w:r>
              <w:rPr>
                <w:rStyle w:val="SmartLink1"/>
                <w:sz w:val="20"/>
                <w:szCs w:val="20"/>
              </w:rPr>
              <w:instrText xml:space="preserve"> \* MERGEFORMAT </w:instrText>
            </w:r>
            <w:r w:rsidRPr="006514B0">
              <w:rPr>
                <w:rStyle w:val="SmartLink1"/>
                <w:sz w:val="20"/>
                <w:szCs w:val="20"/>
              </w:rPr>
            </w:r>
            <w:r w:rsidRPr="006514B0">
              <w:rPr>
                <w:rStyle w:val="SmartLink1"/>
                <w:sz w:val="20"/>
                <w:szCs w:val="20"/>
              </w:rPr>
              <w:fldChar w:fldCharType="separate"/>
            </w:r>
            <w:r w:rsidRPr="006514B0">
              <w:rPr>
                <w:rStyle w:val="SmartLink1"/>
                <w:sz w:val="20"/>
                <w:szCs w:val="20"/>
              </w:rPr>
              <w:t>P.7.1.1 |</w:t>
            </w:r>
            <w:r w:rsidRPr="006514B0">
              <w:rPr>
                <w:rStyle w:val="SmartLink1"/>
                <w:sz w:val="20"/>
                <w:szCs w:val="20"/>
              </w:rPr>
              <w:fldChar w:fldCharType="end"/>
            </w:r>
          </w:p>
        </w:tc>
        <w:tc>
          <w:tcPr>
            <w:tcW w:w="3285" w:type="pct"/>
            <w:tcBorders>
              <w:top w:val="single" w:sz="4" w:space="0" w:color="auto"/>
              <w:left w:val="single" w:sz="4" w:space="0" w:color="auto"/>
              <w:bottom w:val="single" w:sz="4" w:space="0" w:color="auto"/>
              <w:right w:val="single" w:sz="4" w:space="0" w:color="auto"/>
            </w:tcBorders>
          </w:tcPr>
          <w:p w14:paraId="7BCF8464" w14:textId="77777777" w:rsidR="00E6306F" w:rsidRPr="003F265B" w:rsidRDefault="00E6306F" w:rsidP="00E6306F">
            <w:pPr>
              <w:pStyle w:val="TablesHeadingGSCyan"/>
              <w:framePr w:hSpace="0" w:wrap="auto" w:vAnchor="margin" w:hAnchor="text" w:yAlign="inline"/>
              <w:rPr>
                <w:rStyle w:val="SmartLink1"/>
              </w:rPr>
            </w:pPr>
            <w:r w:rsidRPr="000700B1">
              <w:rPr>
                <w:caps w:val="0"/>
                <w:color w:val="4D4D4C"/>
                <w:sz w:val="20"/>
                <w:szCs w:val="20"/>
              </w:rPr>
              <w:t>Does the project have a risk of increasing greenhouse gas emissions over the Baseline Scenario</w:t>
            </w:r>
            <w:r>
              <w:rPr>
                <w:caps w:val="0"/>
                <w:color w:val="4D4D4C"/>
                <w:sz w:val="20"/>
                <w:szCs w:val="20"/>
              </w:rPr>
              <w:t>?</w:t>
            </w:r>
          </w:p>
        </w:tc>
        <w:tc>
          <w:tcPr>
            <w:tcW w:w="953" w:type="pct"/>
            <w:tcBorders>
              <w:top w:val="single" w:sz="4" w:space="0" w:color="auto"/>
              <w:left w:val="single" w:sz="4" w:space="0" w:color="auto"/>
              <w:bottom w:val="single" w:sz="4" w:space="0" w:color="auto"/>
            </w:tcBorders>
          </w:tcPr>
          <w:p w14:paraId="6316FC71" w14:textId="1F1D80A0" w:rsidR="00E6306F" w:rsidRPr="005E36C8" w:rsidDel="00A63097" w:rsidRDefault="00E6306F" w:rsidP="00E6306F">
            <w:pPr>
              <w:rPr>
                <w:caps/>
                <w:sz w:val="20"/>
                <w:szCs w:val="20"/>
              </w:rPr>
            </w:pPr>
            <w:r w:rsidRPr="00AC7499" w:rsidDel="00A63097">
              <w:rPr>
                <w:rFonts w:ascii="Segoe UI Symbol" w:hAnsi="Segoe UI Symbol" w:cs="Segoe UI Symbol"/>
                <w:caps/>
                <w:sz w:val="20"/>
                <w:szCs w:val="20"/>
              </w:rPr>
              <w:t>☐</w:t>
            </w:r>
            <w:r w:rsidRPr="00EB74A5" w:rsidDel="00A63097">
              <w:rPr>
                <w:caps/>
                <w:sz w:val="20"/>
                <w:szCs w:val="20"/>
              </w:rPr>
              <w:t xml:space="preserve"> YES</w:t>
            </w:r>
          </w:p>
          <w:p w14:paraId="03DF6E85" w14:textId="70A3B48D" w:rsidR="00E6306F" w:rsidRPr="003F265B" w:rsidRDefault="00E6306F" w:rsidP="00E6306F">
            <w:pPr>
              <w:rPr>
                <w:rStyle w:val="SmartLink1"/>
              </w:rPr>
            </w:pPr>
            <w:r>
              <w:rPr>
                <w:rFonts w:ascii="MS Gothic" w:eastAsia="MS Gothic" w:hAnsi="MS Gothic" w:hint="eastAsia"/>
                <w:caps/>
                <w:color w:val="00B9BD" w:themeColor="hyperlink"/>
                <w:sz w:val="20"/>
                <w:szCs w:val="20"/>
                <w:u w:val="single"/>
                <w:shd w:val="clear" w:color="auto" w:fill="E1DFDD"/>
              </w:rPr>
              <w:t>☒</w:t>
            </w:r>
            <w:r w:rsidRPr="005E36C8" w:rsidDel="00A63097">
              <w:rPr>
                <w:caps/>
                <w:sz w:val="20"/>
                <w:szCs w:val="20"/>
              </w:rPr>
              <w:t xml:space="preserve"> NO</w:t>
            </w:r>
          </w:p>
        </w:tc>
      </w:tr>
      <w:tr w:rsidR="00E6306F" w:rsidRPr="00595650" w14:paraId="73BB2966" w14:textId="77777777" w:rsidTr="005336A6">
        <w:trPr>
          <w:trHeight w:val="364"/>
        </w:trPr>
        <w:tc>
          <w:tcPr>
            <w:tcW w:w="5000" w:type="pct"/>
            <w:gridSpan w:val="3"/>
            <w:tcBorders>
              <w:top w:val="single" w:sz="4" w:space="0" w:color="auto"/>
              <w:bottom w:val="single" w:sz="4" w:space="0" w:color="auto"/>
            </w:tcBorders>
            <w:noWrap/>
            <w:vAlign w:val="top"/>
          </w:tcPr>
          <w:p w14:paraId="5E07FE7F" w14:textId="77777777" w:rsidR="00E6306F" w:rsidRPr="00AC7499" w:rsidRDefault="00E6306F" w:rsidP="00E6306F">
            <w:pPr>
              <w:pStyle w:val="TablesHeadingGSCyan"/>
              <w:framePr w:hSpace="0" w:wrap="auto" w:vAnchor="margin" w:hAnchor="text" w:yAlign="inline"/>
              <w:spacing w:line="276" w:lineRule="auto"/>
              <w:rPr>
                <w:caps w:val="0"/>
                <w:sz w:val="20"/>
                <w:szCs w:val="20"/>
              </w:rPr>
            </w:pPr>
            <w:r w:rsidRPr="00770304">
              <w:rPr>
                <w:caps w:val="0"/>
                <w:sz w:val="20"/>
                <w:szCs w:val="22"/>
              </w:rPr>
              <w:t>If the answ</w:t>
            </w:r>
            <w:r w:rsidRPr="00813E0B">
              <w:rPr>
                <w:caps w:val="0"/>
                <w:sz w:val="20"/>
                <w:szCs w:val="22"/>
              </w:rPr>
              <w:t xml:space="preserve">er to </w:t>
            </w:r>
            <w:r w:rsidRPr="00770304">
              <w:rPr>
                <w:caps w:val="0"/>
                <w:sz w:val="20"/>
                <w:szCs w:val="22"/>
              </w:rPr>
              <w:t xml:space="preserve">question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595650" w14:paraId="41AECD92"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39CB2748" w14:textId="6C91BA55" w:rsidR="00E6306F" w:rsidRPr="006A6B09" w:rsidRDefault="006A6B09" w:rsidP="006A6B09">
            <w:pPr>
              <w:pStyle w:val="TablesHeadingGSCyan"/>
              <w:framePr w:hSpace="0" w:wrap="auto" w:vAnchor="margin" w:hAnchor="text" w:yAlign="inline"/>
              <w:spacing w:line="276" w:lineRule="auto"/>
              <w:rPr>
                <w:rFonts w:asciiTheme="minorHAnsi" w:hAnsiTheme="minorHAnsi"/>
                <w:color w:val="00B9BD" w:themeColor="hyperlink"/>
                <w:u w:val="single"/>
                <w:shd w:val="clear" w:color="auto" w:fill="E1DFDD"/>
              </w:rPr>
            </w:pPr>
            <w:r>
              <w:rPr>
                <w:i/>
                <w:iCs/>
                <w:caps w:val="0"/>
                <w:color w:val="4D4D4C"/>
                <w:sz w:val="20"/>
                <w:szCs w:val="20"/>
              </w:rPr>
              <w:t>NA</w:t>
            </w:r>
          </w:p>
        </w:tc>
      </w:tr>
      <w:tr w:rsidR="00E6306F" w:rsidRPr="005E36C8" w14:paraId="32EE7A2B" w14:textId="77777777" w:rsidTr="005336A6">
        <w:trPr>
          <w:trHeight w:val="364"/>
        </w:trPr>
        <w:tc>
          <w:tcPr>
            <w:tcW w:w="5000" w:type="pct"/>
            <w:gridSpan w:val="3"/>
            <w:tcBorders>
              <w:top w:val="single" w:sz="4" w:space="0" w:color="auto"/>
              <w:bottom w:val="single" w:sz="4" w:space="0" w:color="auto"/>
            </w:tcBorders>
            <w:noWrap/>
            <w:vAlign w:val="top"/>
          </w:tcPr>
          <w:p w14:paraId="6A1140C3" w14:textId="77777777" w:rsidR="00E6306F" w:rsidRPr="002D52A6" w:rsidRDefault="00E6306F" w:rsidP="00E6306F">
            <w:r w:rsidRPr="002D52A6">
              <w:rPr>
                <w:color w:val="00B9BD" w:themeColor="accent1"/>
                <w:sz w:val="20"/>
                <w:szCs w:val="22"/>
              </w:rPr>
              <w:t>Would the project involve or lead to:</w:t>
            </w:r>
          </w:p>
        </w:tc>
      </w:tr>
      <w:tr w:rsidR="00E6306F" w:rsidRPr="005E36C8" w14:paraId="02D50913"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1D18ABB"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2"/>
              </w:rPr>
            </w:pPr>
            <w:r w:rsidRPr="00EF0760">
              <w:rPr>
                <w:rStyle w:val="SmartLink1"/>
                <w:sz w:val="20"/>
                <w:szCs w:val="20"/>
              </w:rPr>
              <w:fldChar w:fldCharType="begin"/>
            </w:r>
            <w:r w:rsidRPr="00EF0760">
              <w:rPr>
                <w:rStyle w:val="SmartLink1"/>
                <w:sz w:val="20"/>
                <w:szCs w:val="20"/>
              </w:rPr>
              <w:instrText xml:space="preserve"> REF _Ref136308481 \w \h </w:instrText>
            </w:r>
            <w:r>
              <w:rPr>
                <w:rStyle w:val="SmartLink1"/>
                <w:sz w:val="20"/>
                <w:szCs w:val="20"/>
              </w:rPr>
              <w:instrText xml:space="preserve"> \* MERGEFORMAT </w:instrText>
            </w:r>
            <w:r w:rsidRPr="00EF0760">
              <w:rPr>
                <w:rStyle w:val="SmartLink1"/>
                <w:sz w:val="20"/>
                <w:szCs w:val="20"/>
              </w:rPr>
            </w:r>
            <w:r w:rsidRPr="00EF0760">
              <w:rPr>
                <w:rStyle w:val="SmartLink1"/>
                <w:sz w:val="20"/>
                <w:szCs w:val="20"/>
              </w:rPr>
              <w:fldChar w:fldCharType="separate"/>
            </w:r>
            <w:r w:rsidRPr="00EF0760">
              <w:rPr>
                <w:rStyle w:val="SmartLink1"/>
                <w:sz w:val="20"/>
                <w:szCs w:val="20"/>
              </w:rPr>
              <w:t>P.7.1.1 |</w:t>
            </w:r>
            <w:r w:rsidRPr="00EF0760">
              <w:rPr>
                <w:rStyle w:val="SmartLink1"/>
                <w:sz w:val="20"/>
                <w:szCs w:val="20"/>
              </w:rPr>
              <w:fldChar w:fldCharType="end"/>
            </w:r>
          </w:p>
        </w:tc>
        <w:tc>
          <w:tcPr>
            <w:tcW w:w="3285" w:type="pct"/>
            <w:tcBorders>
              <w:top w:val="single" w:sz="4" w:space="0" w:color="auto"/>
              <w:bottom w:val="single" w:sz="4" w:space="0" w:color="auto"/>
              <w:right w:val="single" w:sz="4" w:space="0" w:color="auto"/>
            </w:tcBorders>
          </w:tcPr>
          <w:p w14:paraId="5EC3E9DE" w14:textId="77777777" w:rsidR="00E6306F" w:rsidRPr="005E36C8" w:rsidRDefault="00E6306F" w:rsidP="00E6306F">
            <w:pPr>
              <w:pStyle w:val="TablesHeadingGSCyan"/>
              <w:framePr w:hSpace="0" w:wrap="auto" w:vAnchor="margin" w:hAnchor="text" w:yAlign="inline"/>
              <w:rPr>
                <w:caps w:val="0"/>
                <w:color w:val="4D4D4C"/>
                <w:sz w:val="20"/>
                <w:szCs w:val="20"/>
              </w:rPr>
            </w:pPr>
            <w:r w:rsidRPr="005E36C8">
              <w:rPr>
                <w:caps w:val="0"/>
                <w:color w:val="4D4D4C"/>
                <w:sz w:val="20"/>
                <w:szCs w:val="20"/>
              </w:rPr>
              <w:t>increase greenhouse gas emissions over the Baseline Scenario?</w:t>
            </w:r>
          </w:p>
        </w:tc>
        <w:tc>
          <w:tcPr>
            <w:tcW w:w="953" w:type="pct"/>
            <w:tcBorders>
              <w:top w:val="single" w:sz="4" w:space="0" w:color="auto"/>
              <w:left w:val="single" w:sz="4" w:space="0" w:color="auto"/>
              <w:bottom w:val="single" w:sz="4" w:space="0" w:color="auto"/>
            </w:tcBorders>
          </w:tcPr>
          <w:p w14:paraId="1CEFE3DC" w14:textId="198D7246" w:rsidR="00E6306F" w:rsidRPr="005E36C8" w:rsidDel="00A63097" w:rsidRDefault="00E6306F" w:rsidP="00E6306F">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A054338" w14:textId="53BB129B" w:rsidR="00E6306F" w:rsidRPr="005E36C8" w:rsidDel="00A63097" w:rsidRDefault="00E6306F" w:rsidP="00E6306F">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76F07C14" w14:textId="104991A6" w:rsidR="00E6306F" w:rsidRPr="005E36C8" w:rsidRDefault="006A6B09" w:rsidP="00E6306F">
            <w:r>
              <w:rPr>
                <w:rFonts w:ascii="MS Gothic" w:eastAsia="MS Gothic" w:hAnsi="MS Gothic" w:hint="eastAsia"/>
                <w:caps/>
                <w:sz w:val="20"/>
                <w:szCs w:val="20"/>
              </w:rPr>
              <w:t>☒</w:t>
            </w:r>
            <w:r w:rsidR="00E6306F" w:rsidRPr="005E36C8" w:rsidDel="00A63097">
              <w:rPr>
                <w:caps/>
                <w:sz w:val="20"/>
                <w:szCs w:val="20"/>
              </w:rPr>
              <w:t xml:space="preserve"> NO</w:t>
            </w:r>
          </w:p>
        </w:tc>
      </w:tr>
      <w:tr w:rsidR="00E6306F" w:rsidRPr="005E36C8" w14:paraId="764FC976" w14:textId="77777777" w:rsidTr="005336A6">
        <w:trPr>
          <w:trHeight w:val="364"/>
        </w:trPr>
        <w:tc>
          <w:tcPr>
            <w:tcW w:w="5000" w:type="pct"/>
            <w:gridSpan w:val="3"/>
            <w:tcBorders>
              <w:top w:val="single" w:sz="4" w:space="0" w:color="auto"/>
              <w:bottom w:val="single" w:sz="4" w:space="0" w:color="auto"/>
            </w:tcBorders>
            <w:noWrap/>
            <w:vAlign w:val="top"/>
          </w:tcPr>
          <w:p w14:paraId="41C9D07B" w14:textId="77777777" w:rsidR="00E6306F" w:rsidRPr="005E36C8" w:rsidRDefault="00E6306F" w:rsidP="00E6306F">
            <w:pPr>
              <w:pStyle w:val="TablesHeadingGSCyan"/>
              <w:framePr w:hSpace="0" w:wrap="auto" w:vAnchor="margin" w:hAnchor="text" w:yAlign="inline"/>
              <w:spacing w:line="276" w:lineRule="auto"/>
            </w:pPr>
            <w:r w:rsidRPr="008B7258">
              <w:rPr>
                <w:caps w:val="0"/>
                <w:sz w:val="20"/>
                <w:szCs w:val="22"/>
              </w:rPr>
              <w:t>If the answer is "yes" or "potentially" to the above question, please provide a brief description of the project situation below. Also, provide justification and/or evidence as necessary to demonstrate compliance with applicable requirements.</w:t>
            </w:r>
          </w:p>
        </w:tc>
      </w:tr>
      <w:tr w:rsidR="00E6306F" w:rsidRPr="005E36C8" w14:paraId="7B9FF30B"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6CDD29F8" w14:textId="06E6C826" w:rsidR="00E6306F" w:rsidRPr="00EF0760" w:rsidRDefault="006A6B09" w:rsidP="006A6B09">
            <w:pPr>
              <w:pStyle w:val="TablesHeadingGSCyan"/>
              <w:framePr w:hSpace="0" w:wrap="auto" w:vAnchor="margin" w:hAnchor="text" w:yAlign="inline"/>
              <w:spacing w:line="276" w:lineRule="auto"/>
              <w:rPr>
                <w:color w:val="515151" w:themeColor="text1"/>
              </w:rPr>
            </w:pPr>
            <w:r>
              <w:rPr>
                <w:i/>
                <w:iCs/>
                <w:caps w:val="0"/>
                <w:color w:val="4D4D4C"/>
                <w:sz w:val="20"/>
                <w:szCs w:val="20"/>
              </w:rPr>
              <w:t>NA</w:t>
            </w:r>
          </w:p>
        </w:tc>
      </w:tr>
      <w:tr w:rsidR="00E6306F" w:rsidRPr="00595650" w14:paraId="11CDBAD8" w14:textId="77777777" w:rsidTr="005336A6">
        <w:trPr>
          <w:trHeight w:val="364"/>
        </w:trPr>
        <w:tc>
          <w:tcPr>
            <w:tcW w:w="5000" w:type="pct"/>
            <w:gridSpan w:val="3"/>
            <w:tcBorders>
              <w:top w:val="single" w:sz="4" w:space="0" w:color="auto"/>
              <w:bottom w:val="single" w:sz="4" w:space="0" w:color="auto"/>
            </w:tcBorders>
            <w:noWrap/>
            <w:vAlign w:val="top"/>
          </w:tcPr>
          <w:p w14:paraId="423BF90A" w14:textId="77777777" w:rsidR="00E6306F" w:rsidRPr="00595650" w:rsidRDefault="00E6306F" w:rsidP="00E6306F">
            <w:pPr>
              <w:pStyle w:val="TablesHeadingGSCyan"/>
              <w:framePr w:hSpace="0" w:wrap="auto" w:vAnchor="margin" w:hAnchor="text" w:yAlign="inline"/>
              <w:spacing w:line="276" w:lineRule="auto"/>
              <w:rPr>
                <w:i/>
                <w:iCs/>
                <w:caps w:val="0"/>
                <w:sz w:val="20"/>
                <w:szCs w:val="20"/>
              </w:rPr>
            </w:pPr>
            <w:r w:rsidRPr="00EF0760">
              <w:rPr>
                <w:rStyle w:val="SmartLink1"/>
              </w:rPr>
              <w:fldChar w:fldCharType="begin"/>
            </w:r>
            <w:r w:rsidRPr="00EF0760">
              <w:rPr>
                <w:rStyle w:val="SmartLink1"/>
              </w:rPr>
              <w:instrText xml:space="preserve"> REF _Ref136309010 \w \h </w:instrText>
            </w:r>
            <w:r>
              <w:rPr>
                <w:rStyle w:val="SmartLink1"/>
              </w:rPr>
              <w:instrText xml:space="preserve"> \* MERGEFORMAT </w:instrText>
            </w:r>
            <w:r w:rsidRPr="00EF0760">
              <w:rPr>
                <w:rStyle w:val="SmartLink1"/>
              </w:rPr>
            </w:r>
            <w:r w:rsidRPr="00EF0760">
              <w:rPr>
                <w:rStyle w:val="SmartLink1"/>
              </w:rPr>
              <w:fldChar w:fldCharType="separate"/>
            </w:r>
            <w:r w:rsidRPr="00EF0760">
              <w:rPr>
                <w:rStyle w:val="SmartLink1"/>
              </w:rPr>
              <w:t>P.7.2 |</w:t>
            </w:r>
            <w:r w:rsidRPr="00EF0760">
              <w:rPr>
                <w:rStyle w:val="SmartLink1"/>
              </w:rPr>
              <w:fldChar w:fldCharType="end"/>
            </w:r>
            <w:r w:rsidRPr="00EF0760">
              <w:rPr>
                <w:rStyle w:val="SmartLink1"/>
              </w:rPr>
              <w:fldChar w:fldCharType="begin"/>
            </w:r>
            <w:r w:rsidRPr="00EF0760">
              <w:rPr>
                <w:rStyle w:val="SmartLink1"/>
              </w:rPr>
              <w:instrText xml:space="preserve"> REF _Ref136309017 \h </w:instrText>
            </w:r>
            <w:r>
              <w:rPr>
                <w:rStyle w:val="SmartLink1"/>
              </w:rPr>
              <w:instrText xml:space="preserve"> \* MERGEFORMAT </w:instrText>
            </w:r>
            <w:r w:rsidRPr="00EF0760">
              <w:rPr>
                <w:rStyle w:val="SmartLink1"/>
              </w:rPr>
            </w:r>
            <w:r w:rsidRPr="00EF0760">
              <w:rPr>
                <w:rStyle w:val="SmartLink1"/>
              </w:rPr>
              <w:fldChar w:fldCharType="separate"/>
            </w:r>
            <w:r w:rsidRPr="00EF0760">
              <w:rPr>
                <w:rStyle w:val="SmartLink1"/>
              </w:rPr>
              <w:t>Energy supply</w:t>
            </w:r>
            <w:r w:rsidRPr="00EF0760">
              <w:rPr>
                <w:rStyle w:val="SmartLink1"/>
              </w:rPr>
              <w:fldChar w:fldCharType="end"/>
            </w:r>
          </w:p>
        </w:tc>
      </w:tr>
      <w:tr w:rsidR="00E6306F" w:rsidRPr="00595650" w14:paraId="731A7D9C"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C85AB84" w14:textId="77777777" w:rsidR="00E6306F" w:rsidRPr="00EF0760" w:rsidRDefault="00E6306F" w:rsidP="00E6306F">
            <w:pPr>
              <w:pStyle w:val="TablesHeadingGSCyan"/>
              <w:framePr w:hSpace="0" w:wrap="auto" w:vAnchor="margin" w:hAnchor="text" w:yAlign="inline"/>
              <w:spacing w:line="276" w:lineRule="auto"/>
              <w:rPr>
                <w:rStyle w:val="SmartLink1"/>
              </w:rPr>
            </w:pPr>
            <w:r w:rsidRPr="00920780">
              <w:rPr>
                <w:rStyle w:val="SmartLink1"/>
                <w:sz w:val="20"/>
                <w:szCs w:val="22"/>
              </w:rPr>
              <w:fldChar w:fldCharType="begin"/>
            </w:r>
            <w:r w:rsidRPr="00920780">
              <w:rPr>
                <w:rStyle w:val="SmartLink1"/>
                <w:sz w:val="20"/>
                <w:szCs w:val="22"/>
              </w:rPr>
              <w:instrText xml:space="preserve"> REF _Ref136309180 \w \h </w:instrText>
            </w:r>
            <w:r>
              <w:rPr>
                <w:rStyle w:val="SmartLink1"/>
                <w:sz w:val="20"/>
                <w:szCs w:val="22"/>
              </w:rPr>
              <w:instrText xml:space="preserve"> \* MERGEFORMAT </w:instrText>
            </w:r>
            <w:r w:rsidRPr="00920780">
              <w:rPr>
                <w:rStyle w:val="SmartLink1"/>
                <w:sz w:val="20"/>
                <w:szCs w:val="22"/>
              </w:rPr>
            </w:r>
            <w:r w:rsidRPr="00920780">
              <w:rPr>
                <w:rStyle w:val="SmartLink1"/>
                <w:sz w:val="20"/>
                <w:szCs w:val="22"/>
              </w:rPr>
              <w:fldChar w:fldCharType="separate"/>
            </w:r>
            <w:r w:rsidRPr="00920780">
              <w:rPr>
                <w:rStyle w:val="SmartLink1"/>
                <w:sz w:val="20"/>
                <w:szCs w:val="22"/>
              </w:rPr>
              <w:t>P.7.2.1 |</w:t>
            </w:r>
            <w:r w:rsidRPr="00920780">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4F119F86" w14:textId="77777777" w:rsidR="00E6306F" w:rsidRPr="00EF0760" w:rsidRDefault="00E6306F" w:rsidP="00E6306F">
            <w:pPr>
              <w:pStyle w:val="TablesHeadingGSCyan"/>
              <w:framePr w:hSpace="0" w:wrap="auto" w:vAnchor="margin" w:hAnchor="text" w:yAlign="inline"/>
              <w:rPr>
                <w:rStyle w:val="SmartLink1"/>
              </w:rPr>
            </w:pPr>
            <w:r w:rsidRPr="00920780">
              <w:rPr>
                <w:caps w:val="0"/>
                <w:color w:val="4D4D4C"/>
                <w:sz w:val="20"/>
                <w:szCs w:val="20"/>
              </w:rPr>
              <w:t>Does the project pose a risk to the availability and reliability of energy supply to other users?</w:t>
            </w:r>
          </w:p>
        </w:tc>
        <w:tc>
          <w:tcPr>
            <w:tcW w:w="953" w:type="pct"/>
            <w:tcBorders>
              <w:top w:val="single" w:sz="4" w:space="0" w:color="auto"/>
              <w:left w:val="single" w:sz="4" w:space="0" w:color="auto"/>
              <w:bottom w:val="single" w:sz="4" w:space="0" w:color="auto"/>
            </w:tcBorders>
          </w:tcPr>
          <w:p w14:paraId="7221B6D6" w14:textId="4C1A2624" w:rsidR="00E6306F" w:rsidRPr="005E36C8" w:rsidDel="00A63097" w:rsidRDefault="00E6306F" w:rsidP="00E6306F">
            <w:pPr>
              <w:rPr>
                <w:caps/>
                <w:sz w:val="20"/>
                <w:szCs w:val="20"/>
              </w:rPr>
            </w:pPr>
            <w:r w:rsidRPr="00920780" w:rsidDel="00A63097">
              <w:rPr>
                <w:rFonts w:ascii="Segoe UI Symbol" w:hAnsi="Segoe UI Symbol" w:cs="Segoe UI Symbol"/>
                <w:caps/>
                <w:sz w:val="20"/>
                <w:szCs w:val="20"/>
              </w:rPr>
              <w:t>☐</w:t>
            </w:r>
            <w:r w:rsidRPr="00EB74A5" w:rsidDel="00A63097">
              <w:rPr>
                <w:caps/>
                <w:sz w:val="20"/>
                <w:szCs w:val="20"/>
              </w:rPr>
              <w:t xml:space="preserve"> YES</w:t>
            </w:r>
          </w:p>
          <w:p w14:paraId="127023CF" w14:textId="0BB3AB03" w:rsidR="00E6306F" w:rsidRPr="00920780" w:rsidRDefault="00371523" w:rsidP="00E6306F">
            <w:pPr>
              <w:pStyle w:val="TablesHeadingGSCyan"/>
              <w:framePr w:hSpace="0" w:wrap="auto" w:vAnchor="margin" w:hAnchor="text" w:yAlign="inline"/>
              <w:spacing w:line="276" w:lineRule="auto"/>
              <w:rPr>
                <w:color w:val="4D4D4C"/>
                <w:sz w:val="20"/>
                <w:szCs w:val="20"/>
              </w:rPr>
            </w:pPr>
            <w:r>
              <w:rPr>
                <w:rFonts w:ascii="MS Gothic" w:eastAsia="MS Gothic" w:hAnsi="MS Gothic" w:hint="eastAsia"/>
                <w:color w:val="4D4D4C"/>
                <w:sz w:val="20"/>
                <w:szCs w:val="20"/>
              </w:rPr>
              <w:t>☒</w:t>
            </w:r>
            <w:r w:rsidR="00E6306F" w:rsidRPr="00920780" w:rsidDel="00A63097">
              <w:rPr>
                <w:color w:val="4D4D4C"/>
                <w:sz w:val="20"/>
                <w:szCs w:val="20"/>
              </w:rPr>
              <w:t xml:space="preserve"> NO</w:t>
            </w:r>
          </w:p>
        </w:tc>
      </w:tr>
      <w:tr w:rsidR="00E6306F" w:rsidRPr="00595650" w14:paraId="0C44E45F" w14:textId="77777777" w:rsidTr="005336A6">
        <w:trPr>
          <w:trHeight w:val="364"/>
        </w:trPr>
        <w:tc>
          <w:tcPr>
            <w:tcW w:w="5000" w:type="pct"/>
            <w:gridSpan w:val="3"/>
            <w:tcBorders>
              <w:top w:val="single" w:sz="4" w:space="0" w:color="auto"/>
              <w:bottom w:val="single" w:sz="4" w:space="0" w:color="auto"/>
            </w:tcBorders>
            <w:noWrap/>
            <w:vAlign w:val="top"/>
          </w:tcPr>
          <w:p w14:paraId="5A51B977" w14:textId="77777777" w:rsidR="00E6306F" w:rsidRPr="00EF0760" w:rsidRDefault="00E6306F" w:rsidP="00E6306F">
            <w:pPr>
              <w:pStyle w:val="TablesHeadingGSCyan"/>
              <w:framePr w:hSpace="0" w:wrap="auto" w:vAnchor="margin" w:hAnchor="text" w:yAlign="inline"/>
              <w:spacing w:line="276" w:lineRule="auto"/>
              <w:rPr>
                <w:rStyle w:val="SmartLink1"/>
              </w:rPr>
            </w:pPr>
            <w:r w:rsidRPr="00770304">
              <w:rPr>
                <w:caps w:val="0"/>
                <w:sz w:val="20"/>
                <w:szCs w:val="22"/>
              </w:rPr>
              <w:t>If the answ</w:t>
            </w:r>
            <w:r w:rsidRPr="00813E0B">
              <w:rPr>
                <w:caps w:val="0"/>
                <w:sz w:val="20"/>
                <w:szCs w:val="22"/>
              </w:rPr>
              <w:t xml:space="preserve">er to </w:t>
            </w:r>
            <w:r w:rsidRPr="00770304">
              <w:rPr>
                <w:caps w:val="0"/>
                <w:sz w:val="20"/>
                <w:szCs w:val="22"/>
              </w:rPr>
              <w:t xml:space="preserve">question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595650" w14:paraId="32191CDF"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45BB00C3" w14:textId="713922AA" w:rsidR="00E6306F" w:rsidRPr="00036EBE" w:rsidRDefault="00371523" w:rsidP="00371523">
            <w:pPr>
              <w:pStyle w:val="TablesHeadingGSCyan"/>
              <w:framePr w:hSpace="0" w:wrap="auto" w:vAnchor="margin" w:hAnchor="text" w:yAlign="inline"/>
              <w:spacing w:line="276" w:lineRule="auto"/>
            </w:pPr>
            <w:r>
              <w:rPr>
                <w:i/>
                <w:iCs/>
                <w:caps w:val="0"/>
                <w:color w:val="4D4D4C"/>
                <w:sz w:val="20"/>
                <w:szCs w:val="20"/>
              </w:rPr>
              <w:t>NA</w:t>
            </w:r>
          </w:p>
        </w:tc>
      </w:tr>
      <w:tr w:rsidR="00E6306F" w:rsidRPr="005E36C8" w14:paraId="1988EEA0" w14:textId="77777777" w:rsidTr="005336A6">
        <w:trPr>
          <w:trHeight w:val="364"/>
        </w:trPr>
        <w:tc>
          <w:tcPr>
            <w:tcW w:w="5000" w:type="pct"/>
            <w:gridSpan w:val="3"/>
            <w:tcBorders>
              <w:top w:val="single" w:sz="4" w:space="0" w:color="auto"/>
              <w:bottom w:val="single" w:sz="4" w:space="0" w:color="auto"/>
            </w:tcBorders>
            <w:noWrap/>
            <w:vAlign w:val="top"/>
          </w:tcPr>
          <w:p w14:paraId="08755D4C" w14:textId="77777777" w:rsidR="00E6306F" w:rsidRPr="002D52A6" w:rsidRDefault="00E6306F" w:rsidP="00E6306F">
            <w:pPr>
              <w:rPr>
                <w:caps/>
                <w:sz w:val="20"/>
                <w:szCs w:val="20"/>
              </w:rPr>
            </w:pPr>
            <w:r w:rsidRPr="002D52A6">
              <w:rPr>
                <w:color w:val="00B9BD" w:themeColor="accent1"/>
                <w:sz w:val="20"/>
                <w:szCs w:val="22"/>
              </w:rPr>
              <w:t>Would the project involve or lead to:</w:t>
            </w:r>
          </w:p>
        </w:tc>
      </w:tr>
      <w:tr w:rsidR="00E6306F" w:rsidRPr="005E36C8" w14:paraId="196D483B"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5372493" w14:textId="77777777" w:rsidR="00E6306F" w:rsidRPr="005E36C8" w:rsidRDefault="00E6306F" w:rsidP="00E6306F">
            <w:pPr>
              <w:pStyle w:val="TablesHeadingGSCyan"/>
              <w:framePr w:hSpace="0" w:wrap="auto" w:vAnchor="margin" w:hAnchor="text" w:yAlign="inline"/>
              <w:rPr>
                <w:caps w:val="0"/>
                <w:color w:val="4D4D4C"/>
                <w:sz w:val="20"/>
                <w:szCs w:val="22"/>
              </w:rPr>
            </w:pPr>
            <w:r w:rsidRPr="00920780">
              <w:rPr>
                <w:rStyle w:val="SmartLink1"/>
                <w:sz w:val="20"/>
                <w:szCs w:val="22"/>
              </w:rPr>
              <w:fldChar w:fldCharType="begin"/>
            </w:r>
            <w:r w:rsidRPr="00920780">
              <w:rPr>
                <w:rStyle w:val="SmartLink1"/>
                <w:sz w:val="20"/>
                <w:szCs w:val="22"/>
              </w:rPr>
              <w:instrText xml:space="preserve"> REF _Ref136309180 \w \h </w:instrText>
            </w:r>
            <w:r>
              <w:rPr>
                <w:rStyle w:val="SmartLink1"/>
                <w:sz w:val="20"/>
                <w:szCs w:val="22"/>
              </w:rPr>
              <w:instrText xml:space="preserve"> \* MERGEFORMAT </w:instrText>
            </w:r>
            <w:r w:rsidRPr="00920780">
              <w:rPr>
                <w:rStyle w:val="SmartLink1"/>
                <w:sz w:val="20"/>
                <w:szCs w:val="22"/>
              </w:rPr>
            </w:r>
            <w:r w:rsidRPr="00920780">
              <w:rPr>
                <w:rStyle w:val="SmartLink1"/>
                <w:sz w:val="20"/>
                <w:szCs w:val="22"/>
              </w:rPr>
              <w:fldChar w:fldCharType="separate"/>
            </w:r>
            <w:r w:rsidRPr="00920780">
              <w:rPr>
                <w:rStyle w:val="SmartLink1"/>
                <w:sz w:val="20"/>
                <w:szCs w:val="22"/>
              </w:rPr>
              <w:t>P.7.2.1 |</w:t>
            </w:r>
            <w:r w:rsidRPr="00920780">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1F82FAF0" w14:textId="77777777" w:rsidR="00E6306F" w:rsidRPr="005E36C8"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negative impact on</w:t>
            </w:r>
            <w:r w:rsidRPr="005E36C8">
              <w:rPr>
                <w:caps w:val="0"/>
                <w:color w:val="4D4D4C"/>
                <w:sz w:val="20"/>
                <w:szCs w:val="20"/>
              </w:rPr>
              <w:t xml:space="preserve"> the availability and reliability of energy supply to other users?</w:t>
            </w:r>
          </w:p>
        </w:tc>
        <w:tc>
          <w:tcPr>
            <w:tcW w:w="953" w:type="pct"/>
            <w:tcBorders>
              <w:top w:val="single" w:sz="4" w:space="0" w:color="auto"/>
              <w:left w:val="single" w:sz="4" w:space="0" w:color="auto"/>
              <w:bottom w:val="single" w:sz="4" w:space="0" w:color="auto"/>
            </w:tcBorders>
            <w:vAlign w:val="top"/>
          </w:tcPr>
          <w:p w14:paraId="7EE1935D" w14:textId="3CBE8E54" w:rsidR="00E6306F" w:rsidRPr="005E36C8" w:rsidDel="00A63097" w:rsidRDefault="00E6306F" w:rsidP="00E6306F">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EDF503F" w14:textId="5B1CE8DB" w:rsidR="00E6306F" w:rsidRPr="005E36C8" w:rsidDel="00A63097" w:rsidRDefault="00E6306F" w:rsidP="00E6306F">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4816454C" w14:textId="37186781" w:rsidR="00E6306F" w:rsidRPr="005E36C8" w:rsidRDefault="00371523"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A63097">
              <w:rPr>
                <w:caps w:val="0"/>
                <w:color w:val="4D4D4C"/>
                <w:sz w:val="20"/>
                <w:szCs w:val="20"/>
              </w:rPr>
              <w:t xml:space="preserve"> NO</w:t>
            </w:r>
          </w:p>
        </w:tc>
      </w:tr>
      <w:tr w:rsidR="00E6306F" w:rsidRPr="005E36C8" w14:paraId="058AB73F" w14:textId="77777777" w:rsidTr="005336A6">
        <w:trPr>
          <w:trHeight w:val="364"/>
        </w:trPr>
        <w:tc>
          <w:tcPr>
            <w:tcW w:w="5000" w:type="pct"/>
            <w:gridSpan w:val="3"/>
            <w:tcBorders>
              <w:top w:val="single" w:sz="4" w:space="0" w:color="auto"/>
              <w:bottom w:val="single" w:sz="4" w:space="0" w:color="auto"/>
            </w:tcBorders>
            <w:noWrap/>
            <w:vAlign w:val="top"/>
          </w:tcPr>
          <w:p w14:paraId="1078CE30"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0"/>
              </w:rPr>
            </w:pPr>
            <w:r w:rsidRPr="00FB2690">
              <w:rPr>
                <w:caps w:val="0"/>
                <w:sz w:val="20"/>
                <w:szCs w:val="22"/>
              </w:rPr>
              <w:t>If the answer is "yes" or "potentially" to the above question, please provide a brief description of the project situation below. Also, provide justification and/or evidence as necessary to demonstrate compliance with applicable requirements.</w:t>
            </w:r>
          </w:p>
        </w:tc>
      </w:tr>
      <w:tr w:rsidR="00E6306F" w:rsidRPr="005E36C8" w14:paraId="7541D4A7"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392C583C" w14:textId="4EB379EC" w:rsidR="00E6306F" w:rsidRPr="00C02E57" w:rsidRDefault="00371523" w:rsidP="00371523">
            <w:pPr>
              <w:pStyle w:val="TablesHeadingGSCyan"/>
              <w:framePr w:hSpace="0" w:wrap="auto" w:vAnchor="margin" w:hAnchor="text" w:yAlign="inline"/>
              <w:spacing w:line="276" w:lineRule="auto"/>
            </w:pPr>
            <w:r>
              <w:rPr>
                <w:i/>
                <w:iCs/>
                <w:caps w:val="0"/>
                <w:color w:val="4D4D4C"/>
                <w:sz w:val="20"/>
                <w:szCs w:val="20"/>
              </w:rPr>
              <w:t>NA</w:t>
            </w:r>
          </w:p>
        </w:tc>
      </w:tr>
      <w:tr w:rsidR="00E6306F" w:rsidRPr="00A978AA" w14:paraId="72D6A19A" w14:textId="77777777" w:rsidTr="005336A6">
        <w:trPr>
          <w:trHeight w:val="364"/>
        </w:trPr>
        <w:tc>
          <w:tcPr>
            <w:tcW w:w="5000" w:type="pct"/>
            <w:gridSpan w:val="3"/>
            <w:tcBorders>
              <w:top w:val="single" w:sz="4" w:space="0" w:color="auto"/>
              <w:bottom w:val="single" w:sz="4" w:space="0" w:color="auto"/>
            </w:tcBorders>
            <w:noWrap/>
            <w:vAlign w:val="top"/>
          </w:tcPr>
          <w:p w14:paraId="79880938" w14:textId="77777777" w:rsidR="00E6306F" w:rsidRPr="00A978AA" w:rsidRDefault="00E6306F" w:rsidP="00E6306F">
            <w:pPr>
              <w:pStyle w:val="TablesHeadingGSCyan"/>
              <w:framePr w:hSpace="0" w:wrap="auto" w:vAnchor="margin" w:hAnchor="text" w:yAlign="inline"/>
              <w:spacing w:line="276" w:lineRule="auto"/>
              <w:rPr>
                <w:b/>
                <w:bCs/>
                <w:caps w:val="0"/>
                <w:sz w:val="20"/>
                <w:szCs w:val="20"/>
              </w:rPr>
            </w:pPr>
            <w:r w:rsidRPr="00E11E87">
              <w:rPr>
                <w:rStyle w:val="SmartLink1"/>
                <w:b/>
                <w:bCs/>
              </w:rPr>
              <w:fldChar w:fldCharType="begin"/>
            </w:r>
            <w:r w:rsidRPr="00E11E87">
              <w:rPr>
                <w:rStyle w:val="SmartLink1"/>
                <w:b/>
                <w:bCs/>
              </w:rPr>
              <w:instrText xml:space="preserve"> REF _Ref136309615 \w \h  \* MERGEFORMAT </w:instrText>
            </w:r>
            <w:r w:rsidRPr="00E11E87">
              <w:rPr>
                <w:rStyle w:val="SmartLink1"/>
                <w:b/>
                <w:bCs/>
              </w:rPr>
            </w:r>
            <w:r w:rsidRPr="00E11E87">
              <w:rPr>
                <w:rStyle w:val="SmartLink1"/>
                <w:b/>
                <w:bCs/>
              </w:rPr>
              <w:fldChar w:fldCharType="separate"/>
            </w:r>
            <w:r w:rsidRPr="00E11E87">
              <w:rPr>
                <w:rStyle w:val="SmartLink1"/>
                <w:b/>
                <w:bCs/>
              </w:rPr>
              <w:t>P.8 |</w:t>
            </w:r>
            <w:r w:rsidRPr="00E11E87">
              <w:rPr>
                <w:rStyle w:val="SmartLink1"/>
                <w:b/>
                <w:bCs/>
              </w:rPr>
              <w:fldChar w:fldCharType="end"/>
            </w:r>
            <w:r w:rsidRPr="00E420A9">
              <w:rPr>
                <w:rStyle w:val="SmartLink1"/>
              </w:rPr>
              <w:fldChar w:fldCharType="begin"/>
            </w:r>
            <w:r w:rsidRPr="00E420A9">
              <w:rPr>
                <w:rStyle w:val="SmartLink1"/>
              </w:rPr>
              <w:instrText xml:space="preserve"> REF _Ref136309626 \h </w:instrText>
            </w:r>
            <w:r>
              <w:rPr>
                <w:rStyle w:val="SmartLink1"/>
              </w:rPr>
              <w:instrText xml:space="preserve"> \* MERGEFORMAT </w:instrText>
            </w:r>
            <w:r w:rsidRPr="00E420A9">
              <w:rPr>
                <w:rStyle w:val="SmartLink1"/>
              </w:rPr>
            </w:r>
            <w:r w:rsidRPr="00E420A9">
              <w:rPr>
                <w:rStyle w:val="SmartLink1"/>
              </w:rPr>
              <w:fldChar w:fldCharType="separate"/>
            </w:r>
            <w:r w:rsidRPr="00E420A9">
              <w:rPr>
                <w:rStyle w:val="SmartLink1"/>
                <w:b/>
                <w:bCs/>
              </w:rPr>
              <w:t>Water</w:t>
            </w:r>
            <w:r w:rsidRPr="00E420A9">
              <w:rPr>
                <w:rStyle w:val="SmartLink1"/>
              </w:rPr>
              <w:fldChar w:fldCharType="end"/>
            </w:r>
          </w:p>
        </w:tc>
      </w:tr>
      <w:tr w:rsidR="00E6306F" w:rsidRPr="00A978AA" w14:paraId="0DDB0F56" w14:textId="77777777" w:rsidTr="005336A6">
        <w:trPr>
          <w:trHeight w:val="364"/>
        </w:trPr>
        <w:tc>
          <w:tcPr>
            <w:tcW w:w="5000" w:type="pct"/>
            <w:gridSpan w:val="3"/>
            <w:tcBorders>
              <w:top w:val="single" w:sz="4" w:space="0" w:color="auto"/>
              <w:bottom w:val="single" w:sz="4" w:space="0" w:color="auto"/>
            </w:tcBorders>
            <w:noWrap/>
            <w:vAlign w:val="top"/>
          </w:tcPr>
          <w:p w14:paraId="2F027F51" w14:textId="77777777" w:rsidR="00E6306F" w:rsidRPr="00A978AA" w:rsidRDefault="00E6306F" w:rsidP="00E6306F">
            <w:pPr>
              <w:pStyle w:val="TablesHeadingGSCyan"/>
              <w:framePr w:hSpace="0" w:wrap="auto" w:vAnchor="margin" w:hAnchor="text" w:yAlign="inline"/>
              <w:spacing w:line="276" w:lineRule="auto"/>
              <w:rPr>
                <w:i/>
                <w:iCs/>
                <w:caps w:val="0"/>
              </w:rPr>
            </w:pPr>
            <w:r w:rsidRPr="00E420A9">
              <w:rPr>
                <w:rStyle w:val="SmartLink1"/>
              </w:rPr>
              <w:fldChar w:fldCharType="begin"/>
            </w:r>
            <w:r w:rsidRPr="00E420A9">
              <w:rPr>
                <w:rStyle w:val="SmartLink1"/>
              </w:rPr>
              <w:instrText xml:space="preserve"> REF _Ref136309682 \w \h </w:instrText>
            </w:r>
            <w:r>
              <w:rPr>
                <w:rStyle w:val="SmartLink1"/>
              </w:rPr>
              <w:instrText xml:space="preserve"> \* MERGEFORMAT </w:instrText>
            </w:r>
            <w:r w:rsidRPr="00E420A9">
              <w:rPr>
                <w:rStyle w:val="SmartLink1"/>
              </w:rPr>
            </w:r>
            <w:r w:rsidRPr="00E420A9">
              <w:rPr>
                <w:rStyle w:val="SmartLink1"/>
              </w:rPr>
              <w:fldChar w:fldCharType="separate"/>
            </w:r>
            <w:r w:rsidRPr="00E420A9">
              <w:rPr>
                <w:rStyle w:val="SmartLink1"/>
              </w:rPr>
              <w:t>P.8.1 |</w:t>
            </w:r>
            <w:r w:rsidRPr="00E420A9">
              <w:rPr>
                <w:rStyle w:val="SmartLink1"/>
              </w:rPr>
              <w:fldChar w:fldCharType="end"/>
            </w:r>
            <w:r w:rsidRPr="00E420A9">
              <w:rPr>
                <w:rStyle w:val="SmartLink1"/>
              </w:rPr>
              <w:fldChar w:fldCharType="begin"/>
            </w:r>
            <w:r w:rsidRPr="00E420A9">
              <w:rPr>
                <w:rStyle w:val="SmartLink1"/>
              </w:rPr>
              <w:instrText xml:space="preserve"> REF _Ref136309689 \h </w:instrText>
            </w:r>
            <w:r>
              <w:rPr>
                <w:rStyle w:val="SmartLink1"/>
              </w:rPr>
              <w:instrText xml:space="preserve"> \* MERGEFORMAT </w:instrText>
            </w:r>
            <w:r w:rsidRPr="00E420A9">
              <w:rPr>
                <w:rStyle w:val="SmartLink1"/>
              </w:rPr>
            </w:r>
            <w:r w:rsidRPr="00E420A9">
              <w:rPr>
                <w:rStyle w:val="SmartLink1"/>
              </w:rPr>
              <w:fldChar w:fldCharType="separate"/>
            </w:r>
            <w:r w:rsidRPr="00E420A9">
              <w:rPr>
                <w:rStyle w:val="SmartLink1"/>
              </w:rPr>
              <w:t>Impact on Natural Water Patterns/Flows</w:t>
            </w:r>
            <w:r w:rsidRPr="00E420A9">
              <w:rPr>
                <w:rStyle w:val="SmartLink1"/>
              </w:rPr>
              <w:fldChar w:fldCharType="end"/>
            </w:r>
          </w:p>
        </w:tc>
      </w:tr>
      <w:tr w:rsidR="00E6306F" w:rsidRPr="00A978AA" w14:paraId="64DBB31A"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7E7FF9B" w14:textId="77777777" w:rsidR="00E6306F" w:rsidRPr="00E420A9" w:rsidDel="00E420A9" w:rsidRDefault="00E6306F" w:rsidP="00E6306F">
            <w:pPr>
              <w:pStyle w:val="TablesHeadingGSCyan"/>
              <w:framePr w:hSpace="0" w:wrap="auto" w:vAnchor="margin" w:hAnchor="text" w:yAlign="inline"/>
              <w:spacing w:line="276" w:lineRule="auto"/>
              <w:rPr>
                <w:rStyle w:val="SmartLink1"/>
              </w:rPr>
            </w:pPr>
            <w:r w:rsidRPr="00EA0B97">
              <w:rPr>
                <w:rStyle w:val="SmartLink1"/>
                <w:sz w:val="20"/>
                <w:szCs w:val="22"/>
              </w:rPr>
              <w:fldChar w:fldCharType="begin"/>
            </w:r>
            <w:r w:rsidRPr="00EA0B97">
              <w:rPr>
                <w:rStyle w:val="SmartLink1"/>
                <w:sz w:val="20"/>
                <w:szCs w:val="22"/>
              </w:rPr>
              <w:instrText xml:space="preserve"> REF _Ref136310490 \w \h </w:instrText>
            </w:r>
            <w:r>
              <w:rPr>
                <w:rStyle w:val="SmartLink1"/>
                <w:sz w:val="20"/>
                <w:szCs w:val="22"/>
              </w:rPr>
              <w:instrText xml:space="preserve"> \* MERGEFORMAT </w:instrText>
            </w:r>
            <w:r w:rsidRPr="00EA0B97">
              <w:rPr>
                <w:rStyle w:val="SmartLink1"/>
                <w:sz w:val="20"/>
                <w:szCs w:val="22"/>
              </w:rPr>
            </w:r>
            <w:r w:rsidRPr="00EA0B97">
              <w:rPr>
                <w:rStyle w:val="SmartLink1"/>
                <w:sz w:val="20"/>
                <w:szCs w:val="22"/>
              </w:rPr>
              <w:fldChar w:fldCharType="separate"/>
            </w:r>
            <w:r w:rsidRPr="00EA0B97">
              <w:rPr>
                <w:rStyle w:val="SmartLink1"/>
                <w:sz w:val="20"/>
                <w:szCs w:val="22"/>
              </w:rPr>
              <w:t>P.8.1.1 |</w:t>
            </w:r>
            <w:r w:rsidRPr="00EA0B97">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0A459AFA" w14:textId="77777777" w:rsidR="00E6306F" w:rsidRPr="00E420A9" w:rsidDel="00E420A9" w:rsidRDefault="00E6306F" w:rsidP="00E6306F">
            <w:pPr>
              <w:pStyle w:val="TablesHeadingGSCyan"/>
              <w:framePr w:hSpace="0" w:wrap="auto" w:vAnchor="margin" w:hAnchor="text" w:yAlign="inline"/>
              <w:rPr>
                <w:rStyle w:val="SmartLink1"/>
              </w:rPr>
            </w:pPr>
            <w:r w:rsidRPr="008B68D5">
              <w:rPr>
                <w:caps w:val="0"/>
                <w:color w:val="4D4D4C"/>
                <w:sz w:val="20"/>
                <w:szCs w:val="20"/>
              </w:rPr>
              <w:t>Does the project increase water usage to a level that will not allow for the maintenance of environmental flows?</w:t>
            </w:r>
          </w:p>
        </w:tc>
        <w:tc>
          <w:tcPr>
            <w:tcW w:w="953" w:type="pct"/>
            <w:tcBorders>
              <w:top w:val="single" w:sz="4" w:space="0" w:color="auto"/>
              <w:left w:val="single" w:sz="4" w:space="0" w:color="auto"/>
              <w:bottom w:val="single" w:sz="4" w:space="0" w:color="auto"/>
            </w:tcBorders>
          </w:tcPr>
          <w:p w14:paraId="2B572F1B" w14:textId="2BCDD548" w:rsidR="00E6306F" w:rsidRPr="005E36C8" w:rsidDel="00A63097" w:rsidRDefault="00E6306F" w:rsidP="00E6306F">
            <w:pPr>
              <w:rPr>
                <w:caps/>
                <w:sz w:val="20"/>
                <w:szCs w:val="20"/>
              </w:rPr>
            </w:pPr>
            <w:r w:rsidRPr="00920780" w:rsidDel="00A63097">
              <w:rPr>
                <w:rFonts w:ascii="Segoe UI Symbol" w:hAnsi="Segoe UI Symbol" w:cs="Segoe UI Symbol"/>
                <w:caps/>
                <w:sz w:val="20"/>
                <w:szCs w:val="20"/>
              </w:rPr>
              <w:t>☐</w:t>
            </w:r>
            <w:r w:rsidRPr="00EB74A5" w:rsidDel="00A63097">
              <w:rPr>
                <w:caps/>
                <w:sz w:val="20"/>
                <w:szCs w:val="20"/>
              </w:rPr>
              <w:t xml:space="preserve"> YES</w:t>
            </w:r>
          </w:p>
          <w:p w14:paraId="4AB6E0D2" w14:textId="16872F7C" w:rsidR="00E6306F" w:rsidRPr="00E420A9" w:rsidDel="00E420A9" w:rsidRDefault="00371523" w:rsidP="00E6306F">
            <w:pPr>
              <w:pStyle w:val="TablesHeadingGSCyan"/>
              <w:framePr w:hSpace="0" w:wrap="auto" w:vAnchor="margin" w:hAnchor="text" w:yAlign="inline"/>
              <w:spacing w:line="276" w:lineRule="auto"/>
              <w:rPr>
                <w:rStyle w:val="SmartLink1"/>
              </w:rPr>
            </w:pPr>
            <w:r>
              <w:rPr>
                <w:rFonts w:ascii="MS Gothic" w:eastAsia="MS Gothic" w:hAnsi="MS Gothic" w:hint="eastAsia"/>
                <w:color w:val="4D4D4C"/>
                <w:sz w:val="20"/>
                <w:szCs w:val="20"/>
                <w:u w:val="single"/>
                <w:shd w:val="clear" w:color="auto" w:fill="E1DFDD"/>
              </w:rPr>
              <w:t>☒</w:t>
            </w:r>
            <w:r w:rsidR="00E6306F" w:rsidRPr="00920780" w:rsidDel="00A63097">
              <w:rPr>
                <w:color w:val="4D4D4C"/>
                <w:sz w:val="20"/>
                <w:szCs w:val="20"/>
              </w:rPr>
              <w:t xml:space="preserve"> NO</w:t>
            </w:r>
          </w:p>
        </w:tc>
      </w:tr>
      <w:tr w:rsidR="00E6306F" w:rsidRPr="00A978AA" w14:paraId="342F7F5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B72CBFA" w14:textId="77777777" w:rsidR="00E6306F" w:rsidRPr="00E420A9" w:rsidDel="00E420A9" w:rsidRDefault="00E6306F" w:rsidP="00E6306F">
            <w:pPr>
              <w:pStyle w:val="TablesHeadingGSCyan"/>
              <w:framePr w:hSpace="0" w:wrap="auto" w:vAnchor="margin" w:hAnchor="text" w:yAlign="inline"/>
              <w:spacing w:line="276" w:lineRule="auto"/>
              <w:rPr>
                <w:rStyle w:val="SmartLink1"/>
              </w:rPr>
            </w:pPr>
            <w:r w:rsidRPr="00EA0B97">
              <w:rPr>
                <w:rStyle w:val="SmartLink1"/>
                <w:sz w:val="20"/>
                <w:szCs w:val="22"/>
              </w:rPr>
              <w:fldChar w:fldCharType="begin"/>
            </w:r>
            <w:r w:rsidRPr="00EA0B97">
              <w:rPr>
                <w:rStyle w:val="SmartLink1"/>
                <w:sz w:val="20"/>
                <w:szCs w:val="22"/>
              </w:rPr>
              <w:instrText xml:space="preserve"> REF _Ref136310490 \w \h </w:instrText>
            </w:r>
            <w:r>
              <w:rPr>
                <w:rStyle w:val="SmartLink1"/>
                <w:sz w:val="20"/>
                <w:szCs w:val="22"/>
              </w:rPr>
              <w:instrText xml:space="preserve"> \* MERGEFORMAT </w:instrText>
            </w:r>
            <w:r w:rsidRPr="00EA0B97">
              <w:rPr>
                <w:rStyle w:val="SmartLink1"/>
                <w:sz w:val="20"/>
                <w:szCs w:val="22"/>
              </w:rPr>
            </w:r>
            <w:r w:rsidRPr="00EA0B97">
              <w:rPr>
                <w:rStyle w:val="SmartLink1"/>
                <w:sz w:val="20"/>
                <w:szCs w:val="22"/>
              </w:rPr>
              <w:fldChar w:fldCharType="separate"/>
            </w:r>
            <w:r w:rsidRPr="00EA0B97">
              <w:rPr>
                <w:rStyle w:val="SmartLink1"/>
                <w:sz w:val="20"/>
                <w:szCs w:val="22"/>
              </w:rPr>
              <w:t>P.8.1.1 |</w:t>
            </w:r>
            <w:r w:rsidRPr="00EA0B97">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5E08265C" w14:textId="77777777" w:rsidR="00E6306F" w:rsidRPr="008B68D5" w:rsidRDefault="00E6306F" w:rsidP="00E6306F">
            <w:pPr>
              <w:pStyle w:val="TablesHeadingGSCyan"/>
              <w:framePr w:hSpace="0" w:wrap="auto" w:vAnchor="margin" w:hAnchor="text" w:yAlign="inline"/>
              <w:rPr>
                <w:caps w:val="0"/>
                <w:color w:val="4D4D4C"/>
                <w:sz w:val="20"/>
                <w:szCs w:val="20"/>
              </w:rPr>
            </w:pPr>
            <w:r w:rsidRPr="003C6EA0">
              <w:rPr>
                <w:caps w:val="0"/>
                <w:color w:val="4D4D4C"/>
                <w:sz w:val="20"/>
                <w:szCs w:val="20"/>
              </w:rPr>
              <w:t>Does the project result in the discharge of wastewater that does not meet the required standard for beneficial reuse and could therefore negatively impact the environmental flow?</w:t>
            </w:r>
          </w:p>
        </w:tc>
        <w:tc>
          <w:tcPr>
            <w:tcW w:w="953" w:type="pct"/>
            <w:tcBorders>
              <w:top w:val="single" w:sz="4" w:space="0" w:color="auto"/>
              <w:left w:val="single" w:sz="4" w:space="0" w:color="auto"/>
              <w:bottom w:val="single" w:sz="4" w:space="0" w:color="auto"/>
            </w:tcBorders>
          </w:tcPr>
          <w:p w14:paraId="79B490E1" w14:textId="27CB7064" w:rsidR="00E6306F" w:rsidRPr="005E36C8" w:rsidDel="00A63097" w:rsidRDefault="00E6306F" w:rsidP="00E6306F">
            <w:pPr>
              <w:rPr>
                <w:caps/>
                <w:sz w:val="20"/>
                <w:szCs w:val="20"/>
              </w:rPr>
            </w:pPr>
            <w:r w:rsidRPr="00920780" w:rsidDel="00A63097">
              <w:rPr>
                <w:rFonts w:ascii="Segoe UI Symbol" w:hAnsi="Segoe UI Symbol" w:cs="Segoe UI Symbol"/>
                <w:caps/>
                <w:sz w:val="20"/>
                <w:szCs w:val="20"/>
              </w:rPr>
              <w:t>☐</w:t>
            </w:r>
            <w:r w:rsidRPr="00EB74A5" w:rsidDel="00A63097">
              <w:rPr>
                <w:caps/>
                <w:sz w:val="20"/>
                <w:szCs w:val="20"/>
              </w:rPr>
              <w:t xml:space="preserve"> YES</w:t>
            </w:r>
          </w:p>
          <w:p w14:paraId="1F26F270" w14:textId="288F9C72" w:rsidR="00E6306F" w:rsidRPr="00E420A9" w:rsidDel="00E420A9" w:rsidRDefault="00371523" w:rsidP="00E6306F">
            <w:pPr>
              <w:pStyle w:val="TablesHeadingGSCyan"/>
              <w:framePr w:hSpace="0" w:wrap="auto" w:vAnchor="margin" w:hAnchor="text" w:yAlign="inline"/>
              <w:spacing w:line="276" w:lineRule="auto"/>
              <w:rPr>
                <w:rStyle w:val="SmartLink1"/>
              </w:rPr>
            </w:pPr>
            <w:r>
              <w:rPr>
                <w:rFonts w:ascii="MS Gothic" w:eastAsia="MS Gothic" w:hAnsi="MS Gothic" w:hint="eastAsia"/>
                <w:color w:val="4D4D4C"/>
                <w:sz w:val="20"/>
                <w:szCs w:val="20"/>
                <w:u w:val="single"/>
                <w:shd w:val="clear" w:color="auto" w:fill="E1DFDD"/>
              </w:rPr>
              <w:t>☒</w:t>
            </w:r>
            <w:r w:rsidR="00E6306F" w:rsidRPr="00920780" w:rsidDel="00A63097">
              <w:rPr>
                <w:color w:val="4D4D4C"/>
                <w:sz w:val="20"/>
                <w:szCs w:val="20"/>
              </w:rPr>
              <w:t xml:space="preserve"> NO</w:t>
            </w:r>
          </w:p>
        </w:tc>
      </w:tr>
      <w:tr w:rsidR="00E6306F" w:rsidRPr="00A978AA" w14:paraId="1D083274"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D34FF7B" w14:textId="77777777" w:rsidR="00E6306F" w:rsidRPr="00E420A9" w:rsidDel="00E420A9" w:rsidRDefault="00E6306F" w:rsidP="00E6306F">
            <w:pPr>
              <w:pStyle w:val="TablesHeadingGSCyan"/>
              <w:framePr w:hSpace="0" w:wrap="auto" w:vAnchor="margin" w:hAnchor="text" w:yAlign="inline"/>
              <w:spacing w:line="276" w:lineRule="auto"/>
              <w:rPr>
                <w:rStyle w:val="SmartLink1"/>
              </w:rPr>
            </w:pPr>
            <w:r w:rsidRPr="00EA0B97">
              <w:rPr>
                <w:rStyle w:val="SmartLink1"/>
                <w:sz w:val="20"/>
                <w:szCs w:val="22"/>
              </w:rPr>
              <w:fldChar w:fldCharType="begin"/>
            </w:r>
            <w:r w:rsidRPr="00EA0B97">
              <w:rPr>
                <w:rStyle w:val="SmartLink1"/>
                <w:sz w:val="20"/>
                <w:szCs w:val="22"/>
              </w:rPr>
              <w:instrText xml:space="preserve"> REF _Ref136310490 \w \h </w:instrText>
            </w:r>
            <w:r>
              <w:rPr>
                <w:rStyle w:val="SmartLink1"/>
                <w:sz w:val="20"/>
                <w:szCs w:val="22"/>
              </w:rPr>
              <w:instrText xml:space="preserve"> \* MERGEFORMAT </w:instrText>
            </w:r>
            <w:r w:rsidRPr="00EA0B97">
              <w:rPr>
                <w:rStyle w:val="SmartLink1"/>
                <w:sz w:val="20"/>
                <w:szCs w:val="22"/>
              </w:rPr>
            </w:r>
            <w:r w:rsidRPr="00EA0B97">
              <w:rPr>
                <w:rStyle w:val="SmartLink1"/>
                <w:sz w:val="20"/>
                <w:szCs w:val="22"/>
              </w:rPr>
              <w:fldChar w:fldCharType="separate"/>
            </w:r>
            <w:r w:rsidRPr="00EA0B97">
              <w:rPr>
                <w:rStyle w:val="SmartLink1"/>
                <w:sz w:val="20"/>
                <w:szCs w:val="22"/>
              </w:rPr>
              <w:t>P.8.1.1 |</w:t>
            </w:r>
            <w:r w:rsidRPr="00EA0B97">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1539C11E" w14:textId="77777777" w:rsidR="00E6306F" w:rsidRPr="003C6EA0" w:rsidRDefault="00E6306F" w:rsidP="00E6306F">
            <w:pPr>
              <w:pStyle w:val="TablesHeadingGSCyan"/>
              <w:framePr w:hSpace="0" w:wrap="auto" w:vAnchor="margin" w:hAnchor="text" w:yAlign="inline"/>
              <w:rPr>
                <w:caps w:val="0"/>
                <w:color w:val="4D4D4C"/>
                <w:sz w:val="20"/>
                <w:szCs w:val="20"/>
              </w:rPr>
            </w:pPr>
            <w:r w:rsidRPr="00E264BE">
              <w:rPr>
                <w:caps w:val="0"/>
                <w:color w:val="4D4D4C"/>
                <w:sz w:val="20"/>
                <w:szCs w:val="20"/>
              </w:rPr>
              <w:t>Does the project have the potential risk to exceed the rate of recharge for the groundwater source?</w:t>
            </w:r>
          </w:p>
        </w:tc>
        <w:tc>
          <w:tcPr>
            <w:tcW w:w="953" w:type="pct"/>
            <w:tcBorders>
              <w:top w:val="single" w:sz="4" w:space="0" w:color="auto"/>
              <w:left w:val="single" w:sz="4" w:space="0" w:color="auto"/>
              <w:bottom w:val="single" w:sz="4" w:space="0" w:color="auto"/>
            </w:tcBorders>
          </w:tcPr>
          <w:p w14:paraId="63B24E8C" w14:textId="0D6E3DF0" w:rsidR="00E6306F" w:rsidRPr="005E36C8" w:rsidDel="00A63097" w:rsidRDefault="00E6306F" w:rsidP="00E6306F">
            <w:pPr>
              <w:rPr>
                <w:caps/>
                <w:sz w:val="20"/>
                <w:szCs w:val="20"/>
              </w:rPr>
            </w:pPr>
            <w:r w:rsidRPr="00920780" w:rsidDel="00A63097">
              <w:rPr>
                <w:rFonts w:ascii="Segoe UI Symbol" w:hAnsi="Segoe UI Symbol" w:cs="Segoe UI Symbol"/>
                <w:caps/>
                <w:sz w:val="20"/>
                <w:szCs w:val="20"/>
              </w:rPr>
              <w:t>☐</w:t>
            </w:r>
            <w:r w:rsidRPr="00EB74A5" w:rsidDel="00A63097">
              <w:rPr>
                <w:caps/>
                <w:sz w:val="20"/>
                <w:szCs w:val="20"/>
              </w:rPr>
              <w:t xml:space="preserve"> YES</w:t>
            </w:r>
          </w:p>
          <w:p w14:paraId="4A7C48F8" w14:textId="11C71B32" w:rsidR="00E6306F" w:rsidRPr="00E420A9" w:rsidDel="00E420A9" w:rsidRDefault="00371523" w:rsidP="00E6306F">
            <w:pPr>
              <w:pStyle w:val="TablesHeadingGSCyan"/>
              <w:framePr w:hSpace="0" w:wrap="auto" w:vAnchor="margin" w:hAnchor="text" w:yAlign="inline"/>
              <w:spacing w:line="276" w:lineRule="auto"/>
              <w:rPr>
                <w:rStyle w:val="SmartLink1"/>
              </w:rPr>
            </w:pPr>
            <w:r>
              <w:rPr>
                <w:rFonts w:ascii="MS Gothic" w:eastAsia="MS Gothic" w:hAnsi="MS Gothic" w:hint="eastAsia"/>
                <w:color w:val="4D4D4C"/>
                <w:sz w:val="20"/>
                <w:szCs w:val="20"/>
                <w:u w:val="single"/>
                <w:shd w:val="clear" w:color="auto" w:fill="E1DFDD"/>
              </w:rPr>
              <w:t>☒</w:t>
            </w:r>
            <w:r w:rsidR="00E6306F" w:rsidRPr="00920780" w:rsidDel="00A63097">
              <w:rPr>
                <w:color w:val="4D4D4C"/>
                <w:sz w:val="20"/>
                <w:szCs w:val="20"/>
              </w:rPr>
              <w:t xml:space="preserve"> NO</w:t>
            </w:r>
          </w:p>
        </w:tc>
      </w:tr>
      <w:tr w:rsidR="00E6306F" w:rsidRPr="00A978AA" w14:paraId="6462E220"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E84563E" w14:textId="77777777" w:rsidR="00E6306F" w:rsidRPr="00E420A9" w:rsidDel="00E420A9" w:rsidRDefault="00E6306F" w:rsidP="00E6306F">
            <w:pPr>
              <w:pStyle w:val="TablesHeadingGSCyan"/>
              <w:framePr w:hSpace="0" w:wrap="auto" w:vAnchor="margin" w:hAnchor="text" w:yAlign="inline"/>
              <w:spacing w:line="276" w:lineRule="auto"/>
              <w:rPr>
                <w:rStyle w:val="SmartLink1"/>
              </w:rPr>
            </w:pPr>
            <w:r w:rsidRPr="00EA0B97">
              <w:rPr>
                <w:rStyle w:val="SmartLink1"/>
                <w:sz w:val="20"/>
                <w:szCs w:val="22"/>
              </w:rPr>
              <w:fldChar w:fldCharType="begin"/>
            </w:r>
            <w:r w:rsidRPr="00EA0B97">
              <w:rPr>
                <w:rStyle w:val="SmartLink1"/>
                <w:sz w:val="20"/>
                <w:szCs w:val="22"/>
              </w:rPr>
              <w:instrText xml:space="preserve"> REF _Ref136310490 \w \h </w:instrText>
            </w:r>
            <w:r>
              <w:rPr>
                <w:rStyle w:val="SmartLink1"/>
                <w:sz w:val="20"/>
                <w:szCs w:val="22"/>
              </w:rPr>
              <w:instrText xml:space="preserve"> \* MERGEFORMAT </w:instrText>
            </w:r>
            <w:r w:rsidRPr="00EA0B97">
              <w:rPr>
                <w:rStyle w:val="SmartLink1"/>
                <w:sz w:val="20"/>
                <w:szCs w:val="22"/>
              </w:rPr>
            </w:r>
            <w:r w:rsidRPr="00EA0B97">
              <w:rPr>
                <w:rStyle w:val="SmartLink1"/>
                <w:sz w:val="20"/>
                <w:szCs w:val="22"/>
              </w:rPr>
              <w:fldChar w:fldCharType="separate"/>
            </w:r>
            <w:r w:rsidRPr="00EA0B97">
              <w:rPr>
                <w:rStyle w:val="SmartLink1"/>
                <w:sz w:val="20"/>
                <w:szCs w:val="22"/>
              </w:rPr>
              <w:t>P.8.1.1 |</w:t>
            </w:r>
            <w:r w:rsidRPr="00EA0B97">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15ED7B04" w14:textId="77777777" w:rsidR="00E6306F" w:rsidRPr="003C6EA0" w:rsidRDefault="00E6306F" w:rsidP="00E6306F">
            <w:pPr>
              <w:pStyle w:val="TablesHeadingGSCyan"/>
              <w:framePr w:hSpace="0" w:wrap="auto" w:vAnchor="margin" w:hAnchor="text" w:yAlign="inline"/>
              <w:rPr>
                <w:caps w:val="0"/>
                <w:color w:val="4D4D4C"/>
                <w:sz w:val="20"/>
                <w:szCs w:val="20"/>
              </w:rPr>
            </w:pPr>
            <w:r w:rsidRPr="00E264BE">
              <w:rPr>
                <w:caps w:val="0"/>
                <w:color w:val="4D4D4C"/>
                <w:sz w:val="20"/>
                <w:szCs w:val="20"/>
              </w:rPr>
              <w:t>Does the project involve any processes or activities that could contaminate the groundwater and render it unsuitable for use?</w:t>
            </w:r>
          </w:p>
        </w:tc>
        <w:tc>
          <w:tcPr>
            <w:tcW w:w="953" w:type="pct"/>
            <w:tcBorders>
              <w:top w:val="single" w:sz="4" w:space="0" w:color="auto"/>
              <w:left w:val="single" w:sz="4" w:space="0" w:color="auto"/>
              <w:bottom w:val="single" w:sz="4" w:space="0" w:color="auto"/>
            </w:tcBorders>
          </w:tcPr>
          <w:p w14:paraId="529510E8" w14:textId="65C9785A" w:rsidR="00E6306F" w:rsidRPr="005E36C8" w:rsidDel="00A63097" w:rsidRDefault="00E6306F" w:rsidP="00E6306F">
            <w:pPr>
              <w:rPr>
                <w:caps/>
                <w:sz w:val="20"/>
                <w:szCs w:val="20"/>
              </w:rPr>
            </w:pPr>
            <w:r w:rsidRPr="00920780" w:rsidDel="00A63097">
              <w:rPr>
                <w:rFonts w:ascii="Segoe UI Symbol" w:hAnsi="Segoe UI Symbol" w:cs="Segoe UI Symbol"/>
                <w:caps/>
                <w:sz w:val="20"/>
                <w:szCs w:val="20"/>
              </w:rPr>
              <w:t>☐</w:t>
            </w:r>
            <w:r w:rsidRPr="00EB74A5" w:rsidDel="00A63097">
              <w:rPr>
                <w:caps/>
                <w:sz w:val="20"/>
                <w:szCs w:val="20"/>
              </w:rPr>
              <w:t xml:space="preserve"> YES</w:t>
            </w:r>
          </w:p>
          <w:p w14:paraId="3BB686EC" w14:textId="559DA9D8" w:rsidR="00E6306F" w:rsidRPr="00E420A9" w:rsidDel="00E420A9" w:rsidRDefault="00371523" w:rsidP="00E6306F">
            <w:pPr>
              <w:pStyle w:val="TablesHeadingGSCyan"/>
              <w:framePr w:hSpace="0" w:wrap="auto" w:vAnchor="margin" w:hAnchor="text" w:yAlign="inline"/>
              <w:spacing w:line="276" w:lineRule="auto"/>
              <w:rPr>
                <w:rStyle w:val="SmartLink1"/>
              </w:rPr>
            </w:pPr>
            <w:r>
              <w:rPr>
                <w:rFonts w:ascii="MS Gothic" w:eastAsia="MS Gothic" w:hAnsi="MS Gothic" w:hint="eastAsia"/>
                <w:color w:val="4D4D4C"/>
                <w:sz w:val="20"/>
                <w:szCs w:val="20"/>
                <w:u w:val="single"/>
                <w:shd w:val="clear" w:color="auto" w:fill="E1DFDD"/>
              </w:rPr>
              <w:t>☒</w:t>
            </w:r>
            <w:r w:rsidR="00E6306F" w:rsidRPr="00920780" w:rsidDel="00A63097">
              <w:rPr>
                <w:color w:val="4D4D4C"/>
                <w:sz w:val="20"/>
                <w:szCs w:val="20"/>
              </w:rPr>
              <w:t xml:space="preserve"> NO</w:t>
            </w:r>
          </w:p>
        </w:tc>
      </w:tr>
      <w:tr w:rsidR="00E6306F" w:rsidRPr="00A978AA" w14:paraId="01FE4D53" w14:textId="77777777" w:rsidTr="005336A6">
        <w:trPr>
          <w:trHeight w:val="364"/>
        </w:trPr>
        <w:tc>
          <w:tcPr>
            <w:tcW w:w="5000" w:type="pct"/>
            <w:gridSpan w:val="3"/>
            <w:tcBorders>
              <w:top w:val="single" w:sz="4" w:space="0" w:color="auto"/>
              <w:bottom w:val="single" w:sz="4" w:space="0" w:color="auto"/>
            </w:tcBorders>
            <w:noWrap/>
            <w:vAlign w:val="top"/>
          </w:tcPr>
          <w:p w14:paraId="4089D006" w14:textId="77777777" w:rsidR="00E6306F" w:rsidRPr="00E420A9" w:rsidDel="00E420A9" w:rsidRDefault="00E6306F" w:rsidP="00E6306F">
            <w:pPr>
              <w:pStyle w:val="TablesHeadingGSCyan"/>
              <w:framePr w:hSpace="0" w:wrap="auto" w:vAnchor="margin" w:hAnchor="text" w:yAlign="inline"/>
              <w:spacing w:line="276" w:lineRule="auto"/>
              <w:rPr>
                <w:rStyle w:val="SmartLink1"/>
              </w:rPr>
            </w:pPr>
            <w:r w:rsidRPr="00770304">
              <w:rPr>
                <w:caps w:val="0"/>
                <w:sz w:val="20"/>
                <w:szCs w:val="22"/>
              </w:rPr>
              <w:t>If the answ</w:t>
            </w:r>
            <w:r w:rsidRPr="00813E0B">
              <w:rPr>
                <w:caps w:val="0"/>
                <w:sz w:val="20"/>
                <w:szCs w:val="22"/>
              </w:rPr>
              <w:t xml:space="preserve">er to </w:t>
            </w:r>
            <w:r>
              <w:rPr>
                <w:caps w:val="0"/>
                <w:sz w:val="20"/>
                <w:szCs w:val="22"/>
              </w:rPr>
              <w:t xml:space="preserve">any of the </w:t>
            </w:r>
            <w:r w:rsidRPr="00770304">
              <w:rPr>
                <w:caps w:val="0"/>
                <w:sz w:val="20"/>
                <w:szCs w:val="22"/>
              </w:rPr>
              <w:t>question</w:t>
            </w:r>
            <w:r>
              <w:rPr>
                <w:caps w:val="0"/>
                <w:sz w:val="20"/>
                <w:szCs w:val="22"/>
              </w:rPr>
              <w:t>s</w:t>
            </w:r>
            <w:r w:rsidRPr="00770304">
              <w:rPr>
                <w:caps w:val="0"/>
                <w:sz w:val="20"/>
                <w:szCs w:val="22"/>
              </w:rPr>
              <w:t xml:space="preserve">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A978AA" w14:paraId="2319D4DF"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480C8367" w14:textId="0F212283" w:rsidR="00E6306F" w:rsidRPr="00EA0B97" w:rsidDel="00E420A9" w:rsidRDefault="00371523" w:rsidP="00371523">
            <w:pPr>
              <w:pStyle w:val="TablesHeadingGSCyan"/>
              <w:framePr w:hSpace="0" w:wrap="auto" w:vAnchor="margin" w:hAnchor="text" w:yAlign="inline"/>
              <w:spacing w:line="276" w:lineRule="auto"/>
              <w:rPr>
                <w:color w:val="515151" w:themeColor="text1"/>
              </w:rPr>
            </w:pPr>
            <w:r>
              <w:rPr>
                <w:i/>
                <w:iCs/>
                <w:caps w:val="0"/>
                <w:color w:val="4D4D4C"/>
                <w:sz w:val="20"/>
                <w:szCs w:val="20"/>
              </w:rPr>
              <w:t>NA</w:t>
            </w:r>
          </w:p>
        </w:tc>
      </w:tr>
      <w:tr w:rsidR="00E6306F" w:rsidRPr="005E36C8" w14:paraId="21257B51" w14:textId="77777777" w:rsidTr="005336A6">
        <w:trPr>
          <w:trHeight w:val="364"/>
        </w:trPr>
        <w:tc>
          <w:tcPr>
            <w:tcW w:w="5000" w:type="pct"/>
            <w:gridSpan w:val="3"/>
            <w:tcBorders>
              <w:top w:val="single" w:sz="4" w:space="0" w:color="auto"/>
              <w:bottom w:val="single" w:sz="4" w:space="0" w:color="auto"/>
            </w:tcBorders>
            <w:noWrap/>
            <w:vAlign w:val="top"/>
          </w:tcPr>
          <w:p w14:paraId="3108294F" w14:textId="77777777" w:rsidR="00E6306F" w:rsidRPr="005E36C8" w:rsidRDefault="00E6306F" w:rsidP="00E6306F">
            <w:pPr>
              <w:rPr>
                <w:caps/>
              </w:rPr>
            </w:pPr>
            <w:r w:rsidRPr="002D52A6">
              <w:rPr>
                <w:color w:val="00B9BD" w:themeColor="accent1"/>
                <w:sz w:val="20"/>
                <w:szCs w:val="22"/>
              </w:rPr>
              <w:t>Would the project involve or lead to:</w:t>
            </w:r>
          </w:p>
        </w:tc>
      </w:tr>
      <w:tr w:rsidR="00E6306F" w:rsidRPr="005E36C8" w14:paraId="54520CA9"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5F88E12" w14:textId="77777777" w:rsidR="00E6306F" w:rsidRPr="005E36C8" w:rsidRDefault="00E6306F" w:rsidP="00E6306F">
            <w:pPr>
              <w:pStyle w:val="TablesHeadingGSCyan"/>
              <w:framePr w:hSpace="0" w:wrap="auto" w:vAnchor="margin" w:hAnchor="text" w:yAlign="inline"/>
              <w:rPr>
                <w:caps w:val="0"/>
                <w:color w:val="4D4D4C"/>
                <w:sz w:val="20"/>
                <w:szCs w:val="22"/>
              </w:rPr>
            </w:pPr>
            <w:r w:rsidRPr="00EA0B97">
              <w:rPr>
                <w:rStyle w:val="SmartLink1"/>
                <w:sz w:val="20"/>
                <w:szCs w:val="22"/>
              </w:rPr>
              <w:fldChar w:fldCharType="begin"/>
            </w:r>
            <w:r w:rsidRPr="00EA0B97">
              <w:rPr>
                <w:rStyle w:val="SmartLink1"/>
                <w:sz w:val="20"/>
                <w:szCs w:val="22"/>
              </w:rPr>
              <w:instrText xml:space="preserve"> REF _Ref136310490 \w \h </w:instrText>
            </w:r>
            <w:r>
              <w:rPr>
                <w:rStyle w:val="SmartLink1"/>
                <w:sz w:val="20"/>
                <w:szCs w:val="22"/>
              </w:rPr>
              <w:instrText xml:space="preserve"> \* MERGEFORMAT </w:instrText>
            </w:r>
            <w:r w:rsidRPr="00EA0B97">
              <w:rPr>
                <w:rStyle w:val="SmartLink1"/>
                <w:sz w:val="20"/>
                <w:szCs w:val="22"/>
              </w:rPr>
            </w:r>
            <w:r w:rsidRPr="00EA0B97">
              <w:rPr>
                <w:rStyle w:val="SmartLink1"/>
                <w:sz w:val="20"/>
                <w:szCs w:val="22"/>
              </w:rPr>
              <w:fldChar w:fldCharType="separate"/>
            </w:r>
            <w:r w:rsidRPr="00EA0B97">
              <w:rPr>
                <w:rStyle w:val="SmartLink1"/>
                <w:sz w:val="20"/>
                <w:szCs w:val="22"/>
              </w:rPr>
              <w:t>P.8.1.1 |</w:t>
            </w:r>
            <w:r w:rsidRPr="00EA0B97">
              <w:rPr>
                <w:rStyle w:val="SmartLink1"/>
                <w:sz w:val="20"/>
                <w:szCs w:val="22"/>
              </w:rPr>
              <w:fldChar w:fldCharType="end"/>
            </w:r>
          </w:p>
        </w:tc>
        <w:tc>
          <w:tcPr>
            <w:tcW w:w="3285" w:type="pct"/>
            <w:tcBorders>
              <w:top w:val="single" w:sz="4" w:space="0" w:color="auto"/>
              <w:bottom w:val="single" w:sz="4" w:space="0" w:color="auto"/>
              <w:right w:val="single" w:sz="4" w:space="0" w:color="auto"/>
            </w:tcBorders>
          </w:tcPr>
          <w:p w14:paraId="1B6F127F" w14:textId="77777777" w:rsidR="00E6306F" w:rsidRPr="005E36C8" w:rsidRDefault="00E6306F" w:rsidP="00E6306F">
            <w:pPr>
              <w:pStyle w:val="TablesHeadingGSCyan"/>
              <w:framePr w:hSpace="0" w:wrap="auto" w:vAnchor="margin" w:hAnchor="text" w:yAlign="inline"/>
              <w:rPr>
                <w:caps w:val="0"/>
                <w:color w:val="4D4D4C"/>
                <w:sz w:val="20"/>
                <w:szCs w:val="20"/>
              </w:rPr>
            </w:pPr>
            <w:r w:rsidRPr="005E36C8">
              <w:rPr>
                <w:caps w:val="0"/>
                <w:color w:val="4D4D4C"/>
                <w:sz w:val="20"/>
                <w:szCs w:val="20"/>
              </w:rPr>
              <w:t>affect the natural or pre-existing pattern of watercourses, groundwater and/or the watershed(s) such as high seasonal flow variability, flooding potential, lack of aquatic connectivity or water scarcity</w:t>
            </w:r>
            <w:r>
              <w:rPr>
                <w:caps w:val="0"/>
                <w:color w:val="4D4D4C"/>
                <w:sz w:val="20"/>
                <w:szCs w:val="20"/>
              </w:rPr>
              <w:t>?</w:t>
            </w:r>
          </w:p>
        </w:tc>
        <w:tc>
          <w:tcPr>
            <w:tcW w:w="953" w:type="pct"/>
            <w:tcBorders>
              <w:top w:val="single" w:sz="4" w:space="0" w:color="auto"/>
              <w:left w:val="single" w:sz="4" w:space="0" w:color="auto"/>
              <w:bottom w:val="single" w:sz="4" w:space="0" w:color="auto"/>
            </w:tcBorders>
          </w:tcPr>
          <w:p w14:paraId="0F255055" w14:textId="253A20DE" w:rsidR="00E6306F" w:rsidRPr="005E36C8" w:rsidDel="00A63097" w:rsidRDefault="00E6306F" w:rsidP="00E6306F">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5877737" w14:textId="2512805B" w:rsidR="00E6306F" w:rsidRPr="005E36C8" w:rsidDel="00A63097" w:rsidRDefault="00E6306F" w:rsidP="00E6306F">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58F54482" w14:textId="19826429" w:rsidR="00E6306F" w:rsidRPr="005E36C8" w:rsidRDefault="007C0257"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A63097">
              <w:rPr>
                <w:caps w:val="0"/>
                <w:color w:val="4D4D4C"/>
                <w:sz w:val="20"/>
                <w:szCs w:val="20"/>
              </w:rPr>
              <w:t xml:space="preserve"> NO</w:t>
            </w:r>
          </w:p>
        </w:tc>
      </w:tr>
      <w:tr w:rsidR="00E6306F" w:rsidRPr="005E36C8" w14:paraId="64EFA243"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ABC9CA3" w14:textId="77777777" w:rsidR="00E6306F" w:rsidRPr="005E36C8" w:rsidRDefault="00E6306F" w:rsidP="00E6306F">
            <w:pPr>
              <w:pStyle w:val="TablesHeadingGSCyan"/>
              <w:framePr w:hSpace="0" w:wrap="auto" w:vAnchor="margin" w:hAnchor="text" w:yAlign="inline"/>
              <w:rPr>
                <w:caps w:val="0"/>
                <w:color w:val="4D4D4C"/>
                <w:sz w:val="20"/>
                <w:szCs w:val="22"/>
              </w:rPr>
            </w:pPr>
            <w:r w:rsidRPr="00EA0B97">
              <w:rPr>
                <w:rStyle w:val="SmartLink1"/>
                <w:sz w:val="20"/>
                <w:szCs w:val="22"/>
              </w:rPr>
              <w:fldChar w:fldCharType="begin"/>
            </w:r>
            <w:r w:rsidRPr="00EA0B97">
              <w:rPr>
                <w:rStyle w:val="SmartLink1"/>
                <w:sz w:val="20"/>
                <w:szCs w:val="22"/>
              </w:rPr>
              <w:instrText xml:space="preserve"> REF _Ref136310490 \w \h </w:instrText>
            </w:r>
            <w:r>
              <w:rPr>
                <w:rStyle w:val="SmartLink1"/>
                <w:sz w:val="20"/>
                <w:szCs w:val="22"/>
              </w:rPr>
              <w:instrText xml:space="preserve"> \* MERGEFORMAT </w:instrText>
            </w:r>
            <w:r w:rsidRPr="00EA0B97">
              <w:rPr>
                <w:rStyle w:val="SmartLink1"/>
                <w:sz w:val="20"/>
                <w:szCs w:val="22"/>
              </w:rPr>
            </w:r>
            <w:r w:rsidRPr="00EA0B97">
              <w:rPr>
                <w:rStyle w:val="SmartLink1"/>
                <w:sz w:val="20"/>
                <w:szCs w:val="22"/>
              </w:rPr>
              <w:fldChar w:fldCharType="separate"/>
            </w:r>
            <w:r w:rsidRPr="00EA0B97">
              <w:rPr>
                <w:rStyle w:val="SmartLink1"/>
                <w:sz w:val="20"/>
                <w:szCs w:val="22"/>
              </w:rPr>
              <w:t>P.8.1.1 |</w:t>
            </w:r>
            <w:r w:rsidRPr="00EA0B97">
              <w:rPr>
                <w:rStyle w:val="SmartLink1"/>
                <w:sz w:val="20"/>
                <w:szCs w:val="22"/>
              </w:rPr>
              <w:fldChar w:fldCharType="end"/>
            </w:r>
          </w:p>
        </w:tc>
        <w:tc>
          <w:tcPr>
            <w:tcW w:w="3285" w:type="pct"/>
            <w:tcBorders>
              <w:top w:val="single" w:sz="4" w:space="0" w:color="auto"/>
              <w:bottom w:val="single" w:sz="4" w:space="0" w:color="auto"/>
              <w:right w:val="single" w:sz="4" w:space="0" w:color="auto"/>
            </w:tcBorders>
          </w:tcPr>
          <w:p w14:paraId="60D212F9" w14:textId="77777777" w:rsidR="00E6306F" w:rsidRPr="005E36C8"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 xml:space="preserve">Wastewater discharge of quality </w:t>
            </w:r>
            <w:r w:rsidRPr="001C1CBE">
              <w:rPr>
                <w:caps w:val="0"/>
                <w:color w:val="4D4D4C"/>
                <w:sz w:val="20"/>
                <w:szCs w:val="20"/>
              </w:rPr>
              <w:t>that does not meet the required standard</w:t>
            </w:r>
            <w:r>
              <w:rPr>
                <w:caps w:val="0"/>
                <w:color w:val="4D4D4C"/>
                <w:sz w:val="20"/>
                <w:szCs w:val="20"/>
              </w:rPr>
              <w:t xml:space="preserve"> for beneficial reuse?</w:t>
            </w:r>
          </w:p>
        </w:tc>
        <w:tc>
          <w:tcPr>
            <w:tcW w:w="953" w:type="pct"/>
            <w:tcBorders>
              <w:top w:val="single" w:sz="4" w:space="0" w:color="auto"/>
              <w:left w:val="single" w:sz="4" w:space="0" w:color="auto"/>
              <w:bottom w:val="single" w:sz="4" w:space="0" w:color="auto"/>
            </w:tcBorders>
          </w:tcPr>
          <w:p w14:paraId="762EBAA9" w14:textId="16C5C6B9" w:rsidR="00E6306F" w:rsidRPr="005E36C8" w:rsidDel="00A63097" w:rsidRDefault="00E6306F" w:rsidP="00E6306F">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79BBEE49" w14:textId="1AFF5149" w:rsidR="00E6306F" w:rsidRPr="005E36C8" w:rsidDel="00A63097" w:rsidRDefault="00E6306F" w:rsidP="00E6306F">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39B16154" w14:textId="2200828F" w:rsidR="00E6306F" w:rsidRDefault="007C0257"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A63097">
              <w:rPr>
                <w:caps w:val="0"/>
                <w:color w:val="4D4D4C"/>
                <w:sz w:val="20"/>
                <w:szCs w:val="20"/>
              </w:rPr>
              <w:t xml:space="preserve"> NO</w:t>
            </w:r>
          </w:p>
        </w:tc>
      </w:tr>
      <w:tr w:rsidR="00E6306F" w:rsidRPr="005E36C8" w14:paraId="305CCF4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830E0DF" w14:textId="77777777" w:rsidR="00E6306F" w:rsidRPr="005E36C8" w:rsidRDefault="00E6306F" w:rsidP="00E6306F">
            <w:pPr>
              <w:pStyle w:val="TablesHeadingGSCyan"/>
              <w:framePr w:hSpace="0" w:wrap="auto" w:vAnchor="margin" w:hAnchor="text" w:yAlign="inline"/>
              <w:rPr>
                <w:caps w:val="0"/>
                <w:color w:val="4D4D4C"/>
                <w:sz w:val="20"/>
                <w:szCs w:val="22"/>
              </w:rPr>
            </w:pPr>
            <w:r w:rsidRPr="00EA0B97">
              <w:rPr>
                <w:rStyle w:val="SmartLink1"/>
                <w:sz w:val="20"/>
                <w:szCs w:val="22"/>
              </w:rPr>
              <w:fldChar w:fldCharType="begin"/>
            </w:r>
            <w:r w:rsidRPr="00EA0B97">
              <w:rPr>
                <w:rStyle w:val="SmartLink1"/>
                <w:sz w:val="20"/>
                <w:szCs w:val="22"/>
              </w:rPr>
              <w:instrText xml:space="preserve"> REF _Ref136310490 \w \h </w:instrText>
            </w:r>
            <w:r>
              <w:rPr>
                <w:rStyle w:val="SmartLink1"/>
                <w:sz w:val="20"/>
                <w:szCs w:val="22"/>
              </w:rPr>
              <w:instrText xml:space="preserve"> \* MERGEFORMAT </w:instrText>
            </w:r>
            <w:r w:rsidRPr="00EA0B97">
              <w:rPr>
                <w:rStyle w:val="SmartLink1"/>
                <w:sz w:val="20"/>
                <w:szCs w:val="22"/>
              </w:rPr>
            </w:r>
            <w:r w:rsidRPr="00EA0B97">
              <w:rPr>
                <w:rStyle w:val="SmartLink1"/>
                <w:sz w:val="20"/>
                <w:szCs w:val="22"/>
              </w:rPr>
              <w:fldChar w:fldCharType="separate"/>
            </w:r>
            <w:r w:rsidRPr="00EA0B97">
              <w:rPr>
                <w:rStyle w:val="SmartLink1"/>
                <w:sz w:val="20"/>
                <w:szCs w:val="22"/>
              </w:rPr>
              <w:t>P.8.1.1 |</w:t>
            </w:r>
            <w:r w:rsidRPr="00EA0B97">
              <w:rPr>
                <w:rStyle w:val="SmartLink1"/>
                <w:sz w:val="20"/>
                <w:szCs w:val="22"/>
              </w:rPr>
              <w:fldChar w:fldCharType="end"/>
            </w:r>
          </w:p>
        </w:tc>
        <w:tc>
          <w:tcPr>
            <w:tcW w:w="3285" w:type="pct"/>
            <w:tcBorders>
              <w:top w:val="single" w:sz="4" w:space="0" w:color="auto"/>
              <w:bottom w:val="single" w:sz="4" w:space="0" w:color="auto"/>
              <w:right w:val="single" w:sz="4" w:space="0" w:color="auto"/>
            </w:tcBorders>
          </w:tcPr>
          <w:p w14:paraId="662FA081" w14:textId="77777777" w:rsidR="00E6306F" w:rsidRPr="005E36C8" w:rsidRDefault="00E6306F" w:rsidP="00E6306F">
            <w:pPr>
              <w:pStyle w:val="TablesHeadingGSCyan"/>
              <w:framePr w:hSpace="0" w:wrap="auto" w:vAnchor="margin" w:hAnchor="text" w:yAlign="inline"/>
              <w:rPr>
                <w:caps w:val="0"/>
                <w:color w:val="4D4D4C"/>
                <w:sz w:val="20"/>
                <w:szCs w:val="20"/>
              </w:rPr>
            </w:pPr>
            <w:r w:rsidRPr="005E36C8">
              <w:rPr>
                <w:caps w:val="0"/>
                <w:color w:val="4D4D4C"/>
                <w:sz w:val="20"/>
                <w:szCs w:val="20"/>
              </w:rPr>
              <w:t>significant extraction, diversion of ground water? For example, construction of dams, reservoirs, river basin developments, groundwater extraction</w:t>
            </w:r>
          </w:p>
        </w:tc>
        <w:tc>
          <w:tcPr>
            <w:tcW w:w="953" w:type="pct"/>
            <w:tcBorders>
              <w:top w:val="single" w:sz="4" w:space="0" w:color="auto"/>
              <w:left w:val="single" w:sz="4" w:space="0" w:color="auto"/>
              <w:bottom w:val="single" w:sz="4" w:space="0" w:color="auto"/>
            </w:tcBorders>
          </w:tcPr>
          <w:p w14:paraId="4C2D585E" w14:textId="406E37EC" w:rsidR="00E6306F" w:rsidRPr="005E36C8" w:rsidDel="00A63097" w:rsidRDefault="00E6306F" w:rsidP="00E6306F">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02A3F062" w14:textId="655DC51B" w:rsidR="00E6306F" w:rsidRPr="005E36C8" w:rsidDel="00A63097" w:rsidRDefault="00E6306F" w:rsidP="00E6306F">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66499818" w14:textId="674B6661" w:rsidR="00E6306F" w:rsidRPr="005E36C8" w:rsidRDefault="007C0257"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A63097">
              <w:rPr>
                <w:caps w:val="0"/>
                <w:color w:val="4D4D4C"/>
                <w:sz w:val="20"/>
                <w:szCs w:val="20"/>
              </w:rPr>
              <w:t xml:space="preserve"> NO</w:t>
            </w:r>
          </w:p>
        </w:tc>
      </w:tr>
      <w:tr w:rsidR="00E6306F" w:rsidRPr="005E36C8" w14:paraId="2818E82C"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3889940" w14:textId="77777777" w:rsidR="00E6306F" w:rsidRPr="00EA0B97" w:rsidRDefault="00E6306F" w:rsidP="00E6306F">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_Ref136311230 \w \h </w:instrText>
            </w:r>
            <w:r>
              <w:rPr>
                <w:rStyle w:val="SmartLink1"/>
                <w:sz w:val="20"/>
                <w:szCs w:val="22"/>
              </w:rPr>
            </w:r>
            <w:r>
              <w:rPr>
                <w:rStyle w:val="SmartLink1"/>
                <w:sz w:val="20"/>
                <w:szCs w:val="22"/>
              </w:rPr>
              <w:fldChar w:fldCharType="separate"/>
            </w:r>
            <w:r>
              <w:rPr>
                <w:rStyle w:val="SmartLink1"/>
                <w:sz w:val="20"/>
                <w:szCs w:val="22"/>
              </w:rPr>
              <w:t>P.8.1.2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tcPr>
          <w:p w14:paraId="5A6C30DF" w14:textId="77777777" w:rsidR="00E6306F" w:rsidRPr="005E36C8" w:rsidRDefault="00E6306F" w:rsidP="00E6306F">
            <w:pPr>
              <w:pStyle w:val="TablesHeadingGSCyan"/>
              <w:framePr w:hSpace="0" w:wrap="auto" w:vAnchor="margin" w:hAnchor="text" w:yAlign="inline"/>
              <w:rPr>
                <w:caps w:val="0"/>
                <w:color w:val="4D4D4C"/>
                <w:sz w:val="20"/>
                <w:szCs w:val="20"/>
              </w:rPr>
            </w:pPr>
            <w:r w:rsidRPr="00025A8A">
              <w:rPr>
                <w:caps w:val="0"/>
                <w:color w:val="4D4D4C"/>
                <w:sz w:val="20"/>
                <w:szCs w:val="20"/>
              </w:rPr>
              <w:t>Are opinions and recommendations of an Expert Stakeholder(s)</w:t>
            </w:r>
            <w:r>
              <w:rPr>
                <w:caps w:val="0"/>
                <w:color w:val="4D4D4C"/>
                <w:sz w:val="20"/>
                <w:szCs w:val="20"/>
              </w:rPr>
              <w:t xml:space="preserve"> not</w:t>
            </w:r>
            <w:r w:rsidRPr="00025A8A">
              <w:rPr>
                <w:caps w:val="0"/>
                <w:color w:val="4D4D4C"/>
                <w:sz w:val="20"/>
                <w:szCs w:val="20"/>
              </w:rPr>
              <w:t xml:space="preserve"> sought and demonstrated as being included in the project design?</w:t>
            </w:r>
          </w:p>
        </w:tc>
        <w:tc>
          <w:tcPr>
            <w:tcW w:w="953" w:type="pct"/>
            <w:tcBorders>
              <w:top w:val="single" w:sz="4" w:space="0" w:color="auto"/>
              <w:left w:val="single" w:sz="4" w:space="0" w:color="auto"/>
              <w:bottom w:val="single" w:sz="4" w:space="0" w:color="auto"/>
            </w:tcBorders>
          </w:tcPr>
          <w:p w14:paraId="039BC830" w14:textId="2656EBC7" w:rsidR="00E6306F" w:rsidRPr="00025A8A" w:rsidDel="00A63097" w:rsidRDefault="00E6306F" w:rsidP="00E6306F">
            <w:pPr>
              <w:pStyle w:val="TablesHeadingGSCyan"/>
              <w:framePr w:hSpace="0" w:wrap="auto" w:vAnchor="margin" w:hAnchor="text" w:yAlign="inline"/>
              <w:rPr>
                <w:caps w:val="0"/>
                <w:color w:val="4D4D4C"/>
                <w:sz w:val="20"/>
                <w:szCs w:val="20"/>
              </w:rPr>
            </w:pPr>
            <w:r w:rsidDel="00A63097">
              <w:rPr>
                <w:rFonts w:ascii="MS Gothic" w:eastAsia="MS Gothic" w:hAnsi="MS Gothic" w:hint="eastAsia"/>
                <w:caps w:val="0"/>
                <w:color w:val="4D4D4C"/>
                <w:sz w:val="20"/>
                <w:szCs w:val="20"/>
              </w:rPr>
              <w:t>☐</w:t>
            </w:r>
            <w:r w:rsidRPr="00025A8A" w:rsidDel="00A63097">
              <w:rPr>
                <w:caps w:val="0"/>
                <w:color w:val="4D4D4C"/>
                <w:sz w:val="20"/>
                <w:szCs w:val="20"/>
              </w:rPr>
              <w:t xml:space="preserve"> YES</w:t>
            </w:r>
          </w:p>
          <w:p w14:paraId="0A5B7F81" w14:textId="726814FE" w:rsidR="00E6306F" w:rsidRPr="00025A8A" w:rsidDel="00A63097" w:rsidRDefault="00E6306F" w:rsidP="00E6306F">
            <w:pPr>
              <w:pStyle w:val="TablesHeadingGSCyan"/>
              <w:framePr w:hSpace="0" w:wrap="auto" w:vAnchor="margin" w:hAnchor="text" w:yAlign="inline"/>
              <w:rPr>
                <w:caps w:val="0"/>
                <w:color w:val="4D4D4C"/>
                <w:sz w:val="20"/>
                <w:szCs w:val="20"/>
              </w:rPr>
            </w:pPr>
            <w:r w:rsidDel="00A63097">
              <w:rPr>
                <w:rFonts w:ascii="MS Gothic" w:eastAsia="MS Gothic" w:hAnsi="MS Gothic" w:hint="eastAsia"/>
                <w:caps w:val="0"/>
                <w:color w:val="4D4D4C"/>
                <w:sz w:val="20"/>
                <w:szCs w:val="20"/>
              </w:rPr>
              <w:t>☐</w:t>
            </w:r>
            <w:r w:rsidRPr="00025A8A" w:rsidDel="00A63097">
              <w:rPr>
                <w:caps w:val="0"/>
                <w:color w:val="4D4D4C"/>
                <w:sz w:val="20"/>
                <w:szCs w:val="20"/>
              </w:rPr>
              <w:t xml:space="preserve"> NO</w:t>
            </w:r>
          </w:p>
          <w:p w14:paraId="733735D4" w14:textId="1A6BFE49" w:rsidR="00E6306F" w:rsidRDefault="007C0257"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025A8A" w:rsidDel="00A63097">
              <w:rPr>
                <w:caps w:val="0"/>
                <w:color w:val="4D4D4C"/>
                <w:sz w:val="20"/>
                <w:szCs w:val="20"/>
              </w:rPr>
              <w:t xml:space="preserve"> NA</w:t>
            </w:r>
          </w:p>
        </w:tc>
      </w:tr>
      <w:tr w:rsidR="00E6306F" w:rsidRPr="005E36C8" w14:paraId="4A8DE8B0" w14:textId="77777777" w:rsidTr="005336A6">
        <w:trPr>
          <w:trHeight w:val="364"/>
        </w:trPr>
        <w:tc>
          <w:tcPr>
            <w:tcW w:w="5000" w:type="pct"/>
            <w:gridSpan w:val="3"/>
            <w:tcBorders>
              <w:top w:val="single" w:sz="4" w:space="0" w:color="auto"/>
              <w:bottom w:val="single" w:sz="4" w:space="0" w:color="auto"/>
            </w:tcBorders>
            <w:noWrap/>
            <w:vAlign w:val="top"/>
          </w:tcPr>
          <w:p w14:paraId="5E8FB7E0"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0"/>
              </w:rPr>
            </w:pPr>
            <w:r w:rsidRPr="00FB2690">
              <w:rPr>
                <w:caps w:val="0"/>
                <w:sz w:val="20"/>
                <w:szCs w:val="22"/>
              </w:rPr>
              <w:t>If the answer is "yes" or "potentially" to any of the above questions, please provide a brief description of the project situation below. Also, provide justification and/or evidence as necessary to demonstrate compliance with applicable requirements.</w:t>
            </w:r>
          </w:p>
        </w:tc>
      </w:tr>
      <w:tr w:rsidR="00E6306F" w:rsidRPr="005E36C8" w14:paraId="7AE925C6"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66F9095D" w14:textId="19B9469C" w:rsidR="00E6306F" w:rsidRPr="00345F88" w:rsidRDefault="00EB3716" w:rsidP="00EB3716">
            <w:pPr>
              <w:pStyle w:val="TablesHeadingGSCyan"/>
              <w:framePr w:hSpace="0" w:wrap="auto" w:vAnchor="margin" w:hAnchor="text" w:yAlign="inline"/>
              <w:spacing w:line="276" w:lineRule="auto"/>
              <w:rPr>
                <w:color w:val="515151" w:themeColor="text1"/>
              </w:rPr>
            </w:pPr>
            <w:r>
              <w:rPr>
                <w:i/>
                <w:iCs/>
                <w:caps w:val="0"/>
                <w:color w:val="4D4D4C"/>
                <w:sz w:val="20"/>
                <w:szCs w:val="20"/>
              </w:rPr>
              <w:t>NA</w:t>
            </w:r>
          </w:p>
        </w:tc>
      </w:tr>
      <w:tr w:rsidR="00E6306F" w:rsidRPr="00A978AA" w14:paraId="0AFAF8CB" w14:textId="77777777" w:rsidTr="005336A6">
        <w:trPr>
          <w:trHeight w:val="364"/>
        </w:trPr>
        <w:tc>
          <w:tcPr>
            <w:tcW w:w="5000" w:type="pct"/>
            <w:gridSpan w:val="3"/>
            <w:tcBorders>
              <w:top w:val="single" w:sz="4" w:space="0" w:color="auto"/>
              <w:bottom w:val="single" w:sz="4" w:space="0" w:color="auto"/>
            </w:tcBorders>
            <w:noWrap/>
            <w:vAlign w:val="top"/>
          </w:tcPr>
          <w:p w14:paraId="5D5B19D5" w14:textId="77777777" w:rsidR="00E6306F" w:rsidRPr="00A978AA" w:rsidRDefault="00E6306F" w:rsidP="00E6306F">
            <w:pPr>
              <w:pStyle w:val="TablesHeadingGSCyan"/>
              <w:framePr w:hSpace="0" w:wrap="auto" w:vAnchor="margin" w:hAnchor="text" w:yAlign="inline"/>
              <w:spacing w:line="276" w:lineRule="auto"/>
              <w:rPr>
                <w:i/>
                <w:iCs/>
                <w:caps w:val="0"/>
                <w:color w:val="4D4D4C"/>
                <w:sz w:val="20"/>
                <w:szCs w:val="20"/>
              </w:rPr>
            </w:pPr>
            <w:r w:rsidRPr="00282DAE">
              <w:rPr>
                <w:rStyle w:val="SmartLink1"/>
              </w:rPr>
              <w:fldChar w:fldCharType="begin"/>
            </w:r>
            <w:r w:rsidRPr="00282DAE">
              <w:rPr>
                <w:rStyle w:val="SmartLink1"/>
              </w:rPr>
              <w:instrText xml:space="preserve"> REF _Ref136312305 \w \h </w:instrText>
            </w:r>
            <w:r>
              <w:rPr>
                <w:rStyle w:val="SmartLink1"/>
              </w:rPr>
              <w:instrText xml:space="preserve"> \* MERGEFORMAT </w:instrText>
            </w:r>
            <w:r w:rsidRPr="00282DAE">
              <w:rPr>
                <w:rStyle w:val="SmartLink1"/>
              </w:rPr>
            </w:r>
            <w:r w:rsidRPr="00282DAE">
              <w:rPr>
                <w:rStyle w:val="SmartLink1"/>
              </w:rPr>
              <w:fldChar w:fldCharType="separate"/>
            </w:r>
            <w:r w:rsidRPr="00282DAE">
              <w:rPr>
                <w:rStyle w:val="SmartLink1"/>
              </w:rPr>
              <w:t>P.8.2 |</w:t>
            </w:r>
            <w:r w:rsidRPr="00282DAE">
              <w:rPr>
                <w:rStyle w:val="SmartLink1"/>
              </w:rPr>
              <w:fldChar w:fldCharType="end"/>
            </w:r>
            <w:r w:rsidRPr="00282DAE">
              <w:rPr>
                <w:rStyle w:val="SmartLink1"/>
              </w:rPr>
              <w:fldChar w:fldCharType="begin"/>
            </w:r>
            <w:r w:rsidRPr="00282DAE">
              <w:rPr>
                <w:rStyle w:val="SmartLink1"/>
              </w:rPr>
              <w:instrText xml:space="preserve"> REF _Ref136312313 \h </w:instrText>
            </w:r>
            <w:r>
              <w:rPr>
                <w:rStyle w:val="SmartLink1"/>
              </w:rPr>
              <w:instrText xml:space="preserve"> \* MERGEFORMAT </w:instrText>
            </w:r>
            <w:r w:rsidRPr="00282DAE">
              <w:rPr>
                <w:rStyle w:val="SmartLink1"/>
              </w:rPr>
            </w:r>
            <w:r w:rsidRPr="00282DAE">
              <w:rPr>
                <w:rStyle w:val="SmartLink1"/>
              </w:rPr>
              <w:fldChar w:fldCharType="separate"/>
            </w:r>
            <w:r w:rsidRPr="00282DAE">
              <w:rPr>
                <w:rStyle w:val="SmartLink1"/>
              </w:rPr>
              <w:t>Erosion and/or Water Body Instability</w:t>
            </w:r>
            <w:r w:rsidRPr="00282DAE">
              <w:rPr>
                <w:rStyle w:val="SmartLink1"/>
              </w:rPr>
              <w:fldChar w:fldCharType="end"/>
            </w:r>
          </w:p>
        </w:tc>
      </w:tr>
      <w:tr w:rsidR="00E6306F" w:rsidRPr="00A978AA" w14:paraId="2CE3BCAD"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9273340" w14:textId="77777777" w:rsidR="00E6306F" w:rsidRPr="00282DAE" w:rsidRDefault="00E6306F" w:rsidP="00E6306F">
            <w:pPr>
              <w:pStyle w:val="TablesHeadingGSCyan"/>
              <w:framePr w:hSpace="0" w:wrap="auto" w:vAnchor="margin" w:hAnchor="text" w:yAlign="inline"/>
              <w:spacing w:line="276" w:lineRule="auto"/>
              <w:rPr>
                <w:rStyle w:val="SmartLink1"/>
              </w:rPr>
            </w:pPr>
            <w:r w:rsidRPr="00EE46BF">
              <w:rPr>
                <w:rStyle w:val="SmartLink1"/>
                <w:sz w:val="20"/>
                <w:szCs w:val="22"/>
              </w:rPr>
              <w:fldChar w:fldCharType="begin"/>
            </w:r>
            <w:r w:rsidRPr="00EE46BF">
              <w:rPr>
                <w:rStyle w:val="SmartLink1"/>
                <w:sz w:val="20"/>
                <w:szCs w:val="22"/>
              </w:rPr>
              <w:instrText xml:space="preserve"> REF _Ref136314885 \w \h </w:instrText>
            </w:r>
            <w:r>
              <w:rPr>
                <w:rStyle w:val="SmartLink1"/>
                <w:sz w:val="20"/>
                <w:szCs w:val="22"/>
              </w:rPr>
              <w:instrText xml:space="preserve"> \* MERGEFORMAT </w:instrText>
            </w:r>
            <w:r w:rsidRPr="00EE46BF">
              <w:rPr>
                <w:rStyle w:val="SmartLink1"/>
                <w:sz w:val="20"/>
                <w:szCs w:val="22"/>
              </w:rPr>
            </w:r>
            <w:r w:rsidRPr="00EE46BF">
              <w:rPr>
                <w:rStyle w:val="SmartLink1"/>
                <w:sz w:val="20"/>
                <w:szCs w:val="22"/>
              </w:rPr>
              <w:fldChar w:fldCharType="separate"/>
            </w:r>
            <w:r w:rsidRPr="00EE46BF">
              <w:rPr>
                <w:rStyle w:val="SmartLink1"/>
                <w:sz w:val="20"/>
                <w:szCs w:val="22"/>
              </w:rPr>
              <w:t>P.8.2.1 |</w:t>
            </w:r>
            <w:r w:rsidRPr="00EE46BF">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4FE5FE3C" w14:textId="77777777" w:rsidR="00E6306F" w:rsidRPr="00282DAE" w:rsidRDefault="00E6306F" w:rsidP="00E6306F">
            <w:pPr>
              <w:pStyle w:val="TablesHeadingGSCyan"/>
              <w:framePr w:hSpace="0" w:wrap="auto" w:vAnchor="margin" w:hAnchor="text" w:yAlign="inline"/>
              <w:rPr>
                <w:rStyle w:val="SmartLink1"/>
              </w:rPr>
            </w:pPr>
            <w:r w:rsidRPr="00A97FAE">
              <w:rPr>
                <w:caps w:val="0"/>
                <w:color w:val="4D4D4C"/>
                <w:sz w:val="20"/>
                <w:szCs w:val="20"/>
              </w:rPr>
              <w:t>Does the project have a risk of negatively impacting the catchment and has it been assessed and addressed?</w:t>
            </w:r>
          </w:p>
        </w:tc>
        <w:tc>
          <w:tcPr>
            <w:tcW w:w="953" w:type="pct"/>
            <w:tcBorders>
              <w:top w:val="single" w:sz="4" w:space="0" w:color="auto"/>
              <w:left w:val="single" w:sz="4" w:space="0" w:color="auto"/>
              <w:bottom w:val="single" w:sz="4" w:space="0" w:color="auto"/>
            </w:tcBorders>
          </w:tcPr>
          <w:p w14:paraId="4557116C" w14:textId="12130394" w:rsidR="00E6306F" w:rsidRPr="00025A8A" w:rsidDel="00A63097" w:rsidRDefault="00E6306F" w:rsidP="00E6306F">
            <w:pPr>
              <w:pStyle w:val="TablesHeadingGSCyan"/>
              <w:framePr w:hSpace="0" w:wrap="auto" w:vAnchor="margin" w:hAnchor="text" w:yAlign="inline"/>
              <w:rPr>
                <w:caps w:val="0"/>
                <w:color w:val="4D4D4C"/>
                <w:sz w:val="20"/>
                <w:szCs w:val="20"/>
              </w:rPr>
            </w:pPr>
            <w:r w:rsidDel="00A63097">
              <w:rPr>
                <w:rFonts w:ascii="MS Gothic" w:eastAsia="MS Gothic" w:hAnsi="MS Gothic" w:hint="eastAsia"/>
                <w:caps w:val="0"/>
                <w:color w:val="4D4D4C"/>
                <w:sz w:val="20"/>
                <w:szCs w:val="20"/>
              </w:rPr>
              <w:t>☐</w:t>
            </w:r>
            <w:r w:rsidRPr="00025A8A" w:rsidDel="00A63097">
              <w:rPr>
                <w:caps w:val="0"/>
                <w:color w:val="4D4D4C"/>
                <w:sz w:val="20"/>
                <w:szCs w:val="20"/>
              </w:rPr>
              <w:t xml:space="preserve"> YES</w:t>
            </w:r>
          </w:p>
          <w:p w14:paraId="38443CF8" w14:textId="1812AB2C" w:rsidR="00E6306F" w:rsidRPr="00771784" w:rsidRDefault="00EB3716" w:rsidP="00E6306F">
            <w:pPr>
              <w:pStyle w:val="TablesHeadingGSCyan"/>
              <w:framePr w:hSpace="0" w:wrap="auto" w:vAnchor="margin" w:hAnchor="text" w:yAlign="inline"/>
              <w:rPr>
                <w:rStyle w:val="SmartLink1"/>
                <w:caps w:val="0"/>
                <w:color w:val="4D4D4C"/>
                <w:sz w:val="20"/>
                <w:szCs w:val="20"/>
              </w:rPr>
            </w:pPr>
            <w:r>
              <w:rPr>
                <w:rFonts w:ascii="MS Gothic" w:eastAsia="MS Gothic" w:hAnsi="MS Gothic" w:hint="eastAsia"/>
                <w:caps w:val="0"/>
                <w:color w:val="4D4D4C"/>
                <w:sz w:val="20"/>
                <w:szCs w:val="20"/>
                <w:u w:val="single"/>
                <w:shd w:val="clear" w:color="auto" w:fill="E1DFDD"/>
              </w:rPr>
              <w:t>☒</w:t>
            </w:r>
            <w:r w:rsidR="00E6306F" w:rsidRPr="00025A8A" w:rsidDel="00A63097">
              <w:rPr>
                <w:caps w:val="0"/>
                <w:color w:val="4D4D4C"/>
                <w:sz w:val="20"/>
                <w:szCs w:val="20"/>
              </w:rPr>
              <w:t xml:space="preserve"> NO</w:t>
            </w:r>
          </w:p>
        </w:tc>
      </w:tr>
      <w:tr w:rsidR="00E6306F" w:rsidRPr="00A978AA" w14:paraId="5ED6F4A0" w14:textId="77777777" w:rsidTr="005336A6">
        <w:trPr>
          <w:trHeight w:val="364"/>
        </w:trPr>
        <w:tc>
          <w:tcPr>
            <w:tcW w:w="5000" w:type="pct"/>
            <w:gridSpan w:val="3"/>
            <w:tcBorders>
              <w:top w:val="single" w:sz="4" w:space="0" w:color="auto"/>
              <w:bottom w:val="single" w:sz="4" w:space="0" w:color="auto"/>
            </w:tcBorders>
            <w:noWrap/>
            <w:vAlign w:val="top"/>
          </w:tcPr>
          <w:p w14:paraId="37CA16BC" w14:textId="77777777" w:rsidR="00E6306F" w:rsidRDefault="00E6306F" w:rsidP="00E6306F">
            <w:pPr>
              <w:pStyle w:val="TablesHeadingGSCyan"/>
              <w:framePr w:hSpace="0" w:wrap="auto" w:vAnchor="margin" w:hAnchor="text" w:yAlign="inline"/>
              <w:rPr>
                <w:caps w:val="0"/>
                <w:color w:val="4D4D4C"/>
                <w:sz w:val="20"/>
                <w:szCs w:val="20"/>
              </w:rPr>
            </w:pPr>
            <w:r w:rsidRPr="00770304">
              <w:rPr>
                <w:caps w:val="0"/>
                <w:sz w:val="20"/>
                <w:szCs w:val="22"/>
              </w:rPr>
              <w:t>If the answ</w:t>
            </w:r>
            <w:r w:rsidRPr="00813E0B">
              <w:rPr>
                <w:caps w:val="0"/>
                <w:sz w:val="20"/>
                <w:szCs w:val="22"/>
              </w:rPr>
              <w:t xml:space="preserve">er to </w:t>
            </w:r>
            <w:r w:rsidRPr="00770304">
              <w:rPr>
                <w:caps w:val="0"/>
                <w:sz w:val="20"/>
                <w:szCs w:val="22"/>
              </w:rPr>
              <w:t xml:space="preserve">question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A978AA" w14:paraId="125A9EE5"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0DBFCE51" w14:textId="5C907AC7" w:rsidR="00E6306F" w:rsidRPr="00053E0D" w:rsidRDefault="00EB3716" w:rsidP="00EB3716">
            <w:pPr>
              <w:pStyle w:val="TablesHeadingGSCyan"/>
              <w:framePr w:hSpace="0" w:wrap="auto" w:vAnchor="margin" w:hAnchor="text" w:yAlign="inline"/>
              <w:spacing w:line="276" w:lineRule="auto"/>
              <w:rPr>
                <w:color w:val="515151" w:themeColor="text1"/>
              </w:rPr>
            </w:pPr>
            <w:r>
              <w:rPr>
                <w:i/>
                <w:iCs/>
                <w:caps w:val="0"/>
                <w:color w:val="4D4D4C"/>
                <w:sz w:val="20"/>
                <w:szCs w:val="20"/>
              </w:rPr>
              <w:t>NA</w:t>
            </w:r>
          </w:p>
        </w:tc>
      </w:tr>
      <w:tr w:rsidR="00E6306F" w:rsidRPr="005E36C8" w14:paraId="26967FB1" w14:textId="77777777" w:rsidTr="005336A6">
        <w:trPr>
          <w:trHeight w:val="364"/>
        </w:trPr>
        <w:tc>
          <w:tcPr>
            <w:tcW w:w="5000" w:type="pct"/>
            <w:gridSpan w:val="3"/>
            <w:tcBorders>
              <w:top w:val="single" w:sz="4" w:space="0" w:color="auto"/>
              <w:bottom w:val="single" w:sz="4" w:space="0" w:color="auto"/>
            </w:tcBorders>
            <w:noWrap/>
            <w:vAlign w:val="top"/>
          </w:tcPr>
          <w:p w14:paraId="398E63C6" w14:textId="77777777" w:rsidR="00E6306F" w:rsidRPr="005E36C8" w:rsidRDefault="00E6306F" w:rsidP="00E6306F">
            <w:pPr>
              <w:rPr>
                <w:caps/>
                <w:sz w:val="20"/>
                <w:szCs w:val="20"/>
              </w:rPr>
            </w:pPr>
            <w:r w:rsidRPr="002D52A6">
              <w:rPr>
                <w:color w:val="00B9BD" w:themeColor="accent1"/>
                <w:sz w:val="20"/>
                <w:szCs w:val="22"/>
              </w:rPr>
              <w:t>Would the project involve or lead to:</w:t>
            </w:r>
          </w:p>
        </w:tc>
      </w:tr>
      <w:tr w:rsidR="00E6306F" w:rsidRPr="005E36C8" w14:paraId="67F7163B"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6AD7E31" w14:textId="77777777" w:rsidR="00E6306F" w:rsidRDefault="00E6306F" w:rsidP="00E6306F">
            <w:pPr>
              <w:pStyle w:val="TablesHeadingGSCyan"/>
              <w:framePr w:hSpace="0" w:wrap="auto" w:vAnchor="margin" w:hAnchor="text" w:yAlign="inline"/>
              <w:spacing w:line="276" w:lineRule="auto"/>
              <w:rPr>
                <w:rStyle w:val="SmartLink1"/>
                <w:sz w:val="20"/>
                <w:szCs w:val="20"/>
              </w:rPr>
            </w:pPr>
            <w:r w:rsidRPr="00BD2909">
              <w:rPr>
                <w:rStyle w:val="SmartLink1"/>
                <w:sz w:val="20"/>
                <w:szCs w:val="20"/>
              </w:rPr>
              <w:fldChar w:fldCharType="begin"/>
            </w:r>
            <w:r w:rsidRPr="00BD2909">
              <w:rPr>
                <w:rStyle w:val="SmartLink1"/>
                <w:sz w:val="20"/>
                <w:szCs w:val="20"/>
              </w:rPr>
              <w:instrText xml:space="preserve"> REF _Ref136345886 \w \h  \* MERGEFORMAT </w:instrText>
            </w:r>
            <w:r w:rsidRPr="00BD2909">
              <w:rPr>
                <w:rStyle w:val="SmartLink1"/>
                <w:sz w:val="20"/>
                <w:szCs w:val="20"/>
              </w:rPr>
            </w:r>
            <w:r w:rsidRPr="00BD2909">
              <w:rPr>
                <w:rStyle w:val="SmartLink1"/>
                <w:sz w:val="20"/>
                <w:szCs w:val="20"/>
              </w:rPr>
              <w:fldChar w:fldCharType="separate"/>
            </w:r>
            <w:r w:rsidRPr="00BD2909">
              <w:rPr>
                <w:rStyle w:val="SmartLink1"/>
                <w:sz w:val="20"/>
                <w:szCs w:val="20"/>
              </w:rPr>
              <w:t>P.8.2.2 |</w:t>
            </w:r>
            <w:r w:rsidRPr="00BD2909">
              <w:rPr>
                <w:rStyle w:val="SmartLink1"/>
                <w:sz w:val="20"/>
                <w:szCs w:val="20"/>
              </w:rPr>
              <w:fldChar w:fldCharType="end"/>
            </w:r>
          </w:p>
          <w:p w14:paraId="78CF1648" w14:textId="77777777" w:rsidR="00E6306F" w:rsidRPr="00BD2909" w:rsidRDefault="00E6306F" w:rsidP="00E6306F">
            <w:pPr>
              <w:pStyle w:val="ListParagraph"/>
              <w:numPr>
                <w:ilvl w:val="0"/>
                <w:numId w:val="23"/>
              </w:numPr>
              <w:spacing w:after="60" w:line="276" w:lineRule="auto"/>
              <w:contextualSpacing w:val="0"/>
            </w:pPr>
          </w:p>
          <w:p w14:paraId="3B96CB5B"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2"/>
              </w:rPr>
            </w:pPr>
            <w:r w:rsidRPr="00BD2909">
              <w:rPr>
                <w:rStyle w:val="SmartLink1"/>
                <w:sz w:val="20"/>
                <w:szCs w:val="20"/>
              </w:rPr>
              <w:fldChar w:fldCharType="begin"/>
            </w:r>
            <w:r w:rsidRPr="00BD2909">
              <w:rPr>
                <w:rStyle w:val="SmartLink1"/>
                <w:sz w:val="20"/>
                <w:szCs w:val="20"/>
              </w:rPr>
              <w:instrText xml:space="preserve"> REF _Ref136345901 \w \h  \* MERGEFORMAT </w:instrText>
            </w:r>
            <w:r w:rsidRPr="00BD2909">
              <w:rPr>
                <w:rStyle w:val="SmartLink1"/>
                <w:sz w:val="20"/>
                <w:szCs w:val="20"/>
              </w:rPr>
            </w:r>
            <w:r w:rsidRPr="00BD2909">
              <w:rPr>
                <w:rStyle w:val="SmartLink1"/>
                <w:sz w:val="20"/>
                <w:szCs w:val="20"/>
              </w:rPr>
              <w:fldChar w:fldCharType="separate"/>
            </w:r>
            <w:r w:rsidRPr="00BD2909">
              <w:rPr>
                <w:rStyle w:val="SmartLink1"/>
                <w:sz w:val="20"/>
                <w:szCs w:val="20"/>
              </w:rPr>
              <w:t>P.8.2.5 |</w:t>
            </w:r>
            <w:r w:rsidRPr="00BD2909">
              <w:rPr>
                <w:rStyle w:val="SmartLink1"/>
                <w:sz w:val="20"/>
                <w:szCs w:val="20"/>
              </w:rPr>
              <w:fldChar w:fldCharType="end"/>
            </w:r>
          </w:p>
        </w:tc>
        <w:tc>
          <w:tcPr>
            <w:tcW w:w="3285" w:type="pct"/>
            <w:tcBorders>
              <w:top w:val="single" w:sz="4" w:space="0" w:color="auto"/>
              <w:bottom w:val="single" w:sz="4" w:space="0" w:color="auto"/>
              <w:right w:val="single" w:sz="4" w:space="0" w:color="auto"/>
            </w:tcBorders>
          </w:tcPr>
          <w:p w14:paraId="23043DFF" w14:textId="77777777" w:rsidR="00E6306F" w:rsidRDefault="00E6306F" w:rsidP="00E6306F">
            <w:pPr>
              <w:pStyle w:val="TablesHeadingGSCyan"/>
              <w:framePr w:hSpace="0" w:wrap="auto" w:vAnchor="margin" w:hAnchor="text" w:yAlign="inline"/>
              <w:rPr>
                <w:caps w:val="0"/>
                <w:color w:val="4D4D4C"/>
                <w:sz w:val="20"/>
                <w:szCs w:val="20"/>
              </w:rPr>
            </w:pPr>
            <w:r w:rsidRPr="005E36C8">
              <w:rPr>
                <w:caps w:val="0"/>
                <w:color w:val="4D4D4C"/>
                <w:sz w:val="20"/>
                <w:szCs w:val="20"/>
              </w:rPr>
              <w:t>negatively impact on the catchment area?</w:t>
            </w:r>
          </w:p>
          <w:p w14:paraId="74CB349A" w14:textId="77777777" w:rsidR="00E6306F" w:rsidRPr="00395B4D" w:rsidRDefault="00E6306F" w:rsidP="00E6306F"/>
          <w:p w14:paraId="32ADF766" w14:textId="77777777" w:rsidR="00E6306F" w:rsidRPr="00395B4D" w:rsidRDefault="00E6306F" w:rsidP="00E6306F">
            <w:pPr>
              <w:rPr>
                <w:i/>
                <w:iCs/>
              </w:rPr>
            </w:pPr>
            <w:r w:rsidRPr="00395B4D">
              <w:rPr>
                <w:i/>
                <w:iCs/>
                <w:sz w:val="20"/>
                <w:szCs w:val="22"/>
              </w:rPr>
              <w:t>If yes, Erosion prevention measures, including soil and slope protection measures, must be implemented before project commencement. These measures should involve natural terracing, infiltration strips, permanent ground cover, hedge and tree rows, and effective slope length assessment. Regular reassessment of these measures is necessary.</w:t>
            </w:r>
          </w:p>
        </w:tc>
        <w:tc>
          <w:tcPr>
            <w:tcW w:w="953" w:type="pct"/>
            <w:tcBorders>
              <w:top w:val="single" w:sz="4" w:space="0" w:color="auto"/>
              <w:left w:val="single" w:sz="4" w:space="0" w:color="auto"/>
              <w:bottom w:val="single" w:sz="4" w:space="0" w:color="auto"/>
            </w:tcBorders>
          </w:tcPr>
          <w:p w14:paraId="56F8DCD8" w14:textId="444A956B" w:rsidR="00E6306F" w:rsidRPr="005E36C8" w:rsidDel="00A63097" w:rsidRDefault="00E6306F" w:rsidP="00E6306F">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43D2DAD" w14:textId="5FF24D38" w:rsidR="00E6306F" w:rsidRPr="005E36C8" w:rsidDel="00A63097" w:rsidRDefault="00E6306F" w:rsidP="00E6306F">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5A0E0C34" w14:textId="2197A27F" w:rsidR="00E6306F" w:rsidRPr="005E36C8" w:rsidRDefault="00EB3716"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A63097">
              <w:rPr>
                <w:caps w:val="0"/>
                <w:color w:val="4D4D4C"/>
                <w:sz w:val="20"/>
                <w:szCs w:val="20"/>
              </w:rPr>
              <w:t xml:space="preserve"> NO</w:t>
            </w:r>
          </w:p>
        </w:tc>
      </w:tr>
      <w:tr w:rsidR="00E6306F" w:rsidRPr="005E36C8" w14:paraId="64F476D6"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D1CD27E" w14:textId="77777777" w:rsidR="00E6306F" w:rsidRPr="00BD2909" w:rsidRDefault="00E6306F" w:rsidP="00E6306F">
            <w:pPr>
              <w:pStyle w:val="TablesHeadingGSCyan"/>
              <w:framePr w:hSpace="0" w:wrap="auto" w:vAnchor="margin" w:hAnchor="text" w:yAlign="inline"/>
              <w:spacing w:line="276" w:lineRule="auto"/>
              <w:rPr>
                <w:rStyle w:val="SmartLink1"/>
                <w:sz w:val="20"/>
                <w:szCs w:val="20"/>
              </w:rPr>
            </w:pPr>
            <w:r>
              <w:rPr>
                <w:rStyle w:val="SmartLink1"/>
                <w:sz w:val="20"/>
                <w:szCs w:val="20"/>
              </w:rPr>
              <w:fldChar w:fldCharType="begin"/>
            </w:r>
            <w:r>
              <w:rPr>
                <w:rStyle w:val="SmartLink1"/>
                <w:sz w:val="20"/>
                <w:szCs w:val="20"/>
              </w:rPr>
              <w:instrText xml:space="preserve"> REF _Ref136346120 \w \h </w:instrText>
            </w:r>
            <w:r>
              <w:rPr>
                <w:rStyle w:val="SmartLink1"/>
                <w:sz w:val="20"/>
                <w:szCs w:val="20"/>
              </w:rPr>
            </w:r>
            <w:r>
              <w:rPr>
                <w:rStyle w:val="SmartLink1"/>
                <w:sz w:val="20"/>
                <w:szCs w:val="20"/>
              </w:rPr>
              <w:fldChar w:fldCharType="separate"/>
            </w:r>
            <w:r>
              <w:rPr>
                <w:rStyle w:val="SmartLink1"/>
                <w:sz w:val="20"/>
                <w:szCs w:val="20"/>
              </w:rPr>
              <w:t>P.8.2.6 |</w:t>
            </w:r>
            <w:r>
              <w:rPr>
                <w:rStyle w:val="SmartLink1"/>
                <w:sz w:val="20"/>
                <w:szCs w:val="20"/>
              </w:rPr>
              <w:fldChar w:fldCharType="end"/>
            </w:r>
          </w:p>
        </w:tc>
        <w:tc>
          <w:tcPr>
            <w:tcW w:w="3285" w:type="pct"/>
            <w:tcBorders>
              <w:top w:val="single" w:sz="4" w:space="0" w:color="auto"/>
              <w:bottom w:val="single" w:sz="4" w:space="0" w:color="auto"/>
              <w:right w:val="single" w:sz="4" w:space="0" w:color="auto"/>
            </w:tcBorders>
          </w:tcPr>
          <w:p w14:paraId="25C3E552" w14:textId="77777777" w:rsidR="00E6306F" w:rsidRPr="005E36C8"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Are opinions and recommendations of an Expert Stakeholder(s) not sought and demonstrated as being included in the project design?</w:t>
            </w:r>
          </w:p>
        </w:tc>
        <w:tc>
          <w:tcPr>
            <w:tcW w:w="953" w:type="pct"/>
            <w:tcBorders>
              <w:top w:val="single" w:sz="4" w:space="0" w:color="auto"/>
              <w:left w:val="single" w:sz="4" w:space="0" w:color="auto"/>
              <w:bottom w:val="single" w:sz="4" w:space="0" w:color="auto"/>
            </w:tcBorders>
          </w:tcPr>
          <w:p w14:paraId="67414172" w14:textId="353B9D26" w:rsidR="00E6306F" w:rsidRPr="00025A8A" w:rsidDel="00A63097" w:rsidRDefault="00E6306F" w:rsidP="00E6306F">
            <w:pPr>
              <w:pStyle w:val="TablesHeadingGSCyan"/>
              <w:framePr w:hSpace="0" w:wrap="auto" w:vAnchor="margin" w:hAnchor="text" w:yAlign="inline"/>
              <w:rPr>
                <w:caps w:val="0"/>
                <w:color w:val="4D4D4C"/>
                <w:sz w:val="20"/>
                <w:szCs w:val="20"/>
              </w:rPr>
            </w:pPr>
            <w:r w:rsidDel="00A63097">
              <w:rPr>
                <w:rFonts w:ascii="MS Gothic" w:eastAsia="MS Gothic" w:hAnsi="MS Gothic" w:hint="eastAsia"/>
                <w:caps w:val="0"/>
                <w:color w:val="4D4D4C"/>
                <w:sz w:val="20"/>
                <w:szCs w:val="20"/>
              </w:rPr>
              <w:t>☐</w:t>
            </w:r>
            <w:r w:rsidRPr="00025A8A" w:rsidDel="00A63097">
              <w:rPr>
                <w:caps w:val="0"/>
                <w:color w:val="4D4D4C"/>
                <w:sz w:val="20"/>
                <w:szCs w:val="20"/>
              </w:rPr>
              <w:t xml:space="preserve"> YES</w:t>
            </w:r>
          </w:p>
          <w:p w14:paraId="4D789744" w14:textId="0753323F" w:rsidR="00E6306F" w:rsidRPr="00025A8A" w:rsidDel="00A63097" w:rsidRDefault="00E6306F" w:rsidP="00E6306F">
            <w:pPr>
              <w:pStyle w:val="TablesHeadingGSCyan"/>
              <w:framePr w:hSpace="0" w:wrap="auto" w:vAnchor="margin" w:hAnchor="text" w:yAlign="inline"/>
              <w:rPr>
                <w:caps w:val="0"/>
                <w:color w:val="4D4D4C"/>
                <w:sz w:val="20"/>
                <w:szCs w:val="20"/>
              </w:rPr>
            </w:pPr>
            <w:r w:rsidDel="00A63097">
              <w:rPr>
                <w:rFonts w:ascii="MS Gothic" w:eastAsia="MS Gothic" w:hAnsi="MS Gothic" w:hint="eastAsia"/>
                <w:caps w:val="0"/>
                <w:color w:val="4D4D4C"/>
                <w:sz w:val="20"/>
                <w:szCs w:val="20"/>
              </w:rPr>
              <w:t>☐</w:t>
            </w:r>
            <w:r w:rsidRPr="00025A8A" w:rsidDel="00A63097">
              <w:rPr>
                <w:caps w:val="0"/>
                <w:color w:val="4D4D4C"/>
                <w:sz w:val="20"/>
                <w:szCs w:val="20"/>
              </w:rPr>
              <w:t xml:space="preserve"> NO</w:t>
            </w:r>
          </w:p>
          <w:p w14:paraId="264FF847" w14:textId="160527B3" w:rsidR="00E6306F" w:rsidRDefault="00EB3716"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025A8A" w:rsidDel="00A63097">
              <w:rPr>
                <w:caps w:val="0"/>
                <w:color w:val="4D4D4C"/>
                <w:sz w:val="20"/>
                <w:szCs w:val="20"/>
              </w:rPr>
              <w:t xml:space="preserve"> NA</w:t>
            </w:r>
          </w:p>
        </w:tc>
      </w:tr>
      <w:tr w:rsidR="00E6306F" w:rsidRPr="005E36C8" w14:paraId="6F28A201" w14:textId="77777777" w:rsidTr="005336A6">
        <w:trPr>
          <w:trHeight w:val="364"/>
        </w:trPr>
        <w:tc>
          <w:tcPr>
            <w:tcW w:w="5000" w:type="pct"/>
            <w:gridSpan w:val="3"/>
            <w:tcBorders>
              <w:top w:val="single" w:sz="4" w:space="0" w:color="auto"/>
              <w:bottom w:val="single" w:sz="4" w:space="0" w:color="auto"/>
            </w:tcBorders>
            <w:noWrap/>
            <w:vAlign w:val="top"/>
          </w:tcPr>
          <w:p w14:paraId="117FCEAE"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0"/>
              </w:rPr>
            </w:pPr>
            <w:r w:rsidRPr="00FB2690">
              <w:rPr>
                <w:caps w:val="0"/>
                <w:sz w:val="20"/>
                <w:szCs w:val="22"/>
              </w:rPr>
              <w:t>If the answer is "yes" or "potentially" to any of the above questions, please provide a brief description of the project situation below. Also, provide justification and/or evidence as necessary to demonstrate compliance with applicable requirements.</w:t>
            </w:r>
          </w:p>
        </w:tc>
      </w:tr>
      <w:tr w:rsidR="00E6306F" w:rsidRPr="005E36C8" w14:paraId="6A692F79"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0B9EE94F" w14:textId="0FAE145D" w:rsidR="00E6306F" w:rsidRPr="009910B7" w:rsidRDefault="003F4F62" w:rsidP="003F4F62">
            <w:pPr>
              <w:pStyle w:val="TablesHeadingGSCyan"/>
              <w:framePr w:hSpace="0" w:wrap="auto" w:vAnchor="margin" w:hAnchor="text" w:yAlign="inline"/>
              <w:spacing w:line="276" w:lineRule="auto"/>
            </w:pPr>
            <w:r>
              <w:rPr>
                <w:i/>
                <w:iCs/>
                <w:caps w:val="0"/>
                <w:color w:val="4D4D4C"/>
                <w:sz w:val="20"/>
                <w:szCs w:val="20"/>
              </w:rPr>
              <w:t>NA</w:t>
            </w:r>
          </w:p>
        </w:tc>
      </w:tr>
      <w:tr w:rsidR="00E6306F" w:rsidRPr="00A978AA" w14:paraId="56EB77C4" w14:textId="77777777" w:rsidTr="005336A6">
        <w:trPr>
          <w:trHeight w:val="364"/>
        </w:trPr>
        <w:tc>
          <w:tcPr>
            <w:tcW w:w="5000" w:type="pct"/>
            <w:gridSpan w:val="3"/>
            <w:tcBorders>
              <w:top w:val="single" w:sz="4" w:space="0" w:color="auto"/>
              <w:bottom w:val="single" w:sz="4" w:space="0" w:color="auto"/>
            </w:tcBorders>
            <w:noWrap/>
            <w:vAlign w:val="top"/>
          </w:tcPr>
          <w:p w14:paraId="604F2280" w14:textId="77777777" w:rsidR="00E6306F" w:rsidRPr="00E11E87" w:rsidRDefault="00E6306F" w:rsidP="00E6306F">
            <w:pPr>
              <w:pStyle w:val="TablesHeadingGSCyan"/>
              <w:framePr w:hSpace="0" w:wrap="auto" w:vAnchor="margin" w:hAnchor="text" w:yAlign="inline"/>
              <w:spacing w:line="276" w:lineRule="auto"/>
              <w:rPr>
                <w:b/>
                <w:bCs/>
                <w:caps w:val="0"/>
                <w:color w:val="4D4D4C"/>
              </w:rPr>
            </w:pPr>
            <w:r w:rsidRPr="00E11E87">
              <w:rPr>
                <w:rStyle w:val="SmartLink1"/>
                <w:b/>
                <w:bCs/>
              </w:rPr>
              <w:fldChar w:fldCharType="begin"/>
            </w:r>
            <w:r w:rsidRPr="00E11E87">
              <w:rPr>
                <w:rStyle w:val="SmartLink1"/>
                <w:b/>
                <w:bCs/>
              </w:rPr>
              <w:instrText xml:space="preserve"> REF _Ref136346139 \w \h  \* MERGEFORMAT </w:instrText>
            </w:r>
            <w:r w:rsidRPr="00E11E87">
              <w:rPr>
                <w:rStyle w:val="SmartLink1"/>
                <w:b/>
                <w:bCs/>
              </w:rPr>
            </w:r>
            <w:r w:rsidRPr="00E11E87">
              <w:rPr>
                <w:rStyle w:val="SmartLink1"/>
                <w:b/>
                <w:bCs/>
              </w:rPr>
              <w:fldChar w:fldCharType="separate"/>
            </w:r>
            <w:r w:rsidRPr="00E11E87">
              <w:rPr>
                <w:rStyle w:val="SmartLink1"/>
                <w:b/>
                <w:bCs/>
              </w:rPr>
              <w:t>P.9 |</w:t>
            </w:r>
            <w:r w:rsidRPr="00E11E87">
              <w:rPr>
                <w:rStyle w:val="SmartLink1"/>
                <w:b/>
                <w:bCs/>
              </w:rPr>
              <w:fldChar w:fldCharType="end"/>
            </w:r>
            <w:r w:rsidRPr="00E11E87">
              <w:rPr>
                <w:rStyle w:val="SmartLink1"/>
                <w:b/>
                <w:bCs/>
              </w:rPr>
              <w:fldChar w:fldCharType="begin"/>
            </w:r>
            <w:r w:rsidRPr="00E11E87">
              <w:rPr>
                <w:rStyle w:val="SmartLink1"/>
                <w:b/>
                <w:bCs/>
              </w:rPr>
              <w:instrText xml:space="preserve"> REF _Ref136346147 \h  \* MERGEFORMAT </w:instrText>
            </w:r>
            <w:r w:rsidRPr="00E11E87">
              <w:rPr>
                <w:rStyle w:val="SmartLink1"/>
                <w:b/>
                <w:bCs/>
              </w:rPr>
            </w:r>
            <w:r w:rsidRPr="00E11E87">
              <w:rPr>
                <w:rStyle w:val="SmartLink1"/>
                <w:b/>
                <w:bCs/>
              </w:rPr>
              <w:fldChar w:fldCharType="separate"/>
            </w:r>
            <w:r w:rsidRPr="00E11E87">
              <w:rPr>
                <w:rStyle w:val="SmartLink1"/>
                <w:b/>
                <w:bCs/>
              </w:rPr>
              <w:t>Environment, ecology and land use</w:t>
            </w:r>
            <w:r w:rsidRPr="00E11E87">
              <w:rPr>
                <w:rStyle w:val="SmartLink1"/>
                <w:b/>
                <w:bCs/>
              </w:rPr>
              <w:fldChar w:fldCharType="end"/>
            </w:r>
          </w:p>
        </w:tc>
      </w:tr>
      <w:tr w:rsidR="00E6306F" w:rsidRPr="00A978AA" w14:paraId="20D24AEA" w14:textId="77777777" w:rsidTr="005336A6">
        <w:trPr>
          <w:trHeight w:val="364"/>
        </w:trPr>
        <w:tc>
          <w:tcPr>
            <w:tcW w:w="5000" w:type="pct"/>
            <w:gridSpan w:val="3"/>
            <w:tcBorders>
              <w:top w:val="single" w:sz="4" w:space="0" w:color="auto"/>
              <w:bottom w:val="single" w:sz="4" w:space="0" w:color="auto"/>
            </w:tcBorders>
            <w:noWrap/>
            <w:vAlign w:val="top"/>
          </w:tcPr>
          <w:p w14:paraId="225E904B" w14:textId="77777777" w:rsidR="00E6306F" w:rsidRPr="00A3070F" w:rsidRDefault="00E6306F" w:rsidP="00E6306F">
            <w:pPr>
              <w:pStyle w:val="TablesHeadingGSCyan"/>
              <w:framePr w:hSpace="0" w:wrap="auto" w:vAnchor="margin" w:hAnchor="text" w:yAlign="inline"/>
              <w:spacing w:line="276" w:lineRule="auto"/>
              <w:rPr>
                <w:b/>
                <w:bCs/>
                <w:i/>
                <w:iCs/>
                <w:caps w:val="0"/>
                <w:color w:val="4D4D4C"/>
              </w:rPr>
            </w:pPr>
            <w:r w:rsidRPr="00A3070F">
              <w:rPr>
                <w:rStyle w:val="SmartLink1"/>
              </w:rPr>
              <w:fldChar w:fldCharType="begin"/>
            </w:r>
            <w:r w:rsidRPr="00A3070F">
              <w:rPr>
                <w:rStyle w:val="SmartLink1"/>
              </w:rPr>
              <w:instrText xml:space="preserve"> REF _Ref136346218 \r \h  \* MERGEFORMAT </w:instrText>
            </w:r>
            <w:r w:rsidRPr="00A3070F">
              <w:rPr>
                <w:rStyle w:val="SmartLink1"/>
              </w:rPr>
            </w:r>
            <w:r w:rsidRPr="00A3070F">
              <w:rPr>
                <w:rStyle w:val="SmartLink1"/>
              </w:rPr>
              <w:fldChar w:fldCharType="separate"/>
            </w:r>
            <w:r w:rsidRPr="00A3070F">
              <w:rPr>
                <w:rStyle w:val="SmartLink1"/>
              </w:rPr>
              <w:t>P.9.1 |</w:t>
            </w:r>
            <w:r w:rsidRPr="00A3070F">
              <w:rPr>
                <w:rStyle w:val="SmartLink1"/>
              </w:rPr>
              <w:fldChar w:fldCharType="end"/>
            </w:r>
            <w:r w:rsidRPr="00A3070F">
              <w:rPr>
                <w:rStyle w:val="SmartLink1"/>
              </w:rPr>
              <w:fldChar w:fldCharType="begin"/>
            </w:r>
            <w:r w:rsidRPr="00A3070F">
              <w:rPr>
                <w:rStyle w:val="SmartLink1"/>
              </w:rPr>
              <w:instrText xml:space="preserve"> REF _Ref136346204 \h  \* MERGEFORMAT </w:instrText>
            </w:r>
            <w:r w:rsidRPr="00A3070F">
              <w:rPr>
                <w:rStyle w:val="SmartLink1"/>
              </w:rPr>
            </w:r>
            <w:r w:rsidRPr="00A3070F">
              <w:rPr>
                <w:rStyle w:val="SmartLink1"/>
              </w:rPr>
              <w:fldChar w:fldCharType="separate"/>
            </w:r>
            <w:r w:rsidRPr="00A3070F">
              <w:rPr>
                <w:rStyle w:val="SmartLink1"/>
              </w:rPr>
              <w:t>Landscape Modification and Soil</w:t>
            </w:r>
            <w:r w:rsidRPr="00A3070F">
              <w:rPr>
                <w:rStyle w:val="SmartLink1"/>
              </w:rPr>
              <w:fldChar w:fldCharType="end"/>
            </w:r>
          </w:p>
        </w:tc>
      </w:tr>
      <w:tr w:rsidR="00E6306F" w:rsidRPr="00A978AA" w14:paraId="103195EB"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E90B94A" w14:textId="77777777" w:rsidR="00E6306F" w:rsidRDefault="00E6306F" w:rsidP="00E6306F">
            <w:pPr>
              <w:pStyle w:val="TablesHeadingGSCyan"/>
              <w:framePr w:hSpace="0" w:wrap="auto" w:vAnchor="margin" w:hAnchor="text" w:yAlign="inline"/>
              <w:spacing w:line="276" w:lineRule="auto"/>
              <w:rPr>
                <w:rStyle w:val="SmartLink1"/>
                <w:sz w:val="20"/>
                <w:szCs w:val="22"/>
              </w:rPr>
            </w:pPr>
            <w:r w:rsidRPr="00414FB9">
              <w:rPr>
                <w:rStyle w:val="SmartLink1"/>
                <w:sz w:val="20"/>
                <w:szCs w:val="22"/>
              </w:rPr>
              <w:fldChar w:fldCharType="begin"/>
            </w:r>
            <w:r w:rsidRPr="00414FB9">
              <w:rPr>
                <w:rStyle w:val="SmartLink1"/>
                <w:sz w:val="20"/>
                <w:szCs w:val="22"/>
              </w:rPr>
              <w:instrText xml:space="preserve"> REF _Ref136346474 \r \h </w:instrText>
            </w:r>
            <w:r>
              <w:rPr>
                <w:rStyle w:val="SmartLink1"/>
                <w:sz w:val="20"/>
                <w:szCs w:val="22"/>
              </w:rPr>
              <w:instrText xml:space="preserve"> \* MERGEFORMAT </w:instrText>
            </w:r>
            <w:r w:rsidRPr="00414FB9">
              <w:rPr>
                <w:rStyle w:val="SmartLink1"/>
                <w:sz w:val="20"/>
                <w:szCs w:val="22"/>
              </w:rPr>
            </w:r>
            <w:r w:rsidRPr="00414FB9">
              <w:rPr>
                <w:rStyle w:val="SmartLink1"/>
                <w:sz w:val="20"/>
                <w:szCs w:val="22"/>
              </w:rPr>
              <w:fldChar w:fldCharType="separate"/>
            </w:r>
            <w:r w:rsidRPr="00414FB9">
              <w:rPr>
                <w:rStyle w:val="SmartLink1"/>
                <w:sz w:val="20"/>
                <w:szCs w:val="22"/>
              </w:rPr>
              <w:t>P.9.1.1 |</w:t>
            </w:r>
            <w:r w:rsidRPr="00414FB9">
              <w:rPr>
                <w:rStyle w:val="SmartLink1"/>
                <w:sz w:val="20"/>
                <w:szCs w:val="22"/>
              </w:rPr>
              <w:fldChar w:fldCharType="end"/>
            </w:r>
          </w:p>
          <w:p w14:paraId="51213442" w14:textId="77777777" w:rsidR="00E6306F" w:rsidRDefault="00E6306F" w:rsidP="00E6306F">
            <w:r>
              <w:t>-</w:t>
            </w:r>
          </w:p>
          <w:p w14:paraId="01DEA2CB" w14:textId="77777777" w:rsidR="00E6306F" w:rsidRPr="001F2255" w:rsidRDefault="00E6306F" w:rsidP="00E6306F">
            <w:pPr>
              <w:pStyle w:val="TablesHeadingGSCyan"/>
              <w:framePr w:hSpace="0" w:wrap="auto" w:vAnchor="margin" w:hAnchor="text" w:yAlign="inline"/>
              <w:spacing w:line="276" w:lineRule="auto"/>
            </w:pPr>
            <w:r w:rsidRPr="00CE0033">
              <w:rPr>
                <w:rStyle w:val="SmartLink1"/>
                <w:sz w:val="20"/>
              </w:rPr>
              <w:fldChar w:fldCharType="begin"/>
            </w:r>
            <w:r w:rsidRPr="00CE0033">
              <w:rPr>
                <w:rStyle w:val="SmartLink1"/>
                <w:sz w:val="20"/>
              </w:rPr>
              <w:instrText xml:space="preserve"> REF _Ref136347014 \w \h  \* MERGEFORMAT </w:instrText>
            </w:r>
            <w:r w:rsidRPr="00CE0033">
              <w:rPr>
                <w:rStyle w:val="SmartLink1"/>
                <w:sz w:val="20"/>
              </w:rPr>
            </w:r>
            <w:r w:rsidRPr="00CE0033">
              <w:rPr>
                <w:rStyle w:val="SmartLink1"/>
                <w:sz w:val="20"/>
              </w:rPr>
              <w:fldChar w:fldCharType="separate"/>
            </w:r>
            <w:r w:rsidRPr="00CE0033">
              <w:rPr>
                <w:rStyle w:val="SmartLink1"/>
                <w:sz w:val="20"/>
              </w:rPr>
              <w:t>P.9.1.3 |</w:t>
            </w:r>
            <w:r w:rsidRPr="00CE0033">
              <w:rPr>
                <w:rStyle w:val="SmartLink1"/>
                <w:sz w:val="20"/>
              </w:rPr>
              <w:fldChar w:fldCharType="end"/>
            </w:r>
          </w:p>
        </w:tc>
        <w:tc>
          <w:tcPr>
            <w:tcW w:w="3285" w:type="pct"/>
            <w:tcBorders>
              <w:top w:val="single" w:sz="4" w:space="0" w:color="auto"/>
              <w:left w:val="single" w:sz="4" w:space="0" w:color="auto"/>
              <w:bottom w:val="single" w:sz="4" w:space="0" w:color="auto"/>
              <w:right w:val="single" w:sz="4" w:space="0" w:color="auto"/>
            </w:tcBorders>
          </w:tcPr>
          <w:p w14:paraId="5517FEEA" w14:textId="77777777" w:rsidR="00E6306F" w:rsidRDefault="00E6306F" w:rsidP="00E6306F">
            <w:pPr>
              <w:pStyle w:val="TablesHeadingGSCyan"/>
              <w:framePr w:hSpace="0" w:wrap="auto" w:vAnchor="margin" w:hAnchor="text" w:yAlign="inline"/>
              <w:rPr>
                <w:caps w:val="0"/>
                <w:color w:val="4D4D4C"/>
                <w:sz w:val="20"/>
                <w:szCs w:val="20"/>
              </w:rPr>
            </w:pPr>
            <w:r w:rsidRPr="00B765FB">
              <w:rPr>
                <w:caps w:val="0"/>
                <w:color w:val="4D4D4C"/>
                <w:sz w:val="20"/>
                <w:szCs w:val="20"/>
              </w:rPr>
              <w:t>Is there any risk of soil resource degradation or loss of ecosystem services provided by soils in the project?</w:t>
            </w:r>
          </w:p>
          <w:p w14:paraId="149B478E" w14:textId="77777777" w:rsidR="00E6306F" w:rsidRDefault="00E6306F" w:rsidP="00E6306F"/>
          <w:p w14:paraId="2414D653" w14:textId="77777777" w:rsidR="00E6306F" w:rsidRPr="001F2255" w:rsidRDefault="00E6306F" w:rsidP="00E6306F">
            <w:pPr>
              <w:rPr>
                <w:i/>
                <w:iCs/>
                <w:sz w:val="20"/>
                <w:szCs w:val="20"/>
              </w:rPr>
            </w:pPr>
            <w:r w:rsidRPr="001F2255">
              <w:rPr>
                <w:i/>
                <w:iCs/>
                <w:sz w:val="20"/>
                <w:szCs w:val="20"/>
              </w:rPr>
              <w:t>If yes, the project shall maintain healthy soils by minimi</w:t>
            </w:r>
            <w:r>
              <w:rPr>
                <w:i/>
                <w:iCs/>
                <w:sz w:val="20"/>
                <w:szCs w:val="20"/>
              </w:rPr>
              <w:t>s</w:t>
            </w:r>
            <w:r w:rsidRPr="001F2255">
              <w:rPr>
                <w:i/>
                <w:iCs/>
                <w:sz w:val="20"/>
                <w:szCs w:val="20"/>
              </w:rPr>
              <w:t>ing negative impacts on soil health, productivity, structure, and water retention. Steps to minimi</w:t>
            </w:r>
            <w:r>
              <w:rPr>
                <w:i/>
                <w:iCs/>
                <w:sz w:val="20"/>
                <w:szCs w:val="20"/>
              </w:rPr>
              <w:t>s</w:t>
            </w:r>
            <w:r w:rsidRPr="001F2255">
              <w:rPr>
                <w:i/>
                <w:iCs/>
                <w:sz w:val="20"/>
                <w:szCs w:val="20"/>
              </w:rPr>
              <w:t>e soil degradation include crop rotation, composting, using N-fixing plants, and reducing tillage and ecologically harmful substances.</w:t>
            </w:r>
          </w:p>
        </w:tc>
        <w:tc>
          <w:tcPr>
            <w:tcW w:w="953" w:type="pct"/>
            <w:tcBorders>
              <w:top w:val="single" w:sz="4" w:space="0" w:color="auto"/>
              <w:left w:val="single" w:sz="4" w:space="0" w:color="auto"/>
              <w:bottom w:val="single" w:sz="4" w:space="0" w:color="auto"/>
            </w:tcBorders>
          </w:tcPr>
          <w:p w14:paraId="4E6EE96C" w14:textId="5530F277" w:rsidR="00E6306F" w:rsidRPr="00025A8A" w:rsidDel="00A63097" w:rsidRDefault="003F4F62" w:rsidP="00E6306F">
            <w:pPr>
              <w:pStyle w:val="TablesHeadingGSCyan"/>
              <w:framePr w:hSpace="0" w:wrap="auto" w:vAnchor="margin" w:hAnchor="text" w:yAlign="inline"/>
              <w:rPr>
                <w:caps w:val="0"/>
                <w:color w:val="4D4D4C"/>
                <w:sz w:val="20"/>
                <w:szCs w:val="20"/>
              </w:rPr>
            </w:pPr>
            <w:r>
              <w:rPr>
                <w:rFonts w:ascii="MS Gothic" w:eastAsia="MS Gothic" w:hAnsi="MS Gothic" w:hint="eastAsia"/>
                <w:sz w:val="20"/>
                <w:szCs w:val="20"/>
              </w:rPr>
              <w:t>☐</w:t>
            </w:r>
            <w:r w:rsidR="00E6306F" w:rsidRPr="00025A8A" w:rsidDel="00A63097">
              <w:rPr>
                <w:caps w:val="0"/>
                <w:color w:val="4D4D4C"/>
                <w:sz w:val="20"/>
                <w:szCs w:val="20"/>
              </w:rPr>
              <w:t xml:space="preserve"> YES</w:t>
            </w:r>
          </w:p>
          <w:p w14:paraId="0FFDA1B7" w14:textId="2B61FB3B" w:rsidR="00E6306F" w:rsidRPr="00534A8D" w:rsidRDefault="003F4F62" w:rsidP="00E6306F">
            <w:pPr>
              <w:pStyle w:val="TablesHeadingGSCyan"/>
              <w:framePr w:hSpace="0" w:wrap="auto" w:vAnchor="margin" w:hAnchor="text" w:yAlign="inline"/>
              <w:rPr>
                <w:rStyle w:val="SmartLink1"/>
                <w:caps w:val="0"/>
                <w:color w:val="4D4D4C"/>
                <w:sz w:val="20"/>
                <w:szCs w:val="20"/>
              </w:rPr>
            </w:pPr>
            <w:r>
              <w:rPr>
                <w:rFonts w:ascii="MS Gothic" w:eastAsia="MS Gothic" w:hAnsi="MS Gothic" w:hint="eastAsia"/>
                <w:caps w:val="0"/>
                <w:color w:val="4D4D4C"/>
                <w:sz w:val="20"/>
                <w:szCs w:val="20"/>
                <w:u w:val="single"/>
                <w:shd w:val="clear" w:color="auto" w:fill="E1DFDD"/>
              </w:rPr>
              <w:t>☒</w:t>
            </w:r>
            <w:r w:rsidR="00E6306F" w:rsidRPr="00025A8A" w:rsidDel="00A63097">
              <w:rPr>
                <w:caps w:val="0"/>
                <w:color w:val="4D4D4C"/>
                <w:sz w:val="20"/>
                <w:szCs w:val="20"/>
              </w:rPr>
              <w:t xml:space="preserve"> NO</w:t>
            </w:r>
          </w:p>
        </w:tc>
      </w:tr>
      <w:tr w:rsidR="00E6306F" w:rsidRPr="00A978AA" w14:paraId="1399C885" w14:textId="77777777" w:rsidTr="005336A6">
        <w:trPr>
          <w:trHeight w:val="601"/>
        </w:trPr>
        <w:tc>
          <w:tcPr>
            <w:tcW w:w="5000" w:type="pct"/>
            <w:gridSpan w:val="3"/>
            <w:tcBorders>
              <w:top w:val="single" w:sz="4" w:space="0" w:color="auto"/>
              <w:bottom w:val="single" w:sz="4" w:space="0" w:color="auto"/>
            </w:tcBorders>
            <w:noWrap/>
            <w:vAlign w:val="top"/>
          </w:tcPr>
          <w:p w14:paraId="595100D5" w14:textId="77777777" w:rsidR="00E6306F" w:rsidRDefault="00E6306F" w:rsidP="00E6306F">
            <w:pPr>
              <w:pStyle w:val="TablesHeadingGSCyan"/>
              <w:framePr w:hSpace="0" w:wrap="auto" w:vAnchor="margin" w:hAnchor="text" w:yAlign="inline"/>
              <w:rPr>
                <w:caps w:val="0"/>
                <w:color w:val="4D4D4C"/>
                <w:sz w:val="20"/>
                <w:szCs w:val="20"/>
              </w:rPr>
            </w:pPr>
            <w:r w:rsidRPr="00770304">
              <w:rPr>
                <w:caps w:val="0"/>
                <w:sz w:val="20"/>
                <w:szCs w:val="22"/>
              </w:rPr>
              <w:t>If the answ</w:t>
            </w:r>
            <w:r w:rsidRPr="00813E0B">
              <w:rPr>
                <w:caps w:val="0"/>
                <w:sz w:val="20"/>
                <w:szCs w:val="22"/>
              </w:rPr>
              <w:t xml:space="preserve">er to </w:t>
            </w:r>
            <w:r w:rsidRPr="00770304">
              <w:rPr>
                <w:caps w:val="0"/>
                <w:sz w:val="20"/>
                <w:szCs w:val="22"/>
              </w:rPr>
              <w:t xml:space="preserve">question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A978AA" w14:paraId="25DCDDA8"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18879E9E" w14:textId="525ED034" w:rsidR="00E6306F" w:rsidRPr="001F2255" w:rsidRDefault="003F4F62" w:rsidP="003F4F62">
            <w:pPr>
              <w:pStyle w:val="TablesHeadingGSCyan"/>
              <w:framePr w:hSpace="0" w:wrap="auto" w:vAnchor="margin" w:hAnchor="text" w:yAlign="inline"/>
              <w:spacing w:line="276" w:lineRule="auto"/>
            </w:pPr>
            <w:r>
              <w:rPr>
                <w:i/>
                <w:iCs/>
                <w:caps w:val="0"/>
                <w:color w:val="4D4D4C"/>
                <w:sz w:val="20"/>
                <w:szCs w:val="20"/>
              </w:rPr>
              <w:t>NA</w:t>
            </w:r>
          </w:p>
        </w:tc>
      </w:tr>
      <w:tr w:rsidR="00E6306F" w:rsidRPr="005E36C8" w14:paraId="43BDD183" w14:textId="77777777" w:rsidTr="005336A6">
        <w:trPr>
          <w:trHeight w:val="364"/>
        </w:trPr>
        <w:tc>
          <w:tcPr>
            <w:tcW w:w="5000" w:type="pct"/>
            <w:gridSpan w:val="3"/>
            <w:tcBorders>
              <w:top w:val="single" w:sz="4" w:space="0" w:color="auto"/>
              <w:bottom w:val="single" w:sz="4" w:space="0" w:color="auto"/>
            </w:tcBorders>
            <w:noWrap/>
            <w:vAlign w:val="top"/>
          </w:tcPr>
          <w:p w14:paraId="253029BC" w14:textId="77777777" w:rsidR="00E6306F" w:rsidRPr="005E36C8" w:rsidRDefault="00E6306F" w:rsidP="00E6306F">
            <w:pPr>
              <w:rPr>
                <w:caps/>
              </w:rPr>
            </w:pPr>
            <w:r w:rsidRPr="002D52A6">
              <w:rPr>
                <w:color w:val="00B9BD" w:themeColor="accent1"/>
                <w:sz w:val="20"/>
                <w:szCs w:val="22"/>
              </w:rPr>
              <w:t>Would the project involve or lead to:</w:t>
            </w:r>
          </w:p>
        </w:tc>
      </w:tr>
      <w:tr w:rsidR="00E6306F" w:rsidRPr="005E36C8" w14:paraId="37E1B9D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41B5B9D"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2"/>
              </w:rPr>
            </w:pPr>
            <w:r w:rsidRPr="00CE0033">
              <w:rPr>
                <w:rStyle w:val="SmartLink1"/>
                <w:sz w:val="20"/>
              </w:rPr>
              <w:fldChar w:fldCharType="begin"/>
            </w:r>
            <w:r w:rsidRPr="00CE0033">
              <w:rPr>
                <w:rStyle w:val="SmartLink1"/>
                <w:sz w:val="20"/>
              </w:rPr>
              <w:instrText xml:space="preserve"> REF _Ref136347722 \w \h </w:instrText>
            </w:r>
            <w:r>
              <w:rPr>
                <w:rStyle w:val="SmartLink1"/>
                <w:sz w:val="20"/>
              </w:rPr>
              <w:instrText xml:space="preserve"> \* MERGEFORMAT </w:instrText>
            </w:r>
            <w:r w:rsidRPr="00CE0033">
              <w:rPr>
                <w:rStyle w:val="SmartLink1"/>
                <w:sz w:val="20"/>
              </w:rPr>
            </w:r>
            <w:r w:rsidRPr="00CE0033">
              <w:rPr>
                <w:rStyle w:val="SmartLink1"/>
                <w:sz w:val="20"/>
              </w:rPr>
              <w:fldChar w:fldCharType="separate"/>
            </w:r>
            <w:r w:rsidRPr="00CE0033">
              <w:rPr>
                <w:rStyle w:val="SmartLink1"/>
                <w:sz w:val="20"/>
              </w:rPr>
              <w:t>P.9.1.4 |</w:t>
            </w:r>
            <w:r w:rsidRPr="00CE0033">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08968BC0" w14:textId="77777777" w:rsidR="00E6306F" w:rsidRPr="005E36C8" w:rsidRDefault="00E6306F" w:rsidP="00E6306F">
            <w:pPr>
              <w:pStyle w:val="TablesHeadingGSCyan"/>
              <w:framePr w:hSpace="0" w:wrap="auto" w:vAnchor="margin" w:hAnchor="text" w:yAlign="inline"/>
              <w:rPr>
                <w:caps w:val="0"/>
                <w:color w:val="4D4D4C"/>
                <w:sz w:val="20"/>
                <w:szCs w:val="20"/>
              </w:rPr>
            </w:pPr>
            <w:r w:rsidRPr="00D74C8C">
              <w:rPr>
                <w:caps w:val="0"/>
                <w:color w:val="4D4D4C"/>
                <w:sz w:val="20"/>
                <w:szCs w:val="20"/>
              </w:rPr>
              <w:t>production, harvesting, and/or management of living natural resources by small-scale landholders and/or local communities?</w:t>
            </w:r>
          </w:p>
        </w:tc>
        <w:tc>
          <w:tcPr>
            <w:tcW w:w="953" w:type="pct"/>
            <w:tcBorders>
              <w:top w:val="single" w:sz="4" w:space="0" w:color="auto"/>
              <w:left w:val="single" w:sz="4" w:space="0" w:color="auto"/>
              <w:bottom w:val="single" w:sz="4" w:space="0" w:color="auto"/>
            </w:tcBorders>
            <w:vAlign w:val="top"/>
          </w:tcPr>
          <w:p w14:paraId="127C05F1" w14:textId="0DFD5598" w:rsidR="00E6306F" w:rsidRPr="005E36C8" w:rsidDel="00A63097" w:rsidRDefault="00E6306F" w:rsidP="00E6306F">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3AFCA313" w14:textId="629D95BE" w:rsidR="00E6306F" w:rsidRPr="005E36C8" w:rsidDel="00A63097" w:rsidRDefault="00E6306F" w:rsidP="00E6306F">
            <w:r w:rsidRPr="005E36C8" w:rsidDel="00A63097">
              <w:rPr>
                <w:rFonts w:ascii="Segoe UI Symbol" w:hAnsi="Segoe UI Symbol" w:cs="Segoe UI Symbol"/>
                <w:caps/>
                <w:sz w:val="20"/>
                <w:szCs w:val="20"/>
              </w:rPr>
              <w:t>☐</w:t>
            </w:r>
            <w:r w:rsidRPr="005E36C8" w:rsidDel="00A63097">
              <w:rPr>
                <w:caps/>
                <w:sz w:val="20"/>
                <w:szCs w:val="20"/>
              </w:rPr>
              <w:t xml:space="preserve"> POTENTIALLY</w:t>
            </w:r>
          </w:p>
          <w:p w14:paraId="0908F668" w14:textId="305910AE" w:rsidR="00E6306F" w:rsidRPr="005E36C8" w:rsidRDefault="003F4F62"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A63097">
              <w:rPr>
                <w:caps w:val="0"/>
                <w:color w:val="4D4D4C"/>
                <w:sz w:val="20"/>
                <w:szCs w:val="20"/>
              </w:rPr>
              <w:t xml:space="preserve"> NO</w:t>
            </w:r>
          </w:p>
        </w:tc>
      </w:tr>
      <w:tr w:rsidR="00E6306F" w:rsidRPr="005E36C8" w14:paraId="322623FF"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9A34093"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2"/>
              </w:rPr>
            </w:pPr>
            <w:r w:rsidRPr="00CE0033">
              <w:rPr>
                <w:rStyle w:val="SmartLink1"/>
                <w:sz w:val="20"/>
              </w:rPr>
              <w:fldChar w:fldCharType="begin"/>
            </w:r>
            <w:r w:rsidRPr="00CE0033">
              <w:rPr>
                <w:rStyle w:val="SmartLink1"/>
                <w:sz w:val="20"/>
              </w:rPr>
              <w:instrText xml:space="preserve"> REF _Ref136347722 \w \h </w:instrText>
            </w:r>
            <w:r>
              <w:rPr>
                <w:rStyle w:val="SmartLink1"/>
                <w:sz w:val="20"/>
              </w:rPr>
              <w:instrText xml:space="preserve"> \* MERGEFORMAT </w:instrText>
            </w:r>
            <w:r w:rsidRPr="00CE0033">
              <w:rPr>
                <w:rStyle w:val="SmartLink1"/>
                <w:sz w:val="20"/>
              </w:rPr>
            </w:r>
            <w:r w:rsidRPr="00CE0033">
              <w:rPr>
                <w:rStyle w:val="SmartLink1"/>
                <w:sz w:val="20"/>
              </w:rPr>
              <w:fldChar w:fldCharType="separate"/>
            </w:r>
            <w:r w:rsidRPr="00CE0033">
              <w:rPr>
                <w:rStyle w:val="SmartLink1"/>
                <w:sz w:val="20"/>
              </w:rPr>
              <w:t>P.9.1.4 |</w:t>
            </w:r>
            <w:r w:rsidRPr="00CE0033">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36F12E94" w14:textId="77777777" w:rsidR="00E6306F" w:rsidRPr="005E36C8"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 xml:space="preserve">if answer to above question “yes” or “potentially”, does project adopt </w:t>
            </w:r>
            <w:r w:rsidRPr="00CE0033">
              <w:rPr>
                <w:caps w:val="0"/>
                <w:color w:val="4D4D4C"/>
                <w:sz w:val="20"/>
                <w:szCs w:val="20"/>
              </w:rPr>
              <w:t>appropriate and culturally sensitive sustainable resource management practices</w:t>
            </w:r>
            <w:r>
              <w:rPr>
                <w:caps w:val="0"/>
                <w:color w:val="4D4D4C"/>
                <w:sz w:val="20"/>
                <w:szCs w:val="20"/>
              </w:rPr>
              <w:t>?</w:t>
            </w:r>
          </w:p>
        </w:tc>
        <w:tc>
          <w:tcPr>
            <w:tcW w:w="953" w:type="pct"/>
            <w:tcBorders>
              <w:top w:val="single" w:sz="4" w:space="0" w:color="auto"/>
              <w:left w:val="single" w:sz="4" w:space="0" w:color="auto"/>
              <w:bottom w:val="single" w:sz="4" w:space="0" w:color="auto"/>
            </w:tcBorders>
            <w:vAlign w:val="top"/>
          </w:tcPr>
          <w:p w14:paraId="5D94C22C" w14:textId="513B57EE" w:rsidR="00E6306F" w:rsidRPr="005E36C8" w:rsidDel="00A63097" w:rsidRDefault="00E6306F" w:rsidP="00E6306F">
            <w:pPr>
              <w:pStyle w:val="TablesHeadingGSCyan"/>
              <w:framePr w:hSpace="0" w:wrap="auto" w:vAnchor="margin" w:hAnchor="text" w:yAlign="inline"/>
              <w:spacing w:line="276" w:lineRule="auto"/>
              <w:rPr>
                <w:caps w:val="0"/>
                <w:color w:val="4D4D4C"/>
                <w:sz w:val="20"/>
                <w:szCs w:val="20"/>
              </w:rPr>
            </w:pPr>
            <w:r w:rsidRPr="005E36C8" w:rsidDel="00A63097">
              <w:rPr>
                <w:rFonts w:ascii="Segoe UI Symbol" w:hAnsi="Segoe UI Symbol" w:cs="Segoe UI Symbol"/>
                <w:caps w:val="0"/>
                <w:color w:val="4D4D4C"/>
                <w:sz w:val="20"/>
                <w:szCs w:val="20"/>
              </w:rPr>
              <w:t>☐</w:t>
            </w:r>
            <w:r w:rsidRPr="005E36C8" w:rsidDel="00A63097">
              <w:rPr>
                <w:caps w:val="0"/>
                <w:color w:val="4D4D4C"/>
                <w:sz w:val="20"/>
                <w:szCs w:val="20"/>
              </w:rPr>
              <w:t xml:space="preserve"> YES</w:t>
            </w:r>
          </w:p>
          <w:p w14:paraId="2EEA0D18" w14:textId="0E15A8A1" w:rsidR="00E6306F" w:rsidRPr="005E36C8" w:rsidDel="00A63097" w:rsidRDefault="00E6306F" w:rsidP="00E6306F">
            <w:r w:rsidRPr="005E36C8" w:rsidDel="00A63097">
              <w:rPr>
                <w:rFonts w:ascii="Segoe UI Symbol" w:hAnsi="Segoe UI Symbol" w:cs="Segoe UI Symbol"/>
                <w:caps/>
                <w:sz w:val="20"/>
                <w:szCs w:val="20"/>
              </w:rPr>
              <w:t>☐</w:t>
            </w:r>
            <w:r w:rsidRPr="005E36C8" w:rsidDel="00A63097">
              <w:rPr>
                <w:caps/>
                <w:sz w:val="20"/>
                <w:szCs w:val="20"/>
              </w:rPr>
              <w:t xml:space="preserve"> </w:t>
            </w:r>
            <w:r w:rsidDel="00A63097">
              <w:rPr>
                <w:caps/>
                <w:sz w:val="20"/>
                <w:szCs w:val="20"/>
              </w:rPr>
              <w:t>No</w:t>
            </w:r>
          </w:p>
          <w:p w14:paraId="640515E7" w14:textId="0F69539A" w:rsidR="00E6306F" w:rsidRPr="005E36C8" w:rsidRDefault="003F4F62"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A63097">
              <w:rPr>
                <w:caps w:val="0"/>
                <w:color w:val="4D4D4C"/>
                <w:sz w:val="20"/>
                <w:szCs w:val="20"/>
              </w:rPr>
              <w:t xml:space="preserve"> N</w:t>
            </w:r>
            <w:r w:rsidR="00E6306F" w:rsidDel="00A63097">
              <w:rPr>
                <w:caps w:val="0"/>
                <w:color w:val="4D4D4C"/>
                <w:sz w:val="20"/>
                <w:szCs w:val="20"/>
              </w:rPr>
              <w:t>A</w:t>
            </w:r>
          </w:p>
        </w:tc>
      </w:tr>
      <w:tr w:rsidR="00E6306F" w:rsidRPr="005E36C8" w14:paraId="360542CB" w14:textId="77777777" w:rsidTr="005336A6">
        <w:trPr>
          <w:trHeight w:val="364"/>
        </w:trPr>
        <w:tc>
          <w:tcPr>
            <w:tcW w:w="5000" w:type="pct"/>
            <w:gridSpan w:val="3"/>
            <w:tcBorders>
              <w:top w:val="single" w:sz="4" w:space="0" w:color="auto"/>
              <w:bottom w:val="single" w:sz="4" w:space="0" w:color="auto"/>
            </w:tcBorders>
            <w:noWrap/>
            <w:vAlign w:val="top"/>
          </w:tcPr>
          <w:p w14:paraId="7C3FC8BF"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0"/>
              </w:rPr>
            </w:pPr>
            <w:r w:rsidRPr="00FB2690">
              <w:rPr>
                <w:caps w:val="0"/>
                <w:sz w:val="20"/>
                <w:szCs w:val="22"/>
              </w:rPr>
              <w:t>If the answer is "yes" or "potentially" to any of the above questions, please provide a brief description of the project situation below. Also, provide justification and/or evidence as necessary to demonstrate compliance with applicable requirements.</w:t>
            </w:r>
          </w:p>
        </w:tc>
      </w:tr>
      <w:tr w:rsidR="00E6306F" w:rsidRPr="005E36C8" w14:paraId="1BE81191"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34DCF677" w14:textId="4874CF76" w:rsidR="00E6306F" w:rsidRPr="00CE0033" w:rsidRDefault="003F4F62" w:rsidP="003F4F62">
            <w:pPr>
              <w:pStyle w:val="TablesHeadingGSCyan"/>
              <w:framePr w:hSpace="0" w:wrap="auto" w:vAnchor="margin" w:hAnchor="text" w:yAlign="inline"/>
              <w:spacing w:line="276" w:lineRule="auto"/>
              <w:rPr>
                <w:color w:val="515151" w:themeColor="text1"/>
              </w:rPr>
            </w:pPr>
            <w:r>
              <w:rPr>
                <w:i/>
                <w:iCs/>
                <w:caps w:val="0"/>
                <w:color w:val="4D4D4C"/>
                <w:sz w:val="20"/>
                <w:szCs w:val="20"/>
              </w:rPr>
              <w:t>NA</w:t>
            </w:r>
          </w:p>
        </w:tc>
      </w:tr>
      <w:tr w:rsidR="00E6306F" w:rsidRPr="00A978AA" w14:paraId="039BEB73" w14:textId="77777777" w:rsidTr="005336A6">
        <w:trPr>
          <w:trHeight w:val="364"/>
        </w:trPr>
        <w:tc>
          <w:tcPr>
            <w:tcW w:w="5000" w:type="pct"/>
            <w:gridSpan w:val="3"/>
            <w:tcBorders>
              <w:top w:val="single" w:sz="4" w:space="0" w:color="auto"/>
              <w:bottom w:val="single" w:sz="4" w:space="0" w:color="auto"/>
            </w:tcBorders>
            <w:noWrap/>
            <w:vAlign w:val="top"/>
          </w:tcPr>
          <w:p w14:paraId="30F6B574" w14:textId="77777777" w:rsidR="00E6306F" w:rsidRPr="00A978AA" w:rsidRDefault="00E6306F" w:rsidP="00E6306F">
            <w:pPr>
              <w:pStyle w:val="TablesHeadingGSCyan"/>
              <w:framePr w:hSpace="0" w:wrap="auto" w:vAnchor="margin" w:hAnchor="text" w:yAlign="inline"/>
              <w:spacing w:line="276" w:lineRule="auto"/>
              <w:rPr>
                <w:i/>
                <w:iCs/>
                <w:caps w:val="0"/>
                <w:color w:val="4D4D4C"/>
                <w:sz w:val="20"/>
                <w:szCs w:val="20"/>
              </w:rPr>
            </w:pPr>
            <w:r w:rsidRPr="00CE0033">
              <w:rPr>
                <w:rStyle w:val="SmartLink1"/>
              </w:rPr>
              <w:fldChar w:fldCharType="begin"/>
            </w:r>
            <w:r w:rsidRPr="00CE0033">
              <w:rPr>
                <w:rStyle w:val="SmartLink1"/>
              </w:rPr>
              <w:instrText xml:space="preserve"> REF _Ref136347763 \w \h </w:instrText>
            </w:r>
            <w:r>
              <w:rPr>
                <w:rStyle w:val="SmartLink1"/>
              </w:rPr>
              <w:instrText xml:space="preserve"> \* MERGEFORMAT </w:instrText>
            </w:r>
            <w:r w:rsidRPr="00CE0033">
              <w:rPr>
                <w:rStyle w:val="SmartLink1"/>
              </w:rPr>
            </w:r>
            <w:r w:rsidRPr="00CE0033">
              <w:rPr>
                <w:rStyle w:val="SmartLink1"/>
              </w:rPr>
              <w:fldChar w:fldCharType="separate"/>
            </w:r>
            <w:r w:rsidRPr="00CE0033">
              <w:rPr>
                <w:rStyle w:val="SmartLink1"/>
              </w:rPr>
              <w:t>P.9.2 |</w:t>
            </w:r>
            <w:r w:rsidRPr="00CE0033">
              <w:rPr>
                <w:rStyle w:val="SmartLink1"/>
              </w:rPr>
              <w:fldChar w:fldCharType="end"/>
            </w:r>
            <w:r w:rsidRPr="00CE0033">
              <w:rPr>
                <w:rStyle w:val="SmartLink1"/>
              </w:rPr>
              <w:fldChar w:fldCharType="begin"/>
            </w:r>
            <w:r w:rsidRPr="00CE0033">
              <w:rPr>
                <w:rStyle w:val="SmartLink1"/>
              </w:rPr>
              <w:instrText xml:space="preserve"> REF _Ref136347770 \h </w:instrText>
            </w:r>
            <w:r>
              <w:rPr>
                <w:rStyle w:val="SmartLink1"/>
              </w:rPr>
              <w:instrText xml:space="preserve"> \* MERGEFORMAT </w:instrText>
            </w:r>
            <w:r w:rsidRPr="00CE0033">
              <w:rPr>
                <w:rStyle w:val="SmartLink1"/>
              </w:rPr>
            </w:r>
            <w:r w:rsidRPr="00CE0033">
              <w:rPr>
                <w:rStyle w:val="SmartLink1"/>
              </w:rPr>
              <w:fldChar w:fldCharType="separate"/>
            </w:r>
            <w:r w:rsidRPr="00CE0033">
              <w:rPr>
                <w:rStyle w:val="SmartLink1"/>
              </w:rPr>
              <w:t>Vulnerability to Natural Disaster</w:t>
            </w:r>
            <w:r w:rsidRPr="00CE0033">
              <w:rPr>
                <w:rStyle w:val="SmartLink1"/>
              </w:rPr>
              <w:fldChar w:fldCharType="end"/>
            </w:r>
          </w:p>
        </w:tc>
      </w:tr>
      <w:tr w:rsidR="00E6306F" w:rsidRPr="00A978AA" w14:paraId="42AE554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FA4591F" w14:textId="77777777" w:rsidR="00E6306F" w:rsidRPr="00CE0033" w:rsidRDefault="00E6306F" w:rsidP="00E6306F">
            <w:pPr>
              <w:pStyle w:val="TablesHeadingGSCyan"/>
              <w:framePr w:hSpace="0" w:wrap="auto" w:vAnchor="margin" w:hAnchor="text" w:yAlign="inline"/>
              <w:spacing w:line="276" w:lineRule="auto"/>
              <w:rPr>
                <w:rStyle w:val="SmartLink1"/>
              </w:rPr>
            </w:pPr>
            <w:r w:rsidRPr="00CE0033">
              <w:rPr>
                <w:rStyle w:val="SmartLink1"/>
                <w:sz w:val="20"/>
                <w:szCs w:val="22"/>
              </w:rPr>
              <w:fldChar w:fldCharType="begin"/>
            </w:r>
            <w:r w:rsidRPr="00CE0033">
              <w:rPr>
                <w:rStyle w:val="SmartLink1"/>
                <w:sz w:val="20"/>
                <w:szCs w:val="22"/>
              </w:rPr>
              <w:instrText xml:space="preserve"> REF _Ref136348023 \w \h </w:instrText>
            </w:r>
            <w:r>
              <w:rPr>
                <w:rStyle w:val="SmartLink1"/>
                <w:sz w:val="20"/>
                <w:szCs w:val="22"/>
              </w:rPr>
              <w:instrText xml:space="preserve"> \* MERGEFORMAT </w:instrText>
            </w:r>
            <w:r w:rsidRPr="00CE0033">
              <w:rPr>
                <w:rStyle w:val="SmartLink1"/>
                <w:sz w:val="20"/>
                <w:szCs w:val="22"/>
              </w:rPr>
            </w:r>
            <w:r w:rsidRPr="00CE0033">
              <w:rPr>
                <w:rStyle w:val="SmartLink1"/>
                <w:sz w:val="20"/>
                <w:szCs w:val="22"/>
              </w:rPr>
              <w:fldChar w:fldCharType="separate"/>
            </w:r>
            <w:r w:rsidRPr="00CE0033">
              <w:rPr>
                <w:rStyle w:val="SmartLink1"/>
                <w:sz w:val="20"/>
                <w:szCs w:val="22"/>
              </w:rPr>
              <w:t>P.9.2.1 |</w:t>
            </w:r>
            <w:r w:rsidRPr="00CE0033">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2EFBB289" w14:textId="77777777" w:rsidR="00E6306F" w:rsidRPr="00CE0033" w:rsidRDefault="00E6306F" w:rsidP="00E6306F">
            <w:pPr>
              <w:pStyle w:val="TablesHeadingGSCyan"/>
              <w:framePr w:hSpace="0" w:wrap="auto" w:vAnchor="margin" w:hAnchor="text" w:yAlign="inline"/>
              <w:rPr>
                <w:rStyle w:val="SmartLink1"/>
              </w:rPr>
            </w:pPr>
            <w:r w:rsidRPr="00CE0033">
              <w:rPr>
                <w:caps w:val="0"/>
                <w:color w:val="4D4D4C"/>
                <w:sz w:val="20"/>
                <w:szCs w:val="20"/>
              </w:rPr>
              <w:t>Does the project have any risks associated with natural or man-made hazards that could result from land use changes due to the project?</w:t>
            </w:r>
          </w:p>
        </w:tc>
        <w:tc>
          <w:tcPr>
            <w:tcW w:w="953" w:type="pct"/>
            <w:tcBorders>
              <w:top w:val="single" w:sz="4" w:space="0" w:color="auto"/>
              <w:left w:val="single" w:sz="4" w:space="0" w:color="auto"/>
              <w:bottom w:val="single" w:sz="4" w:space="0" w:color="auto"/>
            </w:tcBorders>
          </w:tcPr>
          <w:p w14:paraId="00552EBE" w14:textId="70247AD1" w:rsidR="003F4F62" w:rsidRPr="00025A8A" w:rsidDel="00A63097" w:rsidRDefault="003F4F62" w:rsidP="003F4F62">
            <w:pPr>
              <w:pStyle w:val="TablesHeadingGSCyan"/>
              <w:framePr w:hSpace="0" w:wrap="auto" w:vAnchor="margin" w:hAnchor="text" w:yAlign="inline"/>
              <w:rPr>
                <w:caps w:val="0"/>
                <w:color w:val="4D4D4C"/>
                <w:sz w:val="20"/>
                <w:szCs w:val="20"/>
              </w:rPr>
            </w:pPr>
            <w:r>
              <w:rPr>
                <w:rFonts w:ascii="MS Gothic" w:eastAsia="MS Gothic" w:hAnsi="MS Gothic" w:hint="eastAsia"/>
                <w:sz w:val="20"/>
                <w:szCs w:val="20"/>
              </w:rPr>
              <w:t>☐</w:t>
            </w:r>
            <w:r w:rsidRPr="00025A8A" w:rsidDel="00A63097">
              <w:rPr>
                <w:caps w:val="0"/>
                <w:color w:val="4D4D4C"/>
                <w:sz w:val="20"/>
                <w:szCs w:val="20"/>
              </w:rPr>
              <w:t xml:space="preserve"> YES</w:t>
            </w:r>
          </w:p>
          <w:p w14:paraId="6B51F845" w14:textId="7CE1665A" w:rsidR="00E6306F" w:rsidRPr="00CE0033" w:rsidRDefault="003F4F62" w:rsidP="003F4F62">
            <w:pPr>
              <w:pStyle w:val="TablesHeadingGSCyan"/>
              <w:framePr w:hSpace="0" w:wrap="auto" w:vAnchor="margin" w:hAnchor="text" w:yAlign="inline"/>
              <w:spacing w:line="276" w:lineRule="auto"/>
              <w:rPr>
                <w:rStyle w:val="SmartLink1"/>
              </w:rPr>
            </w:pPr>
            <w:r>
              <w:rPr>
                <w:rFonts w:ascii="MS Gothic" w:eastAsia="MS Gothic" w:hAnsi="MS Gothic" w:hint="eastAsia"/>
                <w:caps w:val="0"/>
                <w:color w:val="4D4D4C"/>
                <w:sz w:val="20"/>
                <w:szCs w:val="20"/>
                <w:u w:val="single"/>
                <w:shd w:val="clear" w:color="auto" w:fill="E1DFDD"/>
              </w:rPr>
              <w:t>☒</w:t>
            </w:r>
            <w:r w:rsidRPr="00025A8A" w:rsidDel="00A63097">
              <w:rPr>
                <w:caps w:val="0"/>
                <w:color w:val="4D4D4C"/>
                <w:sz w:val="20"/>
                <w:szCs w:val="20"/>
              </w:rPr>
              <w:t xml:space="preserve"> NO</w:t>
            </w:r>
          </w:p>
        </w:tc>
      </w:tr>
      <w:tr w:rsidR="00E6306F" w:rsidRPr="00A978AA" w14:paraId="5CF952FD" w14:textId="77777777" w:rsidTr="005336A6">
        <w:trPr>
          <w:trHeight w:val="364"/>
        </w:trPr>
        <w:tc>
          <w:tcPr>
            <w:tcW w:w="5000" w:type="pct"/>
            <w:gridSpan w:val="3"/>
            <w:tcBorders>
              <w:top w:val="single" w:sz="4" w:space="0" w:color="auto"/>
              <w:bottom w:val="single" w:sz="4" w:space="0" w:color="auto"/>
            </w:tcBorders>
            <w:noWrap/>
            <w:vAlign w:val="top"/>
          </w:tcPr>
          <w:p w14:paraId="350A089E" w14:textId="77777777" w:rsidR="00E6306F" w:rsidRPr="00E54FDB" w:rsidRDefault="00E6306F" w:rsidP="00E6306F">
            <w:pPr>
              <w:pStyle w:val="TablesHeadingGSCyan"/>
              <w:framePr w:hSpace="0" w:wrap="auto" w:vAnchor="margin" w:hAnchor="text" w:yAlign="inline"/>
              <w:rPr>
                <w:rFonts w:ascii="Segoe UI Symbol" w:hAnsi="Segoe UI Symbol" w:cs="Segoe UI Symbol"/>
                <w:caps w:val="0"/>
                <w:color w:val="4D4D4C"/>
                <w:sz w:val="20"/>
                <w:szCs w:val="20"/>
              </w:rPr>
            </w:pPr>
            <w:r w:rsidRPr="00770304">
              <w:rPr>
                <w:caps w:val="0"/>
                <w:sz w:val="20"/>
                <w:szCs w:val="22"/>
              </w:rPr>
              <w:t>If the answ</w:t>
            </w:r>
            <w:r w:rsidRPr="00813E0B">
              <w:rPr>
                <w:caps w:val="0"/>
                <w:sz w:val="20"/>
                <w:szCs w:val="22"/>
              </w:rPr>
              <w:t xml:space="preserve">er to </w:t>
            </w:r>
            <w:r w:rsidRPr="00770304">
              <w:rPr>
                <w:caps w:val="0"/>
                <w:sz w:val="20"/>
                <w:szCs w:val="22"/>
              </w:rPr>
              <w:t xml:space="preserve">question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A978AA" w14:paraId="5EFC8063"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35D8F359" w14:textId="6DA806C0" w:rsidR="00E6306F" w:rsidRPr="00BF1765" w:rsidRDefault="003F4F62" w:rsidP="003F4F62">
            <w:pPr>
              <w:pStyle w:val="TablesHeadingGSCyan"/>
              <w:framePr w:hSpace="0" w:wrap="auto" w:vAnchor="margin" w:hAnchor="text" w:yAlign="inline"/>
            </w:pPr>
            <w:r>
              <w:rPr>
                <w:rFonts w:ascii="Segoe UI Symbol" w:hAnsi="Segoe UI Symbol" w:cs="Segoe UI Symbol"/>
                <w:caps w:val="0"/>
                <w:color w:val="515151" w:themeColor="text1"/>
                <w:sz w:val="20"/>
                <w:szCs w:val="20"/>
              </w:rPr>
              <w:t>NA</w:t>
            </w:r>
          </w:p>
        </w:tc>
      </w:tr>
      <w:tr w:rsidR="00E6306F" w:rsidRPr="005E36C8" w14:paraId="0FB27AFA" w14:textId="77777777" w:rsidTr="005336A6">
        <w:trPr>
          <w:trHeight w:val="364"/>
        </w:trPr>
        <w:tc>
          <w:tcPr>
            <w:tcW w:w="5000" w:type="pct"/>
            <w:gridSpan w:val="3"/>
            <w:tcBorders>
              <w:top w:val="single" w:sz="4" w:space="0" w:color="auto"/>
              <w:bottom w:val="single" w:sz="4" w:space="0" w:color="auto"/>
            </w:tcBorders>
            <w:noWrap/>
            <w:vAlign w:val="top"/>
          </w:tcPr>
          <w:p w14:paraId="17D634C0" w14:textId="77777777" w:rsidR="00E6306F" w:rsidRPr="002D52A6" w:rsidRDefault="00E6306F" w:rsidP="00E6306F">
            <w:pPr>
              <w:rPr>
                <w:color w:val="00B9BD" w:themeColor="accent1"/>
                <w:sz w:val="20"/>
                <w:szCs w:val="22"/>
              </w:rPr>
            </w:pPr>
            <w:r w:rsidRPr="002D52A6">
              <w:rPr>
                <w:color w:val="00B9BD" w:themeColor="accent1"/>
                <w:sz w:val="20"/>
                <w:szCs w:val="22"/>
              </w:rPr>
              <w:t>Would the project involve or lead to:</w:t>
            </w:r>
          </w:p>
        </w:tc>
      </w:tr>
      <w:tr w:rsidR="00E6306F" w:rsidRPr="005E36C8" w14:paraId="264D403B"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D247866"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2"/>
              </w:rPr>
            </w:pPr>
            <w:r w:rsidRPr="00CE0033">
              <w:rPr>
                <w:rStyle w:val="SmartLink1"/>
                <w:sz w:val="20"/>
              </w:rPr>
              <w:fldChar w:fldCharType="begin"/>
            </w:r>
            <w:r w:rsidRPr="00CE0033">
              <w:rPr>
                <w:rStyle w:val="SmartLink1"/>
                <w:sz w:val="20"/>
              </w:rPr>
              <w:instrText xml:space="preserve"> REF _Ref136348319 \w \h </w:instrText>
            </w:r>
            <w:r>
              <w:rPr>
                <w:rStyle w:val="SmartLink1"/>
                <w:sz w:val="20"/>
              </w:rPr>
              <w:instrText xml:space="preserve"> \* MERGEFORMAT </w:instrText>
            </w:r>
            <w:r w:rsidRPr="00CE0033">
              <w:rPr>
                <w:rStyle w:val="SmartLink1"/>
                <w:sz w:val="20"/>
              </w:rPr>
            </w:r>
            <w:r w:rsidRPr="00CE0033">
              <w:rPr>
                <w:rStyle w:val="SmartLink1"/>
                <w:sz w:val="20"/>
              </w:rPr>
              <w:fldChar w:fldCharType="separate"/>
            </w:r>
            <w:r w:rsidRPr="00CE0033">
              <w:rPr>
                <w:rStyle w:val="SmartLink1"/>
                <w:sz w:val="20"/>
              </w:rPr>
              <w:t>P.9.2.2 |</w:t>
            </w:r>
            <w:r w:rsidRPr="00CE0033">
              <w:rPr>
                <w:rStyle w:val="SmartLink1"/>
                <w:sz w:val="20"/>
              </w:rPr>
              <w:fldChar w:fldCharType="end"/>
            </w:r>
          </w:p>
        </w:tc>
        <w:tc>
          <w:tcPr>
            <w:tcW w:w="3285" w:type="pct"/>
            <w:tcBorders>
              <w:top w:val="single" w:sz="4" w:space="0" w:color="auto"/>
              <w:bottom w:val="single" w:sz="4" w:space="0" w:color="auto"/>
              <w:right w:val="single" w:sz="4" w:space="0" w:color="auto"/>
            </w:tcBorders>
          </w:tcPr>
          <w:p w14:paraId="0B2BC802" w14:textId="77777777" w:rsidR="00E6306F" w:rsidRPr="005E36C8"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a</w:t>
            </w:r>
            <w:r w:rsidRPr="00CE0033">
              <w:rPr>
                <w:caps w:val="0"/>
                <w:color w:val="4D4D4C"/>
                <w:sz w:val="20"/>
                <w:szCs w:val="20"/>
              </w:rPr>
              <w:t>ny potential risks that require emergency preparedness and response planning?</w:t>
            </w:r>
          </w:p>
        </w:tc>
        <w:tc>
          <w:tcPr>
            <w:tcW w:w="953" w:type="pct"/>
            <w:tcBorders>
              <w:top w:val="single" w:sz="4" w:space="0" w:color="auto"/>
              <w:left w:val="single" w:sz="4" w:space="0" w:color="auto"/>
              <w:bottom w:val="single" w:sz="4" w:space="0" w:color="auto"/>
            </w:tcBorders>
          </w:tcPr>
          <w:p w14:paraId="29A4BE3C" w14:textId="77777777" w:rsidR="00E6306F" w:rsidRPr="00E54FDB" w:rsidDel="00FB5485" w:rsidRDefault="00E6306F" w:rsidP="00E6306F">
            <w:pPr>
              <w:pStyle w:val="TablesHeadingGSCyan"/>
              <w:framePr w:hSpace="0" w:wrap="auto" w:vAnchor="margin" w:hAnchor="text" w:yAlign="inline"/>
              <w:rPr>
                <w:caps w:val="0"/>
                <w:color w:val="4D4D4C"/>
                <w:sz w:val="20"/>
                <w:szCs w:val="20"/>
              </w:rPr>
            </w:pPr>
            <w:r w:rsidRPr="00E54FDB" w:rsidDel="00FB5485">
              <w:rPr>
                <w:rFonts w:ascii="Segoe UI Symbol" w:hAnsi="Segoe UI Symbol" w:cs="Segoe UI Symbol"/>
                <w:caps w:val="0"/>
                <w:color w:val="4D4D4C"/>
                <w:sz w:val="20"/>
                <w:szCs w:val="20"/>
              </w:rPr>
              <w:t>☐</w:t>
            </w:r>
            <w:r w:rsidRPr="00E54FDB" w:rsidDel="00FB5485">
              <w:rPr>
                <w:caps w:val="0"/>
                <w:color w:val="4D4D4C"/>
                <w:sz w:val="20"/>
                <w:szCs w:val="20"/>
              </w:rPr>
              <w:t xml:space="preserve"> YES</w:t>
            </w:r>
          </w:p>
          <w:p w14:paraId="3022BE8B" w14:textId="77777777" w:rsidR="00E6306F" w:rsidRPr="00E54FDB" w:rsidDel="00FB5485" w:rsidRDefault="00E6306F" w:rsidP="00E6306F">
            <w:pPr>
              <w:pStyle w:val="TablesHeadingGSCyan"/>
              <w:framePr w:hSpace="0" w:wrap="auto" w:vAnchor="margin" w:hAnchor="text" w:yAlign="inline"/>
              <w:rPr>
                <w:caps w:val="0"/>
                <w:color w:val="4D4D4C"/>
                <w:sz w:val="20"/>
                <w:szCs w:val="20"/>
              </w:rPr>
            </w:pPr>
            <w:r w:rsidRPr="00E54FDB" w:rsidDel="00FB5485">
              <w:rPr>
                <w:rFonts w:ascii="Segoe UI Symbol" w:hAnsi="Segoe UI Symbol" w:cs="Segoe UI Symbol"/>
                <w:caps w:val="0"/>
                <w:color w:val="4D4D4C"/>
                <w:sz w:val="20"/>
                <w:szCs w:val="20"/>
              </w:rPr>
              <w:t>☐</w:t>
            </w:r>
            <w:r w:rsidRPr="00E54FDB" w:rsidDel="00FB5485">
              <w:rPr>
                <w:caps w:val="0"/>
                <w:color w:val="4D4D4C"/>
                <w:sz w:val="20"/>
                <w:szCs w:val="20"/>
              </w:rPr>
              <w:t xml:space="preserve"> POTENTIALLY</w:t>
            </w:r>
          </w:p>
          <w:p w14:paraId="3FF49D8F"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0"/>
              </w:rPr>
            </w:pPr>
            <w:r w:rsidRPr="00E54FDB" w:rsidDel="00FB5485">
              <w:rPr>
                <w:rFonts w:ascii="Segoe UI Symbol" w:hAnsi="Segoe UI Symbol" w:cs="Segoe UI Symbol"/>
                <w:caps w:val="0"/>
                <w:color w:val="4D4D4C"/>
                <w:sz w:val="20"/>
                <w:szCs w:val="20"/>
              </w:rPr>
              <w:t>☐</w:t>
            </w:r>
            <w:r w:rsidRPr="00E54FDB" w:rsidDel="00FB5485">
              <w:rPr>
                <w:caps w:val="0"/>
                <w:color w:val="4D4D4C"/>
                <w:sz w:val="20"/>
                <w:szCs w:val="20"/>
              </w:rPr>
              <w:t xml:space="preserve"> NO</w:t>
            </w:r>
          </w:p>
        </w:tc>
      </w:tr>
      <w:tr w:rsidR="00E6306F" w:rsidRPr="005E36C8" w14:paraId="6E7EA222"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CA5E3A2" w14:textId="77777777" w:rsidR="00E6306F" w:rsidRPr="005E36C8" w:rsidRDefault="00E6306F" w:rsidP="00E6306F">
            <w:pPr>
              <w:pStyle w:val="TablesHeadingGSCyan"/>
              <w:framePr w:hSpace="0" w:wrap="auto" w:vAnchor="margin" w:hAnchor="text" w:yAlign="inline"/>
              <w:rPr>
                <w:caps w:val="0"/>
                <w:color w:val="4D4D4C"/>
                <w:sz w:val="20"/>
                <w:szCs w:val="22"/>
              </w:rPr>
            </w:pPr>
            <w:r w:rsidRPr="00CE0033">
              <w:rPr>
                <w:rStyle w:val="SmartLink1"/>
                <w:sz w:val="20"/>
              </w:rPr>
              <w:fldChar w:fldCharType="begin"/>
            </w:r>
            <w:r w:rsidRPr="00CE0033">
              <w:rPr>
                <w:rStyle w:val="SmartLink1"/>
                <w:sz w:val="20"/>
              </w:rPr>
              <w:instrText xml:space="preserve"> REF _Ref136348319 \w \h </w:instrText>
            </w:r>
            <w:r>
              <w:rPr>
                <w:rStyle w:val="SmartLink1"/>
                <w:sz w:val="20"/>
              </w:rPr>
              <w:instrText xml:space="preserve"> \* MERGEFORMAT </w:instrText>
            </w:r>
            <w:r w:rsidRPr="00CE0033">
              <w:rPr>
                <w:rStyle w:val="SmartLink1"/>
                <w:sz w:val="20"/>
              </w:rPr>
            </w:r>
            <w:r w:rsidRPr="00CE0033">
              <w:rPr>
                <w:rStyle w:val="SmartLink1"/>
                <w:sz w:val="20"/>
              </w:rPr>
              <w:fldChar w:fldCharType="separate"/>
            </w:r>
            <w:r w:rsidRPr="00CE0033">
              <w:rPr>
                <w:rStyle w:val="SmartLink1"/>
                <w:sz w:val="20"/>
              </w:rPr>
              <w:t>P.9.2.2 |</w:t>
            </w:r>
            <w:r w:rsidRPr="00CE0033">
              <w:rPr>
                <w:rStyle w:val="SmartLink1"/>
                <w:sz w:val="20"/>
              </w:rPr>
              <w:fldChar w:fldCharType="end"/>
            </w:r>
          </w:p>
        </w:tc>
        <w:tc>
          <w:tcPr>
            <w:tcW w:w="3285" w:type="pct"/>
            <w:tcBorders>
              <w:top w:val="single" w:sz="4" w:space="0" w:color="auto"/>
              <w:bottom w:val="single" w:sz="4" w:space="0" w:color="auto"/>
              <w:right w:val="single" w:sz="4" w:space="0" w:color="auto"/>
            </w:tcBorders>
          </w:tcPr>
          <w:p w14:paraId="031AB3A5" w14:textId="77777777" w:rsidR="00E6306F" w:rsidRPr="00E54FDB"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if answer to above question “yes” or “potentially”, d</w:t>
            </w:r>
            <w:r w:rsidRPr="00CE0033">
              <w:rPr>
                <w:caps w:val="0"/>
                <w:color w:val="4D4D4C"/>
                <w:sz w:val="20"/>
                <w:szCs w:val="20"/>
              </w:rPr>
              <w:t xml:space="preserve">id the </w:t>
            </w:r>
            <w:r>
              <w:rPr>
                <w:caps w:val="0"/>
                <w:color w:val="4D4D4C"/>
                <w:sz w:val="20"/>
                <w:szCs w:val="20"/>
              </w:rPr>
              <w:t>project developer</w:t>
            </w:r>
            <w:r w:rsidRPr="00CE0033">
              <w:rPr>
                <w:caps w:val="0"/>
                <w:color w:val="4D4D4C"/>
                <w:sz w:val="20"/>
                <w:szCs w:val="20"/>
              </w:rPr>
              <w:t xml:space="preserve"> disclose appropriate information about emergency preparedness and response to affected communities?</w:t>
            </w:r>
          </w:p>
        </w:tc>
        <w:tc>
          <w:tcPr>
            <w:tcW w:w="953" w:type="pct"/>
            <w:tcBorders>
              <w:top w:val="single" w:sz="4" w:space="0" w:color="auto"/>
              <w:left w:val="single" w:sz="4" w:space="0" w:color="auto"/>
              <w:bottom w:val="single" w:sz="4" w:space="0" w:color="auto"/>
            </w:tcBorders>
          </w:tcPr>
          <w:p w14:paraId="326A62BC" w14:textId="56AA864D"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365A9D11" w14:textId="57169AF6"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4D486CB1" w14:textId="0ED34313" w:rsidR="00E6306F" w:rsidRPr="00E54FDB" w:rsidRDefault="00E8032E" w:rsidP="00E6306F">
            <w:pPr>
              <w:pStyle w:val="TablesHeadingGSCyan"/>
              <w:framePr w:hSpace="0" w:wrap="auto" w:vAnchor="margin" w:hAnchor="text" w:yAlign="inline"/>
              <w:rPr>
                <w:rFonts w:ascii="Segoe UI Symbol" w:hAnsi="Segoe UI Symbol" w:cs="Segoe UI Symbol"/>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3960D065" w14:textId="77777777" w:rsidTr="005336A6">
        <w:trPr>
          <w:trHeight w:val="364"/>
        </w:trPr>
        <w:tc>
          <w:tcPr>
            <w:tcW w:w="5000" w:type="pct"/>
            <w:gridSpan w:val="3"/>
            <w:tcBorders>
              <w:top w:val="single" w:sz="4" w:space="0" w:color="auto"/>
              <w:bottom w:val="single" w:sz="4" w:space="0" w:color="auto"/>
            </w:tcBorders>
            <w:noWrap/>
            <w:vAlign w:val="top"/>
          </w:tcPr>
          <w:p w14:paraId="0B1ED868" w14:textId="77777777" w:rsidR="00E6306F" w:rsidRPr="00E54FDB" w:rsidRDefault="00E6306F" w:rsidP="00E6306F">
            <w:pPr>
              <w:pStyle w:val="TablesHeadingGSCyan"/>
              <w:framePr w:hSpace="0" w:wrap="auto" w:vAnchor="margin" w:hAnchor="text" w:yAlign="inline"/>
              <w:rPr>
                <w:rFonts w:ascii="Segoe UI Symbol" w:hAnsi="Segoe UI Symbol" w:cs="Segoe UI Symbol"/>
                <w:caps w:val="0"/>
                <w:color w:val="4D4D4C"/>
                <w:sz w:val="20"/>
                <w:szCs w:val="20"/>
              </w:rPr>
            </w:pPr>
            <w:r w:rsidRPr="00FB2690">
              <w:rPr>
                <w:caps w:val="0"/>
                <w:sz w:val="20"/>
                <w:szCs w:val="22"/>
              </w:rPr>
              <w:t>If the answer is "yes" or "potentially" to any of the above questions, please provide a brief description of the project situation below. Also, provide justification and/or evidence as necessary to demonstrate compliance with applicable requirements.</w:t>
            </w:r>
          </w:p>
        </w:tc>
      </w:tr>
      <w:tr w:rsidR="00E6306F" w:rsidRPr="005E36C8" w14:paraId="1A3D941F"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07A9DADA" w14:textId="03D18745" w:rsidR="00E6306F" w:rsidRPr="00E8032E" w:rsidRDefault="00E8032E" w:rsidP="00E8032E">
            <w:pPr>
              <w:pStyle w:val="TablesHeadingGSCyan"/>
              <w:framePr w:hSpace="0" w:wrap="auto" w:vAnchor="margin" w:hAnchor="text" w:yAlign="inline"/>
              <w:spacing w:line="276" w:lineRule="auto"/>
              <w:rPr>
                <w:rFonts w:asciiTheme="minorHAnsi" w:hAnsiTheme="minorHAnsi"/>
                <w:color w:val="00B9BD" w:themeColor="hyperlink"/>
                <w:u w:val="single"/>
                <w:shd w:val="clear" w:color="auto" w:fill="E1DFDD"/>
              </w:rPr>
            </w:pPr>
            <w:r>
              <w:rPr>
                <w:i/>
                <w:iCs/>
                <w:caps w:val="0"/>
                <w:color w:val="4D4D4C"/>
                <w:sz w:val="20"/>
                <w:szCs w:val="20"/>
              </w:rPr>
              <w:t>NA</w:t>
            </w:r>
          </w:p>
        </w:tc>
      </w:tr>
      <w:tr w:rsidR="00E6306F" w:rsidRPr="00AC7384" w14:paraId="00F526E5" w14:textId="77777777" w:rsidTr="005336A6">
        <w:trPr>
          <w:trHeight w:val="364"/>
        </w:trPr>
        <w:tc>
          <w:tcPr>
            <w:tcW w:w="5000" w:type="pct"/>
            <w:gridSpan w:val="3"/>
            <w:tcBorders>
              <w:top w:val="single" w:sz="4" w:space="0" w:color="auto"/>
              <w:bottom w:val="single" w:sz="4" w:space="0" w:color="auto"/>
            </w:tcBorders>
            <w:noWrap/>
            <w:vAlign w:val="top"/>
          </w:tcPr>
          <w:p w14:paraId="47682235" w14:textId="77777777" w:rsidR="00E6306F" w:rsidRPr="00CE0033" w:rsidRDefault="00E6306F" w:rsidP="00E6306F">
            <w:pPr>
              <w:pStyle w:val="TablesHeadingGSCyan"/>
              <w:framePr w:hSpace="0" w:wrap="auto" w:vAnchor="margin" w:hAnchor="text" w:yAlign="inline"/>
              <w:spacing w:line="276" w:lineRule="auto"/>
              <w:rPr>
                <w:rStyle w:val="SmartLink1"/>
              </w:rPr>
            </w:pPr>
            <w:r w:rsidRPr="00CE0033">
              <w:rPr>
                <w:rStyle w:val="SmartLink1"/>
              </w:rPr>
              <w:fldChar w:fldCharType="begin"/>
            </w:r>
            <w:r w:rsidRPr="00CE0033">
              <w:rPr>
                <w:rStyle w:val="SmartLink1"/>
              </w:rPr>
              <w:instrText xml:space="preserve"> REF _Ref136348409 \w \h </w:instrText>
            </w:r>
            <w:r>
              <w:rPr>
                <w:rStyle w:val="SmartLink1"/>
              </w:rPr>
              <w:instrText xml:space="preserve"> \* MERGEFORMAT </w:instrText>
            </w:r>
            <w:r w:rsidRPr="00CE0033">
              <w:rPr>
                <w:rStyle w:val="SmartLink1"/>
              </w:rPr>
            </w:r>
            <w:r w:rsidRPr="00CE0033">
              <w:rPr>
                <w:rStyle w:val="SmartLink1"/>
              </w:rPr>
              <w:fldChar w:fldCharType="separate"/>
            </w:r>
            <w:r w:rsidRPr="00CE0033">
              <w:rPr>
                <w:rStyle w:val="SmartLink1"/>
              </w:rPr>
              <w:t>P.9.3 |</w:t>
            </w:r>
            <w:r w:rsidRPr="00CE0033">
              <w:rPr>
                <w:rStyle w:val="SmartLink1"/>
              </w:rPr>
              <w:fldChar w:fldCharType="end"/>
            </w:r>
            <w:r w:rsidRPr="00CE0033">
              <w:rPr>
                <w:rStyle w:val="SmartLink1"/>
              </w:rPr>
              <w:fldChar w:fldCharType="begin"/>
            </w:r>
            <w:r w:rsidRPr="00CE0033">
              <w:rPr>
                <w:rStyle w:val="SmartLink1"/>
              </w:rPr>
              <w:instrText xml:space="preserve"> REF _Ref136348428 \h </w:instrText>
            </w:r>
            <w:r>
              <w:rPr>
                <w:rStyle w:val="SmartLink1"/>
              </w:rPr>
              <w:instrText xml:space="preserve"> \* MERGEFORMAT </w:instrText>
            </w:r>
            <w:r w:rsidRPr="00CE0033">
              <w:rPr>
                <w:rStyle w:val="SmartLink1"/>
              </w:rPr>
            </w:r>
            <w:r w:rsidRPr="00CE0033">
              <w:rPr>
                <w:rStyle w:val="SmartLink1"/>
              </w:rPr>
              <w:fldChar w:fldCharType="separate"/>
            </w:r>
            <w:r w:rsidRPr="00CE0033">
              <w:rPr>
                <w:rStyle w:val="SmartLink1"/>
              </w:rPr>
              <w:t>Biosafety and Genetic Resources</w:t>
            </w:r>
            <w:r w:rsidRPr="00CE0033">
              <w:rPr>
                <w:rStyle w:val="SmartLink1"/>
              </w:rPr>
              <w:fldChar w:fldCharType="end"/>
            </w:r>
          </w:p>
        </w:tc>
      </w:tr>
      <w:tr w:rsidR="00E6306F" w:rsidRPr="00AC7384" w14:paraId="47887B40"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7E1D849" w14:textId="77777777" w:rsidR="00E6306F" w:rsidRPr="00CE0033" w:rsidRDefault="00E6306F" w:rsidP="00E6306F">
            <w:pPr>
              <w:pStyle w:val="TablesHeadingGSCyan"/>
              <w:framePr w:hSpace="0" w:wrap="auto" w:vAnchor="margin" w:hAnchor="text" w:yAlign="inline"/>
              <w:spacing w:line="276" w:lineRule="auto"/>
              <w:rPr>
                <w:rStyle w:val="SmartLink1"/>
              </w:rPr>
            </w:pPr>
            <w:r w:rsidRPr="00CE0033">
              <w:rPr>
                <w:rStyle w:val="SmartLink1"/>
                <w:sz w:val="20"/>
                <w:szCs w:val="22"/>
              </w:rPr>
              <w:fldChar w:fldCharType="begin"/>
            </w:r>
            <w:r w:rsidRPr="00CE0033">
              <w:rPr>
                <w:rStyle w:val="SmartLink1"/>
                <w:sz w:val="20"/>
                <w:szCs w:val="22"/>
              </w:rPr>
              <w:instrText xml:space="preserve"> REF _Ref136348667 \w \h </w:instrText>
            </w:r>
            <w:r>
              <w:rPr>
                <w:rStyle w:val="SmartLink1"/>
                <w:sz w:val="20"/>
                <w:szCs w:val="22"/>
              </w:rPr>
              <w:instrText xml:space="preserve"> \* MERGEFORMAT </w:instrText>
            </w:r>
            <w:r w:rsidRPr="00CE0033">
              <w:rPr>
                <w:rStyle w:val="SmartLink1"/>
                <w:sz w:val="20"/>
                <w:szCs w:val="22"/>
              </w:rPr>
            </w:r>
            <w:r w:rsidRPr="00CE0033">
              <w:rPr>
                <w:rStyle w:val="SmartLink1"/>
                <w:sz w:val="20"/>
                <w:szCs w:val="22"/>
              </w:rPr>
              <w:fldChar w:fldCharType="separate"/>
            </w:r>
            <w:r w:rsidRPr="00CE0033">
              <w:rPr>
                <w:rStyle w:val="SmartLink1"/>
                <w:sz w:val="20"/>
                <w:szCs w:val="22"/>
              </w:rPr>
              <w:t>P.9.3.1 |</w:t>
            </w:r>
            <w:r w:rsidRPr="00CE0033">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0E335219" w14:textId="77777777" w:rsidR="00E6306F" w:rsidRPr="00CE0033" w:rsidRDefault="00E6306F" w:rsidP="00E6306F">
            <w:pPr>
              <w:pStyle w:val="TablesHeadingGSCyan"/>
              <w:framePr w:hSpace="0" w:wrap="auto" w:vAnchor="margin" w:hAnchor="text" w:yAlign="inline"/>
              <w:rPr>
                <w:rStyle w:val="SmartLink1"/>
              </w:rPr>
            </w:pPr>
            <w:r w:rsidRPr="00CE0033">
              <w:rPr>
                <w:caps w:val="0"/>
                <w:color w:val="4D4D4C"/>
                <w:sz w:val="20"/>
                <w:szCs w:val="20"/>
              </w:rPr>
              <w:t>Does the project involve the transfer, handling, and use of genetically modified organisms/living modified organisms that may result in adverse effects on biological diversity?</w:t>
            </w:r>
          </w:p>
        </w:tc>
        <w:tc>
          <w:tcPr>
            <w:tcW w:w="953" w:type="pct"/>
            <w:tcBorders>
              <w:top w:val="single" w:sz="4" w:space="0" w:color="auto"/>
              <w:left w:val="single" w:sz="4" w:space="0" w:color="auto"/>
              <w:bottom w:val="single" w:sz="4" w:space="0" w:color="auto"/>
            </w:tcBorders>
          </w:tcPr>
          <w:p w14:paraId="41641E11" w14:textId="2018A06E" w:rsidR="00E8032E" w:rsidRPr="00025A8A" w:rsidDel="00A63097" w:rsidRDefault="00E8032E" w:rsidP="00E8032E">
            <w:pPr>
              <w:pStyle w:val="TablesHeadingGSCyan"/>
              <w:framePr w:hSpace="0" w:wrap="auto" w:vAnchor="margin" w:hAnchor="text" w:yAlign="inline"/>
              <w:rPr>
                <w:caps w:val="0"/>
                <w:color w:val="4D4D4C"/>
                <w:sz w:val="20"/>
                <w:szCs w:val="20"/>
              </w:rPr>
            </w:pPr>
            <w:r>
              <w:rPr>
                <w:rFonts w:ascii="MS Gothic" w:eastAsia="MS Gothic" w:hAnsi="MS Gothic" w:hint="eastAsia"/>
                <w:sz w:val="20"/>
                <w:szCs w:val="20"/>
              </w:rPr>
              <w:t>☐</w:t>
            </w:r>
            <w:r w:rsidRPr="00025A8A" w:rsidDel="00A63097">
              <w:rPr>
                <w:caps w:val="0"/>
                <w:color w:val="4D4D4C"/>
                <w:sz w:val="20"/>
                <w:szCs w:val="20"/>
              </w:rPr>
              <w:t xml:space="preserve"> YES</w:t>
            </w:r>
          </w:p>
          <w:p w14:paraId="1A303C5D" w14:textId="5EF59242" w:rsidR="00E6306F" w:rsidRPr="00CE0033" w:rsidRDefault="00E8032E" w:rsidP="00E8032E">
            <w:pPr>
              <w:pStyle w:val="TablesHeadingGSCyan"/>
              <w:framePr w:hSpace="0" w:wrap="auto" w:vAnchor="margin" w:hAnchor="text" w:yAlign="inline"/>
              <w:spacing w:line="276" w:lineRule="auto"/>
              <w:rPr>
                <w:rStyle w:val="SmartLink1"/>
              </w:rPr>
            </w:pPr>
            <w:r>
              <w:rPr>
                <w:rFonts w:ascii="MS Gothic" w:eastAsia="MS Gothic" w:hAnsi="MS Gothic" w:hint="eastAsia"/>
                <w:caps w:val="0"/>
                <w:color w:val="4D4D4C"/>
                <w:sz w:val="20"/>
                <w:szCs w:val="20"/>
                <w:u w:val="single"/>
                <w:shd w:val="clear" w:color="auto" w:fill="E1DFDD"/>
              </w:rPr>
              <w:t>☒</w:t>
            </w:r>
            <w:r w:rsidRPr="00025A8A" w:rsidDel="00A63097">
              <w:rPr>
                <w:caps w:val="0"/>
                <w:color w:val="4D4D4C"/>
                <w:sz w:val="20"/>
                <w:szCs w:val="20"/>
              </w:rPr>
              <w:t xml:space="preserve"> NO</w:t>
            </w:r>
          </w:p>
        </w:tc>
      </w:tr>
      <w:tr w:rsidR="00E6306F" w:rsidRPr="00AC7384" w14:paraId="78178DFB" w14:textId="77777777" w:rsidTr="005336A6">
        <w:trPr>
          <w:trHeight w:val="364"/>
        </w:trPr>
        <w:tc>
          <w:tcPr>
            <w:tcW w:w="5000" w:type="pct"/>
            <w:gridSpan w:val="3"/>
            <w:tcBorders>
              <w:top w:val="single" w:sz="4" w:space="0" w:color="auto"/>
              <w:bottom w:val="single" w:sz="4" w:space="0" w:color="auto"/>
            </w:tcBorders>
            <w:noWrap/>
            <w:vAlign w:val="top"/>
          </w:tcPr>
          <w:p w14:paraId="59ED1A51" w14:textId="77777777" w:rsidR="00E6306F" w:rsidRPr="00CE0033" w:rsidRDefault="00E6306F" w:rsidP="00E6306F">
            <w:pPr>
              <w:pStyle w:val="TablesHeadingGSCyan"/>
              <w:framePr w:hSpace="0" w:wrap="auto" w:vAnchor="margin" w:hAnchor="text" w:yAlign="inline"/>
              <w:spacing w:line="276" w:lineRule="auto"/>
              <w:rPr>
                <w:rStyle w:val="SmartLink1"/>
              </w:rPr>
            </w:pPr>
            <w:r w:rsidRPr="00770304">
              <w:rPr>
                <w:caps w:val="0"/>
                <w:sz w:val="20"/>
                <w:szCs w:val="22"/>
              </w:rPr>
              <w:t>If the answ</w:t>
            </w:r>
            <w:r w:rsidRPr="00813E0B">
              <w:rPr>
                <w:caps w:val="0"/>
                <w:sz w:val="20"/>
                <w:szCs w:val="22"/>
              </w:rPr>
              <w:t xml:space="preserve">er to </w:t>
            </w:r>
            <w:r w:rsidRPr="00770304">
              <w:rPr>
                <w:caps w:val="0"/>
                <w:sz w:val="20"/>
                <w:szCs w:val="22"/>
              </w:rPr>
              <w:t xml:space="preserve">question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AC7384" w14:paraId="2AD3FB10"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61E1B46F" w14:textId="00476D66" w:rsidR="00E6306F" w:rsidRPr="00E667E6" w:rsidRDefault="00E667E6" w:rsidP="00E667E6">
            <w:pPr>
              <w:pStyle w:val="TablesHeadingGSCyan"/>
              <w:framePr w:hSpace="0" w:wrap="auto" w:vAnchor="margin" w:hAnchor="text" w:yAlign="inline"/>
              <w:spacing w:line="276" w:lineRule="auto"/>
              <w:rPr>
                <w:rFonts w:asciiTheme="minorHAnsi" w:hAnsiTheme="minorHAnsi"/>
                <w:color w:val="00B9BD" w:themeColor="hyperlink"/>
                <w:u w:val="single"/>
                <w:shd w:val="clear" w:color="auto" w:fill="E1DFDD"/>
              </w:rPr>
            </w:pPr>
            <w:r>
              <w:rPr>
                <w:i/>
                <w:iCs/>
                <w:caps w:val="0"/>
                <w:color w:val="4D4D4C"/>
                <w:sz w:val="20"/>
                <w:szCs w:val="20"/>
              </w:rPr>
              <w:t>NA</w:t>
            </w:r>
          </w:p>
        </w:tc>
      </w:tr>
      <w:tr w:rsidR="00E6306F" w:rsidRPr="005E36C8" w14:paraId="18C30E9A" w14:textId="77777777" w:rsidTr="005336A6">
        <w:trPr>
          <w:trHeight w:val="364"/>
        </w:trPr>
        <w:tc>
          <w:tcPr>
            <w:tcW w:w="5000" w:type="pct"/>
            <w:gridSpan w:val="3"/>
            <w:tcBorders>
              <w:top w:val="single" w:sz="4" w:space="0" w:color="auto"/>
              <w:bottom w:val="single" w:sz="4" w:space="0" w:color="auto"/>
            </w:tcBorders>
            <w:noWrap/>
            <w:vAlign w:val="top"/>
          </w:tcPr>
          <w:p w14:paraId="21536E81" w14:textId="77777777" w:rsidR="00E6306F" w:rsidRPr="005E36C8" w:rsidRDefault="00E6306F" w:rsidP="00E6306F">
            <w:pPr>
              <w:rPr>
                <w:caps/>
                <w:sz w:val="20"/>
                <w:szCs w:val="20"/>
              </w:rPr>
            </w:pPr>
            <w:r w:rsidRPr="002D52A6">
              <w:rPr>
                <w:color w:val="00B9BD" w:themeColor="accent1"/>
                <w:sz w:val="20"/>
                <w:szCs w:val="22"/>
              </w:rPr>
              <w:t>Would the project involve or lead to:</w:t>
            </w:r>
          </w:p>
        </w:tc>
      </w:tr>
      <w:tr w:rsidR="00E6306F" w:rsidRPr="005E36C8" w14:paraId="514E7042"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E13E538" w14:textId="77777777" w:rsidR="00E6306F" w:rsidRPr="005E36C8" w:rsidRDefault="00E6306F" w:rsidP="00E6306F">
            <w:pPr>
              <w:pStyle w:val="TablesHeadingGSCyan"/>
              <w:framePr w:hSpace="0" w:wrap="auto" w:vAnchor="margin" w:hAnchor="text" w:yAlign="inline"/>
              <w:rPr>
                <w:caps w:val="0"/>
                <w:color w:val="4D4D4C"/>
                <w:sz w:val="20"/>
                <w:szCs w:val="22"/>
              </w:rPr>
            </w:pPr>
            <w:r w:rsidRPr="00CE0033">
              <w:rPr>
                <w:rStyle w:val="SmartLink1"/>
                <w:sz w:val="20"/>
                <w:szCs w:val="22"/>
              </w:rPr>
              <w:fldChar w:fldCharType="begin"/>
            </w:r>
            <w:r w:rsidRPr="00CE0033">
              <w:rPr>
                <w:rStyle w:val="SmartLink1"/>
                <w:sz w:val="20"/>
                <w:szCs w:val="22"/>
              </w:rPr>
              <w:instrText xml:space="preserve"> REF _Ref136348667 \w \h </w:instrText>
            </w:r>
            <w:r>
              <w:rPr>
                <w:rStyle w:val="SmartLink1"/>
                <w:sz w:val="20"/>
                <w:szCs w:val="22"/>
              </w:rPr>
              <w:instrText xml:space="preserve"> \* MERGEFORMAT </w:instrText>
            </w:r>
            <w:r w:rsidRPr="00CE0033">
              <w:rPr>
                <w:rStyle w:val="SmartLink1"/>
                <w:sz w:val="20"/>
                <w:szCs w:val="22"/>
              </w:rPr>
            </w:r>
            <w:r w:rsidRPr="00CE0033">
              <w:rPr>
                <w:rStyle w:val="SmartLink1"/>
                <w:sz w:val="20"/>
                <w:szCs w:val="22"/>
              </w:rPr>
              <w:fldChar w:fldCharType="separate"/>
            </w:r>
            <w:r w:rsidRPr="00CE0033">
              <w:rPr>
                <w:rStyle w:val="SmartLink1"/>
                <w:sz w:val="20"/>
                <w:szCs w:val="22"/>
              </w:rPr>
              <w:t>P.9.3.1 |</w:t>
            </w:r>
            <w:r w:rsidRPr="00CE0033">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2C4D3C75" w14:textId="77777777" w:rsidR="00E6306F" w:rsidRPr="005E36C8" w:rsidRDefault="00E6306F" w:rsidP="00E6306F">
            <w:pPr>
              <w:pStyle w:val="TablesHeadingGSCyan"/>
              <w:framePr w:hSpace="0" w:wrap="auto" w:vAnchor="margin" w:hAnchor="text" w:yAlign="inline"/>
              <w:rPr>
                <w:caps w:val="0"/>
                <w:color w:val="4D4D4C"/>
                <w:sz w:val="20"/>
                <w:szCs w:val="20"/>
              </w:rPr>
            </w:pPr>
            <w:r w:rsidRPr="00A829BE">
              <w:rPr>
                <w:caps w:val="0"/>
                <w:color w:val="4D4D4C"/>
                <w:sz w:val="20"/>
                <w:szCs w:val="20"/>
              </w:rPr>
              <w:t>the transfer, handling and use of genetically modified organisms/living modified organisms (GMOs/LMOs) that result from modern biotechnology</w:t>
            </w:r>
          </w:p>
        </w:tc>
        <w:tc>
          <w:tcPr>
            <w:tcW w:w="953" w:type="pct"/>
            <w:tcBorders>
              <w:top w:val="single" w:sz="4" w:space="0" w:color="auto"/>
              <w:left w:val="single" w:sz="4" w:space="0" w:color="auto"/>
              <w:bottom w:val="single" w:sz="4" w:space="0" w:color="auto"/>
            </w:tcBorders>
          </w:tcPr>
          <w:p w14:paraId="2A15274D" w14:textId="42A0CFCB"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089183CD" w14:textId="017E24A9"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POTENTIALLY</w:t>
            </w:r>
          </w:p>
          <w:p w14:paraId="517A063F" w14:textId="3E1E4DE2" w:rsidR="00E6306F" w:rsidRPr="005E36C8" w:rsidRDefault="00E667E6" w:rsidP="00E6306F">
            <w:r>
              <w:rPr>
                <w:rFonts w:ascii="MS Gothic" w:eastAsia="MS Gothic" w:hAnsi="MS Gothic" w:hint="eastAsia"/>
                <w:caps/>
                <w:sz w:val="20"/>
                <w:szCs w:val="20"/>
              </w:rPr>
              <w:t>☒</w:t>
            </w:r>
            <w:r w:rsidR="00E6306F" w:rsidRPr="005E36C8" w:rsidDel="00FB5485">
              <w:rPr>
                <w:caps/>
                <w:sz w:val="20"/>
                <w:szCs w:val="20"/>
              </w:rPr>
              <w:t xml:space="preserve"> NO</w:t>
            </w:r>
          </w:p>
        </w:tc>
      </w:tr>
      <w:tr w:rsidR="00E6306F" w:rsidRPr="005E36C8" w14:paraId="7B0D20F4"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93577DB" w14:textId="77777777" w:rsidR="00E6306F" w:rsidRPr="005E36C8" w:rsidRDefault="00E6306F" w:rsidP="00E6306F">
            <w:pPr>
              <w:pStyle w:val="TablesHeadingGSCyan"/>
              <w:framePr w:hSpace="0" w:wrap="auto" w:vAnchor="margin" w:hAnchor="text" w:yAlign="inline"/>
              <w:rPr>
                <w:caps w:val="0"/>
                <w:color w:val="4D4D4C"/>
                <w:sz w:val="20"/>
                <w:szCs w:val="22"/>
              </w:rPr>
            </w:pPr>
            <w:r w:rsidRPr="00CE0033">
              <w:rPr>
                <w:rStyle w:val="SmartLink1"/>
                <w:sz w:val="20"/>
                <w:szCs w:val="22"/>
              </w:rPr>
              <w:fldChar w:fldCharType="begin"/>
            </w:r>
            <w:r w:rsidRPr="00CE0033">
              <w:rPr>
                <w:rStyle w:val="SmartLink1"/>
                <w:sz w:val="20"/>
                <w:szCs w:val="22"/>
              </w:rPr>
              <w:instrText xml:space="preserve"> REF _Ref136348667 \w \h </w:instrText>
            </w:r>
            <w:r>
              <w:rPr>
                <w:rStyle w:val="SmartLink1"/>
                <w:sz w:val="20"/>
                <w:szCs w:val="22"/>
              </w:rPr>
              <w:instrText xml:space="preserve"> \* MERGEFORMAT </w:instrText>
            </w:r>
            <w:r w:rsidRPr="00CE0033">
              <w:rPr>
                <w:rStyle w:val="SmartLink1"/>
                <w:sz w:val="20"/>
                <w:szCs w:val="22"/>
              </w:rPr>
            </w:r>
            <w:r w:rsidRPr="00CE0033">
              <w:rPr>
                <w:rStyle w:val="SmartLink1"/>
                <w:sz w:val="20"/>
                <w:szCs w:val="22"/>
              </w:rPr>
              <w:fldChar w:fldCharType="separate"/>
            </w:r>
            <w:r w:rsidRPr="00CE0033">
              <w:rPr>
                <w:rStyle w:val="SmartLink1"/>
                <w:sz w:val="20"/>
                <w:szCs w:val="22"/>
              </w:rPr>
              <w:t>P.9.3.1 |</w:t>
            </w:r>
            <w:r w:rsidRPr="00CE0033">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2343EB45" w14:textId="77777777" w:rsidR="00E6306F" w:rsidRPr="005E36C8" w:rsidRDefault="00E6306F" w:rsidP="00E6306F">
            <w:pPr>
              <w:pStyle w:val="TablesHeadingGSCyan"/>
              <w:framePr w:hSpace="0" w:wrap="auto" w:vAnchor="margin" w:hAnchor="text" w:yAlign="inline"/>
              <w:rPr>
                <w:caps w:val="0"/>
                <w:color w:val="4D4D4C"/>
                <w:sz w:val="20"/>
                <w:szCs w:val="20"/>
              </w:rPr>
            </w:pPr>
            <w:r w:rsidRPr="005E36C8">
              <w:rPr>
                <w:caps w:val="0"/>
                <w:color w:val="4D4D4C"/>
                <w:sz w:val="20"/>
                <w:szCs w:val="20"/>
              </w:rPr>
              <w:t xml:space="preserve">If answer to above question is “yes” has a risk assessment by a competent Expert stakeholder been carried out in accordance </w:t>
            </w:r>
            <w:r w:rsidRPr="007A12D4">
              <w:rPr>
                <w:rStyle w:val="Hyperlink"/>
                <w:caps w:val="0"/>
              </w:rPr>
              <w:t xml:space="preserve">with </w:t>
            </w:r>
            <w:hyperlink r:id="rId46" w:history="1">
              <w:r>
                <w:rPr>
                  <w:rStyle w:val="Hyperlink"/>
                  <w:caps w:val="0"/>
                </w:rPr>
                <w:t>A</w:t>
              </w:r>
              <w:r w:rsidRPr="007A12D4">
                <w:rPr>
                  <w:rStyle w:val="Hyperlink"/>
                  <w:caps w:val="0"/>
                </w:rPr>
                <w:t xml:space="preserve">nnex iii of the </w:t>
              </w:r>
              <w:r>
                <w:rPr>
                  <w:rStyle w:val="Hyperlink"/>
                  <w:caps w:val="0"/>
                </w:rPr>
                <w:t>C</w:t>
              </w:r>
              <w:r w:rsidRPr="007A12D4">
                <w:rPr>
                  <w:rStyle w:val="Hyperlink"/>
                  <w:caps w:val="0"/>
                </w:rPr>
                <w:t>artagena protocol on biosafety to the convention on biological diversity</w:t>
              </w:r>
            </w:hyperlink>
            <w:r w:rsidRPr="007A12D4">
              <w:rPr>
                <w:rStyle w:val="Hyperlink"/>
              </w:rPr>
              <w:t>?</w:t>
            </w:r>
          </w:p>
        </w:tc>
        <w:tc>
          <w:tcPr>
            <w:tcW w:w="953" w:type="pct"/>
            <w:tcBorders>
              <w:top w:val="single" w:sz="4" w:space="0" w:color="auto"/>
              <w:left w:val="single" w:sz="4" w:space="0" w:color="auto"/>
              <w:bottom w:val="single" w:sz="4" w:space="0" w:color="auto"/>
            </w:tcBorders>
          </w:tcPr>
          <w:p w14:paraId="7FA58051" w14:textId="34EF8323"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0B38A3DB" w14:textId="65BD242B"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16F2C8C6" w14:textId="25AA8E75" w:rsidR="00E6306F" w:rsidRPr="005E36C8" w:rsidRDefault="00E667E6"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786A0D70"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1B6265A" w14:textId="77777777" w:rsidR="00E6306F" w:rsidRPr="00D64083" w:rsidRDefault="00E6306F" w:rsidP="00E6306F">
            <w:pPr>
              <w:pStyle w:val="TablesHeadingGSCyan"/>
              <w:framePr w:hSpace="0" w:wrap="auto" w:vAnchor="margin" w:hAnchor="text" w:yAlign="inline"/>
              <w:rPr>
                <w:rStyle w:val="SmartLink1"/>
                <w:sz w:val="20"/>
              </w:rPr>
            </w:pPr>
            <w:r w:rsidRPr="00D64083">
              <w:rPr>
                <w:rStyle w:val="SmartLink1"/>
                <w:sz w:val="20"/>
              </w:rPr>
              <w:fldChar w:fldCharType="begin"/>
            </w:r>
            <w:r w:rsidRPr="00D64083">
              <w:rPr>
                <w:rStyle w:val="SmartLink1"/>
                <w:sz w:val="20"/>
              </w:rPr>
              <w:instrText xml:space="preserve"> REF _Ref136349006 \w \h  \* MERGEFORMAT </w:instrText>
            </w:r>
            <w:r w:rsidRPr="00D64083">
              <w:rPr>
                <w:rStyle w:val="SmartLink1"/>
                <w:sz w:val="20"/>
              </w:rPr>
            </w:r>
            <w:r w:rsidRPr="00D64083">
              <w:rPr>
                <w:rStyle w:val="SmartLink1"/>
                <w:sz w:val="20"/>
              </w:rPr>
              <w:fldChar w:fldCharType="separate"/>
            </w:r>
            <w:r w:rsidRPr="00D64083">
              <w:rPr>
                <w:rStyle w:val="SmartLink1"/>
                <w:sz w:val="20"/>
              </w:rPr>
              <w:t>P.9.3.2 |</w:t>
            </w:r>
            <w:r w:rsidRPr="00D64083">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03EA3253" w14:textId="77777777" w:rsidR="00E6306F" w:rsidRPr="005E36C8" w:rsidRDefault="00E6306F" w:rsidP="00E6306F">
            <w:pPr>
              <w:pStyle w:val="TablesHeadingGSCyan"/>
              <w:framePr w:hSpace="0" w:wrap="auto" w:vAnchor="margin" w:hAnchor="text" w:yAlign="inline"/>
              <w:rPr>
                <w:caps w:val="0"/>
                <w:color w:val="4D4D4C"/>
                <w:sz w:val="20"/>
                <w:szCs w:val="20"/>
              </w:rPr>
            </w:pPr>
            <w:r w:rsidRPr="005E36C8">
              <w:rPr>
                <w:caps w:val="0"/>
                <w:color w:val="4D4D4C"/>
                <w:sz w:val="20"/>
                <w:szCs w:val="20"/>
              </w:rPr>
              <w:t>If answer to above question is “yes” has</w:t>
            </w:r>
            <w:r>
              <w:rPr>
                <w:caps w:val="0"/>
                <w:color w:val="4D4D4C"/>
                <w:sz w:val="20"/>
                <w:szCs w:val="20"/>
              </w:rPr>
              <w:t xml:space="preserve"> </w:t>
            </w:r>
            <w:r w:rsidRPr="00A829BE">
              <w:rPr>
                <w:caps w:val="0"/>
                <w:color w:val="4D4D4C"/>
                <w:sz w:val="20"/>
                <w:szCs w:val="20"/>
              </w:rPr>
              <w:t>any risks identified in the risk assessment</w:t>
            </w:r>
            <w:r>
              <w:rPr>
                <w:caps w:val="0"/>
                <w:color w:val="4D4D4C"/>
                <w:sz w:val="20"/>
                <w:szCs w:val="20"/>
              </w:rPr>
              <w:t>?</w:t>
            </w:r>
          </w:p>
        </w:tc>
        <w:tc>
          <w:tcPr>
            <w:tcW w:w="953" w:type="pct"/>
            <w:tcBorders>
              <w:top w:val="single" w:sz="4" w:space="0" w:color="auto"/>
              <w:left w:val="single" w:sz="4" w:space="0" w:color="auto"/>
              <w:bottom w:val="single" w:sz="4" w:space="0" w:color="auto"/>
            </w:tcBorders>
          </w:tcPr>
          <w:p w14:paraId="4A9955A5" w14:textId="634C5145"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77777D52" w14:textId="73B1ECA7"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3E0F9F96" w14:textId="7AEA2D1C" w:rsidR="00E6306F" w:rsidRDefault="00E667E6"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0419AB92"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7927AA0" w14:textId="77777777" w:rsidR="00E6306F" w:rsidRPr="00D64083" w:rsidRDefault="00E6306F" w:rsidP="00E6306F">
            <w:pPr>
              <w:pStyle w:val="TablesHeadingGSCyan"/>
              <w:framePr w:hSpace="0" w:wrap="auto" w:vAnchor="margin" w:hAnchor="text" w:yAlign="inline"/>
              <w:rPr>
                <w:rStyle w:val="SmartLink1"/>
                <w:sz w:val="20"/>
              </w:rPr>
            </w:pPr>
            <w:r w:rsidRPr="00D64083">
              <w:rPr>
                <w:rStyle w:val="SmartLink1"/>
                <w:sz w:val="20"/>
              </w:rPr>
              <w:fldChar w:fldCharType="begin"/>
            </w:r>
            <w:r w:rsidRPr="00D64083">
              <w:rPr>
                <w:rStyle w:val="SmartLink1"/>
                <w:sz w:val="20"/>
              </w:rPr>
              <w:instrText xml:space="preserve"> REF _Ref136349012 \w \h  \* MERGEFORMAT </w:instrText>
            </w:r>
            <w:r w:rsidRPr="00D64083">
              <w:rPr>
                <w:rStyle w:val="SmartLink1"/>
                <w:sz w:val="20"/>
              </w:rPr>
            </w:r>
            <w:r w:rsidRPr="00D64083">
              <w:rPr>
                <w:rStyle w:val="SmartLink1"/>
                <w:sz w:val="20"/>
              </w:rPr>
              <w:fldChar w:fldCharType="separate"/>
            </w:r>
            <w:r w:rsidRPr="00D64083">
              <w:rPr>
                <w:rStyle w:val="SmartLink1"/>
                <w:sz w:val="20"/>
              </w:rPr>
              <w:t>P.9.3.3 |</w:t>
            </w:r>
            <w:r w:rsidRPr="00D64083">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6977060B" w14:textId="77777777" w:rsidR="00E6306F" w:rsidRDefault="00E6306F" w:rsidP="00E6306F">
            <w:pPr>
              <w:pStyle w:val="TablesHeadingGSCyan"/>
              <w:framePr w:hSpace="0" w:wrap="auto" w:vAnchor="margin" w:hAnchor="text" w:yAlign="inline"/>
              <w:rPr>
                <w:caps w:val="0"/>
                <w:color w:val="4D4D4C"/>
                <w:sz w:val="20"/>
                <w:szCs w:val="20"/>
              </w:rPr>
            </w:pPr>
            <w:r w:rsidRPr="00A829BE">
              <w:rPr>
                <w:caps w:val="0"/>
                <w:color w:val="4D4D4C"/>
                <w:sz w:val="20"/>
                <w:szCs w:val="20"/>
              </w:rPr>
              <w:t>Forestry (for example Afforestation/Reforestation) involving GMO planting</w:t>
            </w:r>
            <w:r>
              <w:rPr>
                <w:caps w:val="0"/>
                <w:color w:val="4D4D4C"/>
                <w:sz w:val="20"/>
                <w:szCs w:val="20"/>
              </w:rPr>
              <w:t>?</w:t>
            </w:r>
          </w:p>
          <w:p w14:paraId="162FBD7F" w14:textId="77777777" w:rsidR="00E6306F" w:rsidRDefault="00E6306F" w:rsidP="00E6306F"/>
          <w:p w14:paraId="40858163" w14:textId="77777777" w:rsidR="00E6306F" w:rsidRPr="00A829BE" w:rsidRDefault="00E6306F" w:rsidP="00E6306F">
            <w:pPr>
              <w:pStyle w:val="TablesHeadingGSCyan"/>
              <w:framePr w:hSpace="0" w:wrap="auto" w:vAnchor="margin" w:hAnchor="text" w:yAlign="inline"/>
              <w:rPr>
                <w:i/>
                <w:iCs/>
                <w:caps w:val="0"/>
                <w:color w:val="4D4D4C"/>
                <w:sz w:val="20"/>
                <w:szCs w:val="20"/>
              </w:rPr>
            </w:pPr>
            <w:r w:rsidRPr="00A829BE">
              <w:rPr>
                <w:i/>
                <w:iCs/>
                <w:caps w:val="0"/>
                <w:color w:val="4D4D4C"/>
                <w:sz w:val="20"/>
                <w:szCs w:val="20"/>
              </w:rPr>
              <w:t>Note - Forestry projects (for example Afforestation/</w:t>
            </w:r>
            <w:r>
              <w:rPr>
                <w:i/>
                <w:iCs/>
                <w:caps w:val="0"/>
                <w:color w:val="4D4D4C"/>
                <w:sz w:val="20"/>
                <w:szCs w:val="20"/>
              </w:rPr>
              <w:t xml:space="preserve"> </w:t>
            </w:r>
            <w:r w:rsidRPr="00A829BE">
              <w:rPr>
                <w:i/>
                <w:iCs/>
                <w:caps w:val="0"/>
                <w:color w:val="4D4D4C"/>
                <w:sz w:val="20"/>
                <w:szCs w:val="20"/>
              </w:rPr>
              <w:t>Reforestation) involving GMO planting are not eligible for Certification under Gold Standard for the Global Goals.</w:t>
            </w:r>
          </w:p>
        </w:tc>
        <w:tc>
          <w:tcPr>
            <w:tcW w:w="953" w:type="pct"/>
            <w:tcBorders>
              <w:top w:val="single" w:sz="4" w:space="0" w:color="auto"/>
              <w:left w:val="single" w:sz="4" w:space="0" w:color="auto"/>
              <w:bottom w:val="single" w:sz="4" w:space="0" w:color="auto"/>
            </w:tcBorders>
          </w:tcPr>
          <w:p w14:paraId="5CC17B0B" w14:textId="095BF949"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059A4B29" w14:textId="63490F05"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0B422888" w14:textId="0F5B5A29" w:rsidR="00E6306F" w:rsidRDefault="00E667E6"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5B4AA6E3" w14:textId="77777777" w:rsidTr="005336A6">
        <w:trPr>
          <w:trHeight w:val="364"/>
        </w:trPr>
        <w:tc>
          <w:tcPr>
            <w:tcW w:w="5000" w:type="pct"/>
            <w:gridSpan w:val="3"/>
            <w:tcBorders>
              <w:top w:val="single" w:sz="4" w:space="0" w:color="auto"/>
              <w:bottom w:val="single" w:sz="4" w:space="0" w:color="auto"/>
            </w:tcBorders>
            <w:noWrap/>
            <w:vAlign w:val="top"/>
          </w:tcPr>
          <w:p w14:paraId="67D7C26C"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0"/>
              </w:rPr>
            </w:pPr>
            <w:r w:rsidRPr="00FB2690">
              <w:rPr>
                <w:caps w:val="0"/>
                <w:sz w:val="20"/>
                <w:szCs w:val="22"/>
              </w:rPr>
              <w:t>If the answer is "yes" or "potentially" to any of the above questions, please provide a brief description of the project situation below. Also, provide justification and/or evidence as necessary to demonstrate compliance with applicable requirements.</w:t>
            </w:r>
          </w:p>
        </w:tc>
      </w:tr>
      <w:tr w:rsidR="00E6306F" w:rsidRPr="005E36C8" w14:paraId="37181897"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6A2F63E4" w14:textId="169DBAD1" w:rsidR="00E6306F" w:rsidRPr="00A829BE" w:rsidRDefault="00E667E6" w:rsidP="00E667E6">
            <w:pPr>
              <w:pStyle w:val="TablesHeadingGSCyan"/>
              <w:framePr w:hSpace="0" w:wrap="auto" w:vAnchor="margin" w:hAnchor="text" w:yAlign="inline"/>
              <w:spacing w:line="276" w:lineRule="auto"/>
            </w:pPr>
            <w:r>
              <w:rPr>
                <w:i/>
                <w:iCs/>
                <w:caps w:val="0"/>
                <w:color w:val="4D4D4C"/>
                <w:sz w:val="20"/>
                <w:szCs w:val="20"/>
              </w:rPr>
              <w:t>NA</w:t>
            </w:r>
          </w:p>
        </w:tc>
      </w:tr>
      <w:tr w:rsidR="00E6306F" w:rsidRPr="00680666" w14:paraId="2E370EEF" w14:textId="77777777" w:rsidTr="005336A6">
        <w:trPr>
          <w:trHeight w:val="364"/>
        </w:trPr>
        <w:tc>
          <w:tcPr>
            <w:tcW w:w="5000" w:type="pct"/>
            <w:gridSpan w:val="3"/>
            <w:tcBorders>
              <w:top w:val="single" w:sz="4" w:space="0" w:color="auto"/>
              <w:bottom w:val="single" w:sz="4" w:space="0" w:color="auto"/>
            </w:tcBorders>
            <w:noWrap/>
            <w:vAlign w:val="top"/>
          </w:tcPr>
          <w:p w14:paraId="32742EE0" w14:textId="77777777" w:rsidR="00E6306F" w:rsidRPr="00680666" w:rsidRDefault="00E6306F" w:rsidP="00E6306F">
            <w:pPr>
              <w:pStyle w:val="TablesHeadingGSCyan"/>
              <w:framePr w:hSpace="0" w:wrap="auto" w:vAnchor="margin" w:hAnchor="text" w:yAlign="inline"/>
              <w:spacing w:line="276" w:lineRule="auto"/>
              <w:rPr>
                <w:i/>
                <w:iCs/>
                <w:caps w:val="0"/>
                <w:color w:val="005B5E" w:themeColor="accent1" w:themeShade="7F"/>
                <w:sz w:val="24"/>
              </w:rPr>
            </w:pPr>
            <w:r w:rsidRPr="00A829BE">
              <w:rPr>
                <w:rStyle w:val="SmartLink1"/>
              </w:rPr>
              <w:fldChar w:fldCharType="begin"/>
            </w:r>
            <w:r w:rsidRPr="00A829BE">
              <w:rPr>
                <w:rStyle w:val="SmartLink1"/>
              </w:rPr>
              <w:instrText xml:space="preserve"> REF _Ref136349127 \w \h </w:instrText>
            </w:r>
            <w:r>
              <w:rPr>
                <w:rStyle w:val="SmartLink1"/>
              </w:rPr>
              <w:instrText xml:space="preserve"> \* MERGEFORMAT </w:instrText>
            </w:r>
            <w:r w:rsidRPr="00A829BE">
              <w:rPr>
                <w:rStyle w:val="SmartLink1"/>
              </w:rPr>
            </w:r>
            <w:r w:rsidRPr="00A829BE">
              <w:rPr>
                <w:rStyle w:val="SmartLink1"/>
              </w:rPr>
              <w:fldChar w:fldCharType="separate"/>
            </w:r>
            <w:r w:rsidRPr="00A829BE">
              <w:rPr>
                <w:rStyle w:val="SmartLink1"/>
              </w:rPr>
              <w:t>P.9.4 |</w:t>
            </w:r>
            <w:r w:rsidRPr="00A829BE">
              <w:rPr>
                <w:rStyle w:val="SmartLink1"/>
              </w:rPr>
              <w:fldChar w:fldCharType="end"/>
            </w:r>
            <w:r w:rsidRPr="00A829BE">
              <w:rPr>
                <w:rStyle w:val="SmartLink1"/>
              </w:rPr>
              <w:fldChar w:fldCharType="begin"/>
            </w:r>
            <w:r w:rsidRPr="00A829BE">
              <w:rPr>
                <w:rStyle w:val="SmartLink1"/>
              </w:rPr>
              <w:instrText xml:space="preserve"> REF _Ref136349133 \h </w:instrText>
            </w:r>
            <w:r>
              <w:rPr>
                <w:rStyle w:val="SmartLink1"/>
              </w:rPr>
              <w:instrText xml:space="preserve"> \* MERGEFORMAT </w:instrText>
            </w:r>
            <w:r w:rsidRPr="00A829BE">
              <w:rPr>
                <w:rStyle w:val="SmartLink1"/>
              </w:rPr>
            </w:r>
            <w:r w:rsidRPr="00A829BE">
              <w:rPr>
                <w:rStyle w:val="SmartLink1"/>
              </w:rPr>
              <w:fldChar w:fldCharType="separate"/>
            </w:r>
            <w:r w:rsidRPr="00A829BE">
              <w:rPr>
                <w:rStyle w:val="SmartLink1"/>
              </w:rPr>
              <w:t>Release of pollutants</w:t>
            </w:r>
            <w:r w:rsidRPr="00A829BE">
              <w:rPr>
                <w:rStyle w:val="SmartLink1"/>
              </w:rPr>
              <w:fldChar w:fldCharType="end"/>
            </w:r>
          </w:p>
        </w:tc>
      </w:tr>
      <w:tr w:rsidR="00E6306F" w:rsidRPr="00680666" w14:paraId="2BB453C1"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144AC36" w14:textId="77777777" w:rsidR="00E6306F" w:rsidRPr="00A829BE" w:rsidDel="00A829BE" w:rsidRDefault="00E6306F" w:rsidP="00E6306F">
            <w:pPr>
              <w:pStyle w:val="TablesHeadingGSCyan"/>
              <w:framePr w:hSpace="0" w:wrap="auto" w:vAnchor="margin" w:hAnchor="text" w:yAlign="inline"/>
              <w:rPr>
                <w:caps w:val="0"/>
                <w:color w:val="4D4D4C"/>
              </w:rPr>
            </w:pPr>
            <w:r w:rsidRPr="00D64083">
              <w:rPr>
                <w:rStyle w:val="SmartLink1"/>
                <w:sz w:val="20"/>
              </w:rPr>
              <w:fldChar w:fldCharType="begin"/>
            </w:r>
            <w:r w:rsidRPr="00D64083">
              <w:rPr>
                <w:rStyle w:val="SmartLink1"/>
                <w:sz w:val="20"/>
              </w:rPr>
              <w:instrText xml:space="preserve"> REF _Ref136349828 \w \h </w:instrText>
            </w:r>
            <w:r>
              <w:rPr>
                <w:rStyle w:val="SmartLink1"/>
                <w:sz w:val="20"/>
              </w:rPr>
              <w:instrText xml:space="preserve"> \* MERGEFORMAT </w:instrText>
            </w:r>
            <w:r w:rsidRPr="00D64083">
              <w:rPr>
                <w:rStyle w:val="SmartLink1"/>
                <w:sz w:val="20"/>
              </w:rPr>
            </w:r>
            <w:r w:rsidRPr="00D64083">
              <w:rPr>
                <w:rStyle w:val="SmartLink1"/>
                <w:sz w:val="20"/>
              </w:rPr>
              <w:fldChar w:fldCharType="separate"/>
            </w:r>
            <w:r w:rsidRPr="00D64083">
              <w:rPr>
                <w:rStyle w:val="SmartLink1"/>
                <w:sz w:val="20"/>
              </w:rPr>
              <w:t>P.9.4.1 |</w:t>
            </w:r>
            <w:r w:rsidRPr="00D64083">
              <w:rPr>
                <w:rStyle w:val="SmartLink1"/>
                <w:sz w:val="20"/>
              </w:rPr>
              <w:fldChar w:fldCharType="end"/>
            </w:r>
          </w:p>
        </w:tc>
        <w:tc>
          <w:tcPr>
            <w:tcW w:w="3285" w:type="pct"/>
            <w:tcBorders>
              <w:top w:val="single" w:sz="4" w:space="0" w:color="auto"/>
              <w:left w:val="single" w:sz="4" w:space="0" w:color="auto"/>
              <w:bottom w:val="single" w:sz="4" w:space="0" w:color="auto"/>
              <w:right w:val="single" w:sz="4" w:space="0" w:color="auto"/>
            </w:tcBorders>
          </w:tcPr>
          <w:p w14:paraId="128F4EBD" w14:textId="77777777" w:rsidR="00E6306F" w:rsidRPr="007D4500" w:rsidDel="00A829BE" w:rsidRDefault="00E6306F" w:rsidP="00E6306F">
            <w:pPr>
              <w:pStyle w:val="TablesHeadingGSCyan"/>
              <w:framePr w:hSpace="0" w:wrap="auto" w:vAnchor="margin" w:hAnchor="text" w:yAlign="inline"/>
              <w:rPr>
                <w:caps w:val="0"/>
                <w:color w:val="4D4D4C"/>
                <w:sz w:val="20"/>
                <w:szCs w:val="20"/>
              </w:rPr>
            </w:pPr>
            <w:r w:rsidRPr="00A829BE">
              <w:rPr>
                <w:caps w:val="0"/>
                <w:color w:val="4D4D4C"/>
                <w:sz w:val="20"/>
                <w:szCs w:val="20"/>
              </w:rPr>
              <w:t>Does the project have a risk of releasing pollutants</w:t>
            </w:r>
            <w:r>
              <w:rPr>
                <w:caps w:val="0"/>
                <w:color w:val="4D4D4C"/>
                <w:sz w:val="20"/>
                <w:szCs w:val="20"/>
              </w:rPr>
              <w:t xml:space="preserve"> </w:t>
            </w:r>
            <w:r w:rsidRPr="007D4500">
              <w:rPr>
                <w:caps w:val="0"/>
                <w:color w:val="4D4D4C"/>
                <w:sz w:val="20"/>
                <w:szCs w:val="20"/>
              </w:rPr>
              <w:t>to air, water, and land</w:t>
            </w:r>
            <w:r w:rsidRPr="00A829BE">
              <w:rPr>
                <w:caps w:val="0"/>
                <w:color w:val="4D4D4C"/>
                <w:sz w:val="20"/>
                <w:szCs w:val="20"/>
              </w:rPr>
              <w:t xml:space="preserve"> in routine, non-routine, or accidental circumstances?</w:t>
            </w:r>
          </w:p>
        </w:tc>
        <w:tc>
          <w:tcPr>
            <w:tcW w:w="953" w:type="pct"/>
            <w:tcBorders>
              <w:top w:val="single" w:sz="4" w:space="0" w:color="auto"/>
              <w:left w:val="single" w:sz="4" w:space="0" w:color="auto"/>
              <w:bottom w:val="single" w:sz="4" w:space="0" w:color="auto"/>
            </w:tcBorders>
          </w:tcPr>
          <w:p w14:paraId="133E4202" w14:textId="670C06C6" w:rsidR="003E1702" w:rsidRPr="00025A8A" w:rsidDel="00A63097" w:rsidRDefault="003E1702" w:rsidP="003E1702">
            <w:pPr>
              <w:pStyle w:val="TablesHeadingGSCyan"/>
              <w:framePr w:hSpace="0" w:wrap="auto" w:vAnchor="margin" w:hAnchor="text" w:yAlign="inline"/>
              <w:rPr>
                <w:caps w:val="0"/>
                <w:color w:val="4D4D4C"/>
                <w:sz w:val="20"/>
                <w:szCs w:val="20"/>
              </w:rPr>
            </w:pPr>
            <w:r>
              <w:rPr>
                <w:rFonts w:ascii="MS Gothic" w:eastAsia="MS Gothic" w:hAnsi="MS Gothic" w:hint="eastAsia"/>
                <w:sz w:val="20"/>
                <w:szCs w:val="20"/>
              </w:rPr>
              <w:t>☐</w:t>
            </w:r>
            <w:r w:rsidRPr="00025A8A" w:rsidDel="00A63097">
              <w:rPr>
                <w:caps w:val="0"/>
                <w:color w:val="4D4D4C"/>
                <w:sz w:val="20"/>
                <w:szCs w:val="20"/>
              </w:rPr>
              <w:t xml:space="preserve"> YES</w:t>
            </w:r>
          </w:p>
          <w:p w14:paraId="22C64791" w14:textId="4BBA7828" w:rsidR="00E6306F" w:rsidRPr="00A829BE" w:rsidDel="00A829BE" w:rsidRDefault="003E1702" w:rsidP="003E1702">
            <w:pPr>
              <w:pStyle w:val="TablesHeadingGSCyan"/>
              <w:framePr w:hSpace="0" w:wrap="auto" w:vAnchor="margin" w:hAnchor="text" w:yAlign="inline"/>
              <w:spacing w:line="276" w:lineRule="auto"/>
              <w:rPr>
                <w:caps w:val="0"/>
                <w:color w:val="4D4D4C"/>
              </w:rPr>
            </w:pPr>
            <w:r>
              <w:rPr>
                <w:rFonts w:ascii="MS Gothic" w:eastAsia="MS Gothic" w:hAnsi="MS Gothic" w:hint="eastAsia"/>
                <w:caps w:val="0"/>
                <w:color w:val="4D4D4C"/>
                <w:sz w:val="20"/>
                <w:szCs w:val="20"/>
                <w:u w:val="single"/>
                <w:shd w:val="clear" w:color="auto" w:fill="E1DFDD"/>
              </w:rPr>
              <w:t>☒</w:t>
            </w:r>
            <w:r w:rsidRPr="00025A8A" w:rsidDel="00A63097">
              <w:rPr>
                <w:caps w:val="0"/>
                <w:color w:val="4D4D4C"/>
                <w:sz w:val="20"/>
                <w:szCs w:val="20"/>
              </w:rPr>
              <w:t xml:space="preserve"> NO</w:t>
            </w:r>
          </w:p>
        </w:tc>
      </w:tr>
      <w:tr w:rsidR="00E6306F" w:rsidRPr="00680666" w14:paraId="07450EAF" w14:textId="77777777" w:rsidTr="005336A6">
        <w:trPr>
          <w:trHeight w:val="364"/>
        </w:trPr>
        <w:tc>
          <w:tcPr>
            <w:tcW w:w="5000" w:type="pct"/>
            <w:gridSpan w:val="3"/>
            <w:tcBorders>
              <w:top w:val="single" w:sz="4" w:space="0" w:color="auto"/>
              <w:bottom w:val="single" w:sz="4" w:space="0" w:color="auto"/>
            </w:tcBorders>
            <w:noWrap/>
            <w:vAlign w:val="top"/>
          </w:tcPr>
          <w:p w14:paraId="3FFDD0EE" w14:textId="77777777" w:rsidR="00E6306F" w:rsidRPr="00E54FDB" w:rsidRDefault="00E6306F" w:rsidP="00E6306F">
            <w:pPr>
              <w:pStyle w:val="TablesHeadingGSCyan"/>
              <w:framePr w:hSpace="0" w:wrap="auto" w:vAnchor="margin" w:hAnchor="text" w:yAlign="inline"/>
              <w:rPr>
                <w:rFonts w:ascii="Segoe UI Symbol" w:hAnsi="Segoe UI Symbol" w:cs="Segoe UI Symbol"/>
                <w:caps w:val="0"/>
                <w:color w:val="4D4D4C"/>
                <w:sz w:val="20"/>
                <w:szCs w:val="20"/>
              </w:rPr>
            </w:pPr>
            <w:r w:rsidRPr="00770304">
              <w:rPr>
                <w:caps w:val="0"/>
                <w:sz w:val="20"/>
                <w:szCs w:val="22"/>
              </w:rPr>
              <w:t>If the answ</w:t>
            </w:r>
            <w:r w:rsidRPr="00813E0B">
              <w:rPr>
                <w:caps w:val="0"/>
                <w:sz w:val="20"/>
                <w:szCs w:val="22"/>
              </w:rPr>
              <w:t xml:space="preserve">er to </w:t>
            </w:r>
            <w:r w:rsidRPr="00770304">
              <w:rPr>
                <w:caps w:val="0"/>
                <w:sz w:val="20"/>
                <w:szCs w:val="22"/>
              </w:rPr>
              <w:t xml:space="preserve">question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680666" w14:paraId="51E5C3E3"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527E49E5" w14:textId="0F098627" w:rsidR="00E6306F" w:rsidRPr="003E1702" w:rsidDel="00A829BE" w:rsidRDefault="003E1702" w:rsidP="003E1702">
            <w:pPr>
              <w:pStyle w:val="TablesHeadingGSCyan"/>
              <w:framePr w:hSpace="0" w:wrap="auto" w:vAnchor="margin" w:hAnchor="text" w:yAlign="inline"/>
              <w:spacing w:line="276" w:lineRule="auto"/>
              <w:rPr>
                <w:caps w:val="0"/>
                <w:color w:val="515151" w:themeColor="text1"/>
              </w:rPr>
            </w:pPr>
            <w:r>
              <w:rPr>
                <w:i/>
                <w:iCs/>
                <w:caps w:val="0"/>
                <w:color w:val="4D4D4C"/>
                <w:sz w:val="20"/>
                <w:szCs w:val="20"/>
              </w:rPr>
              <w:t>NA</w:t>
            </w:r>
          </w:p>
        </w:tc>
      </w:tr>
      <w:tr w:rsidR="00E6306F" w:rsidRPr="005E36C8" w14:paraId="5AFD482E" w14:textId="77777777" w:rsidTr="005336A6">
        <w:trPr>
          <w:trHeight w:val="364"/>
        </w:trPr>
        <w:tc>
          <w:tcPr>
            <w:tcW w:w="5000" w:type="pct"/>
            <w:gridSpan w:val="3"/>
            <w:tcBorders>
              <w:top w:val="single" w:sz="4" w:space="0" w:color="auto"/>
              <w:bottom w:val="single" w:sz="4" w:space="0" w:color="auto"/>
            </w:tcBorders>
            <w:noWrap/>
            <w:vAlign w:val="top"/>
          </w:tcPr>
          <w:p w14:paraId="7698B24E" w14:textId="77777777" w:rsidR="00E6306F" w:rsidRPr="002D52A6" w:rsidRDefault="00E6306F" w:rsidP="00E6306F">
            <w:pPr>
              <w:rPr>
                <w:color w:val="00B9BD" w:themeColor="accent1"/>
                <w:sz w:val="20"/>
                <w:szCs w:val="22"/>
              </w:rPr>
            </w:pPr>
            <w:r w:rsidRPr="002D52A6">
              <w:rPr>
                <w:color w:val="00B9BD" w:themeColor="accent1"/>
                <w:sz w:val="20"/>
                <w:szCs w:val="22"/>
              </w:rPr>
              <w:t>Would the project involve or lead to:</w:t>
            </w:r>
          </w:p>
        </w:tc>
      </w:tr>
      <w:tr w:rsidR="00E6306F" w:rsidRPr="005E36C8" w14:paraId="1EF719E2"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1C6F17D" w14:textId="77777777" w:rsidR="00E6306F" w:rsidRPr="005E36C8" w:rsidRDefault="00E6306F" w:rsidP="00E6306F">
            <w:pPr>
              <w:pStyle w:val="TablesHeadingGSCyan"/>
              <w:framePr w:hSpace="0" w:wrap="auto" w:vAnchor="margin" w:hAnchor="text" w:yAlign="inline"/>
              <w:rPr>
                <w:caps w:val="0"/>
                <w:color w:val="4D4D4C"/>
                <w:sz w:val="20"/>
                <w:szCs w:val="22"/>
              </w:rPr>
            </w:pPr>
            <w:r w:rsidRPr="00D64083">
              <w:rPr>
                <w:rStyle w:val="SmartLink1"/>
                <w:sz w:val="20"/>
              </w:rPr>
              <w:fldChar w:fldCharType="begin"/>
            </w:r>
            <w:r w:rsidRPr="00D64083">
              <w:rPr>
                <w:rStyle w:val="SmartLink1"/>
                <w:sz w:val="20"/>
              </w:rPr>
              <w:instrText xml:space="preserve"> REF _Ref136349828 \w \h </w:instrText>
            </w:r>
            <w:r>
              <w:rPr>
                <w:rStyle w:val="SmartLink1"/>
                <w:sz w:val="20"/>
              </w:rPr>
              <w:instrText xml:space="preserve"> \* MERGEFORMAT </w:instrText>
            </w:r>
            <w:r w:rsidRPr="00D64083">
              <w:rPr>
                <w:rStyle w:val="SmartLink1"/>
                <w:sz w:val="20"/>
              </w:rPr>
            </w:r>
            <w:r w:rsidRPr="00D64083">
              <w:rPr>
                <w:rStyle w:val="SmartLink1"/>
                <w:sz w:val="20"/>
              </w:rPr>
              <w:fldChar w:fldCharType="separate"/>
            </w:r>
            <w:r w:rsidRPr="00D64083">
              <w:rPr>
                <w:rStyle w:val="SmartLink1"/>
                <w:sz w:val="20"/>
              </w:rPr>
              <w:t>P.9.4.1 |</w:t>
            </w:r>
            <w:r w:rsidRPr="00D64083">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082B2E04" w14:textId="77777777" w:rsidR="00E6306F" w:rsidRPr="005E36C8" w:rsidRDefault="00E6306F" w:rsidP="00E6306F">
            <w:pPr>
              <w:pStyle w:val="TablesHeadingGSCyan"/>
              <w:framePr w:hSpace="0" w:wrap="auto" w:vAnchor="margin" w:hAnchor="text" w:yAlign="inline"/>
              <w:rPr>
                <w:caps w:val="0"/>
                <w:color w:val="4D4D4C"/>
                <w:sz w:val="20"/>
                <w:szCs w:val="20"/>
              </w:rPr>
            </w:pPr>
            <w:r w:rsidRPr="00D64083">
              <w:rPr>
                <w:caps w:val="0"/>
                <w:color w:val="4D4D4C"/>
                <w:sz w:val="20"/>
                <w:szCs w:val="20"/>
              </w:rPr>
              <w:t>any potential risk of pollutant release that cannot be avoided?</w:t>
            </w:r>
          </w:p>
        </w:tc>
        <w:tc>
          <w:tcPr>
            <w:tcW w:w="953" w:type="pct"/>
            <w:tcBorders>
              <w:top w:val="single" w:sz="4" w:space="0" w:color="auto"/>
              <w:left w:val="single" w:sz="4" w:space="0" w:color="auto"/>
              <w:bottom w:val="single" w:sz="4" w:space="0" w:color="auto"/>
            </w:tcBorders>
            <w:vAlign w:val="top"/>
          </w:tcPr>
          <w:p w14:paraId="7B910E9D" w14:textId="6B624F48"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06EAA1F6" w14:textId="34D6328D"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POTENTIALLY</w:t>
            </w:r>
          </w:p>
          <w:p w14:paraId="725416AF" w14:textId="6AB1AACC" w:rsidR="00E6306F" w:rsidRPr="005E36C8" w:rsidRDefault="003E1702"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NO</w:t>
            </w:r>
          </w:p>
        </w:tc>
      </w:tr>
      <w:tr w:rsidR="00E6306F" w:rsidRPr="005E36C8" w14:paraId="4854AD0D"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8A8B292" w14:textId="77777777" w:rsidR="00E6306F" w:rsidRPr="00D64083" w:rsidRDefault="00E6306F" w:rsidP="00E6306F">
            <w:pPr>
              <w:pStyle w:val="TablesHeadingGSCyan"/>
              <w:framePr w:hSpace="0" w:wrap="auto" w:vAnchor="margin" w:hAnchor="text" w:yAlign="inline"/>
              <w:rPr>
                <w:rStyle w:val="SmartLink1"/>
                <w:sz w:val="20"/>
              </w:rPr>
            </w:pPr>
            <w:r>
              <w:rPr>
                <w:rStyle w:val="SmartLink1"/>
                <w:sz w:val="20"/>
              </w:rPr>
              <w:fldChar w:fldCharType="begin"/>
            </w:r>
            <w:r>
              <w:rPr>
                <w:rStyle w:val="SmartLink1"/>
                <w:sz w:val="20"/>
              </w:rPr>
              <w:instrText xml:space="preserve"> REF _Ref136350204 \w \h </w:instrText>
            </w:r>
            <w:r>
              <w:rPr>
                <w:rStyle w:val="SmartLink1"/>
                <w:sz w:val="20"/>
              </w:rPr>
            </w:r>
            <w:r>
              <w:rPr>
                <w:rStyle w:val="SmartLink1"/>
                <w:sz w:val="20"/>
              </w:rPr>
              <w:fldChar w:fldCharType="separate"/>
            </w:r>
            <w:r>
              <w:rPr>
                <w:rStyle w:val="SmartLink1"/>
                <w:sz w:val="20"/>
              </w:rPr>
              <w:t>P.9.4.3 |</w:t>
            </w:r>
            <w:r>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4AD738BF" w14:textId="77777777" w:rsidR="00E6306F" w:rsidRPr="00D64083"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If answer to above question is “Yes” or “potentially”, h</w:t>
            </w:r>
            <w:r w:rsidRPr="000C05E8">
              <w:rPr>
                <w:caps w:val="0"/>
                <w:color w:val="4D4D4C"/>
                <w:sz w:val="20"/>
                <w:szCs w:val="20"/>
              </w:rPr>
              <w:t>as the project identified all potential pollution sources that may degrade the quality of soil, air, surface, and groundwater in the project area?</w:t>
            </w:r>
          </w:p>
        </w:tc>
        <w:tc>
          <w:tcPr>
            <w:tcW w:w="953" w:type="pct"/>
            <w:tcBorders>
              <w:top w:val="single" w:sz="4" w:space="0" w:color="auto"/>
              <w:left w:val="single" w:sz="4" w:space="0" w:color="auto"/>
              <w:bottom w:val="single" w:sz="4" w:space="0" w:color="auto"/>
            </w:tcBorders>
            <w:vAlign w:val="top"/>
          </w:tcPr>
          <w:p w14:paraId="3DA8C995" w14:textId="4DC857FD"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0F4A3CF0" w14:textId="19B1F5CE"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2E107491" w14:textId="01C82E0C" w:rsidR="00E6306F" w:rsidRDefault="003E1702"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Pr>
                <w:caps w:val="0"/>
                <w:color w:val="4D4D4C"/>
                <w:sz w:val="20"/>
                <w:szCs w:val="20"/>
              </w:rPr>
              <w:t xml:space="preserve"> N</w:t>
            </w:r>
            <w:r w:rsidR="00E6306F">
              <w:rPr>
                <w:caps w:val="0"/>
                <w:color w:val="4D4D4C"/>
                <w:sz w:val="20"/>
                <w:szCs w:val="20"/>
              </w:rPr>
              <w:t>A</w:t>
            </w:r>
          </w:p>
        </w:tc>
      </w:tr>
      <w:tr w:rsidR="00E6306F" w:rsidRPr="005E36C8" w14:paraId="12A3EDCE"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37FA569" w14:textId="77777777" w:rsidR="00E6306F" w:rsidRPr="00D64083" w:rsidRDefault="00E6306F" w:rsidP="00E6306F">
            <w:pPr>
              <w:pStyle w:val="TablesHeadingGSCyan"/>
              <w:framePr w:hSpace="0" w:wrap="auto" w:vAnchor="margin" w:hAnchor="text" w:yAlign="inline"/>
              <w:rPr>
                <w:rStyle w:val="SmartLink1"/>
                <w:sz w:val="20"/>
              </w:rPr>
            </w:pPr>
            <w:r>
              <w:rPr>
                <w:rStyle w:val="SmartLink1"/>
                <w:sz w:val="20"/>
              </w:rPr>
              <w:fldChar w:fldCharType="begin"/>
            </w:r>
            <w:r>
              <w:rPr>
                <w:rStyle w:val="SmartLink1"/>
                <w:sz w:val="20"/>
              </w:rPr>
              <w:instrText xml:space="preserve"> REF _Ref136350078 \w \h </w:instrText>
            </w:r>
            <w:r>
              <w:rPr>
                <w:rStyle w:val="SmartLink1"/>
                <w:sz w:val="20"/>
              </w:rPr>
            </w:r>
            <w:r>
              <w:rPr>
                <w:rStyle w:val="SmartLink1"/>
                <w:sz w:val="20"/>
              </w:rPr>
              <w:fldChar w:fldCharType="separate"/>
            </w:r>
            <w:r>
              <w:rPr>
                <w:rStyle w:val="SmartLink1"/>
                <w:sz w:val="20"/>
              </w:rPr>
              <w:t>P.9.4.2 |</w:t>
            </w:r>
            <w:r>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02F9973F" w14:textId="77777777" w:rsidR="00E6306F" w:rsidRPr="00D64083"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If answer to above question is “Yes” or “potentially”, d</w:t>
            </w:r>
            <w:r w:rsidRPr="000C05E8">
              <w:rPr>
                <w:caps w:val="0"/>
                <w:color w:val="4D4D4C"/>
                <w:sz w:val="20"/>
                <w:szCs w:val="20"/>
              </w:rPr>
              <w:t>o the pollution prevention and control technologies and practices applied during the project life cycle align with national regulations or international best practices?</w:t>
            </w:r>
          </w:p>
        </w:tc>
        <w:tc>
          <w:tcPr>
            <w:tcW w:w="953" w:type="pct"/>
            <w:tcBorders>
              <w:top w:val="single" w:sz="4" w:space="0" w:color="auto"/>
              <w:left w:val="single" w:sz="4" w:space="0" w:color="auto"/>
              <w:bottom w:val="single" w:sz="4" w:space="0" w:color="auto"/>
            </w:tcBorders>
            <w:vAlign w:val="top"/>
          </w:tcPr>
          <w:p w14:paraId="3C2C0728" w14:textId="3250E91A"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001B5704" w14:textId="714D952A"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33E5D187" w14:textId="32F89F28" w:rsidR="00E6306F" w:rsidRDefault="003E1702"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44C1DBF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5E6BDD2" w14:textId="77777777" w:rsidR="00E6306F" w:rsidRDefault="00E6306F" w:rsidP="00E6306F">
            <w:pPr>
              <w:pStyle w:val="TablesHeadingGSCyan"/>
              <w:framePr w:hSpace="0" w:wrap="auto" w:vAnchor="margin" w:hAnchor="text" w:yAlign="inline"/>
              <w:rPr>
                <w:rStyle w:val="SmartLink1"/>
                <w:sz w:val="20"/>
              </w:rPr>
            </w:pPr>
            <w:r>
              <w:rPr>
                <w:rStyle w:val="SmartLink1"/>
                <w:sz w:val="20"/>
              </w:rPr>
              <w:fldChar w:fldCharType="begin"/>
            </w:r>
            <w:r>
              <w:rPr>
                <w:rStyle w:val="SmartLink1"/>
                <w:sz w:val="20"/>
              </w:rPr>
              <w:instrText xml:space="preserve"> REF _Ref136350204 \w \h </w:instrText>
            </w:r>
            <w:r>
              <w:rPr>
                <w:rStyle w:val="SmartLink1"/>
                <w:sz w:val="20"/>
              </w:rPr>
            </w:r>
            <w:r>
              <w:rPr>
                <w:rStyle w:val="SmartLink1"/>
                <w:sz w:val="20"/>
              </w:rPr>
              <w:fldChar w:fldCharType="separate"/>
            </w:r>
            <w:r>
              <w:rPr>
                <w:rStyle w:val="SmartLink1"/>
                <w:sz w:val="20"/>
              </w:rPr>
              <w:t>P.9.4.3 |</w:t>
            </w:r>
            <w:r>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700CEDCA" w14:textId="77777777" w:rsidR="00E6306F"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If answer to above question is “Yes”, i</w:t>
            </w:r>
            <w:r w:rsidRPr="000C05E8">
              <w:rPr>
                <w:caps w:val="0"/>
                <w:color w:val="4D4D4C"/>
                <w:sz w:val="20"/>
                <w:szCs w:val="20"/>
              </w:rPr>
              <w:t>s there a monitoring plan to ensure that mitigation measures are implemented, and resources are protected?</w:t>
            </w:r>
          </w:p>
        </w:tc>
        <w:tc>
          <w:tcPr>
            <w:tcW w:w="953" w:type="pct"/>
            <w:tcBorders>
              <w:top w:val="single" w:sz="4" w:space="0" w:color="auto"/>
              <w:left w:val="single" w:sz="4" w:space="0" w:color="auto"/>
              <w:bottom w:val="single" w:sz="4" w:space="0" w:color="auto"/>
            </w:tcBorders>
            <w:vAlign w:val="top"/>
          </w:tcPr>
          <w:p w14:paraId="3B0B49AE" w14:textId="4699ED41"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3B16763F" w14:textId="25448510"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67C32726" w14:textId="22E66EFF" w:rsidR="00E6306F" w:rsidRDefault="003E1702"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58D9C2F9" w14:textId="77777777" w:rsidTr="005336A6">
        <w:trPr>
          <w:trHeight w:val="364"/>
        </w:trPr>
        <w:tc>
          <w:tcPr>
            <w:tcW w:w="5000" w:type="pct"/>
            <w:gridSpan w:val="3"/>
            <w:tcBorders>
              <w:top w:val="single" w:sz="4" w:space="0" w:color="auto"/>
              <w:bottom w:val="single" w:sz="4" w:space="0" w:color="auto"/>
            </w:tcBorders>
            <w:noWrap/>
            <w:vAlign w:val="top"/>
          </w:tcPr>
          <w:p w14:paraId="5C202935"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0"/>
              </w:rPr>
            </w:pPr>
            <w:r w:rsidRPr="00FB2690">
              <w:rPr>
                <w:caps w:val="0"/>
                <w:sz w:val="20"/>
                <w:szCs w:val="22"/>
              </w:rPr>
              <w:t>If the answer is "yes" or "potentially" to any of the above questions, please provide a brief description of the project situation below. Also, provide justification and/or evidence as necessary to demonstrate compliance with applicable requirements.</w:t>
            </w:r>
          </w:p>
        </w:tc>
      </w:tr>
      <w:tr w:rsidR="00E6306F" w:rsidRPr="005E36C8" w14:paraId="153ABB48"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26E75F2B" w14:textId="2DFBB56F" w:rsidR="00E6306F" w:rsidRPr="000C05E8" w:rsidRDefault="003E1702" w:rsidP="003E1702">
            <w:pPr>
              <w:pStyle w:val="TablesHeadingGSCyan"/>
              <w:framePr w:hSpace="0" w:wrap="auto" w:vAnchor="margin" w:hAnchor="text" w:yAlign="inline"/>
              <w:spacing w:line="276" w:lineRule="auto"/>
              <w:rPr>
                <w:color w:val="515151" w:themeColor="text1"/>
              </w:rPr>
            </w:pPr>
            <w:r>
              <w:rPr>
                <w:i/>
                <w:iCs/>
                <w:caps w:val="0"/>
                <w:color w:val="4D4D4C"/>
                <w:sz w:val="20"/>
                <w:szCs w:val="20"/>
              </w:rPr>
              <w:t>NA</w:t>
            </w:r>
          </w:p>
        </w:tc>
      </w:tr>
      <w:tr w:rsidR="00E6306F" w:rsidRPr="000825D8" w14:paraId="7D0DE182" w14:textId="77777777" w:rsidTr="005336A6">
        <w:trPr>
          <w:trHeight w:val="364"/>
        </w:trPr>
        <w:tc>
          <w:tcPr>
            <w:tcW w:w="5000" w:type="pct"/>
            <w:gridSpan w:val="3"/>
            <w:tcBorders>
              <w:top w:val="single" w:sz="4" w:space="0" w:color="auto"/>
              <w:bottom w:val="single" w:sz="4" w:space="0" w:color="auto"/>
            </w:tcBorders>
            <w:noWrap/>
            <w:vAlign w:val="top"/>
          </w:tcPr>
          <w:p w14:paraId="092F77A6" w14:textId="77777777" w:rsidR="00E6306F" w:rsidRPr="000825D8" w:rsidRDefault="00E6306F" w:rsidP="00E6306F">
            <w:pPr>
              <w:pStyle w:val="TablesHeadingGSCyan"/>
              <w:framePr w:hSpace="0" w:wrap="auto" w:vAnchor="margin" w:hAnchor="text" w:yAlign="inline"/>
              <w:spacing w:line="276" w:lineRule="auto"/>
              <w:rPr>
                <w:i/>
                <w:iCs/>
                <w:caps w:val="0"/>
                <w:color w:val="4D4D4C"/>
                <w:sz w:val="20"/>
                <w:szCs w:val="20"/>
              </w:rPr>
            </w:pPr>
            <w:r w:rsidRPr="000C05E8">
              <w:rPr>
                <w:rStyle w:val="SmartLink1"/>
              </w:rPr>
              <w:fldChar w:fldCharType="begin"/>
            </w:r>
            <w:r w:rsidRPr="000C05E8">
              <w:rPr>
                <w:rStyle w:val="SmartLink1"/>
              </w:rPr>
              <w:instrText xml:space="preserve"> REF _Ref136350260 \w \h </w:instrText>
            </w:r>
            <w:r>
              <w:rPr>
                <w:rStyle w:val="SmartLink1"/>
              </w:rPr>
              <w:instrText xml:space="preserve"> \* MERGEFORMAT </w:instrText>
            </w:r>
            <w:r w:rsidRPr="000C05E8">
              <w:rPr>
                <w:rStyle w:val="SmartLink1"/>
              </w:rPr>
            </w:r>
            <w:r w:rsidRPr="000C05E8">
              <w:rPr>
                <w:rStyle w:val="SmartLink1"/>
              </w:rPr>
              <w:fldChar w:fldCharType="separate"/>
            </w:r>
            <w:r w:rsidRPr="000C05E8">
              <w:rPr>
                <w:rStyle w:val="SmartLink1"/>
              </w:rPr>
              <w:t>P.9.5 |</w:t>
            </w:r>
            <w:r w:rsidRPr="000C05E8">
              <w:rPr>
                <w:rStyle w:val="SmartLink1"/>
              </w:rPr>
              <w:fldChar w:fldCharType="end"/>
            </w:r>
            <w:r w:rsidRPr="000C05E8">
              <w:rPr>
                <w:rStyle w:val="SmartLink1"/>
              </w:rPr>
              <w:fldChar w:fldCharType="begin"/>
            </w:r>
            <w:r w:rsidRPr="000C05E8">
              <w:rPr>
                <w:rStyle w:val="SmartLink1"/>
              </w:rPr>
              <w:instrText xml:space="preserve"> REF _Ref136350267 \h </w:instrText>
            </w:r>
            <w:r>
              <w:rPr>
                <w:rStyle w:val="SmartLink1"/>
              </w:rPr>
              <w:instrText xml:space="preserve"> \* MERGEFORMAT </w:instrText>
            </w:r>
            <w:r w:rsidRPr="000C05E8">
              <w:rPr>
                <w:rStyle w:val="SmartLink1"/>
              </w:rPr>
            </w:r>
            <w:r w:rsidRPr="000C05E8">
              <w:rPr>
                <w:rStyle w:val="SmartLink1"/>
              </w:rPr>
              <w:fldChar w:fldCharType="separate"/>
            </w:r>
            <w:r w:rsidRPr="000C05E8">
              <w:rPr>
                <w:rStyle w:val="SmartLink1"/>
              </w:rPr>
              <w:t>Hazardous and Non-hazardous Waste</w:t>
            </w:r>
            <w:r w:rsidRPr="000C05E8">
              <w:rPr>
                <w:rStyle w:val="SmartLink1"/>
              </w:rPr>
              <w:fldChar w:fldCharType="end"/>
            </w:r>
          </w:p>
        </w:tc>
      </w:tr>
      <w:tr w:rsidR="00E6306F" w:rsidRPr="000825D8" w14:paraId="4ECC9AC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8914000" w14:textId="77777777" w:rsidR="00E6306F" w:rsidRPr="000C05E8" w:rsidRDefault="00E6306F" w:rsidP="00E6306F">
            <w:pPr>
              <w:pStyle w:val="TablesHeadingGSCyan"/>
              <w:framePr w:hSpace="0" w:wrap="auto" w:vAnchor="margin" w:hAnchor="text" w:yAlign="inline"/>
              <w:spacing w:line="276" w:lineRule="auto"/>
              <w:rPr>
                <w:rStyle w:val="SmartLink1"/>
              </w:rPr>
            </w:pPr>
            <w:r w:rsidRPr="009B33E0">
              <w:rPr>
                <w:rStyle w:val="SmartLink1"/>
                <w:sz w:val="20"/>
                <w:szCs w:val="22"/>
              </w:rPr>
              <w:fldChar w:fldCharType="begin"/>
            </w:r>
            <w:r w:rsidRPr="009B33E0">
              <w:rPr>
                <w:rStyle w:val="SmartLink1"/>
                <w:sz w:val="20"/>
                <w:szCs w:val="22"/>
              </w:rPr>
              <w:instrText xml:space="preserve"> REF _Ref136350658 \w \h </w:instrText>
            </w:r>
            <w:r>
              <w:rPr>
                <w:rStyle w:val="SmartLink1"/>
                <w:sz w:val="20"/>
                <w:szCs w:val="22"/>
              </w:rPr>
              <w:instrText xml:space="preserve"> \* MERGEFORMAT </w:instrText>
            </w:r>
            <w:r w:rsidRPr="009B33E0">
              <w:rPr>
                <w:rStyle w:val="SmartLink1"/>
                <w:sz w:val="20"/>
                <w:szCs w:val="22"/>
              </w:rPr>
            </w:r>
            <w:r w:rsidRPr="009B33E0">
              <w:rPr>
                <w:rStyle w:val="SmartLink1"/>
                <w:sz w:val="20"/>
                <w:szCs w:val="22"/>
              </w:rPr>
              <w:fldChar w:fldCharType="separate"/>
            </w:r>
            <w:r w:rsidRPr="009B33E0">
              <w:rPr>
                <w:rStyle w:val="SmartLink1"/>
                <w:sz w:val="20"/>
                <w:szCs w:val="22"/>
              </w:rPr>
              <w:t>P.9.5.1 |</w:t>
            </w:r>
            <w:r w:rsidRPr="009B33E0">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1750F893" w14:textId="77777777" w:rsidR="00E6306F" w:rsidRPr="009B33E0" w:rsidRDefault="00E6306F" w:rsidP="00E6306F">
            <w:pPr>
              <w:pStyle w:val="TablesHeadingGSCyan"/>
              <w:framePr w:hSpace="0" w:wrap="auto" w:vAnchor="margin" w:hAnchor="text" w:yAlign="inline"/>
              <w:spacing w:line="276" w:lineRule="auto"/>
              <w:rPr>
                <w:caps w:val="0"/>
                <w:color w:val="4D4D4C"/>
                <w:sz w:val="20"/>
                <w:szCs w:val="20"/>
              </w:rPr>
            </w:pPr>
            <w:r w:rsidRPr="009B33E0">
              <w:rPr>
                <w:caps w:val="0"/>
                <w:color w:val="4D4D4C"/>
                <w:sz w:val="20"/>
                <w:szCs w:val="20"/>
              </w:rPr>
              <w:t xml:space="preserve">Does the project involve the generation of waste materials </w:t>
            </w:r>
            <w:r w:rsidRPr="005E36C8">
              <w:rPr>
                <w:caps w:val="0"/>
                <w:color w:val="4D4D4C"/>
                <w:sz w:val="20"/>
                <w:szCs w:val="20"/>
              </w:rPr>
              <w:t>(both hazardous and non-hazardous)</w:t>
            </w:r>
            <w:r w:rsidRPr="009B33E0">
              <w:rPr>
                <w:caps w:val="0"/>
                <w:color w:val="4D4D4C"/>
                <w:sz w:val="20"/>
                <w:szCs w:val="20"/>
              </w:rPr>
              <w:t>?</w:t>
            </w:r>
          </w:p>
        </w:tc>
        <w:tc>
          <w:tcPr>
            <w:tcW w:w="953" w:type="pct"/>
            <w:tcBorders>
              <w:top w:val="single" w:sz="4" w:space="0" w:color="auto"/>
              <w:left w:val="single" w:sz="4" w:space="0" w:color="auto"/>
              <w:bottom w:val="single" w:sz="4" w:space="0" w:color="auto"/>
            </w:tcBorders>
          </w:tcPr>
          <w:p w14:paraId="2F8B8E67" w14:textId="3529107D" w:rsidR="002267D2" w:rsidRPr="005E36C8" w:rsidDel="00FB5485" w:rsidRDefault="002267D2" w:rsidP="002267D2">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3CDEEA3A" w14:textId="18B8B39F" w:rsidR="00E6306F" w:rsidRPr="000C05E8" w:rsidRDefault="002267D2" w:rsidP="00E6306F">
            <w:pPr>
              <w:pStyle w:val="TablesHeadingGSCyan"/>
              <w:framePr w:hSpace="0" w:wrap="auto" w:vAnchor="margin" w:hAnchor="text" w:yAlign="inline"/>
              <w:spacing w:line="276" w:lineRule="auto"/>
              <w:rPr>
                <w:rStyle w:val="SmartLink1"/>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4979DE6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A5A6065" w14:textId="77777777" w:rsidR="00E6306F" w:rsidRPr="009B33E0" w:rsidRDefault="00E6306F" w:rsidP="00E6306F">
            <w:pPr>
              <w:pStyle w:val="TablesHeadingGSCyan"/>
              <w:framePr w:hSpace="0" w:wrap="auto" w:vAnchor="margin" w:hAnchor="text" w:yAlign="inline"/>
              <w:spacing w:line="276" w:lineRule="auto"/>
              <w:rPr>
                <w:rStyle w:val="SmartLink1"/>
                <w:sz w:val="20"/>
                <w:szCs w:val="22"/>
              </w:rPr>
            </w:pPr>
            <w:r>
              <w:rPr>
                <w:rStyle w:val="SmartLink1"/>
                <w:sz w:val="20"/>
                <w:szCs w:val="22"/>
              </w:rPr>
              <w:fldChar w:fldCharType="begin"/>
            </w:r>
            <w:r>
              <w:rPr>
                <w:rStyle w:val="SmartLink1"/>
                <w:sz w:val="20"/>
                <w:szCs w:val="22"/>
              </w:rPr>
              <w:instrText xml:space="preserve"> REF _Ref136351905 \w \h </w:instrText>
            </w:r>
            <w:r>
              <w:rPr>
                <w:rStyle w:val="SmartLink1"/>
                <w:sz w:val="20"/>
                <w:szCs w:val="22"/>
              </w:rPr>
            </w:r>
            <w:r>
              <w:rPr>
                <w:rStyle w:val="SmartLink1"/>
                <w:sz w:val="20"/>
                <w:szCs w:val="22"/>
              </w:rPr>
              <w:fldChar w:fldCharType="separate"/>
            </w:r>
            <w:r>
              <w:rPr>
                <w:rStyle w:val="SmartLink1"/>
                <w:sz w:val="20"/>
                <w:szCs w:val="22"/>
              </w:rPr>
              <w:t>P.9.5.3 |</w:t>
            </w:r>
            <w:r>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1830BA97" w14:textId="77777777" w:rsidR="00E6306F" w:rsidRPr="009B33E0" w:rsidRDefault="00E6306F" w:rsidP="00E6306F">
            <w:pPr>
              <w:pStyle w:val="TablesHeadingGSCyan"/>
              <w:framePr w:hSpace="0" w:wrap="auto" w:vAnchor="margin" w:hAnchor="text" w:yAlign="inline"/>
              <w:spacing w:line="276" w:lineRule="auto"/>
              <w:rPr>
                <w:caps w:val="0"/>
                <w:color w:val="4D4D4C"/>
                <w:sz w:val="20"/>
                <w:szCs w:val="20"/>
              </w:rPr>
            </w:pPr>
            <w:r w:rsidRPr="006160F8">
              <w:rPr>
                <w:caps w:val="0"/>
                <w:color w:val="4D4D4C"/>
                <w:sz w:val="20"/>
                <w:szCs w:val="20"/>
              </w:rPr>
              <w:t xml:space="preserve">Does the project involve </w:t>
            </w:r>
            <w:r>
              <w:rPr>
                <w:caps w:val="0"/>
                <w:color w:val="4D4D4C"/>
                <w:sz w:val="20"/>
                <w:szCs w:val="20"/>
              </w:rPr>
              <w:t xml:space="preserve">risk of </w:t>
            </w:r>
            <w:r w:rsidRPr="006160F8">
              <w:rPr>
                <w:caps w:val="0"/>
                <w:color w:val="4D4D4C"/>
                <w:sz w:val="20"/>
                <w:szCs w:val="20"/>
              </w:rPr>
              <w:t>release of hazardous materials resulting from their production, transportation, handling, storage, or use?</w:t>
            </w:r>
          </w:p>
        </w:tc>
        <w:tc>
          <w:tcPr>
            <w:tcW w:w="953" w:type="pct"/>
            <w:tcBorders>
              <w:top w:val="single" w:sz="4" w:space="0" w:color="auto"/>
              <w:left w:val="single" w:sz="4" w:space="0" w:color="auto"/>
              <w:bottom w:val="single" w:sz="4" w:space="0" w:color="auto"/>
            </w:tcBorders>
          </w:tcPr>
          <w:p w14:paraId="2DD25500" w14:textId="50BCAC4D" w:rsidR="002267D2" w:rsidRPr="005E36C8" w:rsidDel="00FB5485" w:rsidRDefault="002267D2" w:rsidP="002267D2">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75E0BB2F" w14:textId="2331A173" w:rsidR="00E6306F" w:rsidRPr="00E54FDB" w:rsidRDefault="002267D2" w:rsidP="002267D2">
            <w:pPr>
              <w:pStyle w:val="TablesHeadingGSCyan"/>
              <w:framePr w:hSpace="0" w:wrap="auto" w:vAnchor="margin" w:hAnchor="text" w:yAlign="inline"/>
              <w:rPr>
                <w:rFonts w:ascii="Segoe UI Symbol" w:hAnsi="Segoe UI Symbol" w:cs="Segoe UI Symbol"/>
                <w:caps w:val="0"/>
                <w:color w:val="4D4D4C"/>
                <w:sz w:val="20"/>
                <w:szCs w:val="20"/>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6C614AC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355F7A6" w14:textId="77777777" w:rsidR="00E6306F" w:rsidRPr="009B33E0" w:rsidRDefault="00E6306F" w:rsidP="00E6306F">
            <w:pPr>
              <w:pStyle w:val="TablesHeadingGSCyan"/>
              <w:framePr w:hSpace="0" w:wrap="auto" w:vAnchor="margin" w:hAnchor="text" w:yAlign="inline"/>
              <w:spacing w:line="276" w:lineRule="auto"/>
              <w:rPr>
                <w:rStyle w:val="SmartLink1"/>
                <w:sz w:val="20"/>
                <w:szCs w:val="22"/>
              </w:rPr>
            </w:pPr>
            <w:r>
              <w:rPr>
                <w:rStyle w:val="SmartLink1"/>
                <w:sz w:val="20"/>
                <w:szCs w:val="22"/>
              </w:rPr>
              <w:fldChar w:fldCharType="begin"/>
            </w:r>
            <w:r>
              <w:rPr>
                <w:rStyle w:val="SmartLink1"/>
                <w:sz w:val="20"/>
                <w:szCs w:val="22"/>
              </w:rPr>
              <w:instrText xml:space="preserve"> REF _Ref136350762 \w \h </w:instrText>
            </w:r>
            <w:r>
              <w:rPr>
                <w:rStyle w:val="SmartLink1"/>
                <w:sz w:val="20"/>
                <w:szCs w:val="22"/>
              </w:rPr>
            </w:r>
            <w:r>
              <w:rPr>
                <w:rStyle w:val="SmartLink1"/>
                <w:sz w:val="20"/>
                <w:szCs w:val="22"/>
              </w:rPr>
              <w:fldChar w:fldCharType="separate"/>
            </w:r>
            <w:r>
              <w:rPr>
                <w:rStyle w:val="SmartLink1"/>
                <w:sz w:val="20"/>
                <w:szCs w:val="22"/>
              </w:rPr>
              <w:t>P.9.5.5 |</w:t>
            </w:r>
            <w:r>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740A7A29" w14:textId="77777777" w:rsidR="00E6306F" w:rsidRPr="009B33E0" w:rsidRDefault="00E6306F" w:rsidP="00E6306F">
            <w:pPr>
              <w:pStyle w:val="TablesHeadingGSCyan"/>
              <w:framePr w:hSpace="0" w:wrap="auto" w:vAnchor="margin" w:hAnchor="text" w:yAlign="inline"/>
              <w:spacing w:line="276" w:lineRule="auto"/>
              <w:rPr>
                <w:caps w:val="0"/>
                <w:color w:val="4D4D4C"/>
                <w:sz w:val="20"/>
                <w:szCs w:val="20"/>
              </w:rPr>
            </w:pPr>
            <w:r w:rsidRPr="009B33E0">
              <w:rPr>
                <w:caps w:val="0"/>
                <w:color w:val="4D4D4C"/>
                <w:sz w:val="20"/>
                <w:szCs w:val="20"/>
              </w:rPr>
              <w:t>Does the project involve the use of any chemicals or materials subject to international bans or phase-outs?</w:t>
            </w:r>
          </w:p>
        </w:tc>
        <w:tc>
          <w:tcPr>
            <w:tcW w:w="953" w:type="pct"/>
            <w:tcBorders>
              <w:top w:val="single" w:sz="4" w:space="0" w:color="auto"/>
              <w:left w:val="single" w:sz="4" w:space="0" w:color="auto"/>
              <w:bottom w:val="single" w:sz="4" w:space="0" w:color="auto"/>
            </w:tcBorders>
          </w:tcPr>
          <w:p w14:paraId="7B8515DC" w14:textId="1E721386" w:rsidR="002267D2" w:rsidRPr="005E36C8" w:rsidDel="00FB5485" w:rsidRDefault="002267D2" w:rsidP="002267D2">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268F8EAD" w14:textId="78F2AF2F" w:rsidR="00E6306F" w:rsidRPr="00E54FDB" w:rsidRDefault="002267D2" w:rsidP="002267D2">
            <w:pPr>
              <w:pStyle w:val="TablesHeadingGSCyan"/>
              <w:framePr w:hSpace="0" w:wrap="auto" w:vAnchor="margin" w:hAnchor="text" w:yAlign="inline"/>
              <w:rPr>
                <w:rFonts w:ascii="Segoe UI Symbol" w:hAnsi="Segoe UI Symbol" w:cs="Segoe UI Symbol"/>
                <w:caps w:val="0"/>
                <w:color w:val="4D4D4C"/>
                <w:sz w:val="20"/>
                <w:szCs w:val="20"/>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73476744" w14:textId="77777777" w:rsidTr="005336A6">
        <w:trPr>
          <w:trHeight w:val="364"/>
        </w:trPr>
        <w:tc>
          <w:tcPr>
            <w:tcW w:w="5000" w:type="pct"/>
            <w:gridSpan w:val="3"/>
            <w:tcBorders>
              <w:top w:val="single" w:sz="4" w:space="0" w:color="auto"/>
              <w:bottom w:val="single" w:sz="4" w:space="0" w:color="auto"/>
            </w:tcBorders>
            <w:noWrap/>
            <w:vAlign w:val="top"/>
          </w:tcPr>
          <w:p w14:paraId="6B7E9C84" w14:textId="77777777" w:rsidR="00E6306F" w:rsidRPr="000C05E8" w:rsidRDefault="00E6306F" w:rsidP="00E6306F">
            <w:pPr>
              <w:pStyle w:val="TablesHeadingGSCyan"/>
              <w:framePr w:hSpace="0" w:wrap="auto" w:vAnchor="margin" w:hAnchor="text" w:yAlign="inline"/>
              <w:spacing w:line="276" w:lineRule="auto"/>
              <w:rPr>
                <w:rStyle w:val="SmartLink1"/>
              </w:rPr>
            </w:pPr>
            <w:r w:rsidRPr="00770304">
              <w:rPr>
                <w:caps w:val="0"/>
                <w:sz w:val="20"/>
                <w:szCs w:val="22"/>
              </w:rPr>
              <w:t>If the answ</w:t>
            </w:r>
            <w:r w:rsidRPr="00813E0B">
              <w:rPr>
                <w:caps w:val="0"/>
                <w:sz w:val="20"/>
                <w:szCs w:val="22"/>
              </w:rPr>
              <w:t xml:space="preserve">er to </w:t>
            </w:r>
            <w:r>
              <w:rPr>
                <w:caps w:val="0"/>
                <w:sz w:val="20"/>
                <w:szCs w:val="22"/>
              </w:rPr>
              <w:t xml:space="preserve">any of the </w:t>
            </w:r>
            <w:r w:rsidRPr="00770304">
              <w:rPr>
                <w:caps w:val="0"/>
                <w:sz w:val="20"/>
                <w:szCs w:val="22"/>
              </w:rPr>
              <w:t>question</w:t>
            </w:r>
            <w:r>
              <w:rPr>
                <w:caps w:val="0"/>
                <w:sz w:val="20"/>
                <w:szCs w:val="22"/>
              </w:rPr>
              <w:t>s</w:t>
            </w:r>
            <w:r w:rsidRPr="00770304">
              <w:rPr>
                <w:caps w:val="0"/>
                <w:sz w:val="20"/>
                <w:szCs w:val="22"/>
              </w:rPr>
              <w:t xml:space="preserve">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0825D8" w14:paraId="53E841FB"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3D4D2744" w14:textId="767E60A8" w:rsidR="00E6306F" w:rsidRPr="00BF1765" w:rsidRDefault="00563DC2" w:rsidP="00563DC2">
            <w:pPr>
              <w:pStyle w:val="TablesHeadingGSCyan"/>
              <w:framePr w:hSpace="0" w:wrap="auto" w:vAnchor="margin" w:hAnchor="text" w:yAlign="inline"/>
              <w:spacing w:line="276" w:lineRule="auto"/>
            </w:pPr>
            <w:r>
              <w:rPr>
                <w:i/>
                <w:iCs/>
                <w:caps w:val="0"/>
                <w:color w:val="4D4D4C"/>
                <w:sz w:val="20"/>
                <w:szCs w:val="20"/>
              </w:rPr>
              <w:t>NA</w:t>
            </w:r>
          </w:p>
        </w:tc>
      </w:tr>
      <w:tr w:rsidR="00E6306F" w:rsidRPr="005E36C8" w14:paraId="520BDFDC" w14:textId="77777777" w:rsidTr="005336A6">
        <w:trPr>
          <w:trHeight w:val="364"/>
        </w:trPr>
        <w:tc>
          <w:tcPr>
            <w:tcW w:w="5000" w:type="pct"/>
            <w:gridSpan w:val="3"/>
            <w:tcBorders>
              <w:top w:val="single" w:sz="4" w:space="0" w:color="auto"/>
              <w:bottom w:val="single" w:sz="4" w:space="0" w:color="auto"/>
            </w:tcBorders>
            <w:noWrap/>
            <w:vAlign w:val="top"/>
          </w:tcPr>
          <w:p w14:paraId="103811B4" w14:textId="77777777" w:rsidR="00E6306F" w:rsidRPr="005E36C8" w:rsidRDefault="00E6306F" w:rsidP="00E6306F">
            <w:pPr>
              <w:rPr>
                <w:caps/>
                <w:sz w:val="20"/>
                <w:szCs w:val="20"/>
              </w:rPr>
            </w:pPr>
            <w:r w:rsidRPr="002D52A6">
              <w:rPr>
                <w:color w:val="00B9BD" w:themeColor="accent1"/>
                <w:sz w:val="20"/>
                <w:szCs w:val="22"/>
              </w:rPr>
              <w:t>Would the project involve or lead to:</w:t>
            </w:r>
          </w:p>
        </w:tc>
      </w:tr>
      <w:tr w:rsidR="00E6306F" w:rsidRPr="005E36C8" w14:paraId="5ED1BB48"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C97E0FA" w14:textId="77777777" w:rsidR="00E6306F" w:rsidRPr="005E36C8" w:rsidRDefault="00E6306F" w:rsidP="00E6306F">
            <w:pPr>
              <w:pStyle w:val="TablesHeadingGSCyan"/>
              <w:framePr w:hSpace="0" w:wrap="auto" w:vAnchor="margin" w:hAnchor="text" w:yAlign="inline"/>
              <w:rPr>
                <w:caps w:val="0"/>
                <w:color w:val="4D4D4C"/>
                <w:sz w:val="20"/>
                <w:szCs w:val="22"/>
              </w:rPr>
            </w:pPr>
            <w:r w:rsidRPr="009B33E0">
              <w:rPr>
                <w:rStyle w:val="SmartLink1"/>
                <w:sz w:val="20"/>
                <w:szCs w:val="22"/>
              </w:rPr>
              <w:fldChar w:fldCharType="begin"/>
            </w:r>
            <w:r w:rsidRPr="009B33E0">
              <w:rPr>
                <w:rStyle w:val="SmartLink1"/>
                <w:sz w:val="20"/>
                <w:szCs w:val="22"/>
              </w:rPr>
              <w:instrText xml:space="preserve"> REF _Ref136350658 \w \h </w:instrText>
            </w:r>
            <w:r>
              <w:rPr>
                <w:rStyle w:val="SmartLink1"/>
                <w:sz w:val="20"/>
                <w:szCs w:val="22"/>
              </w:rPr>
              <w:instrText xml:space="preserve"> \* MERGEFORMAT </w:instrText>
            </w:r>
            <w:r w:rsidRPr="009B33E0">
              <w:rPr>
                <w:rStyle w:val="SmartLink1"/>
                <w:sz w:val="20"/>
                <w:szCs w:val="22"/>
              </w:rPr>
            </w:r>
            <w:r w:rsidRPr="009B33E0">
              <w:rPr>
                <w:rStyle w:val="SmartLink1"/>
                <w:sz w:val="20"/>
                <w:szCs w:val="22"/>
              </w:rPr>
              <w:fldChar w:fldCharType="separate"/>
            </w:r>
            <w:r w:rsidRPr="009B33E0">
              <w:rPr>
                <w:rStyle w:val="SmartLink1"/>
                <w:sz w:val="20"/>
                <w:szCs w:val="22"/>
              </w:rPr>
              <w:t>P.9.5.1 |</w:t>
            </w:r>
            <w:r w:rsidRPr="009B33E0">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599E996E" w14:textId="77777777" w:rsidR="00E6306F" w:rsidRPr="005E36C8" w:rsidRDefault="00E6306F" w:rsidP="00E6306F">
            <w:pPr>
              <w:pStyle w:val="TablesHeadingGSCyan"/>
              <w:framePr w:hSpace="0" w:wrap="auto" w:vAnchor="margin" w:hAnchor="text" w:yAlign="inline"/>
              <w:rPr>
                <w:caps w:val="0"/>
                <w:color w:val="4D4D4C"/>
                <w:sz w:val="20"/>
                <w:szCs w:val="20"/>
              </w:rPr>
            </w:pPr>
            <w:r>
              <w:t xml:space="preserve"> </w:t>
            </w:r>
            <w:r w:rsidRPr="009B33E0">
              <w:rPr>
                <w:caps w:val="0"/>
                <w:color w:val="4D4D4C"/>
                <w:sz w:val="20"/>
                <w:szCs w:val="20"/>
              </w:rPr>
              <w:t>the generation and management of waste materials?</w:t>
            </w:r>
          </w:p>
        </w:tc>
        <w:tc>
          <w:tcPr>
            <w:tcW w:w="953" w:type="pct"/>
            <w:tcBorders>
              <w:top w:val="single" w:sz="4" w:space="0" w:color="auto"/>
              <w:left w:val="single" w:sz="4" w:space="0" w:color="auto"/>
              <w:bottom w:val="single" w:sz="4" w:space="0" w:color="auto"/>
            </w:tcBorders>
            <w:vAlign w:val="top"/>
          </w:tcPr>
          <w:p w14:paraId="3470FD29" w14:textId="3962E109"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6DACCC75" w14:textId="308503AC"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POTENTIALLY</w:t>
            </w:r>
          </w:p>
          <w:p w14:paraId="192C980C" w14:textId="470823B0" w:rsidR="00E6306F" w:rsidRPr="005E36C8" w:rsidRDefault="002C7024"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NO</w:t>
            </w:r>
          </w:p>
        </w:tc>
      </w:tr>
      <w:tr w:rsidR="00E6306F" w:rsidRPr="005E36C8" w14:paraId="7B94633F"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F0A9877" w14:textId="77777777" w:rsidR="00E6306F" w:rsidRPr="005E36C8" w:rsidRDefault="00E6306F" w:rsidP="00E6306F">
            <w:pPr>
              <w:pStyle w:val="TablesHeadingGSCyan"/>
              <w:framePr w:hSpace="0" w:wrap="auto" w:vAnchor="margin" w:hAnchor="text" w:yAlign="inline"/>
              <w:rPr>
                <w:caps w:val="0"/>
                <w:color w:val="4D4D4C"/>
                <w:sz w:val="20"/>
                <w:szCs w:val="22"/>
              </w:rPr>
            </w:pPr>
            <w:r w:rsidRPr="009B33E0">
              <w:rPr>
                <w:rStyle w:val="SmartLink1"/>
                <w:sz w:val="20"/>
                <w:szCs w:val="22"/>
              </w:rPr>
              <w:fldChar w:fldCharType="begin"/>
            </w:r>
            <w:r w:rsidRPr="009B33E0">
              <w:rPr>
                <w:rStyle w:val="SmartLink1"/>
                <w:sz w:val="20"/>
                <w:szCs w:val="22"/>
              </w:rPr>
              <w:instrText xml:space="preserve"> REF _Ref136350658 \w \h </w:instrText>
            </w:r>
            <w:r>
              <w:rPr>
                <w:rStyle w:val="SmartLink1"/>
                <w:sz w:val="20"/>
                <w:szCs w:val="22"/>
              </w:rPr>
              <w:instrText xml:space="preserve"> \* MERGEFORMAT </w:instrText>
            </w:r>
            <w:r w:rsidRPr="009B33E0">
              <w:rPr>
                <w:rStyle w:val="SmartLink1"/>
                <w:sz w:val="20"/>
                <w:szCs w:val="22"/>
              </w:rPr>
            </w:r>
            <w:r w:rsidRPr="009B33E0">
              <w:rPr>
                <w:rStyle w:val="SmartLink1"/>
                <w:sz w:val="20"/>
                <w:szCs w:val="22"/>
              </w:rPr>
              <w:fldChar w:fldCharType="separate"/>
            </w:r>
            <w:r w:rsidRPr="009B33E0">
              <w:rPr>
                <w:rStyle w:val="SmartLink1"/>
                <w:sz w:val="20"/>
                <w:szCs w:val="22"/>
              </w:rPr>
              <w:t>P.9.5.1 |</w:t>
            </w:r>
            <w:r w:rsidRPr="009B33E0">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4487E8DE" w14:textId="77777777" w:rsidR="00E6306F" w:rsidRPr="005E36C8" w:rsidRDefault="00E6306F" w:rsidP="00E6306F">
            <w:pPr>
              <w:pStyle w:val="TablesHeadingGSCyan"/>
              <w:framePr w:hSpace="0" w:wrap="auto" w:vAnchor="margin" w:hAnchor="text" w:yAlign="inline"/>
              <w:rPr>
                <w:caps w:val="0"/>
                <w:color w:val="4D4D4C"/>
                <w:sz w:val="20"/>
                <w:szCs w:val="20"/>
              </w:rPr>
            </w:pPr>
            <w:r w:rsidRPr="009B33E0">
              <w:rPr>
                <w:caps w:val="0"/>
                <w:color w:val="4D4D4C"/>
                <w:sz w:val="20"/>
                <w:szCs w:val="20"/>
              </w:rPr>
              <w:t>treatment, destruction, or disposal of waste material?</w:t>
            </w:r>
          </w:p>
        </w:tc>
        <w:tc>
          <w:tcPr>
            <w:tcW w:w="953" w:type="pct"/>
            <w:tcBorders>
              <w:top w:val="single" w:sz="4" w:space="0" w:color="auto"/>
              <w:left w:val="single" w:sz="4" w:space="0" w:color="auto"/>
              <w:bottom w:val="single" w:sz="4" w:space="0" w:color="auto"/>
            </w:tcBorders>
          </w:tcPr>
          <w:p w14:paraId="2CFD6C1C" w14:textId="3E6CC1A2"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11293163" w14:textId="2E63D396" w:rsidR="00E6306F" w:rsidRPr="005E36C8" w:rsidDel="00FB5485" w:rsidRDefault="002C7024" w:rsidP="00E6306F">
            <w:r>
              <w:rPr>
                <w:rFonts w:ascii="MS Gothic" w:eastAsia="MS Gothic" w:hAnsi="MS Gothic" w:hint="eastAsia"/>
                <w:caps/>
                <w:sz w:val="20"/>
                <w:szCs w:val="20"/>
              </w:rPr>
              <w:t>☒</w:t>
            </w:r>
            <w:r w:rsidR="00E6306F" w:rsidRPr="005E36C8" w:rsidDel="00FB5485">
              <w:rPr>
                <w:caps/>
                <w:sz w:val="20"/>
                <w:szCs w:val="20"/>
              </w:rPr>
              <w:t xml:space="preserve"> </w:t>
            </w:r>
            <w:r w:rsidR="00E6306F" w:rsidDel="00FB5485">
              <w:rPr>
                <w:caps/>
                <w:sz w:val="20"/>
                <w:szCs w:val="20"/>
              </w:rPr>
              <w:t>No</w:t>
            </w:r>
          </w:p>
          <w:p w14:paraId="745853D1" w14:textId="492BAEC0" w:rsidR="00E6306F" w:rsidRPr="005E36C8"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N</w:t>
            </w:r>
            <w:r w:rsidDel="00FB5485">
              <w:rPr>
                <w:caps w:val="0"/>
                <w:color w:val="4D4D4C"/>
                <w:sz w:val="20"/>
                <w:szCs w:val="20"/>
              </w:rPr>
              <w:t>A</w:t>
            </w:r>
          </w:p>
        </w:tc>
      </w:tr>
      <w:tr w:rsidR="00E6306F" w:rsidRPr="005E36C8" w14:paraId="053E99A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6B05E81" w14:textId="77777777" w:rsidR="00E6306F" w:rsidRPr="005E36C8" w:rsidRDefault="00E6306F" w:rsidP="00E6306F">
            <w:pPr>
              <w:pStyle w:val="TablesHeadingGSCyan"/>
              <w:framePr w:hSpace="0" w:wrap="auto" w:vAnchor="margin" w:hAnchor="text" w:yAlign="inline"/>
              <w:rPr>
                <w:caps w:val="0"/>
                <w:color w:val="4D4D4C"/>
                <w:sz w:val="20"/>
                <w:szCs w:val="22"/>
              </w:rPr>
            </w:pPr>
            <w:r w:rsidRPr="009B33E0">
              <w:rPr>
                <w:rStyle w:val="SmartLink1"/>
                <w:sz w:val="20"/>
                <w:szCs w:val="22"/>
              </w:rPr>
              <w:fldChar w:fldCharType="begin"/>
            </w:r>
            <w:r w:rsidRPr="009B33E0">
              <w:rPr>
                <w:rStyle w:val="SmartLink1"/>
                <w:sz w:val="20"/>
                <w:szCs w:val="22"/>
              </w:rPr>
              <w:instrText xml:space="preserve"> REF _Ref136350658 \w \h </w:instrText>
            </w:r>
            <w:r>
              <w:rPr>
                <w:rStyle w:val="SmartLink1"/>
                <w:sz w:val="20"/>
                <w:szCs w:val="22"/>
              </w:rPr>
              <w:instrText xml:space="preserve"> \* MERGEFORMAT </w:instrText>
            </w:r>
            <w:r w:rsidRPr="009B33E0">
              <w:rPr>
                <w:rStyle w:val="SmartLink1"/>
                <w:sz w:val="20"/>
                <w:szCs w:val="22"/>
              </w:rPr>
            </w:r>
            <w:r w:rsidRPr="009B33E0">
              <w:rPr>
                <w:rStyle w:val="SmartLink1"/>
                <w:sz w:val="20"/>
                <w:szCs w:val="22"/>
              </w:rPr>
              <w:fldChar w:fldCharType="separate"/>
            </w:r>
            <w:r w:rsidRPr="009B33E0">
              <w:rPr>
                <w:rStyle w:val="SmartLink1"/>
                <w:sz w:val="20"/>
                <w:szCs w:val="22"/>
              </w:rPr>
              <w:t>P.9.5.1 |</w:t>
            </w:r>
            <w:r w:rsidRPr="009B33E0">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37261CA8" w14:textId="77777777" w:rsidR="00E6306F" w:rsidRPr="005E36C8"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If answer to above question is “Yes”, d</w:t>
            </w:r>
            <w:r w:rsidRPr="00C10F43">
              <w:rPr>
                <w:caps w:val="0"/>
                <w:color w:val="4D4D4C"/>
                <w:sz w:val="20"/>
                <w:szCs w:val="20"/>
              </w:rPr>
              <w:t>oes the project involve an environmentally friendly method that includes appropriate control of emissions and residues resulting from the handling and processing of waste material?</w:t>
            </w:r>
          </w:p>
        </w:tc>
        <w:tc>
          <w:tcPr>
            <w:tcW w:w="953" w:type="pct"/>
            <w:tcBorders>
              <w:top w:val="single" w:sz="4" w:space="0" w:color="auto"/>
              <w:left w:val="single" w:sz="4" w:space="0" w:color="auto"/>
              <w:bottom w:val="single" w:sz="4" w:space="0" w:color="auto"/>
            </w:tcBorders>
          </w:tcPr>
          <w:p w14:paraId="4C262FCC" w14:textId="347DA68B"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70048BFC" w14:textId="3C9F4BFE"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797B2B71" w14:textId="5F64A9B6" w:rsidR="00E6306F" w:rsidRPr="005E36C8" w:rsidRDefault="002C7024"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130116FB"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D9911B4" w14:textId="77777777" w:rsidR="00E6306F" w:rsidRPr="009B33E0" w:rsidRDefault="00E6306F" w:rsidP="00E6306F">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_Ref136351905 \w \h  \* MERGEFORMAT </w:instrText>
            </w:r>
            <w:r>
              <w:rPr>
                <w:rStyle w:val="SmartLink1"/>
                <w:sz w:val="20"/>
                <w:szCs w:val="22"/>
              </w:rPr>
            </w:r>
            <w:r>
              <w:rPr>
                <w:rStyle w:val="SmartLink1"/>
                <w:sz w:val="20"/>
                <w:szCs w:val="22"/>
              </w:rPr>
              <w:fldChar w:fldCharType="separate"/>
            </w:r>
            <w:r>
              <w:rPr>
                <w:rStyle w:val="SmartLink1"/>
                <w:sz w:val="20"/>
                <w:szCs w:val="22"/>
              </w:rPr>
              <w:t>P.9.5.3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0448FA2A" w14:textId="77777777" w:rsidR="00E6306F"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 xml:space="preserve">risk of </w:t>
            </w:r>
            <w:r w:rsidRPr="006160F8">
              <w:rPr>
                <w:caps w:val="0"/>
                <w:color w:val="4D4D4C"/>
                <w:sz w:val="20"/>
                <w:szCs w:val="20"/>
              </w:rPr>
              <w:t>release of hazardous materials resulting from their production, transportation, handling, storage, or use</w:t>
            </w:r>
            <w:r>
              <w:rPr>
                <w:caps w:val="0"/>
                <w:color w:val="4D4D4C"/>
                <w:sz w:val="20"/>
                <w:szCs w:val="20"/>
              </w:rPr>
              <w:t xml:space="preserve">? </w:t>
            </w:r>
          </w:p>
        </w:tc>
        <w:tc>
          <w:tcPr>
            <w:tcW w:w="953" w:type="pct"/>
            <w:tcBorders>
              <w:top w:val="single" w:sz="4" w:space="0" w:color="auto"/>
              <w:left w:val="single" w:sz="4" w:space="0" w:color="auto"/>
              <w:bottom w:val="single" w:sz="4" w:space="0" w:color="auto"/>
            </w:tcBorders>
          </w:tcPr>
          <w:p w14:paraId="7EB1D394" w14:textId="35DFD851"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070EC90F" w14:textId="6895675D"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5D43F454" w14:textId="255F36CF" w:rsidR="00E6306F" w:rsidRDefault="002C7024"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52953A8A"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BDB5435" w14:textId="77777777" w:rsidR="00E6306F" w:rsidRPr="009B33E0" w:rsidRDefault="00E6306F" w:rsidP="00E6306F">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_Ref136351905 \w \h  \* MERGEFORMAT </w:instrText>
            </w:r>
            <w:r>
              <w:rPr>
                <w:rStyle w:val="SmartLink1"/>
                <w:sz w:val="20"/>
                <w:szCs w:val="22"/>
              </w:rPr>
            </w:r>
            <w:r>
              <w:rPr>
                <w:rStyle w:val="SmartLink1"/>
                <w:sz w:val="20"/>
                <w:szCs w:val="22"/>
              </w:rPr>
              <w:fldChar w:fldCharType="separate"/>
            </w:r>
            <w:r>
              <w:rPr>
                <w:rStyle w:val="SmartLink1"/>
                <w:sz w:val="20"/>
                <w:szCs w:val="22"/>
              </w:rPr>
              <w:t>P.9.5.3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183A3180" w14:textId="77777777" w:rsidR="00E6306F"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If answer to above question is "yes”, does project has measures in place to address health risks?</w:t>
            </w:r>
          </w:p>
        </w:tc>
        <w:tc>
          <w:tcPr>
            <w:tcW w:w="953" w:type="pct"/>
            <w:tcBorders>
              <w:top w:val="single" w:sz="4" w:space="0" w:color="auto"/>
              <w:left w:val="single" w:sz="4" w:space="0" w:color="auto"/>
              <w:bottom w:val="single" w:sz="4" w:space="0" w:color="auto"/>
            </w:tcBorders>
          </w:tcPr>
          <w:p w14:paraId="0B89B07A" w14:textId="7A4E8BF8"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3C43FBE8" w14:textId="2A5098DF"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1723C6FB" w14:textId="35882308" w:rsidR="00E6306F" w:rsidRDefault="002C7024"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47A72E41"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1F3922E" w14:textId="77777777" w:rsidR="00E6306F" w:rsidRPr="009B33E0" w:rsidRDefault="00E6306F" w:rsidP="00E6306F">
            <w:pPr>
              <w:pStyle w:val="TablesHeadingGSCyan"/>
              <w:framePr w:hSpace="0" w:wrap="auto" w:vAnchor="margin" w:hAnchor="text" w:yAlign="inline"/>
              <w:rPr>
                <w:rStyle w:val="SmartLink1"/>
                <w:sz w:val="20"/>
                <w:szCs w:val="22"/>
              </w:rPr>
            </w:pPr>
            <w:r>
              <w:rPr>
                <w:rStyle w:val="SmartLink1"/>
                <w:sz w:val="20"/>
                <w:szCs w:val="22"/>
              </w:rPr>
              <w:fldChar w:fldCharType="begin"/>
            </w:r>
            <w:r>
              <w:rPr>
                <w:rStyle w:val="SmartLink1"/>
                <w:sz w:val="20"/>
                <w:szCs w:val="22"/>
              </w:rPr>
              <w:instrText xml:space="preserve"> REF _Ref136352402 \w \h </w:instrText>
            </w:r>
            <w:r>
              <w:rPr>
                <w:rStyle w:val="SmartLink1"/>
                <w:sz w:val="20"/>
                <w:szCs w:val="22"/>
              </w:rPr>
            </w:r>
            <w:r>
              <w:rPr>
                <w:rStyle w:val="SmartLink1"/>
                <w:sz w:val="20"/>
                <w:szCs w:val="22"/>
              </w:rPr>
              <w:fldChar w:fldCharType="separate"/>
            </w:r>
            <w:r>
              <w:rPr>
                <w:rStyle w:val="SmartLink1"/>
                <w:sz w:val="20"/>
                <w:szCs w:val="22"/>
              </w:rPr>
              <w:t>P.9.5.4 |</w:t>
            </w:r>
            <w:r>
              <w:rPr>
                <w:rStyle w:val="SmartLink1"/>
                <w:sz w:val="20"/>
                <w:szCs w:val="22"/>
              </w:rPr>
              <w:fldChar w:fldCharType="end"/>
            </w:r>
          </w:p>
        </w:tc>
        <w:tc>
          <w:tcPr>
            <w:tcW w:w="3285" w:type="pct"/>
            <w:tcBorders>
              <w:top w:val="single" w:sz="4" w:space="0" w:color="auto"/>
              <w:bottom w:val="single" w:sz="4" w:space="0" w:color="auto"/>
              <w:right w:val="single" w:sz="4" w:space="0" w:color="auto"/>
            </w:tcBorders>
          </w:tcPr>
          <w:p w14:paraId="383BC494" w14:textId="77777777" w:rsidR="00E6306F"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 xml:space="preserve">Involve </w:t>
            </w:r>
            <w:r w:rsidRPr="006160F8">
              <w:rPr>
                <w:caps w:val="0"/>
                <w:color w:val="4D4D4C"/>
                <w:sz w:val="20"/>
                <w:szCs w:val="20"/>
              </w:rPr>
              <w:t>manufacture, trade, and use of chemicals and hazardous materials subject to international bans or phase-outs due to their high toxicity to living organisms, environmental persistence, potential for bioaccumulation, or potential for depletion of the ozone layer</w:t>
            </w:r>
          </w:p>
        </w:tc>
        <w:tc>
          <w:tcPr>
            <w:tcW w:w="953" w:type="pct"/>
            <w:tcBorders>
              <w:top w:val="single" w:sz="4" w:space="0" w:color="auto"/>
              <w:left w:val="single" w:sz="4" w:space="0" w:color="auto"/>
              <w:bottom w:val="single" w:sz="4" w:space="0" w:color="auto"/>
            </w:tcBorders>
          </w:tcPr>
          <w:p w14:paraId="67F141BF" w14:textId="0417A975"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2D743061" w14:textId="16B5647E"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POTENTIALLY</w:t>
            </w:r>
          </w:p>
          <w:p w14:paraId="5D70B39B" w14:textId="03ED200B" w:rsidR="00E6306F" w:rsidRDefault="002C7024"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NO</w:t>
            </w:r>
          </w:p>
        </w:tc>
      </w:tr>
      <w:tr w:rsidR="00E6306F" w:rsidRPr="005E36C8" w14:paraId="4E9165D4" w14:textId="77777777" w:rsidTr="005336A6">
        <w:trPr>
          <w:trHeight w:val="364"/>
        </w:trPr>
        <w:tc>
          <w:tcPr>
            <w:tcW w:w="5000" w:type="pct"/>
            <w:gridSpan w:val="3"/>
            <w:tcBorders>
              <w:top w:val="single" w:sz="4" w:space="0" w:color="auto"/>
              <w:bottom w:val="single" w:sz="4" w:space="0" w:color="auto"/>
            </w:tcBorders>
            <w:noWrap/>
            <w:vAlign w:val="top"/>
          </w:tcPr>
          <w:p w14:paraId="73A6517F"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0"/>
              </w:rPr>
            </w:pPr>
            <w:r w:rsidRPr="00FB2690">
              <w:rPr>
                <w:caps w:val="0"/>
                <w:sz w:val="20"/>
                <w:szCs w:val="22"/>
              </w:rPr>
              <w:t>If the answer is "yes" or "potentially" to any of the above questions, please provide a brief description of the project situation below. Also, provide justification and/or evidence as necessary to demonstrate compliance with applicable requirements.</w:t>
            </w:r>
          </w:p>
        </w:tc>
      </w:tr>
      <w:tr w:rsidR="00E6306F" w:rsidRPr="005E36C8" w14:paraId="6D9CF66A"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22B0A454" w14:textId="2907C997" w:rsidR="00E6306F" w:rsidRPr="00C506C4" w:rsidRDefault="002C7024" w:rsidP="002C7024">
            <w:pPr>
              <w:pStyle w:val="TablesHeadingGSCyan"/>
              <w:framePr w:hSpace="0" w:wrap="auto" w:vAnchor="margin" w:hAnchor="text" w:yAlign="inline"/>
              <w:spacing w:line="276" w:lineRule="auto"/>
            </w:pPr>
            <w:r>
              <w:rPr>
                <w:i/>
                <w:iCs/>
                <w:caps w:val="0"/>
                <w:color w:val="4D4D4C"/>
                <w:sz w:val="20"/>
                <w:szCs w:val="20"/>
              </w:rPr>
              <w:t>NA</w:t>
            </w:r>
          </w:p>
        </w:tc>
      </w:tr>
      <w:tr w:rsidR="00E6306F" w:rsidRPr="000825D8" w14:paraId="3A1037A9" w14:textId="77777777" w:rsidTr="005336A6">
        <w:trPr>
          <w:trHeight w:val="364"/>
        </w:trPr>
        <w:tc>
          <w:tcPr>
            <w:tcW w:w="5000" w:type="pct"/>
            <w:gridSpan w:val="3"/>
            <w:tcBorders>
              <w:top w:val="single" w:sz="4" w:space="0" w:color="auto"/>
              <w:bottom w:val="single" w:sz="4" w:space="0" w:color="auto"/>
            </w:tcBorders>
            <w:noWrap/>
            <w:vAlign w:val="top"/>
          </w:tcPr>
          <w:p w14:paraId="39A640C9" w14:textId="77777777" w:rsidR="00E6306F" w:rsidRPr="000825D8" w:rsidRDefault="00E6306F" w:rsidP="00E6306F">
            <w:pPr>
              <w:pStyle w:val="TablesHeadingGSCyan"/>
              <w:framePr w:hSpace="0" w:wrap="auto" w:vAnchor="margin" w:hAnchor="text" w:yAlign="inline"/>
              <w:spacing w:line="276" w:lineRule="auto"/>
              <w:rPr>
                <w:i/>
                <w:iCs/>
                <w:caps w:val="0"/>
                <w:color w:val="005B5E" w:themeColor="accent1" w:themeShade="7F"/>
                <w:sz w:val="24"/>
                <w:lang w:val="en-SG"/>
              </w:rPr>
            </w:pPr>
            <w:r w:rsidRPr="00C506C4">
              <w:rPr>
                <w:rStyle w:val="SmartLink1"/>
              </w:rPr>
              <w:fldChar w:fldCharType="begin"/>
            </w:r>
            <w:r w:rsidRPr="00C506C4">
              <w:rPr>
                <w:rStyle w:val="SmartLink1"/>
              </w:rPr>
              <w:instrText xml:space="preserve"> REF _Ref136352453 \w \h </w:instrText>
            </w:r>
            <w:r>
              <w:rPr>
                <w:rStyle w:val="SmartLink1"/>
              </w:rPr>
              <w:instrText xml:space="preserve"> \* MERGEFORMAT </w:instrText>
            </w:r>
            <w:r w:rsidRPr="00C506C4">
              <w:rPr>
                <w:rStyle w:val="SmartLink1"/>
              </w:rPr>
            </w:r>
            <w:r w:rsidRPr="00C506C4">
              <w:rPr>
                <w:rStyle w:val="SmartLink1"/>
              </w:rPr>
              <w:fldChar w:fldCharType="separate"/>
            </w:r>
            <w:r w:rsidRPr="00C506C4">
              <w:rPr>
                <w:rStyle w:val="SmartLink1"/>
              </w:rPr>
              <w:t>P.9.6 |</w:t>
            </w:r>
            <w:r w:rsidRPr="00C506C4">
              <w:rPr>
                <w:rStyle w:val="SmartLink1"/>
              </w:rPr>
              <w:fldChar w:fldCharType="end"/>
            </w:r>
            <w:r w:rsidRPr="00C506C4">
              <w:rPr>
                <w:rStyle w:val="SmartLink1"/>
              </w:rPr>
              <w:fldChar w:fldCharType="begin"/>
            </w:r>
            <w:r w:rsidRPr="00C506C4">
              <w:rPr>
                <w:rStyle w:val="SmartLink1"/>
              </w:rPr>
              <w:instrText xml:space="preserve"> REF _Ref136352458 \h </w:instrText>
            </w:r>
            <w:r>
              <w:rPr>
                <w:rStyle w:val="SmartLink1"/>
              </w:rPr>
              <w:instrText xml:space="preserve"> \* MERGEFORMAT </w:instrText>
            </w:r>
            <w:r w:rsidRPr="00C506C4">
              <w:rPr>
                <w:rStyle w:val="SmartLink1"/>
              </w:rPr>
            </w:r>
            <w:r w:rsidRPr="00C506C4">
              <w:rPr>
                <w:rStyle w:val="SmartLink1"/>
              </w:rPr>
              <w:fldChar w:fldCharType="separate"/>
            </w:r>
            <w:r w:rsidRPr="00C506C4">
              <w:rPr>
                <w:rStyle w:val="SmartLink1"/>
              </w:rPr>
              <w:t>Pesticides &amp; Fertilisers</w:t>
            </w:r>
            <w:r w:rsidRPr="00C506C4">
              <w:rPr>
                <w:rStyle w:val="SmartLink1"/>
              </w:rPr>
              <w:fldChar w:fldCharType="end"/>
            </w:r>
          </w:p>
        </w:tc>
      </w:tr>
      <w:tr w:rsidR="00E6306F" w:rsidRPr="000825D8" w14:paraId="0345FA2D"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B3423AA" w14:textId="77777777" w:rsidR="00E6306F" w:rsidRPr="00C506C4" w:rsidRDefault="00E6306F" w:rsidP="00E6306F">
            <w:pPr>
              <w:pStyle w:val="TablesHeadingGSCyan"/>
              <w:framePr w:hSpace="0" w:wrap="auto" w:vAnchor="margin" w:hAnchor="text" w:yAlign="inline"/>
              <w:spacing w:line="276" w:lineRule="auto"/>
              <w:rPr>
                <w:rStyle w:val="SmartLink1"/>
              </w:rPr>
            </w:pPr>
            <w:r w:rsidRPr="003C454C">
              <w:rPr>
                <w:rStyle w:val="SmartLink1"/>
                <w:sz w:val="20"/>
                <w:szCs w:val="22"/>
              </w:rPr>
              <w:fldChar w:fldCharType="begin"/>
            </w:r>
            <w:r w:rsidRPr="003C454C">
              <w:rPr>
                <w:rStyle w:val="SmartLink1"/>
                <w:sz w:val="20"/>
                <w:szCs w:val="22"/>
              </w:rPr>
              <w:instrText xml:space="preserve"> REF _Ref136352906 \r \h </w:instrText>
            </w:r>
            <w:r>
              <w:rPr>
                <w:rStyle w:val="SmartLink1"/>
                <w:sz w:val="20"/>
                <w:szCs w:val="22"/>
              </w:rPr>
              <w:instrText xml:space="preserve"> \* MERGEFORMAT </w:instrText>
            </w:r>
            <w:r w:rsidRPr="003C454C">
              <w:rPr>
                <w:rStyle w:val="SmartLink1"/>
                <w:sz w:val="20"/>
                <w:szCs w:val="22"/>
              </w:rPr>
            </w:r>
            <w:r w:rsidRPr="003C454C">
              <w:rPr>
                <w:rStyle w:val="SmartLink1"/>
                <w:sz w:val="20"/>
                <w:szCs w:val="22"/>
              </w:rPr>
              <w:fldChar w:fldCharType="separate"/>
            </w:r>
            <w:r w:rsidRPr="003C454C">
              <w:rPr>
                <w:rStyle w:val="SmartLink1"/>
                <w:sz w:val="20"/>
                <w:szCs w:val="22"/>
              </w:rPr>
              <w:t>P.9.6.1 |</w:t>
            </w:r>
            <w:r w:rsidRPr="003C454C">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3A48FF5C" w14:textId="77777777" w:rsidR="00E6306F" w:rsidRPr="003C454C" w:rsidRDefault="00E6306F" w:rsidP="00E6306F">
            <w:pPr>
              <w:pStyle w:val="TablesHeadingGSCyan"/>
              <w:framePr w:hSpace="0" w:wrap="auto" w:vAnchor="margin" w:hAnchor="text" w:yAlign="inline"/>
              <w:rPr>
                <w:caps w:val="0"/>
                <w:color w:val="4D4D4C"/>
                <w:sz w:val="20"/>
                <w:szCs w:val="20"/>
              </w:rPr>
            </w:pPr>
            <w:r w:rsidRPr="003C454C">
              <w:rPr>
                <w:caps w:val="0"/>
                <w:color w:val="4D4D4C"/>
                <w:sz w:val="20"/>
                <w:szCs w:val="20"/>
              </w:rPr>
              <w:t xml:space="preserve">Does the project involve the use of chemical pesticides? </w:t>
            </w:r>
          </w:p>
        </w:tc>
        <w:tc>
          <w:tcPr>
            <w:tcW w:w="953" w:type="pct"/>
            <w:tcBorders>
              <w:top w:val="single" w:sz="4" w:space="0" w:color="auto"/>
              <w:left w:val="single" w:sz="4" w:space="0" w:color="auto"/>
              <w:bottom w:val="single" w:sz="4" w:space="0" w:color="auto"/>
            </w:tcBorders>
          </w:tcPr>
          <w:p w14:paraId="67935DA8" w14:textId="7B8D2CE3" w:rsidR="002C7024" w:rsidRPr="005E36C8" w:rsidDel="00FB5485" w:rsidRDefault="002C7024" w:rsidP="002C7024">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4DE5C867" w14:textId="7FBEDB44" w:rsidR="00E6306F" w:rsidRPr="00C506C4" w:rsidRDefault="002C7024" w:rsidP="002C7024">
            <w:pPr>
              <w:pStyle w:val="TablesHeadingGSCyan"/>
              <w:framePr w:hSpace="0" w:wrap="auto" w:vAnchor="margin" w:hAnchor="text" w:yAlign="inline"/>
              <w:spacing w:line="276" w:lineRule="auto"/>
              <w:rPr>
                <w:rStyle w:val="SmartLink1"/>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651EDD6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E9B5343" w14:textId="77777777" w:rsidR="00E6306F" w:rsidRPr="003C454C" w:rsidRDefault="00E6306F" w:rsidP="00E6306F">
            <w:pPr>
              <w:pStyle w:val="TablesHeadingGSCyan"/>
              <w:framePr w:hSpace="0" w:wrap="auto" w:vAnchor="margin" w:hAnchor="text" w:yAlign="inline"/>
              <w:spacing w:line="276" w:lineRule="auto"/>
              <w:rPr>
                <w:rStyle w:val="SmartLink1"/>
                <w:sz w:val="20"/>
                <w:szCs w:val="22"/>
              </w:rPr>
            </w:pPr>
            <w:r>
              <w:rPr>
                <w:rStyle w:val="SmartLink1"/>
                <w:sz w:val="20"/>
                <w:szCs w:val="22"/>
              </w:rPr>
              <w:fldChar w:fldCharType="begin"/>
            </w:r>
            <w:r>
              <w:rPr>
                <w:rStyle w:val="SmartLink1"/>
                <w:sz w:val="20"/>
                <w:szCs w:val="22"/>
              </w:rPr>
              <w:instrText xml:space="preserve"> REF _Ref136354752 \w \h </w:instrText>
            </w:r>
            <w:r>
              <w:rPr>
                <w:rStyle w:val="SmartLink1"/>
                <w:sz w:val="20"/>
                <w:szCs w:val="22"/>
              </w:rPr>
            </w:r>
            <w:r>
              <w:rPr>
                <w:rStyle w:val="SmartLink1"/>
                <w:sz w:val="20"/>
                <w:szCs w:val="22"/>
              </w:rPr>
              <w:fldChar w:fldCharType="separate"/>
            </w:r>
            <w:r>
              <w:rPr>
                <w:rStyle w:val="SmartLink1"/>
                <w:sz w:val="20"/>
                <w:szCs w:val="22"/>
              </w:rPr>
              <w:t>P.9.6.5 |</w:t>
            </w:r>
            <w:r>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17D5ECB0" w14:textId="77777777" w:rsidR="00E6306F" w:rsidRPr="003C454C"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 xml:space="preserve">Does the project involve </w:t>
            </w:r>
            <w:r w:rsidRPr="00202942">
              <w:rPr>
                <w:caps w:val="0"/>
                <w:color w:val="4D4D4C"/>
                <w:sz w:val="20"/>
                <w:szCs w:val="20"/>
              </w:rPr>
              <w:t>purchase, store, manufacture, trade or use products that fall in Classes IA (extremely hazardous) and IB (highly hazardous)</w:t>
            </w:r>
          </w:p>
        </w:tc>
        <w:tc>
          <w:tcPr>
            <w:tcW w:w="953" w:type="pct"/>
            <w:tcBorders>
              <w:top w:val="single" w:sz="4" w:space="0" w:color="auto"/>
              <w:left w:val="single" w:sz="4" w:space="0" w:color="auto"/>
              <w:bottom w:val="single" w:sz="4" w:space="0" w:color="auto"/>
            </w:tcBorders>
          </w:tcPr>
          <w:p w14:paraId="2B403325" w14:textId="7A0D44A8" w:rsidR="002C7024" w:rsidRPr="005E36C8" w:rsidDel="00FB5485" w:rsidRDefault="002C7024" w:rsidP="002C7024">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01F668CB" w14:textId="0242AA3B" w:rsidR="00E6306F" w:rsidRPr="00E54FDB" w:rsidRDefault="002C7024" w:rsidP="002C7024">
            <w:pPr>
              <w:pStyle w:val="TablesHeadingGSCyan"/>
              <w:framePr w:hSpace="0" w:wrap="auto" w:vAnchor="margin" w:hAnchor="text" w:yAlign="inline"/>
              <w:rPr>
                <w:rFonts w:ascii="Segoe UI Symbol" w:hAnsi="Segoe UI Symbol" w:cs="Segoe UI Symbol"/>
                <w:caps w:val="0"/>
                <w:color w:val="4D4D4C"/>
                <w:sz w:val="20"/>
                <w:szCs w:val="20"/>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24FA3C2C"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C20B852" w14:textId="77777777" w:rsidR="00E6306F" w:rsidRPr="00C506C4" w:rsidRDefault="00E6306F" w:rsidP="00E6306F">
            <w:pPr>
              <w:pStyle w:val="TablesHeadingGSCyan"/>
              <w:framePr w:hSpace="0" w:wrap="auto" w:vAnchor="margin" w:hAnchor="text" w:yAlign="inline"/>
              <w:spacing w:line="276" w:lineRule="auto"/>
              <w:rPr>
                <w:rStyle w:val="SmartLink1"/>
              </w:rPr>
            </w:pPr>
            <w:r w:rsidRPr="003C454C">
              <w:rPr>
                <w:rStyle w:val="SmartLink1"/>
                <w:sz w:val="20"/>
                <w:szCs w:val="22"/>
              </w:rPr>
              <w:fldChar w:fldCharType="begin"/>
            </w:r>
            <w:r w:rsidRPr="003C454C">
              <w:rPr>
                <w:rStyle w:val="SmartLink1"/>
                <w:sz w:val="20"/>
                <w:szCs w:val="22"/>
              </w:rPr>
              <w:instrText xml:space="preserve"> REF _Ref136353470 \r \h </w:instrText>
            </w:r>
            <w:r>
              <w:rPr>
                <w:rStyle w:val="SmartLink1"/>
                <w:sz w:val="20"/>
                <w:szCs w:val="22"/>
              </w:rPr>
              <w:instrText xml:space="preserve"> \* MERGEFORMAT </w:instrText>
            </w:r>
            <w:r w:rsidRPr="003C454C">
              <w:rPr>
                <w:rStyle w:val="SmartLink1"/>
                <w:sz w:val="20"/>
                <w:szCs w:val="22"/>
              </w:rPr>
            </w:r>
            <w:r w:rsidRPr="003C454C">
              <w:rPr>
                <w:rStyle w:val="SmartLink1"/>
                <w:sz w:val="20"/>
                <w:szCs w:val="22"/>
              </w:rPr>
              <w:fldChar w:fldCharType="separate"/>
            </w:r>
            <w:r w:rsidRPr="003C454C">
              <w:rPr>
                <w:rStyle w:val="SmartLink1"/>
                <w:sz w:val="20"/>
                <w:szCs w:val="22"/>
              </w:rPr>
              <w:t>P.9.6.6 |</w:t>
            </w:r>
            <w:r w:rsidRPr="003C454C">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3E4C14F4" w14:textId="77777777" w:rsidR="00E6306F" w:rsidRPr="003C454C" w:rsidRDefault="00E6306F" w:rsidP="00E6306F">
            <w:pPr>
              <w:pStyle w:val="TablesHeadingGSCyan"/>
              <w:framePr w:hSpace="0" w:wrap="auto" w:vAnchor="margin" w:hAnchor="text" w:yAlign="inline"/>
              <w:rPr>
                <w:caps w:val="0"/>
                <w:color w:val="4D4D4C"/>
                <w:sz w:val="20"/>
                <w:szCs w:val="20"/>
              </w:rPr>
            </w:pPr>
            <w:r w:rsidRPr="003C454C">
              <w:rPr>
                <w:caps w:val="0"/>
                <w:color w:val="4D4D4C"/>
                <w:sz w:val="20"/>
                <w:szCs w:val="20"/>
              </w:rPr>
              <w:t>Does the project use fertili</w:t>
            </w:r>
            <w:r>
              <w:rPr>
                <w:caps w:val="0"/>
                <w:color w:val="4D4D4C"/>
                <w:sz w:val="20"/>
                <w:szCs w:val="20"/>
              </w:rPr>
              <w:t>s</w:t>
            </w:r>
            <w:r w:rsidRPr="003C454C">
              <w:rPr>
                <w:caps w:val="0"/>
                <w:color w:val="4D4D4C"/>
                <w:sz w:val="20"/>
                <w:szCs w:val="20"/>
              </w:rPr>
              <w:t>ers, and if so, are measures being taken to minimi</w:t>
            </w:r>
            <w:r>
              <w:rPr>
                <w:caps w:val="0"/>
                <w:color w:val="4D4D4C"/>
                <w:sz w:val="20"/>
                <w:szCs w:val="20"/>
              </w:rPr>
              <w:t>s</w:t>
            </w:r>
            <w:r w:rsidRPr="003C454C">
              <w:rPr>
                <w:caps w:val="0"/>
                <w:color w:val="4D4D4C"/>
                <w:sz w:val="20"/>
                <w:szCs w:val="20"/>
              </w:rPr>
              <w:t>e their use and nutrient losses to the environment?</w:t>
            </w:r>
          </w:p>
        </w:tc>
        <w:tc>
          <w:tcPr>
            <w:tcW w:w="953" w:type="pct"/>
            <w:tcBorders>
              <w:top w:val="single" w:sz="4" w:space="0" w:color="auto"/>
              <w:left w:val="single" w:sz="4" w:space="0" w:color="auto"/>
              <w:bottom w:val="single" w:sz="4" w:space="0" w:color="auto"/>
            </w:tcBorders>
          </w:tcPr>
          <w:p w14:paraId="4533577C" w14:textId="33A17C55" w:rsidR="002C7024" w:rsidRPr="005E36C8" w:rsidDel="00FB5485" w:rsidRDefault="002C7024" w:rsidP="002C7024">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535CAA33" w14:textId="1854EAC8" w:rsidR="00E6306F" w:rsidRPr="00E54FDB" w:rsidRDefault="002C7024" w:rsidP="002C7024">
            <w:pPr>
              <w:pStyle w:val="TablesHeadingGSCyan"/>
              <w:framePr w:hSpace="0" w:wrap="auto" w:vAnchor="margin" w:hAnchor="text" w:yAlign="inline"/>
              <w:rPr>
                <w:rFonts w:ascii="Segoe UI Symbol" w:hAnsi="Segoe UI Symbol" w:cs="Segoe UI Symbol"/>
                <w:caps w:val="0"/>
                <w:color w:val="4D4D4C"/>
                <w:sz w:val="20"/>
                <w:szCs w:val="20"/>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5C9152CD" w14:textId="77777777" w:rsidTr="005336A6">
        <w:trPr>
          <w:trHeight w:val="364"/>
        </w:trPr>
        <w:tc>
          <w:tcPr>
            <w:tcW w:w="5000" w:type="pct"/>
            <w:gridSpan w:val="3"/>
            <w:tcBorders>
              <w:top w:val="single" w:sz="4" w:space="0" w:color="auto"/>
              <w:bottom w:val="single" w:sz="4" w:space="0" w:color="auto"/>
            </w:tcBorders>
            <w:noWrap/>
            <w:vAlign w:val="top"/>
          </w:tcPr>
          <w:p w14:paraId="2EE32F10" w14:textId="77777777" w:rsidR="00E6306F" w:rsidRPr="00E54FDB" w:rsidRDefault="00E6306F" w:rsidP="00E6306F">
            <w:pPr>
              <w:pStyle w:val="TablesHeadingGSCyan"/>
              <w:framePr w:hSpace="0" w:wrap="auto" w:vAnchor="margin" w:hAnchor="text" w:yAlign="inline"/>
              <w:rPr>
                <w:rFonts w:ascii="Segoe UI Symbol" w:hAnsi="Segoe UI Symbol" w:cs="Segoe UI Symbol"/>
                <w:caps w:val="0"/>
                <w:color w:val="4D4D4C"/>
                <w:sz w:val="20"/>
                <w:szCs w:val="20"/>
              </w:rPr>
            </w:pPr>
            <w:r w:rsidRPr="00770304">
              <w:rPr>
                <w:caps w:val="0"/>
                <w:sz w:val="20"/>
                <w:szCs w:val="22"/>
              </w:rPr>
              <w:t>If the answ</w:t>
            </w:r>
            <w:r w:rsidRPr="00813E0B">
              <w:rPr>
                <w:caps w:val="0"/>
                <w:sz w:val="20"/>
                <w:szCs w:val="22"/>
              </w:rPr>
              <w:t xml:space="preserve">er to </w:t>
            </w:r>
            <w:r>
              <w:rPr>
                <w:caps w:val="0"/>
                <w:sz w:val="20"/>
                <w:szCs w:val="22"/>
              </w:rPr>
              <w:t xml:space="preserve">any of the </w:t>
            </w:r>
            <w:r w:rsidRPr="00770304">
              <w:rPr>
                <w:caps w:val="0"/>
                <w:sz w:val="20"/>
                <w:szCs w:val="22"/>
              </w:rPr>
              <w:t>question</w:t>
            </w:r>
            <w:r>
              <w:rPr>
                <w:caps w:val="0"/>
                <w:sz w:val="20"/>
                <w:szCs w:val="22"/>
              </w:rPr>
              <w:t>s</w:t>
            </w:r>
            <w:r w:rsidRPr="00770304">
              <w:rPr>
                <w:caps w:val="0"/>
                <w:sz w:val="20"/>
                <w:szCs w:val="22"/>
              </w:rPr>
              <w:t xml:space="preserve">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0825D8" w14:paraId="08DBA8C8"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27D3F145" w14:textId="595FA7F3" w:rsidR="00E6306F" w:rsidRPr="00BF1765" w:rsidRDefault="002C7024" w:rsidP="008B6CA5">
            <w:pPr>
              <w:pStyle w:val="TablesHeadingGSCyan"/>
              <w:framePr w:hSpace="0" w:wrap="auto" w:vAnchor="margin" w:hAnchor="text" w:yAlign="inline"/>
              <w:spacing w:line="276" w:lineRule="auto"/>
            </w:pPr>
            <w:r>
              <w:rPr>
                <w:i/>
                <w:iCs/>
                <w:caps w:val="0"/>
                <w:color w:val="4D4D4C"/>
                <w:sz w:val="20"/>
                <w:szCs w:val="20"/>
              </w:rPr>
              <w:t>NA</w:t>
            </w:r>
          </w:p>
        </w:tc>
      </w:tr>
      <w:tr w:rsidR="00E6306F" w:rsidRPr="005E36C8" w14:paraId="44184ADD" w14:textId="77777777" w:rsidTr="005336A6">
        <w:trPr>
          <w:trHeight w:val="364"/>
        </w:trPr>
        <w:tc>
          <w:tcPr>
            <w:tcW w:w="5000" w:type="pct"/>
            <w:gridSpan w:val="3"/>
            <w:tcBorders>
              <w:top w:val="single" w:sz="4" w:space="0" w:color="auto"/>
              <w:bottom w:val="single" w:sz="4" w:space="0" w:color="auto"/>
            </w:tcBorders>
            <w:noWrap/>
            <w:vAlign w:val="top"/>
          </w:tcPr>
          <w:p w14:paraId="6DE6A36C" w14:textId="77777777" w:rsidR="00E6306F" w:rsidRPr="005E36C8" w:rsidRDefault="00E6306F" w:rsidP="00E6306F">
            <w:pPr>
              <w:rPr>
                <w:caps/>
                <w:sz w:val="20"/>
                <w:szCs w:val="20"/>
              </w:rPr>
            </w:pPr>
            <w:r w:rsidRPr="002D52A6">
              <w:rPr>
                <w:color w:val="00B9BD" w:themeColor="accent1"/>
                <w:sz w:val="20"/>
                <w:szCs w:val="22"/>
              </w:rPr>
              <w:t>Would the project involve or lead to:</w:t>
            </w:r>
          </w:p>
        </w:tc>
      </w:tr>
      <w:tr w:rsidR="00E6306F" w:rsidRPr="005E36C8" w14:paraId="7832133F"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2FCD806" w14:textId="77777777" w:rsidR="00E6306F" w:rsidRPr="005E36C8" w:rsidRDefault="00E6306F" w:rsidP="00E6306F">
            <w:pPr>
              <w:pStyle w:val="TablesHeadingGSCyan"/>
              <w:framePr w:hSpace="0" w:wrap="auto" w:vAnchor="margin" w:hAnchor="text" w:yAlign="inline"/>
              <w:rPr>
                <w:caps w:val="0"/>
                <w:color w:val="4D4D4C"/>
                <w:sz w:val="20"/>
                <w:szCs w:val="22"/>
              </w:rPr>
            </w:pPr>
            <w:r w:rsidRPr="003C454C">
              <w:rPr>
                <w:rStyle w:val="SmartLink1"/>
                <w:sz w:val="20"/>
                <w:szCs w:val="22"/>
              </w:rPr>
              <w:fldChar w:fldCharType="begin"/>
            </w:r>
            <w:r w:rsidRPr="003C454C">
              <w:rPr>
                <w:rStyle w:val="SmartLink1"/>
                <w:sz w:val="20"/>
                <w:szCs w:val="22"/>
              </w:rPr>
              <w:instrText xml:space="preserve"> REF _Ref136352906 \r \h </w:instrText>
            </w:r>
            <w:r>
              <w:rPr>
                <w:rStyle w:val="SmartLink1"/>
                <w:sz w:val="20"/>
                <w:szCs w:val="22"/>
              </w:rPr>
              <w:instrText xml:space="preserve"> \* MERGEFORMAT </w:instrText>
            </w:r>
            <w:r w:rsidRPr="003C454C">
              <w:rPr>
                <w:rStyle w:val="SmartLink1"/>
                <w:sz w:val="20"/>
                <w:szCs w:val="22"/>
              </w:rPr>
            </w:r>
            <w:r w:rsidRPr="003C454C">
              <w:rPr>
                <w:rStyle w:val="SmartLink1"/>
                <w:sz w:val="20"/>
                <w:szCs w:val="22"/>
              </w:rPr>
              <w:fldChar w:fldCharType="separate"/>
            </w:r>
            <w:r w:rsidRPr="003C454C">
              <w:rPr>
                <w:rStyle w:val="SmartLink1"/>
                <w:sz w:val="20"/>
                <w:szCs w:val="22"/>
              </w:rPr>
              <w:t>P.9.6.1 |</w:t>
            </w:r>
            <w:r w:rsidRPr="003C454C">
              <w:rPr>
                <w:rStyle w:val="SmartLink1"/>
                <w:sz w:val="20"/>
                <w:szCs w:val="22"/>
              </w:rPr>
              <w:fldChar w:fldCharType="end"/>
            </w:r>
          </w:p>
        </w:tc>
        <w:tc>
          <w:tcPr>
            <w:tcW w:w="3285" w:type="pct"/>
            <w:tcBorders>
              <w:top w:val="single" w:sz="4" w:space="0" w:color="auto"/>
              <w:bottom w:val="single" w:sz="4" w:space="0" w:color="auto"/>
              <w:right w:val="single" w:sz="4" w:space="0" w:color="auto"/>
            </w:tcBorders>
            <w:vAlign w:val="top"/>
          </w:tcPr>
          <w:p w14:paraId="68F852EA" w14:textId="77777777" w:rsidR="00E6306F" w:rsidRPr="005E36C8" w:rsidRDefault="00E6306F" w:rsidP="00E6306F">
            <w:pPr>
              <w:pStyle w:val="TablesHeadingGSCyan"/>
              <w:framePr w:hSpace="0" w:wrap="auto" w:vAnchor="margin" w:hAnchor="text" w:yAlign="inline"/>
              <w:rPr>
                <w:caps w:val="0"/>
                <w:color w:val="4D4D4C"/>
                <w:sz w:val="20"/>
                <w:szCs w:val="20"/>
              </w:rPr>
            </w:pPr>
            <w:r w:rsidRPr="005E36C8">
              <w:t xml:space="preserve"> </w:t>
            </w:r>
            <w:r w:rsidRPr="00202942">
              <w:rPr>
                <w:caps w:val="0"/>
                <w:color w:val="4D4D4C"/>
                <w:sz w:val="20"/>
                <w:szCs w:val="20"/>
              </w:rPr>
              <w:t>chemical pesticides use for pest management?</w:t>
            </w:r>
          </w:p>
        </w:tc>
        <w:tc>
          <w:tcPr>
            <w:tcW w:w="953" w:type="pct"/>
            <w:tcBorders>
              <w:top w:val="single" w:sz="4" w:space="0" w:color="auto"/>
              <w:left w:val="single" w:sz="4" w:space="0" w:color="auto"/>
              <w:bottom w:val="single" w:sz="4" w:space="0" w:color="auto"/>
            </w:tcBorders>
            <w:vAlign w:val="top"/>
          </w:tcPr>
          <w:p w14:paraId="1991DB10" w14:textId="3E876552"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0B8DB88D" w14:textId="1C24AD1E"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POTENTIALLY</w:t>
            </w:r>
          </w:p>
          <w:p w14:paraId="56EDB47D" w14:textId="09D6E83A" w:rsidR="00E6306F" w:rsidRPr="005E36C8" w:rsidRDefault="008B6CA5"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NO</w:t>
            </w:r>
          </w:p>
        </w:tc>
      </w:tr>
      <w:tr w:rsidR="00E6306F" w:rsidRPr="005E36C8" w14:paraId="5D39AC76"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419510C" w14:textId="77777777" w:rsidR="00E6306F" w:rsidRPr="00202942" w:rsidRDefault="00E6306F" w:rsidP="00E6306F">
            <w:pPr>
              <w:pStyle w:val="TablesHeadingGSCyan"/>
              <w:framePr w:hSpace="0" w:wrap="auto" w:vAnchor="margin" w:hAnchor="text" w:yAlign="inline"/>
              <w:rPr>
                <w:rStyle w:val="SmartLink1"/>
                <w:sz w:val="20"/>
              </w:rPr>
            </w:pPr>
            <w:r w:rsidRPr="00202942">
              <w:rPr>
                <w:rStyle w:val="SmartLink1"/>
                <w:sz w:val="20"/>
              </w:rPr>
              <w:fldChar w:fldCharType="begin"/>
            </w:r>
            <w:r w:rsidRPr="00202942">
              <w:rPr>
                <w:rStyle w:val="SmartLink1"/>
                <w:sz w:val="20"/>
              </w:rPr>
              <w:instrText xml:space="preserve"> REF _Ref136355013 \w \h </w:instrText>
            </w:r>
            <w:r>
              <w:rPr>
                <w:rStyle w:val="SmartLink1"/>
                <w:sz w:val="20"/>
              </w:rPr>
              <w:instrText xml:space="preserve"> \* MERGEFORMAT </w:instrText>
            </w:r>
            <w:r w:rsidRPr="00202942">
              <w:rPr>
                <w:rStyle w:val="SmartLink1"/>
                <w:sz w:val="20"/>
              </w:rPr>
            </w:r>
            <w:r w:rsidRPr="00202942">
              <w:rPr>
                <w:rStyle w:val="SmartLink1"/>
                <w:sz w:val="20"/>
              </w:rPr>
              <w:fldChar w:fldCharType="separate"/>
            </w:r>
            <w:r w:rsidRPr="00202942">
              <w:rPr>
                <w:rStyle w:val="SmartLink1"/>
                <w:sz w:val="20"/>
              </w:rPr>
              <w:t>P.9.6.4 |</w:t>
            </w:r>
            <w:r w:rsidRPr="00202942">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4A470842" w14:textId="77777777" w:rsidR="00E6306F" w:rsidRPr="005E36C8"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 xml:space="preserve">If answer to question above is “yes” or “potentially”, does project has documented </w:t>
            </w:r>
            <w:r w:rsidRPr="00202942">
              <w:rPr>
                <w:caps w:val="0"/>
                <w:color w:val="4D4D4C"/>
                <w:sz w:val="20"/>
                <w:szCs w:val="20"/>
              </w:rPr>
              <w:t>Chemical Pesticides Policy</w:t>
            </w:r>
            <w:r>
              <w:rPr>
                <w:caps w:val="0"/>
                <w:color w:val="4D4D4C"/>
                <w:sz w:val="20"/>
                <w:szCs w:val="20"/>
              </w:rPr>
              <w:t xml:space="preserve"> in place?</w:t>
            </w:r>
          </w:p>
        </w:tc>
        <w:tc>
          <w:tcPr>
            <w:tcW w:w="953" w:type="pct"/>
            <w:tcBorders>
              <w:top w:val="single" w:sz="4" w:space="0" w:color="auto"/>
              <w:left w:val="single" w:sz="4" w:space="0" w:color="auto"/>
              <w:bottom w:val="single" w:sz="4" w:space="0" w:color="auto"/>
            </w:tcBorders>
            <w:vAlign w:val="top"/>
          </w:tcPr>
          <w:p w14:paraId="2214B015" w14:textId="2E150592"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0EB3E2E2" w14:textId="1A6DDB1B"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2613B5FF" w14:textId="007703ED" w:rsidR="00E6306F" w:rsidRPr="005E36C8" w:rsidRDefault="008B6CA5"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w:t>
            </w:r>
            <w:r w:rsidR="00E6306F" w:rsidDel="00FB5485">
              <w:rPr>
                <w:caps w:val="0"/>
                <w:color w:val="4D4D4C"/>
                <w:sz w:val="20"/>
                <w:szCs w:val="20"/>
              </w:rPr>
              <w:t>NA</w:t>
            </w:r>
          </w:p>
        </w:tc>
      </w:tr>
      <w:tr w:rsidR="00E6306F" w:rsidRPr="005E36C8" w14:paraId="4B02D0DC"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89A06E2" w14:textId="77777777" w:rsidR="00E6306F" w:rsidRPr="00202942" w:rsidRDefault="00E6306F" w:rsidP="00E6306F">
            <w:pPr>
              <w:pStyle w:val="TablesHeadingGSCyan"/>
              <w:framePr w:hSpace="0" w:wrap="auto" w:vAnchor="margin" w:hAnchor="text" w:yAlign="inline"/>
              <w:rPr>
                <w:rStyle w:val="SmartLink1"/>
                <w:sz w:val="20"/>
              </w:rPr>
            </w:pPr>
            <w:r w:rsidRPr="00202942">
              <w:rPr>
                <w:rStyle w:val="SmartLink1"/>
                <w:sz w:val="20"/>
              </w:rPr>
              <w:fldChar w:fldCharType="begin"/>
            </w:r>
            <w:r w:rsidRPr="00202942">
              <w:rPr>
                <w:rStyle w:val="SmartLink1"/>
                <w:sz w:val="20"/>
              </w:rPr>
              <w:instrText xml:space="preserve"> REF _Ref136354752 \w \h </w:instrText>
            </w:r>
            <w:r>
              <w:rPr>
                <w:rStyle w:val="SmartLink1"/>
                <w:sz w:val="20"/>
              </w:rPr>
              <w:instrText xml:space="preserve"> \* MERGEFORMAT </w:instrText>
            </w:r>
            <w:r w:rsidRPr="00202942">
              <w:rPr>
                <w:rStyle w:val="SmartLink1"/>
                <w:sz w:val="20"/>
              </w:rPr>
            </w:r>
            <w:r w:rsidRPr="00202942">
              <w:rPr>
                <w:rStyle w:val="SmartLink1"/>
                <w:sz w:val="20"/>
              </w:rPr>
              <w:fldChar w:fldCharType="separate"/>
            </w:r>
            <w:r w:rsidRPr="00202942">
              <w:rPr>
                <w:rStyle w:val="SmartLink1"/>
                <w:sz w:val="20"/>
              </w:rPr>
              <w:t>P.9.6.5 |</w:t>
            </w:r>
            <w:r w:rsidRPr="00202942">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1806C1AE" w14:textId="77777777" w:rsidR="00E6306F" w:rsidRDefault="00E6306F" w:rsidP="00E6306F">
            <w:pPr>
              <w:pStyle w:val="TablesHeadingGSCyan"/>
              <w:framePr w:hSpace="0" w:wrap="auto" w:vAnchor="margin" w:hAnchor="text" w:yAlign="inline"/>
              <w:rPr>
                <w:caps w:val="0"/>
                <w:color w:val="4D4D4C"/>
                <w:sz w:val="20"/>
                <w:szCs w:val="20"/>
              </w:rPr>
            </w:pPr>
            <w:r w:rsidRPr="00202942">
              <w:rPr>
                <w:caps w:val="0"/>
                <w:color w:val="4D4D4C"/>
                <w:sz w:val="20"/>
                <w:szCs w:val="20"/>
              </w:rPr>
              <w:t>purchase, store, use, manufacture, or trade in Class II (moderately hazardous) pesticides</w:t>
            </w:r>
            <w:r>
              <w:rPr>
                <w:caps w:val="0"/>
                <w:color w:val="4D4D4C"/>
                <w:sz w:val="20"/>
                <w:szCs w:val="20"/>
              </w:rPr>
              <w:t>?</w:t>
            </w:r>
          </w:p>
        </w:tc>
        <w:tc>
          <w:tcPr>
            <w:tcW w:w="953" w:type="pct"/>
            <w:tcBorders>
              <w:top w:val="single" w:sz="4" w:space="0" w:color="auto"/>
              <w:left w:val="single" w:sz="4" w:space="0" w:color="auto"/>
              <w:bottom w:val="single" w:sz="4" w:space="0" w:color="auto"/>
            </w:tcBorders>
            <w:vAlign w:val="top"/>
          </w:tcPr>
          <w:p w14:paraId="5640DED1" w14:textId="3FDD974F"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11B0D105" w14:textId="38D55180"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POTENTIALLY</w:t>
            </w:r>
          </w:p>
          <w:p w14:paraId="474F5F2B" w14:textId="33E098AF" w:rsidR="00E6306F" w:rsidRDefault="008B6CA5"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NO</w:t>
            </w:r>
          </w:p>
        </w:tc>
      </w:tr>
      <w:tr w:rsidR="00E6306F" w:rsidRPr="005E36C8" w14:paraId="74BF16B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6135267" w14:textId="77777777" w:rsidR="00E6306F" w:rsidRPr="00202942" w:rsidRDefault="00E6306F" w:rsidP="00E6306F">
            <w:pPr>
              <w:pStyle w:val="TablesHeadingGSCyan"/>
              <w:framePr w:hSpace="0" w:wrap="auto" w:vAnchor="margin" w:hAnchor="text" w:yAlign="inline"/>
              <w:rPr>
                <w:rStyle w:val="SmartLink1"/>
                <w:sz w:val="20"/>
              </w:rPr>
            </w:pPr>
            <w:r w:rsidRPr="00202942">
              <w:rPr>
                <w:rStyle w:val="SmartLink1"/>
                <w:sz w:val="20"/>
              </w:rPr>
              <w:fldChar w:fldCharType="begin"/>
            </w:r>
            <w:r w:rsidRPr="00202942">
              <w:rPr>
                <w:rStyle w:val="SmartLink1"/>
                <w:sz w:val="20"/>
              </w:rPr>
              <w:instrText xml:space="preserve"> REF _Ref136354752 \w \h </w:instrText>
            </w:r>
            <w:r>
              <w:rPr>
                <w:rStyle w:val="SmartLink1"/>
                <w:sz w:val="20"/>
              </w:rPr>
              <w:instrText xml:space="preserve"> \* MERGEFORMAT </w:instrText>
            </w:r>
            <w:r w:rsidRPr="00202942">
              <w:rPr>
                <w:rStyle w:val="SmartLink1"/>
                <w:sz w:val="20"/>
              </w:rPr>
            </w:r>
            <w:r w:rsidRPr="00202942">
              <w:rPr>
                <w:rStyle w:val="SmartLink1"/>
                <w:sz w:val="20"/>
              </w:rPr>
              <w:fldChar w:fldCharType="separate"/>
            </w:r>
            <w:r w:rsidRPr="00202942">
              <w:rPr>
                <w:rStyle w:val="SmartLink1"/>
                <w:sz w:val="20"/>
              </w:rPr>
              <w:t>P.9.6.5 |</w:t>
            </w:r>
            <w:r w:rsidRPr="00202942">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6E4D0205" w14:textId="77777777" w:rsidR="00E6306F" w:rsidRPr="00202942"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 xml:space="preserve">If answer to question above is “yes” or “potentially”, does </w:t>
            </w:r>
            <w:r w:rsidRPr="00202942">
              <w:rPr>
                <w:caps w:val="0"/>
                <w:color w:val="4D4D4C"/>
                <w:sz w:val="20"/>
                <w:szCs w:val="20"/>
              </w:rPr>
              <w:t>project has appropriate controls on manufacture, procurement, or distribution and/or use of these chemicals</w:t>
            </w:r>
            <w:r>
              <w:rPr>
                <w:caps w:val="0"/>
                <w:color w:val="4D4D4C"/>
                <w:sz w:val="20"/>
                <w:szCs w:val="20"/>
              </w:rPr>
              <w:t>?</w:t>
            </w:r>
          </w:p>
        </w:tc>
        <w:tc>
          <w:tcPr>
            <w:tcW w:w="953" w:type="pct"/>
            <w:tcBorders>
              <w:top w:val="single" w:sz="4" w:space="0" w:color="auto"/>
              <w:left w:val="single" w:sz="4" w:space="0" w:color="auto"/>
              <w:bottom w:val="single" w:sz="4" w:space="0" w:color="auto"/>
            </w:tcBorders>
            <w:vAlign w:val="top"/>
          </w:tcPr>
          <w:p w14:paraId="1B537A65" w14:textId="2BEF3E6F"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6C8B42D7" w14:textId="669B2DA1"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35901D41" w14:textId="138FE0EF" w:rsidR="00E6306F" w:rsidRDefault="008B6CA5"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w:t>
            </w:r>
            <w:r w:rsidR="00E6306F" w:rsidDel="00FB5485">
              <w:rPr>
                <w:caps w:val="0"/>
                <w:color w:val="4D4D4C"/>
                <w:sz w:val="20"/>
                <w:szCs w:val="20"/>
              </w:rPr>
              <w:t>NA</w:t>
            </w:r>
          </w:p>
        </w:tc>
      </w:tr>
      <w:tr w:rsidR="00E6306F" w:rsidRPr="005E36C8" w14:paraId="15A4E62B" w14:textId="77777777" w:rsidTr="005336A6">
        <w:trPr>
          <w:trHeight w:val="364"/>
        </w:trPr>
        <w:tc>
          <w:tcPr>
            <w:tcW w:w="5000" w:type="pct"/>
            <w:gridSpan w:val="3"/>
            <w:tcBorders>
              <w:top w:val="single" w:sz="4" w:space="0" w:color="auto"/>
              <w:bottom w:val="single" w:sz="4" w:space="0" w:color="auto"/>
            </w:tcBorders>
            <w:noWrap/>
            <w:vAlign w:val="top"/>
          </w:tcPr>
          <w:p w14:paraId="61D724A0"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0"/>
              </w:rPr>
            </w:pPr>
            <w:r w:rsidRPr="00FB2690">
              <w:rPr>
                <w:caps w:val="0"/>
                <w:sz w:val="20"/>
                <w:szCs w:val="22"/>
              </w:rPr>
              <w:t>If the answer is "yes" or "potentially" to any of the above questions, please provide a brief description of the project situation below. Also, provide justification and/or evidence as necessary to demonstrate compliance with applicable requirements.</w:t>
            </w:r>
          </w:p>
        </w:tc>
      </w:tr>
      <w:tr w:rsidR="00E6306F" w:rsidRPr="005E36C8" w14:paraId="2898BF5E"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0D0C36A3" w14:textId="559583AA" w:rsidR="00E6306F" w:rsidRPr="00202942" w:rsidRDefault="008B6CA5" w:rsidP="008B6CA5">
            <w:pPr>
              <w:pStyle w:val="TablesHeadingGSCyan"/>
              <w:framePr w:hSpace="0" w:wrap="auto" w:vAnchor="margin" w:hAnchor="text" w:yAlign="inline"/>
              <w:spacing w:line="276" w:lineRule="auto"/>
            </w:pPr>
            <w:r>
              <w:rPr>
                <w:i/>
                <w:iCs/>
                <w:caps w:val="0"/>
                <w:color w:val="4D4D4C"/>
                <w:sz w:val="20"/>
                <w:szCs w:val="20"/>
              </w:rPr>
              <w:t>NA</w:t>
            </w:r>
          </w:p>
        </w:tc>
      </w:tr>
      <w:tr w:rsidR="00E6306F" w:rsidRPr="000825D8" w14:paraId="1613ABDE" w14:textId="77777777" w:rsidTr="005336A6">
        <w:trPr>
          <w:trHeight w:val="364"/>
        </w:trPr>
        <w:tc>
          <w:tcPr>
            <w:tcW w:w="5000" w:type="pct"/>
            <w:gridSpan w:val="3"/>
            <w:tcBorders>
              <w:top w:val="single" w:sz="4" w:space="0" w:color="auto"/>
              <w:bottom w:val="single" w:sz="4" w:space="0" w:color="auto"/>
            </w:tcBorders>
            <w:noWrap/>
            <w:vAlign w:val="top"/>
          </w:tcPr>
          <w:p w14:paraId="06F23CD0" w14:textId="77777777" w:rsidR="00E6306F" w:rsidRPr="000825D8" w:rsidRDefault="00E6306F" w:rsidP="00E6306F">
            <w:pPr>
              <w:pStyle w:val="TablesHeadingGSCyan"/>
              <w:framePr w:hSpace="0" w:wrap="auto" w:vAnchor="margin" w:hAnchor="text" w:yAlign="inline"/>
              <w:spacing w:line="276" w:lineRule="auto"/>
              <w:rPr>
                <w:i/>
                <w:iCs/>
                <w:caps w:val="0"/>
                <w:color w:val="005B5E" w:themeColor="accent1" w:themeShade="7F"/>
                <w:sz w:val="24"/>
              </w:rPr>
            </w:pPr>
            <w:r w:rsidRPr="00202942">
              <w:rPr>
                <w:rStyle w:val="SmartLink1"/>
              </w:rPr>
              <w:fldChar w:fldCharType="begin"/>
            </w:r>
            <w:r w:rsidRPr="00202942">
              <w:rPr>
                <w:rStyle w:val="SmartLink1"/>
              </w:rPr>
              <w:instrText xml:space="preserve"> REF _Ref136355138 \w \h </w:instrText>
            </w:r>
            <w:r>
              <w:rPr>
                <w:rStyle w:val="SmartLink1"/>
              </w:rPr>
              <w:instrText xml:space="preserve"> \* MERGEFORMAT </w:instrText>
            </w:r>
            <w:r w:rsidRPr="00202942">
              <w:rPr>
                <w:rStyle w:val="SmartLink1"/>
              </w:rPr>
            </w:r>
            <w:r w:rsidRPr="00202942">
              <w:rPr>
                <w:rStyle w:val="SmartLink1"/>
              </w:rPr>
              <w:fldChar w:fldCharType="separate"/>
            </w:r>
            <w:r w:rsidRPr="00202942">
              <w:rPr>
                <w:rStyle w:val="SmartLink1"/>
              </w:rPr>
              <w:t>P.9.7 |</w:t>
            </w:r>
            <w:r w:rsidRPr="00202942">
              <w:rPr>
                <w:rStyle w:val="SmartLink1"/>
              </w:rPr>
              <w:fldChar w:fldCharType="end"/>
            </w:r>
            <w:r w:rsidRPr="00202942">
              <w:rPr>
                <w:rStyle w:val="SmartLink1"/>
              </w:rPr>
              <w:fldChar w:fldCharType="begin"/>
            </w:r>
            <w:r w:rsidRPr="00202942">
              <w:rPr>
                <w:rStyle w:val="SmartLink1"/>
              </w:rPr>
              <w:instrText xml:space="preserve"> REF _Ref136355144 \h </w:instrText>
            </w:r>
            <w:r>
              <w:rPr>
                <w:rStyle w:val="SmartLink1"/>
              </w:rPr>
              <w:instrText xml:space="preserve"> \* MERGEFORMAT </w:instrText>
            </w:r>
            <w:r w:rsidRPr="00202942">
              <w:rPr>
                <w:rStyle w:val="SmartLink1"/>
              </w:rPr>
            </w:r>
            <w:r w:rsidRPr="00202942">
              <w:rPr>
                <w:rStyle w:val="SmartLink1"/>
              </w:rPr>
              <w:fldChar w:fldCharType="separate"/>
            </w:r>
            <w:r w:rsidRPr="00202942">
              <w:rPr>
                <w:rStyle w:val="SmartLink1"/>
              </w:rPr>
              <w:t>Harvesting of Forests</w:t>
            </w:r>
            <w:r w:rsidRPr="00202942">
              <w:rPr>
                <w:rStyle w:val="SmartLink1"/>
              </w:rPr>
              <w:fldChar w:fldCharType="end"/>
            </w:r>
          </w:p>
        </w:tc>
      </w:tr>
      <w:tr w:rsidR="00E6306F" w:rsidRPr="000825D8" w14:paraId="265D853C"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BB50EE3" w14:textId="77777777" w:rsidR="00E6306F" w:rsidRPr="00202942" w:rsidDel="00202942" w:rsidRDefault="00E6306F" w:rsidP="00E6306F">
            <w:pPr>
              <w:pStyle w:val="TablesHeadingGSCyan"/>
              <w:framePr w:hSpace="0" w:wrap="auto" w:vAnchor="margin" w:hAnchor="text" w:yAlign="inline"/>
              <w:rPr>
                <w:caps w:val="0"/>
                <w:color w:val="4D4D4C"/>
              </w:rPr>
            </w:pPr>
            <w:r w:rsidRPr="00F4464A">
              <w:rPr>
                <w:rStyle w:val="SmartLink1"/>
                <w:sz w:val="20"/>
              </w:rPr>
              <w:fldChar w:fldCharType="begin"/>
            </w:r>
            <w:r w:rsidRPr="00F4464A">
              <w:rPr>
                <w:rStyle w:val="SmartLink1"/>
                <w:sz w:val="20"/>
              </w:rPr>
              <w:instrText xml:space="preserve"> REF _Ref136394820 \w \h </w:instrText>
            </w:r>
            <w:r>
              <w:rPr>
                <w:rStyle w:val="SmartLink1"/>
                <w:sz w:val="20"/>
              </w:rPr>
              <w:instrText xml:space="preserve"> \* MERGEFORMAT </w:instrText>
            </w:r>
            <w:r w:rsidRPr="00F4464A">
              <w:rPr>
                <w:rStyle w:val="SmartLink1"/>
                <w:sz w:val="20"/>
              </w:rPr>
            </w:r>
            <w:r w:rsidRPr="00F4464A">
              <w:rPr>
                <w:rStyle w:val="SmartLink1"/>
                <w:sz w:val="20"/>
              </w:rPr>
              <w:fldChar w:fldCharType="separate"/>
            </w:r>
            <w:r w:rsidRPr="00F4464A">
              <w:rPr>
                <w:rStyle w:val="SmartLink1"/>
                <w:sz w:val="20"/>
              </w:rPr>
              <w:t>P.9.7.1 |</w:t>
            </w:r>
            <w:r w:rsidRPr="00F4464A">
              <w:rPr>
                <w:rStyle w:val="SmartLink1"/>
                <w:sz w:val="20"/>
              </w:rPr>
              <w:fldChar w:fldCharType="end"/>
            </w:r>
          </w:p>
        </w:tc>
        <w:tc>
          <w:tcPr>
            <w:tcW w:w="3285" w:type="pct"/>
            <w:tcBorders>
              <w:top w:val="single" w:sz="4" w:space="0" w:color="auto"/>
              <w:left w:val="single" w:sz="4" w:space="0" w:color="auto"/>
              <w:bottom w:val="single" w:sz="4" w:space="0" w:color="auto"/>
              <w:right w:val="single" w:sz="4" w:space="0" w:color="auto"/>
            </w:tcBorders>
          </w:tcPr>
          <w:p w14:paraId="3C08C686" w14:textId="77777777" w:rsidR="00E6306F" w:rsidRPr="0035409D" w:rsidDel="00202942" w:rsidRDefault="00E6306F" w:rsidP="00E6306F">
            <w:pPr>
              <w:pStyle w:val="TablesHeadingGSCyan"/>
              <w:framePr w:hSpace="0" w:wrap="auto" w:vAnchor="margin" w:hAnchor="text" w:yAlign="inline"/>
              <w:rPr>
                <w:caps w:val="0"/>
                <w:color w:val="4D4D4C"/>
                <w:sz w:val="20"/>
                <w:szCs w:val="20"/>
              </w:rPr>
            </w:pPr>
            <w:r w:rsidRPr="0035409D">
              <w:rPr>
                <w:caps w:val="0"/>
                <w:color w:val="4D4D4C"/>
                <w:sz w:val="20"/>
                <w:szCs w:val="20"/>
              </w:rPr>
              <w:t>Does the project have a risk of unsustainable forest management, including timber harvesting?</w:t>
            </w:r>
          </w:p>
        </w:tc>
        <w:tc>
          <w:tcPr>
            <w:tcW w:w="953" w:type="pct"/>
            <w:tcBorders>
              <w:top w:val="single" w:sz="4" w:space="0" w:color="auto"/>
              <w:left w:val="single" w:sz="4" w:space="0" w:color="auto"/>
              <w:bottom w:val="single" w:sz="4" w:space="0" w:color="auto"/>
            </w:tcBorders>
          </w:tcPr>
          <w:p w14:paraId="4C79B2C8" w14:textId="79D6ACBD" w:rsidR="008B6CA5" w:rsidRPr="005E36C8" w:rsidDel="00FB5485" w:rsidRDefault="008B6CA5" w:rsidP="008B6CA5">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2F5D38EC" w14:textId="3C516E73" w:rsidR="00E6306F" w:rsidRPr="00202942" w:rsidDel="00202942" w:rsidRDefault="008B6CA5" w:rsidP="008B6CA5">
            <w:pPr>
              <w:pStyle w:val="TablesHeadingGSCyan"/>
              <w:framePr w:hSpace="0" w:wrap="auto" w:vAnchor="margin" w:hAnchor="text" w:yAlign="inline"/>
              <w:spacing w:line="276" w:lineRule="auto"/>
              <w:rPr>
                <w:caps w:val="0"/>
                <w:color w:val="4D4D4C"/>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677A2CE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CCD1DEB" w14:textId="77777777" w:rsidR="00E6306F" w:rsidRPr="00202942" w:rsidDel="00202942" w:rsidRDefault="00E6306F" w:rsidP="00E6306F">
            <w:pPr>
              <w:pStyle w:val="TablesHeadingGSCyan"/>
              <w:framePr w:hSpace="0" w:wrap="auto" w:vAnchor="margin" w:hAnchor="text" w:yAlign="inline"/>
              <w:spacing w:line="276" w:lineRule="auto"/>
              <w:rPr>
                <w:caps w:val="0"/>
                <w:color w:val="4D4D4C"/>
              </w:rPr>
            </w:pPr>
            <w:r w:rsidRPr="00F4464A">
              <w:rPr>
                <w:rStyle w:val="SmartLink1"/>
                <w:sz w:val="20"/>
              </w:rPr>
              <w:fldChar w:fldCharType="begin"/>
            </w:r>
            <w:r w:rsidRPr="00F4464A">
              <w:rPr>
                <w:rStyle w:val="SmartLink1"/>
                <w:sz w:val="20"/>
              </w:rPr>
              <w:instrText xml:space="preserve"> REF _Ref136394820 \w \h </w:instrText>
            </w:r>
            <w:r>
              <w:rPr>
                <w:rStyle w:val="SmartLink1"/>
                <w:sz w:val="20"/>
              </w:rPr>
              <w:instrText xml:space="preserve"> \* MERGEFORMAT </w:instrText>
            </w:r>
            <w:r w:rsidRPr="00F4464A">
              <w:rPr>
                <w:rStyle w:val="SmartLink1"/>
                <w:sz w:val="20"/>
              </w:rPr>
            </w:r>
            <w:r w:rsidRPr="00F4464A">
              <w:rPr>
                <w:rStyle w:val="SmartLink1"/>
                <w:sz w:val="20"/>
              </w:rPr>
              <w:fldChar w:fldCharType="separate"/>
            </w:r>
            <w:r w:rsidRPr="00F4464A">
              <w:rPr>
                <w:rStyle w:val="SmartLink1"/>
                <w:sz w:val="20"/>
              </w:rPr>
              <w:t>P.9.7.1 |</w:t>
            </w:r>
            <w:r w:rsidRPr="00F4464A">
              <w:rPr>
                <w:rStyle w:val="SmartLink1"/>
                <w:sz w:val="20"/>
              </w:rPr>
              <w:fldChar w:fldCharType="end"/>
            </w:r>
          </w:p>
        </w:tc>
        <w:tc>
          <w:tcPr>
            <w:tcW w:w="3285" w:type="pct"/>
            <w:tcBorders>
              <w:top w:val="single" w:sz="4" w:space="0" w:color="auto"/>
              <w:left w:val="single" w:sz="4" w:space="0" w:color="auto"/>
              <w:bottom w:val="single" w:sz="4" w:space="0" w:color="auto"/>
              <w:right w:val="single" w:sz="4" w:space="0" w:color="auto"/>
            </w:tcBorders>
          </w:tcPr>
          <w:p w14:paraId="1401B962" w14:textId="77777777" w:rsidR="00E6306F" w:rsidRDefault="00E6306F" w:rsidP="00E6306F">
            <w:pPr>
              <w:pStyle w:val="TablesHeadingGSCyan"/>
              <w:framePr w:hSpace="0" w:wrap="auto" w:vAnchor="margin" w:hAnchor="text" w:yAlign="inline"/>
            </w:pPr>
            <w:r w:rsidRPr="00320FF5">
              <w:rPr>
                <w:caps w:val="0"/>
                <w:color w:val="4D4D4C"/>
                <w:sz w:val="20"/>
                <w:szCs w:val="20"/>
              </w:rPr>
              <w:t>Does the project pose a risk of depleting biodiversity and ecosystem functionality in areas where improved forest management is undertaken?</w:t>
            </w:r>
          </w:p>
        </w:tc>
        <w:tc>
          <w:tcPr>
            <w:tcW w:w="953" w:type="pct"/>
            <w:tcBorders>
              <w:top w:val="single" w:sz="4" w:space="0" w:color="auto"/>
              <w:left w:val="single" w:sz="4" w:space="0" w:color="auto"/>
              <w:bottom w:val="single" w:sz="4" w:space="0" w:color="auto"/>
            </w:tcBorders>
          </w:tcPr>
          <w:p w14:paraId="7E5435DE" w14:textId="2EE7477F" w:rsidR="008B6CA5" w:rsidRPr="005E36C8" w:rsidDel="00FB5485" w:rsidRDefault="008B6CA5" w:rsidP="008B6CA5">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08A971AA" w14:textId="595FE32D" w:rsidR="00E6306F" w:rsidRPr="00202942" w:rsidDel="00202942" w:rsidRDefault="008B6CA5" w:rsidP="008B6CA5">
            <w:pPr>
              <w:pStyle w:val="TablesHeadingGSCyan"/>
              <w:framePr w:hSpace="0" w:wrap="auto" w:vAnchor="margin" w:hAnchor="text" w:yAlign="inline"/>
              <w:spacing w:line="276" w:lineRule="auto"/>
              <w:rPr>
                <w:caps w:val="0"/>
                <w:color w:val="4D4D4C"/>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65F56934"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519387D" w14:textId="77777777" w:rsidR="00E6306F" w:rsidRPr="00202942" w:rsidDel="00202942" w:rsidRDefault="00E6306F" w:rsidP="00E6306F">
            <w:pPr>
              <w:pStyle w:val="TablesHeadingGSCyan"/>
              <w:framePr w:hSpace="0" w:wrap="auto" w:vAnchor="margin" w:hAnchor="text" w:yAlign="inline"/>
              <w:spacing w:line="276" w:lineRule="auto"/>
              <w:rPr>
                <w:caps w:val="0"/>
                <w:color w:val="4D4D4C"/>
              </w:rPr>
            </w:pPr>
            <w:r w:rsidRPr="00F4464A">
              <w:rPr>
                <w:rStyle w:val="SmartLink1"/>
                <w:sz w:val="20"/>
              </w:rPr>
              <w:fldChar w:fldCharType="begin"/>
            </w:r>
            <w:r w:rsidRPr="00F4464A">
              <w:rPr>
                <w:rStyle w:val="SmartLink1"/>
                <w:sz w:val="20"/>
              </w:rPr>
              <w:instrText xml:space="preserve"> REF _Ref136394820 \w \h </w:instrText>
            </w:r>
            <w:r>
              <w:rPr>
                <w:rStyle w:val="SmartLink1"/>
                <w:sz w:val="20"/>
              </w:rPr>
              <w:instrText xml:space="preserve"> \* MERGEFORMAT </w:instrText>
            </w:r>
            <w:r w:rsidRPr="00F4464A">
              <w:rPr>
                <w:rStyle w:val="SmartLink1"/>
                <w:sz w:val="20"/>
              </w:rPr>
            </w:r>
            <w:r w:rsidRPr="00F4464A">
              <w:rPr>
                <w:rStyle w:val="SmartLink1"/>
                <w:sz w:val="20"/>
              </w:rPr>
              <w:fldChar w:fldCharType="separate"/>
            </w:r>
            <w:r w:rsidRPr="00F4464A">
              <w:rPr>
                <w:rStyle w:val="SmartLink1"/>
                <w:sz w:val="20"/>
              </w:rPr>
              <w:t>P.9.7.1 |</w:t>
            </w:r>
            <w:r w:rsidRPr="00F4464A">
              <w:rPr>
                <w:rStyle w:val="SmartLink1"/>
                <w:sz w:val="20"/>
              </w:rPr>
              <w:fldChar w:fldCharType="end"/>
            </w:r>
          </w:p>
        </w:tc>
        <w:tc>
          <w:tcPr>
            <w:tcW w:w="3285" w:type="pct"/>
            <w:tcBorders>
              <w:top w:val="single" w:sz="4" w:space="0" w:color="auto"/>
              <w:left w:val="single" w:sz="4" w:space="0" w:color="auto"/>
              <w:bottom w:val="single" w:sz="4" w:space="0" w:color="auto"/>
              <w:right w:val="single" w:sz="4" w:space="0" w:color="auto"/>
            </w:tcBorders>
          </w:tcPr>
          <w:p w14:paraId="4398F172" w14:textId="77777777" w:rsidR="00E6306F" w:rsidRPr="00320FF5" w:rsidRDefault="00E6306F" w:rsidP="00E6306F">
            <w:pPr>
              <w:pStyle w:val="TablesHeadingGSCyan"/>
              <w:framePr w:hSpace="0" w:wrap="auto" w:vAnchor="margin" w:hAnchor="text" w:yAlign="inline"/>
              <w:rPr>
                <w:caps w:val="0"/>
                <w:color w:val="4D4D4C"/>
                <w:sz w:val="20"/>
                <w:szCs w:val="20"/>
              </w:rPr>
            </w:pPr>
            <w:r w:rsidRPr="007043FE">
              <w:rPr>
                <w:caps w:val="0"/>
                <w:color w:val="4D4D4C"/>
                <w:sz w:val="20"/>
                <w:szCs w:val="20"/>
              </w:rPr>
              <w:t>Does the project risk not meeting requirements for environment-friendly, socially beneficial, and economically viable plantations using native species whenever possible?</w:t>
            </w:r>
          </w:p>
        </w:tc>
        <w:tc>
          <w:tcPr>
            <w:tcW w:w="953" w:type="pct"/>
            <w:tcBorders>
              <w:top w:val="single" w:sz="4" w:space="0" w:color="auto"/>
              <w:left w:val="single" w:sz="4" w:space="0" w:color="auto"/>
              <w:bottom w:val="single" w:sz="4" w:space="0" w:color="auto"/>
            </w:tcBorders>
          </w:tcPr>
          <w:p w14:paraId="34DBE565" w14:textId="4774DE2C" w:rsidR="008B6CA5" w:rsidRPr="005E36C8" w:rsidDel="00FB5485" w:rsidRDefault="008B6CA5" w:rsidP="008B6CA5">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32363E01" w14:textId="1A36F39C" w:rsidR="00E6306F" w:rsidRPr="00E54FDB" w:rsidRDefault="008B6CA5" w:rsidP="008B6CA5">
            <w:pPr>
              <w:pStyle w:val="TablesHeadingGSCyan"/>
              <w:framePr w:hSpace="0" w:wrap="auto" w:vAnchor="margin" w:hAnchor="text" w:yAlign="inline"/>
              <w:rPr>
                <w:rFonts w:ascii="Segoe UI Symbol" w:hAnsi="Segoe UI Symbol" w:cs="Segoe UI Symbol"/>
                <w:caps w:val="0"/>
                <w:color w:val="4D4D4C"/>
                <w:sz w:val="20"/>
                <w:szCs w:val="20"/>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18093C05" w14:textId="77777777" w:rsidTr="005336A6">
        <w:trPr>
          <w:trHeight w:val="364"/>
        </w:trPr>
        <w:tc>
          <w:tcPr>
            <w:tcW w:w="5000" w:type="pct"/>
            <w:gridSpan w:val="3"/>
            <w:tcBorders>
              <w:top w:val="single" w:sz="4" w:space="0" w:color="auto"/>
              <w:bottom w:val="single" w:sz="4" w:space="0" w:color="auto"/>
            </w:tcBorders>
            <w:noWrap/>
            <w:vAlign w:val="top"/>
          </w:tcPr>
          <w:p w14:paraId="12D1DC9D" w14:textId="77777777" w:rsidR="00E6306F" w:rsidRPr="00E54FDB" w:rsidRDefault="00E6306F" w:rsidP="00E6306F">
            <w:pPr>
              <w:pStyle w:val="TablesHeadingGSCyan"/>
              <w:framePr w:hSpace="0" w:wrap="auto" w:vAnchor="margin" w:hAnchor="text" w:yAlign="inline"/>
              <w:rPr>
                <w:rFonts w:ascii="Segoe UI Symbol" w:hAnsi="Segoe UI Symbol" w:cs="Segoe UI Symbol"/>
                <w:caps w:val="0"/>
                <w:color w:val="4D4D4C"/>
                <w:sz w:val="20"/>
                <w:szCs w:val="20"/>
              </w:rPr>
            </w:pPr>
            <w:r w:rsidRPr="00770304">
              <w:rPr>
                <w:caps w:val="0"/>
                <w:sz w:val="20"/>
                <w:szCs w:val="22"/>
              </w:rPr>
              <w:t>If the answ</w:t>
            </w:r>
            <w:r w:rsidRPr="00813E0B">
              <w:rPr>
                <w:caps w:val="0"/>
                <w:sz w:val="20"/>
                <w:szCs w:val="22"/>
              </w:rPr>
              <w:t xml:space="preserve">er to </w:t>
            </w:r>
            <w:r>
              <w:rPr>
                <w:caps w:val="0"/>
                <w:sz w:val="20"/>
                <w:szCs w:val="22"/>
              </w:rPr>
              <w:t xml:space="preserve">any of the </w:t>
            </w:r>
            <w:r w:rsidRPr="00770304">
              <w:rPr>
                <w:caps w:val="0"/>
                <w:sz w:val="20"/>
                <w:szCs w:val="22"/>
              </w:rPr>
              <w:t>question</w:t>
            </w:r>
            <w:r>
              <w:rPr>
                <w:caps w:val="0"/>
                <w:sz w:val="20"/>
                <w:szCs w:val="22"/>
              </w:rPr>
              <w:t>s</w:t>
            </w:r>
            <w:r w:rsidRPr="00770304">
              <w:rPr>
                <w:caps w:val="0"/>
                <w:sz w:val="20"/>
                <w:szCs w:val="22"/>
              </w:rPr>
              <w:t xml:space="preserve">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0825D8" w14:paraId="367CE78D"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08F83E5B" w14:textId="7B7497E9" w:rsidR="00E6306F" w:rsidRPr="00991B3F" w:rsidRDefault="008B6CA5" w:rsidP="004B2E6C">
            <w:pPr>
              <w:pStyle w:val="TablesHeadingGSCyan"/>
              <w:framePr w:hSpace="0" w:wrap="auto" w:vAnchor="margin" w:hAnchor="text" w:yAlign="inline"/>
              <w:spacing w:line="276" w:lineRule="auto"/>
            </w:pPr>
            <w:r>
              <w:rPr>
                <w:i/>
                <w:iCs/>
                <w:caps w:val="0"/>
                <w:color w:val="4D4D4C"/>
                <w:sz w:val="20"/>
                <w:szCs w:val="20"/>
              </w:rPr>
              <w:t>NA</w:t>
            </w:r>
          </w:p>
        </w:tc>
      </w:tr>
      <w:tr w:rsidR="00E6306F" w:rsidRPr="000825D8" w14:paraId="5654A75E" w14:textId="77777777" w:rsidTr="005336A6">
        <w:trPr>
          <w:trHeight w:val="364"/>
        </w:trPr>
        <w:tc>
          <w:tcPr>
            <w:tcW w:w="5000" w:type="pct"/>
            <w:gridSpan w:val="3"/>
            <w:tcBorders>
              <w:top w:val="single" w:sz="4" w:space="0" w:color="auto"/>
              <w:bottom w:val="single" w:sz="4" w:space="0" w:color="auto"/>
            </w:tcBorders>
            <w:noWrap/>
            <w:vAlign w:val="top"/>
          </w:tcPr>
          <w:p w14:paraId="70CBD26E" w14:textId="77777777" w:rsidR="00E6306F" w:rsidRPr="000825D8" w:rsidRDefault="00E6306F" w:rsidP="00E6306F">
            <w:pPr>
              <w:pStyle w:val="TablesHeadingGSCyan"/>
              <w:framePr w:hSpace="0" w:wrap="auto" w:vAnchor="margin" w:hAnchor="text" w:yAlign="inline"/>
              <w:spacing w:line="276" w:lineRule="auto"/>
              <w:rPr>
                <w:i/>
                <w:iCs/>
                <w:caps w:val="0"/>
                <w:color w:val="4D4D4C"/>
                <w:sz w:val="20"/>
                <w:szCs w:val="20"/>
              </w:rPr>
            </w:pPr>
            <w:r w:rsidRPr="00D77588">
              <w:rPr>
                <w:rStyle w:val="SmartLink1"/>
              </w:rPr>
              <w:fldChar w:fldCharType="begin"/>
            </w:r>
            <w:r w:rsidRPr="00D77588">
              <w:rPr>
                <w:rStyle w:val="SmartLink1"/>
              </w:rPr>
              <w:instrText xml:space="preserve"> REF _Ref136395013 \w \h </w:instrText>
            </w:r>
            <w:r>
              <w:rPr>
                <w:rStyle w:val="SmartLink1"/>
              </w:rPr>
              <w:instrText xml:space="preserve"> \* MERGEFORMAT </w:instrText>
            </w:r>
            <w:r w:rsidRPr="00D77588">
              <w:rPr>
                <w:rStyle w:val="SmartLink1"/>
              </w:rPr>
            </w:r>
            <w:r w:rsidRPr="00D77588">
              <w:rPr>
                <w:rStyle w:val="SmartLink1"/>
              </w:rPr>
              <w:fldChar w:fldCharType="separate"/>
            </w:r>
            <w:r w:rsidRPr="00D77588">
              <w:rPr>
                <w:rStyle w:val="SmartLink1"/>
              </w:rPr>
              <w:t>P.9.8 |</w:t>
            </w:r>
            <w:r w:rsidRPr="00D77588">
              <w:rPr>
                <w:rStyle w:val="SmartLink1"/>
              </w:rPr>
              <w:fldChar w:fldCharType="end"/>
            </w:r>
            <w:r w:rsidRPr="00D77588">
              <w:rPr>
                <w:rStyle w:val="SmartLink1"/>
              </w:rPr>
              <w:fldChar w:fldCharType="begin"/>
            </w:r>
            <w:r w:rsidRPr="00D77588">
              <w:rPr>
                <w:rStyle w:val="SmartLink1"/>
              </w:rPr>
              <w:instrText xml:space="preserve"> REF _Ref136395020 \h </w:instrText>
            </w:r>
            <w:r>
              <w:rPr>
                <w:rStyle w:val="SmartLink1"/>
              </w:rPr>
              <w:instrText xml:space="preserve"> \* MERGEFORMAT </w:instrText>
            </w:r>
            <w:r w:rsidRPr="00D77588">
              <w:rPr>
                <w:rStyle w:val="SmartLink1"/>
              </w:rPr>
            </w:r>
            <w:r w:rsidRPr="00D77588">
              <w:rPr>
                <w:rStyle w:val="SmartLink1"/>
              </w:rPr>
              <w:fldChar w:fldCharType="separate"/>
            </w:r>
            <w:r w:rsidRPr="00D77588">
              <w:rPr>
                <w:rStyle w:val="SmartLink1"/>
              </w:rPr>
              <w:t>Food Security</w:t>
            </w:r>
            <w:r w:rsidRPr="00D77588">
              <w:rPr>
                <w:rStyle w:val="SmartLink1"/>
              </w:rPr>
              <w:fldChar w:fldCharType="end"/>
            </w:r>
          </w:p>
        </w:tc>
      </w:tr>
      <w:tr w:rsidR="00E6306F" w:rsidRPr="000825D8" w14:paraId="29BCD758"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8A5A016" w14:textId="77777777" w:rsidR="00E6306F" w:rsidRPr="00D77588" w:rsidRDefault="00E6306F" w:rsidP="00E6306F">
            <w:pPr>
              <w:pStyle w:val="TablesHeadingGSCyan"/>
              <w:framePr w:hSpace="0" w:wrap="auto" w:vAnchor="margin" w:hAnchor="text" w:yAlign="inline"/>
              <w:rPr>
                <w:rStyle w:val="SmartLink1"/>
              </w:rPr>
            </w:pPr>
            <w:r w:rsidRPr="00CD1E89">
              <w:rPr>
                <w:rStyle w:val="SmartLink1"/>
                <w:sz w:val="20"/>
              </w:rPr>
              <w:fldChar w:fldCharType="begin"/>
            </w:r>
            <w:r w:rsidRPr="00CD1E89">
              <w:rPr>
                <w:rStyle w:val="SmartLink1"/>
                <w:sz w:val="20"/>
              </w:rPr>
              <w:instrText xml:space="preserve"> REF _Ref136395485 \r \h </w:instrText>
            </w:r>
            <w:r>
              <w:rPr>
                <w:rStyle w:val="SmartLink1"/>
                <w:sz w:val="20"/>
              </w:rPr>
              <w:instrText xml:space="preserve"> \* MERGEFORMAT </w:instrText>
            </w:r>
            <w:r w:rsidRPr="00CD1E89">
              <w:rPr>
                <w:rStyle w:val="SmartLink1"/>
                <w:sz w:val="20"/>
              </w:rPr>
            </w:r>
            <w:r w:rsidRPr="00CD1E89">
              <w:rPr>
                <w:rStyle w:val="SmartLink1"/>
                <w:sz w:val="20"/>
              </w:rPr>
              <w:fldChar w:fldCharType="separate"/>
            </w:r>
            <w:r w:rsidRPr="00CD1E89">
              <w:rPr>
                <w:rStyle w:val="SmartLink1"/>
                <w:sz w:val="20"/>
              </w:rPr>
              <w:t>P.9.8.1 |</w:t>
            </w:r>
            <w:r w:rsidRPr="00CD1E89">
              <w:rPr>
                <w:rStyle w:val="SmartLink1"/>
                <w:sz w:val="20"/>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54FB24C9" w14:textId="77777777" w:rsidR="00E6306F" w:rsidRPr="00735E79" w:rsidRDefault="00E6306F" w:rsidP="00E6306F">
            <w:pPr>
              <w:pStyle w:val="TablesHeadingGSCyan"/>
              <w:framePr w:hSpace="0" w:wrap="auto" w:vAnchor="margin" w:hAnchor="text" w:yAlign="inline"/>
              <w:rPr>
                <w:caps w:val="0"/>
                <w:color w:val="4D4D4C"/>
                <w:sz w:val="20"/>
                <w:szCs w:val="20"/>
              </w:rPr>
            </w:pPr>
            <w:r w:rsidRPr="00735E79">
              <w:rPr>
                <w:caps w:val="0"/>
                <w:color w:val="4D4D4C"/>
                <w:sz w:val="20"/>
                <w:szCs w:val="20"/>
              </w:rPr>
              <w:t>Does the project involve the risk of negatively influencing access to and availability of food for people affected?</w:t>
            </w:r>
          </w:p>
        </w:tc>
        <w:tc>
          <w:tcPr>
            <w:tcW w:w="953" w:type="pct"/>
            <w:tcBorders>
              <w:top w:val="single" w:sz="4" w:space="0" w:color="auto"/>
              <w:left w:val="single" w:sz="4" w:space="0" w:color="auto"/>
              <w:bottom w:val="single" w:sz="4" w:space="0" w:color="auto"/>
            </w:tcBorders>
            <w:vAlign w:val="top"/>
          </w:tcPr>
          <w:p w14:paraId="400A0DD1" w14:textId="0E895A7D" w:rsidR="004B2E6C" w:rsidRPr="005E36C8" w:rsidDel="00FB5485" w:rsidRDefault="004B2E6C" w:rsidP="004B2E6C">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5D4B3854" w14:textId="54F42FA3" w:rsidR="00E6306F" w:rsidRPr="00D77588" w:rsidRDefault="004B2E6C" w:rsidP="004B2E6C">
            <w:pPr>
              <w:pStyle w:val="TablesHeadingGSCyan"/>
              <w:framePr w:hSpace="0" w:wrap="auto" w:vAnchor="margin" w:hAnchor="text" w:yAlign="inline"/>
              <w:spacing w:line="276" w:lineRule="auto"/>
              <w:rPr>
                <w:rStyle w:val="SmartLink1"/>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64E0C574" w14:textId="77777777" w:rsidTr="005336A6">
        <w:trPr>
          <w:trHeight w:val="364"/>
        </w:trPr>
        <w:tc>
          <w:tcPr>
            <w:tcW w:w="5000" w:type="pct"/>
            <w:gridSpan w:val="3"/>
            <w:tcBorders>
              <w:top w:val="single" w:sz="4" w:space="0" w:color="auto"/>
              <w:bottom w:val="single" w:sz="4" w:space="0" w:color="auto"/>
            </w:tcBorders>
            <w:noWrap/>
            <w:vAlign w:val="top"/>
          </w:tcPr>
          <w:p w14:paraId="4C9E02DD" w14:textId="77777777" w:rsidR="00E6306F" w:rsidRPr="00D77588" w:rsidRDefault="00E6306F" w:rsidP="00E6306F">
            <w:pPr>
              <w:pStyle w:val="TablesHeadingGSCyan"/>
              <w:framePr w:hSpace="0" w:wrap="auto" w:vAnchor="margin" w:hAnchor="text" w:yAlign="inline"/>
              <w:spacing w:line="276" w:lineRule="auto"/>
              <w:rPr>
                <w:rStyle w:val="SmartLink1"/>
              </w:rPr>
            </w:pPr>
            <w:r w:rsidRPr="00770304">
              <w:rPr>
                <w:caps w:val="0"/>
                <w:sz w:val="20"/>
                <w:szCs w:val="22"/>
              </w:rPr>
              <w:t>If the answ</w:t>
            </w:r>
            <w:r w:rsidRPr="00813E0B">
              <w:rPr>
                <w:caps w:val="0"/>
                <w:sz w:val="20"/>
                <w:szCs w:val="22"/>
              </w:rPr>
              <w:t xml:space="preserve">er to </w:t>
            </w:r>
            <w:r>
              <w:rPr>
                <w:caps w:val="0"/>
                <w:sz w:val="20"/>
                <w:szCs w:val="22"/>
              </w:rPr>
              <w:t xml:space="preserve">the </w:t>
            </w:r>
            <w:r w:rsidRPr="00770304">
              <w:rPr>
                <w:caps w:val="0"/>
                <w:sz w:val="20"/>
                <w:szCs w:val="22"/>
              </w:rPr>
              <w:t xml:space="preserve">question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0825D8" w14:paraId="6589A806"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7D028A89" w14:textId="20E8F2BA" w:rsidR="00E6306F" w:rsidRPr="00DC13CF" w:rsidRDefault="004B2E6C" w:rsidP="004B2E6C">
            <w:pPr>
              <w:pStyle w:val="TablesHeadingGSCyan"/>
              <w:framePr w:hSpace="0" w:wrap="auto" w:vAnchor="margin" w:hAnchor="text" w:yAlign="inline"/>
              <w:spacing w:line="276" w:lineRule="auto"/>
            </w:pPr>
            <w:r>
              <w:rPr>
                <w:i/>
                <w:iCs/>
                <w:caps w:val="0"/>
                <w:color w:val="4D4D4C"/>
                <w:sz w:val="20"/>
                <w:szCs w:val="20"/>
              </w:rPr>
              <w:t>NA</w:t>
            </w:r>
          </w:p>
        </w:tc>
      </w:tr>
      <w:tr w:rsidR="00E6306F" w:rsidRPr="005E36C8" w14:paraId="2C0AF518" w14:textId="77777777" w:rsidTr="005336A6">
        <w:trPr>
          <w:trHeight w:val="364"/>
        </w:trPr>
        <w:tc>
          <w:tcPr>
            <w:tcW w:w="5000" w:type="pct"/>
            <w:gridSpan w:val="3"/>
            <w:tcBorders>
              <w:top w:val="single" w:sz="4" w:space="0" w:color="auto"/>
              <w:bottom w:val="single" w:sz="4" w:space="0" w:color="auto"/>
            </w:tcBorders>
            <w:noWrap/>
            <w:vAlign w:val="top"/>
          </w:tcPr>
          <w:p w14:paraId="6CFFCA90" w14:textId="77777777" w:rsidR="00E6306F" w:rsidRPr="005E36C8" w:rsidRDefault="00E6306F" w:rsidP="00E6306F">
            <w:pPr>
              <w:rPr>
                <w:caps/>
                <w:sz w:val="20"/>
                <w:szCs w:val="20"/>
              </w:rPr>
            </w:pPr>
            <w:r w:rsidRPr="002D52A6">
              <w:rPr>
                <w:color w:val="00B9BD" w:themeColor="accent1"/>
                <w:sz w:val="20"/>
                <w:szCs w:val="22"/>
              </w:rPr>
              <w:t>Would the project involve or lead to:</w:t>
            </w:r>
          </w:p>
        </w:tc>
      </w:tr>
      <w:tr w:rsidR="00E6306F" w:rsidRPr="005E36C8" w14:paraId="013A1848"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B695A15" w14:textId="77777777" w:rsidR="00E6306F" w:rsidRPr="005E36C8" w:rsidRDefault="00E6306F" w:rsidP="00E6306F">
            <w:pPr>
              <w:pStyle w:val="TablesHeadingGSCyan"/>
              <w:framePr w:hSpace="0" w:wrap="auto" w:vAnchor="margin" w:hAnchor="text" w:yAlign="inline"/>
              <w:rPr>
                <w:caps w:val="0"/>
                <w:color w:val="4D4D4C"/>
                <w:sz w:val="20"/>
                <w:szCs w:val="22"/>
              </w:rPr>
            </w:pPr>
            <w:r w:rsidRPr="00CD1E89">
              <w:rPr>
                <w:rStyle w:val="SmartLink1"/>
                <w:sz w:val="20"/>
              </w:rPr>
              <w:fldChar w:fldCharType="begin"/>
            </w:r>
            <w:r w:rsidRPr="00CD1E89">
              <w:rPr>
                <w:rStyle w:val="SmartLink1"/>
                <w:sz w:val="20"/>
              </w:rPr>
              <w:instrText xml:space="preserve"> REF _Ref136395485 \r \h </w:instrText>
            </w:r>
            <w:r>
              <w:rPr>
                <w:rStyle w:val="SmartLink1"/>
                <w:sz w:val="20"/>
              </w:rPr>
              <w:instrText xml:space="preserve"> \* MERGEFORMAT </w:instrText>
            </w:r>
            <w:r w:rsidRPr="00CD1E89">
              <w:rPr>
                <w:rStyle w:val="SmartLink1"/>
                <w:sz w:val="20"/>
              </w:rPr>
            </w:r>
            <w:r w:rsidRPr="00CD1E89">
              <w:rPr>
                <w:rStyle w:val="SmartLink1"/>
                <w:sz w:val="20"/>
              </w:rPr>
              <w:fldChar w:fldCharType="separate"/>
            </w:r>
            <w:r w:rsidRPr="00CD1E89">
              <w:rPr>
                <w:rStyle w:val="SmartLink1"/>
                <w:sz w:val="20"/>
              </w:rPr>
              <w:t>P.9.8.1 |</w:t>
            </w:r>
            <w:r w:rsidRPr="00CD1E89">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53B1B297" w14:textId="77777777" w:rsidR="00E6306F" w:rsidRPr="005E36C8"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modification of</w:t>
            </w:r>
            <w:r w:rsidRPr="005E36C8">
              <w:rPr>
                <w:caps w:val="0"/>
                <w:color w:val="4D4D4C"/>
                <w:sz w:val="20"/>
                <w:szCs w:val="20"/>
              </w:rPr>
              <w:t xml:space="preserve"> the quantity or nutritional quality of food available such as through crop regime alteration or export or economic incentives</w:t>
            </w:r>
            <w:r>
              <w:rPr>
                <w:caps w:val="0"/>
                <w:color w:val="4D4D4C"/>
                <w:sz w:val="20"/>
                <w:szCs w:val="20"/>
              </w:rPr>
              <w:t>?</w:t>
            </w:r>
          </w:p>
        </w:tc>
        <w:tc>
          <w:tcPr>
            <w:tcW w:w="953" w:type="pct"/>
            <w:tcBorders>
              <w:top w:val="single" w:sz="4" w:space="0" w:color="auto"/>
              <w:left w:val="single" w:sz="4" w:space="0" w:color="auto"/>
              <w:bottom w:val="single" w:sz="4" w:space="0" w:color="auto"/>
            </w:tcBorders>
            <w:vAlign w:val="top"/>
          </w:tcPr>
          <w:p w14:paraId="631D3853" w14:textId="6021C826"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7306B073" w14:textId="7579E84B"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POTENTIALLY</w:t>
            </w:r>
          </w:p>
          <w:p w14:paraId="62AC25FC" w14:textId="02215635" w:rsidR="00E6306F" w:rsidRPr="005E36C8" w:rsidRDefault="004B2E6C"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NO</w:t>
            </w:r>
          </w:p>
        </w:tc>
      </w:tr>
      <w:tr w:rsidR="00E6306F" w:rsidRPr="005E36C8" w14:paraId="3034892D" w14:textId="77777777" w:rsidTr="005336A6">
        <w:trPr>
          <w:trHeight w:val="364"/>
        </w:trPr>
        <w:tc>
          <w:tcPr>
            <w:tcW w:w="5000" w:type="pct"/>
            <w:gridSpan w:val="3"/>
            <w:tcBorders>
              <w:top w:val="single" w:sz="4" w:space="0" w:color="auto"/>
              <w:bottom w:val="single" w:sz="4" w:space="0" w:color="auto"/>
            </w:tcBorders>
            <w:noWrap/>
            <w:vAlign w:val="top"/>
          </w:tcPr>
          <w:p w14:paraId="2CC22C91"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0"/>
              </w:rPr>
            </w:pPr>
            <w:r w:rsidRPr="00FB2690">
              <w:rPr>
                <w:caps w:val="0"/>
                <w:sz w:val="20"/>
                <w:szCs w:val="22"/>
              </w:rPr>
              <w:t>If the answer is "yes" or "potentially" to the above question, please provide a brief description of the project situation below. Also, provide justification and/or evidence as necessary to demonstrate compliance with applicable requirements.</w:t>
            </w:r>
          </w:p>
        </w:tc>
      </w:tr>
      <w:tr w:rsidR="00E6306F" w:rsidRPr="005E36C8" w14:paraId="04947B5E"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00E8F891" w14:textId="4AA54934" w:rsidR="00E6306F" w:rsidRPr="00DC13CF" w:rsidRDefault="004B2E6C" w:rsidP="004B2E6C">
            <w:pPr>
              <w:pStyle w:val="TablesHeadingGSCyan"/>
              <w:framePr w:hSpace="0" w:wrap="auto" w:vAnchor="margin" w:hAnchor="text" w:yAlign="inline"/>
              <w:spacing w:line="276" w:lineRule="auto"/>
            </w:pPr>
            <w:r>
              <w:rPr>
                <w:i/>
                <w:iCs/>
                <w:caps w:val="0"/>
                <w:color w:val="4D4D4C"/>
                <w:sz w:val="20"/>
                <w:szCs w:val="20"/>
              </w:rPr>
              <w:t>NA</w:t>
            </w:r>
          </w:p>
        </w:tc>
      </w:tr>
      <w:tr w:rsidR="00E6306F" w:rsidRPr="000825D8" w14:paraId="67FA27BD" w14:textId="77777777" w:rsidTr="005336A6">
        <w:trPr>
          <w:trHeight w:val="364"/>
        </w:trPr>
        <w:tc>
          <w:tcPr>
            <w:tcW w:w="5000" w:type="pct"/>
            <w:gridSpan w:val="3"/>
            <w:tcBorders>
              <w:top w:val="single" w:sz="4" w:space="0" w:color="auto"/>
              <w:bottom w:val="single" w:sz="4" w:space="0" w:color="auto"/>
            </w:tcBorders>
            <w:noWrap/>
            <w:vAlign w:val="top"/>
          </w:tcPr>
          <w:p w14:paraId="4F4D6A77" w14:textId="77777777" w:rsidR="00E6306F" w:rsidRPr="000825D8" w:rsidRDefault="00E6306F" w:rsidP="00E6306F">
            <w:pPr>
              <w:pStyle w:val="TablesHeadingGSCyan"/>
              <w:framePr w:hSpace="0" w:wrap="auto" w:vAnchor="margin" w:hAnchor="text" w:yAlign="inline"/>
              <w:spacing w:line="276" w:lineRule="auto"/>
              <w:rPr>
                <w:i/>
                <w:iCs/>
                <w:caps w:val="0"/>
                <w:color w:val="4D4D4C"/>
                <w:sz w:val="20"/>
                <w:szCs w:val="20"/>
              </w:rPr>
            </w:pPr>
            <w:r w:rsidRPr="00DC13CF">
              <w:rPr>
                <w:rStyle w:val="SmartLink1"/>
              </w:rPr>
              <w:fldChar w:fldCharType="begin"/>
            </w:r>
            <w:r w:rsidRPr="00DC13CF">
              <w:rPr>
                <w:rStyle w:val="SmartLink1"/>
              </w:rPr>
              <w:instrText xml:space="preserve"> REF _Ref136395669 \r \h </w:instrText>
            </w:r>
            <w:r>
              <w:rPr>
                <w:rStyle w:val="SmartLink1"/>
              </w:rPr>
              <w:instrText xml:space="preserve"> \* MERGEFORMAT </w:instrText>
            </w:r>
            <w:r w:rsidRPr="00DC13CF">
              <w:rPr>
                <w:rStyle w:val="SmartLink1"/>
              </w:rPr>
            </w:r>
            <w:r w:rsidRPr="00DC13CF">
              <w:rPr>
                <w:rStyle w:val="SmartLink1"/>
              </w:rPr>
              <w:fldChar w:fldCharType="separate"/>
            </w:r>
            <w:r w:rsidRPr="00DC13CF">
              <w:rPr>
                <w:rStyle w:val="SmartLink1"/>
              </w:rPr>
              <w:t>P.9.9 |</w:t>
            </w:r>
            <w:r w:rsidRPr="00DC13CF">
              <w:rPr>
                <w:rStyle w:val="SmartLink1"/>
              </w:rPr>
              <w:fldChar w:fldCharType="end"/>
            </w:r>
            <w:r w:rsidRPr="00DC13CF">
              <w:rPr>
                <w:rStyle w:val="SmartLink1"/>
              </w:rPr>
              <w:t xml:space="preserve"> </w:t>
            </w:r>
            <w:r w:rsidRPr="00DC13CF">
              <w:rPr>
                <w:rStyle w:val="SmartLink1"/>
              </w:rPr>
              <w:fldChar w:fldCharType="begin"/>
            </w:r>
            <w:r w:rsidRPr="00DC13CF">
              <w:rPr>
                <w:rStyle w:val="SmartLink1"/>
              </w:rPr>
              <w:instrText xml:space="preserve"> REF _Ref136395680 \h </w:instrText>
            </w:r>
            <w:r>
              <w:rPr>
                <w:rStyle w:val="SmartLink1"/>
              </w:rPr>
              <w:instrText xml:space="preserve"> \* MERGEFORMAT </w:instrText>
            </w:r>
            <w:r w:rsidRPr="00DC13CF">
              <w:rPr>
                <w:rStyle w:val="SmartLink1"/>
              </w:rPr>
            </w:r>
            <w:r w:rsidRPr="00DC13CF">
              <w:rPr>
                <w:rStyle w:val="SmartLink1"/>
              </w:rPr>
              <w:fldChar w:fldCharType="separate"/>
            </w:r>
            <w:r w:rsidRPr="00DC13CF">
              <w:rPr>
                <w:rStyle w:val="SmartLink1"/>
              </w:rPr>
              <w:t>Animal Welfare</w:t>
            </w:r>
            <w:r w:rsidRPr="00DC13CF">
              <w:rPr>
                <w:rStyle w:val="SmartLink1"/>
              </w:rPr>
              <w:fldChar w:fldCharType="end"/>
            </w:r>
          </w:p>
        </w:tc>
      </w:tr>
      <w:tr w:rsidR="00E6306F" w:rsidRPr="000825D8" w14:paraId="75A7BE6A"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2D3715A" w14:textId="77777777" w:rsidR="00E6306F" w:rsidRPr="00DC13CF" w:rsidRDefault="00E6306F" w:rsidP="00E6306F">
            <w:pPr>
              <w:pStyle w:val="TablesHeadingGSCyan"/>
              <w:framePr w:hSpace="0" w:wrap="auto" w:vAnchor="margin" w:hAnchor="text" w:yAlign="inline"/>
              <w:spacing w:line="276" w:lineRule="auto"/>
              <w:rPr>
                <w:rStyle w:val="SmartLink1"/>
              </w:rPr>
            </w:pPr>
            <w:r w:rsidRPr="004C6215">
              <w:rPr>
                <w:rStyle w:val="SmartLink1"/>
                <w:sz w:val="20"/>
                <w:szCs w:val="22"/>
              </w:rPr>
              <w:fldChar w:fldCharType="begin"/>
            </w:r>
            <w:r w:rsidRPr="004C6215">
              <w:rPr>
                <w:rStyle w:val="SmartLink1"/>
                <w:sz w:val="20"/>
                <w:szCs w:val="22"/>
              </w:rPr>
              <w:instrText xml:space="preserve"> REF _Ref136396150 \w \h </w:instrText>
            </w:r>
            <w:r>
              <w:rPr>
                <w:rStyle w:val="SmartLink1"/>
                <w:sz w:val="20"/>
                <w:szCs w:val="22"/>
              </w:rPr>
              <w:instrText xml:space="preserve"> \* MERGEFORMAT </w:instrText>
            </w:r>
            <w:r w:rsidRPr="004C6215">
              <w:rPr>
                <w:rStyle w:val="SmartLink1"/>
                <w:sz w:val="20"/>
                <w:szCs w:val="22"/>
              </w:rPr>
            </w:r>
            <w:r w:rsidRPr="004C6215">
              <w:rPr>
                <w:rStyle w:val="SmartLink1"/>
                <w:sz w:val="20"/>
                <w:szCs w:val="22"/>
              </w:rPr>
              <w:fldChar w:fldCharType="separate"/>
            </w:r>
            <w:r w:rsidRPr="004C6215">
              <w:rPr>
                <w:rStyle w:val="SmartLink1"/>
                <w:sz w:val="20"/>
                <w:szCs w:val="22"/>
              </w:rPr>
              <w:t>P.9.9.1 |</w:t>
            </w:r>
            <w:r w:rsidRPr="004C6215">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04B04E8F" w14:textId="77777777" w:rsidR="00E6306F" w:rsidRPr="00146AA2" w:rsidRDefault="00E6306F" w:rsidP="00E6306F">
            <w:pPr>
              <w:pStyle w:val="TablesHeadingGSCyan"/>
              <w:framePr w:hSpace="0" w:wrap="auto" w:vAnchor="margin" w:hAnchor="text" w:yAlign="inline"/>
              <w:rPr>
                <w:caps w:val="0"/>
                <w:color w:val="4D4D4C"/>
                <w:sz w:val="20"/>
                <w:szCs w:val="20"/>
              </w:rPr>
            </w:pPr>
            <w:r w:rsidRPr="00146AA2">
              <w:rPr>
                <w:caps w:val="0"/>
                <w:color w:val="4D4D4C"/>
                <w:sz w:val="20"/>
                <w:szCs w:val="20"/>
              </w:rPr>
              <w:t>Does the project involve any risks to animal welfare?</w:t>
            </w:r>
          </w:p>
          <w:p w14:paraId="7AC274A7" w14:textId="77777777" w:rsidR="00E6306F" w:rsidRDefault="00E6306F" w:rsidP="00E6306F">
            <w:pPr>
              <w:pStyle w:val="TablesHeadingGSCyan"/>
              <w:framePr w:hSpace="0" w:wrap="auto" w:vAnchor="margin" w:hAnchor="text" w:yAlign="inline"/>
              <w:rPr>
                <w:caps w:val="0"/>
                <w:color w:val="4D4D4C"/>
                <w:sz w:val="20"/>
                <w:szCs w:val="20"/>
              </w:rPr>
            </w:pPr>
          </w:p>
          <w:p w14:paraId="11021E0E" w14:textId="77777777" w:rsidR="00E6306F" w:rsidRPr="004C6215" w:rsidRDefault="00E6306F" w:rsidP="00E6306F">
            <w:pPr>
              <w:pStyle w:val="TablesHeadingGSCyan"/>
              <w:framePr w:hSpace="0" w:wrap="auto" w:vAnchor="margin" w:hAnchor="text" w:yAlign="inline"/>
              <w:rPr>
                <w:rStyle w:val="SmartLink1"/>
                <w:caps w:val="0"/>
                <w:color w:val="4D4D4C"/>
                <w:sz w:val="20"/>
                <w:szCs w:val="20"/>
              </w:rPr>
            </w:pPr>
            <w:r w:rsidRPr="00146AA2">
              <w:rPr>
                <w:caps w:val="0"/>
                <w:color w:val="4D4D4C"/>
                <w:sz w:val="20"/>
                <w:szCs w:val="20"/>
              </w:rPr>
              <w:t>Animal welfare shall be ensured by providing access to water and food, appropriate environment, humane treatment, and staff training. Evidence of mistreatment will be treated as an immediate non-conformity.</w:t>
            </w:r>
          </w:p>
        </w:tc>
        <w:tc>
          <w:tcPr>
            <w:tcW w:w="953" w:type="pct"/>
            <w:tcBorders>
              <w:top w:val="single" w:sz="4" w:space="0" w:color="auto"/>
              <w:left w:val="single" w:sz="4" w:space="0" w:color="auto"/>
              <w:bottom w:val="single" w:sz="4" w:space="0" w:color="auto"/>
            </w:tcBorders>
          </w:tcPr>
          <w:p w14:paraId="449EFC54" w14:textId="18B3088C" w:rsidR="004B2E6C" w:rsidRPr="005E36C8" w:rsidDel="00FB5485" w:rsidRDefault="004B2E6C" w:rsidP="004B2E6C">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71A22D10" w14:textId="03BFDD7D" w:rsidR="00E6306F" w:rsidRPr="00DC13CF" w:rsidRDefault="004B2E6C" w:rsidP="004B2E6C">
            <w:pPr>
              <w:pStyle w:val="TablesHeadingGSCyan"/>
              <w:framePr w:hSpace="0" w:wrap="auto" w:vAnchor="margin" w:hAnchor="text" w:yAlign="inline"/>
              <w:spacing w:line="276" w:lineRule="auto"/>
              <w:rPr>
                <w:rStyle w:val="SmartLink1"/>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1961CC08"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F40CF3C" w14:textId="77777777" w:rsidR="00E6306F" w:rsidRPr="004C6215" w:rsidRDefault="00E6306F" w:rsidP="00E6306F">
            <w:pPr>
              <w:pStyle w:val="TablesHeadingGSCyan"/>
              <w:framePr w:hSpace="0" w:wrap="auto" w:vAnchor="margin" w:hAnchor="text" w:yAlign="inline"/>
              <w:spacing w:line="276" w:lineRule="auto"/>
              <w:rPr>
                <w:rStyle w:val="SmartLink1"/>
                <w:sz w:val="20"/>
                <w:szCs w:val="22"/>
              </w:rPr>
            </w:pPr>
            <w:r>
              <w:rPr>
                <w:rStyle w:val="SmartLink1"/>
                <w:sz w:val="20"/>
                <w:szCs w:val="22"/>
              </w:rPr>
              <w:fldChar w:fldCharType="begin"/>
            </w:r>
            <w:r>
              <w:rPr>
                <w:rStyle w:val="SmartLink1"/>
                <w:sz w:val="20"/>
                <w:szCs w:val="22"/>
              </w:rPr>
              <w:instrText xml:space="preserve"> REF _Ref136415496 \w \h </w:instrText>
            </w:r>
            <w:r>
              <w:rPr>
                <w:rStyle w:val="SmartLink1"/>
                <w:sz w:val="20"/>
                <w:szCs w:val="22"/>
              </w:rPr>
            </w:r>
            <w:r>
              <w:rPr>
                <w:rStyle w:val="SmartLink1"/>
                <w:sz w:val="20"/>
                <w:szCs w:val="22"/>
              </w:rPr>
              <w:fldChar w:fldCharType="separate"/>
            </w:r>
            <w:r>
              <w:rPr>
                <w:rStyle w:val="SmartLink1"/>
                <w:sz w:val="20"/>
                <w:szCs w:val="22"/>
              </w:rPr>
              <w:t>P.9.9.2 |</w:t>
            </w:r>
            <w:r>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345B0BD6" w14:textId="77777777" w:rsidR="00E6306F" w:rsidRPr="00146AA2" w:rsidRDefault="00E6306F" w:rsidP="00E6306F">
            <w:pPr>
              <w:pStyle w:val="TablesHeadingGSCyan"/>
              <w:framePr w:hSpace="0" w:wrap="auto" w:vAnchor="margin" w:hAnchor="text" w:yAlign="inline"/>
              <w:rPr>
                <w:caps w:val="0"/>
                <w:color w:val="4D4D4C"/>
                <w:sz w:val="20"/>
                <w:szCs w:val="20"/>
              </w:rPr>
            </w:pPr>
            <w:r w:rsidRPr="001639A7">
              <w:rPr>
                <w:caps w:val="0"/>
                <w:color w:val="4D4D4C"/>
                <w:sz w:val="20"/>
                <w:szCs w:val="20"/>
              </w:rPr>
              <w:t xml:space="preserve">Does the project involve any potential risk of </w:t>
            </w:r>
            <w:r>
              <w:rPr>
                <w:caps w:val="0"/>
                <w:color w:val="4D4D4C"/>
                <w:sz w:val="20"/>
                <w:szCs w:val="20"/>
              </w:rPr>
              <w:t xml:space="preserve">excessive or </w:t>
            </w:r>
            <w:r w:rsidRPr="001639A7">
              <w:rPr>
                <w:caps w:val="0"/>
                <w:color w:val="4D4D4C"/>
                <w:sz w:val="20"/>
                <w:szCs w:val="20"/>
              </w:rPr>
              <w:t>inadequate use of veterinary medicines?</w:t>
            </w:r>
          </w:p>
        </w:tc>
        <w:tc>
          <w:tcPr>
            <w:tcW w:w="953" w:type="pct"/>
            <w:tcBorders>
              <w:top w:val="single" w:sz="4" w:space="0" w:color="auto"/>
              <w:left w:val="single" w:sz="4" w:space="0" w:color="auto"/>
              <w:bottom w:val="single" w:sz="4" w:space="0" w:color="auto"/>
            </w:tcBorders>
          </w:tcPr>
          <w:p w14:paraId="7BE97889" w14:textId="1C448BBA" w:rsidR="004B2E6C" w:rsidRPr="005E36C8" w:rsidDel="00FB5485" w:rsidRDefault="004B2E6C" w:rsidP="004B2E6C">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2B2DDC1B" w14:textId="3720F41B" w:rsidR="00E6306F" w:rsidRPr="00E54FDB" w:rsidRDefault="004B2E6C" w:rsidP="004B2E6C">
            <w:pPr>
              <w:pStyle w:val="TablesHeadingGSCyan"/>
              <w:framePr w:hSpace="0" w:wrap="auto" w:vAnchor="margin" w:hAnchor="text" w:yAlign="inline"/>
              <w:rPr>
                <w:rFonts w:ascii="Segoe UI Symbol" w:hAnsi="Segoe UI Symbol" w:cs="Segoe UI Symbol"/>
                <w:caps w:val="0"/>
                <w:color w:val="4D4D4C"/>
                <w:sz w:val="20"/>
                <w:szCs w:val="20"/>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21BF59B4"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7DD08AD" w14:textId="77777777" w:rsidR="00E6306F" w:rsidRPr="004C6215" w:rsidRDefault="00E6306F" w:rsidP="00E6306F">
            <w:pPr>
              <w:pStyle w:val="TablesHeadingGSCyan"/>
              <w:framePr w:hSpace="0" w:wrap="auto" w:vAnchor="margin" w:hAnchor="text" w:yAlign="inline"/>
              <w:spacing w:line="276" w:lineRule="auto"/>
              <w:rPr>
                <w:rStyle w:val="SmartLink1"/>
                <w:sz w:val="20"/>
                <w:szCs w:val="22"/>
              </w:rPr>
            </w:pPr>
            <w:r>
              <w:rPr>
                <w:rStyle w:val="SmartLink1"/>
                <w:sz w:val="20"/>
                <w:szCs w:val="22"/>
              </w:rPr>
              <w:fldChar w:fldCharType="begin"/>
            </w:r>
            <w:r>
              <w:rPr>
                <w:rStyle w:val="SmartLink1"/>
                <w:sz w:val="20"/>
                <w:szCs w:val="22"/>
              </w:rPr>
              <w:instrText xml:space="preserve"> REF _Ref136415529 \w \h </w:instrText>
            </w:r>
            <w:r>
              <w:rPr>
                <w:rStyle w:val="SmartLink1"/>
                <w:sz w:val="20"/>
                <w:szCs w:val="22"/>
              </w:rPr>
            </w:r>
            <w:r>
              <w:rPr>
                <w:rStyle w:val="SmartLink1"/>
                <w:sz w:val="20"/>
                <w:szCs w:val="22"/>
              </w:rPr>
              <w:fldChar w:fldCharType="separate"/>
            </w:r>
            <w:r>
              <w:rPr>
                <w:rStyle w:val="SmartLink1"/>
                <w:sz w:val="20"/>
                <w:szCs w:val="22"/>
              </w:rPr>
              <w:t>P.9.9.4 |</w:t>
            </w:r>
            <w:r>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55A2B069" w14:textId="77777777" w:rsidR="00E6306F" w:rsidRDefault="00E6306F" w:rsidP="00E6306F">
            <w:pPr>
              <w:pStyle w:val="TablesHeadingGSCyan"/>
              <w:framePr w:hSpace="0" w:wrap="auto" w:vAnchor="margin" w:hAnchor="text" w:yAlign="inline"/>
            </w:pPr>
            <w:r w:rsidRPr="000D1D98">
              <w:rPr>
                <w:caps w:val="0"/>
                <w:color w:val="4D4D4C"/>
                <w:sz w:val="20"/>
                <w:szCs w:val="20"/>
              </w:rPr>
              <w:t>Does the project involve the risk of administering synthetic growth promoters, including hormones?</w:t>
            </w:r>
          </w:p>
        </w:tc>
        <w:tc>
          <w:tcPr>
            <w:tcW w:w="953" w:type="pct"/>
            <w:tcBorders>
              <w:top w:val="single" w:sz="4" w:space="0" w:color="auto"/>
              <w:left w:val="single" w:sz="4" w:space="0" w:color="auto"/>
              <w:bottom w:val="single" w:sz="4" w:space="0" w:color="auto"/>
            </w:tcBorders>
          </w:tcPr>
          <w:p w14:paraId="1E4498AA" w14:textId="5360E8A8" w:rsidR="004B2E6C" w:rsidRPr="005E36C8" w:rsidDel="00FB5485" w:rsidRDefault="004B2E6C" w:rsidP="004B2E6C">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5B2B288C" w14:textId="3E43540A" w:rsidR="00E6306F" w:rsidRPr="00E54FDB" w:rsidRDefault="004B2E6C" w:rsidP="004B2E6C">
            <w:pPr>
              <w:pStyle w:val="TablesHeadingGSCyan"/>
              <w:framePr w:hSpace="0" w:wrap="auto" w:vAnchor="margin" w:hAnchor="text" w:yAlign="inline"/>
              <w:rPr>
                <w:rFonts w:ascii="Segoe UI Symbol" w:hAnsi="Segoe UI Symbol" w:cs="Segoe UI Symbol"/>
                <w:caps w:val="0"/>
                <w:color w:val="4D4D4C"/>
                <w:sz w:val="20"/>
                <w:szCs w:val="20"/>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0A10F0CB" w14:textId="77777777" w:rsidTr="005336A6">
        <w:trPr>
          <w:trHeight w:val="364"/>
        </w:trPr>
        <w:tc>
          <w:tcPr>
            <w:tcW w:w="5000" w:type="pct"/>
            <w:gridSpan w:val="3"/>
            <w:tcBorders>
              <w:top w:val="single" w:sz="4" w:space="0" w:color="auto"/>
              <w:bottom w:val="single" w:sz="4" w:space="0" w:color="auto"/>
            </w:tcBorders>
            <w:noWrap/>
            <w:vAlign w:val="top"/>
          </w:tcPr>
          <w:p w14:paraId="44E115DF" w14:textId="77777777" w:rsidR="00E6306F" w:rsidRPr="00E54FDB" w:rsidRDefault="00E6306F" w:rsidP="00E6306F">
            <w:pPr>
              <w:pStyle w:val="TablesHeadingGSCyan"/>
              <w:framePr w:hSpace="0" w:wrap="auto" w:vAnchor="margin" w:hAnchor="text" w:yAlign="inline"/>
              <w:rPr>
                <w:rFonts w:ascii="Segoe UI Symbol" w:hAnsi="Segoe UI Symbol" w:cs="Segoe UI Symbol"/>
                <w:caps w:val="0"/>
                <w:color w:val="4D4D4C"/>
                <w:sz w:val="20"/>
                <w:szCs w:val="20"/>
              </w:rPr>
            </w:pPr>
            <w:r w:rsidRPr="00770304">
              <w:rPr>
                <w:caps w:val="0"/>
                <w:sz w:val="20"/>
                <w:szCs w:val="22"/>
              </w:rPr>
              <w:t>If the answ</w:t>
            </w:r>
            <w:r w:rsidRPr="00813E0B">
              <w:rPr>
                <w:caps w:val="0"/>
                <w:sz w:val="20"/>
                <w:szCs w:val="22"/>
              </w:rPr>
              <w:t xml:space="preserve">er to </w:t>
            </w:r>
            <w:r>
              <w:rPr>
                <w:caps w:val="0"/>
                <w:sz w:val="20"/>
                <w:szCs w:val="22"/>
              </w:rPr>
              <w:t xml:space="preserve">any of the </w:t>
            </w:r>
            <w:r w:rsidRPr="00770304">
              <w:rPr>
                <w:caps w:val="0"/>
                <w:sz w:val="20"/>
                <w:szCs w:val="22"/>
              </w:rPr>
              <w:t>question</w:t>
            </w:r>
            <w:r>
              <w:rPr>
                <w:caps w:val="0"/>
                <w:sz w:val="20"/>
                <w:szCs w:val="22"/>
              </w:rPr>
              <w:t>s</w:t>
            </w:r>
            <w:r w:rsidRPr="00770304">
              <w:rPr>
                <w:caps w:val="0"/>
                <w:sz w:val="20"/>
                <w:szCs w:val="22"/>
              </w:rPr>
              <w:t xml:space="preserve">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0825D8" w14:paraId="04957F8D"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4847C676" w14:textId="5390E166" w:rsidR="00E6306F" w:rsidRPr="00A53C1C" w:rsidRDefault="004B2E6C" w:rsidP="004B2E6C">
            <w:pPr>
              <w:pStyle w:val="TablesHeadingGSCyan"/>
              <w:framePr w:hSpace="0" w:wrap="auto" w:vAnchor="margin" w:hAnchor="text" w:yAlign="inline"/>
              <w:spacing w:line="276" w:lineRule="auto"/>
            </w:pPr>
            <w:r>
              <w:rPr>
                <w:i/>
                <w:iCs/>
                <w:caps w:val="0"/>
                <w:color w:val="4D4D4C"/>
                <w:sz w:val="20"/>
                <w:szCs w:val="20"/>
              </w:rPr>
              <w:t>NA</w:t>
            </w:r>
          </w:p>
        </w:tc>
      </w:tr>
      <w:tr w:rsidR="00E6306F" w:rsidRPr="005E36C8" w14:paraId="36523116" w14:textId="77777777" w:rsidTr="005336A6">
        <w:trPr>
          <w:trHeight w:val="364"/>
        </w:trPr>
        <w:tc>
          <w:tcPr>
            <w:tcW w:w="5000" w:type="pct"/>
            <w:gridSpan w:val="3"/>
            <w:tcBorders>
              <w:top w:val="single" w:sz="4" w:space="0" w:color="auto"/>
              <w:bottom w:val="single" w:sz="4" w:space="0" w:color="auto"/>
            </w:tcBorders>
            <w:noWrap/>
            <w:vAlign w:val="top"/>
          </w:tcPr>
          <w:p w14:paraId="764B002A" w14:textId="77777777" w:rsidR="00E6306F" w:rsidRPr="005E36C8" w:rsidRDefault="00E6306F" w:rsidP="00E6306F">
            <w:pPr>
              <w:rPr>
                <w:caps/>
                <w:sz w:val="20"/>
                <w:szCs w:val="20"/>
              </w:rPr>
            </w:pPr>
            <w:r w:rsidRPr="002D52A6">
              <w:rPr>
                <w:color w:val="00B9BD" w:themeColor="accent1"/>
                <w:sz w:val="20"/>
                <w:szCs w:val="22"/>
              </w:rPr>
              <w:t>Would the project involve or lead to:</w:t>
            </w:r>
          </w:p>
        </w:tc>
      </w:tr>
      <w:tr w:rsidR="00E6306F" w:rsidRPr="005E36C8" w14:paraId="1F58534F"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A31ED24"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2"/>
              </w:rPr>
            </w:pPr>
            <w:r w:rsidRPr="000858BE">
              <w:rPr>
                <w:rStyle w:val="SmartLink1"/>
                <w:sz w:val="20"/>
              </w:rPr>
              <w:fldChar w:fldCharType="begin"/>
            </w:r>
            <w:r w:rsidRPr="000858BE">
              <w:rPr>
                <w:rStyle w:val="SmartLink1"/>
                <w:sz w:val="20"/>
              </w:rPr>
              <w:instrText xml:space="preserve"> REF _Ref136396150 \w \h </w:instrText>
            </w:r>
            <w:r>
              <w:rPr>
                <w:rStyle w:val="SmartLink1"/>
                <w:sz w:val="20"/>
              </w:rPr>
              <w:instrText xml:space="preserve"> \* MERGEFORMAT </w:instrText>
            </w:r>
            <w:r w:rsidRPr="000858BE">
              <w:rPr>
                <w:rStyle w:val="SmartLink1"/>
                <w:sz w:val="20"/>
              </w:rPr>
            </w:r>
            <w:r w:rsidRPr="000858BE">
              <w:rPr>
                <w:rStyle w:val="SmartLink1"/>
                <w:sz w:val="20"/>
              </w:rPr>
              <w:fldChar w:fldCharType="separate"/>
            </w:r>
            <w:r w:rsidRPr="000858BE">
              <w:rPr>
                <w:rStyle w:val="SmartLink1"/>
                <w:sz w:val="20"/>
              </w:rPr>
              <w:t>P.9.9.1 |</w:t>
            </w:r>
            <w:r w:rsidRPr="000858BE">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386330E1" w14:textId="77777777" w:rsidR="00E6306F" w:rsidRPr="005E36C8" w:rsidRDefault="00E6306F" w:rsidP="00E6306F">
            <w:pPr>
              <w:pStyle w:val="TablesHeadingGSCyan"/>
              <w:framePr w:hSpace="0" w:wrap="auto" w:vAnchor="margin" w:hAnchor="text" w:yAlign="inline"/>
              <w:rPr>
                <w:caps w:val="0"/>
                <w:color w:val="4D4D4C"/>
                <w:sz w:val="20"/>
                <w:szCs w:val="20"/>
              </w:rPr>
            </w:pPr>
            <w:r w:rsidRPr="005E36C8">
              <w:rPr>
                <w:caps w:val="0"/>
                <w:color w:val="4D4D4C"/>
                <w:sz w:val="20"/>
                <w:szCs w:val="20"/>
              </w:rPr>
              <w:t>animal husbandry or harvesting of fish populations or other aquatic species?</w:t>
            </w:r>
            <w:r w:rsidRPr="005E36C8">
              <w:rPr>
                <w:caps w:val="0"/>
                <w:color w:val="4D4D4C"/>
                <w:sz w:val="20"/>
                <w:szCs w:val="20"/>
                <w:vertAlign w:val="superscript"/>
              </w:rPr>
              <w:footnoteReference w:id="12"/>
            </w:r>
          </w:p>
        </w:tc>
        <w:tc>
          <w:tcPr>
            <w:tcW w:w="953" w:type="pct"/>
            <w:tcBorders>
              <w:top w:val="single" w:sz="4" w:space="0" w:color="auto"/>
              <w:left w:val="single" w:sz="4" w:space="0" w:color="auto"/>
              <w:bottom w:val="single" w:sz="4" w:space="0" w:color="auto"/>
            </w:tcBorders>
            <w:vAlign w:val="top"/>
          </w:tcPr>
          <w:p w14:paraId="5057076C" w14:textId="7E033B9E"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35C4925A" w14:textId="44C7E379"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512F518C" w14:textId="120D807D" w:rsidR="00E6306F" w:rsidRPr="005E36C8" w:rsidRDefault="004B2E6C"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32DE4706"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A80C34F" w14:textId="77777777" w:rsidR="00E6306F" w:rsidRPr="005E36C8" w:rsidRDefault="00E6306F" w:rsidP="00E6306F">
            <w:pPr>
              <w:pStyle w:val="TablesHeadingGSCyan"/>
              <w:framePr w:hSpace="0" w:wrap="auto" w:vAnchor="margin" w:hAnchor="text" w:yAlign="inline"/>
              <w:rPr>
                <w:caps w:val="0"/>
                <w:color w:val="4D4D4C"/>
                <w:sz w:val="20"/>
                <w:szCs w:val="22"/>
              </w:rPr>
            </w:pPr>
            <w:r w:rsidRPr="000858BE">
              <w:rPr>
                <w:rStyle w:val="SmartLink1"/>
                <w:sz w:val="20"/>
              </w:rPr>
              <w:fldChar w:fldCharType="begin"/>
            </w:r>
            <w:r w:rsidRPr="000858BE">
              <w:rPr>
                <w:rStyle w:val="SmartLink1"/>
                <w:sz w:val="20"/>
              </w:rPr>
              <w:instrText xml:space="preserve"> REF _Ref136396150 \w \h </w:instrText>
            </w:r>
            <w:r>
              <w:rPr>
                <w:rStyle w:val="SmartLink1"/>
                <w:sz w:val="20"/>
              </w:rPr>
              <w:instrText xml:space="preserve"> \* MERGEFORMAT </w:instrText>
            </w:r>
            <w:r w:rsidRPr="000858BE">
              <w:rPr>
                <w:rStyle w:val="SmartLink1"/>
                <w:sz w:val="20"/>
              </w:rPr>
            </w:r>
            <w:r w:rsidRPr="000858BE">
              <w:rPr>
                <w:rStyle w:val="SmartLink1"/>
                <w:sz w:val="20"/>
              </w:rPr>
              <w:fldChar w:fldCharType="separate"/>
            </w:r>
            <w:r w:rsidRPr="000858BE">
              <w:rPr>
                <w:rStyle w:val="SmartLink1"/>
                <w:sz w:val="20"/>
              </w:rPr>
              <w:t>P.9.9.1 |</w:t>
            </w:r>
            <w:r w:rsidRPr="000858BE">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58D17DB9" w14:textId="77777777" w:rsidR="00E6306F" w:rsidRPr="005E36C8" w:rsidRDefault="00E6306F" w:rsidP="00E6306F">
            <w:pPr>
              <w:pStyle w:val="TablesHeadingGSCyan"/>
              <w:framePr w:hSpace="0" w:wrap="auto" w:vAnchor="margin" w:hAnchor="text" w:yAlign="inline"/>
              <w:rPr>
                <w:caps w:val="0"/>
                <w:color w:val="4D4D4C"/>
                <w:sz w:val="20"/>
                <w:szCs w:val="20"/>
              </w:rPr>
            </w:pPr>
            <w:r w:rsidRPr="005E36C8">
              <w:rPr>
                <w:caps w:val="0"/>
                <w:color w:val="4D4D4C"/>
                <w:sz w:val="20"/>
                <w:szCs w:val="20"/>
              </w:rPr>
              <w:t>limiting access for animals to basic needs like drinking water, adequate food, daylight, appropriate shelter etc.?</w:t>
            </w:r>
          </w:p>
        </w:tc>
        <w:tc>
          <w:tcPr>
            <w:tcW w:w="953" w:type="pct"/>
            <w:tcBorders>
              <w:top w:val="single" w:sz="4" w:space="0" w:color="auto"/>
              <w:left w:val="single" w:sz="4" w:space="0" w:color="auto"/>
              <w:bottom w:val="single" w:sz="4" w:space="0" w:color="auto"/>
            </w:tcBorders>
            <w:vAlign w:val="top"/>
          </w:tcPr>
          <w:p w14:paraId="77D0FBBE" w14:textId="7C81B054"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2756AA8D" w14:textId="5B5886A0"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POTENTIALLY</w:t>
            </w:r>
          </w:p>
          <w:p w14:paraId="42D9A6BC" w14:textId="2D9D89BB" w:rsidR="00E6306F" w:rsidRPr="005E36C8" w:rsidRDefault="00672D91"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NO</w:t>
            </w:r>
          </w:p>
        </w:tc>
      </w:tr>
      <w:tr w:rsidR="00E6306F" w:rsidRPr="005E36C8" w14:paraId="2D2BBE8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4578B06" w14:textId="77777777" w:rsidR="00E6306F" w:rsidRPr="004B14EE" w:rsidRDefault="00E6306F" w:rsidP="00E6306F">
            <w:pPr>
              <w:pStyle w:val="TablesHeadingGSCyan"/>
              <w:framePr w:hSpace="0" w:wrap="auto" w:vAnchor="margin" w:hAnchor="text" w:yAlign="inline"/>
              <w:spacing w:line="276" w:lineRule="auto"/>
              <w:rPr>
                <w:rStyle w:val="SmartLink1"/>
                <w:sz w:val="20"/>
              </w:rPr>
            </w:pPr>
            <w:r w:rsidRPr="004B14EE">
              <w:rPr>
                <w:rStyle w:val="SmartLink1"/>
                <w:sz w:val="20"/>
              </w:rPr>
              <w:fldChar w:fldCharType="begin"/>
            </w:r>
            <w:r w:rsidRPr="004B14EE">
              <w:rPr>
                <w:rStyle w:val="SmartLink1"/>
                <w:sz w:val="20"/>
              </w:rPr>
              <w:instrText xml:space="preserve"> REF _Ref136415511 \w \h </w:instrText>
            </w:r>
            <w:r>
              <w:rPr>
                <w:rStyle w:val="SmartLink1"/>
                <w:sz w:val="20"/>
              </w:rPr>
              <w:instrText xml:space="preserve"> \* MERGEFORMAT </w:instrText>
            </w:r>
            <w:r w:rsidRPr="004B14EE">
              <w:rPr>
                <w:rStyle w:val="SmartLink1"/>
                <w:sz w:val="20"/>
              </w:rPr>
            </w:r>
            <w:r w:rsidRPr="004B14EE">
              <w:rPr>
                <w:rStyle w:val="SmartLink1"/>
                <w:sz w:val="20"/>
              </w:rPr>
              <w:fldChar w:fldCharType="separate"/>
            </w:r>
            <w:r w:rsidRPr="004B14EE">
              <w:rPr>
                <w:rStyle w:val="SmartLink1"/>
                <w:sz w:val="20"/>
              </w:rPr>
              <w:t>P.9.9.3 |</w:t>
            </w:r>
            <w:r w:rsidRPr="004B14EE">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7D7D107C" w14:textId="77777777" w:rsidR="00E6306F" w:rsidRPr="005E36C8"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 xml:space="preserve">inadequate </w:t>
            </w:r>
            <w:r w:rsidRPr="00FE2867">
              <w:rPr>
                <w:caps w:val="0"/>
                <w:color w:val="4D4D4C"/>
                <w:sz w:val="20"/>
                <w:szCs w:val="20"/>
              </w:rPr>
              <w:t>measures to isolate sick animals and control the spread of disease, especially zoonotic diseases?</w:t>
            </w:r>
            <w:r>
              <w:rPr>
                <w:caps w:val="0"/>
                <w:color w:val="4D4D4C"/>
                <w:sz w:val="20"/>
                <w:szCs w:val="20"/>
              </w:rPr>
              <w:t xml:space="preserve"> </w:t>
            </w:r>
          </w:p>
        </w:tc>
        <w:tc>
          <w:tcPr>
            <w:tcW w:w="953" w:type="pct"/>
            <w:tcBorders>
              <w:top w:val="single" w:sz="4" w:space="0" w:color="auto"/>
              <w:left w:val="single" w:sz="4" w:space="0" w:color="auto"/>
              <w:bottom w:val="single" w:sz="4" w:space="0" w:color="auto"/>
            </w:tcBorders>
            <w:vAlign w:val="top"/>
          </w:tcPr>
          <w:p w14:paraId="41EE64CD" w14:textId="672D7EBC"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719DDAC5" w14:textId="12D7DF5B"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4FDEB0A6" w14:textId="60457A0E" w:rsidR="00E6306F" w:rsidRPr="005E36C8" w:rsidRDefault="00672D91"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750ADC60"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238FBF1" w14:textId="77777777" w:rsidR="00E6306F" w:rsidRPr="004B14EE" w:rsidRDefault="00E6306F" w:rsidP="00E6306F">
            <w:pPr>
              <w:pStyle w:val="TablesHeadingGSCyan"/>
              <w:framePr w:hSpace="0" w:wrap="auto" w:vAnchor="margin" w:hAnchor="text" w:yAlign="inline"/>
              <w:spacing w:line="276" w:lineRule="auto"/>
              <w:rPr>
                <w:rStyle w:val="SmartLink1"/>
                <w:sz w:val="20"/>
              </w:rPr>
            </w:pPr>
            <w:r w:rsidRPr="004B14EE">
              <w:rPr>
                <w:rStyle w:val="SmartLink1"/>
                <w:sz w:val="20"/>
              </w:rPr>
              <w:fldChar w:fldCharType="begin"/>
            </w:r>
            <w:r w:rsidRPr="004B14EE">
              <w:rPr>
                <w:rStyle w:val="SmartLink1"/>
                <w:sz w:val="20"/>
              </w:rPr>
              <w:instrText xml:space="preserve"> REF _Ref136436429 \w \h </w:instrText>
            </w:r>
            <w:r>
              <w:rPr>
                <w:rStyle w:val="SmartLink1"/>
                <w:sz w:val="20"/>
              </w:rPr>
              <w:instrText xml:space="preserve"> \* MERGEFORMAT </w:instrText>
            </w:r>
            <w:r w:rsidRPr="004B14EE">
              <w:rPr>
                <w:rStyle w:val="SmartLink1"/>
                <w:sz w:val="20"/>
              </w:rPr>
            </w:r>
            <w:r w:rsidRPr="004B14EE">
              <w:rPr>
                <w:rStyle w:val="SmartLink1"/>
                <w:sz w:val="20"/>
              </w:rPr>
              <w:fldChar w:fldCharType="separate"/>
            </w:r>
            <w:r w:rsidRPr="004B14EE">
              <w:rPr>
                <w:rStyle w:val="SmartLink1"/>
                <w:sz w:val="20"/>
              </w:rPr>
              <w:t>P.9.9.5 |</w:t>
            </w:r>
            <w:r w:rsidRPr="004B14EE">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5F25F72F" w14:textId="77777777" w:rsidR="00E6306F" w:rsidRPr="005E36C8"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 xml:space="preserve">inadequate </w:t>
            </w:r>
            <w:r w:rsidRPr="00FE2867">
              <w:rPr>
                <w:caps w:val="0"/>
                <w:color w:val="4D4D4C"/>
                <w:sz w:val="20"/>
                <w:szCs w:val="20"/>
              </w:rPr>
              <w:t>low-stress methods, equipment, and facilities that facilitate calm animal movement.</w:t>
            </w:r>
          </w:p>
        </w:tc>
        <w:tc>
          <w:tcPr>
            <w:tcW w:w="953" w:type="pct"/>
            <w:tcBorders>
              <w:top w:val="single" w:sz="4" w:space="0" w:color="auto"/>
              <w:left w:val="single" w:sz="4" w:space="0" w:color="auto"/>
              <w:bottom w:val="single" w:sz="4" w:space="0" w:color="auto"/>
            </w:tcBorders>
            <w:vAlign w:val="top"/>
          </w:tcPr>
          <w:p w14:paraId="4E88AD7A" w14:textId="668668D1"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6C740546" w14:textId="5675EA44"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39FB341C" w14:textId="063D2E75" w:rsidR="00E6306F" w:rsidRPr="005E36C8" w:rsidRDefault="00672D91"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1B394013"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CB556A5" w14:textId="77777777" w:rsidR="00E6306F" w:rsidRPr="004B14EE" w:rsidRDefault="00E6306F" w:rsidP="00E6306F">
            <w:pPr>
              <w:pStyle w:val="TablesHeadingGSCyan"/>
              <w:framePr w:hSpace="0" w:wrap="auto" w:vAnchor="margin" w:hAnchor="text" w:yAlign="inline"/>
              <w:spacing w:line="276" w:lineRule="auto"/>
              <w:rPr>
                <w:rStyle w:val="SmartLink1"/>
                <w:sz w:val="20"/>
              </w:rPr>
            </w:pPr>
            <w:r w:rsidRPr="004B14EE">
              <w:rPr>
                <w:rStyle w:val="SmartLink1"/>
                <w:sz w:val="20"/>
              </w:rPr>
              <w:fldChar w:fldCharType="begin"/>
            </w:r>
            <w:r w:rsidRPr="004B14EE">
              <w:rPr>
                <w:rStyle w:val="SmartLink1"/>
                <w:sz w:val="20"/>
              </w:rPr>
              <w:instrText xml:space="preserve"> REF _Ref136436438 \w \h </w:instrText>
            </w:r>
            <w:r>
              <w:rPr>
                <w:rStyle w:val="SmartLink1"/>
                <w:sz w:val="20"/>
              </w:rPr>
              <w:instrText xml:space="preserve"> \* MERGEFORMAT </w:instrText>
            </w:r>
            <w:r w:rsidRPr="004B14EE">
              <w:rPr>
                <w:rStyle w:val="SmartLink1"/>
                <w:sz w:val="20"/>
              </w:rPr>
            </w:r>
            <w:r w:rsidRPr="004B14EE">
              <w:rPr>
                <w:rStyle w:val="SmartLink1"/>
                <w:sz w:val="20"/>
              </w:rPr>
              <w:fldChar w:fldCharType="separate"/>
            </w:r>
            <w:r w:rsidRPr="004B14EE">
              <w:rPr>
                <w:rStyle w:val="SmartLink1"/>
                <w:sz w:val="20"/>
              </w:rPr>
              <w:t>P.9.9.6 |</w:t>
            </w:r>
            <w:r w:rsidRPr="004B14EE">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13C9D6E1" w14:textId="77777777" w:rsidR="00E6306F" w:rsidRDefault="00E6306F" w:rsidP="00E6306F">
            <w:pPr>
              <w:pStyle w:val="TablesHeadingGSCyan"/>
              <w:framePr w:hSpace="0" w:wrap="auto" w:vAnchor="margin" w:hAnchor="text" w:yAlign="inline"/>
            </w:pPr>
            <w:r>
              <w:rPr>
                <w:caps w:val="0"/>
                <w:color w:val="4D4D4C"/>
                <w:sz w:val="20"/>
                <w:szCs w:val="20"/>
              </w:rPr>
              <w:t xml:space="preserve">inadequate </w:t>
            </w:r>
            <w:r w:rsidRPr="00D97AEF">
              <w:rPr>
                <w:caps w:val="0"/>
                <w:color w:val="4D4D4C"/>
                <w:sz w:val="20"/>
                <w:szCs w:val="20"/>
              </w:rPr>
              <w:t>measures to ensure that animals are exposed to the least stress possible during transportation and slaughtering?</w:t>
            </w:r>
          </w:p>
        </w:tc>
        <w:tc>
          <w:tcPr>
            <w:tcW w:w="953" w:type="pct"/>
            <w:tcBorders>
              <w:top w:val="single" w:sz="4" w:space="0" w:color="auto"/>
              <w:left w:val="single" w:sz="4" w:space="0" w:color="auto"/>
              <w:bottom w:val="single" w:sz="4" w:space="0" w:color="auto"/>
            </w:tcBorders>
            <w:vAlign w:val="top"/>
          </w:tcPr>
          <w:p w14:paraId="41452E89" w14:textId="049A9C5C"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16170B79" w14:textId="1DC47959"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0D1FE24C" w14:textId="206A4128" w:rsidR="00E6306F" w:rsidRDefault="00672D91"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003B227E"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E5BD0CC" w14:textId="77777777" w:rsidR="00E6306F" w:rsidRPr="004B14EE" w:rsidRDefault="00E6306F" w:rsidP="00E6306F">
            <w:pPr>
              <w:pStyle w:val="TablesHeadingGSCyan"/>
              <w:framePr w:hSpace="0" w:wrap="auto" w:vAnchor="margin" w:hAnchor="text" w:yAlign="inline"/>
              <w:spacing w:line="276" w:lineRule="auto"/>
              <w:rPr>
                <w:rStyle w:val="SmartLink1"/>
                <w:sz w:val="20"/>
              </w:rPr>
            </w:pPr>
            <w:r w:rsidRPr="004B14EE">
              <w:rPr>
                <w:rStyle w:val="SmartLink1"/>
                <w:sz w:val="20"/>
              </w:rPr>
              <w:fldChar w:fldCharType="begin"/>
            </w:r>
            <w:r w:rsidRPr="004B14EE">
              <w:rPr>
                <w:rStyle w:val="SmartLink1"/>
                <w:sz w:val="20"/>
              </w:rPr>
              <w:instrText xml:space="preserve"> REF _Ref136436448 \w \h </w:instrText>
            </w:r>
            <w:r>
              <w:rPr>
                <w:rStyle w:val="SmartLink1"/>
                <w:sz w:val="20"/>
              </w:rPr>
              <w:instrText xml:space="preserve"> \* MERGEFORMAT </w:instrText>
            </w:r>
            <w:r w:rsidRPr="004B14EE">
              <w:rPr>
                <w:rStyle w:val="SmartLink1"/>
                <w:sz w:val="20"/>
              </w:rPr>
            </w:r>
            <w:r w:rsidRPr="004B14EE">
              <w:rPr>
                <w:rStyle w:val="SmartLink1"/>
                <w:sz w:val="20"/>
              </w:rPr>
              <w:fldChar w:fldCharType="separate"/>
            </w:r>
            <w:r w:rsidRPr="004B14EE">
              <w:rPr>
                <w:rStyle w:val="SmartLink1"/>
                <w:sz w:val="20"/>
              </w:rPr>
              <w:t>P.9.9.7 |</w:t>
            </w:r>
            <w:r w:rsidRPr="004B14EE">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23660F48" w14:textId="77777777" w:rsidR="00E6306F" w:rsidRPr="00D97AEF" w:rsidRDefault="00E6306F" w:rsidP="00E6306F">
            <w:pPr>
              <w:pStyle w:val="TablesHeadingGSCyan"/>
              <w:framePr w:hSpace="0" w:wrap="auto" w:vAnchor="margin" w:hAnchor="text" w:yAlign="inline"/>
              <w:rPr>
                <w:caps w:val="0"/>
                <w:color w:val="4D4D4C"/>
                <w:sz w:val="20"/>
                <w:szCs w:val="20"/>
              </w:rPr>
            </w:pPr>
            <w:r>
              <w:rPr>
                <w:caps w:val="0"/>
                <w:color w:val="4D4D4C"/>
                <w:sz w:val="20"/>
                <w:szCs w:val="20"/>
              </w:rPr>
              <w:t xml:space="preserve">inappropriate spacing </w:t>
            </w:r>
            <w:r w:rsidRPr="004B64AD">
              <w:rPr>
                <w:caps w:val="0"/>
                <w:color w:val="4D4D4C"/>
                <w:sz w:val="20"/>
                <w:szCs w:val="20"/>
              </w:rPr>
              <w:t>per animal and stocking rates per land unit</w:t>
            </w:r>
            <w:r>
              <w:rPr>
                <w:caps w:val="0"/>
                <w:color w:val="4D4D4C"/>
                <w:sz w:val="20"/>
                <w:szCs w:val="20"/>
              </w:rPr>
              <w:t>?</w:t>
            </w:r>
          </w:p>
        </w:tc>
        <w:tc>
          <w:tcPr>
            <w:tcW w:w="953" w:type="pct"/>
            <w:tcBorders>
              <w:top w:val="single" w:sz="4" w:space="0" w:color="auto"/>
              <w:left w:val="single" w:sz="4" w:space="0" w:color="auto"/>
              <w:bottom w:val="single" w:sz="4" w:space="0" w:color="auto"/>
            </w:tcBorders>
            <w:vAlign w:val="top"/>
          </w:tcPr>
          <w:p w14:paraId="1D6509A9" w14:textId="3FC5180D"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48305D54" w14:textId="4EBAE89C"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02793D8E" w14:textId="7BE082DC" w:rsidR="00E6306F" w:rsidRDefault="00672D91"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3114AD08"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77A6EE33" w14:textId="77777777" w:rsidR="00E6306F" w:rsidRPr="004B14EE" w:rsidRDefault="00E6306F" w:rsidP="00E6306F">
            <w:pPr>
              <w:pStyle w:val="TablesHeadingGSCyan"/>
              <w:framePr w:hSpace="0" w:wrap="auto" w:vAnchor="margin" w:hAnchor="text" w:yAlign="inline"/>
              <w:spacing w:line="276" w:lineRule="auto"/>
              <w:rPr>
                <w:rStyle w:val="SmartLink1"/>
                <w:sz w:val="20"/>
              </w:rPr>
            </w:pPr>
            <w:r w:rsidRPr="004B14EE">
              <w:rPr>
                <w:rStyle w:val="SmartLink1"/>
                <w:sz w:val="20"/>
              </w:rPr>
              <w:fldChar w:fldCharType="begin"/>
            </w:r>
            <w:r w:rsidRPr="004B14EE">
              <w:rPr>
                <w:rStyle w:val="SmartLink1"/>
                <w:sz w:val="20"/>
              </w:rPr>
              <w:instrText xml:space="preserve"> REF _Ref136436464 \w \h </w:instrText>
            </w:r>
            <w:r>
              <w:rPr>
                <w:rStyle w:val="SmartLink1"/>
                <w:sz w:val="20"/>
              </w:rPr>
              <w:instrText xml:space="preserve"> \* MERGEFORMAT </w:instrText>
            </w:r>
            <w:r w:rsidRPr="004B14EE">
              <w:rPr>
                <w:rStyle w:val="SmartLink1"/>
                <w:sz w:val="20"/>
              </w:rPr>
            </w:r>
            <w:r w:rsidRPr="004B14EE">
              <w:rPr>
                <w:rStyle w:val="SmartLink1"/>
                <w:sz w:val="20"/>
              </w:rPr>
              <w:fldChar w:fldCharType="separate"/>
            </w:r>
            <w:r w:rsidRPr="004B14EE">
              <w:rPr>
                <w:rStyle w:val="SmartLink1"/>
                <w:sz w:val="20"/>
              </w:rPr>
              <w:t>P.9.9.8 |</w:t>
            </w:r>
            <w:r w:rsidRPr="004B14EE">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5A0D14BB" w14:textId="77777777" w:rsidR="00E6306F" w:rsidRDefault="00E6306F" w:rsidP="00E6306F">
            <w:pPr>
              <w:pStyle w:val="TablesHeadingGSCyan"/>
              <w:framePr w:hSpace="0" w:wrap="auto" w:vAnchor="margin" w:hAnchor="text" w:yAlign="inline"/>
            </w:pPr>
            <w:r>
              <w:rPr>
                <w:caps w:val="0"/>
                <w:color w:val="4D4D4C"/>
                <w:sz w:val="20"/>
                <w:szCs w:val="20"/>
              </w:rPr>
              <w:t>inadequate</w:t>
            </w:r>
            <w:r w:rsidRPr="00E57B69">
              <w:rPr>
                <w:caps w:val="0"/>
                <w:color w:val="4D4D4C"/>
                <w:sz w:val="20"/>
                <w:szCs w:val="20"/>
              </w:rPr>
              <w:t xml:space="preserve"> measures to address the specific needs of aquatic animals?</w:t>
            </w:r>
          </w:p>
        </w:tc>
        <w:tc>
          <w:tcPr>
            <w:tcW w:w="953" w:type="pct"/>
            <w:tcBorders>
              <w:top w:val="single" w:sz="4" w:space="0" w:color="auto"/>
              <w:left w:val="single" w:sz="4" w:space="0" w:color="auto"/>
              <w:bottom w:val="single" w:sz="4" w:space="0" w:color="auto"/>
            </w:tcBorders>
            <w:vAlign w:val="top"/>
          </w:tcPr>
          <w:p w14:paraId="42E11D54" w14:textId="11E52E04"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512EFFB9" w14:textId="412E69F3"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13153EBE" w14:textId="10FC3848" w:rsidR="00E6306F" w:rsidRDefault="00672D91"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54CE3723"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13ED39E" w14:textId="77777777" w:rsidR="00E6306F" w:rsidRPr="004B14EE" w:rsidRDefault="00E6306F" w:rsidP="00E6306F">
            <w:pPr>
              <w:pStyle w:val="TablesHeadingGSCyan"/>
              <w:framePr w:hSpace="0" w:wrap="auto" w:vAnchor="margin" w:hAnchor="text" w:yAlign="inline"/>
              <w:spacing w:line="276" w:lineRule="auto"/>
              <w:rPr>
                <w:rStyle w:val="SmartLink1"/>
                <w:sz w:val="20"/>
              </w:rPr>
            </w:pPr>
            <w:r w:rsidRPr="004B14EE">
              <w:rPr>
                <w:rStyle w:val="SmartLink1"/>
                <w:sz w:val="20"/>
              </w:rPr>
              <w:fldChar w:fldCharType="begin"/>
            </w:r>
            <w:r w:rsidRPr="004B14EE">
              <w:rPr>
                <w:rStyle w:val="SmartLink1"/>
                <w:sz w:val="20"/>
              </w:rPr>
              <w:instrText xml:space="preserve"> REF _Ref136436483 \w \h </w:instrText>
            </w:r>
            <w:r>
              <w:rPr>
                <w:rStyle w:val="SmartLink1"/>
                <w:sz w:val="20"/>
              </w:rPr>
              <w:instrText xml:space="preserve"> \* MERGEFORMAT </w:instrText>
            </w:r>
            <w:r w:rsidRPr="004B14EE">
              <w:rPr>
                <w:rStyle w:val="SmartLink1"/>
                <w:sz w:val="20"/>
              </w:rPr>
            </w:r>
            <w:r w:rsidRPr="004B14EE">
              <w:rPr>
                <w:rStyle w:val="SmartLink1"/>
                <w:sz w:val="20"/>
              </w:rPr>
              <w:fldChar w:fldCharType="separate"/>
            </w:r>
            <w:r w:rsidRPr="004B14EE">
              <w:rPr>
                <w:rStyle w:val="SmartLink1"/>
                <w:sz w:val="20"/>
              </w:rPr>
              <w:t>P.9.9.9 |</w:t>
            </w:r>
            <w:r w:rsidRPr="004B14EE">
              <w:rPr>
                <w:rStyle w:val="SmartLink1"/>
                <w:sz w:val="20"/>
              </w:rPr>
              <w:fldChar w:fldCharType="end"/>
            </w:r>
            <w:r w:rsidRPr="004B14EE">
              <w:rPr>
                <w:rStyle w:val="SmartLink1"/>
                <w:sz w:val="20"/>
              </w:rPr>
              <w:t xml:space="preserve"> </w:t>
            </w:r>
            <w:r w:rsidRPr="004B14EE">
              <w:rPr>
                <w:rStyle w:val="SmartLink1"/>
                <w:sz w:val="20"/>
              </w:rPr>
              <w:fldChar w:fldCharType="begin"/>
            </w:r>
            <w:r w:rsidRPr="004B14EE">
              <w:rPr>
                <w:rStyle w:val="SmartLink1"/>
                <w:sz w:val="20"/>
              </w:rPr>
              <w:instrText xml:space="preserve"> REF _Ref136436495 \w \h </w:instrText>
            </w:r>
            <w:r>
              <w:rPr>
                <w:rStyle w:val="SmartLink1"/>
                <w:sz w:val="20"/>
              </w:rPr>
              <w:instrText xml:space="preserve"> \* MERGEFORMAT </w:instrText>
            </w:r>
            <w:r w:rsidRPr="004B14EE">
              <w:rPr>
                <w:rStyle w:val="SmartLink1"/>
                <w:sz w:val="20"/>
              </w:rPr>
            </w:r>
            <w:r w:rsidRPr="004B14EE">
              <w:rPr>
                <w:rStyle w:val="SmartLink1"/>
                <w:sz w:val="20"/>
              </w:rPr>
              <w:fldChar w:fldCharType="separate"/>
            </w:r>
            <w:r w:rsidRPr="004B14EE">
              <w:rPr>
                <w:rStyle w:val="SmartLink1"/>
                <w:sz w:val="20"/>
              </w:rPr>
              <w:t>P.9.9.10 |</w:t>
            </w:r>
            <w:r w:rsidRPr="004B14EE">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6249015B" w14:textId="77777777" w:rsidR="00E6306F" w:rsidRPr="00A3549E" w:rsidRDefault="00E6306F" w:rsidP="00E6306F">
            <w:pPr>
              <w:pStyle w:val="TablesHeadingGSCyan"/>
              <w:framePr w:hSpace="0" w:wrap="auto" w:vAnchor="margin" w:hAnchor="text" w:yAlign="inline"/>
              <w:rPr>
                <w:caps w:val="0"/>
                <w:color w:val="4D4D4C"/>
                <w:sz w:val="20"/>
                <w:szCs w:val="20"/>
              </w:rPr>
            </w:pPr>
            <w:r w:rsidRPr="00A3549E">
              <w:rPr>
                <w:caps w:val="0"/>
                <w:color w:val="4D4D4C"/>
                <w:sz w:val="20"/>
                <w:szCs w:val="20"/>
              </w:rPr>
              <w:t>primary production of living natural resources such as animal husbandry, aquaculture, and fisheries?</w:t>
            </w:r>
          </w:p>
          <w:p w14:paraId="25C5D94D" w14:textId="77777777" w:rsidR="00E6306F" w:rsidRPr="00A3549E" w:rsidRDefault="00E6306F" w:rsidP="00E6306F">
            <w:pPr>
              <w:pStyle w:val="TablesHeadingGSCyan"/>
              <w:framePr w:hSpace="0" w:wrap="auto" w:vAnchor="margin" w:hAnchor="text" w:yAlign="inline"/>
              <w:rPr>
                <w:caps w:val="0"/>
                <w:color w:val="4D4D4C"/>
                <w:sz w:val="20"/>
                <w:szCs w:val="20"/>
              </w:rPr>
            </w:pPr>
          </w:p>
          <w:p w14:paraId="322E2ABA" w14:textId="77777777" w:rsidR="00E6306F" w:rsidRPr="006D1DD8" w:rsidRDefault="00E6306F" w:rsidP="00E6306F">
            <w:pPr>
              <w:pStyle w:val="TablesHeadingGSCyan"/>
              <w:framePr w:hSpace="0" w:wrap="auto" w:vAnchor="margin" w:hAnchor="text" w:yAlign="inline"/>
              <w:rPr>
                <w:caps w:val="0"/>
                <w:color w:val="4D4D4C"/>
                <w:sz w:val="20"/>
                <w:szCs w:val="20"/>
              </w:rPr>
            </w:pPr>
            <w:r w:rsidRPr="00A3549E">
              <w:rPr>
                <w:caps w:val="0"/>
                <w:color w:val="4D4D4C"/>
                <w:sz w:val="20"/>
                <w:szCs w:val="20"/>
              </w:rPr>
              <w:t>If the answer is yes, implement industry-standard sustainable management practices</w:t>
            </w:r>
            <w:r>
              <w:rPr>
                <w:caps w:val="0"/>
                <w:color w:val="4D4D4C"/>
                <w:sz w:val="20"/>
                <w:szCs w:val="20"/>
              </w:rPr>
              <w:t xml:space="preserve"> in line with </w:t>
            </w:r>
            <w:r w:rsidRPr="00452FFC">
              <w:rPr>
                <w:caps w:val="0"/>
                <w:color w:val="4D4D4C"/>
                <w:sz w:val="20"/>
                <w:szCs w:val="20"/>
              </w:rPr>
              <w:t xml:space="preserve">to one or more relevant and credible standards </w:t>
            </w:r>
            <w:r w:rsidRPr="00A3549E">
              <w:rPr>
                <w:caps w:val="0"/>
                <w:color w:val="4D4D4C"/>
                <w:sz w:val="20"/>
                <w:szCs w:val="20"/>
              </w:rPr>
              <w:t>and utili</w:t>
            </w:r>
            <w:r>
              <w:rPr>
                <w:caps w:val="0"/>
                <w:color w:val="4D4D4C"/>
                <w:sz w:val="20"/>
                <w:szCs w:val="20"/>
              </w:rPr>
              <w:t>s</w:t>
            </w:r>
            <w:r w:rsidRPr="00A3549E">
              <w:rPr>
                <w:caps w:val="0"/>
                <w:color w:val="4D4D4C"/>
                <w:sz w:val="20"/>
                <w:szCs w:val="20"/>
              </w:rPr>
              <w:t>e available technologies.</w:t>
            </w:r>
          </w:p>
        </w:tc>
        <w:tc>
          <w:tcPr>
            <w:tcW w:w="953" w:type="pct"/>
            <w:tcBorders>
              <w:top w:val="single" w:sz="4" w:space="0" w:color="auto"/>
              <w:left w:val="single" w:sz="4" w:space="0" w:color="auto"/>
              <w:bottom w:val="single" w:sz="4" w:space="0" w:color="auto"/>
            </w:tcBorders>
            <w:vAlign w:val="top"/>
          </w:tcPr>
          <w:p w14:paraId="3029ED8D" w14:textId="2C1C709E"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538AF4BE" w14:textId="73BAF897"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No</w:t>
            </w:r>
          </w:p>
          <w:p w14:paraId="14DBF18C" w14:textId="59D8D624" w:rsidR="00E6306F" w:rsidRDefault="00672D91"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01527786" w14:textId="77777777" w:rsidTr="005336A6">
        <w:trPr>
          <w:trHeight w:val="364"/>
        </w:trPr>
        <w:tc>
          <w:tcPr>
            <w:tcW w:w="5000" w:type="pct"/>
            <w:gridSpan w:val="3"/>
            <w:tcBorders>
              <w:top w:val="single" w:sz="4" w:space="0" w:color="auto"/>
              <w:bottom w:val="single" w:sz="4" w:space="0" w:color="auto"/>
            </w:tcBorders>
            <w:noWrap/>
            <w:vAlign w:val="top"/>
          </w:tcPr>
          <w:p w14:paraId="06262B29" w14:textId="77777777" w:rsidR="00E6306F" w:rsidRDefault="00E6306F" w:rsidP="00E6306F">
            <w:pPr>
              <w:pStyle w:val="TablesHeadingGSCyan"/>
              <w:framePr w:hSpace="0" w:wrap="auto" w:vAnchor="margin" w:hAnchor="text" w:yAlign="inline"/>
              <w:spacing w:line="276" w:lineRule="auto"/>
              <w:rPr>
                <w:caps w:val="0"/>
                <w:color w:val="4D4D4C"/>
                <w:sz w:val="20"/>
                <w:szCs w:val="20"/>
              </w:rPr>
            </w:pPr>
            <w:r w:rsidRPr="00FB2690">
              <w:rPr>
                <w:caps w:val="0"/>
                <w:sz w:val="20"/>
                <w:szCs w:val="22"/>
              </w:rPr>
              <w:t xml:space="preserve">If the answer is "yes" or "potentially" to </w:t>
            </w:r>
            <w:r>
              <w:rPr>
                <w:caps w:val="0"/>
                <w:sz w:val="20"/>
                <w:szCs w:val="22"/>
              </w:rPr>
              <w:t xml:space="preserve">any of </w:t>
            </w:r>
            <w:r w:rsidRPr="00FB2690">
              <w:rPr>
                <w:caps w:val="0"/>
                <w:sz w:val="20"/>
                <w:szCs w:val="22"/>
              </w:rPr>
              <w:t>the above question, please provide a brief description of the project situation below. Also, provide justification and/or evidence as necessary to demonstrate compliance with applicable requirements.</w:t>
            </w:r>
          </w:p>
        </w:tc>
      </w:tr>
      <w:tr w:rsidR="00E6306F" w:rsidRPr="005E36C8" w14:paraId="75087734"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27F17454" w14:textId="53FA9AD9" w:rsidR="00E6306F" w:rsidRPr="00773890" w:rsidRDefault="00672D91" w:rsidP="00672D91">
            <w:pPr>
              <w:pStyle w:val="TablesHeadingGSCyan"/>
              <w:framePr w:hSpace="0" w:wrap="auto" w:vAnchor="margin" w:hAnchor="text" w:yAlign="inline"/>
              <w:spacing w:line="276" w:lineRule="auto"/>
            </w:pPr>
            <w:r>
              <w:rPr>
                <w:i/>
                <w:iCs/>
                <w:caps w:val="0"/>
                <w:color w:val="4D4D4C"/>
                <w:sz w:val="20"/>
                <w:szCs w:val="20"/>
              </w:rPr>
              <w:t>NA</w:t>
            </w:r>
          </w:p>
        </w:tc>
      </w:tr>
      <w:tr w:rsidR="00E6306F" w:rsidRPr="000825D8" w14:paraId="74FE4FED" w14:textId="77777777" w:rsidTr="005336A6">
        <w:trPr>
          <w:trHeight w:val="364"/>
        </w:trPr>
        <w:tc>
          <w:tcPr>
            <w:tcW w:w="5000" w:type="pct"/>
            <w:gridSpan w:val="3"/>
            <w:tcBorders>
              <w:top w:val="single" w:sz="4" w:space="0" w:color="auto"/>
              <w:bottom w:val="single" w:sz="4" w:space="0" w:color="auto"/>
            </w:tcBorders>
            <w:noWrap/>
            <w:vAlign w:val="top"/>
          </w:tcPr>
          <w:p w14:paraId="60D20B09" w14:textId="77777777" w:rsidR="00E6306F" w:rsidRPr="000825D8" w:rsidRDefault="00E6306F" w:rsidP="00E6306F">
            <w:pPr>
              <w:pStyle w:val="TablesHeadingGSCyan"/>
              <w:framePr w:hSpace="0" w:wrap="auto" w:vAnchor="margin" w:hAnchor="text" w:yAlign="inline"/>
              <w:spacing w:line="276" w:lineRule="auto"/>
              <w:rPr>
                <w:i/>
                <w:iCs/>
                <w:caps w:val="0"/>
                <w:color w:val="4D4D4C"/>
                <w:sz w:val="20"/>
                <w:szCs w:val="20"/>
              </w:rPr>
            </w:pPr>
            <w:r w:rsidRPr="00E36AE4">
              <w:rPr>
                <w:rStyle w:val="SmartLink1"/>
              </w:rPr>
              <w:fldChar w:fldCharType="begin"/>
            </w:r>
            <w:r w:rsidRPr="00E36AE4">
              <w:rPr>
                <w:rStyle w:val="SmartLink1"/>
              </w:rPr>
              <w:instrText xml:space="preserve"> REF _Ref136437260 \w \h </w:instrText>
            </w:r>
            <w:r>
              <w:rPr>
                <w:rStyle w:val="SmartLink1"/>
              </w:rPr>
              <w:instrText xml:space="preserve"> \* MERGEFORMAT </w:instrText>
            </w:r>
            <w:r w:rsidRPr="00E36AE4">
              <w:rPr>
                <w:rStyle w:val="SmartLink1"/>
              </w:rPr>
            </w:r>
            <w:r w:rsidRPr="00E36AE4">
              <w:rPr>
                <w:rStyle w:val="SmartLink1"/>
              </w:rPr>
              <w:fldChar w:fldCharType="separate"/>
            </w:r>
            <w:r w:rsidRPr="00E36AE4">
              <w:rPr>
                <w:rStyle w:val="SmartLink1"/>
              </w:rPr>
              <w:t>P.9.10 |</w:t>
            </w:r>
            <w:r w:rsidRPr="00E36AE4">
              <w:rPr>
                <w:rStyle w:val="SmartLink1"/>
              </w:rPr>
              <w:fldChar w:fldCharType="end"/>
            </w:r>
            <w:r w:rsidRPr="00E36AE4">
              <w:rPr>
                <w:rStyle w:val="SmartLink1"/>
              </w:rPr>
              <w:fldChar w:fldCharType="begin"/>
            </w:r>
            <w:r w:rsidRPr="00E36AE4">
              <w:rPr>
                <w:rStyle w:val="SmartLink1"/>
              </w:rPr>
              <w:instrText xml:space="preserve"> REF _Ref136437275 \h </w:instrText>
            </w:r>
            <w:r>
              <w:rPr>
                <w:rStyle w:val="SmartLink1"/>
              </w:rPr>
              <w:instrText xml:space="preserve"> \* MERGEFORMAT </w:instrText>
            </w:r>
            <w:r w:rsidRPr="00E36AE4">
              <w:rPr>
                <w:rStyle w:val="SmartLink1"/>
              </w:rPr>
            </w:r>
            <w:r w:rsidRPr="00E36AE4">
              <w:rPr>
                <w:rStyle w:val="SmartLink1"/>
              </w:rPr>
              <w:fldChar w:fldCharType="separate"/>
            </w:r>
            <w:r w:rsidRPr="00E36AE4">
              <w:rPr>
                <w:rStyle w:val="SmartLink1"/>
              </w:rPr>
              <w:t>High Conservation Value Areas and Critical Habitats</w:t>
            </w:r>
            <w:r w:rsidRPr="00E36AE4">
              <w:rPr>
                <w:rStyle w:val="SmartLink1"/>
              </w:rPr>
              <w:fldChar w:fldCharType="end"/>
            </w:r>
          </w:p>
        </w:tc>
      </w:tr>
      <w:tr w:rsidR="00E6306F" w:rsidRPr="000825D8" w14:paraId="1380EDC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B4D3A5F" w14:textId="77777777" w:rsidR="00E6306F" w:rsidRPr="0080675F" w:rsidRDefault="00E6306F" w:rsidP="00E6306F">
            <w:pPr>
              <w:pStyle w:val="TablesHeadingGSCyan"/>
              <w:framePr w:hSpace="0" w:wrap="auto" w:vAnchor="margin" w:hAnchor="text" w:yAlign="inline"/>
              <w:spacing w:line="276" w:lineRule="auto"/>
              <w:rPr>
                <w:rStyle w:val="SmartLink1"/>
                <w:sz w:val="20"/>
                <w:szCs w:val="22"/>
              </w:rPr>
            </w:pPr>
            <w:r w:rsidRPr="0080675F">
              <w:rPr>
                <w:rStyle w:val="SmartLink1"/>
                <w:sz w:val="20"/>
                <w:szCs w:val="22"/>
              </w:rPr>
              <w:fldChar w:fldCharType="begin"/>
            </w:r>
            <w:r w:rsidRPr="0080675F">
              <w:rPr>
                <w:rStyle w:val="SmartLink1"/>
                <w:sz w:val="20"/>
                <w:szCs w:val="22"/>
              </w:rPr>
              <w:instrText xml:space="preserve"> REF _Ref136438206 \w \h </w:instrText>
            </w:r>
            <w:r>
              <w:rPr>
                <w:rStyle w:val="SmartLink1"/>
                <w:sz w:val="20"/>
                <w:szCs w:val="22"/>
              </w:rPr>
              <w:instrText xml:space="preserve"> \* MERGEFORMAT </w:instrText>
            </w:r>
            <w:r w:rsidRPr="0080675F">
              <w:rPr>
                <w:rStyle w:val="SmartLink1"/>
                <w:sz w:val="20"/>
                <w:szCs w:val="22"/>
              </w:rPr>
            </w:r>
            <w:r w:rsidRPr="0080675F">
              <w:rPr>
                <w:rStyle w:val="SmartLink1"/>
                <w:sz w:val="20"/>
                <w:szCs w:val="22"/>
              </w:rPr>
              <w:fldChar w:fldCharType="separate"/>
            </w:r>
            <w:r w:rsidRPr="0080675F">
              <w:rPr>
                <w:rStyle w:val="SmartLink1"/>
                <w:sz w:val="20"/>
                <w:szCs w:val="22"/>
              </w:rPr>
              <w:t>P.9.10.1 |</w:t>
            </w:r>
            <w:r w:rsidRPr="0080675F">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3CC53158" w14:textId="77777777" w:rsidR="00E6306F" w:rsidRPr="00B110FE" w:rsidRDefault="00E6306F" w:rsidP="00E6306F">
            <w:pPr>
              <w:pStyle w:val="TablesHeadingGSCyan"/>
              <w:framePr w:hSpace="0" w:wrap="auto" w:vAnchor="margin" w:hAnchor="text" w:yAlign="inline"/>
              <w:rPr>
                <w:caps w:val="0"/>
                <w:color w:val="4D4D4C"/>
                <w:sz w:val="20"/>
                <w:szCs w:val="20"/>
              </w:rPr>
            </w:pPr>
            <w:r w:rsidRPr="00B110FE">
              <w:rPr>
                <w:caps w:val="0"/>
                <w:color w:val="4D4D4C"/>
                <w:sz w:val="20"/>
                <w:szCs w:val="20"/>
              </w:rPr>
              <w:t>Does the project have the risk of negatively impacting HCV areas and/or critical habitats?</w:t>
            </w:r>
          </w:p>
        </w:tc>
        <w:tc>
          <w:tcPr>
            <w:tcW w:w="953" w:type="pct"/>
            <w:tcBorders>
              <w:top w:val="single" w:sz="4" w:space="0" w:color="auto"/>
              <w:left w:val="single" w:sz="4" w:space="0" w:color="auto"/>
              <w:bottom w:val="single" w:sz="4" w:space="0" w:color="auto"/>
            </w:tcBorders>
          </w:tcPr>
          <w:p w14:paraId="6729E905" w14:textId="604D8956" w:rsidR="00672D91" w:rsidRPr="005E36C8" w:rsidDel="00FB5485" w:rsidRDefault="00672D91" w:rsidP="00672D91">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2993506B" w14:textId="1FD8CD5B" w:rsidR="00E6306F" w:rsidRPr="00E36AE4" w:rsidRDefault="00672D91" w:rsidP="00672D91">
            <w:pPr>
              <w:pStyle w:val="TablesHeadingGSCyan"/>
              <w:framePr w:hSpace="0" w:wrap="auto" w:vAnchor="margin" w:hAnchor="text" w:yAlign="inline"/>
              <w:spacing w:line="276" w:lineRule="auto"/>
              <w:rPr>
                <w:rStyle w:val="SmartLink1"/>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21510FAD"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42E4A53" w14:textId="77777777" w:rsidR="00E6306F" w:rsidRPr="0080675F" w:rsidRDefault="00E6306F" w:rsidP="00E6306F">
            <w:pPr>
              <w:pStyle w:val="TablesHeadingGSCyan"/>
              <w:framePr w:hSpace="0" w:wrap="auto" w:vAnchor="margin" w:hAnchor="text" w:yAlign="inline"/>
              <w:spacing w:line="276" w:lineRule="auto"/>
              <w:rPr>
                <w:rStyle w:val="SmartLink1"/>
                <w:sz w:val="20"/>
                <w:szCs w:val="22"/>
              </w:rPr>
            </w:pPr>
            <w:r w:rsidRPr="0080675F">
              <w:rPr>
                <w:rStyle w:val="SmartLink1"/>
                <w:sz w:val="20"/>
                <w:szCs w:val="22"/>
              </w:rPr>
              <w:fldChar w:fldCharType="begin"/>
            </w:r>
            <w:r w:rsidRPr="0080675F">
              <w:rPr>
                <w:rStyle w:val="SmartLink1"/>
                <w:sz w:val="20"/>
                <w:szCs w:val="22"/>
              </w:rPr>
              <w:instrText xml:space="preserve"> REF _Ref136438217 \w \h </w:instrText>
            </w:r>
            <w:r>
              <w:rPr>
                <w:rStyle w:val="SmartLink1"/>
                <w:sz w:val="20"/>
                <w:szCs w:val="22"/>
              </w:rPr>
              <w:instrText xml:space="preserve"> \* MERGEFORMAT </w:instrText>
            </w:r>
            <w:r w:rsidRPr="0080675F">
              <w:rPr>
                <w:rStyle w:val="SmartLink1"/>
                <w:sz w:val="20"/>
                <w:szCs w:val="22"/>
              </w:rPr>
            </w:r>
            <w:r w:rsidRPr="0080675F">
              <w:rPr>
                <w:rStyle w:val="SmartLink1"/>
                <w:sz w:val="20"/>
                <w:szCs w:val="22"/>
              </w:rPr>
              <w:fldChar w:fldCharType="separate"/>
            </w:r>
            <w:r w:rsidRPr="0080675F">
              <w:rPr>
                <w:rStyle w:val="SmartLink1"/>
                <w:sz w:val="20"/>
                <w:szCs w:val="22"/>
              </w:rPr>
              <w:t>P.9.10.2 |</w:t>
            </w:r>
            <w:r w:rsidRPr="0080675F">
              <w:rPr>
                <w:rStyle w:val="SmartLink1"/>
                <w:sz w:val="20"/>
                <w:szCs w:val="22"/>
              </w:rPr>
              <w:fldChar w:fldCharType="end"/>
            </w:r>
          </w:p>
        </w:tc>
        <w:tc>
          <w:tcPr>
            <w:tcW w:w="3285" w:type="pct"/>
            <w:tcBorders>
              <w:top w:val="single" w:sz="4" w:space="0" w:color="auto"/>
              <w:left w:val="single" w:sz="4" w:space="0" w:color="auto"/>
              <w:bottom w:val="single" w:sz="4" w:space="0" w:color="auto"/>
              <w:right w:val="single" w:sz="4" w:space="0" w:color="auto"/>
            </w:tcBorders>
          </w:tcPr>
          <w:p w14:paraId="0EE62EFE" w14:textId="77777777" w:rsidR="00E6306F" w:rsidRPr="00B110FE" w:rsidRDefault="00E6306F" w:rsidP="00E6306F">
            <w:pPr>
              <w:pStyle w:val="TablesHeadingGSCyan"/>
              <w:framePr w:hSpace="0" w:wrap="auto" w:vAnchor="margin" w:hAnchor="text" w:yAlign="inline"/>
              <w:rPr>
                <w:caps w:val="0"/>
                <w:color w:val="4D4D4C"/>
                <w:sz w:val="20"/>
                <w:szCs w:val="20"/>
              </w:rPr>
            </w:pPr>
            <w:r w:rsidRPr="00B110FE">
              <w:rPr>
                <w:caps w:val="0"/>
                <w:color w:val="4D4D4C"/>
                <w:sz w:val="20"/>
                <w:szCs w:val="20"/>
              </w:rPr>
              <w:t>Does the project in the project area or area of downstream impacts have risks to the following: native tree patches, individual native trees, freshwater resources (including rivers, lakes, swamps, temporary water bodies, and wells), habitats of rare, threatened, and endangered species, and biodiversity-enhancing areas?</w:t>
            </w:r>
          </w:p>
        </w:tc>
        <w:tc>
          <w:tcPr>
            <w:tcW w:w="953" w:type="pct"/>
            <w:tcBorders>
              <w:top w:val="single" w:sz="4" w:space="0" w:color="auto"/>
              <w:left w:val="single" w:sz="4" w:space="0" w:color="auto"/>
              <w:bottom w:val="single" w:sz="4" w:space="0" w:color="auto"/>
            </w:tcBorders>
          </w:tcPr>
          <w:p w14:paraId="72BE9270" w14:textId="5772DB56" w:rsidR="00672D91" w:rsidRPr="005E36C8" w:rsidDel="00FB5485" w:rsidRDefault="00672D91" w:rsidP="00672D91">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7A8A28ED" w14:textId="0C4DEF9C" w:rsidR="00E6306F" w:rsidRPr="00E36AE4" w:rsidRDefault="00672D91" w:rsidP="00672D91">
            <w:pPr>
              <w:pStyle w:val="TablesHeadingGSCyan"/>
              <w:framePr w:hSpace="0" w:wrap="auto" w:vAnchor="margin" w:hAnchor="text" w:yAlign="inline"/>
              <w:spacing w:line="276" w:lineRule="auto"/>
              <w:rPr>
                <w:rStyle w:val="SmartLink1"/>
              </w:rPr>
            </w:pPr>
            <w:r>
              <w:rPr>
                <w:rFonts w:ascii="MS Gothic" w:eastAsia="MS Gothic" w:hAnsi="MS Gothic" w:hint="eastAsia"/>
                <w:caps w:val="0"/>
                <w:color w:val="4D4D4C"/>
                <w:sz w:val="20"/>
                <w:szCs w:val="20"/>
              </w:rPr>
              <w:t>☒</w:t>
            </w:r>
            <w:r w:rsidRPr="005E36C8" w:rsidDel="00FB5485">
              <w:rPr>
                <w:caps w:val="0"/>
                <w:color w:val="4D4D4C"/>
                <w:sz w:val="20"/>
                <w:szCs w:val="20"/>
              </w:rPr>
              <w:t xml:space="preserve"> NO</w:t>
            </w:r>
          </w:p>
        </w:tc>
      </w:tr>
      <w:tr w:rsidR="00E6306F" w:rsidRPr="000825D8" w14:paraId="655FAB69" w14:textId="77777777" w:rsidTr="005336A6">
        <w:trPr>
          <w:trHeight w:val="364"/>
        </w:trPr>
        <w:tc>
          <w:tcPr>
            <w:tcW w:w="5000" w:type="pct"/>
            <w:gridSpan w:val="3"/>
            <w:tcBorders>
              <w:top w:val="single" w:sz="4" w:space="0" w:color="auto"/>
              <w:bottom w:val="single" w:sz="4" w:space="0" w:color="auto"/>
            </w:tcBorders>
            <w:noWrap/>
            <w:vAlign w:val="top"/>
          </w:tcPr>
          <w:p w14:paraId="3DD311D3" w14:textId="77777777" w:rsidR="00E6306F" w:rsidRPr="00E36AE4" w:rsidRDefault="00E6306F" w:rsidP="00E6306F">
            <w:pPr>
              <w:pStyle w:val="TablesHeadingGSCyan"/>
              <w:framePr w:hSpace="0" w:wrap="auto" w:vAnchor="margin" w:hAnchor="text" w:yAlign="inline"/>
              <w:spacing w:line="276" w:lineRule="auto"/>
              <w:rPr>
                <w:rStyle w:val="SmartLink1"/>
              </w:rPr>
            </w:pPr>
            <w:r w:rsidRPr="00770304">
              <w:rPr>
                <w:caps w:val="0"/>
                <w:sz w:val="20"/>
                <w:szCs w:val="22"/>
              </w:rPr>
              <w:t>If the answ</w:t>
            </w:r>
            <w:r w:rsidRPr="00813E0B">
              <w:rPr>
                <w:caps w:val="0"/>
                <w:sz w:val="20"/>
                <w:szCs w:val="22"/>
              </w:rPr>
              <w:t xml:space="preserve">er to </w:t>
            </w:r>
            <w:r>
              <w:rPr>
                <w:caps w:val="0"/>
                <w:sz w:val="20"/>
                <w:szCs w:val="22"/>
              </w:rPr>
              <w:t xml:space="preserve">any of the </w:t>
            </w:r>
            <w:r w:rsidRPr="00770304">
              <w:rPr>
                <w:caps w:val="0"/>
                <w:sz w:val="20"/>
                <w:szCs w:val="22"/>
              </w:rPr>
              <w:t>question</w:t>
            </w:r>
            <w:r>
              <w:rPr>
                <w:caps w:val="0"/>
                <w:sz w:val="20"/>
                <w:szCs w:val="22"/>
              </w:rPr>
              <w:t>s</w:t>
            </w:r>
            <w:r w:rsidRPr="00770304">
              <w:rPr>
                <w:caps w:val="0"/>
                <w:sz w:val="20"/>
                <w:szCs w:val="22"/>
              </w:rPr>
              <w:t xml:space="preserve">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0825D8" w14:paraId="296292B8"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5DBCA714" w14:textId="23CC8C19" w:rsidR="00E6306F" w:rsidRPr="007C2754" w:rsidRDefault="00672D91" w:rsidP="00672D91">
            <w:pPr>
              <w:pStyle w:val="TablesHeadingGSCyan"/>
              <w:framePr w:hSpace="0" w:wrap="auto" w:vAnchor="margin" w:hAnchor="text" w:yAlign="inline"/>
              <w:spacing w:line="276" w:lineRule="auto"/>
            </w:pPr>
            <w:r>
              <w:rPr>
                <w:i/>
                <w:iCs/>
                <w:caps w:val="0"/>
                <w:color w:val="4D4D4C"/>
                <w:sz w:val="20"/>
                <w:szCs w:val="20"/>
              </w:rPr>
              <w:t>NA</w:t>
            </w:r>
          </w:p>
        </w:tc>
      </w:tr>
      <w:tr w:rsidR="00E6306F" w:rsidRPr="005E36C8" w14:paraId="29F0560D" w14:textId="77777777" w:rsidTr="005336A6">
        <w:trPr>
          <w:trHeight w:val="364"/>
        </w:trPr>
        <w:tc>
          <w:tcPr>
            <w:tcW w:w="5000" w:type="pct"/>
            <w:gridSpan w:val="3"/>
            <w:tcBorders>
              <w:top w:val="single" w:sz="4" w:space="0" w:color="auto"/>
              <w:bottom w:val="single" w:sz="4" w:space="0" w:color="auto"/>
            </w:tcBorders>
            <w:noWrap/>
            <w:vAlign w:val="top"/>
          </w:tcPr>
          <w:p w14:paraId="45A36F44" w14:textId="77777777" w:rsidR="00E6306F" w:rsidRPr="005E36C8" w:rsidRDefault="00E6306F" w:rsidP="00E6306F">
            <w:pPr>
              <w:rPr>
                <w:caps/>
                <w:sz w:val="20"/>
                <w:szCs w:val="20"/>
              </w:rPr>
            </w:pPr>
            <w:r w:rsidRPr="00DF7AD2">
              <w:rPr>
                <w:color w:val="00B9BD" w:themeColor="accent1"/>
                <w:sz w:val="20"/>
                <w:szCs w:val="22"/>
              </w:rPr>
              <w:t>Would the project involve or lead to:</w:t>
            </w:r>
          </w:p>
        </w:tc>
      </w:tr>
      <w:tr w:rsidR="00E6306F" w:rsidRPr="005E36C8" w14:paraId="59690B5F"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421FC1B" w14:textId="77777777" w:rsidR="00E6306F" w:rsidRPr="008829E7" w:rsidRDefault="00E6306F" w:rsidP="00E6306F">
            <w:pPr>
              <w:pStyle w:val="TablesHeadingGSCyan"/>
              <w:framePr w:hSpace="0" w:wrap="auto" w:vAnchor="margin" w:hAnchor="text" w:yAlign="inline"/>
              <w:spacing w:line="276" w:lineRule="auto"/>
              <w:rPr>
                <w:rStyle w:val="SmartLink1"/>
                <w:sz w:val="20"/>
              </w:rPr>
            </w:pPr>
            <w:r w:rsidRPr="008829E7">
              <w:rPr>
                <w:rStyle w:val="SmartLink1"/>
                <w:sz w:val="20"/>
              </w:rPr>
              <w:fldChar w:fldCharType="begin"/>
            </w:r>
            <w:r w:rsidRPr="008829E7">
              <w:rPr>
                <w:rStyle w:val="SmartLink1"/>
                <w:sz w:val="20"/>
              </w:rPr>
              <w:instrText xml:space="preserve"> REF _Ref136438206 \r \h  \* MERGEFORMAT </w:instrText>
            </w:r>
            <w:r w:rsidRPr="008829E7">
              <w:rPr>
                <w:rStyle w:val="SmartLink1"/>
                <w:sz w:val="20"/>
              </w:rPr>
            </w:r>
            <w:r w:rsidRPr="008829E7">
              <w:rPr>
                <w:rStyle w:val="SmartLink1"/>
                <w:sz w:val="20"/>
              </w:rPr>
              <w:fldChar w:fldCharType="separate"/>
            </w:r>
            <w:r w:rsidRPr="008829E7">
              <w:rPr>
                <w:rStyle w:val="SmartLink1"/>
                <w:sz w:val="20"/>
              </w:rPr>
              <w:t>P.9.10.1 |</w:t>
            </w:r>
            <w:r w:rsidRPr="008829E7">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26D140F2" w14:textId="77777777" w:rsidR="00E6306F" w:rsidRPr="00FF1DA9" w:rsidRDefault="00E6306F" w:rsidP="00E6306F">
            <w:pPr>
              <w:pStyle w:val="TablesHeadingGSCyan"/>
              <w:framePr w:hSpace="0" w:wrap="auto" w:vAnchor="margin" w:hAnchor="text" w:yAlign="inline"/>
              <w:rPr>
                <w:caps w:val="0"/>
                <w:color w:val="4D4D4C"/>
                <w:sz w:val="20"/>
                <w:szCs w:val="22"/>
              </w:rPr>
            </w:pPr>
            <w:r w:rsidRPr="00FF1DA9">
              <w:rPr>
                <w:caps w:val="0"/>
                <w:color w:val="4D4D4C"/>
                <w:sz w:val="20"/>
                <w:szCs w:val="22"/>
              </w:rPr>
              <w:t>identified habitats as HCV areas and or Critical habitats?</w:t>
            </w:r>
          </w:p>
        </w:tc>
        <w:tc>
          <w:tcPr>
            <w:tcW w:w="953" w:type="pct"/>
            <w:tcBorders>
              <w:top w:val="single" w:sz="4" w:space="0" w:color="auto"/>
              <w:left w:val="single" w:sz="4" w:space="0" w:color="auto"/>
              <w:bottom w:val="single" w:sz="4" w:space="0" w:color="auto"/>
            </w:tcBorders>
            <w:vAlign w:val="top"/>
          </w:tcPr>
          <w:p w14:paraId="44B5530A" w14:textId="68367D54" w:rsidR="00E6306F" w:rsidRPr="00FF1DA9" w:rsidDel="00FB5485" w:rsidRDefault="00E6306F" w:rsidP="00E6306F">
            <w:pPr>
              <w:pStyle w:val="TablesHeadingGSCyan"/>
              <w:framePr w:hSpace="0" w:wrap="auto" w:vAnchor="margin" w:hAnchor="text" w:yAlign="inline"/>
              <w:spacing w:line="276" w:lineRule="auto"/>
              <w:rPr>
                <w:caps w:val="0"/>
                <w:color w:val="4D4D4C"/>
                <w:sz w:val="20"/>
                <w:szCs w:val="22"/>
              </w:rPr>
            </w:pPr>
            <w:r w:rsidRPr="00FF1DA9" w:rsidDel="00FB5485">
              <w:rPr>
                <w:rFonts w:ascii="Segoe UI Symbol" w:hAnsi="Segoe UI Symbol" w:cs="Segoe UI Symbol"/>
                <w:caps w:val="0"/>
                <w:color w:val="4D4D4C"/>
                <w:sz w:val="20"/>
                <w:szCs w:val="22"/>
              </w:rPr>
              <w:t>☐</w:t>
            </w:r>
            <w:r w:rsidRPr="00FF1DA9" w:rsidDel="00FB5485">
              <w:rPr>
                <w:caps w:val="0"/>
                <w:color w:val="4D4D4C"/>
                <w:sz w:val="20"/>
                <w:szCs w:val="22"/>
              </w:rPr>
              <w:t xml:space="preserve"> YES</w:t>
            </w:r>
          </w:p>
          <w:p w14:paraId="7B3F7947" w14:textId="0112510D" w:rsidR="00E6306F" w:rsidRPr="00FF1DA9" w:rsidDel="00FB5485" w:rsidRDefault="00E6306F" w:rsidP="00E6306F">
            <w:pPr>
              <w:rPr>
                <w:sz w:val="20"/>
                <w:szCs w:val="22"/>
              </w:rPr>
            </w:pPr>
            <w:r w:rsidRPr="00FF1DA9" w:rsidDel="00FB5485">
              <w:rPr>
                <w:rFonts w:ascii="Segoe UI Symbol" w:hAnsi="Segoe UI Symbol" w:cs="Segoe UI Symbol"/>
                <w:sz w:val="20"/>
                <w:szCs w:val="22"/>
              </w:rPr>
              <w:t>☐</w:t>
            </w:r>
            <w:r w:rsidRPr="00FF1DA9" w:rsidDel="00FB5485">
              <w:rPr>
                <w:sz w:val="20"/>
                <w:szCs w:val="22"/>
              </w:rPr>
              <w:t xml:space="preserve"> POTENTIALLY</w:t>
            </w:r>
          </w:p>
          <w:p w14:paraId="4D1C800B" w14:textId="2D6561ED" w:rsidR="00E6306F" w:rsidRPr="00FF1DA9" w:rsidRDefault="00672D91" w:rsidP="00E6306F">
            <w:pPr>
              <w:pStyle w:val="TablesHeadingGSCyan"/>
              <w:framePr w:hSpace="0" w:wrap="auto" w:vAnchor="margin" w:hAnchor="text" w:yAlign="inline"/>
              <w:spacing w:line="276" w:lineRule="auto"/>
              <w:rPr>
                <w:caps w:val="0"/>
                <w:color w:val="4D4D4C"/>
                <w:sz w:val="20"/>
                <w:szCs w:val="22"/>
              </w:rPr>
            </w:pPr>
            <w:r>
              <w:rPr>
                <w:rFonts w:ascii="MS Gothic" w:eastAsia="MS Gothic" w:hAnsi="MS Gothic" w:hint="eastAsia"/>
                <w:caps w:val="0"/>
                <w:color w:val="4D4D4C"/>
                <w:sz w:val="20"/>
                <w:szCs w:val="22"/>
              </w:rPr>
              <w:t>☒</w:t>
            </w:r>
            <w:r w:rsidR="00E6306F" w:rsidRPr="00FF1DA9" w:rsidDel="00FB5485">
              <w:rPr>
                <w:caps w:val="0"/>
                <w:color w:val="4D4D4C"/>
                <w:sz w:val="20"/>
                <w:szCs w:val="22"/>
              </w:rPr>
              <w:t xml:space="preserve"> NO</w:t>
            </w:r>
          </w:p>
        </w:tc>
      </w:tr>
      <w:tr w:rsidR="00E6306F" w:rsidRPr="005E36C8" w14:paraId="339E5BCD"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DE63280" w14:textId="77777777" w:rsidR="00E6306F" w:rsidRPr="008829E7" w:rsidRDefault="00E6306F" w:rsidP="00E6306F">
            <w:pPr>
              <w:pStyle w:val="TablesHeadingGSCyan"/>
              <w:framePr w:hSpace="0" w:wrap="auto" w:vAnchor="margin" w:hAnchor="text" w:yAlign="inline"/>
              <w:spacing w:line="276" w:lineRule="auto"/>
              <w:rPr>
                <w:rStyle w:val="SmartLink1"/>
                <w:sz w:val="20"/>
              </w:rPr>
            </w:pPr>
            <w:r w:rsidRPr="008829E7">
              <w:rPr>
                <w:rStyle w:val="SmartLink1"/>
                <w:sz w:val="20"/>
              </w:rPr>
              <w:fldChar w:fldCharType="begin"/>
            </w:r>
            <w:r w:rsidRPr="008829E7">
              <w:rPr>
                <w:rStyle w:val="SmartLink1"/>
                <w:sz w:val="20"/>
              </w:rPr>
              <w:instrText xml:space="preserve"> REF _Ref136438206 \w \h  \* MERGEFORMAT </w:instrText>
            </w:r>
            <w:r w:rsidRPr="008829E7">
              <w:rPr>
                <w:rStyle w:val="SmartLink1"/>
                <w:sz w:val="20"/>
              </w:rPr>
            </w:r>
            <w:r w:rsidRPr="008829E7">
              <w:rPr>
                <w:rStyle w:val="SmartLink1"/>
                <w:sz w:val="20"/>
              </w:rPr>
              <w:fldChar w:fldCharType="separate"/>
            </w:r>
            <w:r w:rsidRPr="008829E7">
              <w:rPr>
                <w:rStyle w:val="SmartLink1"/>
                <w:sz w:val="20"/>
              </w:rPr>
              <w:t>P.9.10.1 |</w:t>
            </w:r>
            <w:r w:rsidRPr="008829E7">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732C1D0E" w14:textId="77777777" w:rsidR="00E6306F" w:rsidRPr="00FF1DA9" w:rsidRDefault="00E6306F" w:rsidP="00E6306F">
            <w:pPr>
              <w:pStyle w:val="TablesHeadingGSCyan"/>
              <w:framePr w:hSpace="0" w:wrap="auto" w:vAnchor="margin" w:hAnchor="text" w:yAlign="inline"/>
              <w:rPr>
                <w:caps w:val="0"/>
                <w:color w:val="4D4D4C"/>
                <w:sz w:val="20"/>
                <w:szCs w:val="22"/>
              </w:rPr>
            </w:pPr>
            <w:r w:rsidRPr="00FF1DA9">
              <w:rPr>
                <w:caps w:val="0"/>
                <w:color w:val="4D4D4C"/>
                <w:sz w:val="20"/>
                <w:szCs w:val="22"/>
              </w:rPr>
              <w:t xml:space="preserve">If answer to above question is </w:t>
            </w:r>
            <w:r>
              <w:rPr>
                <w:caps w:val="0"/>
                <w:color w:val="4D4D4C"/>
                <w:sz w:val="20"/>
                <w:szCs w:val="22"/>
              </w:rPr>
              <w:t>“</w:t>
            </w:r>
            <w:r w:rsidRPr="00FF1DA9">
              <w:rPr>
                <w:caps w:val="0"/>
                <w:color w:val="4D4D4C"/>
                <w:sz w:val="20"/>
                <w:szCs w:val="22"/>
              </w:rPr>
              <w:t>yes</w:t>
            </w:r>
            <w:r>
              <w:rPr>
                <w:caps w:val="0"/>
                <w:color w:val="4D4D4C"/>
                <w:sz w:val="20"/>
                <w:szCs w:val="22"/>
              </w:rPr>
              <w:t>”</w:t>
            </w:r>
            <w:r w:rsidRPr="00FF1DA9">
              <w:rPr>
                <w:caps w:val="0"/>
                <w:color w:val="4D4D4C"/>
                <w:sz w:val="20"/>
                <w:szCs w:val="22"/>
              </w:rPr>
              <w:t xml:space="preserve">, does the project have any risks that could negatively impact the catchment, project success, and surrounding HCV and ecological assets, as well as any measurable adverse impacts on the criteria or biodiversity values for which the critical habitat was designated, and on the ecological processes supporting that biodiversity? </w:t>
            </w:r>
          </w:p>
        </w:tc>
        <w:tc>
          <w:tcPr>
            <w:tcW w:w="953" w:type="pct"/>
            <w:tcBorders>
              <w:top w:val="single" w:sz="4" w:space="0" w:color="auto"/>
              <w:left w:val="single" w:sz="4" w:space="0" w:color="auto"/>
              <w:bottom w:val="single" w:sz="4" w:space="0" w:color="auto"/>
            </w:tcBorders>
            <w:vAlign w:val="top"/>
          </w:tcPr>
          <w:p w14:paraId="7E63AA01" w14:textId="5438DEA0" w:rsidR="00E6306F" w:rsidRPr="00FF1DA9" w:rsidDel="00FB5485" w:rsidRDefault="00E6306F" w:rsidP="00E6306F">
            <w:pPr>
              <w:pStyle w:val="TablesHeadingGSCyan"/>
              <w:framePr w:hSpace="0" w:wrap="auto" w:vAnchor="margin" w:hAnchor="text" w:yAlign="inline"/>
              <w:spacing w:line="276" w:lineRule="auto"/>
              <w:rPr>
                <w:caps w:val="0"/>
                <w:color w:val="4D4D4C"/>
                <w:sz w:val="20"/>
                <w:szCs w:val="22"/>
              </w:rPr>
            </w:pPr>
            <w:r w:rsidRPr="00FF1DA9" w:rsidDel="00FB5485">
              <w:rPr>
                <w:rFonts w:ascii="Segoe UI Symbol" w:hAnsi="Segoe UI Symbol" w:cs="Segoe UI Symbol"/>
                <w:caps w:val="0"/>
                <w:color w:val="4D4D4C"/>
                <w:sz w:val="20"/>
                <w:szCs w:val="22"/>
              </w:rPr>
              <w:t>☐</w:t>
            </w:r>
            <w:r w:rsidRPr="00FF1DA9" w:rsidDel="00FB5485">
              <w:rPr>
                <w:caps w:val="0"/>
                <w:color w:val="4D4D4C"/>
                <w:sz w:val="20"/>
                <w:szCs w:val="22"/>
              </w:rPr>
              <w:t xml:space="preserve"> YES</w:t>
            </w:r>
          </w:p>
          <w:p w14:paraId="507DD53C" w14:textId="2900147E" w:rsidR="00E6306F" w:rsidRPr="00FF1DA9" w:rsidDel="00FB5485" w:rsidRDefault="00E6306F" w:rsidP="00E6306F">
            <w:pPr>
              <w:rPr>
                <w:sz w:val="20"/>
                <w:szCs w:val="22"/>
              </w:rPr>
            </w:pPr>
            <w:r w:rsidRPr="00FF1DA9" w:rsidDel="00FB5485">
              <w:rPr>
                <w:rFonts w:ascii="Segoe UI Symbol" w:hAnsi="Segoe UI Symbol" w:cs="Segoe UI Symbol"/>
                <w:sz w:val="20"/>
                <w:szCs w:val="22"/>
              </w:rPr>
              <w:t>☐</w:t>
            </w:r>
            <w:r w:rsidRPr="00FF1DA9" w:rsidDel="00FB5485">
              <w:rPr>
                <w:sz w:val="20"/>
                <w:szCs w:val="22"/>
              </w:rPr>
              <w:t xml:space="preserve"> </w:t>
            </w:r>
            <w:r w:rsidRPr="00FF1DA9">
              <w:rPr>
                <w:sz w:val="20"/>
                <w:szCs w:val="22"/>
              </w:rPr>
              <w:t>N</w:t>
            </w:r>
            <w:r>
              <w:rPr>
                <w:sz w:val="20"/>
                <w:szCs w:val="22"/>
              </w:rPr>
              <w:t>O</w:t>
            </w:r>
          </w:p>
          <w:p w14:paraId="066A35CB" w14:textId="006CA9E8" w:rsidR="00E6306F" w:rsidRPr="00FF1DA9" w:rsidRDefault="00672D91" w:rsidP="00E6306F">
            <w:pPr>
              <w:pStyle w:val="TablesHeadingGSCyan"/>
              <w:framePr w:hSpace="0" w:wrap="auto" w:vAnchor="margin" w:hAnchor="text" w:yAlign="inline"/>
              <w:spacing w:line="276" w:lineRule="auto"/>
              <w:rPr>
                <w:caps w:val="0"/>
                <w:color w:val="4D4D4C"/>
                <w:sz w:val="20"/>
                <w:szCs w:val="22"/>
              </w:rPr>
            </w:pPr>
            <w:r>
              <w:rPr>
                <w:rFonts w:ascii="MS Gothic" w:eastAsia="MS Gothic" w:hAnsi="MS Gothic" w:hint="eastAsia"/>
                <w:caps w:val="0"/>
                <w:color w:val="4D4D4C"/>
                <w:sz w:val="20"/>
                <w:szCs w:val="22"/>
              </w:rPr>
              <w:t>☒</w:t>
            </w:r>
            <w:r w:rsidR="00E6306F" w:rsidRPr="00FF1DA9" w:rsidDel="00FB5485">
              <w:rPr>
                <w:caps w:val="0"/>
                <w:color w:val="4D4D4C"/>
                <w:sz w:val="20"/>
                <w:szCs w:val="22"/>
              </w:rPr>
              <w:t xml:space="preserve"> NA</w:t>
            </w:r>
          </w:p>
        </w:tc>
      </w:tr>
      <w:tr w:rsidR="00E6306F" w:rsidRPr="005E36C8" w14:paraId="704D74C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D34A402" w14:textId="77777777" w:rsidR="00E6306F" w:rsidRPr="008829E7" w:rsidRDefault="00E6306F" w:rsidP="00E6306F">
            <w:pPr>
              <w:pStyle w:val="TablesHeadingGSCyan"/>
              <w:framePr w:hSpace="0" w:wrap="auto" w:vAnchor="margin" w:hAnchor="text" w:yAlign="inline"/>
              <w:spacing w:line="276" w:lineRule="auto"/>
              <w:rPr>
                <w:rStyle w:val="SmartLink1"/>
                <w:sz w:val="20"/>
              </w:rPr>
            </w:pPr>
            <w:r w:rsidRPr="008829E7">
              <w:rPr>
                <w:rStyle w:val="SmartLink1"/>
                <w:sz w:val="20"/>
              </w:rPr>
              <w:fldChar w:fldCharType="begin"/>
            </w:r>
            <w:r w:rsidRPr="008829E7">
              <w:rPr>
                <w:rStyle w:val="SmartLink1"/>
                <w:sz w:val="20"/>
              </w:rPr>
              <w:instrText xml:space="preserve"> REF _Ref136438206 \w \h  \* MERGEFORMAT </w:instrText>
            </w:r>
            <w:r w:rsidRPr="008829E7">
              <w:rPr>
                <w:rStyle w:val="SmartLink1"/>
                <w:sz w:val="20"/>
              </w:rPr>
            </w:r>
            <w:r w:rsidRPr="008829E7">
              <w:rPr>
                <w:rStyle w:val="SmartLink1"/>
                <w:sz w:val="20"/>
              </w:rPr>
              <w:fldChar w:fldCharType="separate"/>
            </w:r>
            <w:r w:rsidRPr="008829E7">
              <w:rPr>
                <w:rStyle w:val="SmartLink1"/>
                <w:sz w:val="20"/>
              </w:rPr>
              <w:t>P.9.10.1 |</w:t>
            </w:r>
            <w:r w:rsidRPr="008829E7">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4784C714" w14:textId="77777777" w:rsidR="00E6306F" w:rsidRPr="00FF1DA9" w:rsidRDefault="00E6306F" w:rsidP="00E6306F">
            <w:pPr>
              <w:pStyle w:val="TablesHeadingGSCyan"/>
              <w:framePr w:hSpace="0" w:wrap="auto" w:vAnchor="margin" w:hAnchor="text" w:yAlign="inline"/>
              <w:rPr>
                <w:caps w:val="0"/>
                <w:color w:val="4D4D4C"/>
                <w:sz w:val="20"/>
                <w:szCs w:val="22"/>
              </w:rPr>
            </w:pPr>
            <w:r w:rsidRPr="00FF1DA9">
              <w:rPr>
                <w:caps w:val="0"/>
                <w:color w:val="4D4D4C"/>
                <w:sz w:val="20"/>
                <w:szCs w:val="22"/>
              </w:rPr>
              <w:t xml:space="preserve">If answer to above question is </w:t>
            </w:r>
            <w:r>
              <w:rPr>
                <w:caps w:val="0"/>
                <w:color w:val="4D4D4C"/>
                <w:sz w:val="20"/>
                <w:szCs w:val="22"/>
              </w:rPr>
              <w:t>“</w:t>
            </w:r>
            <w:r w:rsidRPr="00FF1DA9">
              <w:rPr>
                <w:caps w:val="0"/>
                <w:color w:val="4D4D4C"/>
                <w:sz w:val="20"/>
                <w:szCs w:val="22"/>
              </w:rPr>
              <w:t>yes</w:t>
            </w:r>
            <w:r>
              <w:rPr>
                <w:caps w:val="0"/>
                <w:color w:val="4D4D4C"/>
                <w:sz w:val="20"/>
                <w:szCs w:val="22"/>
              </w:rPr>
              <w:t>”</w:t>
            </w:r>
            <w:r w:rsidRPr="00FF1DA9">
              <w:rPr>
                <w:caps w:val="0"/>
                <w:color w:val="4D4D4C"/>
                <w:sz w:val="20"/>
                <w:szCs w:val="22"/>
              </w:rPr>
              <w:t xml:space="preserve">, </w:t>
            </w:r>
            <w:r>
              <w:rPr>
                <w:caps w:val="0"/>
                <w:color w:val="4D4D4C"/>
                <w:sz w:val="20"/>
                <w:szCs w:val="22"/>
              </w:rPr>
              <w:t>i</w:t>
            </w:r>
            <w:r w:rsidRPr="00FF1DA9">
              <w:rPr>
                <w:caps w:val="0"/>
                <w:color w:val="4D4D4C"/>
                <w:sz w:val="20"/>
                <w:szCs w:val="22"/>
              </w:rPr>
              <w:t xml:space="preserve">s a robust, appropriately designed, and long-term Habitats and Biodiversity Action Plan </w:t>
            </w:r>
            <w:r>
              <w:rPr>
                <w:caps w:val="0"/>
                <w:color w:val="4D4D4C"/>
                <w:sz w:val="20"/>
                <w:szCs w:val="22"/>
              </w:rPr>
              <w:t>absent which will make the project unable</w:t>
            </w:r>
            <w:r w:rsidRPr="00FF1DA9">
              <w:rPr>
                <w:caps w:val="0"/>
                <w:color w:val="4D4D4C"/>
                <w:sz w:val="20"/>
                <w:szCs w:val="22"/>
              </w:rPr>
              <w:t xml:space="preserve"> to achieve net gains of those biodiversity values for which the critical habitat was designated?</w:t>
            </w:r>
          </w:p>
        </w:tc>
        <w:tc>
          <w:tcPr>
            <w:tcW w:w="953" w:type="pct"/>
            <w:tcBorders>
              <w:top w:val="single" w:sz="4" w:space="0" w:color="auto"/>
              <w:left w:val="single" w:sz="4" w:space="0" w:color="auto"/>
              <w:bottom w:val="single" w:sz="4" w:space="0" w:color="auto"/>
            </w:tcBorders>
            <w:vAlign w:val="top"/>
          </w:tcPr>
          <w:p w14:paraId="4BD628C0" w14:textId="3F5E8C1D" w:rsidR="00E6306F" w:rsidRPr="00FD2CDD" w:rsidRDefault="00E6306F" w:rsidP="00E6306F">
            <w:pPr>
              <w:pStyle w:val="TablesHeadingGSCyan"/>
              <w:framePr w:hSpace="0" w:wrap="auto" w:vAnchor="margin" w:hAnchor="text" w:yAlign="inline"/>
              <w:spacing w:line="276" w:lineRule="auto"/>
              <w:rPr>
                <w:caps w:val="0"/>
                <w:color w:val="4D4D4C"/>
                <w:sz w:val="20"/>
                <w:szCs w:val="20"/>
              </w:rPr>
            </w:pPr>
            <w:r w:rsidRPr="005E36C8">
              <w:rPr>
                <w:rFonts w:ascii="Segoe UI Symbol" w:eastAsia="MS Gothic" w:hAnsi="Segoe UI Symbol" w:cs="Segoe UI Symbol"/>
                <w:caps w:val="0"/>
                <w:color w:val="4D4D4C"/>
                <w:sz w:val="20"/>
                <w:szCs w:val="20"/>
              </w:rPr>
              <w:t>☐</w:t>
            </w:r>
            <w:r w:rsidRPr="005E36C8">
              <w:rPr>
                <w:caps w:val="0"/>
                <w:color w:val="4D4D4C"/>
                <w:sz w:val="20"/>
                <w:szCs w:val="20"/>
              </w:rPr>
              <w:t xml:space="preserve"> YES</w:t>
            </w:r>
          </w:p>
          <w:p w14:paraId="71E62976" w14:textId="2EF049BB" w:rsidR="00E6306F" w:rsidRDefault="00E6306F"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Pr="003B0E79">
              <w:rPr>
                <w:caps w:val="0"/>
                <w:color w:val="4D4D4C"/>
                <w:sz w:val="20"/>
                <w:szCs w:val="20"/>
              </w:rPr>
              <w:t xml:space="preserve"> NO</w:t>
            </w:r>
          </w:p>
          <w:p w14:paraId="25D17A4C" w14:textId="276B8192" w:rsidR="00E6306F" w:rsidRDefault="00672D91"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A63097">
              <w:rPr>
                <w:caps w:val="0"/>
                <w:color w:val="4D4D4C"/>
                <w:sz w:val="20"/>
                <w:szCs w:val="20"/>
              </w:rPr>
              <w:t xml:space="preserve"> N/A</w:t>
            </w:r>
          </w:p>
        </w:tc>
      </w:tr>
      <w:tr w:rsidR="00E6306F" w:rsidRPr="005E36C8" w14:paraId="29D7437E"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685AE7D" w14:textId="77777777" w:rsidR="00E6306F" w:rsidRPr="00FF1DA9" w:rsidRDefault="00E6306F" w:rsidP="00E6306F">
            <w:pPr>
              <w:pStyle w:val="TablesHeadingGSCyan"/>
              <w:framePr w:hSpace="0" w:wrap="auto" w:vAnchor="margin" w:hAnchor="text" w:yAlign="inline"/>
              <w:spacing w:line="276" w:lineRule="auto"/>
              <w:rPr>
                <w:rStyle w:val="SmartLink1"/>
                <w:sz w:val="20"/>
              </w:rPr>
            </w:pPr>
            <w:r w:rsidRPr="00FF1DA9">
              <w:rPr>
                <w:rStyle w:val="SmartLink1"/>
                <w:sz w:val="20"/>
              </w:rPr>
              <w:fldChar w:fldCharType="begin"/>
            </w:r>
            <w:r w:rsidRPr="00FF1DA9">
              <w:rPr>
                <w:rStyle w:val="SmartLink1"/>
                <w:sz w:val="20"/>
              </w:rPr>
              <w:instrText xml:space="preserve"> REF _Ref136438217 \w \h  \* MERGEFORMAT </w:instrText>
            </w:r>
            <w:r w:rsidRPr="00FF1DA9">
              <w:rPr>
                <w:rStyle w:val="SmartLink1"/>
                <w:sz w:val="20"/>
              </w:rPr>
            </w:r>
            <w:r w:rsidRPr="00FF1DA9">
              <w:rPr>
                <w:rStyle w:val="SmartLink1"/>
                <w:sz w:val="20"/>
              </w:rPr>
              <w:fldChar w:fldCharType="separate"/>
            </w:r>
            <w:r w:rsidRPr="00FF1DA9">
              <w:rPr>
                <w:rStyle w:val="SmartLink1"/>
                <w:sz w:val="20"/>
              </w:rPr>
              <w:t>P.9.10.2 |</w:t>
            </w:r>
            <w:r w:rsidRPr="00FF1DA9">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3183D418" w14:textId="77777777" w:rsidR="00E6306F" w:rsidRPr="00FF1DA9" w:rsidRDefault="00E6306F" w:rsidP="00E6306F">
            <w:pPr>
              <w:pStyle w:val="TablesHeadingGSCyan"/>
              <w:framePr w:hSpace="0" w:wrap="auto" w:vAnchor="margin" w:hAnchor="text" w:yAlign="inline"/>
              <w:rPr>
                <w:caps w:val="0"/>
                <w:color w:val="4D4D4C"/>
                <w:sz w:val="20"/>
                <w:szCs w:val="22"/>
              </w:rPr>
            </w:pPr>
            <w:r>
              <w:rPr>
                <w:caps w:val="0"/>
                <w:color w:val="4D4D4C"/>
                <w:sz w:val="20"/>
                <w:szCs w:val="22"/>
              </w:rPr>
              <w:t>Does</w:t>
            </w:r>
            <w:r w:rsidRPr="00FF1DA9">
              <w:rPr>
                <w:caps w:val="0"/>
                <w:color w:val="4D4D4C"/>
                <w:sz w:val="20"/>
                <w:szCs w:val="22"/>
              </w:rPr>
              <w:t xml:space="preserve"> the project area or area of downstream impacts have native tree patches, individual native trees, freshwater resources (including rivers, lakes, swamps, temporary water bodies, and wells), habitats of rare, threatened, and endangered species, and biodiversity-enhancing areas?</w:t>
            </w:r>
          </w:p>
        </w:tc>
        <w:tc>
          <w:tcPr>
            <w:tcW w:w="953" w:type="pct"/>
            <w:tcBorders>
              <w:top w:val="single" w:sz="4" w:space="0" w:color="auto"/>
              <w:left w:val="single" w:sz="4" w:space="0" w:color="auto"/>
              <w:bottom w:val="single" w:sz="4" w:space="0" w:color="auto"/>
            </w:tcBorders>
            <w:vAlign w:val="top"/>
          </w:tcPr>
          <w:p w14:paraId="296C58AA" w14:textId="03023B51" w:rsidR="00E6306F" w:rsidRPr="00FF1DA9" w:rsidDel="00FB5485" w:rsidRDefault="00E6306F" w:rsidP="00E6306F">
            <w:pPr>
              <w:pStyle w:val="TablesHeadingGSCyan"/>
              <w:framePr w:hSpace="0" w:wrap="auto" w:vAnchor="margin" w:hAnchor="text" w:yAlign="inline"/>
              <w:spacing w:line="276" w:lineRule="auto"/>
              <w:rPr>
                <w:caps w:val="0"/>
                <w:color w:val="4D4D4C"/>
                <w:sz w:val="20"/>
                <w:szCs w:val="22"/>
              </w:rPr>
            </w:pPr>
            <w:r w:rsidRPr="00FF1DA9" w:rsidDel="00FB5485">
              <w:rPr>
                <w:rFonts w:ascii="Segoe UI Symbol" w:hAnsi="Segoe UI Symbol" w:cs="Segoe UI Symbol"/>
                <w:caps w:val="0"/>
                <w:color w:val="4D4D4C"/>
                <w:sz w:val="20"/>
                <w:szCs w:val="22"/>
              </w:rPr>
              <w:t>☐</w:t>
            </w:r>
            <w:r w:rsidRPr="00FF1DA9" w:rsidDel="00FB5485">
              <w:rPr>
                <w:caps w:val="0"/>
                <w:color w:val="4D4D4C"/>
                <w:sz w:val="20"/>
                <w:szCs w:val="22"/>
              </w:rPr>
              <w:t xml:space="preserve"> YES</w:t>
            </w:r>
          </w:p>
          <w:p w14:paraId="3C923139" w14:textId="37E370C0" w:rsidR="00E6306F" w:rsidRPr="00FF1DA9" w:rsidDel="00FB5485" w:rsidRDefault="00E6306F" w:rsidP="00E6306F">
            <w:pPr>
              <w:rPr>
                <w:sz w:val="20"/>
                <w:szCs w:val="22"/>
              </w:rPr>
            </w:pPr>
            <w:r w:rsidRPr="00FF1DA9" w:rsidDel="00FB5485">
              <w:rPr>
                <w:rFonts w:ascii="Segoe UI Symbol" w:hAnsi="Segoe UI Symbol" w:cs="Segoe UI Symbol"/>
                <w:sz w:val="20"/>
                <w:szCs w:val="22"/>
              </w:rPr>
              <w:t>☐</w:t>
            </w:r>
            <w:r w:rsidRPr="00FF1DA9" w:rsidDel="00FB5485">
              <w:rPr>
                <w:sz w:val="20"/>
                <w:szCs w:val="22"/>
              </w:rPr>
              <w:t xml:space="preserve"> POTENTIALLY</w:t>
            </w:r>
          </w:p>
          <w:p w14:paraId="4F772BC7" w14:textId="22DB82F4" w:rsidR="00E6306F" w:rsidRPr="00FF1DA9" w:rsidRDefault="00672D91" w:rsidP="00E6306F">
            <w:pPr>
              <w:pStyle w:val="TablesHeadingGSCyan"/>
              <w:framePr w:hSpace="0" w:wrap="auto" w:vAnchor="margin" w:hAnchor="text" w:yAlign="inline"/>
              <w:spacing w:line="276" w:lineRule="auto"/>
              <w:rPr>
                <w:caps w:val="0"/>
                <w:color w:val="4D4D4C"/>
                <w:sz w:val="20"/>
                <w:szCs w:val="22"/>
              </w:rPr>
            </w:pPr>
            <w:r>
              <w:rPr>
                <w:rFonts w:ascii="MS Gothic" w:eastAsia="MS Gothic" w:hAnsi="MS Gothic" w:hint="eastAsia"/>
                <w:caps w:val="0"/>
                <w:color w:val="4D4D4C"/>
                <w:sz w:val="20"/>
                <w:szCs w:val="22"/>
              </w:rPr>
              <w:t>☒</w:t>
            </w:r>
            <w:r w:rsidR="00E6306F" w:rsidRPr="00FF1DA9" w:rsidDel="00FB5485">
              <w:rPr>
                <w:caps w:val="0"/>
                <w:color w:val="4D4D4C"/>
                <w:sz w:val="20"/>
                <w:szCs w:val="22"/>
              </w:rPr>
              <w:t xml:space="preserve"> NO</w:t>
            </w:r>
          </w:p>
        </w:tc>
      </w:tr>
      <w:tr w:rsidR="00E6306F" w:rsidRPr="005E36C8" w14:paraId="454A6ED0"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244F637" w14:textId="77777777" w:rsidR="00E6306F" w:rsidRPr="00FF1DA9" w:rsidRDefault="00E6306F" w:rsidP="00E6306F">
            <w:pPr>
              <w:pStyle w:val="TablesHeadingGSCyan"/>
              <w:framePr w:hSpace="0" w:wrap="auto" w:vAnchor="margin" w:hAnchor="text" w:yAlign="inline"/>
              <w:spacing w:line="276" w:lineRule="auto"/>
              <w:rPr>
                <w:rStyle w:val="SmartLink1"/>
                <w:sz w:val="20"/>
              </w:rPr>
            </w:pPr>
            <w:r w:rsidRPr="00FF1DA9">
              <w:rPr>
                <w:rStyle w:val="SmartLink1"/>
                <w:sz w:val="20"/>
              </w:rPr>
              <w:fldChar w:fldCharType="begin"/>
            </w:r>
            <w:r w:rsidRPr="00FF1DA9">
              <w:rPr>
                <w:rStyle w:val="SmartLink1"/>
                <w:sz w:val="20"/>
              </w:rPr>
              <w:instrText xml:space="preserve"> REF _Ref136438217 \w \h  \* MERGEFORMAT </w:instrText>
            </w:r>
            <w:r w:rsidRPr="00FF1DA9">
              <w:rPr>
                <w:rStyle w:val="SmartLink1"/>
                <w:sz w:val="20"/>
              </w:rPr>
            </w:r>
            <w:r w:rsidRPr="00FF1DA9">
              <w:rPr>
                <w:rStyle w:val="SmartLink1"/>
                <w:sz w:val="20"/>
              </w:rPr>
              <w:fldChar w:fldCharType="separate"/>
            </w:r>
            <w:r w:rsidRPr="00FF1DA9">
              <w:rPr>
                <w:rStyle w:val="SmartLink1"/>
                <w:sz w:val="20"/>
              </w:rPr>
              <w:t>P.9.10.2 |</w:t>
            </w:r>
            <w:r w:rsidRPr="00FF1DA9">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6AA673B8" w14:textId="77777777" w:rsidR="00E6306F" w:rsidRPr="00FF1DA9" w:rsidRDefault="00E6306F" w:rsidP="00E6306F">
            <w:pPr>
              <w:pStyle w:val="TablesHeadingGSCyan"/>
              <w:framePr w:hSpace="0" w:wrap="auto" w:vAnchor="margin" w:hAnchor="text" w:yAlign="inline"/>
              <w:rPr>
                <w:caps w:val="0"/>
                <w:color w:val="4D4D4C"/>
                <w:sz w:val="20"/>
                <w:szCs w:val="22"/>
              </w:rPr>
            </w:pPr>
            <w:r w:rsidRPr="00FF1DA9">
              <w:rPr>
                <w:caps w:val="0"/>
                <w:color w:val="4D4D4C"/>
                <w:sz w:val="20"/>
                <w:szCs w:val="22"/>
              </w:rPr>
              <w:t xml:space="preserve">If the answer to the above question is </w:t>
            </w:r>
            <w:r>
              <w:rPr>
                <w:caps w:val="0"/>
                <w:color w:val="4D4D4C"/>
                <w:sz w:val="20"/>
                <w:szCs w:val="22"/>
              </w:rPr>
              <w:t>“</w:t>
            </w:r>
            <w:r w:rsidRPr="00FF1DA9">
              <w:rPr>
                <w:caps w:val="0"/>
                <w:color w:val="4D4D4C"/>
                <w:sz w:val="20"/>
                <w:szCs w:val="22"/>
              </w:rPr>
              <w:t>yes</w:t>
            </w:r>
            <w:r>
              <w:rPr>
                <w:caps w:val="0"/>
                <w:color w:val="4D4D4C"/>
                <w:sz w:val="20"/>
                <w:szCs w:val="22"/>
              </w:rPr>
              <w:t>”</w:t>
            </w:r>
            <w:r w:rsidRPr="00FF1DA9">
              <w:rPr>
                <w:caps w:val="0"/>
                <w:color w:val="4D4D4C"/>
                <w:sz w:val="20"/>
                <w:szCs w:val="22"/>
              </w:rPr>
              <w:t>, will the project have any adverse effects on these areas?</w:t>
            </w:r>
          </w:p>
        </w:tc>
        <w:tc>
          <w:tcPr>
            <w:tcW w:w="953" w:type="pct"/>
            <w:tcBorders>
              <w:top w:val="single" w:sz="4" w:space="0" w:color="auto"/>
              <w:left w:val="single" w:sz="4" w:space="0" w:color="auto"/>
              <w:bottom w:val="single" w:sz="4" w:space="0" w:color="auto"/>
            </w:tcBorders>
            <w:vAlign w:val="top"/>
          </w:tcPr>
          <w:p w14:paraId="0EB24E96" w14:textId="23D8575B" w:rsidR="00E6306F" w:rsidRPr="00FF1DA9" w:rsidDel="00FB5485" w:rsidRDefault="00E6306F" w:rsidP="00E6306F">
            <w:pPr>
              <w:pStyle w:val="TablesHeadingGSCyan"/>
              <w:framePr w:hSpace="0" w:wrap="auto" w:vAnchor="margin" w:hAnchor="text" w:yAlign="inline"/>
              <w:spacing w:line="276" w:lineRule="auto"/>
              <w:rPr>
                <w:caps w:val="0"/>
                <w:color w:val="4D4D4C"/>
                <w:sz w:val="20"/>
                <w:szCs w:val="22"/>
              </w:rPr>
            </w:pPr>
            <w:r w:rsidRPr="00FF1DA9" w:rsidDel="00FB5485">
              <w:rPr>
                <w:rFonts w:ascii="Segoe UI Symbol" w:hAnsi="Segoe UI Symbol" w:cs="Segoe UI Symbol"/>
                <w:caps w:val="0"/>
                <w:color w:val="4D4D4C"/>
                <w:sz w:val="20"/>
                <w:szCs w:val="22"/>
              </w:rPr>
              <w:t>☐</w:t>
            </w:r>
            <w:r w:rsidRPr="00FF1DA9" w:rsidDel="00FB5485">
              <w:rPr>
                <w:caps w:val="0"/>
                <w:color w:val="4D4D4C"/>
                <w:sz w:val="20"/>
                <w:szCs w:val="22"/>
              </w:rPr>
              <w:t xml:space="preserve"> YES</w:t>
            </w:r>
          </w:p>
          <w:p w14:paraId="697D83D1" w14:textId="7873CCC9" w:rsidR="00E6306F" w:rsidRPr="00FF1DA9" w:rsidDel="00FB5485" w:rsidRDefault="00E6306F" w:rsidP="00E6306F">
            <w:pPr>
              <w:rPr>
                <w:sz w:val="20"/>
                <w:szCs w:val="22"/>
              </w:rPr>
            </w:pPr>
            <w:r w:rsidRPr="00FF1DA9" w:rsidDel="00FB5485">
              <w:rPr>
                <w:rFonts w:ascii="Segoe UI Symbol" w:hAnsi="Segoe UI Symbol" w:cs="Segoe UI Symbol"/>
                <w:sz w:val="20"/>
                <w:szCs w:val="22"/>
              </w:rPr>
              <w:t>☐</w:t>
            </w:r>
            <w:r w:rsidRPr="00FF1DA9" w:rsidDel="00FB5485">
              <w:rPr>
                <w:sz w:val="20"/>
                <w:szCs w:val="22"/>
              </w:rPr>
              <w:t xml:space="preserve"> No</w:t>
            </w:r>
          </w:p>
          <w:p w14:paraId="0F36D307" w14:textId="1074BDB4" w:rsidR="00E6306F" w:rsidRPr="00FF1DA9" w:rsidRDefault="00672D91" w:rsidP="00E6306F">
            <w:pPr>
              <w:pStyle w:val="TablesHeadingGSCyan"/>
              <w:framePr w:hSpace="0" w:wrap="auto" w:vAnchor="margin" w:hAnchor="text" w:yAlign="inline"/>
              <w:spacing w:line="276" w:lineRule="auto"/>
              <w:rPr>
                <w:caps w:val="0"/>
                <w:color w:val="4D4D4C"/>
                <w:sz w:val="20"/>
                <w:szCs w:val="22"/>
              </w:rPr>
            </w:pPr>
            <w:r>
              <w:rPr>
                <w:rFonts w:ascii="MS Gothic" w:eastAsia="MS Gothic" w:hAnsi="MS Gothic" w:hint="eastAsia"/>
                <w:caps w:val="0"/>
                <w:color w:val="4D4D4C"/>
                <w:sz w:val="20"/>
                <w:szCs w:val="22"/>
              </w:rPr>
              <w:t>☒</w:t>
            </w:r>
            <w:r w:rsidR="00E6306F" w:rsidRPr="00FF1DA9" w:rsidDel="00FB5485">
              <w:rPr>
                <w:caps w:val="0"/>
                <w:color w:val="4D4D4C"/>
                <w:sz w:val="20"/>
                <w:szCs w:val="22"/>
              </w:rPr>
              <w:t xml:space="preserve"> NA</w:t>
            </w:r>
          </w:p>
        </w:tc>
      </w:tr>
      <w:tr w:rsidR="00E6306F" w:rsidRPr="005E36C8" w14:paraId="65D237CC"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389EF0A" w14:textId="77777777" w:rsidR="00E6306F" w:rsidRPr="00FF1DA9" w:rsidRDefault="00E6306F" w:rsidP="00E6306F">
            <w:pPr>
              <w:pStyle w:val="TablesHeadingGSCyan"/>
              <w:framePr w:hSpace="0" w:wrap="auto" w:vAnchor="margin" w:hAnchor="text" w:yAlign="inline"/>
              <w:spacing w:line="276" w:lineRule="auto"/>
              <w:rPr>
                <w:rStyle w:val="SmartLink1"/>
                <w:sz w:val="20"/>
              </w:rPr>
            </w:pPr>
            <w:r w:rsidRPr="00FF1DA9">
              <w:rPr>
                <w:rStyle w:val="SmartLink1"/>
                <w:sz w:val="20"/>
              </w:rPr>
              <w:fldChar w:fldCharType="begin"/>
            </w:r>
            <w:r w:rsidRPr="00FF1DA9">
              <w:rPr>
                <w:rStyle w:val="SmartLink1"/>
                <w:sz w:val="20"/>
              </w:rPr>
              <w:instrText xml:space="preserve"> REF _Ref136440455 \w \h  \* MERGEFORMAT </w:instrText>
            </w:r>
            <w:r w:rsidRPr="00FF1DA9">
              <w:rPr>
                <w:rStyle w:val="SmartLink1"/>
                <w:sz w:val="20"/>
              </w:rPr>
            </w:r>
            <w:r w:rsidRPr="00FF1DA9">
              <w:rPr>
                <w:rStyle w:val="SmartLink1"/>
                <w:sz w:val="20"/>
              </w:rPr>
              <w:fldChar w:fldCharType="separate"/>
            </w:r>
            <w:r w:rsidRPr="00FF1DA9">
              <w:rPr>
                <w:rStyle w:val="SmartLink1"/>
                <w:sz w:val="20"/>
              </w:rPr>
              <w:t>P.9.10.3 |</w:t>
            </w:r>
            <w:r w:rsidRPr="00FF1DA9">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6DA4256D" w14:textId="77777777" w:rsidR="00E6306F" w:rsidRPr="00FF1DA9" w:rsidRDefault="00E6306F" w:rsidP="00E6306F">
            <w:pPr>
              <w:pStyle w:val="TablesHeadingGSCyan"/>
              <w:framePr w:hSpace="0" w:wrap="auto" w:vAnchor="margin" w:hAnchor="text" w:yAlign="inline"/>
              <w:rPr>
                <w:caps w:val="0"/>
                <w:color w:val="4D4D4C"/>
                <w:sz w:val="20"/>
                <w:szCs w:val="22"/>
              </w:rPr>
            </w:pPr>
            <w:r w:rsidRPr="00FF1DA9">
              <w:rPr>
                <w:caps w:val="0"/>
                <w:color w:val="4D4D4C"/>
                <w:sz w:val="20"/>
                <w:szCs w:val="22"/>
              </w:rPr>
              <w:t xml:space="preserve">If the answer to above question is </w:t>
            </w:r>
            <w:r>
              <w:rPr>
                <w:caps w:val="0"/>
                <w:color w:val="4D4D4C"/>
                <w:sz w:val="20"/>
                <w:szCs w:val="22"/>
              </w:rPr>
              <w:t>“</w:t>
            </w:r>
            <w:r w:rsidRPr="00FF1DA9">
              <w:rPr>
                <w:caps w:val="0"/>
                <w:color w:val="4D4D4C"/>
                <w:sz w:val="20"/>
                <w:szCs w:val="22"/>
              </w:rPr>
              <w:t>yes</w:t>
            </w:r>
            <w:r>
              <w:rPr>
                <w:caps w:val="0"/>
                <w:color w:val="4D4D4C"/>
                <w:sz w:val="20"/>
                <w:szCs w:val="22"/>
              </w:rPr>
              <w:t>”</w:t>
            </w:r>
            <w:r w:rsidRPr="00FF1DA9">
              <w:rPr>
                <w:caps w:val="0"/>
                <w:color w:val="4D4D4C"/>
                <w:sz w:val="20"/>
                <w:szCs w:val="22"/>
              </w:rPr>
              <w:t>, does the project has opportunities to minimise unwarranted conversion or degradation of the habitat and to enhance the habitat as part of its development?</w:t>
            </w:r>
          </w:p>
        </w:tc>
        <w:tc>
          <w:tcPr>
            <w:tcW w:w="953" w:type="pct"/>
            <w:tcBorders>
              <w:top w:val="single" w:sz="4" w:space="0" w:color="auto"/>
              <w:left w:val="single" w:sz="4" w:space="0" w:color="auto"/>
              <w:bottom w:val="single" w:sz="4" w:space="0" w:color="auto"/>
            </w:tcBorders>
            <w:vAlign w:val="top"/>
          </w:tcPr>
          <w:p w14:paraId="4D3CBBC9" w14:textId="25949510" w:rsidR="00E6306F" w:rsidRPr="00FF1DA9" w:rsidDel="00FB5485" w:rsidRDefault="00E6306F" w:rsidP="00E6306F">
            <w:pPr>
              <w:pStyle w:val="TablesHeadingGSCyan"/>
              <w:framePr w:hSpace="0" w:wrap="auto" w:vAnchor="margin" w:hAnchor="text" w:yAlign="inline"/>
              <w:spacing w:line="276" w:lineRule="auto"/>
              <w:rPr>
                <w:caps w:val="0"/>
                <w:color w:val="4D4D4C"/>
                <w:sz w:val="20"/>
                <w:szCs w:val="22"/>
              </w:rPr>
            </w:pPr>
            <w:r w:rsidRPr="00FF1DA9" w:rsidDel="00FB5485">
              <w:rPr>
                <w:rFonts w:ascii="Segoe UI Symbol" w:hAnsi="Segoe UI Symbol" w:cs="Segoe UI Symbol"/>
                <w:caps w:val="0"/>
                <w:color w:val="4D4D4C"/>
                <w:sz w:val="20"/>
                <w:szCs w:val="22"/>
              </w:rPr>
              <w:t>☐</w:t>
            </w:r>
            <w:r w:rsidRPr="00FF1DA9" w:rsidDel="00FB5485">
              <w:rPr>
                <w:caps w:val="0"/>
                <w:color w:val="4D4D4C"/>
                <w:sz w:val="20"/>
                <w:szCs w:val="22"/>
              </w:rPr>
              <w:t xml:space="preserve"> YES</w:t>
            </w:r>
          </w:p>
          <w:p w14:paraId="2DFCEB28" w14:textId="6C227E13" w:rsidR="00E6306F" w:rsidRPr="00FF1DA9" w:rsidDel="00FB5485" w:rsidRDefault="00E6306F" w:rsidP="00E6306F">
            <w:pPr>
              <w:rPr>
                <w:sz w:val="20"/>
                <w:szCs w:val="22"/>
              </w:rPr>
            </w:pPr>
            <w:r w:rsidRPr="00FF1DA9" w:rsidDel="00FB5485">
              <w:rPr>
                <w:rFonts w:ascii="Segoe UI Symbol" w:hAnsi="Segoe UI Symbol" w:cs="Segoe UI Symbol"/>
                <w:sz w:val="20"/>
                <w:szCs w:val="22"/>
              </w:rPr>
              <w:t>☐</w:t>
            </w:r>
            <w:r w:rsidRPr="00FF1DA9" w:rsidDel="00FB5485">
              <w:rPr>
                <w:sz w:val="20"/>
                <w:szCs w:val="22"/>
              </w:rPr>
              <w:t xml:space="preserve"> No</w:t>
            </w:r>
          </w:p>
          <w:p w14:paraId="5AD62EE7" w14:textId="66DF3EA6" w:rsidR="00E6306F" w:rsidRPr="00FF1DA9" w:rsidRDefault="00672D91" w:rsidP="00E6306F">
            <w:pPr>
              <w:pStyle w:val="TablesHeadingGSCyan"/>
              <w:framePr w:hSpace="0" w:wrap="auto" w:vAnchor="margin" w:hAnchor="text" w:yAlign="inline"/>
              <w:spacing w:line="276" w:lineRule="auto"/>
              <w:rPr>
                <w:caps w:val="0"/>
                <w:color w:val="4D4D4C"/>
                <w:sz w:val="20"/>
                <w:szCs w:val="22"/>
              </w:rPr>
            </w:pPr>
            <w:r>
              <w:rPr>
                <w:rFonts w:ascii="MS Gothic" w:eastAsia="MS Gothic" w:hAnsi="MS Gothic" w:hint="eastAsia"/>
                <w:caps w:val="0"/>
                <w:color w:val="4D4D4C"/>
                <w:sz w:val="20"/>
                <w:szCs w:val="22"/>
              </w:rPr>
              <w:t>☒</w:t>
            </w:r>
            <w:r w:rsidR="00E6306F" w:rsidRPr="00FF1DA9" w:rsidDel="00FB5485">
              <w:rPr>
                <w:caps w:val="0"/>
                <w:color w:val="4D4D4C"/>
                <w:sz w:val="20"/>
                <w:szCs w:val="22"/>
              </w:rPr>
              <w:t xml:space="preserve"> NA</w:t>
            </w:r>
          </w:p>
        </w:tc>
      </w:tr>
      <w:tr w:rsidR="00E6306F" w:rsidRPr="005E36C8" w14:paraId="2D2DB4E4"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CB36BD1" w14:textId="77777777" w:rsidR="00E6306F" w:rsidRPr="00FF1DA9" w:rsidRDefault="00E6306F" w:rsidP="00E6306F">
            <w:pPr>
              <w:pStyle w:val="TablesHeadingGSCyan"/>
              <w:framePr w:hSpace="0" w:wrap="auto" w:vAnchor="margin" w:hAnchor="text" w:yAlign="inline"/>
              <w:spacing w:line="276" w:lineRule="auto"/>
              <w:rPr>
                <w:rStyle w:val="SmartLink1"/>
                <w:sz w:val="20"/>
              </w:rPr>
            </w:pPr>
            <w:r w:rsidRPr="00FF1DA9">
              <w:rPr>
                <w:rStyle w:val="SmartLink1"/>
                <w:sz w:val="20"/>
              </w:rPr>
              <w:fldChar w:fldCharType="begin"/>
            </w:r>
            <w:r w:rsidRPr="00FF1DA9">
              <w:rPr>
                <w:rStyle w:val="SmartLink1"/>
                <w:sz w:val="20"/>
              </w:rPr>
              <w:instrText xml:space="preserve"> REF _Ref136440630 \w \h  \* MERGEFORMAT </w:instrText>
            </w:r>
            <w:r w:rsidRPr="00FF1DA9">
              <w:rPr>
                <w:rStyle w:val="SmartLink1"/>
                <w:sz w:val="20"/>
              </w:rPr>
            </w:r>
            <w:r w:rsidRPr="00FF1DA9">
              <w:rPr>
                <w:rStyle w:val="SmartLink1"/>
                <w:sz w:val="20"/>
              </w:rPr>
              <w:fldChar w:fldCharType="separate"/>
            </w:r>
            <w:r w:rsidRPr="00FF1DA9">
              <w:rPr>
                <w:rStyle w:val="SmartLink1"/>
                <w:sz w:val="20"/>
              </w:rPr>
              <w:t>P.9.10.4 |</w:t>
            </w:r>
            <w:r w:rsidRPr="00FF1DA9">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1A3C218C" w14:textId="77777777" w:rsidR="00E6306F" w:rsidRPr="00FF1DA9" w:rsidRDefault="00E6306F" w:rsidP="00E6306F">
            <w:pPr>
              <w:pStyle w:val="TablesHeadingGSCyan"/>
              <w:framePr w:hSpace="0" w:wrap="auto" w:vAnchor="margin" w:hAnchor="text" w:yAlign="inline"/>
              <w:rPr>
                <w:caps w:val="0"/>
                <w:color w:val="4D4D4C"/>
                <w:sz w:val="20"/>
                <w:szCs w:val="22"/>
              </w:rPr>
            </w:pPr>
            <w:r w:rsidRPr="00FF1DA9">
              <w:rPr>
                <w:caps w:val="0"/>
                <w:color w:val="4D4D4C"/>
                <w:sz w:val="20"/>
                <w:szCs w:val="22"/>
              </w:rPr>
              <w:t>Is the project applying Land Use &amp; Forest Activity Requirements and managing a minimum 10% of the project area to protect or enhance the biological diversity of native ecosystems following HCV approach as per the given requirements?</w:t>
            </w:r>
          </w:p>
        </w:tc>
        <w:tc>
          <w:tcPr>
            <w:tcW w:w="953" w:type="pct"/>
            <w:tcBorders>
              <w:top w:val="single" w:sz="4" w:space="0" w:color="auto"/>
              <w:left w:val="single" w:sz="4" w:space="0" w:color="auto"/>
              <w:bottom w:val="single" w:sz="4" w:space="0" w:color="auto"/>
            </w:tcBorders>
            <w:vAlign w:val="top"/>
          </w:tcPr>
          <w:p w14:paraId="0FDFAB90" w14:textId="03A7D406" w:rsidR="00E6306F" w:rsidRPr="00FF1DA9" w:rsidDel="00FB5485" w:rsidRDefault="00E6306F" w:rsidP="00E6306F">
            <w:pPr>
              <w:pStyle w:val="TablesHeadingGSCyan"/>
              <w:framePr w:hSpace="0" w:wrap="auto" w:vAnchor="margin" w:hAnchor="text" w:yAlign="inline"/>
              <w:spacing w:line="276" w:lineRule="auto"/>
              <w:rPr>
                <w:caps w:val="0"/>
                <w:color w:val="4D4D4C"/>
                <w:sz w:val="20"/>
                <w:szCs w:val="22"/>
              </w:rPr>
            </w:pPr>
            <w:r w:rsidRPr="00FF1DA9" w:rsidDel="00FB5485">
              <w:rPr>
                <w:rFonts w:ascii="Segoe UI Symbol" w:hAnsi="Segoe UI Symbol" w:cs="Segoe UI Symbol"/>
                <w:caps w:val="0"/>
                <w:color w:val="4D4D4C"/>
                <w:sz w:val="20"/>
                <w:szCs w:val="22"/>
              </w:rPr>
              <w:t>☐</w:t>
            </w:r>
            <w:r w:rsidRPr="00FF1DA9" w:rsidDel="00FB5485">
              <w:rPr>
                <w:caps w:val="0"/>
                <w:color w:val="4D4D4C"/>
                <w:sz w:val="20"/>
                <w:szCs w:val="22"/>
              </w:rPr>
              <w:t xml:space="preserve"> YES</w:t>
            </w:r>
          </w:p>
          <w:p w14:paraId="12C57387" w14:textId="02EDDF28" w:rsidR="00E6306F" w:rsidRPr="00FF1DA9" w:rsidDel="00FB5485" w:rsidRDefault="00E6306F" w:rsidP="00E6306F">
            <w:pPr>
              <w:rPr>
                <w:sz w:val="20"/>
                <w:szCs w:val="22"/>
              </w:rPr>
            </w:pPr>
            <w:r w:rsidRPr="00FF1DA9" w:rsidDel="00FB5485">
              <w:rPr>
                <w:rFonts w:ascii="Segoe UI Symbol" w:hAnsi="Segoe UI Symbol" w:cs="Segoe UI Symbol"/>
                <w:sz w:val="20"/>
                <w:szCs w:val="22"/>
              </w:rPr>
              <w:t>☐</w:t>
            </w:r>
            <w:r w:rsidRPr="00FF1DA9" w:rsidDel="00FB5485">
              <w:rPr>
                <w:sz w:val="20"/>
                <w:szCs w:val="22"/>
              </w:rPr>
              <w:t xml:space="preserve"> No</w:t>
            </w:r>
          </w:p>
          <w:p w14:paraId="3BEDCF12" w14:textId="5B869ECA" w:rsidR="00E6306F" w:rsidRPr="00FF1DA9" w:rsidRDefault="00672D91" w:rsidP="00E6306F">
            <w:pPr>
              <w:pStyle w:val="TablesHeadingGSCyan"/>
              <w:framePr w:hSpace="0" w:wrap="auto" w:vAnchor="margin" w:hAnchor="text" w:yAlign="inline"/>
              <w:spacing w:line="276" w:lineRule="auto"/>
              <w:rPr>
                <w:caps w:val="0"/>
                <w:color w:val="4D4D4C"/>
                <w:sz w:val="20"/>
                <w:szCs w:val="22"/>
              </w:rPr>
            </w:pPr>
            <w:r>
              <w:rPr>
                <w:rFonts w:ascii="MS Gothic" w:eastAsia="MS Gothic" w:hAnsi="MS Gothic" w:hint="eastAsia"/>
                <w:caps w:val="0"/>
                <w:color w:val="4D4D4C"/>
                <w:sz w:val="20"/>
                <w:szCs w:val="22"/>
              </w:rPr>
              <w:t>☒</w:t>
            </w:r>
            <w:r w:rsidR="00E6306F" w:rsidRPr="00FF1DA9" w:rsidDel="00FB5485">
              <w:rPr>
                <w:caps w:val="0"/>
                <w:color w:val="4D4D4C"/>
                <w:sz w:val="20"/>
                <w:szCs w:val="22"/>
              </w:rPr>
              <w:t xml:space="preserve"> NA</w:t>
            </w:r>
          </w:p>
        </w:tc>
      </w:tr>
      <w:tr w:rsidR="00E6306F" w:rsidRPr="005E36C8" w14:paraId="2AD8530B"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D815004" w14:textId="77777777" w:rsidR="00E6306F" w:rsidRPr="00FF1DA9" w:rsidRDefault="00E6306F" w:rsidP="00E6306F">
            <w:pPr>
              <w:pStyle w:val="TablesHeadingGSCyan"/>
              <w:framePr w:hSpace="0" w:wrap="auto" w:vAnchor="margin" w:hAnchor="text" w:yAlign="inline"/>
              <w:spacing w:line="276" w:lineRule="auto"/>
              <w:rPr>
                <w:rStyle w:val="SmartLink1"/>
                <w:sz w:val="20"/>
              </w:rPr>
            </w:pPr>
            <w:r w:rsidRPr="00FF1DA9">
              <w:rPr>
                <w:rStyle w:val="SmartLink1"/>
                <w:sz w:val="20"/>
              </w:rPr>
              <w:fldChar w:fldCharType="begin"/>
            </w:r>
            <w:r w:rsidRPr="00FF1DA9">
              <w:rPr>
                <w:rStyle w:val="SmartLink1"/>
                <w:sz w:val="20"/>
              </w:rPr>
              <w:instrText xml:space="preserve"> REF _Ref136440683 \w \h  \* MERGEFORMAT </w:instrText>
            </w:r>
            <w:r w:rsidRPr="00FF1DA9">
              <w:rPr>
                <w:rStyle w:val="SmartLink1"/>
                <w:sz w:val="20"/>
              </w:rPr>
            </w:r>
            <w:r w:rsidRPr="00FF1DA9">
              <w:rPr>
                <w:rStyle w:val="SmartLink1"/>
                <w:sz w:val="20"/>
              </w:rPr>
              <w:fldChar w:fldCharType="separate"/>
            </w:r>
            <w:r w:rsidRPr="00FF1DA9">
              <w:rPr>
                <w:rStyle w:val="SmartLink1"/>
                <w:sz w:val="20"/>
              </w:rPr>
              <w:t>P.9.10.5 |</w:t>
            </w:r>
            <w:r w:rsidRPr="00FF1DA9">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74E78457" w14:textId="77777777" w:rsidR="00E6306F" w:rsidRPr="00FF1DA9" w:rsidRDefault="00E6306F" w:rsidP="00E6306F">
            <w:pPr>
              <w:pStyle w:val="TablesHeadingGSCyan"/>
              <w:framePr w:hSpace="0" w:wrap="auto" w:vAnchor="margin" w:hAnchor="text" w:yAlign="inline"/>
              <w:rPr>
                <w:caps w:val="0"/>
                <w:color w:val="4D4D4C"/>
                <w:sz w:val="20"/>
                <w:szCs w:val="22"/>
              </w:rPr>
            </w:pPr>
            <w:r>
              <w:rPr>
                <w:caps w:val="0"/>
                <w:color w:val="4D4D4C"/>
                <w:sz w:val="20"/>
                <w:szCs w:val="22"/>
              </w:rPr>
              <w:t>Are opinions and recommendations of an Expert Stakeholder(s) not sought and demonstrated as being included in the project design?</w:t>
            </w:r>
          </w:p>
        </w:tc>
        <w:tc>
          <w:tcPr>
            <w:tcW w:w="953" w:type="pct"/>
            <w:tcBorders>
              <w:top w:val="single" w:sz="4" w:space="0" w:color="auto"/>
              <w:left w:val="single" w:sz="4" w:space="0" w:color="auto"/>
              <w:bottom w:val="single" w:sz="4" w:space="0" w:color="auto"/>
            </w:tcBorders>
            <w:vAlign w:val="top"/>
          </w:tcPr>
          <w:p w14:paraId="70CCE41B" w14:textId="507F9EFE" w:rsidR="00E6306F" w:rsidRPr="00FF1DA9" w:rsidDel="00FB5485" w:rsidRDefault="00E6306F" w:rsidP="00E6306F">
            <w:pPr>
              <w:pStyle w:val="TablesHeadingGSCyan"/>
              <w:framePr w:hSpace="0" w:wrap="auto" w:vAnchor="margin" w:hAnchor="text" w:yAlign="inline"/>
              <w:spacing w:line="276" w:lineRule="auto"/>
              <w:rPr>
                <w:caps w:val="0"/>
                <w:color w:val="4D4D4C"/>
                <w:sz w:val="20"/>
                <w:szCs w:val="22"/>
              </w:rPr>
            </w:pPr>
            <w:r w:rsidRPr="00FF1DA9" w:rsidDel="00FB5485">
              <w:rPr>
                <w:rFonts w:ascii="Segoe UI Symbol" w:hAnsi="Segoe UI Symbol" w:cs="Segoe UI Symbol"/>
                <w:caps w:val="0"/>
                <w:color w:val="4D4D4C"/>
                <w:sz w:val="20"/>
                <w:szCs w:val="22"/>
              </w:rPr>
              <w:t>☐</w:t>
            </w:r>
            <w:r w:rsidRPr="00FF1DA9" w:rsidDel="00FB5485">
              <w:rPr>
                <w:caps w:val="0"/>
                <w:color w:val="4D4D4C"/>
                <w:sz w:val="20"/>
                <w:szCs w:val="22"/>
              </w:rPr>
              <w:t xml:space="preserve"> YES</w:t>
            </w:r>
          </w:p>
          <w:p w14:paraId="7F57CC3A" w14:textId="1E8BE9C3" w:rsidR="00E6306F" w:rsidRPr="00FF1DA9" w:rsidDel="00FB5485" w:rsidRDefault="00E6306F" w:rsidP="00E6306F">
            <w:pPr>
              <w:pStyle w:val="TablesHeadingGSCyan"/>
              <w:framePr w:hSpace="0" w:wrap="auto" w:vAnchor="margin" w:hAnchor="text" w:yAlign="inline"/>
              <w:spacing w:line="276" w:lineRule="auto"/>
              <w:rPr>
                <w:caps w:val="0"/>
                <w:color w:val="4D4D4C"/>
                <w:sz w:val="20"/>
                <w:szCs w:val="22"/>
              </w:rPr>
            </w:pPr>
            <w:r w:rsidRPr="00FF1DA9" w:rsidDel="00FB5485">
              <w:rPr>
                <w:rFonts w:ascii="Segoe UI Symbol" w:hAnsi="Segoe UI Symbol" w:cs="Segoe UI Symbol"/>
                <w:caps w:val="0"/>
                <w:color w:val="4D4D4C"/>
                <w:sz w:val="20"/>
                <w:szCs w:val="22"/>
              </w:rPr>
              <w:t>☐</w:t>
            </w:r>
            <w:r w:rsidRPr="00FF1DA9" w:rsidDel="00FB5485">
              <w:rPr>
                <w:caps w:val="0"/>
                <w:color w:val="4D4D4C"/>
                <w:sz w:val="20"/>
                <w:szCs w:val="22"/>
              </w:rPr>
              <w:t xml:space="preserve"> NO</w:t>
            </w:r>
          </w:p>
          <w:p w14:paraId="6642C6FA" w14:textId="12DB287F" w:rsidR="00E6306F" w:rsidRPr="00FF1DA9" w:rsidRDefault="00672D91" w:rsidP="00E6306F">
            <w:pPr>
              <w:pStyle w:val="TablesHeadingGSCyan"/>
              <w:framePr w:hSpace="0" w:wrap="auto" w:vAnchor="margin" w:hAnchor="text" w:yAlign="inline"/>
              <w:spacing w:line="276" w:lineRule="auto"/>
              <w:rPr>
                <w:caps w:val="0"/>
                <w:color w:val="4D4D4C"/>
                <w:sz w:val="20"/>
                <w:szCs w:val="22"/>
              </w:rPr>
            </w:pPr>
            <w:r>
              <w:rPr>
                <w:rFonts w:ascii="MS Gothic" w:eastAsia="MS Gothic" w:hAnsi="MS Gothic" w:hint="eastAsia"/>
                <w:caps w:val="0"/>
                <w:color w:val="4D4D4C"/>
                <w:sz w:val="20"/>
                <w:szCs w:val="22"/>
              </w:rPr>
              <w:t>☒</w:t>
            </w:r>
            <w:r w:rsidR="00E6306F" w:rsidRPr="00FF1DA9" w:rsidDel="00FB5485">
              <w:rPr>
                <w:caps w:val="0"/>
                <w:color w:val="4D4D4C"/>
                <w:sz w:val="20"/>
                <w:szCs w:val="22"/>
              </w:rPr>
              <w:t xml:space="preserve"> NA </w:t>
            </w:r>
          </w:p>
        </w:tc>
      </w:tr>
      <w:tr w:rsidR="00E6306F" w:rsidRPr="005E36C8" w14:paraId="57C806D3" w14:textId="77777777" w:rsidTr="005336A6">
        <w:trPr>
          <w:trHeight w:val="364"/>
        </w:trPr>
        <w:tc>
          <w:tcPr>
            <w:tcW w:w="5000" w:type="pct"/>
            <w:gridSpan w:val="3"/>
            <w:tcBorders>
              <w:top w:val="single" w:sz="4" w:space="0" w:color="auto"/>
              <w:bottom w:val="single" w:sz="4" w:space="0" w:color="auto"/>
            </w:tcBorders>
            <w:noWrap/>
            <w:vAlign w:val="top"/>
          </w:tcPr>
          <w:p w14:paraId="47F687E4"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0"/>
              </w:rPr>
            </w:pPr>
            <w:r w:rsidRPr="00FB2690">
              <w:rPr>
                <w:caps w:val="0"/>
                <w:sz w:val="20"/>
                <w:szCs w:val="22"/>
              </w:rPr>
              <w:t xml:space="preserve">If the answer is "yes" or "potentially" to </w:t>
            </w:r>
            <w:r>
              <w:rPr>
                <w:caps w:val="0"/>
                <w:sz w:val="20"/>
                <w:szCs w:val="22"/>
              </w:rPr>
              <w:t xml:space="preserve">any of </w:t>
            </w:r>
            <w:r w:rsidRPr="00FB2690">
              <w:rPr>
                <w:caps w:val="0"/>
                <w:sz w:val="20"/>
                <w:szCs w:val="22"/>
              </w:rPr>
              <w:t>the above question, please provide a brief description of the project situation below. Also, provide justification and/or evidence as necessary to demonstrate compliance with applicable requirements.</w:t>
            </w:r>
          </w:p>
        </w:tc>
      </w:tr>
      <w:tr w:rsidR="00E6306F" w:rsidRPr="005E36C8" w14:paraId="0DB3A0C4"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42172A04" w14:textId="2FD415D6" w:rsidR="00E6306F" w:rsidRPr="00776DF1" w:rsidRDefault="00672D91" w:rsidP="00672D91">
            <w:pPr>
              <w:pStyle w:val="TablesHeadingGSCyan"/>
              <w:framePr w:hSpace="0" w:wrap="auto" w:vAnchor="margin" w:hAnchor="text" w:yAlign="inline"/>
              <w:spacing w:line="276" w:lineRule="auto"/>
              <w:rPr>
                <w:color w:val="515151" w:themeColor="text1"/>
              </w:rPr>
            </w:pPr>
            <w:r>
              <w:rPr>
                <w:i/>
                <w:iCs/>
                <w:caps w:val="0"/>
                <w:color w:val="4D4D4C"/>
                <w:sz w:val="20"/>
                <w:szCs w:val="20"/>
              </w:rPr>
              <w:t>NA</w:t>
            </w:r>
          </w:p>
        </w:tc>
      </w:tr>
      <w:tr w:rsidR="00E6306F" w:rsidRPr="00426C4D" w14:paraId="775DEDB7" w14:textId="77777777" w:rsidTr="005336A6">
        <w:trPr>
          <w:trHeight w:val="364"/>
        </w:trPr>
        <w:tc>
          <w:tcPr>
            <w:tcW w:w="5000" w:type="pct"/>
            <w:gridSpan w:val="3"/>
            <w:tcBorders>
              <w:top w:val="single" w:sz="4" w:space="0" w:color="auto"/>
              <w:bottom w:val="single" w:sz="4" w:space="0" w:color="auto"/>
            </w:tcBorders>
            <w:noWrap/>
            <w:vAlign w:val="top"/>
          </w:tcPr>
          <w:p w14:paraId="3F2B335B" w14:textId="77777777" w:rsidR="00E6306F" w:rsidRPr="00426C4D" w:rsidRDefault="00E6306F" w:rsidP="00E6306F">
            <w:pPr>
              <w:pStyle w:val="TablesHeadingGSCyan"/>
              <w:framePr w:hSpace="0" w:wrap="auto" w:vAnchor="margin" w:hAnchor="text" w:yAlign="inline"/>
              <w:spacing w:line="276" w:lineRule="auto"/>
              <w:rPr>
                <w:i/>
                <w:iCs/>
                <w:caps w:val="0"/>
                <w:color w:val="005B5E" w:themeColor="accent1" w:themeShade="7F"/>
                <w:sz w:val="24"/>
              </w:rPr>
            </w:pPr>
            <w:r w:rsidRPr="00776DF1">
              <w:rPr>
                <w:rStyle w:val="SmartLink1"/>
              </w:rPr>
              <w:fldChar w:fldCharType="begin"/>
            </w:r>
            <w:r w:rsidRPr="00776DF1">
              <w:rPr>
                <w:rStyle w:val="SmartLink1"/>
              </w:rPr>
              <w:instrText xml:space="preserve"> REF _Ref136440779 \w \h </w:instrText>
            </w:r>
            <w:r>
              <w:rPr>
                <w:rStyle w:val="SmartLink1"/>
              </w:rPr>
              <w:instrText xml:space="preserve"> \* MERGEFORMAT </w:instrText>
            </w:r>
            <w:r w:rsidRPr="00776DF1">
              <w:rPr>
                <w:rStyle w:val="SmartLink1"/>
              </w:rPr>
            </w:r>
            <w:r w:rsidRPr="00776DF1">
              <w:rPr>
                <w:rStyle w:val="SmartLink1"/>
              </w:rPr>
              <w:fldChar w:fldCharType="separate"/>
            </w:r>
            <w:r w:rsidRPr="00776DF1">
              <w:rPr>
                <w:rStyle w:val="SmartLink1"/>
              </w:rPr>
              <w:t>P.9.11 |</w:t>
            </w:r>
            <w:r w:rsidRPr="00776DF1">
              <w:rPr>
                <w:rStyle w:val="SmartLink1"/>
              </w:rPr>
              <w:fldChar w:fldCharType="end"/>
            </w:r>
            <w:r w:rsidRPr="00776DF1">
              <w:rPr>
                <w:rStyle w:val="SmartLink1"/>
              </w:rPr>
              <w:fldChar w:fldCharType="begin"/>
            </w:r>
            <w:r w:rsidRPr="00776DF1">
              <w:rPr>
                <w:rStyle w:val="SmartLink1"/>
              </w:rPr>
              <w:instrText xml:space="preserve"> REF _Ref136440785 \h </w:instrText>
            </w:r>
            <w:r>
              <w:rPr>
                <w:rStyle w:val="SmartLink1"/>
              </w:rPr>
              <w:instrText xml:space="preserve"> \* MERGEFORMAT </w:instrText>
            </w:r>
            <w:r w:rsidRPr="00776DF1">
              <w:rPr>
                <w:rStyle w:val="SmartLink1"/>
              </w:rPr>
            </w:r>
            <w:r w:rsidRPr="00776DF1">
              <w:rPr>
                <w:rStyle w:val="SmartLink1"/>
              </w:rPr>
              <w:fldChar w:fldCharType="separate"/>
            </w:r>
            <w:r w:rsidRPr="00776DF1">
              <w:rPr>
                <w:rStyle w:val="SmartLink1"/>
              </w:rPr>
              <w:t>Endangered Species</w:t>
            </w:r>
            <w:r w:rsidRPr="00776DF1">
              <w:rPr>
                <w:rStyle w:val="SmartLink1"/>
              </w:rPr>
              <w:fldChar w:fldCharType="end"/>
            </w:r>
          </w:p>
        </w:tc>
      </w:tr>
      <w:tr w:rsidR="00E6306F" w:rsidRPr="00426C4D" w14:paraId="40591CA1"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69758681" w14:textId="77777777" w:rsidR="00E6306F" w:rsidRPr="00776DF1" w:rsidRDefault="00E6306F" w:rsidP="00E6306F">
            <w:pPr>
              <w:pStyle w:val="TablesHeadingGSCyan"/>
              <w:framePr w:hSpace="0" w:wrap="auto" w:vAnchor="margin" w:hAnchor="text" w:yAlign="inline"/>
              <w:spacing w:line="276" w:lineRule="auto"/>
              <w:rPr>
                <w:rStyle w:val="SmartLink1"/>
              </w:rPr>
            </w:pPr>
            <w:r w:rsidRPr="00737543">
              <w:rPr>
                <w:rStyle w:val="SmartLink1"/>
                <w:sz w:val="20"/>
              </w:rPr>
              <w:fldChar w:fldCharType="begin"/>
            </w:r>
            <w:r w:rsidRPr="00737543">
              <w:rPr>
                <w:rStyle w:val="SmartLink1"/>
                <w:sz w:val="20"/>
              </w:rPr>
              <w:instrText xml:space="preserve"> REF _Ref136441361 \w \h </w:instrText>
            </w:r>
            <w:r>
              <w:rPr>
                <w:rStyle w:val="SmartLink1"/>
                <w:sz w:val="20"/>
              </w:rPr>
              <w:instrText xml:space="preserve"> \* MERGEFORMAT </w:instrText>
            </w:r>
            <w:r w:rsidRPr="00737543">
              <w:rPr>
                <w:rStyle w:val="SmartLink1"/>
                <w:sz w:val="20"/>
              </w:rPr>
            </w:r>
            <w:r w:rsidRPr="00737543">
              <w:rPr>
                <w:rStyle w:val="SmartLink1"/>
                <w:sz w:val="20"/>
              </w:rPr>
              <w:fldChar w:fldCharType="separate"/>
            </w:r>
            <w:r w:rsidRPr="00737543">
              <w:rPr>
                <w:rStyle w:val="SmartLink1"/>
                <w:sz w:val="20"/>
              </w:rPr>
              <w:t>P.9.11.1 |</w:t>
            </w:r>
            <w:r w:rsidRPr="00737543">
              <w:rPr>
                <w:rStyle w:val="SmartLink1"/>
                <w:sz w:val="20"/>
              </w:rPr>
              <w:fldChar w:fldCharType="end"/>
            </w:r>
          </w:p>
        </w:tc>
        <w:tc>
          <w:tcPr>
            <w:tcW w:w="3285" w:type="pct"/>
            <w:tcBorders>
              <w:top w:val="single" w:sz="4" w:space="0" w:color="auto"/>
              <w:left w:val="single" w:sz="4" w:space="0" w:color="auto"/>
              <w:bottom w:val="single" w:sz="4" w:space="0" w:color="auto"/>
              <w:right w:val="single" w:sz="4" w:space="0" w:color="auto"/>
            </w:tcBorders>
          </w:tcPr>
          <w:p w14:paraId="5CB5FAD2" w14:textId="77777777" w:rsidR="00E6306F" w:rsidRPr="00122469" w:rsidRDefault="00E6306F" w:rsidP="00E6306F">
            <w:pPr>
              <w:pStyle w:val="TablesHeadingGSCyan"/>
              <w:framePr w:hSpace="0" w:wrap="auto" w:vAnchor="margin" w:hAnchor="text" w:yAlign="inline"/>
              <w:rPr>
                <w:caps w:val="0"/>
                <w:color w:val="4D4D4C"/>
                <w:sz w:val="20"/>
                <w:szCs w:val="22"/>
              </w:rPr>
            </w:pPr>
            <w:r>
              <w:rPr>
                <w:caps w:val="0"/>
                <w:color w:val="4D4D4C"/>
                <w:sz w:val="20"/>
                <w:szCs w:val="22"/>
              </w:rPr>
              <w:t>D</w:t>
            </w:r>
            <w:r w:rsidRPr="00122469">
              <w:rPr>
                <w:caps w:val="0"/>
                <w:color w:val="4D4D4C"/>
                <w:sz w:val="20"/>
                <w:szCs w:val="22"/>
              </w:rPr>
              <w:t>oes</w:t>
            </w:r>
            <w:r>
              <w:rPr>
                <w:caps w:val="0"/>
                <w:color w:val="4D4D4C"/>
                <w:sz w:val="20"/>
                <w:szCs w:val="22"/>
              </w:rPr>
              <w:t xml:space="preserve"> the project</w:t>
            </w:r>
            <w:r w:rsidRPr="00122469">
              <w:rPr>
                <w:caps w:val="0"/>
                <w:color w:val="4D4D4C"/>
                <w:sz w:val="20"/>
                <w:szCs w:val="22"/>
              </w:rPr>
              <w:t xml:space="preserve"> lead to the reduction or negative impact </w:t>
            </w:r>
            <w:r>
              <w:rPr>
                <w:caps w:val="0"/>
                <w:color w:val="4D4D4C"/>
                <w:sz w:val="20"/>
                <w:szCs w:val="22"/>
              </w:rPr>
              <w:t>on</w:t>
            </w:r>
            <w:r w:rsidRPr="00122469">
              <w:rPr>
                <w:caps w:val="0"/>
                <w:color w:val="4D4D4C"/>
                <w:sz w:val="20"/>
                <w:szCs w:val="22"/>
              </w:rPr>
              <w:t xml:space="preserve"> any recognised Endangered, Vulnerable or Critically Endangered species</w:t>
            </w:r>
            <w:r>
              <w:rPr>
                <w:caps w:val="0"/>
                <w:color w:val="4D4D4C"/>
                <w:sz w:val="20"/>
                <w:szCs w:val="22"/>
              </w:rPr>
              <w:t>?</w:t>
            </w:r>
          </w:p>
        </w:tc>
        <w:tc>
          <w:tcPr>
            <w:tcW w:w="953" w:type="pct"/>
            <w:tcBorders>
              <w:top w:val="single" w:sz="4" w:space="0" w:color="auto"/>
              <w:left w:val="single" w:sz="4" w:space="0" w:color="auto"/>
              <w:bottom w:val="single" w:sz="4" w:space="0" w:color="auto"/>
            </w:tcBorders>
          </w:tcPr>
          <w:p w14:paraId="4C644313" w14:textId="35CB4784" w:rsidR="00E6306F" w:rsidRPr="00FF1DA9" w:rsidDel="00FB5485" w:rsidRDefault="00E6306F" w:rsidP="00E6306F">
            <w:pPr>
              <w:pStyle w:val="TablesHeadingGSCyan"/>
              <w:framePr w:hSpace="0" w:wrap="auto" w:vAnchor="margin" w:hAnchor="text" w:yAlign="inline"/>
              <w:spacing w:line="276" w:lineRule="auto"/>
              <w:rPr>
                <w:caps w:val="0"/>
                <w:color w:val="4D4D4C"/>
                <w:sz w:val="20"/>
                <w:szCs w:val="22"/>
              </w:rPr>
            </w:pPr>
            <w:r w:rsidRPr="00FF1DA9" w:rsidDel="00FB5485">
              <w:rPr>
                <w:rFonts w:ascii="Segoe UI Symbol" w:hAnsi="Segoe UI Symbol" w:cs="Segoe UI Symbol"/>
                <w:caps w:val="0"/>
                <w:color w:val="4D4D4C"/>
                <w:sz w:val="20"/>
                <w:szCs w:val="22"/>
              </w:rPr>
              <w:t>☐</w:t>
            </w:r>
            <w:r w:rsidRPr="00FF1DA9" w:rsidDel="00FB5485">
              <w:rPr>
                <w:caps w:val="0"/>
                <w:color w:val="4D4D4C"/>
                <w:sz w:val="20"/>
                <w:szCs w:val="22"/>
              </w:rPr>
              <w:t xml:space="preserve"> YES</w:t>
            </w:r>
          </w:p>
          <w:p w14:paraId="3D6E0240" w14:textId="570EE9FC" w:rsidR="00E6306F" w:rsidRPr="00122469" w:rsidRDefault="00672D91" w:rsidP="00E6306F">
            <w:pPr>
              <w:pStyle w:val="TablesHeadingGSCyan"/>
              <w:framePr w:hSpace="0" w:wrap="auto" w:vAnchor="margin" w:hAnchor="text" w:yAlign="inline"/>
              <w:spacing w:line="276" w:lineRule="auto"/>
              <w:rPr>
                <w:rStyle w:val="SmartLink1"/>
                <w:caps w:val="0"/>
                <w:color w:val="4D4D4C"/>
                <w:sz w:val="20"/>
                <w:szCs w:val="22"/>
              </w:rPr>
            </w:pPr>
            <w:r>
              <w:rPr>
                <w:rFonts w:ascii="MS Gothic" w:eastAsia="MS Gothic" w:hAnsi="MS Gothic" w:hint="eastAsia"/>
                <w:caps w:val="0"/>
                <w:color w:val="4D4D4C"/>
                <w:sz w:val="20"/>
                <w:szCs w:val="22"/>
                <w:u w:val="single"/>
                <w:shd w:val="clear" w:color="auto" w:fill="E1DFDD"/>
              </w:rPr>
              <w:t>☒</w:t>
            </w:r>
            <w:r w:rsidR="00E6306F" w:rsidRPr="00FF1DA9" w:rsidDel="00FB5485">
              <w:rPr>
                <w:caps w:val="0"/>
                <w:color w:val="4D4D4C"/>
                <w:sz w:val="20"/>
                <w:szCs w:val="22"/>
              </w:rPr>
              <w:t xml:space="preserve"> NO</w:t>
            </w:r>
          </w:p>
        </w:tc>
      </w:tr>
      <w:tr w:rsidR="00E6306F" w:rsidRPr="00426C4D" w14:paraId="26BA8809" w14:textId="77777777" w:rsidTr="005336A6">
        <w:trPr>
          <w:trHeight w:val="364"/>
        </w:trPr>
        <w:tc>
          <w:tcPr>
            <w:tcW w:w="5000" w:type="pct"/>
            <w:gridSpan w:val="3"/>
            <w:tcBorders>
              <w:top w:val="single" w:sz="4" w:space="0" w:color="auto"/>
              <w:bottom w:val="single" w:sz="4" w:space="0" w:color="auto"/>
            </w:tcBorders>
            <w:noWrap/>
            <w:vAlign w:val="top"/>
          </w:tcPr>
          <w:p w14:paraId="35AC1BFD" w14:textId="77777777" w:rsidR="00E6306F" w:rsidRPr="00776DF1" w:rsidRDefault="00E6306F" w:rsidP="00E6306F">
            <w:pPr>
              <w:pStyle w:val="TablesHeadingGSCyan"/>
              <w:framePr w:hSpace="0" w:wrap="auto" w:vAnchor="margin" w:hAnchor="text" w:yAlign="inline"/>
              <w:spacing w:line="276" w:lineRule="auto"/>
              <w:rPr>
                <w:rStyle w:val="SmartLink1"/>
              </w:rPr>
            </w:pPr>
            <w:r w:rsidRPr="00770304">
              <w:rPr>
                <w:caps w:val="0"/>
                <w:sz w:val="20"/>
                <w:szCs w:val="22"/>
              </w:rPr>
              <w:t>If the answ</w:t>
            </w:r>
            <w:r w:rsidRPr="00813E0B">
              <w:rPr>
                <w:caps w:val="0"/>
                <w:sz w:val="20"/>
                <w:szCs w:val="22"/>
              </w:rPr>
              <w:t xml:space="preserve">er to </w:t>
            </w:r>
            <w:r w:rsidRPr="00770304">
              <w:rPr>
                <w:caps w:val="0"/>
                <w:sz w:val="20"/>
                <w:szCs w:val="22"/>
              </w:rPr>
              <w:t xml:space="preserve">question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426C4D" w14:paraId="53D90FAE"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77174C5A" w14:textId="4F8C0AA5" w:rsidR="00E6306F" w:rsidRPr="00143622" w:rsidRDefault="00672D91" w:rsidP="00672D91">
            <w:pPr>
              <w:pStyle w:val="TablesHeadingGSCyan"/>
              <w:framePr w:hSpace="0" w:wrap="auto" w:vAnchor="margin" w:hAnchor="text" w:yAlign="inline"/>
              <w:spacing w:line="276" w:lineRule="auto"/>
              <w:rPr>
                <w:color w:val="515151" w:themeColor="text1"/>
              </w:rPr>
            </w:pPr>
            <w:r>
              <w:rPr>
                <w:i/>
                <w:iCs/>
                <w:caps w:val="0"/>
                <w:color w:val="4D4D4C"/>
                <w:sz w:val="20"/>
                <w:szCs w:val="20"/>
              </w:rPr>
              <w:t>NA</w:t>
            </w:r>
          </w:p>
        </w:tc>
      </w:tr>
      <w:tr w:rsidR="00E6306F" w:rsidRPr="005E36C8" w14:paraId="087006E9" w14:textId="77777777" w:rsidTr="005336A6">
        <w:trPr>
          <w:trHeight w:val="364"/>
        </w:trPr>
        <w:tc>
          <w:tcPr>
            <w:tcW w:w="5000" w:type="pct"/>
            <w:gridSpan w:val="3"/>
            <w:tcBorders>
              <w:top w:val="single" w:sz="4" w:space="0" w:color="auto"/>
              <w:bottom w:val="single" w:sz="4" w:space="0" w:color="auto"/>
            </w:tcBorders>
            <w:noWrap/>
            <w:vAlign w:val="top"/>
          </w:tcPr>
          <w:p w14:paraId="493B7122" w14:textId="77777777" w:rsidR="00E6306F" w:rsidRPr="005E36C8" w:rsidRDefault="00E6306F" w:rsidP="00E6306F">
            <w:pPr>
              <w:rPr>
                <w:caps/>
                <w:sz w:val="20"/>
                <w:szCs w:val="20"/>
              </w:rPr>
            </w:pPr>
            <w:r w:rsidRPr="00DF7AD2">
              <w:rPr>
                <w:color w:val="00B9BD" w:themeColor="accent1"/>
                <w:sz w:val="20"/>
                <w:szCs w:val="22"/>
              </w:rPr>
              <w:t>Would the project involve or lead to:</w:t>
            </w:r>
          </w:p>
        </w:tc>
      </w:tr>
      <w:tr w:rsidR="00E6306F" w:rsidRPr="005E36C8" w14:paraId="23E913F1"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4CC5DF27" w14:textId="77777777" w:rsidR="00E6306F" w:rsidRPr="00737543" w:rsidRDefault="00E6306F" w:rsidP="00E6306F">
            <w:pPr>
              <w:pStyle w:val="TablesHeadingGSCyan"/>
              <w:framePr w:hSpace="0" w:wrap="auto" w:vAnchor="margin" w:hAnchor="text" w:yAlign="inline"/>
              <w:spacing w:line="276" w:lineRule="auto"/>
              <w:rPr>
                <w:rStyle w:val="SmartLink1"/>
                <w:sz w:val="20"/>
              </w:rPr>
            </w:pPr>
            <w:r w:rsidRPr="00737543">
              <w:rPr>
                <w:rStyle w:val="SmartLink1"/>
                <w:sz w:val="20"/>
              </w:rPr>
              <w:fldChar w:fldCharType="begin"/>
            </w:r>
            <w:r w:rsidRPr="00737543">
              <w:rPr>
                <w:rStyle w:val="SmartLink1"/>
                <w:sz w:val="20"/>
              </w:rPr>
              <w:instrText xml:space="preserve"> REF _Ref136441371 \w \h </w:instrText>
            </w:r>
            <w:r>
              <w:rPr>
                <w:rStyle w:val="SmartLink1"/>
                <w:sz w:val="20"/>
              </w:rPr>
              <w:instrText xml:space="preserve"> \* MERGEFORMAT </w:instrText>
            </w:r>
            <w:r w:rsidRPr="00737543">
              <w:rPr>
                <w:rStyle w:val="SmartLink1"/>
                <w:sz w:val="20"/>
              </w:rPr>
            </w:r>
            <w:r w:rsidRPr="00737543">
              <w:rPr>
                <w:rStyle w:val="SmartLink1"/>
                <w:sz w:val="20"/>
              </w:rPr>
              <w:fldChar w:fldCharType="separate"/>
            </w:r>
            <w:r w:rsidRPr="00737543">
              <w:rPr>
                <w:rStyle w:val="SmartLink1"/>
                <w:sz w:val="20"/>
              </w:rPr>
              <w:t>P.9.11.2 |</w:t>
            </w:r>
            <w:r w:rsidRPr="00737543">
              <w:rPr>
                <w:rStyle w:val="SmartLink1"/>
                <w:sz w:val="20"/>
              </w:rPr>
              <w:fldChar w:fldCharType="end"/>
            </w:r>
            <w:r w:rsidRPr="00737543">
              <w:rPr>
                <w:rStyle w:val="SmartLink1"/>
                <w:sz w:val="20"/>
              </w:rPr>
              <w:t xml:space="preserve"> </w:t>
            </w:r>
          </w:p>
        </w:tc>
        <w:tc>
          <w:tcPr>
            <w:tcW w:w="3285" w:type="pct"/>
            <w:tcBorders>
              <w:top w:val="single" w:sz="4" w:space="0" w:color="auto"/>
              <w:bottom w:val="single" w:sz="4" w:space="0" w:color="auto"/>
              <w:right w:val="single" w:sz="4" w:space="0" w:color="auto"/>
            </w:tcBorders>
            <w:vAlign w:val="top"/>
          </w:tcPr>
          <w:p w14:paraId="5E0EB215" w14:textId="77777777" w:rsidR="00E6306F" w:rsidRPr="005E36C8" w:rsidRDefault="00E6306F" w:rsidP="00E6306F">
            <w:pPr>
              <w:pStyle w:val="TablesHeadingGSCyan"/>
              <w:framePr w:hSpace="0" w:wrap="auto" w:vAnchor="margin" w:hAnchor="text" w:yAlign="inline"/>
              <w:rPr>
                <w:caps w:val="0"/>
                <w:color w:val="4D4D4C"/>
                <w:sz w:val="20"/>
                <w:szCs w:val="20"/>
              </w:rPr>
            </w:pPr>
            <w:r>
              <w:rPr>
                <w:caps w:val="0"/>
                <w:color w:val="4D4D4C"/>
                <w:sz w:val="20"/>
                <w:szCs w:val="22"/>
              </w:rPr>
              <w:t>distortion of</w:t>
            </w:r>
            <w:r w:rsidRPr="00F80E14">
              <w:rPr>
                <w:caps w:val="0"/>
                <w:color w:val="4D4D4C"/>
                <w:sz w:val="20"/>
                <w:szCs w:val="22"/>
              </w:rPr>
              <w:t xml:space="preserve"> habitats of endangered species</w:t>
            </w:r>
            <w:r>
              <w:rPr>
                <w:caps w:val="0"/>
                <w:color w:val="4D4D4C"/>
                <w:sz w:val="20"/>
                <w:szCs w:val="22"/>
              </w:rPr>
              <w:t>?</w:t>
            </w:r>
            <w:r w:rsidRPr="00F80E14">
              <w:rPr>
                <w:caps w:val="0"/>
                <w:color w:val="4D4D4C"/>
                <w:sz w:val="20"/>
                <w:szCs w:val="22"/>
              </w:rPr>
              <w:t xml:space="preserve"> </w:t>
            </w:r>
          </w:p>
        </w:tc>
        <w:tc>
          <w:tcPr>
            <w:tcW w:w="953" w:type="pct"/>
            <w:tcBorders>
              <w:top w:val="single" w:sz="4" w:space="0" w:color="auto"/>
              <w:left w:val="single" w:sz="4" w:space="0" w:color="auto"/>
              <w:bottom w:val="single" w:sz="4" w:space="0" w:color="auto"/>
            </w:tcBorders>
            <w:vAlign w:val="top"/>
          </w:tcPr>
          <w:p w14:paraId="74D2C470" w14:textId="1E18181F"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54C703B5" w14:textId="25F8D3D8"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w:t>
            </w:r>
            <w:r w:rsidDel="00FB5485">
              <w:rPr>
                <w:caps/>
                <w:sz w:val="20"/>
                <w:szCs w:val="20"/>
              </w:rPr>
              <w:t>Potentially</w:t>
            </w:r>
          </w:p>
          <w:p w14:paraId="71E61CBB" w14:textId="1D7BA001" w:rsidR="00E6306F" w:rsidRPr="005E36C8" w:rsidRDefault="00672D91"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w:t>
            </w:r>
            <w:r w:rsidR="00E6306F" w:rsidDel="00FB5485">
              <w:rPr>
                <w:caps w:val="0"/>
                <w:color w:val="4D4D4C"/>
                <w:sz w:val="20"/>
                <w:szCs w:val="20"/>
              </w:rPr>
              <w:t>A</w:t>
            </w:r>
          </w:p>
        </w:tc>
      </w:tr>
      <w:tr w:rsidR="00E6306F" w:rsidRPr="005E36C8" w14:paraId="455FBF23"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3FAECE81" w14:textId="77777777" w:rsidR="00E6306F" w:rsidRPr="00737543" w:rsidRDefault="00E6306F" w:rsidP="00E6306F">
            <w:pPr>
              <w:pStyle w:val="TablesHeadingGSCyan"/>
              <w:framePr w:hSpace="0" w:wrap="auto" w:vAnchor="margin" w:hAnchor="text" w:yAlign="inline"/>
              <w:spacing w:line="276" w:lineRule="auto"/>
              <w:rPr>
                <w:rStyle w:val="SmartLink1"/>
                <w:sz w:val="20"/>
              </w:rPr>
            </w:pPr>
            <w:r w:rsidRPr="00737543">
              <w:rPr>
                <w:rStyle w:val="SmartLink1"/>
                <w:sz w:val="20"/>
              </w:rPr>
              <w:fldChar w:fldCharType="begin"/>
            </w:r>
            <w:r w:rsidRPr="00737543">
              <w:rPr>
                <w:rStyle w:val="SmartLink1"/>
                <w:sz w:val="20"/>
              </w:rPr>
              <w:instrText xml:space="preserve"> REF _Ref136441371 \w \h </w:instrText>
            </w:r>
            <w:r>
              <w:rPr>
                <w:rStyle w:val="SmartLink1"/>
                <w:sz w:val="20"/>
              </w:rPr>
              <w:instrText xml:space="preserve"> \* MERGEFORMAT </w:instrText>
            </w:r>
            <w:r w:rsidRPr="00737543">
              <w:rPr>
                <w:rStyle w:val="SmartLink1"/>
                <w:sz w:val="20"/>
              </w:rPr>
            </w:r>
            <w:r w:rsidRPr="00737543">
              <w:rPr>
                <w:rStyle w:val="SmartLink1"/>
                <w:sz w:val="20"/>
              </w:rPr>
              <w:fldChar w:fldCharType="separate"/>
            </w:r>
            <w:r w:rsidRPr="00737543">
              <w:rPr>
                <w:rStyle w:val="SmartLink1"/>
                <w:sz w:val="20"/>
              </w:rPr>
              <w:t>P.9.11.2 |</w:t>
            </w:r>
            <w:r w:rsidRPr="00737543">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30350F6B" w14:textId="77777777" w:rsidR="00E6306F" w:rsidRPr="00F80E14" w:rsidDel="00320943" w:rsidRDefault="00E6306F" w:rsidP="00E6306F">
            <w:pPr>
              <w:pStyle w:val="TablesHeadingGSCyan"/>
              <w:framePr w:hSpace="0" w:wrap="auto" w:vAnchor="margin" w:hAnchor="text" w:yAlign="inline"/>
              <w:rPr>
                <w:caps w:val="0"/>
                <w:color w:val="4D4D4C"/>
                <w:sz w:val="20"/>
                <w:szCs w:val="22"/>
              </w:rPr>
            </w:pPr>
            <w:r>
              <w:rPr>
                <w:caps w:val="0"/>
                <w:color w:val="4D4D4C"/>
                <w:sz w:val="20"/>
                <w:szCs w:val="22"/>
              </w:rPr>
              <w:t xml:space="preserve">If answer to the above question is “yes”, </w:t>
            </w:r>
            <w:r w:rsidRPr="00F80E14">
              <w:rPr>
                <w:caps w:val="0"/>
                <w:color w:val="4D4D4C"/>
                <w:sz w:val="20"/>
                <w:szCs w:val="22"/>
              </w:rPr>
              <w:t>does the project plan to protect and enhance them?</w:t>
            </w:r>
          </w:p>
        </w:tc>
        <w:tc>
          <w:tcPr>
            <w:tcW w:w="953" w:type="pct"/>
            <w:tcBorders>
              <w:top w:val="single" w:sz="4" w:space="0" w:color="auto"/>
              <w:left w:val="single" w:sz="4" w:space="0" w:color="auto"/>
              <w:bottom w:val="single" w:sz="4" w:space="0" w:color="auto"/>
            </w:tcBorders>
            <w:vAlign w:val="top"/>
          </w:tcPr>
          <w:p w14:paraId="7E9D4C91" w14:textId="1A3BA60E" w:rsidR="00E6306F" w:rsidRDefault="00E6306F" w:rsidP="00E6306F">
            <w:pPr>
              <w:pStyle w:val="TablesHeadingGSCyan"/>
              <w:framePr w:hSpace="0" w:wrap="auto" w:vAnchor="margin" w:hAnchor="text" w:yAlign="inline"/>
              <w:spacing w:line="276" w:lineRule="auto"/>
              <w:rPr>
                <w:caps w:val="0"/>
                <w:color w:val="4D4D4C"/>
                <w:sz w:val="20"/>
                <w:szCs w:val="20"/>
              </w:rPr>
            </w:pPr>
            <w:r w:rsidRPr="005E36C8">
              <w:rPr>
                <w:rFonts w:ascii="Segoe UI Symbol" w:eastAsia="MS Gothic" w:hAnsi="Segoe UI Symbol" w:cs="Segoe UI Symbol"/>
                <w:caps w:val="0"/>
                <w:color w:val="4D4D4C"/>
                <w:sz w:val="20"/>
                <w:szCs w:val="20"/>
              </w:rPr>
              <w:t>☐</w:t>
            </w:r>
            <w:r w:rsidRPr="005E36C8">
              <w:rPr>
                <w:caps w:val="0"/>
                <w:color w:val="4D4D4C"/>
                <w:sz w:val="20"/>
                <w:szCs w:val="20"/>
              </w:rPr>
              <w:t xml:space="preserve"> YES</w:t>
            </w:r>
          </w:p>
          <w:p w14:paraId="738F4890" w14:textId="45ACC639" w:rsidR="00E6306F" w:rsidRPr="00FB5EFC" w:rsidRDefault="00E6306F" w:rsidP="00E6306F">
            <w:r w:rsidRPr="005E36C8">
              <w:rPr>
                <w:rFonts w:ascii="Segoe UI Symbol" w:hAnsi="Segoe UI Symbol" w:cs="Segoe UI Symbol"/>
                <w:caps/>
                <w:sz w:val="20"/>
                <w:szCs w:val="20"/>
              </w:rPr>
              <w:t>☐</w:t>
            </w:r>
            <w:r w:rsidRPr="005E36C8">
              <w:rPr>
                <w:caps/>
                <w:sz w:val="20"/>
                <w:szCs w:val="20"/>
              </w:rPr>
              <w:t xml:space="preserve"> POTENTIALLY</w:t>
            </w:r>
          </w:p>
          <w:p w14:paraId="5ADFC01C" w14:textId="09B77E3C" w:rsidR="00E6306F" w:rsidRDefault="00E6306F"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Pr="003B0E79">
              <w:rPr>
                <w:caps w:val="0"/>
                <w:color w:val="4D4D4C"/>
                <w:sz w:val="20"/>
                <w:szCs w:val="20"/>
              </w:rPr>
              <w:t xml:space="preserve"> NO</w:t>
            </w:r>
          </w:p>
          <w:p w14:paraId="54D9DF7E" w14:textId="1CF33275" w:rsidR="00E6306F" w:rsidRDefault="00672D91"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A63097">
              <w:rPr>
                <w:caps w:val="0"/>
                <w:color w:val="4D4D4C"/>
                <w:sz w:val="20"/>
                <w:szCs w:val="20"/>
              </w:rPr>
              <w:t xml:space="preserve"> N/A</w:t>
            </w:r>
          </w:p>
        </w:tc>
      </w:tr>
      <w:tr w:rsidR="00E6306F" w:rsidRPr="005E36C8" w14:paraId="3E2E76A9"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05347DCE" w14:textId="77777777" w:rsidR="00E6306F" w:rsidRPr="00737543" w:rsidRDefault="00E6306F" w:rsidP="00E6306F">
            <w:pPr>
              <w:pStyle w:val="TablesHeadingGSCyan"/>
              <w:framePr w:hSpace="0" w:wrap="auto" w:vAnchor="margin" w:hAnchor="text" w:yAlign="inline"/>
              <w:spacing w:line="276" w:lineRule="auto"/>
              <w:rPr>
                <w:rStyle w:val="SmartLink1"/>
                <w:sz w:val="20"/>
              </w:rPr>
            </w:pPr>
            <w:r w:rsidRPr="00737543">
              <w:rPr>
                <w:rStyle w:val="SmartLink1"/>
                <w:sz w:val="20"/>
              </w:rPr>
              <w:fldChar w:fldCharType="begin"/>
            </w:r>
            <w:r w:rsidRPr="00737543">
              <w:rPr>
                <w:rStyle w:val="SmartLink1"/>
                <w:sz w:val="20"/>
              </w:rPr>
              <w:instrText xml:space="preserve"> REF _Ref136441371 \w \h </w:instrText>
            </w:r>
            <w:r>
              <w:rPr>
                <w:rStyle w:val="SmartLink1"/>
                <w:sz w:val="20"/>
              </w:rPr>
              <w:instrText xml:space="preserve"> \* MERGEFORMAT </w:instrText>
            </w:r>
            <w:r w:rsidRPr="00737543">
              <w:rPr>
                <w:rStyle w:val="SmartLink1"/>
                <w:sz w:val="20"/>
              </w:rPr>
            </w:r>
            <w:r w:rsidRPr="00737543">
              <w:rPr>
                <w:rStyle w:val="SmartLink1"/>
                <w:sz w:val="20"/>
              </w:rPr>
              <w:fldChar w:fldCharType="separate"/>
            </w:r>
            <w:r w:rsidRPr="00737543">
              <w:rPr>
                <w:rStyle w:val="SmartLink1"/>
                <w:sz w:val="20"/>
              </w:rPr>
              <w:t>P.9.11.2 |</w:t>
            </w:r>
            <w:r w:rsidRPr="00737543">
              <w:rPr>
                <w:rStyle w:val="SmartLink1"/>
                <w:sz w:val="20"/>
              </w:rPr>
              <w:fldChar w:fldCharType="end"/>
            </w:r>
          </w:p>
        </w:tc>
        <w:tc>
          <w:tcPr>
            <w:tcW w:w="3285" w:type="pct"/>
            <w:tcBorders>
              <w:top w:val="single" w:sz="4" w:space="0" w:color="auto"/>
              <w:bottom w:val="single" w:sz="4" w:space="0" w:color="auto"/>
              <w:right w:val="single" w:sz="4" w:space="0" w:color="auto"/>
            </w:tcBorders>
            <w:vAlign w:val="top"/>
          </w:tcPr>
          <w:p w14:paraId="49CB0461" w14:textId="77777777" w:rsidR="00E6306F" w:rsidRDefault="00E6306F" w:rsidP="00E6306F">
            <w:pPr>
              <w:pStyle w:val="TablesHeadingGSCyan"/>
              <w:framePr w:hSpace="0" w:wrap="auto" w:vAnchor="margin" w:hAnchor="text" w:yAlign="inline"/>
              <w:rPr>
                <w:caps w:val="0"/>
                <w:color w:val="4D4D4C"/>
                <w:sz w:val="20"/>
                <w:szCs w:val="20"/>
              </w:rPr>
            </w:pPr>
            <w:r>
              <w:rPr>
                <w:caps w:val="0"/>
                <w:color w:val="4D4D4C"/>
                <w:sz w:val="20"/>
                <w:szCs w:val="22"/>
              </w:rPr>
              <w:t>Are opinions and recommendations of an Expert Stakeholder(s) not sought and demonstrated as being included in the project design?</w:t>
            </w:r>
          </w:p>
        </w:tc>
        <w:tc>
          <w:tcPr>
            <w:tcW w:w="953" w:type="pct"/>
            <w:tcBorders>
              <w:top w:val="single" w:sz="4" w:space="0" w:color="auto"/>
              <w:left w:val="single" w:sz="4" w:space="0" w:color="auto"/>
              <w:bottom w:val="single" w:sz="4" w:space="0" w:color="auto"/>
            </w:tcBorders>
            <w:vAlign w:val="top"/>
          </w:tcPr>
          <w:p w14:paraId="0C73CE17" w14:textId="448B05A0"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51B5FB75" w14:textId="281E0B02" w:rsidR="00E6306F"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NO</w:t>
            </w:r>
          </w:p>
          <w:p w14:paraId="4D7C8CB2" w14:textId="0DDB3F1A" w:rsidR="00E6306F" w:rsidRDefault="00672D91"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NA</w:t>
            </w:r>
          </w:p>
        </w:tc>
      </w:tr>
      <w:tr w:rsidR="00E6306F" w:rsidRPr="005E36C8" w14:paraId="4A3565BF" w14:textId="77777777" w:rsidTr="005336A6">
        <w:trPr>
          <w:trHeight w:val="364"/>
        </w:trPr>
        <w:tc>
          <w:tcPr>
            <w:tcW w:w="5000" w:type="pct"/>
            <w:gridSpan w:val="3"/>
            <w:tcBorders>
              <w:top w:val="single" w:sz="4" w:space="0" w:color="auto"/>
              <w:bottom w:val="single" w:sz="4" w:space="0" w:color="auto"/>
            </w:tcBorders>
            <w:noWrap/>
            <w:vAlign w:val="top"/>
          </w:tcPr>
          <w:p w14:paraId="178AFDC0"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0"/>
              </w:rPr>
            </w:pPr>
            <w:r w:rsidRPr="00FB2690">
              <w:rPr>
                <w:caps w:val="0"/>
                <w:sz w:val="20"/>
                <w:szCs w:val="22"/>
              </w:rPr>
              <w:t xml:space="preserve">If the answer is "yes" or "potentially" to </w:t>
            </w:r>
            <w:r>
              <w:rPr>
                <w:caps w:val="0"/>
                <w:sz w:val="20"/>
                <w:szCs w:val="22"/>
              </w:rPr>
              <w:t xml:space="preserve">any of </w:t>
            </w:r>
            <w:r w:rsidRPr="00FB2690">
              <w:rPr>
                <w:caps w:val="0"/>
                <w:sz w:val="20"/>
                <w:szCs w:val="22"/>
              </w:rPr>
              <w:t>the above question, please provide a brief description of the project situation below. Also, provide justification and/or evidence as necessary to demonstrate compliance with applicable requirements.</w:t>
            </w:r>
          </w:p>
        </w:tc>
      </w:tr>
      <w:tr w:rsidR="00E6306F" w:rsidRPr="005E36C8" w14:paraId="3C366065"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46C63043" w14:textId="2B9A7B80" w:rsidR="00E6306F" w:rsidRPr="00737543" w:rsidRDefault="00672D91" w:rsidP="00672D91">
            <w:pPr>
              <w:pStyle w:val="TablesHeadingGSCyan"/>
              <w:framePr w:hSpace="0" w:wrap="auto" w:vAnchor="margin" w:hAnchor="text" w:yAlign="inline"/>
              <w:spacing w:line="276" w:lineRule="auto"/>
            </w:pPr>
            <w:r>
              <w:rPr>
                <w:i/>
                <w:iCs/>
                <w:caps w:val="0"/>
                <w:color w:val="4D4D4C"/>
                <w:sz w:val="20"/>
                <w:szCs w:val="20"/>
              </w:rPr>
              <w:t>NA</w:t>
            </w:r>
          </w:p>
        </w:tc>
      </w:tr>
      <w:tr w:rsidR="00E6306F" w:rsidRPr="005E36C8" w14:paraId="23CA072C" w14:textId="77777777" w:rsidTr="005336A6">
        <w:trPr>
          <w:trHeight w:val="364"/>
        </w:trPr>
        <w:tc>
          <w:tcPr>
            <w:tcW w:w="5000" w:type="pct"/>
            <w:gridSpan w:val="3"/>
            <w:tcBorders>
              <w:top w:val="single" w:sz="4" w:space="0" w:color="auto"/>
              <w:bottom w:val="single" w:sz="4" w:space="0" w:color="auto"/>
            </w:tcBorders>
            <w:noWrap/>
            <w:vAlign w:val="top"/>
          </w:tcPr>
          <w:p w14:paraId="0D1CC54E" w14:textId="77777777" w:rsidR="00E6306F" w:rsidRPr="00325AF4" w:rsidRDefault="00E6306F" w:rsidP="00E6306F">
            <w:pPr>
              <w:pStyle w:val="TablesHeadingGSCyan"/>
              <w:framePr w:hSpace="0" w:wrap="auto" w:vAnchor="margin" w:hAnchor="text" w:yAlign="inline"/>
              <w:spacing w:line="276" w:lineRule="auto"/>
              <w:rPr>
                <w:caps w:val="0"/>
                <w:color w:val="4D4D4C"/>
                <w:sz w:val="20"/>
                <w:szCs w:val="20"/>
              </w:rPr>
            </w:pPr>
            <w:r w:rsidRPr="00325AF4">
              <w:rPr>
                <w:rStyle w:val="SmartLink1"/>
              </w:rPr>
              <w:fldChar w:fldCharType="begin"/>
            </w:r>
            <w:r w:rsidRPr="00325AF4">
              <w:rPr>
                <w:rStyle w:val="SmartLink1"/>
              </w:rPr>
              <w:instrText xml:space="preserve"> REF _Ref136441423 \w \h </w:instrText>
            </w:r>
            <w:r>
              <w:rPr>
                <w:rStyle w:val="SmartLink1"/>
              </w:rPr>
              <w:instrText xml:space="preserve"> \* MERGEFORMAT </w:instrText>
            </w:r>
            <w:r w:rsidRPr="00325AF4">
              <w:rPr>
                <w:rStyle w:val="SmartLink1"/>
              </w:rPr>
            </w:r>
            <w:r w:rsidRPr="00325AF4">
              <w:rPr>
                <w:rStyle w:val="SmartLink1"/>
              </w:rPr>
              <w:fldChar w:fldCharType="separate"/>
            </w:r>
            <w:r w:rsidRPr="00325AF4">
              <w:rPr>
                <w:rStyle w:val="SmartLink1"/>
              </w:rPr>
              <w:t>P.9.12 |</w:t>
            </w:r>
            <w:r w:rsidRPr="00325AF4">
              <w:rPr>
                <w:rStyle w:val="SmartLink1"/>
              </w:rPr>
              <w:fldChar w:fldCharType="end"/>
            </w:r>
            <w:r w:rsidRPr="00325AF4">
              <w:rPr>
                <w:rStyle w:val="SmartLink1"/>
              </w:rPr>
              <w:fldChar w:fldCharType="begin"/>
            </w:r>
            <w:r w:rsidRPr="00325AF4">
              <w:rPr>
                <w:rStyle w:val="SmartLink1"/>
              </w:rPr>
              <w:instrText xml:space="preserve"> REF _Ref136441428 \h </w:instrText>
            </w:r>
            <w:r>
              <w:rPr>
                <w:rStyle w:val="SmartLink1"/>
              </w:rPr>
              <w:instrText xml:space="preserve"> \* MERGEFORMAT </w:instrText>
            </w:r>
            <w:r w:rsidRPr="00325AF4">
              <w:rPr>
                <w:rStyle w:val="SmartLink1"/>
              </w:rPr>
            </w:r>
            <w:r w:rsidRPr="00325AF4">
              <w:rPr>
                <w:rStyle w:val="SmartLink1"/>
              </w:rPr>
              <w:fldChar w:fldCharType="separate"/>
            </w:r>
            <w:r w:rsidRPr="00325AF4">
              <w:rPr>
                <w:rStyle w:val="SmartLink1"/>
              </w:rPr>
              <w:t>Invasive Alien species</w:t>
            </w:r>
            <w:r w:rsidRPr="00325AF4">
              <w:rPr>
                <w:rStyle w:val="SmartLink1"/>
              </w:rPr>
              <w:fldChar w:fldCharType="end"/>
            </w:r>
          </w:p>
        </w:tc>
      </w:tr>
      <w:tr w:rsidR="00E6306F" w:rsidRPr="005E36C8" w14:paraId="7C60D679"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881E18D" w14:textId="77777777" w:rsidR="00E6306F" w:rsidRPr="00325AF4" w:rsidRDefault="00E6306F" w:rsidP="00E6306F">
            <w:pPr>
              <w:pStyle w:val="TablesHeadingGSCyan"/>
              <w:framePr w:hSpace="0" w:wrap="auto" w:vAnchor="margin" w:hAnchor="text" w:yAlign="inline"/>
              <w:spacing w:line="276" w:lineRule="auto"/>
              <w:rPr>
                <w:caps w:val="0"/>
                <w:color w:val="4D4D4C"/>
                <w:sz w:val="20"/>
                <w:szCs w:val="20"/>
              </w:rPr>
            </w:pPr>
            <w:r w:rsidRPr="00CC3EC2">
              <w:rPr>
                <w:rStyle w:val="SmartLink1"/>
                <w:sz w:val="20"/>
              </w:rPr>
              <w:fldChar w:fldCharType="begin"/>
            </w:r>
            <w:r w:rsidRPr="00CC3EC2">
              <w:rPr>
                <w:rStyle w:val="SmartLink1"/>
                <w:sz w:val="20"/>
              </w:rPr>
              <w:instrText xml:space="preserve"> REF _Ref136441617 \w \h  \* MERGEFORMAT </w:instrText>
            </w:r>
            <w:r w:rsidRPr="00CC3EC2">
              <w:rPr>
                <w:rStyle w:val="SmartLink1"/>
                <w:sz w:val="20"/>
              </w:rPr>
            </w:r>
            <w:r w:rsidRPr="00CC3EC2">
              <w:rPr>
                <w:rStyle w:val="SmartLink1"/>
                <w:sz w:val="20"/>
              </w:rPr>
              <w:fldChar w:fldCharType="separate"/>
            </w:r>
            <w:r w:rsidRPr="00CC3EC2">
              <w:rPr>
                <w:rStyle w:val="SmartLink1"/>
                <w:sz w:val="20"/>
              </w:rPr>
              <w:t>P.9.12.1 |</w:t>
            </w:r>
            <w:r w:rsidRPr="00CC3EC2">
              <w:rPr>
                <w:rStyle w:val="SmartLink1"/>
                <w:sz w:val="20"/>
              </w:rPr>
              <w:fldChar w:fldCharType="end"/>
            </w:r>
          </w:p>
        </w:tc>
        <w:tc>
          <w:tcPr>
            <w:tcW w:w="3285" w:type="pct"/>
            <w:tcBorders>
              <w:top w:val="single" w:sz="4" w:space="0" w:color="auto"/>
              <w:left w:val="single" w:sz="4" w:space="0" w:color="auto"/>
              <w:bottom w:val="single" w:sz="4" w:space="0" w:color="auto"/>
              <w:right w:val="single" w:sz="4" w:space="0" w:color="auto"/>
            </w:tcBorders>
            <w:vAlign w:val="top"/>
          </w:tcPr>
          <w:p w14:paraId="49B6AB66" w14:textId="77777777" w:rsidR="00E6306F" w:rsidRPr="00325AF4" w:rsidRDefault="00E6306F" w:rsidP="00E6306F">
            <w:pPr>
              <w:pStyle w:val="TablesHeadingGSCyan"/>
              <w:framePr w:hSpace="0" w:wrap="auto" w:vAnchor="margin" w:hAnchor="text" w:yAlign="inline"/>
              <w:rPr>
                <w:caps w:val="0"/>
                <w:color w:val="4D4D4C"/>
                <w:sz w:val="20"/>
                <w:szCs w:val="20"/>
              </w:rPr>
            </w:pPr>
            <w:r w:rsidRPr="003C445D">
              <w:rPr>
                <w:caps w:val="0"/>
                <w:color w:val="4D4D4C"/>
                <w:sz w:val="20"/>
                <w:szCs w:val="22"/>
              </w:rPr>
              <w:t>Does project introduce any alien species (not currently established in the country or region of the project) into new environments</w:t>
            </w:r>
            <w:r>
              <w:rPr>
                <w:caps w:val="0"/>
                <w:color w:val="4D4D4C"/>
                <w:sz w:val="20"/>
                <w:szCs w:val="22"/>
              </w:rPr>
              <w:t>?</w:t>
            </w:r>
          </w:p>
        </w:tc>
        <w:tc>
          <w:tcPr>
            <w:tcW w:w="953" w:type="pct"/>
            <w:tcBorders>
              <w:top w:val="single" w:sz="4" w:space="0" w:color="auto"/>
              <w:left w:val="single" w:sz="4" w:space="0" w:color="auto"/>
              <w:bottom w:val="single" w:sz="4" w:space="0" w:color="auto"/>
            </w:tcBorders>
            <w:vAlign w:val="top"/>
          </w:tcPr>
          <w:p w14:paraId="7FDA4556" w14:textId="1EDC52CF" w:rsidR="00E6306F" w:rsidRPr="00FF1DA9" w:rsidDel="00FB5485" w:rsidRDefault="00E6306F" w:rsidP="00E6306F">
            <w:pPr>
              <w:pStyle w:val="TablesHeadingGSCyan"/>
              <w:framePr w:hSpace="0" w:wrap="auto" w:vAnchor="margin" w:hAnchor="text" w:yAlign="inline"/>
              <w:spacing w:line="276" w:lineRule="auto"/>
              <w:rPr>
                <w:caps w:val="0"/>
                <w:color w:val="4D4D4C"/>
                <w:sz w:val="20"/>
                <w:szCs w:val="22"/>
              </w:rPr>
            </w:pPr>
            <w:r w:rsidRPr="00FF1DA9" w:rsidDel="00FB5485">
              <w:rPr>
                <w:rFonts w:ascii="Segoe UI Symbol" w:hAnsi="Segoe UI Symbol" w:cs="Segoe UI Symbol"/>
                <w:caps w:val="0"/>
                <w:color w:val="4D4D4C"/>
                <w:sz w:val="20"/>
                <w:szCs w:val="22"/>
              </w:rPr>
              <w:t>☐</w:t>
            </w:r>
            <w:r w:rsidRPr="00FF1DA9" w:rsidDel="00FB5485">
              <w:rPr>
                <w:caps w:val="0"/>
                <w:color w:val="4D4D4C"/>
                <w:sz w:val="20"/>
                <w:szCs w:val="22"/>
              </w:rPr>
              <w:t xml:space="preserve"> YES</w:t>
            </w:r>
          </w:p>
          <w:p w14:paraId="73A2F9E9" w14:textId="43DC67AF" w:rsidR="00E6306F" w:rsidRPr="00FF1DA9" w:rsidDel="00FB5485" w:rsidRDefault="00672D91" w:rsidP="00E6306F">
            <w:pPr>
              <w:pStyle w:val="TablesHeadingGSCyan"/>
              <w:framePr w:hSpace="0" w:wrap="auto" w:vAnchor="margin" w:hAnchor="text" w:yAlign="inline"/>
              <w:spacing w:line="276" w:lineRule="auto"/>
              <w:rPr>
                <w:caps w:val="0"/>
                <w:color w:val="4D4D4C"/>
                <w:sz w:val="20"/>
                <w:szCs w:val="22"/>
              </w:rPr>
            </w:pPr>
            <w:r>
              <w:rPr>
                <w:rFonts w:ascii="MS Gothic" w:eastAsia="MS Gothic" w:hAnsi="MS Gothic" w:hint="eastAsia"/>
                <w:sz w:val="20"/>
                <w:szCs w:val="22"/>
              </w:rPr>
              <w:t>☒</w:t>
            </w:r>
            <w:r w:rsidR="00E6306F" w:rsidRPr="00FF1DA9" w:rsidDel="00FB5485">
              <w:rPr>
                <w:caps w:val="0"/>
                <w:color w:val="4D4D4C"/>
                <w:sz w:val="20"/>
                <w:szCs w:val="22"/>
              </w:rPr>
              <w:t xml:space="preserve"> NO</w:t>
            </w:r>
          </w:p>
          <w:p w14:paraId="4E5A61A5" w14:textId="77777777" w:rsidR="00E6306F" w:rsidRPr="00325AF4" w:rsidRDefault="00E6306F" w:rsidP="00E6306F">
            <w:pPr>
              <w:pStyle w:val="TablesHeadingGSCyan"/>
              <w:framePr w:hSpace="0" w:wrap="auto" w:vAnchor="margin" w:hAnchor="text" w:yAlign="inline"/>
              <w:rPr>
                <w:caps w:val="0"/>
                <w:color w:val="4D4D4C"/>
                <w:sz w:val="20"/>
                <w:szCs w:val="20"/>
              </w:rPr>
            </w:pPr>
          </w:p>
        </w:tc>
      </w:tr>
      <w:tr w:rsidR="00E6306F" w:rsidRPr="005E36C8" w14:paraId="621B9198" w14:textId="77777777" w:rsidTr="005336A6">
        <w:trPr>
          <w:trHeight w:val="364"/>
        </w:trPr>
        <w:tc>
          <w:tcPr>
            <w:tcW w:w="5000" w:type="pct"/>
            <w:gridSpan w:val="3"/>
            <w:tcBorders>
              <w:top w:val="single" w:sz="4" w:space="0" w:color="auto"/>
              <w:bottom w:val="single" w:sz="4" w:space="0" w:color="auto"/>
            </w:tcBorders>
            <w:noWrap/>
            <w:vAlign w:val="top"/>
          </w:tcPr>
          <w:p w14:paraId="2A10D080" w14:textId="77777777" w:rsidR="00E6306F" w:rsidRPr="00FF1DA9" w:rsidRDefault="00E6306F" w:rsidP="00E6306F">
            <w:pPr>
              <w:pStyle w:val="TablesHeadingGSCyan"/>
              <w:framePr w:hSpace="0" w:wrap="auto" w:vAnchor="margin" w:hAnchor="text" w:yAlign="inline"/>
              <w:spacing w:line="276" w:lineRule="auto"/>
              <w:rPr>
                <w:caps w:val="0"/>
                <w:color w:val="4D4D4C"/>
                <w:sz w:val="20"/>
                <w:szCs w:val="22"/>
              </w:rPr>
            </w:pPr>
            <w:r w:rsidRPr="00770304">
              <w:rPr>
                <w:caps w:val="0"/>
                <w:sz w:val="20"/>
                <w:szCs w:val="22"/>
              </w:rPr>
              <w:t>If the answ</w:t>
            </w:r>
            <w:r w:rsidRPr="00813E0B">
              <w:rPr>
                <w:caps w:val="0"/>
                <w:sz w:val="20"/>
                <w:szCs w:val="22"/>
              </w:rPr>
              <w:t xml:space="preserve">er to </w:t>
            </w:r>
            <w:r w:rsidRPr="00770304">
              <w:rPr>
                <w:caps w:val="0"/>
                <w:sz w:val="20"/>
                <w:szCs w:val="22"/>
              </w:rPr>
              <w:t xml:space="preserve">question above is "yes," please explain </w:t>
            </w:r>
            <w:r>
              <w:rPr>
                <w:caps w:val="0"/>
                <w:sz w:val="20"/>
                <w:szCs w:val="22"/>
              </w:rPr>
              <w:t xml:space="preserve">project situation </w:t>
            </w:r>
            <w:r w:rsidRPr="00770304">
              <w:rPr>
                <w:caps w:val="0"/>
                <w:sz w:val="20"/>
                <w:szCs w:val="22"/>
              </w:rPr>
              <w:t>and how the project will ensure compliance with applicable requirements.</w:t>
            </w:r>
          </w:p>
        </w:tc>
      </w:tr>
      <w:tr w:rsidR="00E6306F" w:rsidRPr="005E36C8" w14:paraId="5CFAF784"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4A9BFB0D" w14:textId="3401FECC" w:rsidR="00E6306F" w:rsidRPr="00367B28" w:rsidRDefault="00672D91" w:rsidP="00672D91">
            <w:pPr>
              <w:pStyle w:val="TablesHeadingGSCyan"/>
              <w:framePr w:hSpace="0" w:wrap="auto" w:vAnchor="margin" w:hAnchor="text" w:yAlign="inline"/>
              <w:spacing w:line="276" w:lineRule="auto"/>
            </w:pPr>
            <w:r>
              <w:rPr>
                <w:i/>
                <w:iCs/>
                <w:caps w:val="0"/>
                <w:color w:val="4D4D4C"/>
                <w:sz w:val="20"/>
                <w:szCs w:val="20"/>
              </w:rPr>
              <w:t>NA</w:t>
            </w:r>
          </w:p>
        </w:tc>
      </w:tr>
      <w:tr w:rsidR="00E6306F" w:rsidRPr="005E36C8" w14:paraId="60330AD7" w14:textId="77777777" w:rsidTr="005336A6">
        <w:trPr>
          <w:trHeight w:val="364"/>
        </w:trPr>
        <w:tc>
          <w:tcPr>
            <w:tcW w:w="5000" w:type="pct"/>
            <w:gridSpan w:val="3"/>
            <w:tcBorders>
              <w:top w:val="single" w:sz="4" w:space="0" w:color="auto"/>
              <w:bottom w:val="single" w:sz="4" w:space="0" w:color="auto"/>
            </w:tcBorders>
            <w:noWrap/>
            <w:vAlign w:val="top"/>
          </w:tcPr>
          <w:p w14:paraId="22F65BF8" w14:textId="77777777" w:rsidR="00E6306F" w:rsidRPr="005E36C8" w:rsidRDefault="00E6306F" w:rsidP="00E6306F">
            <w:pPr>
              <w:rPr>
                <w:caps/>
                <w:sz w:val="20"/>
                <w:szCs w:val="20"/>
              </w:rPr>
            </w:pPr>
            <w:r w:rsidRPr="00DF7AD2">
              <w:rPr>
                <w:color w:val="00B9BD" w:themeColor="accent1"/>
                <w:sz w:val="20"/>
                <w:szCs w:val="22"/>
              </w:rPr>
              <w:t>Would the project involve or lead to:</w:t>
            </w:r>
          </w:p>
        </w:tc>
      </w:tr>
      <w:tr w:rsidR="00E6306F" w:rsidRPr="005E36C8" w14:paraId="6D9C00E7"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2133BA77" w14:textId="77777777" w:rsidR="00E6306F" w:rsidRPr="005E36C8" w:rsidRDefault="00E6306F" w:rsidP="00E6306F">
            <w:pPr>
              <w:pStyle w:val="TablesHeadingGSCyan"/>
              <w:framePr w:hSpace="0" w:wrap="auto" w:vAnchor="margin" w:hAnchor="text" w:yAlign="inline"/>
              <w:rPr>
                <w:caps w:val="0"/>
                <w:color w:val="4D4D4C"/>
                <w:sz w:val="20"/>
                <w:szCs w:val="22"/>
              </w:rPr>
            </w:pPr>
            <w:r w:rsidRPr="00CC3EC2">
              <w:rPr>
                <w:rStyle w:val="SmartLink1"/>
                <w:sz w:val="20"/>
              </w:rPr>
              <w:fldChar w:fldCharType="begin"/>
            </w:r>
            <w:r w:rsidRPr="00CC3EC2">
              <w:rPr>
                <w:rStyle w:val="SmartLink1"/>
                <w:sz w:val="20"/>
              </w:rPr>
              <w:instrText xml:space="preserve"> REF _Ref136441617 \w \h  \* MERGEFORMAT </w:instrText>
            </w:r>
            <w:r w:rsidRPr="00CC3EC2">
              <w:rPr>
                <w:rStyle w:val="SmartLink1"/>
                <w:sz w:val="20"/>
              </w:rPr>
            </w:r>
            <w:r w:rsidRPr="00CC3EC2">
              <w:rPr>
                <w:rStyle w:val="SmartLink1"/>
                <w:sz w:val="20"/>
              </w:rPr>
              <w:fldChar w:fldCharType="separate"/>
            </w:r>
            <w:r w:rsidRPr="00CC3EC2">
              <w:rPr>
                <w:rStyle w:val="SmartLink1"/>
                <w:sz w:val="20"/>
              </w:rPr>
              <w:t>P.9.12.1 |</w:t>
            </w:r>
            <w:r w:rsidRPr="00CC3EC2">
              <w:rPr>
                <w:rStyle w:val="SmartLink1"/>
                <w:sz w:val="20"/>
              </w:rPr>
              <w:fldChar w:fldCharType="end"/>
            </w:r>
          </w:p>
        </w:tc>
        <w:tc>
          <w:tcPr>
            <w:tcW w:w="3285" w:type="pct"/>
            <w:tcBorders>
              <w:top w:val="single" w:sz="4" w:space="0" w:color="auto"/>
              <w:bottom w:val="single" w:sz="4" w:space="0" w:color="auto"/>
              <w:right w:val="single" w:sz="4" w:space="0" w:color="auto"/>
            </w:tcBorders>
          </w:tcPr>
          <w:p w14:paraId="58853155" w14:textId="77777777" w:rsidR="00E6306F" w:rsidRPr="00367B28" w:rsidRDefault="00E6306F" w:rsidP="00E6306F">
            <w:pPr>
              <w:pStyle w:val="TablesHeadingGSCyan"/>
              <w:framePr w:hSpace="0" w:wrap="auto" w:vAnchor="margin" w:hAnchor="text" w:yAlign="inline"/>
              <w:rPr>
                <w:caps w:val="0"/>
                <w:color w:val="4D4D4C"/>
                <w:sz w:val="20"/>
                <w:szCs w:val="22"/>
              </w:rPr>
            </w:pPr>
            <w:r>
              <w:rPr>
                <w:caps w:val="0"/>
                <w:color w:val="4D4D4C"/>
                <w:sz w:val="20"/>
                <w:szCs w:val="22"/>
              </w:rPr>
              <w:t>r</w:t>
            </w:r>
            <w:r w:rsidRPr="00367B28">
              <w:rPr>
                <w:caps w:val="0"/>
                <w:color w:val="4D4D4C"/>
                <w:sz w:val="20"/>
                <w:szCs w:val="22"/>
              </w:rPr>
              <w:t>isk of introduc</w:t>
            </w:r>
            <w:r>
              <w:rPr>
                <w:caps w:val="0"/>
                <w:color w:val="4D4D4C"/>
                <w:sz w:val="20"/>
                <w:szCs w:val="22"/>
              </w:rPr>
              <w:t>ing</w:t>
            </w:r>
            <w:r w:rsidRPr="00367B28">
              <w:rPr>
                <w:caps w:val="0"/>
                <w:color w:val="4D4D4C"/>
                <w:sz w:val="20"/>
                <w:szCs w:val="22"/>
              </w:rPr>
              <w:t xml:space="preserve"> any alien species with a high risk of invasive behaviour regardless of whether such introductions are permitted under the existing regulatory framework</w:t>
            </w:r>
            <w:r>
              <w:rPr>
                <w:caps w:val="0"/>
                <w:color w:val="4D4D4C"/>
                <w:sz w:val="20"/>
                <w:szCs w:val="22"/>
              </w:rPr>
              <w:t>?</w:t>
            </w:r>
          </w:p>
        </w:tc>
        <w:tc>
          <w:tcPr>
            <w:tcW w:w="953" w:type="pct"/>
            <w:tcBorders>
              <w:top w:val="single" w:sz="4" w:space="0" w:color="auto"/>
              <w:left w:val="single" w:sz="4" w:space="0" w:color="auto"/>
              <w:bottom w:val="single" w:sz="4" w:space="0" w:color="auto"/>
            </w:tcBorders>
          </w:tcPr>
          <w:p w14:paraId="08C27C5F" w14:textId="13E465C2"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282A10F8" w14:textId="3563159C"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POTENTIALLY</w:t>
            </w:r>
          </w:p>
          <w:p w14:paraId="70D9C65E" w14:textId="494AABFA" w:rsidR="00E6306F" w:rsidRPr="005E36C8" w:rsidRDefault="00672D91"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NO</w:t>
            </w:r>
          </w:p>
        </w:tc>
      </w:tr>
      <w:tr w:rsidR="00E6306F" w:rsidRPr="005E36C8" w14:paraId="4FA73F35"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14DB8865" w14:textId="77777777" w:rsidR="00E6306F" w:rsidRPr="005E36C8" w:rsidRDefault="00E6306F" w:rsidP="00E6306F">
            <w:pPr>
              <w:pStyle w:val="TablesHeadingGSCyan"/>
              <w:framePr w:hSpace="0" w:wrap="auto" w:vAnchor="margin" w:hAnchor="text" w:yAlign="inline"/>
              <w:rPr>
                <w:caps w:val="0"/>
                <w:color w:val="4D4D4C"/>
                <w:sz w:val="20"/>
                <w:szCs w:val="22"/>
              </w:rPr>
            </w:pPr>
            <w:r w:rsidRPr="00CC3EC2">
              <w:rPr>
                <w:rStyle w:val="SmartLink1"/>
                <w:sz w:val="20"/>
              </w:rPr>
              <w:fldChar w:fldCharType="begin"/>
            </w:r>
            <w:r w:rsidRPr="00CC3EC2">
              <w:rPr>
                <w:rStyle w:val="SmartLink1"/>
                <w:sz w:val="20"/>
              </w:rPr>
              <w:instrText xml:space="preserve"> REF _Ref136441617 \w \h  \* MERGEFORMAT </w:instrText>
            </w:r>
            <w:r w:rsidRPr="00CC3EC2">
              <w:rPr>
                <w:rStyle w:val="SmartLink1"/>
                <w:sz w:val="20"/>
              </w:rPr>
            </w:r>
            <w:r w:rsidRPr="00CC3EC2">
              <w:rPr>
                <w:rStyle w:val="SmartLink1"/>
                <w:sz w:val="20"/>
              </w:rPr>
              <w:fldChar w:fldCharType="separate"/>
            </w:r>
            <w:r w:rsidRPr="00CC3EC2">
              <w:rPr>
                <w:rStyle w:val="SmartLink1"/>
                <w:sz w:val="20"/>
              </w:rPr>
              <w:t>P.9.12.1 |</w:t>
            </w:r>
            <w:r w:rsidRPr="00CC3EC2">
              <w:rPr>
                <w:rStyle w:val="SmartLink1"/>
                <w:sz w:val="20"/>
              </w:rPr>
              <w:fldChar w:fldCharType="end"/>
            </w:r>
          </w:p>
        </w:tc>
        <w:tc>
          <w:tcPr>
            <w:tcW w:w="3285" w:type="pct"/>
            <w:tcBorders>
              <w:top w:val="single" w:sz="4" w:space="0" w:color="auto"/>
              <w:bottom w:val="single" w:sz="4" w:space="0" w:color="auto"/>
              <w:right w:val="single" w:sz="4" w:space="0" w:color="auto"/>
            </w:tcBorders>
          </w:tcPr>
          <w:p w14:paraId="450C4283" w14:textId="77777777" w:rsidR="00E6306F" w:rsidRPr="00367B28" w:rsidRDefault="00E6306F" w:rsidP="00E6306F">
            <w:pPr>
              <w:pStyle w:val="TablesHeadingGSCyan"/>
              <w:framePr w:hSpace="0" w:wrap="auto" w:vAnchor="margin" w:hAnchor="text" w:yAlign="inline"/>
              <w:rPr>
                <w:caps w:val="0"/>
                <w:color w:val="4D4D4C"/>
                <w:sz w:val="20"/>
                <w:szCs w:val="22"/>
              </w:rPr>
            </w:pPr>
            <w:r>
              <w:rPr>
                <w:caps w:val="0"/>
                <w:color w:val="4D4D4C"/>
                <w:sz w:val="20"/>
                <w:szCs w:val="22"/>
              </w:rPr>
              <w:t xml:space="preserve">risk of </w:t>
            </w:r>
            <w:r w:rsidRPr="00F63C1B">
              <w:rPr>
                <w:caps w:val="0"/>
                <w:color w:val="4D4D4C"/>
                <w:sz w:val="20"/>
                <w:szCs w:val="22"/>
              </w:rPr>
              <w:t>potential accidental or unintended introductions including the transportation of substrates and vectors (such as soil, ballast, and plant materials) that may harbour alien species.</w:t>
            </w:r>
          </w:p>
        </w:tc>
        <w:tc>
          <w:tcPr>
            <w:tcW w:w="953" w:type="pct"/>
            <w:tcBorders>
              <w:top w:val="single" w:sz="4" w:space="0" w:color="auto"/>
              <w:left w:val="single" w:sz="4" w:space="0" w:color="auto"/>
              <w:bottom w:val="single" w:sz="4" w:space="0" w:color="auto"/>
            </w:tcBorders>
          </w:tcPr>
          <w:p w14:paraId="026081CC" w14:textId="65BDD2D3"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4B60194B" w14:textId="5C95FCA1"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POTENTIALLY</w:t>
            </w:r>
          </w:p>
          <w:p w14:paraId="40B73634" w14:textId="2370C2D2" w:rsidR="00E6306F" w:rsidRDefault="00672D91"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NO</w:t>
            </w:r>
          </w:p>
        </w:tc>
      </w:tr>
      <w:tr w:rsidR="00E6306F" w:rsidRPr="005E36C8" w14:paraId="6FB83552" w14:textId="77777777" w:rsidTr="002A1FC3">
        <w:trPr>
          <w:trHeight w:val="364"/>
        </w:trPr>
        <w:tc>
          <w:tcPr>
            <w:tcW w:w="762" w:type="pct"/>
            <w:tcBorders>
              <w:top w:val="single" w:sz="4" w:space="0" w:color="auto"/>
              <w:bottom w:val="single" w:sz="4" w:space="0" w:color="auto"/>
              <w:right w:val="single" w:sz="4" w:space="0" w:color="auto"/>
            </w:tcBorders>
            <w:noWrap/>
            <w:vAlign w:val="top"/>
          </w:tcPr>
          <w:p w14:paraId="5E30B7AF" w14:textId="77777777" w:rsidR="00E6306F" w:rsidRPr="00CC3EC2" w:rsidRDefault="00E6306F" w:rsidP="00E6306F">
            <w:pPr>
              <w:pStyle w:val="TablesHeadingGSCyan"/>
              <w:framePr w:hSpace="0" w:wrap="auto" w:vAnchor="margin" w:hAnchor="text" w:yAlign="inline"/>
              <w:rPr>
                <w:rStyle w:val="SmartLink1"/>
                <w:sz w:val="20"/>
              </w:rPr>
            </w:pPr>
            <w:r>
              <w:rPr>
                <w:rStyle w:val="SmartLink1"/>
                <w:sz w:val="20"/>
              </w:rPr>
              <w:fldChar w:fldCharType="begin"/>
            </w:r>
            <w:r>
              <w:rPr>
                <w:rStyle w:val="SmartLink1"/>
                <w:sz w:val="20"/>
              </w:rPr>
              <w:instrText xml:space="preserve"> REF _Ref136442079 \w \h </w:instrText>
            </w:r>
            <w:r>
              <w:rPr>
                <w:rStyle w:val="SmartLink1"/>
                <w:sz w:val="20"/>
              </w:rPr>
            </w:r>
            <w:r>
              <w:rPr>
                <w:rStyle w:val="SmartLink1"/>
                <w:sz w:val="20"/>
              </w:rPr>
              <w:fldChar w:fldCharType="separate"/>
            </w:r>
            <w:r>
              <w:rPr>
                <w:rStyle w:val="SmartLink1"/>
                <w:sz w:val="20"/>
              </w:rPr>
              <w:t>P.9.12.2 |</w:t>
            </w:r>
            <w:r>
              <w:rPr>
                <w:rStyle w:val="SmartLink1"/>
                <w:sz w:val="20"/>
              </w:rPr>
              <w:fldChar w:fldCharType="end"/>
            </w:r>
          </w:p>
        </w:tc>
        <w:tc>
          <w:tcPr>
            <w:tcW w:w="3285" w:type="pct"/>
            <w:tcBorders>
              <w:top w:val="single" w:sz="4" w:space="0" w:color="auto"/>
              <w:bottom w:val="single" w:sz="4" w:space="0" w:color="auto"/>
              <w:right w:val="single" w:sz="4" w:space="0" w:color="auto"/>
            </w:tcBorders>
          </w:tcPr>
          <w:p w14:paraId="0E038FD7" w14:textId="77777777" w:rsidR="00E6306F" w:rsidRDefault="00E6306F" w:rsidP="00E6306F">
            <w:pPr>
              <w:pStyle w:val="TablesHeadingGSCyan"/>
              <w:framePr w:hSpace="0" w:wrap="auto" w:vAnchor="margin" w:hAnchor="text" w:yAlign="inline"/>
              <w:rPr>
                <w:caps w:val="0"/>
                <w:color w:val="4D4D4C"/>
                <w:sz w:val="20"/>
                <w:szCs w:val="22"/>
              </w:rPr>
            </w:pPr>
            <w:r>
              <w:rPr>
                <w:caps w:val="0"/>
                <w:color w:val="4D4D4C"/>
                <w:sz w:val="20"/>
                <w:szCs w:val="22"/>
              </w:rPr>
              <w:t xml:space="preserve">risk of </w:t>
            </w:r>
            <w:r w:rsidRPr="00CC3EC2">
              <w:rPr>
                <w:caps w:val="0"/>
                <w:color w:val="4D4D4C"/>
                <w:sz w:val="20"/>
                <w:szCs w:val="22"/>
              </w:rPr>
              <w:t>spreading alien species  into areas in which they have not already been established</w:t>
            </w:r>
            <w:r>
              <w:rPr>
                <w:caps w:val="0"/>
                <w:color w:val="4D4D4C"/>
                <w:sz w:val="20"/>
                <w:szCs w:val="22"/>
              </w:rPr>
              <w:t>?</w:t>
            </w:r>
          </w:p>
        </w:tc>
        <w:tc>
          <w:tcPr>
            <w:tcW w:w="953" w:type="pct"/>
            <w:tcBorders>
              <w:top w:val="single" w:sz="4" w:space="0" w:color="auto"/>
              <w:left w:val="single" w:sz="4" w:space="0" w:color="auto"/>
              <w:bottom w:val="single" w:sz="4" w:space="0" w:color="auto"/>
            </w:tcBorders>
          </w:tcPr>
          <w:p w14:paraId="39B1E7B9" w14:textId="1DEBE90E" w:rsidR="00E6306F" w:rsidRPr="005E36C8" w:rsidDel="00FB5485" w:rsidRDefault="00E6306F" w:rsidP="00E6306F">
            <w:pPr>
              <w:pStyle w:val="TablesHeadingGSCyan"/>
              <w:framePr w:hSpace="0" w:wrap="auto" w:vAnchor="margin" w:hAnchor="text" w:yAlign="inline"/>
              <w:spacing w:line="276" w:lineRule="auto"/>
              <w:rPr>
                <w:caps w:val="0"/>
                <w:color w:val="4D4D4C"/>
                <w:sz w:val="20"/>
                <w:szCs w:val="20"/>
              </w:rPr>
            </w:pPr>
            <w:r w:rsidRPr="005E36C8" w:rsidDel="00FB5485">
              <w:rPr>
                <w:rFonts w:ascii="Segoe UI Symbol" w:hAnsi="Segoe UI Symbol" w:cs="Segoe UI Symbol"/>
                <w:caps w:val="0"/>
                <w:color w:val="4D4D4C"/>
                <w:sz w:val="20"/>
                <w:szCs w:val="20"/>
              </w:rPr>
              <w:t>☐</w:t>
            </w:r>
            <w:r w:rsidRPr="005E36C8" w:rsidDel="00FB5485">
              <w:rPr>
                <w:caps w:val="0"/>
                <w:color w:val="4D4D4C"/>
                <w:sz w:val="20"/>
                <w:szCs w:val="20"/>
              </w:rPr>
              <w:t xml:space="preserve"> YES</w:t>
            </w:r>
          </w:p>
          <w:p w14:paraId="79137C05" w14:textId="2078C698" w:rsidR="00E6306F" w:rsidRPr="005E36C8" w:rsidDel="00FB5485" w:rsidRDefault="00E6306F" w:rsidP="00E6306F">
            <w:r w:rsidRPr="005E36C8" w:rsidDel="00FB5485">
              <w:rPr>
                <w:rFonts w:ascii="Segoe UI Symbol" w:hAnsi="Segoe UI Symbol" w:cs="Segoe UI Symbol"/>
                <w:caps/>
                <w:sz w:val="20"/>
                <w:szCs w:val="20"/>
              </w:rPr>
              <w:t>☐</w:t>
            </w:r>
            <w:r w:rsidRPr="005E36C8" w:rsidDel="00FB5485">
              <w:rPr>
                <w:caps/>
                <w:sz w:val="20"/>
                <w:szCs w:val="20"/>
              </w:rPr>
              <w:t xml:space="preserve"> POTENTIALLY</w:t>
            </w:r>
          </w:p>
          <w:p w14:paraId="7B89C785" w14:textId="6B5C1673" w:rsidR="00E6306F" w:rsidRDefault="00672D91" w:rsidP="00E6306F">
            <w:pPr>
              <w:pStyle w:val="TablesHeadingGSCyan"/>
              <w:framePr w:hSpace="0" w:wrap="auto" w:vAnchor="margin" w:hAnchor="text" w:yAlign="inline"/>
              <w:spacing w:line="276" w:lineRule="auto"/>
              <w:rPr>
                <w:caps w:val="0"/>
                <w:color w:val="4D4D4C"/>
                <w:sz w:val="20"/>
                <w:szCs w:val="20"/>
              </w:rPr>
            </w:pPr>
            <w:r>
              <w:rPr>
                <w:rFonts w:ascii="MS Gothic" w:eastAsia="MS Gothic" w:hAnsi="MS Gothic" w:hint="eastAsia"/>
                <w:caps w:val="0"/>
                <w:color w:val="4D4D4C"/>
                <w:sz w:val="20"/>
                <w:szCs w:val="20"/>
              </w:rPr>
              <w:t>☒</w:t>
            </w:r>
            <w:r w:rsidR="00E6306F" w:rsidRPr="005E36C8" w:rsidDel="00FB5485">
              <w:rPr>
                <w:caps w:val="0"/>
                <w:color w:val="4D4D4C"/>
                <w:sz w:val="20"/>
                <w:szCs w:val="20"/>
              </w:rPr>
              <w:t xml:space="preserve"> NO</w:t>
            </w:r>
          </w:p>
        </w:tc>
      </w:tr>
      <w:tr w:rsidR="00E6306F" w:rsidRPr="005E36C8" w14:paraId="73C79D5E" w14:textId="77777777" w:rsidTr="005336A6">
        <w:trPr>
          <w:trHeight w:val="364"/>
        </w:trPr>
        <w:tc>
          <w:tcPr>
            <w:tcW w:w="5000" w:type="pct"/>
            <w:gridSpan w:val="3"/>
            <w:tcBorders>
              <w:top w:val="single" w:sz="4" w:space="0" w:color="auto"/>
              <w:bottom w:val="single" w:sz="4" w:space="0" w:color="auto"/>
            </w:tcBorders>
            <w:noWrap/>
            <w:vAlign w:val="top"/>
          </w:tcPr>
          <w:p w14:paraId="08E27C4F" w14:textId="77777777" w:rsidR="00E6306F" w:rsidRPr="005E36C8" w:rsidRDefault="00E6306F" w:rsidP="00E6306F">
            <w:pPr>
              <w:pStyle w:val="TablesHeadingGSCyan"/>
              <w:framePr w:hSpace="0" w:wrap="auto" w:vAnchor="margin" w:hAnchor="text" w:yAlign="inline"/>
              <w:spacing w:line="276" w:lineRule="auto"/>
              <w:rPr>
                <w:caps w:val="0"/>
                <w:color w:val="4D4D4C"/>
                <w:sz w:val="20"/>
                <w:szCs w:val="20"/>
              </w:rPr>
            </w:pPr>
            <w:r w:rsidRPr="00FB2690">
              <w:rPr>
                <w:caps w:val="0"/>
                <w:sz w:val="20"/>
                <w:szCs w:val="22"/>
              </w:rPr>
              <w:t xml:space="preserve">If the answer is "yes" or "potentially" to </w:t>
            </w:r>
            <w:r>
              <w:rPr>
                <w:caps w:val="0"/>
                <w:sz w:val="20"/>
                <w:szCs w:val="22"/>
              </w:rPr>
              <w:t xml:space="preserve">any of </w:t>
            </w:r>
            <w:r w:rsidRPr="00FB2690">
              <w:rPr>
                <w:caps w:val="0"/>
                <w:sz w:val="20"/>
                <w:szCs w:val="22"/>
              </w:rPr>
              <w:t>the above question, please provide a brief description of the project situation below. Also, provide justification and/or evidence as necessary to demonstrate compliance with applicable requirements.</w:t>
            </w:r>
          </w:p>
        </w:tc>
      </w:tr>
      <w:tr w:rsidR="00E6306F" w:rsidRPr="005E36C8" w14:paraId="0422C7DD" w14:textId="77777777" w:rsidTr="005336A6">
        <w:trPr>
          <w:trHeight w:val="364"/>
        </w:trPr>
        <w:tc>
          <w:tcPr>
            <w:tcW w:w="5000" w:type="pct"/>
            <w:gridSpan w:val="3"/>
            <w:tcBorders>
              <w:top w:val="single" w:sz="4" w:space="0" w:color="auto"/>
              <w:bottom w:val="single" w:sz="4" w:space="0" w:color="auto"/>
            </w:tcBorders>
            <w:shd w:val="clear" w:color="auto" w:fill="E6E5E5" w:themeFill="background2"/>
            <w:noWrap/>
            <w:vAlign w:val="top"/>
          </w:tcPr>
          <w:p w14:paraId="261B65F2" w14:textId="61CB3935" w:rsidR="00E6306F" w:rsidRPr="00330B26" w:rsidRDefault="00672D91" w:rsidP="00672D91">
            <w:pPr>
              <w:pStyle w:val="TablesHeadingGSCyan"/>
              <w:framePr w:hSpace="0" w:wrap="auto" w:vAnchor="margin" w:hAnchor="text" w:yAlign="inline"/>
              <w:spacing w:line="276" w:lineRule="auto"/>
              <w:rPr>
                <w:color w:val="515151" w:themeColor="text1"/>
              </w:rPr>
            </w:pPr>
            <w:r>
              <w:rPr>
                <w:i/>
                <w:iCs/>
                <w:caps w:val="0"/>
                <w:color w:val="4D4D4C"/>
                <w:sz w:val="20"/>
                <w:szCs w:val="20"/>
              </w:rPr>
              <w:t>NA</w:t>
            </w:r>
          </w:p>
        </w:tc>
      </w:tr>
    </w:tbl>
    <w:p w14:paraId="5E8398CF" w14:textId="798A2220" w:rsidR="00AB4B86" w:rsidRDefault="00AB4B86">
      <w:pPr>
        <w:spacing w:line="276" w:lineRule="auto"/>
        <w:contextualSpacing w:val="0"/>
      </w:pPr>
      <w:r>
        <w:br w:type="page"/>
      </w:r>
    </w:p>
    <w:p w14:paraId="75419C8B" w14:textId="77777777" w:rsidR="00AB4B86" w:rsidRDefault="00AB4B86" w:rsidP="006D53FE">
      <w:pPr>
        <w:sectPr w:rsidR="00AB4B86" w:rsidSect="00E60C0C">
          <w:pgSz w:w="11900" w:h="16840"/>
          <w:pgMar w:top="1021" w:right="1134" w:bottom="1381" w:left="1134" w:header="283" w:footer="0" w:gutter="0"/>
          <w:cols w:space="720"/>
          <w:docGrid w:linePitch="360"/>
        </w:sectPr>
      </w:pPr>
    </w:p>
    <w:p w14:paraId="434C192A" w14:textId="7BC72B25" w:rsidR="00AB4B86" w:rsidRDefault="00B71A2B" w:rsidP="00B71A2B">
      <w:pPr>
        <w:pStyle w:val="Heading3"/>
      </w:pPr>
      <w:bookmarkStart w:id="1120" w:name="_Ref49516032"/>
      <w:bookmarkStart w:id="1121" w:name="_Ref128431799"/>
      <w:r>
        <w:t>Appendix 2</w:t>
      </w:r>
      <w:r w:rsidR="000A7141">
        <w:t xml:space="preserve"> </w:t>
      </w:r>
      <w:r>
        <w:t xml:space="preserve">- </w:t>
      </w:r>
      <w:r w:rsidR="00AB4B86" w:rsidRPr="00B71A2B">
        <w:t xml:space="preserve">Contact information of </w:t>
      </w:r>
      <w:bookmarkEnd w:id="1120"/>
      <w:r w:rsidR="00665583">
        <w:t xml:space="preserve">project </w:t>
      </w:r>
      <w:r w:rsidR="00A80F9B">
        <w:t>developer(s)</w:t>
      </w:r>
      <w:bookmarkEnd w:id="1121"/>
    </w:p>
    <w:p w14:paraId="2CCF583A" w14:textId="77777777" w:rsidR="00B4102E" w:rsidRPr="00B4102E" w:rsidRDefault="00B4102E" w:rsidP="00B4102E"/>
    <w:tbl>
      <w:tblPr>
        <w:tblStyle w:val="GridTable5Dark-Accent1"/>
        <w:tblW w:w="5000" w:type="pct"/>
        <w:tblCellMar>
          <w:top w:w="57" w:type="dxa"/>
        </w:tblCellMar>
        <w:tblLook w:val="0680" w:firstRow="0" w:lastRow="0" w:firstColumn="1" w:lastColumn="0" w:noHBand="1" w:noVBand="1"/>
      </w:tblPr>
      <w:tblGrid>
        <w:gridCol w:w="2492"/>
        <w:gridCol w:w="7130"/>
      </w:tblGrid>
      <w:tr w:rsidR="00B71A2B" w:rsidRPr="00B71A2B" w14:paraId="4DDD9E91"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2366A57C" w14:textId="77777777" w:rsidR="00B71A2B" w:rsidRPr="00B71A2B" w:rsidRDefault="00B71A2B" w:rsidP="00B71A2B">
            <w:pPr>
              <w:spacing w:after="200"/>
              <w:rPr>
                <w:color w:val="FFFFFF" w:themeColor="background1"/>
                <w:lang w:val="en-GB"/>
              </w:rPr>
            </w:pPr>
            <w:r w:rsidRPr="00B71A2B">
              <w:rPr>
                <w:color w:val="FFFFFF" w:themeColor="background1"/>
                <w:lang w:val="en-GB"/>
              </w:rPr>
              <w:t>Organization name</w:t>
            </w:r>
          </w:p>
        </w:tc>
        <w:tc>
          <w:tcPr>
            <w:tcW w:w="3705" w:type="pct"/>
          </w:tcPr>
          <w:p w14:paraId="33E75CBD" w14:textId="2E82E0B1" w:rsidR="00B71A2B" w:rsidRPr="00B71A2B" w:rsidRDefault="009811E6"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JTS </w:t>
            </w:r>
            <w:r w:rsidR="00631141">
              <w:rPr>
                <w:lang w:val="en-GB"/>
              </w:rPr>
              <w:t>Engineering Sdn Bhd</w:t>
            </w:r>
          </w:p>
        </w:tc>
      </w:tr>
      <w:tr w:rsidR="00B71A2B" w:rsidRPr="00B71A2B" w14:paraId="374A9686"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4A190DB2" w14:textId="77777777" w:rsidR="00B71A2B" w:rsidRPr="00B71A2B" w:rsidRDefault="00B71A2B" w:rsidP="00DA2BC8">
            <w:pPr>
              <w:spacing w:after="200" w:line="276" w:lineRule="auto"/>
              <w:rPr>
                <w:color w:val="FFFFFF" w:themeColor="background1"/>
                <w:lang w:val="en-GB"/>
              </w:rPr>
            </w:pPr>
            <w:r w:rsidRPr="00B71A2B">
              <w:rPr>
                <w:color w:val="FFFFFF" w:themeColor="background1"/>
                <w:lang w:val="en-GB"/>
              </w:rPr>
              <w:t>Registration number with relevant authority</w:t>
            </w:r>
          </w:p>
        </w:tc>
        <w:tc>
          <w:tcPr>
            <w:tcW w:w="3705" w:type="pct"/>
          </w:tcPr>
          <w:p w14:paraId="3E2F4A85" w14:textId="548B5859" w:rsidR="00B71A2B" w:rsidRPr="00B71A2B" w:rsidRDefault="00BA5BE1"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198201008958(88682-X)</w:t>
            </w:r>
          </w:p>
        </w:tc>
      </w:tr>
      <w:tr w:rsidR="00B71A2B" w:rsidRPr="00B71A2B" w14:paraId="7E6FB941"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437D7416" w14:textId="77777777" w:rsidR="00B71A2B" w:rsidRPr="00B71A2B" w:rsidRDefault="00B71A2B" w:rsidP="00B71A2B">
            <w:pPr>
              <w:spacing w:after="200"/>
              <w:rPr>
                <w:color w:val="FFFFFF" w:themeColor="background1"/>
                <w:lang w:val="en-GB"/>
              </w:rPr>
            </w:pPr>
            <w:r w:rsidRPr="00B71A2B">
              <w:rPr>
                <w:color w:val="FFFFFF" w:themeColor="background1"/>
                <w:lang w:val="en-GB"/>
              </w:rPr>
              <w:t>Street/P.O. Box</w:t>
            </w:r>
          </w:p>
        </w:tc>
        <w:tc>
          <w:tcPr>
            <w:tcW w:w="3705" w:type="pct"/>
          </w:tcPr>
          <w:p w14:paraId="3EDB4EED" w14:textId="3C75B0F7" w:rsidR="00B71A2B" w:rsidRPr="00B71A2B" w:rsidRDefault="0078222F" w:rsidP="0078222F">
            <w:pPr>
              <w:cnfStyle w:val="000000000000" w:firstRow="0" w:lastRow="0" w:firstColumn="0" w:lastColumn="0" w:oddVBand="0" w:evenVBand="0" w:oddHBand="0" w:evenHBand="0" w:firstRowFirstColumn="0" w:firstRowLastColumn="0" w:lastRowFirstColumn="0" w:lastRowLastColumn="0"/>
              <w:rPr>
                <w:lang w:val="en-GB"/>
              </w:rPr>
            </w:pPr>
            <w:r>
              <w:t>Lot 227 Jalan Tembaga 2</w:t>
            </w:r>
          </w:p>
        </w:tc>
      </w:tr>
      <w:tr w:rsidR="00B71A2B" w:rsidRPr="00B71A2B" w14:paraId="0BEC5D8F"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1F22E6AE" w14:textId="77777777" w:rsidR="00B71A2B" w:rsidRPr="00B71A2B" w:rsidRDefault="00B71A2B" w:rsidP="00B71A2B">
            <w:pPr>
              <w:spacing w:after="200"/>
              <w:rPr>
                <w:color w:val="FFFFFF" w:themeColor="background1"/>
                <w:lang w:val="en-GB"/>
              </w:rPr>
            </w:pPr>
            <w:r w:rsidRPr="00B71A2B">
              <w:rPr>
                <w:color w:val="FFFFFF" w:themeColor="background1"/>
                <w:lang w:val="en-GB"/>
              </w:rPr>
              <w:t>Building</w:t>
            </w:r>
          </w:p>
        </w:tc>
        <w:tc>
          <w:tcPr>
            <w:tcW w:w="3705" w:type="pct"/>
          </w:tcPr>
          <w:p w14:paraId="18F862A0" w14:textId="52B80C75" w:rsidR="00B71A2B" w:rsidRPr="0078222F" w:rsidRDefault="0078222F" w:rsidP="0078222F">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71A2B" w:rsidRPr="00B71A2B" w14:paraId="2C00BD05"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05CDEABB" w14:textId="77777777" w:rsidR="00B71A2B" w:rsidRPr="00B71A2B" w:rsidRDefault="00B71A2B" w:rsidP="00B71A2B">
            <w:pPr>
              <w:spacing w:after="200"/>
              <w:rPr>
                <w:color w:val="FFFFFF" w:themeColor="background1"/>
                <w:lang w:val="en-GB"/>
              </w:rPr>
            </w:pPr>
            <w:r w:rsidRPr="00B71A2B">
              <w:rPr>
                <w:color w:val="FFFFFF" w:themeColor="background1"/>
                <w:lang w:val="en-GB"/>
              </w:rPr>
              <w:t>City</w:t>
            </w:r>
          </w:p>
        </w:tc>
        <w:tc>
          <w:tcPr>
            <w:tcW w:w="3705" w:type="pct"/>
          </w:tcPr>
          <w:p w14:paraId="47B2A8C1" w14:textId="20A14AB7" w:rsidR="00B71A2B" w:rsidRPr="00B71A2B" w:rsidRDefault="0078222F"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Pasir Gudang</w:t>
            </w:r>
            <w:r w:rsidR="00994BEA">
              <w:rPr>
                <w:lang w:val="en-GB"/>
              </w:rPr>
              <w:t xml:space="preserve"> </w:t>
            </w:r>
          </w:p>
        </w:tc>
      </w:tr>
      <w:tr w:rsidR="00B71A2B" w:rsidRPr="00B71A2B" w14:paraId="19D5138B"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3360388B" w14:textId="77777777" w:rsidR="00B71A2B" w:rsidRPr="00B71A2B" w:rsidRDefault="00B71A2B" w:rsidP="00B71A2B">
            <w:pPr>
              <w:spacing w:after="200"/>
              <w:rPr>
                <w:color w:val="FFFFFF" w:themeColor="background1"/>
                <w:lang w:val="en-GB"/>
              </w:rPr>
            </w:pPr>
            <w:r w:rsidRPr="00B71A2B">
              <w:rPr>
                <w:color w:val="FFFFFF" w:themeColor="background1"/>
                <w:lang w:val="en-GB"/>
              </w:rPr>
              <w:t>State/Region</w:t>
            </w:r>
          </w:p>
        </w:tc>
        <w:tc>
          <w:tcPr>
            <w:tcW w:w="3705" w:type="pct"/>
          </w:tcPr>
          <w:p w14:paraId="0D65EA2A" w14:textId="4DEE6F1E" w:rsidR="00B71A2B" w:rsidRPr="00B71A2B" w:rsidRDefault="00994BEA"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Johor </w:t>
            </w:r>
          </w:p>
        </w:tc>
      </w:tr>
      <w:tr w:rsidR="00B71A2B" w:rsidRPr="00B71A2B" w14:paraId="66AFC22A"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1E5B7D83" w14:textId="77777777" w:rsidR="00B71A2B" w:rsidRPr="00B71A2B" w:rsidRDefault="00B71A2B" w:rsidP="00B71A2B">
            <w:pPr>
              <w:spacing w:after="200"/>
              <w:rPr>
                <w:color w:val="FFFFFF" w:themeColor="background1"/>
                <w:lang w:val="en-GB"/>
              </w:rPr>
            </w:pPr>
            <w:r w:rsidRPr="00B71A2B">
              <w:rPr>
                <w:color w:val="FFFFFF" w:themeColor="background1"/>
                <w:lang w:val="en-GB"/>
              </w:rPr>
              <w:t>Postcode</w:t>
            </w:r>
          </w:p>
        </w:tc>
        <w:tc>
          <w:tcPr>
            <w:tcW w:w="3705" w:type="pct"/>
          </w:tcPr>
          <w:p w14:paraId="36EABF0A" w14:textId="4B8AE4BE" w:rsidR="00B71A2B" w:rsidRPr="00B71A2B" w:rsidRDefault="00994BEA"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81700</w:t>
            </w:r>
          </w:p>
        </w:tc>
      </w:tr>
      <w:tr w:rsidR="00B71A2B" w:rsidRPr="00B71A2B" w14:paraId="213D4173"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7FB8B5CC" w14:textId="77777777" w:rsidR="00B71A2B" w:rsidRPr="00B71A2B" w:rsidRDefault="00B71A2B" w:rsidP="00B71A2B">
            <w:pPr>
              <w:spacing w:after="200"/>
              <w:rPr>
                <w:color w:val="FFFFFF" w:themeColor="background1"/>
                <w:lang w:val="en-GB"/>
              </w:rPr>
            </w:pPr>
            <w:r w:rsidRPr="00B71A2B">
              <w:rPr>
                <w:color w:val="FFFFFF" w:themeColor="background1"/>
                <w:lang w:val="en-GB"/>
              </w:rPr>
              <w:t>Country</w:t>
            </w:r>
          </w:p>
        </w:tc>
        <w:tc>
          <w:tcPr>
            <w:tcW w:w="3705" w:type="pct"/>
          </w:tcPr>
          <w:p w14:paraId="6C234C91" w14:textId="2D16B3CB" w:rsidR="00B71A2B" w:rsidRPr="00B71A2B" w:rsidRDefault="0078222F"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Malaysia</w:t>
            </w:r>
          </w:p>
        </w:tc>
      </w:tr>
      <w:tr w:rsidR="00B71A2B" w:rsidRPr="00B71A2B" w14:paraId="4EB785E5"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4604AC79" w14:textId="77777777" w:rsidR="00B71A2B" w:rsidRPr="00B71A2B" w:rsidRDefault="00B71A2B" w:rsidP="00B71A2B">
            <w:pPr>
              <w:spacing w:after="200"/>
              <w:rPr>
                <w:color w:val="FFFFFF" w:themeColor="background1"/>
                <w:lang w:val="en-GB"/>
              </w:rPr>
            </w:pPr>
            <w:r w:rsidRPr="00B71A2B">
              <w:rPr>
                <w:color w:val="FFFFFF" w:themeColor="background1"/>
                <w:lang w:val="en-GB"/>
              </w:rPr>
              <w:t>Telephone</w:t>
            </w:r>
          </w:p>
        </w:tc>
        <w:tc>
          <w:tcPr>
            <w:tcW w:w="3705" w:type="pct"/>
          </w:tcPr>
          <w:p w14:paraId="3C5973AD" w14:textId="338D9648" w:rsidR="00B71A2B" w:rsidRPr="00B71A2B" w:rsidRDefault="009E277F"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sidRPr="009E277F">
              <w:rPr>
                <w:lang w:val="en-GB"/>
              </w:rPr>
              <w:t>+607-252 9107/8</w:t>
            </w:r>
          </w:p>
        </w:tc>
      </w:tr>
      <w:tr w:rsidR="00B71A2B" w:rsidRPr="00B71A2B" w14:paraId="7783EB06"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7198780E" w14:textId="77777777" w:rsidR="00B71A2B" w:rsidRPr="00B71A2B" w:rsidRDefault="00B71A2B" w:rsidP="00B71A2B">
            <w:pPr>
              <w:spacing w:after="200"/>
              <w:rPr>
                <w:color w:val="FFFFFF" w:themeColor="background1"/>
                <w:lang w:val="en-GB"/>
              </w:rPr>
            </w:pPr>
            <w:r w:rsidRPr="00B71A2B">
              <w:rPr>
                <w:color w:val="FFFFFF" w:themeColor="background1"/>
                <w:lang w:val="en-GB"/>
              </w:rPr>
              <w:t>E-mail</w:t>
            </w:r>
          </w:p>
        </w:tc>
        <w:tc>
          <w:tcPr>
            <w:tcW w:w="3705" w:type="pct"/>
          </w:tcPr>
          <w:p w14:paraId="0142B770" w14:textId="1CFEF47A" w:rsidR="00B71A2B" w:rsidRPr="00B71A2B" w:rsidRDefault="0054233B" w:rsidP="00992E5B">
            <w:pPr>
              <w:spacing w:after="200"/>
              <w:cnfStyle w:val="000000000000" w:firstRow="0" w:lastRow="0" w:firstColumn="0" w:lastColumn="0" w:oddVBand="0" w:evenVBand="0" w:oddHBand="0" w:evenHBand="0" w:firstRowFirstColumn="0" w:firstRowLastColumn="0" w:lastRowFirstColumn="0" w:lastRowLastColumn="0"/>
              <w:rPr>
                <w:lang w:val="en-GB"/>
              </w:rPr>
            </w:pPr>
            <w:hyperlink r:id="rId47" w:history="1">
              <w:r w:rsidR="00992E5B" w:rsidRPr="009E309B">
                <w:rPr>
                  <w:rStyle w:val="Hyperlink"/>
                  <w:rFonts w:ascii="Verdana" w:hAnsi="Verdana"/>
                  <w:lang w:val="en-GB"/>
                </w:rPr>
                <w:t>info@jts.com.my</w:t>
              </w:r>
            </w:hyperlink>
            <w:r w:rsidR="00992E5B">
              <w:rPr>
                <w:lang w:val="en-GB"/>
              </w:rPr>
              <w:t xml:space="preserve"> </w:t>
            </w:r>
          </w:p>
        </w:tc>
      </w:tr>
      <w:tr w:rsidR="00B71A2B" w:rsidRPr="00B71A2B" w14:paraId="5FE7CAA8"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1ADC2CE2" w14:textId="77777777" w:rsidR="00B71A2B" w:rsidRPr="00B71A2B" w:rsidRDefault="00B71A2B" w:rsidP="00B71A2B">
            <w:pPr>
              <w:spacing w:after="200"/>
              <w:rPr>
                <w:color w:val="FFFFFF" w:themeColor="background1"/>
                <w:lang w:val="en-GB"/>
              </w:rPr>
            </w:pPr>
            <w:r w:rsidRPr="00B71A2B">
              <w:rPr>
                <w:color w:val="FFFFFF" w:themeColor="background1"/>
                <w:lang w:val="en-GB"/>
              </w:rPr>
              <w:t>Website</w:t>
            </w:r>
          </w:p>
        </w:tc>
        <w:tc>
          <w:tcPr>
            <w:tcW w:w="3705" w:type="pct"/>
          </w:tcPr>
          <w:p w14:paraId="0BB2A81B" w14:textId="27096DE0" w:rsidR="00B71A2B" w:rsidRPr="00B71A2B" w:rsidRDefault="0054233B" w:rsidP="00B71A2B">
            <w:pPr>
              <w:spacing w:after="200"/>
              <w:cnfStyle w:val="000000000000" w:firstRow="0" w:lastRow="0" w:firstColumn="0" w:lastColumn="0" w:oddVBand="0" w:evenVBand="0" w:oddHBand="0" w:evenHBand="0" w:firstRowFirstColumn="0" w:firstRowLastColumn="0" w:lastRowFirstColumn="0" w:lastRowLastColumn="0"/>
              <w:rPr>
                <w:lang w:val="en-GB"/>
              </w:rPr>
            </w:pPr>
            <w:hyperlink r:id="rId48" w:history="1">
              <w:r w:rsidR="006779DB" w:rsidRPr="009E309B">
                <w:rPr>
                  <w:rStyle w:val="Hyperlink"/>
                  <w:rFonts w:ascii="Verdana" w:hAnsi="Verdana"/>
                  <w:lang w:val="en-GB"/>
                </w:rPr>
                <w:t>http://www.jts.com.my/</w:t>
              </w:r>
            </w:hyperlink>
            <w:r w:rsidR="006779DB">
              <w:rPr>
                <w:lang w:val="en-GB"/>
              </w:rPr>
              <w:t xml:space="preserve"> </w:t>
            </w:r>
          </w:p>
        </w:tc>
      </w:tr>
      <w:tr w:rsidR="00B71A2B" w:rsidRPr="00B71A2B" w14:paraId="0AFA4127"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5A56675F" w14:textId="77777777" w:rsidR="00B71A2B" w:rsidRPr="00B71A2B" w:rsidRDefault="00B71A2B" w:rsidP="00B71A2B">
            <w:pPr>
              <w:spacing w:after="200"/>
              <w:rPr>
                <w:color w:val="FFFFFF" w:themeColor="background1"/>
                <w:lang w:val="en-GB"/>
              </w:rPr>
            </w:pPr>
            <w:r w:rsidRPr="00B71A2B">
              <w:rPr>
                <w:color w:val="FFFFFF" w:themeColor="background1"/>
                <w:lang w:val="en-GB"/>
              </w:rPr>
              <w:t>Contact person</w:t>
            </w:r>
          </w:p>
        </w:tc>
        <w:tc>
          <w:tcPr>
            <w:tcW w:w="3705" w:type="pct"/>
          </w:tcPr>
          <w:p w14:paraId="3FC88745" w14:textId="753BE8C2" w:rsidR="00B71A2B" w:rsidRPr="00B71A2B" w:rsidRDefault="00E43F5C"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Tridansh Pandey</w:t>
            </w:r>
          </w:p>
        </w:tc>
      </w:tr>
      <w:tr w:rsidR="00B71A2B" w:rsidRPr="00B71A2B" w14:paraId="32F39553"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3DA23BE7" w14:textId="77777777" w:rsidR="00B71A2B" w:rsidRPr="00B71A2B" w:rsidRDefault="00B71A2B" w:rsidP="00B71A2B">
            <w:pPr>
              <w:spacing w:after="200"/>
              <w:rPr>
                <w:color w:val="FFFFFF" w:themeColor="background1"/>
                <w:lang w:val="en-GB"/>
              </w:rPr>
            </w:pPr>
            <w:r w:rsidRPr="00B71A2B">
              <w:rPr>
                <w:color w:val="FFFFFF" w:themeColor="background1"/>
                <w:lang w:val="en-GB"/>
              </w:rPr>
              <w:t>Title</w:t>
            </w:r>
          </w:p>
        </w:tc>
        <w:tc>
          <w:tcPr>
            <w:tcW w:w="3705" w:type="pct"/>
          </w:tcPr>
          <w:p w14:paraId="13E0D261" w14:textId="7677DE9B" w:rsidR="00B71A2B" w:rsidRPr="00B71A2B" w:rsidRDefault="00BC6A6F"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EHS Director</w:t>
            </w:r>
          </w:p>
        </w:tc>
      </w:tr>
      <w:tr w:rsidR="00B71A2B" w:rsidRPr="00B71A2B" w14:paraId="3623ECB7"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45B472EF" w14:textId="77777777" w:rsidR="00B71A2B" w:rsidRPr="00B71A2B" w:rsidRDefault="00B71A2B" w:rsidP="00B71A2B">
            <w:pPr>
              <w:spacing w:after="200"/>
              <w:rPr>
                <w:color w:val="FFFFFF" w:themeColor="background1"/>
                <w:lang w:val="en-GB"/>
              </w:rPr>
            </w:pPr>
            <w:r w:rsidRPr="00B71A2B">
              <w:rPr>
                <w:color w:val="FFFFFF" w:themeColor="background1"/>
                <w:lang w:val="en-GB"/>
              </w:rPr>
              <w:t>Salutation</w:t>
            </w:r>
          </w:p>
        </w:tc>
        <w:tc>
          <w:tcPr>
            <w:tcW w:w="3705" w:type="pct"/>
          </w:tcPr>
          <w:p w14:paraId="36AA163D" w14:textId="272AADCF" w:rsidR="00B71A2B" w:rsidRPr="00B71A2B" w:rsidRDefault="00124B2D"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Mr.</w:t>
            </w:r>
          </w:p>
        </w:tc>
      </w:tr>
      <w:tr w:rsidR="00B71A2B" w:rsidRPr="00B71A2B" w14:paraId="14F13E3D"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1B3CF80F" w14:textId="77777777" w:rsidR="00B71A2B" w:rsidRPr="00B71A2B" w:rsidRDefault="00B71A2B" w:rsidP="00B71A2B">
            <w:pPr>
              <w:spacing w:after="200"/>
              <w:rPr>
                <w:color w:val="FFFFFF" w:themeColor="background1"/>
                <w:lang w:val="en-GB"/>
              </w:rPr>
            </w:pPr>
            <w:r w:rsidRPr="00B71A2B">
              <w:rPr>
                <w:color w:val="FFFFFF" w:themeColor="background1"/>
                <w:lang w:val="en-GB"/>
              </w:rPr>
              <w:t>Last name</w:t>
            </w:r>
          </w:p>
        </w:tc>
        <w:tc>
          <w:tcPr>
            <w:tcW w:w="3705" w:type="pct"/>
          </w:tcPr>
          <w:p w14:paraId="0D05072F" w14:textId="105038F4" w:rsidR="00B71A2B" w:rsidRPr="00B71A2B" w:rsidRDefault="00A735F9"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Pand</w:t>
            </w:r>
            <w:r w:rsidR="00941BEC">
              <w:rPr>
                <w:lang w:val="en-GB"/>
              </w:rPr>
              <w:t>ey</w:t>
            </w:r>
          </w:p>
        </w:tc>
      </w:tr>
      <w:tr w:rsidR="00B71A2B" w:rsidRPr="00B71A2B" w14:paraId="098D84BD"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05ED6B6D" w14:textId="77777777" w:rsidR="00B71A2B" w:rsidRPr="00B71A2B" w:rsidRDefault="00B71A2B" w:rsidP="00B71A2B">
            <w:pPr>
              <w:spacing w:after="200"/>
              <w:rPr>
                <w:color w:val="FFFFFF" w:themeColor="background1"/>
                <w:lang w:val="en-GB"/>
              </w:rPr>
            </w:pPr>
            <w:r w:rsidRPr="00B71A2B">
              <w:rPr>
                <w:color w:val="FFFFFF" w:themeColor="background1"/>
                <w:lang w:val="en-GB"/>
              </w:rPr>
              <w:t>Middle name</w:t>
            </w:r>
          </w:p>
        </w:tc>
        <w:tc>
          <w:tcPr>
            <w:tcW w:w="3705" w:type="pct"/>
          </w:tcPr>
          <w:p w14:paraId="003EF018" w14:textId="14928854" w:rsidR="00B71A2B" w:rsidRPr="00B71A2B" w:rsidRDefault="00941BEC"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Baha</w:t>
            </w:r>
            <w:r w:rsidR="007B069F">
              <w:rPr>
                <w:lang w:val="en-GB"/>
              </w:rPr>
              <w:t>dur</w:t>
            </w:r>
          </w:p>
        </w:tc>
      </w:tr>
      <w:tr w:rsidR="00B71A2B" w:rsidRPr="00B71A2B" w14:paraId="3E50FAE3"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152A0D19" w14:textId="77777777" w:rsidR="00B71A2B" w:rsidRPr="00B71A2B" w:rsidRDefault="00B71A2B" w:rsidP="00B71A2B">
            <w:pPr>
              <w:spacing w:after="200"/>
              <w:rPr>
                <w:color w:val="FFFFFF" w:themeColor="background1"/>
                <w:lang w:val="en-GB"/>
              </w:rPr>
            </w:pPr>
            <w:r w:rsidRPr="00B71A2B">
              <w:rPr>
                <w:color w:val="FFFFFF" w:themeColor="background1"/>
                <w:lang w:val="en-GB"/>
              </w:rPr>
              <w:t>First name</w:t>
            </w:r>
          </w:p>
        </w:tc>
        <w:tc>
          <w:tcPr>
            <w:tcW w:w="3705" w:type="pct"/>
          </w:tcPr>
          <w:p w14:paraId="0945300C" w14:textId="33AF249A" w:rsidR="00B71A2B" w:rsidRPr="00B71A2B" w:rsidRDefault="007B069F"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Tridansh</w:t>
            </w:r>
          </w:p>
        </w:tc>
      </w:tr>
      <w:tr w:rsidR="00B71A2B" w:rsidRPr="00B71A2B" w14:paraId="24F9E0C1"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43B5B357" w14:textId="77777777" w:rsidR="00B71A2B" w:rsidRPr="00B71A2B" w:rsidRDefault="00B71A2B" w:rsidP="00B71A2B">
            <w:pPr>
              <w:spacing w:after="200"/>
              <w:rPr>
                <w:color w:val="FFFFFF" w:themeColor="background1"/>
                <w:lang w:val="en-GB"/>
              </w:rPr>
            </w:pPr>
            <w:r w:rsidRPr="00B71A2B">
              <w:rPr>
                <w:color w:val="FFFFFF" w:themeColor="background1"/>
                <w:lang w:val="en-GB"/>
              </w:rPr>
              <w:t>Department</w:t>
            </w:r>
          </w:p>
        </w:tc>
        <w:tc>
          <w:tcPr>
            <w:tcW w:w="3705" w:type="pct"/>
          </w:tcPr>
          <w:p w14:paraId="2CADDCBC" w14:textId="7F8F4B97" w:rsidR="00B71A2B" w:rsidRPr="00B71A2B" w:rsidRDefault="009A6D68"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71A2B" w:rsidRPr="00B71A2B" w14:paraId="0DEA9F3F"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21301864" w14:textId="77777777" w:rsidR="00B71A2B" w:rsidRPr="00B71A2B" w:rsidRDefault="00B71A2B" w:rsidP="00B71A2B">
            <w:pPr>
              <w:spacing w:after="200"/>
              <w:rPr>
                <w:color w:val="FFFFFF" w:themeColor="background1"/>
                <w:lang w:val="en-GB"/>
              </w:rPr>
            </w:pPr>
            <w:r w:rsidRPr="00B71A2B">
              <w:rPr>
                <w:color w:val="FFFFFF" w:themeColor="background1"/>
                <w:lang w:val="en-GB"/>
              </w:rPr>
              <w:t>Mobile</w:t>
            </w:r>
          </w:p>
        </w:tc>
        <w:tc>
          <w:tcPr>
            <w:tcW w:w="3705" w:type="pct"/>
          </w:tcPr>
          <w:p w14:paraId="4D248AB8" w14:textId="096C27B5" w:rsidR="00B71A2B" w:rsidRPr="00B71A2B" w:rsidRDefault="00CA7AC2"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+65 9272</w:t>
            </w:r>
            <w:r w:rsidR="00F97C4E">
              <w:rPr>
                <w:lang w:val="en-GB"/>
              </w:rPr>
              <w:t xml:space="preserve"> </w:t>
            </w:r>
            <w:r>
              <w:rPr>
                <w:lang w:val="en-GB"/>
              </w:rPr>
              <w:t>0439</w:t>
            </w:r>
          </w:p>
        </w:tc>
      </w:tr>
      <w:tr w:rsidR="00B71A2B" w:rsidRPr="00B71A2B" w14:paraId="0258F9FC"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7CEBE4A9" w14:textId="77777777" w:rsidR="00B71A2B" w:rsidRPr="00B71A2B" w:rsidRDefault="00B71A2B" w:rsidP="00B71A2B">
            <w:pPr>
              <w:spacing w:after="200"/>
              <w:rPr>
                <w:color w:val="FFFFFF" w:themeColor="background1"/>
                <w:lang w:val="en-GB"/>
              </w:rPr>
            </w:pPr>
            <w:r w:rsidRPr="00B71A2B">
              <w:rPr>
                <w:color w:val="FFFFFF" w:themeColor="background1"/>
                <w:lang w:val="en-GB"/>
              </w:rPr>
              <w:t>Direct tel.</w:t>
            </w:r>
          </w:p>
        </w:tc>
        <w:tc>
          <w:tcPr>
            <w:tcW w:w="3705" w:type="pct"/>
          </w:tcPr>
          <w:p w14:paraId="00B0311E" w14:textId="027F7E30" w:rsidR="00B71A2B" w:rsidRPr="00B71A2B" w:rsidRDefault="009A6D68" w:rsidP="00B71A2B">
            <w:pPr>
              <w:spacing w:after="200"/>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B71A2B" w:rsidRPr="00B71A2B" w14:paraId="79CFCF05" w14:textId="77777777" w:rsidTr="00B71A2B">
        <w:tc>
          <w:tcPr>
            <w:cnfStyle w:val="001000000000" w:firstRow="0" w:lastRow="0" w:firstColumn="1" w:lastColumn="0" w:oddVBand="0" w:evenVBand="0" w:oddHBand="0" w:evenHBand="0" w:firstRowFirstColumn="0" w:firstRowLastColumn="0" w:lastRowFirstColumn="0" w:lastRowLastColumn="0"/>
            <w:tcW w:w="1295" w:type="pct"/>
          </w:tcPr>
          <w:p w14:paraId="2A7AE0DC" w14:textId="77777777" w:rsidR="00B71A2B" w:rsidRPr="00B71A2B" w:rsidRDefault="00B71A2B" w:rsidP="00B71A2B">
            <w:pPr>
              <w:spacing w:after="200"/>
              <w:rPr>
                <w:color w:val="FFFFFF" w:themeColor="background1"/>
                <w:lang w:val="en-GB"/>
              </w:rPr>
            </w:pPr>
            <w:r w:rsidRPr="00B71A2B">
              <w:rPr>
                <w:color w:val="FFFFFF" w:themeColor="background1"/>
                <w:lang w:val="en-GB"/>
              </w:rPr>
              <w:t>Personal e-mail</w:t>
            </w:r>
          </w:p>
        </w:tc>
        <w:tc>
          <w:tcPr>
            <w:tcW w:w="3705" w:type="pct"/>
          </w:tcPr>
          <w:p w14:paraId="4711329F" w14:textId="59119233" w:rsidR="00B71A2B" w:rsidRPr="00B71A2B" w:rsidRDefault="0054233B" w:rsidP="00B71A2B">
            <w:pPr>
              <w:spacing w:after="200"/>
              <w:cnfStyle w:val="000000000000" w:firstRow="0" w:lastRow="0" w:firstColumn="0" w:lastColumn="0" w:oddVBand="0" w:evenVBand="0" w:oddHBand="0" w:evenHBand="0" w:firstRowFirstColumn="0" w:firstRowLastColumn="0" w:lastRowFirstColumn="0" w:lastRowLastColumn="0"/>
              <w:rPr>
                <w:lang w:val="en-GB"/>
              </w:rPr>
            </w:pPr>
            <w:hyperlink r:id="rId49" w:history="1">
              <w:r w:rsidR="00992E5B" w:rsidRPr="009E309B">
                <w:rPr>
                  <w:rStyle w:val="Hyperlink"/>
                  <w:rFonts w:ascii="Verdana" w:hAnsi="Verdana"/>
                  <w:lang w:val="en-GB"/>
                </w:rPr>
                <w:t>tridansh@jts.com.my</w:t>
              </w:r>
            </w:hyperlink>
          </w:p>
        </w:tc>
      </w:tr>
    </w:tbl>
    <w:p w14:paraId="779D30DE" w14:textId="77777777" w:rsidR="00B4102E" w:rsidRDefault="00B4102E" w:rsidP="00B4102E">
      <w:pPr>
        <w:rPr>
          <w:rFonts w:asciiTheme="majorHAnsi" w:eastAsiaTheme="majorEastAsia" w:hAnsiTheme="majorHAnsi" w:cs="Times New Roman (Headings CS)"/>
          <w:color w:val="00B9BD" w:themeColor="accent1"/>
          <w:sz w:val="32"/>
        </w:rPr>
      </w:pPr>
      <w:bookmarkStart w:id="1122" w:name="_Ref49516052"/>
      <w:r>
        <w:br w:type="page"/>
      </w:r>
    </w:p>
    <w:p w14:paraId="53A1C065" w14:textId="28989B03" w:rsidR="00DA2BC8" w:rsidRDefault="00DA2BC8" w:rsidP="00DA2BC8">
      <w:pPr>
        <w:pStyle w:val="Heading3"/>
        <w:rPr>
          <w:bCs/>
          <w:lang w:val="en-GB"/>
        </w:rPr>
      </w:pPr>
      <w:bookmarkStart w:id="1123" w:name="_Ref128431806"/>
      <w:r>
        <w:t>Appendix 3</w:t>
      </w:r>
      <w:r w:rsidR="000A7141">
        <w:t xml:space="preserve"> </w:t>
      </w:r>
      <w:r>
        <w:t>-</w:t>
      </w:r>
      <w:bookmarkStart w:id="1124" w:name="_Ref38872069"/>
      <w:bookmarkStart w:id="1125" w:name="_Toc39582327"/>
      <w:bookmarkStart w:id="1126" w:name="_Ref42257033"/>
      <w:r w:rsidRPr="00DA2BC8">
        <w:rPr>
          <w:rFonts w:ascii="Avenir Book" w:eastAsia="MS Mincho" w:hAnsi="Avenir Book" w:cs="Times New Roman"/>
          <w:b w:val="0"/>
          <w:bCs/>
          <w:color w:val="auto"/>
          <w:sz w:val="24"/>
          <w:lang w:val="en-GB"/>
        </w:rPr>
        <w:t xml:space="preserve"> </w:t>
      </w:r>
      <w:r w:rsidRPr="00DA2BC8">
        <w:rPr>
          <w:bCs/>
          <w:lang w:val="en-GB"/>
        </w:rPr>
        <w:t xml:space="preserve">LUF </w:t>
      </w:r>
      <w:bookmarkEnd w:id="1124"/>
      <w:bookmarkEnd w:id="1125"/>
      <w:r w:rsidRPr="00DA2BC8">
        <w:rPr>
          <w:bCs/>
          <w:lang w:val="en-GB"/>
        </w:rPr>
        <w:t>Additional Information</w:t>
      </w:r>
      <w:bookmarkEnd w:id="1123"/>
      <w:bookmarkEnd w:id="1126"/>
    </w:p>
    <w:p w14:paraId="47C021AF" w14:textId="5BFC2FF4" w:rsidR="008965A8" w:rsidRDefault="00D5570E" w:rsidP="00DA2BC8">
      <w:r>
        <w:t>NA</w:t>
      </w:r>
    </w:p>
    <w:p w14:paraId="7BADF77B" w14:textId="2893FC55" w:rsidR="00DA2BC8" w:rsidRDefault="008965A8" w:rsidP="008965A8">
      <w:pPr>
        <w:spacing w:line="276" w:lineRule="auto"/>
        <w:contextualSpacing w:val="0"/>
      </w:pPr>
      <w:r>
        <w:br w:type="page"/>
      </w:r>
    </w:p>
    <w:p w14:paraId="64E7E2C4" w14:textId="3B6A969A" w:rsidR="00B71A2B" w:rsidRDefault="00B71A2B" w:rsidP="00B71A2B">
      <w:pPr>
        <w:pStyle w:val="Heading3"/>
      </w:pPr>
      <w:bookmarkStart w:id="1127" w:name="_Ref128431812"/>
      <w:r>
        <w:t xml:space="preserve">Appendix </w:t>
      </w:r>
      <w:r w:rsidR="00DA2BC8">
        <w:t>4</w:t>
      </w:r>
      <w:r w:rsidR="000A7141">
        <w:t xml:space="preserve"> </w:t>
      </w:r>
      <w:r>
        <w:t>-</w:t>
      </w:r>
      <w:r w:rsidR="00D62B33">
        <w:t xml:space="preserve"> </w:t>
      </w:r>
      <w:r>
        <w:t>D</w:t>
      </w:r>
      <w:r w:rsidRPr="007C1D64">
        <w:t xml:space="preserve">esign </w:t>
      </w:r>
      <w:r>
        <w:t>C</w:t>
      </w:r>
      <w:r w:rsidRPr="007C1D64">
        <w:t>hanges</w:t>
      </w:r>
      <w:bookmarkEnd w:id="1122"/>
      <w:bookmarkEnd w:id="1127"/>
    </w:p>
    <w:p w14:paraId="59D4BD2D" w14:textId="5DC1941E" w:rsidR="008965A8" w:rsidRDefault="008965A8" w:rsidP="008965A8">
      <w:r>
        <w:t>NA</w:t>
      </w:r>
    </w:p>
    <w:p w14:paraId="08166231" w14:textId="1B6B273D" w:rsidR="008965A8" w:rsidRPr="008965A8" w:rsidRDefault="008965A8" w:rsidP="008965A8">
      <w:pPr>
        <w:spacing w:line="276" w:lineRule="auto"/>
        <w:contextualSpacing w:val="0"/>
      </w:pPr>
      <w:r>
        <w:br w:type="page"/>
      </w:r>
    </w:p>
    <w:p w14:paraId="63852500" w14:textId="33F6F5A0" w:rsidR="00206434" w:rsidRDefault="00206434" w:rsidP="00206434">
      <w:pPr>
        <w:pStyle w:val="Heading5"/>
      </w:pPr>
      <w:r>
        <w:t>Revision History</w:t>
      </w:r>
    </w:p>
    <w:p w14:paraId="2439CF46" w14:textId="77777777" w:rsidR="00206434" w:rsidRPr="00206434" w:rsidRDefault="00206434" w:rsidP="00206434"/>
    <w:tbl>
      <w:tblPr>
        <w:tblStyle w:val="GSTableSimple"/>
        <w:tblW w:w="0" w:type="auto"/>
        <w:tblLook w:val="04A0" w:firstRow="1" w:lastRow="0" w:firstColumn="1" w:lastColumn="0" w:noHBand="0" w:noVBand="1"/>
      </w:tblPr>
      <w:tblGrid>
        <w:gridCol w:w="1134"/>
        <w:gridCol w:w="1418"/>
        <w:gridCol w:w="7077"/>
      </w:tblGrid>
      <w:tr w:rsidR="00206434" w:rsidRPr="00B72193" w14:paraId="70C89C00" w14:textId="77777777" w:rsidTr="00247891">
        <w:trPr>
          <w:cnfStyle w:val="100000000000" w:firstRow="1" w:lastRow="0" w:firstColumn="0" w:lastColumn="0" w:oddVBand="0" w:evenVBand="0" w:oddHBand="0" w:evenHBand="0" w:firstRowFirstColumn="0" w:firstRowLastColumn="0" w:lastRowFirstColumn="0" w:lastRowLastColumn="0"/>
        </w:trPr>
        <w:tc>
          <w:tcPr>
            <w:tcW w:w="1134" w:type="dxa"/>
            <w:vAlign w:val="top"/>
          </w:tcPr>
          <w:p w14:paraId="4B519D47" w14:textId="77777777" w:rsidR="00206434" w:rsidRPr="00206434" w:rsidRDefault="00206434" w:rsidP="00206434">
            <w:pPr>
              <w:rPr>
                <w:rFonts w:asciiTheme="minorHAnsi" w:hAnsiTheme="minorHAnsi"/>
                <w:b/>
                <w:bCs/>
                <w:sz w:val="20"/>
              </w:rPr>
            </w:pPr>
            <w:r w:rsidRPr="00206434">
              <w:rPr>
                <w:rFonts w:asciiTheme="minorHAnsi" w:hAnsiTheme="minorHAnsi"/>
                <w:b/>
                <w:bCs/>
                <w:sz w:val="20"/>
              </w:rPr>
              <w:t>Version</w:t>
            </w:r>
          </w:p>
        </w:tc>
        <w:tc>
          <w:tcPr>
            <w:tcW w:w="1418" w:type="dxa"/>
            <w:vAlign w:val="top"/>
          </w:tcPr>
          <w:p w14:paraId="150B9B3D" w14:textId="77777777" w:rsidR="00206434" w:rsidRPr="00206434" w:rsidRDefault="00206434" w:rsidP="00206434">
            <w:pPr>
              <w:rPr>
                <w:rFonts w:asciiTheme="minorHAnsi" w:hAnsiTheme="minorHAnsi"/>
                <w:b/>
                <w:bCs/>
                <w:sz w:val="20"/>
              </w:rPr>
            </w:pPr>
            <w:r w:rsidRPr="00206434">
              <w:rPr>
                <w:rFonts w:asciiTheme="minorHAnsi" w:hAnsiTheme="minorHAnsi"/>
                <w:b/>
                <w:bCs/>
                <w:sz w:val="20"/>
              </w:rPr>
              <w:t>Date</w:t>
            </w:r>
          </w:p>
        </w:tc>
        <w:tc>
          <w:tcPr>
            <w:tcW w:w="7077" w:type="dxa"/>
            <w:vAlign w:val="top"/>
          </w:tcPr>
          <w:p w14:paraId="794F42F5" w14:textId="77777777" w:rsidR="00206434" w:rsidRPr="00206434" w:rsidRDefault="00206434" w:rsidP="00206434">
            <w:pPr>
              <w:rPr>
                <w:rFonts w:asciiTheme="minorHAnsi" w:hAnsiTheme="minorHAnsi"/>
                <w:b/>
                <w:bCs/>
                <w:sz w:val="20"/>
              </w:rPr>
            </w:pPr>
            <w:r w:rsidRPr="00206434">
              <w:rPr>
                <w:rFonts w:asciiTheme="minorHAnsi" w:hAnsiTheme="minorHAnsi"/>
                <w:b/>
                <w:bCs/>
                <w:sz w:val="20"/>
              </w:rPr>
              <w:t>Remarks</w:t>
            </w:r>
          </w:p>
        </w:tc>
      </w:tr>
      <w:tr w:rsidR="00A020BA" w:rsidRPr="00A020BA" w14:paraId="682D2835" w14:textId="77777777" w:rsidTr="00247891">
        <w:trPr>
          <w:cnfStyle w:val="000000100000" w:firstRow="0" w:lastRow="0" w:firstColumn="0" w:lastColumn="0" w:oddVBand="0" w:evenVBand="0" w:oddHBand="1" w:evenHBand="0" w:firstRowFirstColumn="0" w:firstRowLastColumn="0" w:lastRowFirstColumn="0" w:lastRowLastColumn="0"/>
        </w:trPr>
        <w:tc>
          <w:tcPr>
            <w:tcW w:w="1134" w:type="dxa"/>
            <w:vAlign w:val="top"/>
          </w:tcPr>
          <w:p w14:paraId="3E35DB2B" w14:textId="05F7B61E" w:rsidR="00A020BA" w:rsidRPr="00A020BA" w:rsidRDefault="00A020BA" w:rsidP="00206434">
            <w:pPr>
              <w:rPr>
                <w:rFonts w:asciiTheme="minorHAnsi" w:hAnsiTheme="minorHAnsi"/>
                <w:sz w:val="20"/>
              </w:rPr>
            </w:pPr>
            <w:r>
              <w:rPr>
                <w:rFonts w:asciiTheme="minorHAnsi" w:hAnsiTheme="minorHAnsi"/>
                <w:sz w:val="20"/>
              </w:rPr>
              <w:t>1.5</w:t>
            </w:r>
          </w:p>
        </w:tc>
        <w:tc>
          <w:tcPr>
            <w:tcW w:w="1418" w:type="dxa"/>
            <w:vAlign w:val="top"/>
          </w:tcPr>
          <w:p w14:paraId="3325DB5C" w14:textId="551F01A2" w:rsidR="00A020BA" w:rsidRPr="00A020BA" w:rsidRDefault="00433835" w:rsidP="00206434">
            <w:pPr>
              <w:rPr>
                <w:rFonts w:asciiTheme="minorHAnsi" w:hAnsiTheme="minorHAnsi"/>
                <w:sz w:val="20"/>
              </w:rPr>
            </w:pPr>
            <w:r>
              <w:rPr>
                <w:rFonts w:asciiTheme="minorHAnsi" w:hAnsiTheme="minorHAnsi"/>
                <w:sz w:val="20"/>
              </w:rPr>
              <w:t>29 June 2023</w:t>
            </w:r>
          </w:p>
        </w:tc>
        <w:tc>
          <w:tcPr>
            <w:tcW w:w="7077" w:type="dxa"/>
            <w:vAlign w:val="top"/>
          </w:tcPr>
          <w:p w14:paraId="4E5D30FD" w14:textId="65658A3A" w:rsidR="00A020BA" w:rsidRPr="00A020BA" w:rsidRDefault="00433835" w:rsidP="00433835">
            <w:pPr>
              <w:spacing w:line="276" w:lineRule="auto"/>
              <w:rPr>
                <w:rFonts w:asciiTheme="minorHAnsi" w:hAnsiTheme="minorHAnsi"/>
                <w:sz w:val="20"/>
              </w:rPr>
            </w:pPr>
            <w:r w:rsidRPr="00A020BA">
              <w:rPr>
                <w:rFonts w:asciiTheme="minorHAnsi" w:hAnsiTheme="minorHAnsi"/>
                <w:sz w:val="20"/>
              </w:rPr>
              <w:t>Editorial changes to match V2.</w:t>
            </w:r>
            <w:r>
              <w:rPr>
                <w:rFonts w:asciiTheme="minorHAnsi" w:hAnsiTheme="minorHAnsi"/>
                <w:sz w:val="20"/>
              </w:rPr>
              <w:t>1</w:t>
            </w:r>
            <w:r w:rsidRPr="00A020BA">
              <w:rPr>
                <w:rFonts w:asciiTheme="minorHAnsi" w:hAnsiTheme="minorHAnsi"/>
                <w:sz w:val="20"/>
              </w:rPr>
              <w:t xml:space="preserve"> of the Safeguarding Principles Requirements</w:t>
            </w:r>
          </w:p>
        </w:tc>
      </w:tr>
      <w:tr w:rsidR="007651FE" w:rsidRPr="00A020BA" w14:paraId="7E7A897D" w14:textId="77777777" w:rsidTr="00247891">
        <w:tc>
          <w:tcPr>
            <w:tcW w:w="1134" w:type="dxa"/>
            <w:vAlign w:val="top"/>
          </w:tcPr>
          <w:p w14:paraId="035C8A70" w14:textId="20FFE74C" w:rsidR="007651FE" w:rsidRPr="00A020BA" w:rsidRDefault="007651FE" w:rsidP="00206434">
            <w:pPr>
              <w:rPr>
                <w:rFonts w:asciiTheme="minorHAnsi" w:hAnsiTheme="minorHAnsi"/>
                <w:sz w:val="20"/>
              </w:rPr>
            </w:pPr>
            <w:r w:rsidRPr="00A020BA">
              <w:rPr>
                <w:rFonts w:asciiTheme="minorHAnsi" w:hAnsiTheme="minorHAnsi"/>
                <w:sz w:val="20"/>
              </w:rPr>
              <w:t>1.4</w:t>
            </w:r>
          </w:p>
        </w:tc>
        <w:tc>
          <w:tcPr>
            <w:tcW w:w="1418" w:type="dxa"/>
            <w:vAlign w:val="top"/>
          </w:tcPr>
          <w:p w14:paraId="10379D0B" w14:textId="6E8288ED" w:rsidR="007651FE" w:rsidRPr="00A020BA" w:rsidRDefault="00A020BA" w:rsidP="00206434">
            <w:pPr>
              <w:rPr>
                <w:rFonts w:asciiTheme="minorHAnsi" w:hAnsiTheme="minorHAnsi"/>
                <w:sz w:val="20"/>
              </w:rPr>
            </w:pPr>
            <w:r w:rsidRPr="00A020BA">
              <w:rPr>
                <w:rFonts w:asciiTheme="minorHAnsi" w:hAnsiTheme="minorHAnsi"/>
                <w:sz w:val="20"/>
              </w:rPr>
              <w:t>21 June 2023</w:t>
            </w:r>
          </w:p>
        </w:tc>
        <w:tc>
          <w:tcPr>
            <w:tcW w:w="7077" w:type="dxa"/>
            <w:vAlign w:val="top"/>
          </w:tcPr>
          <w:p w14:paraId="409064DF" w14:textId="2A3381DF" w:rsidR="007651FE" w:rsidRPr="00A020BA" w:rsidRDefault="00A020BA" w:rsidP="00433835">
            <w:pPr>
              <w:spacing w:line="276" w:lineRule="auto"/>
              <w:rPr>
                <w:rFonts w:asciiTheme="minorHAnsi" w:hAnsiTheme="minorHAnsi"/>
                <w:sz w:val="20"/>
              </w:rPr>
            </w:pPr>
            <w:r w:rsidRPr="00A020BA">
              <w:rPr>
                <w:rFonts w:asciiTheme="minorHAnsi" w:hAnsiTheme="minorHAnsi"/>
                <w:sz w:val="20"/>
              </w:rPr>
              <w:t>Editorial changes to match V2.0 of the Safeguarding Principles Requirements</w:t>
            </w:r>
          </w:p>
        </w:tc>
      </w:tr>
      <w:tr w:rsidR="00F50D0E" w:rsidRPr="00B72193" w14:paraId="70ACE8D9" w14:textId="77777777" w:rsidTr="00247891">
        <w:trPr>
          <w:cnfStyle w:val="000000100000" w:firstRow="0" w:lastRow="0" w:firstColumn="0" w:lastColumn="0" w:oddVBand="0" w:evenVBand="0" w:oddHBand="1" w:evenHBand="0" w:firstRowFirstColumn="0" w:firstRowLastColumn="0" w:lastRowFirstColumn="0" w:lastRowLastColumn="0"/>
        </w:trPr>
        <w:tc>
          <w:tcPr>
            <w:tcW w:w="1134" w:type="dxa"/>
            <w:vAlign w:val="top"/>
          </w:tcPr>
          <w:p w14:paraId="038A1274" w14:textId="488B20B3" w:rsidR="00F50D0E" w:rsidRPr="00206434" w:rsidRDefault="00F50D0E" w:rsidP="00206434">
            <w:pPr>
              <w:rPr>
                <w:rFonts w:asciiTheme="minorHAnsi" w:hAnsiTheme="minorHAnsi"/>
                <w:sz w:val="20"/>
              </w:rPr>
            </w:pPr>
            <w:r>
              <w:rPr>
                <w:rFonts w:asciiTheme="minorHAnsi" w:hAnsiTheme="minorHAnsi"/>
                <w:sz w:val="20"/>
              </w:rPr>
              <w:t>1.3</w:t>
            </w:r>
          </w:p>
        </w:tc>
        <w:tc>
          <w:tcPr>
            <w:tcW w:w="1418" w:type="dxa"/>
            <w:vAlign w:val="top"/>
          </w:tcPr>
          <w:p w14:paraId="62F29C3E" w14:textId="44B14C22" w:rsidR="00F50D0E" w:rsidRPr="00247891" w:rsidRDefault="00E05A53" w:rsidP="00206434">
            <w:pPr>
              <w:rPr>
                <w:rFonts w:asciiTheme="minorHAnsi" w:hAnsiTheme="minorHAnsi"/>
                <w:sz w:val="20"/>
                <w:highlight w:val="yellow"/>
              </w:rPr>
            </w:pPr>
            <w:r w:rsidRPr="00EC141D">
              <w:rPr>
                <w:rFonts w:asciiTheme="minorHAnsi" w:hAnsiTheme="minorHAnsi"/>
                <w:sz w:val="20"/>
              </w:rPr>
              <w:t>14 April 2023</w:t>
            </w:r>
          </w:p>
        </w:tc>
        <w:tc>
          <w:tcPr>
            <w:tcW w:w="7077" w:type="dxa"/>
            <w:vAlign w:val="top"/>
          </w:tcPr>
          <w:p w14:paraId="079E6FD2" w14:textId="1DFC393E" w:rsidR="00F50D0E" w:rsidRDefault="00F50D0E" w:rsidP="00AE357F">
            <w:pPr>
              <w:spacing w:line="240" w:lineRule="auto"/>
              <w:rPr>
                <w:sz w:val="20"/>
                <w:szCs w:val="20"/>
              </w:rPr>
            </w:pPr>
            <w:r>
              <w:rPr>
                <w:sz w:val="20"/>
                <w:szCs w:val="20"/>
              </w:rPr>
              <w:t xml:space="preserve">Integrated the </w:t>
            </w:r>
            <w:r w:rsidR="00F93A86">
              <w:rPr>
                <w:sz w:val="20"/>
                <w:szCs w:val="20"/>
              </w:rPr>
              <w:t>d</w:t>
            </w:r>
            <w:r>
              <w:rPr>
                <w:sz w:val="20"/>
                <w:szCs w:val="20"/>
              </w:rPr>
              <w:t xml:space="preserve">esign </w:t>
            </w:r>
            <w:r w:rsidR="00F93A86">
              <w:rPr>
                <w:sz w:val="20"/>
                <w:szCs w:val="20"/>
              </w:rPr>
              <w:t>c</w:t>
            </w:r>
            <w:r>
              <w:rPr>
                <w:sz w:val="20"/>
                <w:szCs w:val="20"/>
              </w:rPr>
              <w:t xml:space="preserve">hange </w:t>
            </w:r>
            <w:r w:rsidR="00F93A86">
              <w:rPr>
                <w:sz w:val="20"/>
                <w:szCs w:val="20"/>
              </w:rPr>
              <w:t>m</w:t>
            </w:r>
            <w:r>
              <w:rPr>
                <w:sz w:val="20"/>
                <w:szCs w:val="20"/>
              </w:rPr>
              <w:t xml:space="preserve">emo as </w:t>
            </w:r>
            <w:r w:rsidR="00F93A86">
              <w:rPr>
                <w:sz w:val="20"/>
                <w:szCs w:val="20"/>
              </w:rPr>
              <w:t>a</w:t>
            </w:r>
            <w:r>
              <w:rPr>
                <w:sz w:val="20"/>
                <w:szCs w:val="20"/>
              </w:rPr>
              <w:t>nnex of the document.</w:t>
            </w:r>
          </w:p>
          <w:p w14:paraId="6285AA17" w14:textId="77777777" w:rsidR="00A80F9B" w:rsidRDefault="00A80F9B" w:rsidP="00AE357F">
            <w:pPr>
              <w:spacing w:line="240" w:lineRule="auto"/>
              <w:rPr>
                <w:sz w:val="20"/>
                <w:szCs w:val="20"/>
              </w:rPr>
            </w:pPr>
          </w:p>
          <w:p w14:paraId="1060E7E5" w14:textId="026299AB" w:rsidR="00A80F9B" w:rsidRPr="00AE357F" w:rsidRDefault="00A80F9B" w:rsidP="00AE357F">
            <w:pPr>
              <w:spacing w:line="240" w:lineRule="auto"/>
              <w:rPr>
                <w:sz w:val="20"/>
                <w:szCs w:val="20"/>
              </w:rPr>
            </w:pPr>
            <w:r>
              <w:rPr>
                <w:sz w:val="20"/>
                <w:szCs w:val="20"/>
              </w:rPr>
              <w:t>Editorial changes</w:t>
            </w:r>
          </w:p>
        </w:tc>
      </w:tr>
      <w:tr w:rsidR="00206434" w:rsidRPr="00B72193" w14:paraId="590179F0" w14:textId="77777777" w:rsidTr="00247891">
        <w:tc>
          <w:tcPr>
            <w:tcW w:w="1134" w:type="dxa"/>
            <w:vAlign w:val="top"/>
          </w:tcPr>
          <w:p w14:paraId="5B159486" w14:textId="12EE2A3F" w:rsidR="00206434" w:rsidRPr="00206434" w:rsidRDefault="00206434" w:rsidP="00206434">
            <w:pPr>
              <w:rPr>
                <w:rFonts w:asciiTheme="minorHAnsi" w:hAnsiTheme="minorHAnsi"/>
                <w:sz w:val="20"/>
              </w:rPr>
            </w:pPr>
            <w:r w:rsidRPr="00206434">
              <w:rPr>
                <w:rFonts w:asciiTheme="minorHAnsi" w:hAnsiTheme="minorHAnsi"/>
                <w:sz w:val="20"/>
              </w:rPr>
              <w:t>1.</w:t>
            </w:r>
            <w:r w:rsidR="00DA2BC8">
              <w:rPr>
                <w:rFonts w:asciiTheme="minorHAnsi" w:hAnsiTheme="minorHAnsi"/>
                <w:sz w:val="20"/>
              </w:rPr>
              <w:t>2</w:t>
            </w:r>
          </w:p>
        </w:tc>
        <w:tc>
          <w:tcPr>
            <w:tcW w:w="1418" w:type="dxa"/>
            <w:vAlign w:val="top"/>
          </w:tcPr>
          <w:p w14:paraId="65EFC181" w14:textId="78A569F0" w:rsidR="00206434" w:rsidRPr="00206434" w:rsidRDefault="00DA2BC8" w:rsidP="00206434">
            <w:pPr>
              <w:rPr>
                <w:rFonts w:asciiTheme="minorHAnsi" w:hAnsiTheme="minorHAnsi"/>
                <w:sz w:val="20"/>
              </w:rPr>
            </w:pPr>
            <w:r>
              <w:rPr>
                <w:rFonts w:asciiTheme="minorHAnsi" w:hAnsiTheme="minorHAnsi"/>
                <w:sz w:val="20"/>
              </w:rPr>
              <w:t xml:space="preserve">14 </w:t>
            </w:r>
            <w:r w:rsidR="00206434" w:rsidRPr="00206434">
              <w:rPr>
                <w:rFonts w:asciiTheme="minorHAnsi" w:hAnsiTheme="minorHAnsi"/>
                <w:sz w:val="20"/>
              </w:rPr>
              <w:t>October 2020</w:t>
            </w:r>
          </w:p>
        </w:tc>
        <w:tc>
          <w:tcPr>
            <w:tcW w:w="7077" w:type="dxa"/>
            <w:vAlign w:val="top"/>
          </w:tcPr>
          <w:p w14:paraId="39DF5020" w14:textId="77777777" w:rsidR="00206434" w:rsidRPr="00AE357F" w:rsidRDefault="00206434" w:rsidP="00AE357F">
            <w:pPr>
              <w:spacing w:line="240" w:lineRule="auto"/>
              <w:rPr>
                <w:sz w:val="20"/>
                <w:szCs w:val="20"/>
              </w:rPr>
            </w:pPr>
            <w:r w:rsidRPr="00AE357F">
              <w:rPr>
                <w:sz w:val="20"/>
                <w:szCs w:val="20"/>
              </w:rPr>
              <w:t>Hyperlinked section summary to enable quick access to key sections</w:t>
            </w:r>
          </w:p>
          <w:p w14:paraId="4711A26F" w14:textId="77777777" w:rsidR="00206434" w:rsidRPr="00AE357F" w:rsidRDefault="00206434" w:rsidP="00AE357F">
            <w:pPr>
              <w:spacing w:line="240" w:lineRule="auto"/>
              <w:rPr>
                <w:sz w:val="20"/>
                <w:szCs w:val="20"/>
              </w:rPr>
            </w:pPr>
            <w:r w:rsidRPr="00AE357F">
              <w:rPr>
                <w:sz w:val="20"/>
                <w:szCs w:val="20"/>
              </w:rPr>
              <w:t>Improved clarity on Key Project Information</w:t>
            </w:r>
          </w:p>
          <w:p w14:paraId="0A9148C1" w14:textId="77777777" w:rsidR="00206434" w:rsidRPr="00AE357F" w:rsidRDefault="00206434" w:rsidP="00AE357F">
            <w:pPr>
              <w:spacing w:line="240" w:lineRule="auto"/>
              <w:rPr>
                <w:sz w:val="20"/>
                <w:szCs w:val="20"/>
              </w:rPr>
            </w:pPr>
            <w:r w:rsidRPr="00AE357F">
              <w:rPr>
                <w:sz w:val="20"/>
                <w:szCs w:val="20"/>
              </w:rPr>
              <w:t>Inclusion criteria table added</w:t>
            </w:r>
          </w:p>
          <w:p w14:paraId="02A0D215" w14:textId="77777777" w:rsidR="00206434" w:rsidRPr="00AE357F" w:rsidRDefault="00206434" w:rsidP="00AE357F">
            <w:pPr>
              <w:spacing w:line="240" w:lineRule="auto"/>
              <w:rPr>
                <w:sz w:val="20"/>
                <w:szCs w:val="20"/>
              </w:rPr>
            </w:pPr>
            <w:r w:rsidRPr="00AE357F">
              <w:rPr>
                <w:sz w:val="20"/>
                <w:szCs w:val="20"/>
              </w:rPr>
              <w:t xml:space="preserve">Gender sensitive requirements added </w:t>
            </w:r>
          </w:p>
          <w:p w14:paraId="6EA82B6B" w14:textId="77777777" w:rsidR="00206434" w:rsidRPr="00AE357F" w:rsidRDefault="00206434" w:rsidP="00AE357F">
            <w:pPr>
              <w:spacing w:line="240" w:lineRule="auto"/>
              <w:rPr>
                <w:sz w:val="20"/>
                <w:szCs w:val="20"/>
              </w:rPr>
            </w:pPr>
            <w:r w:rsidRPr="00AE357F">
              <w:rPr>
                <w:sz w:val="20"/>
                <w:szCs w:val="20"/>
              </w:rPr>
              <w:t>Prior consideration (1 yr rule) and Ongoing Financial Need added</w:t>
            </w:r>
          </w:p>
          <w:p w14:paraId="4496A621" w14:textId="77777777" w:rsidR="00206434" w:rsidRPr="00AE357F" w:rsidRDefault="00206434" w:rsidP="00AE357F">
            <w:pPr>
              <w:spacing w:line="240" w:lineRule="auto"/>
              <w:rPr>
                <w:sz w:val="20"/>
                <w:szCs w:val="20"/>
              </w:rPr>
            </w:pPr>
            <w:r w:rsidRPr="00AE357F">
              <w:rPr>
                <w:sz w:val="20"/>
                <w:szCs w:val="20"/>
              </w:rPr>
              <w:t>Safeguard Principles Assessment as annex and a new section to include applicable safeguards for clarity</w:t>
            </w:r>
          </w:p>
          <w:p w14:paraId="62700CF0" w14:textId="77777777" w:rsidR="00206434" w:rsidRPr="00AE357F" w:rsidRDefault="00206434" w:rsidP="00AE357F">
            <w:pPr>
              <w:spacing w:line="240" w:lineRule="auto"/>
              <w:rPr>
                <w:sz w:val="20"/>
                <w:szCs w:val="20"/>
              </w:rPr>
            </w:pPr>
            <w:r w:rsidRPr="00AE357F">
              <w:rPr>
                <w:sz w:val="20"/>
                <w:szCs w:val="20"/>
              </w:rPr>
              <w:t>Improved Clarity on SDG contribution/SDG Impact term used throughout</w:t>
            </w:r>
          </w:p>
          <w:p w14:paraId="7FAD41EE" w14:textId="77777777" w:rsidR="00206434" w:rsidRPr="00AE357F" w:rsidRDefault="00206434" w:rsidP="00AE357F">
            <w:pPr>
              <w:spacing w:line="240" w:lineRule="auto"/>
              <w:rPr>
                <w:sz w:val="20"/>
                <w:szCs w:val="20"/>
              </w:rPr>
            </w:pPr>
            <w:r w:rsidRPr="00AE357F">
              <w:rPr>
                <w:sz w:val="20"/>
                <w:szCs w:val="20"/>
              </w:rPr>
              <w:t>Clarity on Stakeholder Consultation information required</w:t>
            </w:r>
          </w:p>
          <w:p w14:paraId="34C73322" w14:textId="447F49EF" w:rsidR="00206434" w:rsidRPr="00206434" w:rsidRDefault="00542571" w:rsidP="00AE357F">
            <w:pPr>
              <w:spacing w:line="240" w:lineRule="auto"/>
            </w:pPr>
            <w:r w:rsidRPr="00AE357F">
              <w:rPr>
                <w:sz w:val="20"/>
                <w:szCs w:val="20"/>
              </w:rPr>
              <w:t xml:space="preserve">Provision of an </w:t>
            </w:r>
            <w:hyperlink r:id="rId50" w:history="1">
              <w:r w:rsidRPr="00AE357F">
                <w:rPr>
                  <w:rStyle w:val="Hyperlink"/>
                  <w:sz w:val="20"/>
                  <w:szCs w:val="20"/>
                </w:rPr>
                <w:t>accompanying Guide</w:t>
              </w:r>
            </w:hyperlink>
            <w:r w:rsidRPr="00AE357F">
              <w:rPr>
                <w:sz w:val="20"/>
                <w:szCs w:val="20"/>
              </w:rPr>
              <w:t xml:space="preserve"> to help the user understand detailed rules and requirements</w:t>
            </w:r>
          </w:p>
        </w:tc>
      </w:tr>
      <w:tr w:rsidR="00DA2BC8" w:rsidRPr="00B72193" w14:paraId="0A7E35FF" w14:textId="77777777" w:rsidTr="00247891">
        <w:trPr>
          <w:cnfStyle w:val="000000100000" w:firstRow="0" w:lastRow="0" w:firstColumn="0" w:lastColumn="0" w:oddVBand="0" w:evenVBand="0" w:oddHBand="1" w:evenHBand="0" w:firstRowFirstColumn="0" w:firstRowLastColumn="0" w:lastRowFirstColumn="0" w:lastRowLastColumn="0"/>
        </w:trPr>
        <w:tc>
          <w:tcPr>
            <w:tcW w:w="1134" w:type="dxa"/>
            <w:vAlign w:val="top"/>
          </w:tcPr>
          <w:p w14:paraId="5B85D762" w14:textId="5CFD359A" w:rsidR="00DA2BC8" w:rsidRPr="00206434" w:rsidRDefault="00DA2BC8" w:rsidP="00DA2BC8">
            <w:pPr>
              <w:rPr>
                <w:rFonts w:asciiTheme="minorHAnsi" w:hAnsiTheme="minorHAnsi"/>
                <w:sz w:val="20"/>
              </w:rPr>
            </w:pPr>
            <w:r>
              <w:rPr>
                <w:rFonts w:asciiTheme="minorHAnsi" w:hAnsiTheme="minorHAnsi"/>
                <w:sz w:val="20"/>
              </w:rPr>
              <w:t>1.1</w:t>
            </w:r>
          </w:p>
        </w:tc>
        <w:tc>
          <w:tcPr>
            <w:tcW w:w="1418" w:type="dxa"/>
            <w:vAlign w:val="top"/>
          </w:tcPr>
          <w:p w14:paraId="38A4ABB6" w14:textId="68CC908B" w:rsidR="00DA2BC8" w:rsidRDefault="00DA2BC8" w:rsidP="00DA2BC8">
            <w:pPr>
              <w:rPr>
                <w:rFonts w:asciiTheme="minorHAnsi" w:hAnsiTheme="minorHAnsi"/>
                <w:sz w:val="20"/>
              </w:rPr>
            </w:pPr>
            <w:r>
              <w:rPr>
                <w:rFonts w:asciiTheme="minorHAnsi" w:hAnsiTheme="minorHAnsi"/>
                <w:sz w:val="20"/>
              </w:rPr>
              <w:t>24 August 2017</w:t>
            </w:r>
          </w:p>
        </w:tc>
        <w:tc>
          <w:tcPr>
            <w:tcW w:w="7077" w:type="dxa"/>
            <w:vAlign w:val="top"/>
          </w:tcPr>
          <w:p w14:paraId="205C282E" w14:textId="6EC9216E" w:rsidR="00DA2BC8" w:rsidRPr="00DA2BC8" w:rsidRDefault="00DA2BC8" w:rsidP="00DA2BC8">
            <w:pPr>
              <w:spacing w:line="276" w:lineRule="auto"/>
              <w:rPr>
                <w:rFonts w:asciiTheme="minorHAnsi" w:hAnsiTheme="minorHAnsi"/>
                <w:sz w:val="20"/>
              </w:rPr>
            </w:pPr>
            <w:r w:rsidRPr="00DA2BC8">
              <w:rPr>
                <w:rFonts w:asciiTheme="minorHAnsi" w:hAnsiTheme="minorHAnsi"/>
                <w:sz w:val="20"/>
              </w:rPr>
              <w:t>Updated to include section A.8 on ‘gender sensitive’ requirements</w:t>
            </w:r>
          </w:p>
        </w:tc>
      </w:tr>
      <w:tr w:rsidR="00DA2BC8" w:rsidRPr="00B72193" w14:paraId="7B33608A" w14:textId="77777777" w:rsidTr="00247891">
        <w:tc>
          <w:tcPr>
            <w:tcW w:w="1134" w:type="dxa"/>
            <w:vAlign w:val="top"/>
          </w:tcPr>
          <w:p w14:paraId="28AFDD2E" w14:textId="389BEB6D" w:rsidR="00DA2BC8" w:rsidRPr="00206434" w:rsidRDefault="00DA2BC8" w:rsidP="00DA2BC8">
            <w:pPr>
              <w:rPr>
                <w:rFonts w:asciiTheme="minorHAnsi" w:hAnsiTheme="minorHAnsi"/>
                <w:sz w:val="20"/>
              </w:rPr>
            </w:pPr>
            <w:r w:rsidRPr="00206434">
              <w:rPr>
                <w:rFonts w:asciiTheme="minorHAnsi" w:hAnsiTheme="minorHAnsi"/>
                <w:sz w:val="20"/>
              </w:rPr>
              <w:t>1</w:t>
            </w:r>
            <w:r>
              <w:rPr>
                <w:rFonts w:asciiTheme="minorHAnsi" w:hAnsiTheme="minorHAnsi"/>
                <w:sz w:val="20"/>
              </w:rPr>
              <w:t>.0</w:t>
            </w:r>
          </w:p>
        </w:tc>
        <w:tc>
          <w:tcPr>
            <w:tcW w:w="1418" w:type="dxa"/>
            <w:vAlign w:val="top"/>
          </w:tcPr>
          <w:p w14:paraId="7DC50440" w14:textId="109EB861" w:rsidR="00DA2BC8" w:rsidRPr="00206434" w:rsidRDefault="00DA2BC8" w:rsidP="00DA2BC8">
            <w:pPr>
              <w:rPr>
                <w:rFonts w:asciiTheme="minorHAnsi" w:hAnsiTheme="minorHAnsi"/>
                <w:sz w:val="20"/>
              </w:rPr>
            </w:pPr>
            <w:r w:rsidRPr="00206434">
              <w:rPr>
                <w:rFonts w:asciiTheme="minorHAnsi" w:hAnsiTheme="minorHAnsi"/>
                <w:sz w:val="20"/>
              </w:rPr>
              <w:t>1</w:t>
            </w:r>
            <w:r>
              <w:rPr>
                <w:rFonts w:asciiTheme="minorHAnsi" w:hAnsiTheme="minorHAnsi"/>
                <w:sz w:val="20"/>
              </w:rPr>
              <w:t>0</w:t>
            </w:r>
            <w:r w:rsidRPr="00206434">
              <w:rPr>
                <w:rFonts w:asciiTheme="minorHAnsi" w:hAnsiTheme="minorHAnsi"/>
                <w:sz w:val="20"/>
              </w:rPr>
              <w:t xml:space="preserve"> July 2017</w:t>
            </w:r>
          </w:p>
        </w:tc>
        <w:tc>
          <w:tcPr>
            <w:tcW w:w="7077" w:type="dxa"/>
            <w:vAlign w:val="top"/>
          </w:tcPr>
          <w:p w14:paraId="0A410397" w14:textId="77777777" w:rsidR="00DA2BC8" w:rsidRPr="00206434" w:rsidRDefault="00DA2BC8" w:rsidP="00DA2BC8">
            <w:pPr>
              <w:rPr>
                <w:rFonts w:asciiTheme="minorHAnsi" w:hAnsiTheme="minorHAnsi"/>
                <w:sz w:val="20"/>
              </w:rPr>
            </w:pPr>
            <w:r w:rsidRPr="00206434">
              <w:rPr>
                <w:rFonts w:asciiTheme="minorHAnsi" w:hAnsiTheme="minorHAnsi"/>
                <w:sz w:val="20"/>
              </w:rPr>
              <w:t>Initial adoption</w:t>
            </w:r>
          </w:p>
        </w:tc>
      </w:tr>
    </w:tbl>
    <w:p w14:paraId="62E020A7" w14:textId="4C0BE398" w:rsidR="00206434" w:rsidRPr="00B71A2B" w:rsidRDefault="00206434" w:rsidP="00A61CC2"/>
    <w:sectPr w:rsidR="00206434" w:rsidRPr="00B71A2B" w:rsidSect="00E60C0C">
      <w:pgSz w:w="11900" w:h="16840"/>
      <w:pgMar w:top="1381" w:right="1134" w:bottom="1021" w:left="1134" w:header="283"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0B59A" w14:textId="77777777" w:rsidR="00E60C0C" w:rsidRDefault="00E60C0C" w:rsidP="008C7A19">
      <w:r>
        <w:separator/>
      </w:r>
    </w:p>
    <w:p w14:paraId="3173ACB0" w14:textId="77777777" w:rsidR="00E60C0C" w:rsidRDefault="00E60C0C"/>
    <w:p w14:paraId="3DB4AA50" w14:textId="77777777" w:rsidR="00E60C0C" w:rsidRDefault="00E60C0C"/>
  </w:endnote>
  <w:endnote w:type="continuationSeparator" w:id="0">
    <w:p w14:paraId="4D4EE7D9" w14:textId="77777777" w:rsidR="00E60C0C" w:rsidRDefault="00E60C0C" w:rsidP="008C7A19">
      <w:r>
        <w:continuationSeparator/>
      </w:r>
    </w:p>
    <w:p w14:paraId="67215176" w14:textId="77777777" w:rsidR="00E60C0C" w:rsidRDefault="00E60C0C"/>
    <w:p w14:paraId="043F0FB6" w14:textId="77777777" w:rsidR="00E60C0C" w:rsidRDefault="00E60C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imes New Roman (Body CS)">
    <w:altName w:val="Times New Roman"/>
    <w:charset w:val="00"/>
    <w:family w:val="roman"/>
    <w:pitch w:val="variable"/>
    <w:sig w:usb0="E0002AEF" w:usb1="C0007841" w:usb2="00000009" w:usb3="00000000" w:csb0="000001FF" w:csb1="00000000"/>
  </w:font>
  <w:font w:name="Roboto">
    <w:charset w:val="00"/>
    <w:family w:val="auto"/>
    <w:pitch w:val="variable"/>
    <w:sig w:usb0="E0000AFF" w:usb1="5000217F" w:usb2="00000021" w:usb3="00000000" w:csb0="0000019F" w:csb1="00000000"/>
  </w:font>
  <w:font w:name="Times New Roman (Headings CS)">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PT Mono">
    <w:charset w:val="00"/>
    <w:family w:val="modern"/>
    <w:pitch w:val="fixed"/>
    <w:sig w:usb0="A00002EF" w:usb1="500078EB"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venir Book">
    <w:altName w:val="Tw Cen MT"/>
    <w:charset w:val="00"/>
    <w:family w:val="auto"/>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61F8D" w14:textId="77777777" w:rsidR="00B925F2" w:rsidRDefault="00B925F2" w:rsidP="00926E1B">
    <w:pPr>
      <w:framePr w:wrap="none" w:vAnchor="text" w:hAnchor="margin" w:xAlign="right" w:y="1"/>
    </w:pPr>
    <w:r>
      <w:fldChar w:fldCharType="begin"/>
    </w:r>
    <w:r>
      <w:instrText xml:space="preserve">PAGE  </w:instrText>
    </w:r>
    <w:r>
      <w:fldChar w:fldCharType="end"/>
    </w:r>
  </w:p>
  <w:p w14:paraId="06054D33" w14:textId="77777777" w:rsidR="00B925F2" w:rsidRDefault="00B925F2" w:rsidP="006E4980">
    <w:pPr>
      <w:ind w:right="360"/>
    </w:pPr>
  </w:p>
  <w:p w14:paraId="146F635D" w14:textId="77777777" w:rsidR="00B925F2" w:rsidRDefault="00B925F2"/>
  <w:p w14:paraId="0B4C13D8" w14:textId="77777777" w:rsidR="00B925F2" w:rsidRDefault="00B925F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3AE0" w14:textId="4A706CAF" w:rsidR="00B925F2" w:rsidRPr="00872BFA" w:rsidRDefault="00276351" w:rsidP="006E3FE5">
    <w:pPr>
      <w:ind w:right="360"/>
      <w:rPr>
        <w:szCs w:val="20"/>
      </w:rPr>
    </w:pPr>
    <w:r>
      <w:rPr>
        <w:noProof/>
      </w:rPr>
      <mc:AlternateContent>
        <mc:Choice Requires="wps">
          <w:drawing>
            <wp:anchor distT="0" distB="0" distL="114300" distR="114300" simplePos="0" relativeHeight="251659264" behindDoc="0" locked="0" layoutInCell="1" allowOverlap="1" wp14:anchorId="50C9C19F" wp14:editId="4D0EC38A">
              <wp:simplePos x="0" y="0"/>
              <wp:positionH relativeFrom="column">
                <wp:posOffset>1577975</wp:posOffset>
              </wp:positionH>
              <wp:positionV relativeFrom="paragraph">
                <wp:posOffset>189865</wp:posOffset>
              </wp:positionV>
              <wp:extent cx="3810000" cy="344170"/>
              <wp:effectExtent l="0" t="0" r="0" b="0"/>
              <wp:wrapNone/>
              <wp:docPr id="125973976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0" cy="344170"/>
                      </a:xfrm>
                      <a:prstGeom prst="rect">
                        <a:avLst/>
                      </a:prstGeom>
                      <a:solidFill>
                        <a:schemeClr val="lt1"/>
                      </a:solidFill>
                      <a:ln w="6350">
                        <a:noFill/>
                      </a:ln>
                    </wps:spPr>
                    <wps:txbx>
                      <w:txbxContent>
                        <w:p w14:paraId="2CD9E2E3" w14:textId="77777777" w:rsidR="00B925F2" w:rsidRPr="001F6981" w:rsidRDefault="00B925F2" w:rsidP="00D061EC">
                          <w:pPr>
                            <w:ind w:right="360"/>
                            <w:rPr>
                              <w:i/>
                              <w:iCs/>
                              <w:szCs w:val="20"/>
                            </w:rPr>
                          </w:pPr>
                          <w:r w:rsidRPr="001F6981">
                            <w:rPr>
                              <w:i/>
                              <w:iCs/>
                              <w:szCs w:val="20"/>
                            </w:rPr>
                            <w:t>Climate Security and Sustainable Development</w:t>
                          </w:r>
                        </w:p>
                        <w:p w14:paraId="3DE1EA25" w14:textId="77777777" w:rsidR="00B925F2" w:rsidRDefault="00B925F2" w:rsidP="00D061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9C19F" id="_x0000_t202" coordsize="21600,21600" o:spt="202" path="m,l,21600r21600,l21600,xe">
              <v:stroke joinstyle="miter"/>
              <v:path gradientshapeok="t" o:connecttype="rect"/>
            </v:shapetype>
            <v:shape id="Text Box 3" o:spid="_x0000_s1027" type="#_x0000_t202" style="position:absolute;margin-left:124.25pt;margin-top:14.95pt;width:300pt;height:2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" fillcolor="white [3201]" stroked="f" strokeweight=".5pt">
              <v:textbox>
                <w:txbxContent>
                  <w:p w14:paraId="2CD9E2E3" w14:textId="77777777" w:rsidR="00B925F2" w:rsidRPr="001F6981" w:rsidRDefault="00B925F2" w:rsidP="00D061EC">
                    <w:pPr>
                      <w:ind w:right="360"/>
                      <w:rPr>
                        <w:i/>
                        <w:iCs/>
                        <w:szCs w:val="20"/>
                      </w:rPr>
                    </w:pPr>
                    <w:r w:rsidRPr="001F6981">
                      <w:rPr>
                        <w:i/>
                        <w:iCs/>
                        <w:szCs w:val="20"/>
                      </w:rPr>
                      <w:t>Climate Security and Sustainable Development</w:t>
                    </w:r>
                  </w:p>
                  <w:p w14:paraId="3DE1EA25" w14:textId="77777777" w:rsidR="00B925F2" w:rsidRDefault="00B925F2" w:rsidP="00D061EC"/>
                </w:txbxContent>
              </v:textbox>
            </v:shape>
          </w:pict>
        </mc:Fallback>
      </mc:AlternateContent>
    </w:r>
    <w:r w:rsidR="00B925F2">
      <w:rPr>
        <w:noProof/>
      </w:rPr>
      <w:drawing>
        <wp:anchor distT="0" distB="0" distL="114300" distR="114300" simplePos="0" relativeHeight="251662336" behindDoc="0" locked="1" layoutInCell="1" allowOverlap="0" wp14:anchorId="128FD689" wp14:editId="33260B74">
          <wp:simplePos x="0" y="0"/>
          <wp:positionH relativeFrom="margin">
            <wp:posOffset>0</wp:posOffset>
          </wp:positionH>
          <wp:positionV relativeFrom="bottomMargin">
            <wp:posOffset>252095</wp:posOffset>
          </wp:positionV>
          <wp:extent cx="1231200" cy="14400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_Logo_Primary.eps"/>
                  <pic:cNvPicPr/>
                </pic:nvPicPr>
                <pic:blipFill>
                  <a:blip r:embed="rId1">
                    <a:extLst>
                      <a:ext uri="{28A0092B-C50C-407E-A947-70E740481C1C}">
                        <a14:useLocalDpi xmlns:a14="http://schemas.microsoft.com/office/drawing/2010/main" val="0"/>
                      </a:ext>
                    </a:extLst>
                  </a:blip>
                  <a:stretch>
                    <a:fillRect/>
                  </a:stretch>
                </pic:blipFill>
                <pic:spPr>
                  <a:xfrm>
                    <a:off x="0" y="0"/>
                    <a:ext cx="1231200" cy="144000"/>
                  </a:xfrm>
                  <a:prstGeom prst="rect">
                    <a:avLst/>
                  </a:prstGeom>
                </pic:spPr>
              </pic:pic>
            </a:graphicData>
          </a:graphic>
          <wp14:sizeRelH relativeFrom="margin">
            <wp14:pctWidth>0</wp14:pctWidth>
          </wp14:sizeRelH>
          <wp14:sizeRelV relativeFrom="margin">
            <wp14:pctHeight>0</wp14:pctHeight>
          </wp14:sizeRelV>
        </wp:anchor>
      </w:drawing>
    </w:r>
  </w:p>
  <w:p w14:paraId="2B7E5A4D" w14:textId="77777777" w:rsidR="00B925F2" w:rsidRPr="00B01B0E" w:rsidRDefault="00B925F2" w:rsidP="00EC5900">
    <w:pPr>
      <w:framePr w:w="515" w:h="335" w:hRule="exact" w:wrap="none" w:vAnchor="text" w:hAnchor="page" w:x="11109" w:y="46"/>
      <w:rPr>
        <w:rFonts w:asciiTheme="minorHAnsi" w:hAnsiTheme="minorHAnsi"/>
        <w:sz w:val="18"/>
        <w:szCs w:val="18"/>
      </w:rPr>
    </w:pPr>
    <w:r w:rsidRPr="00B01B0E">
      <w:rPr>
        <w:rFonts w:asciiTheme="minorHAnsi" w:hAnsiTheme="minorHAnsi"/>
        <w:sz w:val="18"/>
        <w:szCs w:val="18"/>
      </w:rPr>
      <w:fldChar w:fldCharType="begin"/>
    </w:r>
    <w:r w:rsidRPr="00B01B0E">
      <w:rPr>
        <w:rFonts w:asciiTheme="minorHAnsi" w:hAnsiTheme="minorHAnsi"/>
        <w:sz w:val="18"/>
        <w:szCs w:val="18"/>
      </w:rPr>
      <w:instrText xml:space="preserve">PAGE  </w:instrText>
    </w:r>
    <w:r w:rsidRPr="00B01B0E">
      <w:rPr>
        <w:rFonts w:asciiTheme="minorHAnsi" w:hAnsiTheme="minorHAnsi"/>
        <w:sz w:val="18"/>
        <w:szCs w:val="18"/>
      </w:rPr>
      <w:fldChar w:fldCharType="separate"/>
    </w:r>
    <w:r w:rsidRPr="00B01B0E">
      <w:rPr>
        <w:rFonts w:asciiTheme="minorHAnsi" w:hAnsiTheme="minorHAnsi"/>
        <w:noProof/>
        <w:sz w:val="18"/>
        <w:szCs w:val="18"/>
      </w:rPr>
      <w:t>2</w:t>
    </w:r>
    <w:r w:rsidRPr="00B01B0E">
      <w:rPr>
        <w:rFonts w:asciiTheme="minorHAnsi" w:hAnsiTheme="minorHAnsi"/>
        <w:sz w:val="18"/>
        <w:szCs w:val="18"/>
      </w:rPr>
      <w:fldChar w:fldCharType="end"/>
    </w:r>
  </w:p>
  <w:p w14:paraId="295AF4EB" w14:textId="77777777" w:rsidR="00B925F2" w:rsidRDefault="00B925F2"/>
  <w:p w14:paraId="61A4650C" w14:textId="77777777" w:rsidR="00B925F2" w:rsidRDefault="00B925F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7A85" w14:textId="62CA4CBC" w:rsidR="00B925F2" w:rsidRDefault="00276351">
    <w:r>
      <w:rPr>
        <w:noProof/>
      </w:rPr>
      <mc:AlternateContent>
        <mc:Choice Requires="wps">
          <w:drawing>
            <wp:anchor distT="0" distB="0" distL="114300" distR="114300" simplePos="0" relativeHeight="251675648" behindDoc="0" locked="0" layoutInCell="1" allowOverlap="1" wp14:anchorId="6F23F8A4" wp14:editId="72D4A4FC">
              <wp:simplePos x="0" y="0"/>
              <wp:positionH relativeFrom="column">
                <wp:posOffset>1787525</wp:posOffset>
              </wp:positionH>
              <wp:positionV relativeFrom="paragraph">
                <wp:posOffset>-73660</wp:posOffset>
              </wp:positionV>
              <wp:extent cx="3788410" cy="344170"/>
              <wp:effectExtent l="0" t="0" r="0" b="0"/>
              <wp:wrapNone/>
              <wp:docPr id="10835095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88410" cy="344170"/>
                      </a:xfrm>
                      <a:prstGeom prst="rect">
                        <a:avLst/>
                      </a:prstGeom>
                      <a:solidFill>
                        <a:schemeClr val="lt1"/>
                      </a:solidFill>
                      <a:ln w="6350">
                        <a:noFill/>
                      </a:ln>
                    </wps:spPr>
                    <wps:txbx>
                      <w:txbxContent>
                        <w:p w14:paraId="2CB867A4" w14:textId="77777777" w:rsidR="00B925F2" w:rsidRPr="001F6981" w:rsidRDefault="00B925F2" w:rsidP="007B2737">
                          <w:pPr>
                            <w:ind w:right="360"/>
                            <w:rPr>
                              <w:i/>
                              <w:iCs/>
                              <w:szCs w:val="20"/>
                            </w:rPr>
                          </w:pPr>
                          <w:r w:rsidRPr="001F6981">
                            <w:rPr>
                              <w:i/>
                              <w:iCs/>
                              <w:szCs w:val="20"/>
                            </w:rPr>
                            <w:t>Climate Security and Sustainable Development</w:t>
                          </w:r>
                        </w:p>
                        <w:p w14:paraId="396CB80D" w14:textId="77777777" w:rsidR="00B925F2" w:rsidRDefault="00B925F2" w:rsidP="007B27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3F8A4" id="_x0000_t202" coordsize="21600,21600" o:spt="202" path="m,l,21600r21600,l21600,xe">
              <v:stroke joinstyle="miter"/>
              <v:path gradientshapeok="t" o:connecttype="rect"/>
            </v:shapetype>
            <v:shape id="Text Box 1" o:spid="_x0000_s1029" type="#_x0000_t202" style="position:absolute;margin-left:140.75pt;margin-top:-5.8pt;width:298.3pt;height:2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" fillcolor="white [3201]" stroked="f" strokeweight=".5pt">
              <v:textbox>
                <w:txbxContent>
                  <w:p w14:paraId="2CB867A4" w14:textId="77777777" w:rsidR="00B925F2" w:rsidRPr="001F6981" w:rsidRDefault="00B925F2" w:rsidP="007B2737">
                    <w:pPr>
                      <w:ind w:right="360"/>
                      <w:rPr>
                        <w:i/>
                        <w:iCs/>
                        <w:szCs w:val="20"/>
                      </w:rPr>
                    </w:pPr>
                    <w:r w:rsidRPr="001F6981">
                      <w:rPr>
                        <w:i/>
                        <w:iCs/>
                        <w:szCs w:val="20"/>
                      </w:rPr>
                      <w:t>Climate Security and Sustainable Development</w:t>
                    </w:r>
                  </w:p>
                  <w:p w14:paraId="396CB80D" w14:textId="77777777" w:rsidR="00B925F2" w:rsidRDefault="00B925F2" w:rsidP="007B2737"/>
                </w:txbxContent>
              </v:textbox>
            </v:shape>
          </w:pict>
        </mc:Fallback>
      </mc:AlternateContent>
    </w:r>
    <w:r w:rsidR="00B925F2">
      <w:rPr>
        <w:noProof/>
      </w:rPr>
      <w:drawing>
        <wp:anchor distT="0" distB="0" distL="114300" distR="114300" simplePos="0" relativeHeight="251678720" behindDoc="0" locked="0" layoutInCell="1" allowOverlap="1" wp14:anchorId="693E87F6" wp14:editId="1EF2CF2C">
          <wp:simplePos x="0" y="0"/>
          <wp:positionH relativeFrom="column">
            <wp:posOffset>0</wp:posOffset>
          </wp:positionH>
          <wp:positionV relativeFrom="bottomMargin">
            <wp:posOffset>252095</wp:posOffset>
          </wp:positionV>
          <wp:extent cx="1222244" cy="144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_Logo_Primary.eps"/>
                  <pic:cNvPicPr/>
                </pic:nvPicPr>
                <pic:blipFill>
                  <a:blip r:embed="rId1">
                    <a:extLst>
                      <a:ext uri="{28A0092B-C50C-407E-A947-70E740481C1C}">
                        <a14:useLocalDpi xmlns:a14="http://schemas.microsoft.com/office/drawing/2010/main" val="0"/>
                      </a:ext>
                    </a:extLst>
                  </a:blip>
                  <a:stretch>
                    <a:fillRect/>
                  </a:stretch>
                </pic:blipFill>
                <pic:spPr>
                  <a:xfrm>
                    <a:off x="0" y="0"/>
                    <a:ext cx="1222244" cy="144000"/>
                  </a:xfrm>
                  <a:prstGeom prst="rect">
                    <a:avLst/>
                  </a:prstGeom>
                </pic:spPr>
              </pic:pic>
            </a:graphicData>
          </a:graphic>
          <wp14:sizeRelH relativeFrom="page">
            <wp14:pctWidth>0</wp14:pctWidth>
          </wp14:sizeRelH>
          <wp14:sizeRelV relativeFrom="page">
            <wp14:pctHeight>0</wp14:pctHeight>
          </wp14:sizeRelV>
        </wp:anchor>
      </w:drawing>
    </w:r>
    <w:r w:rsidR="00B925F2">
      <w:rPr>
        <w:noProof/>
      </w:rPr>
      <w:drawing>
        <wp:anchor distT="0" distB="0" distL="114300" distR="114300" simplePos="0" relativeHeight="251670528" behindDoc="0" locked="0" layoutInCell="1" allowOverlap="1" wp14:anchorId="6402868D" wp14:editId="4FF0B892">
          <wp:simplePos x="0" y="0"/>
          <wp:positionH relativeFrom="margin">
            <wp:posOffset>4518660</wp:posOffset>
          </wp:positionH>
          <wp:positionV relativeFrom="margin">
            <wp:posOffset>10076263</wp:posOffset>
          </wp:positionV>
          <wp:extent cx="1816100" cy="21145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_Logo_Primary.eps"/>
                  <pic:cNvPicPr/>
                </pic:nvPicPr>
                <pic:blipFill>
                  <a:blip r:embed="rId2">
                    <a:extLst>
                      <a:ext uri="{28A0092B-C50C-407E-A947-70E740481C1C}">
                        <a14:useLocalDpi xmlns:a14="http://schemas.microsoft.com/office/drawing/2010/main" val="0"/>
                      </a:ext>
                    </a:extLst>
                  </a:blip>
                  <a:stretch>
                    <a:fillRect/>
                  </a:stretch>
                </pic:blipFill>
                <pic:spPr>
                  <a:xfrm>
                    <a:off x="0" y="0"/>
                    <a:ext cx="1816100" cy="211455"/>
                  </a:xfrm>
                  <a:prstGeom prst="rect">
                    <a:avLst/>
                  </a:prstGeom>
                </pic:spPr>
              </pic:pic>
            </a:graphicData>
          </a:graphic>
          <wp14:sizeRelV relativeFrom="margin">
            <wp14:pctHeight>0</wp14:pctHeight>
          </wp14:sizeRelV>
        </wp:anchor>
      </w:drawing>
    </w:r>
    <w:r w:rsidR="00B925F2">
      <w:rPr>
        <w:noProof/>
      </w:rPr>
      <w:drawing>
        <wp:anchor distT="0" distB="0" distL="114300" distR="114300" simplePos="0" relativeHeight="251666432" behindDoc="0" locked="0" layoutInCell="1" allowOverlap="1" wp14:anchorId="60E5A1B6" wp14:editId="6479B9CD">
          <wp:simplePos x="0" y="0"/>
          <wp:positionH relativeFrom="column">
            <wp:posOffset>225590</wp:posOffset>
          </wp:positionH>
          <wp:positionV relativeFrom="paragraph">
            <wp:posOffset>5165449</wp:posOffset>
          </wp:positionV>
          <wp:extent cx="3869635" cy="769085"/>
          <wp:effectExtent l="0" t="0" r="444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S_Logo_Primary_MonoWhite.eps"/>
                  <pic:cNvPicPr/>
                </pic:nvPicPr>
                <pic:blipFill>
                  <a:blip r:embed="rId3">
                    <a:extLst>
                      <a:ext uri="{28A0092B-C50C-407E-A947-70E740481C1C}">
                        <a14:useLocalDpi xmlns:a14="http://schemas.microsoft.com/office/drawing/2010/main" val="0"/>
                      </a:ext>
                    </a:extLst>
                  </a:blip>
                  <a:stretch>
                    <a:fillRect/>
                  </a:stretch>
                </pic:blipFill>
                <pic:spPr>
                  <a:xfrm>
                    <a:off x="0" y="0"/>
                    <a:ext cx="3869635" cy="76908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B8A40" w14:textId="77777777" w:rsidR="00E60C0C" w:rsidRDefault="00E60C0C" w:rsidP="008C7A19">
      <w:r>
        <w:separator/>
      </w:r>
    </w:p>
    <w:p w14:paraId="1303A18E" w14:textId="77777777" w:rsidR="00E60C0C" w:rsidRDefault="00E60C0C"/>
    <w:p w14:paraId="0D597212" w14:textId="77777777" w:rsidR="00E60C0C" w:rsidRDefault="00E60C0C"/>
  </w:footnote>
  <w:footnote w:type="continuationSeparator" w:id="0">
    <w:p w14:paraId="4CA68A2F" w14:textId="77777777" w:rsidR="00E60C0C" w:rsidRDefault="00E60C0C" w:rsidP="008C7A19">
      <w:r>
        <w:continuationSeparator/>
      </w:r>
    </w:p>
    <w:p w14:paraId="2C1003B1" w14:textId="77777777" w:rsidR="00E60C0C" w:rsidRDefault="00E60C0C"/>
    <w:p w14:paraId="7D6A763D" w14:textId="77777777" w:rsidR="00E60C0C" w:rsidRDefault="00E60C0C"/>
  </w:footnote>
  <w:footnote w:id="1">
    <w:p w14:paraId="297F4F10" w14:textId="77777777" w:rsidR="00B925F2" w:rsidRDefault="00B925F2" w:rsidP="00535750">
      <w:pPr>
        <w:pStyle w:val="FootnoteText"/>
      </w:pPr>
      <w:r>
        <w:rPr>
          <w:rStyle w:val="FootnoteReference"/>
        </w:rPr>
        <w:footnoteRef/>
      </w:r>
      <w:r>
        <w:t xml:space="preserve"> Please refer to </w:t>
      </w:r>
      <w:r>
        <w:fldChar w:fldCharType="begin"/>
      </w:r>
      <w:r>
        <w:instrText xml:space="preserve"> REF _Ref38872069 \r \h </w:instrText>
      </w:r>
      <w:r>
        <w:fldChar w:fldCharType="separate"/>
      </w:r>
      <w:r>
        <w:t>Appendix 3</w:t>
      </w:r>
      <w:r>
        <w:fldChar w:fldCharType="end"/>
      </w:r>
      <w:r>
        <w:t xml:space="preserve"> for detailed information on LUF projects</w:t>
      </w:r>
    </w:p>
  </w:footnote>
  <w:footnote w:id="2">
    <w:p w14:paraId="7B3212F3" w14:textId="77777777" w:rsidR="00B326A9" w:rsidDel="00277680" w:rsidRDefault="00B326A9" w:rsidP="00B326A9">
      <w:pPr>
        <w:keepLines/>
        <w:numPr>
          <w:ilvl w:val="0"/>
          <w:numId w:val="31"/>
        </w:numPr>
        <w:pBdr>
          <w:top w:val="nil"/>
          <w:left w:val="nil"/>
          <w:bottom w:val="nil"/>
          <w:right w:val="nil"/>
          <w:between w:val="nil"/>
        </w:pBdr>
        <w:spacing w:before="120" w:after="60" w:line="240" w:lineRule="auto"/>
        <w:contextualSpacing w:val="0"/>
        <w:rPr>
          <w:del w:id="445" w:author="Ying Shian Loh" w:date="2024-02-21T17:08:00Z"/>
        </w:rPr>
      </w:pPr>
      <w:del w:id="446" w:author="Ying Shian Loh" w:date="2024-02-21T17:08:00Z">
        <w:r w:rsidDel="00277680">
          <w:rPr>
            <w:vertAlign w:val="superscript"/>
          </w:rPr>
          <w:footnoteRef/>
        </w:r>
        <w:r w:rsidDel="00277680">
          <w:rPr>
            <w:color w:val="000000"/>
            <w:sz w:val="20"/>
            <w:szCs w:val="20"/>
          </w:rPr>
          <w:delText xml:space="preserve"> Para 6 of the guidelines on the assessment of investment analysis.   </w:delText>
        </w:r>
      </w:del>
    </w:p>
  </w:footnote>
  <w:footnote w:id="3">
    <w:p w14:paraId="4548A8B2" w14:textId="77777777" w:rsidR="00A73272" w:rsidRPr="00BD09DE" w:rsidRDefault="00A73272" w:rsidP="00A73272">
      <w:pPr>
        <w:pStyle w:val="FootnoteText"/>
        <w:rPr>
          <w:lang w:val="en-SG"/>
        </w:rPr>
      </w:pPr>
      <w:r>
        <w:rPr>
          <w:rStyle w:val="FootnoteReference"/>
        </w:rPr>
        <w:footnoteRef/>
      </w:r>
      <w:r>
        <w:t xml:space="preserve"> Journal articles were provided as supporting documents for validation. </w:t>
      </w:r>
    </w:p>
  </w:footnote>
  <w:footnote w:id="4">
    <w:p w14:paraId="0F7C861D" w14:textId="77777777" w:rsidR="00A73272" w:rsidRPr="00BD09DE" w:rsidRDefault="00A73272" w:rsidP="00A73272">
      <w:pPr>
        <w:pStyle w:val="FootnoteText"/>
        <w:rPr>
          <w:lang w:val="en-SG"/>
        </w:rPr>
      </w:pPr>
      <w:r>
        <w:rPr>
          <w:rStyle w:val="FootnoteReference"/>
        </w:rPr>
        <w:footnoteRef/>
      </w:r>
      <w:r>
        <w:t xml:space="preserve"> </w:t>
      </w:r>
      <w:r>
        <w:rPr>
          <w:lang w:val="en-SG"/>
        </w:rPr>
        <w:t xml:space="preserve">Literature review undertaken by JTS was provided as a supporting document during validation. </w:t>
      </w:r>
    </w:p>
  </w:footnote>
  <w:footnote w:id="5">
    <w:p w14:paraId="3731CB05" w14:textId="77777777" w:rsidR="00A73272" w:rsidRPr="00BD09DE" w:rsidRDefault="00A73272" w:rsidP="00A73272">
      <w:pPr>
        <w:pStyle w:val="FootnoteText"/>
        <w:rPr>
          <w:lang w:val="en-SG"/>
        </w:rPr>
      </w:pPr>
      <w:r>
        <w:rPr>
          <w:rStyle w:val="FootnoteReference"/>
        </w:rPr>
        <w:footnoteRef/>
      </w:r>
      <w:r>
        <w:t xml:space="preserve"> </w:t>
      </w:r>
      <w:r>
        <w:rPr>
          <w:lang w:val="en-SG"/>
        </w:rPr>
        <w:t xml:space="preserve">JTS declaration form was provided as a supporting document during validation. </w:t>
      </w:r>
    </w:p>
  </w:footnote>
  <w:footnote w:id="6">
    <w:p w14:paraId="2836774E" w14:textId="77777777" w:rsidR="00006C2A" w:rsidRDefault="00006C2A" w:rsidP="00006C2A">
      <w:pPr>
        <w:pStyle w:val="FootnoteText"/>
      </w:pPr>
      <w:r>
        <w:rPr>
          <w:rStyle w:val="FootnoteReference"/>
        </w:rPr>
        <w:footnoteRef/>
      </w:r>
      <w:r>
        <w:t xml:space="preserve"> Flux for the steel industry/foundries/smelters</w:t>
      </w:r>
    </w:p>
  </w:footnote>
  <w:footnote w:id="7">
    <w:p w14:paraId="4C8BA3AE" w14:textId="77777777" w:rsidR="00006C2A" w:rsidRDefault="00006C2A" w:rsidP="00006C2A">
      <w:pPr>
        <w:rPr>
          <w:sz w:val="20"/>
          <w:szCs w:val="20"/>
        </w:rPr>
      </w:pPr>
      <w:r>
        <w:rPr>
          <w:vertAlign w:val="superscript"/>
        </w:rPr>
        <w:footnoteRef/>
      </w:r>
      <w:r>
        <w:rPr>
          <w:sz w:val="20"/>
          <w:szCs w:val="20"/>
        </w:rPr>
        <w:t xml:space="preserve"> http://mpoc.org.my/monthly-palm-oil-trade-statistics-2019/</w:t>
      </w:r>
    </w:p>
  </w:footnote>
  <w:footnote w:id="8">
    <w:p w14:paraId="24133AD5" w14:textId="77777777" w:rsidR="00006C2A" w:rsidRDefault="00006C2A" w:rsidP="00006C2A">
      <w:pPr>
        <w:rPr>
          <w:sz w:val="20"/>
          <w:szCs w:val="20"/>
        </w:rPr>
      </w:pPr>
      <w:r>
        <w:rPr>
          <w:vertAlign w:val="superscript"/>
        </w:rPr>
        <w:footnoteRef/>
      </w:r>
      <w:r>
        <w:rPr>
          <w:sz w:val="20"/>
          <w:szCs w:val="20"/>
        </w:rPr>
        <w:t xml:space="preserve"> http://bepi.mpob.gov.my/index.php/en/production/production-2020/production-of-crude-oil-palm-2020.html</w:t>
      </w:r>
    </w:p>
  </w:footnote>
  <w:footnote w:id="9">
    <w:p w14:paraId="236E26E9" w14:textId="77777777" w:rsidR="00A465DE" w:rsidRPr="00993165" w:rsidRDefault="00A465DE" w:rsidP="00A465DE">
      <w:pPr>
        <w:pStyle w:val="FootnoteText"/>
        <w:rPr>
          <w:lang w:val="en-SG"/>
        </w:rPr>
      </w:pPr>
      <w:r>
        <w:rPr>
          <w:rStyle w:val="FootnoteReference"/>
        </w:rPr>
        <w:footnoteRef/>
      </w:r>
      <w:r>
        <w:t xml:space="preserve"> https://www.ipcc-nggip.iges.or.jp/public/2006gl/pdf/2_Volume2/V2_2_Ch2_Stationary_Combustion.pdf</w:t>
      </w:r>
    </w:p>
  </w:footnote>
  <w:footnote w:id="10">
    <w:p w14:paraId="7C679F2A" w14:textId="77777777" w:rsidR="00576570" w:rsidRDefault="00576570" w:rsidP="00576570">
      <w:pPr>
        <w:pBdr>
          <w:top w:val="nil"/>
          <w:left w:val="nil"/>
          <w:bottom w:val="nil"/>
          <w:right w:val="nil"/>
          <w:between w:val="nil"/>
        </w:pBdr>
        <w:spacing w:after="0" w:line="240" w:lineRule="auto"/>
        <w:rPr>
          <w:sz w:val="16"/>
          <w:szCs w:val="16"/>
        </w:rPr>
      </w:pPr>
      <w:r>
        <w:rPr>
          <w:vertAlign w:val="superscript"/>
        </w:rPr>
        <w:footnoteRef/>
      </w:r>
      <w:r>
        <w:rPr>
          <w:sz w:val="16"/>
          <w:szCs w:val="16"/>
        </w:rPr>
        <w:t xml:space="preserve"> https://www.researchgate.net/publication/332751792_TOWARDS_GENDER_EQUALITY_IN_MALAYSIA_LEGAL_AND_POLICY_PERSPECTIVES</w:t>
      </w:r>
    </w:p>
  </w:footnote>
  <w:footnote w:id="11">
    <w:p w14:paraId="455A1FAF" w14:textId="77777777" w:rsidR="00695214" w:rsidRPr="003416E8" w:rsidRDefault="00695214" w:rsidP="007A37B3">
      <w:pPr>
        <w:pStyle w:val="FootnoteText"/>
        <w:rPr>
          <w:lang w:val="en-GB"/>
        </w:rPr>
      </w:pPr>
      <w:r>
        <w:rPr>
          <w:rStyle w:val="FootnoteReference"/>
        </w:rPr>
        <w:footnoteRef/>
      </w:r>
      <w:r>
        <w:t xml:space="preserve"> </w:t>
      </w:r>
      <w:r w:rsidRPr="003416E8">
        <w:t>Basic services requirements refer to minimum space, supply of water, adequate sewage and garbage disposal system, appropriate protection against heat, cold, damp, noise, fire, and disease-carrying animals, adequate sanitary and washing facilities, ventilation, cooking and storage facilities and natural and artificial lighting, and in some cases basic medical services.</w:t>
      </w:r>
    </w:p>
    <w:p w14:paraId="2D7E5178" w14:textId="77777777" w:rsidR="00695214" w:rsidRPr="00EC75EE" w:rsidRDefault="00695214" w:rsidP="007A37B3">
      <w:pPr>
        <w:pStyle w:val="FootnoteText"/>
        <w:rPr>
          <w:lang w:val="en-GB"/>
        </w:rPr>
      </w:pPr>
    </w:p>
  </w:footnote>
  <w:footnote w:id="12">
    <w:p w14:paraId="62083AB7" w14:textId="77777777" w:rsidR="00E6306F" w:rsidRPr="00E23B0D" w:rsidRDefault="00E6306F" w:rsidP="007A37B3">
      <w:pPr>
        <w:pStyle w:val="FootnoteText"/>
      </w:pPr>
      <w:r>
        <w:rPr>
          <w:rStyle w:val="FootnoteReference"/>
        </w:rPr>
        <w:footnoteRef/>
      </w:r>
      <w:r>
        <w:t xml:space="preserve"> </w:t>
      </w:r>
      <w:r w:rsidRPr="0066358B">
        <w:t>'Involve' means if the project mechanism and</w:t>
      </w:r>
      <w:r>
        <w:t>/or</w:t>
      </w:r>
      <w:r w:rsidRPr="0066358B">
        <w:t xml:space="preserve"> impact</w:t>
      </w:r>
      <w:r>
        <w:t>(s)</w:t>
      </w:r>
      <w:r w:rsidRPr="0066358B">
        <w:t xml:space="preserve"> </w:t>
      </w:r>
      <w:r>
        <w:t>are</w:t>
      </w:r>
      <w:r w:rsidRPr="0066358B">
        <w:t xml:space="preserve"> achieved via changing animal husbandry practice</w:t>
      </w:r>
      <w:r>
        <w:t>s in some 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2CDF4" w14:textId="77777777" w:rsidR="00B925F2" w:rsidRDefault="00B925F2" w:rsidP="00926E1B">
    <w:pPr>
      <w:framePr w:wrap="none" w:vAnchor="text" w:hAnchor="margin" w:xAlign="right" w:y="1"/>
    </w:pPr>
    <w:r>
      <w:fldChar w:fldCharType="begin"/>
    </w:r>
    <w:r>
      <w:instrText xml:space="preserve">PAGE  </w:instrText>
    </w:r>
    <w:r>
      <w:fldChar w:fldCharType="end"/>
    </w:r>
  </w:p>
  <w:p w14:paraId="1703D2EC" w14:textId="77777777" w:rsidR="00B925F2" w:rsidRDefault="00B925F2" w:rsidP="00DB4ED0">
    <w:pPr>
      <w:ind w:right="360"/>
    </w:pPr>
  </w:p>
  <w:p w14:paraId="08BF73F1" w14:textId="77777777" w:rsidR="00B925F2" w:rsidRDefault="00B925F2"/>
  <w:p w14:paraId="5F471A1D" w14:textId="77777777" w:rsidR="00B925F2" w:rsidRDefault="00B925F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88831" w14:textId="5E8F2A97" w:rsidR="00B925F2" w:rsidRPr="006C572D" w:rsidRDefault="00B925F2" w:rsidP="006C572D">
    <w:pPr>
      <w:rPr>
        <w:b/>
        <w:bCs/>
        <w:sz w:val="16"/>
        <w:szCs w:val="16"/>
      </w:rPr>
    </w:pPr>
    <w:r w:rsidRPr="006C572D">
      <w:rPr>
        <w:rStyle w:val="SmallTags"/>
        <w:b/>
        <w:bCs/>
      </w:rPr>
      <w:br/>
    </w:r>
    <w:sdt>
      <w:sdtPr>
        <w:rPr>
          <w:b/>
          <w:bCs/>
          <w:color w:val="00B9BD" w:themeColor="accent1"/>
          <w:sz w:val="16"/>
          <w:szCs w:val="1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A7666">
          <w:rPr>
            <w:b/>
            <w:bCs/>
            <w:color w:val="00B9BD" w:themeColor="accent1"/>
            <w:sz w:val="16"/>
            <w:szCs w:val="16"/>
          </w:rPr>
          <w:t>TEMPLATE- V1.5-Project-Design-Document</w:t>
        </w:r>
      </w:sdtContent>
    </w:sdt>
  </w:p>
  <w:p w14:paraId="4B85A8B5" w14:textId="77777777" w:rsidR="00B925F2" w:rsidRDefault="00B925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3A72F" w14:textId="3CE7C682" w:rsidR="00B925F2" w:rsidRPr="008F3380" w:rsidRDefault="00276351" w:rsidP="00B01B0E">
    <w:pPr>
      <w:ind w:left="-1134"/>
    </w:pPr>
    <w:r>
      <w:rPr>
        <w:noProof/>
      </w:rPr>
      <mc:AlternateContent>
        <mc:Choice Requires="wps">
          <w:drawing>
            <wp:anchor distT="0" distB="0" distL="114300" distR="114300" simplePos="0" relativeHeight="251677696" behindDoc="0" locked="0" layoutInCell="1" allowOverlap="1" wp14:anchorId="65051B21" wp14:editId="3A788735">
              <wp:simplePos x="0" y="0"/>
              <wp:positionH relativeFrom="column">
                <wp:posOffset>-47625</wp:posOffset>
              </wp:positionH>
              <wp:positionV relativeFrom="paragraph">
                <wp:posOffset>1473200</wp:posOffset>
              </wp:positionV>
              <wp:extent cx="1029335" cy="248285"/>
              <wp:effectExtent l="0" t="0" r="0" b="0"/>
              <wp:wrapNone/>
              <wp:docPr id="1724980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9335" cy="248285"/>
                      </a:xfrm>
                      <a:prstGeom prst="rect">
                        <a:avLst/>
                      </a:prstGeom>
                      <a:solidFill>
                        <a:schemeClr val="accent1"/>
                      </a:solidFill>
                    </wps:spPr>
                    <wps:txbx>
                      <w:txbxContent>
                        <w:p w14:paraId="1EC7EAC8" w14:textId="77777777" w:rsidR="00B925F2" w:rsidRPr="00EC5900" w:rsidRDefault="00B925F2">
                          <w:pPr>
                            <w:rPr>
                              <w:b/>
                              <w:bCs/>
                              <w:color w:val="FFFFFF" w:themeColor="background1"/>
                              <w:lang w:val="it-IT"/>
                            </w:rPr>
                          </w:pPr>
                          <w:r>
                            <w:rPr>
                              <w:b/>
                              <w:bCs/>
                              <w:color w:val="FFFFFF" w:themeColor="background1"/>
                              <w:lang w:val="it-IT"/>
                            </w:rPr>
                            <w:t>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51B21" id="_x0000_t202" coordsize="21600,21600" o:spt="202" path="m,l,21600r21600,l21600,xe">
              <v:stroke joinstyle="miter"/>
              <v:path gradientshapeok="t" o:connecttype="rect"/>
            </v:shapetype>
            <v:shape id="Text Box 2" o:spid="_x0000_s1028" type="#_x0000_t202" style="position:absolute;left:0;text-align:left;margin-left:-3.75pt;margin-top:116pt;width:81.05pt;height:19.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" fillcolor="#00b9bd [3204]" stroked="f">
              <v:textbox>
                <w:txbxContent>
                  <w:p w14:paraId="1EC7EAC8" w14:textId="77777777" w:rsidR="00B925F2" w:rsidRPr="00EC5900" w:rsidRDefault="00B925F2">
                    <w:pPr>
                      <w:rPr>
                        <w:b/>
                        <w:bCs/>
                        <w:color w:val="FFFFFF" w:themeColor="background1"/>
                        <w:lang w:val="it-IT"/>
                      </w:rPr>
                    </w:pPr>
                    <w:r>
                      <w:rPr>
                        <w:b/>
                        <w:bCs/>
                        <w:color w:val="FFFFFF" w:themeColor="background1"/>
                        <w:lang w:val="it-IT"/>
                      </w:rPr>
                      <w:t>TEMPLATE</w:t>
                    </w:r>
                  </w:p>
                </w:txbxContent>
              </v:textbox>
            </v:shape>
          </w:pict>
        </mc:Fallback>
      </mc:AlternateContent>
    </w:r>
    <w:r w:rsidR="00B925F2">
      <w:rPr>
        <w:noProof/>
      </w:rPr>
      <w:drawing>
        <wp:anchor distT="0" distB="0" distL="114300" distR="114300" simplePos="0" relativeHeight="251673600" behindDoc="0" locked="0" layoutInCell="1" allowOverlap="1" wp14:anchorId="0501731B" wp14:editId="23A992CD">
          <wp:simplePos x="0" y="0"/>
          <wp:positionH relativeFrom="column">
            <wp:posOffset>-445589</wp:posOffset>
          </wp:positionH>
          <wp:positionV relativeFrom="paragraph">
            <wp:posOffset>-544</wp:posOffset>
          </wp:positionV>
          <wp:extent cx="3633348" cy="142394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S_Logo_Primary_MonoWhite_Tagline.eps"/>
                  <pic:cNvPicPr/>
                </pic:nvPicPr>
                <pic:blipFill>
                  <a:blip r:embed="rId1">
                    <a:extLst>
                      <a:ext uri="{28A0092B-C50C-407E-A947-70E740481C1C}">
                        <a14:useLocalDpi xmlns:a14="http://schemas.microsoft.com/office/drawing/2010/main" val="0"/>
                      </a:ext>
                    </a:extLst>
                  </a:blip>
                  <a:stretch>
                    <a:fillRect/>
                  </a:stretch>
                </pic:blipFill>
                <pic:spPr bwMode="auto">
                  <a:xfrm>
                    <a:off x="0" y="0"/>
                    <a:ext cx="3633348" cy="14239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25F2">
      <w:rPr>
        <w:noProof/>
      </w:rPr>
      <w:drawing>
        <wp:inline distT="0" distB="0" distL="0" distR="0" wp14:anchorId="3B717A98" wp14:editId="0B78F4EF">
          <wp:extent cx="7593965" cy="1580606"/>
          <wp:effectExtent l="0" t="0" r="6985" b="635"/>
          <wp:docPr id="8" name="Diagram 8"/>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5pt;height:8.5pt" o:bullet="t">
        <v:imagedata r:id="rId1" o:title="caret-cyan-bulletpoint"/>
      </v:shape>
    </w:pict>
  </w:numPicBullet>
  <w:abstractNum w:abstractNumId="0" w15:restartNumberingAfterBreak="0">
    <w:nsid w:val="FFFFFF7C"/>
    <w:multiLevelType w:val="singleLevel"/>
    <w:tmpl w:val="7BFA8C4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78805F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EF4C6E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0B805C2"/>
    <w:lvl w:ilvl="0">
      <w:start w:val="1"/>
      <w:numFmt w:val="decimal"/>
      <w:pStyle w:val="ListNumber2"/>
      <w:lvlText w:val="%1."/>
      <w:lvlJc w:val="left"/>
      <w:pPr>
        <w:tabs>
          <w:tab w:val="num" w:pos="643"/>
        </w:tabs>
        <w:ind w:left="643" w:hanging="360"/>
      </w:pPr>
      <w:rPr>
        <w:rFonts w:hint="default"/>
      </w:rPr>
    </w:lvl>
  </w:abstractNum>
  <w:abstractNum w:abstractNumId="4" w15:restartNumberingAfterBreak="0">
    <w:nsid w:val="FFFFFF80"/>
    <w:multiLevelType w:val="singleLevel"/>
    <w:tmpl w:val="4FD40E8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0FED7B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8E6716"/>
    <w:lvl w:ilvl="0">
      <w:start w:val="1"/>
      <w:numFmt w:val="bullet"/>
      <w:pStyle w:val="ListBullet3"/>
      <w:lvlText w:val=""/>
      <w:lvlJc w:val="left"/>
      <w:pPr>
        <w:tabs>
          <w:tab w:val="num" w:pos="926"/>
        </w:tabs>
        <w:ind w:left="926" w:hanging="360"/>
      </w:pPr>
      <w:rPr>
        <w:rFonts w:ascii="Symbol" w:hAnsi="Symbol" w:hint="default"/>
        <w:color w:val="auto"/>
      </w:rPr>
    </w:lvl>
  </w:abstractNum>
  <w:abstractNum w:abstractNumId="7" w15:restartNumberingAfterBreak="0">
    <w:nsid w:val="FFFFFF83"/>
    <w:multiLevelType w:val="singleLevel"/>
    <w:tmpl w:val="651EBF6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21408F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25281DC"/>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0" w15:restartNumberingAfterBreak="0">
    <w:nsid w:val="04957051"/>
    <w:multiLevelType w:val="multilevel"/>
    <w:tmpl w:val="BFACA294"/>
    <w:name w:val="Sections LIST"/>
    <w:lvl w:ilvl="0">
      <w:start w:val="1"/>
      <w:numFmt w:val="upperLetter"/>
      <w:lvlText w:val="Section %1."/>
      <w:lvlJc w:val="left"/>
      <w:pPr>
        <w:ind w:left="0" w:firstLine="0"/>
      </w:pPr>
      <w:rPr>
        <w:rFonts w:hint="default"/>
        <w:caps/>
      </w:rPr>
    </w:lvl>
    <w:lvl w:ilvl="1">
      <w:start w:val="1"/>
      <w:numFmt w:val="decimal"/>
      <w:lvlText w:val="%1.%2."/>
      <w:lvlJc w:val="left"/>
      <w:pPr>
        <w:tabs>
          <w:tab w:val="num" w:pos="794"/>
        </w:tabs>
        <w:ind w:left="0" w:firstLine="0"/>
      </w:pPr>
      <w:rPr>
        <w:rFonts w:hint="default"/>
      </w:rPr>
    </w:lvl>
    <w:lvl w:ilvl="2">
      <w:start w:val="1"/>
      <w:numFmt w:val="decimal"/>
      <w:lvlText w:val="%1.%2.%3."/>
      <w:lvlJc w:val="left"/>
      <w:pPr>
        <w:tabs>
          <w:tab w:val="num" w:pos="1332"/>
        </w:tabs>
        <w:ind w:left="141"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2291" w:hanging="2291"/>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04CA5A75"/>
    <w:multiLevelType w:val="multilevel"/>
    <w:tmpl w:val="29C272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7417693"/>
    <w:multiLevelType w:val="multilevel"/>
    <w:tmpl w:val="648A687A"/>
    <w:styleLink w:val="SDMTableBoxParaNumberedList"/>
    <w:lvl w:ilvl="0">
      <w:start w:val="1"/>
      <w:numFmt w:val="none"/>
      <w:lvlText w:val="%1"/>
      <w:lvlJc w:val="left"/>
      <w:pPr>
        <w:tabs>
          <w:tab w:val="num" w:pos="0"/>
        </w:tabs>
        <w:ind w:left="0" w:firstLine="0"/>
      </w:pPr>
      <w:rPr>
        <w:rFonts w:hint="default"/>
      </w:rPr>
    </w:lvl>
    <w:lvl w:ilvl="1">
      <w:start w:val="1"/>
      <w:numFmt w:val="decimal"/>
      <w:lvlText w:val="%2."/>
      <w:lvlJc w:val="left"/>
      <w:pPr>
        <w:tabs>
          <w:tab w:val="num" w:pos="397"/>
        </w:tabs>
        <w:ind w:left="397" w:hanging="397"/>
      </w:pPr>
      <w:rPr>
        <w:rFonts w:hint="default"/>
      </w:rPr>
    </w:lvl>
    <w:lvl w:ilvl="2">
      <w:start w:val="1"/>
      <w:numFmt w:val="lowerLetter"/>
      <w:lvlText w:val="(%3)"/>
      <w:lvlJc w:val="left"/>
      <w:pPr>
        <w:tabs>
          <w:tab w:val="num" w:pos="851"/>
        </w:tabs>
        <w:ind w:left="851" w:hanging="454"/>
      </w:pPr>
      <w:rPr>
        <w:rFonts w:hint="default"/>
      </w:rPr>
    </w:lvl>
    <w:lvl w:ilvl="3">
      <w:start w:val="1"/>
      <w:numFmt w:val="lowerRoman"/>
      <w:lvlText w:val="(%4)"/>
      <w:lvlJc w:val="left"/>
      <w:pPr>
        <w:tabs>
          <w:tab w:val="num" w:pos="1304"/>
        </w:tabs>
        <w:ind w:left="1304" w:hanging="453"/>
      </w:pPr>
      <w:rPr>
        <w:rFonts w:hint="default"/>
      </w:rPr>
    </w:lvl>
    <w:lvl w:ilvl="4">
      <w:start w:val="1"/>
      <w:numFmt w:val="lowerLetter"/>
      <w:lvlText w:val="%5."/>
      <w:lvlJc w:val="left"/>
      <w:pPr>
        <w:tabs>
          <w:tab w:val="num" w:pos="1644"/>
        </w:tabs>
        <w:ind w:left="1644" w:hanging="340"/>
      </w:pPr>
      <w:rPr>
        <w:rFonts w:hint="default"/>
      </w:rPr>
    </w:lvl>
    <w:lvl w:ilvl="5">
      <w:start w:val="1"/>
      <w:numFmt w:val="lowerRoman"/>
      <w:lvlText w:val="%6."/>
      <w:lvlJc w:val="left"/>
      <w:pPr>
        <w:tabs>
          <w:tab w:val="num" w:pos="1956"/>
        </w:tabs>
        <w:ind w:left="1956" w:hanging="312"/>
      </w:pPr>
      <w:rPr>
        <w:rFonts w:hint="default"/>
      </w:rPr>
    </w:lvl>
    <w:lvl w:ilvl="6">
      <w:start w:val="1"/>
      <w:numFmt w:val="none"/>
      <w:lvlText w:val="%7"/>
      <w:lvlJc w:val="left"/>
      <w:pPr>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ind w:left="0" w:firstLine="0"/>
      </w:pPr>
      <w:rPr>
        <w:rFonts w:hint="default"/>
      </w:rPr>
    </w:lvl>
  </w:abstractNum>
  <w:abstractNum w:abstractNumId="13" w15:restartNumberingAfterBreak="0">
    <w:nsid w:val="079926BE"/>
    <w:multiLevelType w:val="multilevel"/>
    <w:tmpl w:val="00D2BC1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7E20937"/>
    <w:multiLevelType w:val="multilevel"/>
    <w:tmpl w:val="C5282380"/>
    <w:styleLink w:val="ListGSBullets"/>
    <w:lvl w:ilvl="0">
      <w:start w:val="1"/>
      <w:numFmt w:val="bullet"/>
      <w:lvlText w:val=""/>
      <w:lvlPicBulletId w:val="0"/>
      <w:lvlJc w:val="left"/>
      <w:pPr>
        <w:ind w:left="284" w:hanging="284"/>
      </w:pPr>
      <w:rPr>
        <w:rFonts w:ascii="Symbol" w:hAnsi="Symbol" w:hint="default"/>
        <w:b w:val="0"/>
        <w:i w:val="0"/>
        <w:color w:val="auto"/>
        <w:sz w:val="22"/>
      </w:rPr>
    </w:lvl>
    <w:lvl w:ilvl="1">
      <w:start w:val="1"/>
      <w:numFmt w:val="bullet"/>
      <w:lvlText w:val=""/>
      <w:lvlPicBulletId w:val="0"/>
      <w:lvlJc w:val="left"/>
      <w:pPr>
        <w:ind w:left="1080" w:hanging="360"/>
      </w:pPr>
      <w:rPr>
        <w:rFonts w:ascii="Symbol" w:hAnsi="Symbol" w:hint="default"/>
        <w:color w:val="auto"/>
      </w:rPr>
    </w:lvl>
    <w:lvl w:ilvl="2">
      <w:start w:val="1"/>
      <w:numFmt w:val="bullet"/>
      <w:lvlText w:val=""/>
      <w:lvlPicBulletId w:val="0"/>
      <w:lvlJc w:val="left"/>
      <w:pPr>
        <w:ind w:left="1800" w:hanging="360"/>
      </w:pPr>
      <w:rPr>
        <w:rFonts w:ascii="Symbol" w:hAnsi="Symbol" w:hint="default"/>
        <w:color w:val="auto"/>
      </w:rPr>
    </w:lvl>
    <w:lvl w:ilvl="3">
      <w:start w:val="1"/>
      <w:numFmt w:val="bullet"/>
      <w:lvlText w:val=""/>
      <w:lvlPicBulletId w:val="0"/>
      <w:lvlJc w:val="left"/>
      <w:pPr>
        <w:ind w:left="2520" w:hanging="360"/>
      </w:pPr>
      <w:rPr>
        <w:rFonts w:ascii="Symbol" w:hAnsi="Symbol" w:hint="default"/>
        <w:color w:val="auto"/>
      </w:rPr>
    </w:lvl>
    <w:lvl w:ilvl="4">
      <w:start w:val="1"/>
      <w:numFmt w:val="bullet"/>
      <w:lvlText w:val=""/>
      <w:lvlPicBulletId w:val="0"/>
      <w:lvlJc w:val="left"/>
      <w:pPr>
        <w:ind w:left="3240" w:hanging="360"/>
      </w:pPr>
      <w:rPr>
        <w:rFonts w:ascii="Symbol" w:hAnsi="Symbol" w:hint="default"/>
        <w:color w:val="auto"/>
      </w:rPr>
    </w:lvl>
    <w:lvl w:ilvl="5">
      <w:start w:val="1"/>
      <w:numFmt w:val="bullet"/>
      <w:lvlText w:val=""/>
      <w:lvlPicBulletId w:val="0"/>
      <w:lvlJc w:val="left"/>
      <w:pPr>
        <w:ind w:left="3960" w:hanging="360"/>
      </w:pPr>
      <w:rPr>
        <w:rFonts w:ascii="Symbol" w:hAnsi="Symbol" w:hint="default"/>
        <w:color w:val="auto"/>
      </w:rPr>
    </w:lvl>
    <w:lvl w:ilvl="6">
      <w:start w:val="1"/>
      <w:numFmt w:val="bullet"/>
      <w:lvlText w:val=""/>
      <w:lvlPicBulletId w:val="0"/>
      <w:lvlJc w:val="left"/>
      <w:pPr>
        <w:ind w:left="4680" w:hanging="360"/>
      </w:pPr>
      <w:rPr>
        <w:rFonts w:ascii="Symbol" w:hAnsi="Symbol" w:hint="default"/>
        <w:color w:val="auto"/>
      </w:rPr>
    </w:lvl>
    <w:lvl w:ilvl="7">
      <w:start w:val="1"/>
      <w:numFmt w:val="bullet"/>
      <w:lvlText w:val=""/>
      <w:lvlPicBulletId w:val="0"/>
      <w:lvlJc w:val="left"/>
      <w:pPr>
        <w:ind w:left="5400" w:hanging="360"/>
      </w:pPr>
      <w:rPr>
        <w:rFonts w:ascii="Symbol" w:hAnsi="Symbol" w:hint="default"/>
        <w:color w:val="auto"/>
      </w:rPr>
    </w:lvl>
    <w:lvl w:ilvl="8">
      <w:start w:val="1"/>
      <w:numFmt w:val="bullet"/>
      <w:lvlText w:val=""/>
      <w:lvlPicBulletId w:val="0"/>
      <w:lvlJc w:val="left"/>
      <w:pPr>
        <w:ind w:left="6120" w:hanging="360"/>
      </w:pPr>
      <w:rPr>
        <w:rFonts w:ascii="Symbol" w:hAnsi="Symbol" w:hint="default"/>
        <w:color w:val="auto"/>
      </w:rPr>
    </w:lvl>
  </w:abstractNum>
  <w:abstractNum w:abstractNumId="15" w15:restartNumberingAfterBreak="0">
    <w:nsid w:val="0DD546AF"/>
    <w:multiLevelType w:val="hybridMultilevel"/>
    <w:tmpl w:val="B8BA6CC0"/>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0EA44CC7"/>
    <w:multiLevelType w:val="multilevel"/>
    <w:tmpl w:val="8B269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0F9E6354"/>
    <w:multiLevelType w:val="hybridMultilevel"/>
    <w:tmpl w:val="D71279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10791FA6"/>
    <w:multiLevelType w:val="hybridMultilevel"/>
    <w:tmpl w:val="FC94645E"/>
    <w:lvl w:ilvl="0" w:tplc="0AD01A9C">
      <w:start w:val="1"/>
      <w:numFmt w:val="lowerLetter"/>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2B42597"/>
    <w:multiLevelType w:val="hybridMultilevel"/>
    <w:tmpl w:val="2988C1AE"/>
    <w:lvl w:ilvl="0" w:tplc="A7BC7C02">
      <w:numFmt w:val="bullet"/>
      <w:lvlText w:val="-"/>
      <w:lvlJc w:val="left"/>
      <w:pPr>
        <w:ind w:left="720" w:hanging="360"/>
      </w:pPr>
      <w:rPr>
        <w:rFonts w:ascii="Verdana" w:eastAsiaTheme="minorHAnsi" w:hAnsi="Verdana" w:cs="Times New Roman (Body CS)" w:hint="default"/>
      </w:rPr>
    </w:lvl>
    <w:lvl w:ilvl="1" w:tplc="C1429564">
      <w:numFmt w:val="bullet"/>
      <w:lvlText w:val="•"/>
      <w:lvlJc w:val="left"/>
      <w:pPr>
        <w:ind w:left="1440" w:hanging="360"/>
      </w:pPr>
      <w:rPr>
        <w:rFonts w:ascii="Verdana" w:eastAsiaTheme="minorHAnsi" w:hAnsi="Verdana" w:cs="Times New Roman (Body C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C15861"/>
    <w:multiLevelType w:val="multilevel"/>
    <w:tmpl w:val="5EDE06C6"/>
    <w:styleLink w:val="SDMParaList"/>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709"/>
        </w:tabs>
        <w:ind w:left="1418" w:hanging="709"/>
      </w:pPr>
      <w:rPr>
        <w:rFonts w:hint="default"/>
      </w:rPr>
    </w:lvl>
    <w:lvl w:ilvl="2">
      <w:start w:val="1"/>
      <w:numFmt w:val="lowerRoman"/>
      <w:lvlText w:val="(%3)"/>
      <w:lvlJc w:val="left"/>
      <w:pPr>
        <w:tabs>
          <w:tab w:val="num" w:pos="709"/>
        </w:tabs>
        <w:ind w:left="1985" w:hanging="567"/>
      </w:pPr>
      <w:rPr>
        <w:rFonts w:hint="default"/>
      </w:rPr>
    </w:lvl>
    <w:lvl w:ilvl="3">
      <w:start w:val="1"/>
      <w:numFmt w:val="lowerLetter"/>
      <w:lvlText w:val="%4."/>
      <w:lvlJc w:val="left"/>
      <w:pPr>
        <w:tabs>
          <w:tab w:val="num" w:pos="709"/>
        </w:tabs>
        <w:ind w:left="2722" w:hanging="596"/>
      </w:pPr>
      <w:rPr>
        <w:rFonts w:hint="default"/>
      </w:rPr>
    </w:lvl>
    <w:lvl w:ilvl="4">
      <w:start w:val="1"/>
      <w:numFmt w:val="lowerRoman"/>
      <w:lvlText w:val="%5."/>
      <w:lvlJc w:val="left"/>
      <w:pPr>
        <w:tabs>
          <w:tab w:val="num" w:pos="709"/>
        </w:tabs>
        <w:ind w:left="3232" w:hanging="397"/>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1" w15:restartNumberingAfterBreak="0">
    <w:nsid w:val="190E5A44"/>
    <w:multiLevelType w:val="multilevel"/>
    <w:tmpl w:val="2E5020FE"/>
    <w:styleLink w:val="GS-Parapgraphsnumbered"/>
    <w:lvl w:ilvl="0">
      <w:start w:val="1"/>
      <w:numFmt w:val="decimal"/>
      <w:pStyle w:val="H3"/>
      <w:lvlText w:val="%1|"/>
      <w:lvlJc w:val="left"/>
      <w:pPr>
        <w:ind w:left="624" w:hanging="624"/>
      </w:pPr>
      <w:rPr>
        <w:rFonts w:ascii="Verdana" w:hAnsi="Verdana" w:hint="default"/>
        <w:b/>
        <w:i w:val="0"/>
        <w:color w:val="2AB9BD"/>
        <w:sz w:val="32"/>
      </w:rPr>
    </w:lvl>
    <w:lvl w:ilvl="1">
      <w:start w:val="1"/>
      <w:numFmt w:val="decimal"/>
      <w:pStyle w:val="H5"/>
      <w:lvlText w:val="%1.%2 |"/>
      <w:lvlJc w:val="left"/>
      <w:pPr>
        <w:ind w:left="680" w:hanging="680"/>
      </w:pPr>
      <w:rPr>
        <w:rFonts w:ascii="Verdana" w:hAnsi="Verdana" w:hint="default"/>
        <w:b/>
        <w:i w:val="0"/>
        <w:sz w:val="22"/>
      </w:rPr>
    </w:lvl>
    <w:lvl w:ilvl="2">
      <w:start w:val="1"/>
      <w:numFmt w:val="decimal"/>
      <w:pStyle w:val="P"/>
      <w:lvlText w:val="%1.%2.%3 |"/>
      <w:lvlJc w:val="left"/>
      <w:pPr>
        <w:ind w:left="907" w:hanging="907"/>
      </w:pPr>
      <w:rPr>
        <w:rFonts w:ascii="Verdana" w:hAnsi="Verdana" w:hint="default"/>
        <w:b w:val="0"/>
        <w:i w:val="0"/>
        <w:sz w:val="22"/>
      </w:rPr>
    </w:lvl>
    <w:lvl w:ilvl="3">
      <w:start w:val="1"/>
      <w:numFmt w:val="decimal"/>
      <w:lvlText w:val="%1.%2.%3.%4 |"/>
      <w:lvlJc w:val="left"/>
      <w:pPr>
        <w:ind w:left="1134" w:hanging="1134"/>
      </w:pPr>
      <w:rPr>
        <w:rFonts w:ascii="Verdana" w:hAnsi="Verdana" w:hint="default"/>
      </w:rPr>
    </w:lvl>
    <w:lvl w:ilvl="4">
      <w:start w:val="1"/>
      <w:numFmt w:val="decimal"/>
      <w:lvlText w:val="%1.%2.%3.%4.%5 |"/>
      <w:lvlJc w:val="left"/>
      <w:pPr>
        <w:ind w:left="1361" w:hanging="1361"/>
      </w:pPr>
      <w:rPr>
        <w:rFonts w:ascii="Verdana" w:hAnsi="Verdana" w:hint="default"/>
      </w:rPr>
    </w:lvl>
    <w:lvl w:ilvl="5">
      <w:start w:val="1"/>
      <w:numFmt w:val="decimal"/>
      <w:lvlText w:val="%1.%2.%3.%4.%5.%6 |"/>
      <w:lvlJc w:val="left"/>
      <w:pPr>
        <w:ind w:left="1531" w:hanging="1531"/>
      </w:pPr>
      <w:rPr>
        <w:rFonts w:hint="default"/>
      </w:rPr>
    </w:lvl>
    <w:lvl w:ilvl="6">
      <w:start w:val="1"/>
      <w:numFmt w:val="decimal"/>
      <w:lvlText w:val="%1.%2.%3.%4.%5.%6.%7 |"/>
      <w:lvlJc w:val="left"/>
      <w:pPr>
        <w:ind w:left="1758" w:hanging="1758"/>
      </w:pPr>
      <w:rPr>
        <w:rFonts w:hint="default"/>
      </w:rPr>
    </w:lvl>
    <w:lvl w:ilvl="7">
      <w:start w:val="1"/>
      <w:numFmt w:val="decimal"/>
      <w:lvlText w:val="%1.%2.%3.%4.%5.%6.%7.%8 |"/>
      <w:lvlJc w:val="left"/>
      <w:pPr>
        <w:ind w:left="1928" w:hanging="1928"/>
      </w:pPr>
      <w:rPr>
        <w:rFonts w:hint="default"/>
      </w:rPr>
    </w:lvl>
    <w:lvl w:ilvl="8">
      <w:start w:val="1"/>
      <w:numFmt w:val="decimal"/>
      <w:lvlText w:val="%1.%2.%3.%4.%5.%6.%7.%8.%9 |"/>
      <w:lvlJc w:val="left"/>
      <w:pPr>
        <w:ind w:left="1928" w:hanging="1928"/>
      </w:pPr>
      <w:rPr>
        <w:rFonts w:hint="default"/>
      </w:rPr>
    </w:lvl>
  </w:abstractNum>
  <w:abstractNum w:abstractNumId="22" w15:restartNumberingAfterBreak="0">
    <w:nsid w:val="1A11288A"/>
    <w:multiLevelType w:val="multilevel"/>
    <w:tmpl w:val="C474317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1A364ADB"/>
    <w:multiLevelType w:val="multilevel"/>
    <w:tmpl w:val="DF3464E4"/>
    <w:name w:val="Sections LIST"/>
    <w:lvl w:ilvl="0">
      <w:start w:val="1"/>
      <w:numFmt w:val="decimal"/>
      <w:lvlText w:val="%1."/>
      <w:lvlJc w:val="left"/>
      <w:pPr>
        <w:ind w:left="360" w:hanging="360"/>
      </w:pPr>
      <w:rPr>
        <w:rFonts w:hint="default"/>
        <w:caps/>
      </w:rPr>
    </w:lvl>
    <w:lvl w:ilvl="1">
      <w:start w:val="1"/>
      <w:numFmt w:val="decimal"/>
      <w:lvlText w:val="%1.%2."/>
      <w:lvlJc w:val="left"/>
      <w:pPr>
        <w:tabs>
          <w:tab w:val="num" w:pos="794"/>
        </w:tabs>
        <w:ind w:left="0" w:firstLine="0"/>
      </w:pPr>
      <w:rPr>
        <w:rFonts w:hint="default"/>
      </w:rPr>
    </w:lvl>
    <w:lvl w:ilvl="2">
      <w:start w:val="1"/>
      <w:numFmt w:val="decimal"/>
      <w:lvlText w:val="%1.%2.%3."/>
      <w:lvlJc w:val="left"/>
      <w:pPr>
        <w:tabs>
          <w:tab w:val="num" w:pos="1191"/>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2291" w:hanging="2291"/>
      </w:pPr>
      <w:rPr>
        <w:rFonts w:hint="default"/>
      </w:rPr>
    </w:lvl>
    <w:lvl w:ilvl="8">
      <w:start w:val="1"/>
      <w:numFmt w:val="decimal"/>
      <w:lvlText w:val="%1.%2.%3.%4.%5.%6.%7.%8.%9"/>
      <w:lvlJc w:val="left"/>
      <w:pPr>
        <w:tabs>
          <w:tab w:val="num" w:pos="0"/>
        </w:tabs>
        <w:ind w:left="0" w:firstLine="0"/>
      </w:pPr>
      <w:rPr>
        <w:rFonts w:hint="default"/>
      </w:rPr>
    </w:lvl>
  </w:abstractNum>
  <w:abstractNum w:abstractNumId="24" w15:restartNumberingAfterBreak="0">
    <w:nsid w:val="1A6C4888"/>
    <w:multiLevelType w:val="hybridMultilevel"/>
    <w:tmpl w:val="8382A26A"/>
    <w:lvl w:ilvl="0" w:tplc="0240A3C8">
      <w:start w:val="1"/>
      <w:numFmt w:val="lowerLetter"/>
      <w:pStyle w:val="FootnoteTable"/>
      <w:lvlText w:val="%1"/>
      <w:lvlJc w:val="left"/>
      <w:pPr>
        <w:tabs>
          <w:tab w:val="num" w:pos="360"/>
        </w:tabs>
        <w:ind w:left="113" w:hanging="113"/>
      </w:pPr>
      <w:rPr>
        <w:rFonts w:hint="default"/>
        <w:sz w:val="16"/>
        <w:vertAlign w:val="superscrip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BB5186F"/>
    <w:multiLevelType w:val="multilevel"/>
    <w:tmpl w:val="C182385A"/>
    <w:styleLink w:val="SDMAppHeadList"/>
    <w:lvl w:ilvl="0">
      <w:start w:val="1"/>
      <w:numFmt w:val="decimal"/>
      <w:lvlText w:val="Appendix %1."/>
      <w:lvlJc w:val="left"/>
      <w:pPr>
        <w:ind w:left="2126" w:hanging="2126"/>
      </w:pPr>
      <w:rPr>
        <w:rFonts w:hint="default"/>
      </w:rPr>
    </w:lvl>
    <w:lvl w:ilvl="1">
      <w:start w:val="1"/>
      <w:numFmt w:val="decimal"/>
      <w:lvlText w:val="%2."/>
      <w:lvlJc w:val="left"/>
      <w:pPr>
        <w:tabs>
          <w:tab w:val="num" w:pos="709"/>
        </w:tabs>
        <w:ind w:left="680" w:hanging="680"/>
      </w:pPr>
      <w:rPr>
        <w:rFonts w:hint="default"/>
      </w:rPr>
    </w:lvl>
    <w:lvl w:ilvl="2">
      <w:start w:val="1"/>
      <w:numFmt w:val="decimal"/>
      <w:lvlText w:val="%2.%3."/>
      <w:lvlJc w:val="left"/>
      <w:pPr>
        <w:tabs>
          <w:tab w:val="num" w:pos="709"/>
        </w:tabs>
        <w:ind w:left="851" w:hanging="851"/>
      </w:pPr>
      <w:rPr>
        <w:rFonts w:hint="default"/>
      </w:rPr>
    </w:lvl>
    <w:lvl w:ilvl="3">
      <w:start w:val="1"/>
      <w:numFmt w:val="decimal"/>
      <w:lvlText w:val="%2.%3.%4."/>
      <w:lvlJc w:val="left"/>
      <w:pPr>
        <w:tabs>
          <w:tab w:val="num" w:pos="709"/>
        </w:tabs>
        <w:ind w:left="1191" w:hanging="1191"/>
      </w:pPr>
      <w:rPr>
        <w:rFonts w:hint="default"/>
      </w:rPr>
    </w:lvl>
    <w:lvl w:ilvl="4">
      <w:start w:val="1"/>
      <w:numFmt w:val="decimal"/>
      <w:lvlText w:val="%2.%3.%4.%5."/>
      <w:lvlJc w:val="left"/>
      <w:pPr>
        <w:tabs>
          <w:tab w:val="num" w:pos="1418"/>
        </w:tabs>
        <w:ind w:left="1588" w:hanging="1588"/>
      </w:pPr>
      <w:rPr>
        <w:rFonts w:hint="default"/>
      </w:rPr>
    </w:lvl>
    <w:lvl w:ilvl="5">
      <w:start w:val="1"/>
      <w:numFmt w:val="decimal"/>
      <w:lvlText w:val="%2.%3.%4.%5.%6."/>
      <w:lvlJc w:val="left"/>
      <w:pPr>
        <w:ind w:left="1985" w:hanging="1985"/>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6" w15:restartNumberingAfterBreak="0">
    <w:nsid w:val="1CDB2369"/>
    <w:multiLevelType w:val="multilevel"/>
    <w:tmpl w:val="9570546A"/>
    <w:lvl w:ilvl="0">
      <w:start w:val="1"/>
      <w:numFmt w:val="bullet"/>
      <w:pStyle w:val="ListGSBullet"/>
      <w:lvlText w:val=""/>
      <w:lvlPicBulletId w:val="0"/>
      <w:lvlJc w:val="left"/>
      <w:pPr>
        <w:ind w:left="284" w:hanging="284"/>
      </w:pPr>
      <w:rPr>
        <w:rFonts w:ascii="Symbol" w:hAnsi="Symbol" w:hint="default"/>
        <w:b w:val="0"/>
        <w:i w:val="0"/>
        <w:color w:val="auto"/>
        <w:sz w:val="22"/>
      </w:rPr>
    </w:lvl>
    <w:lvl w:ilvl="1">
      <w:start w:val="1"/>
      <w:numFmt w:val="bullet"/>
      <w:pStyle w:val="ListGsBullet2"/>
      <w:lvlText w:val=""/>
      <w:lvlPicBulletId w:val="0"/>
      <w:lvlJc w:val="left"/>
      <w:pPr>
        <w:ind w:left="1080" w:hanging="360"/>
      </w:pPr>
      <w:rPr>
        <w:rFonts w:ascii="Symbol" w:hAnsi="Symbol" w:hint="default"/>
        <w:color w:val="auto"/>
      </w:rPr>
    </w:lvl>
    <w:lvl w:ilvl="2">
      <w:start w:val="1"/>
      <w:numFmt w:val="bullet"/>
      <w:pStyle w:val="ListGsBullet3"/>
      <w:lvlText w:val=""/>
      <w:lvlPicBulletId w:val="0"/>
      <w:lvlJc w:val="left"/>
      <w:pPr>
        <w:ind w:left="1610" w:hanging="170"/>
      </w:pPr>
      <w:rPr>
        <w:rFonts w:ascii="Symbol" w:hAnsi="Symbol" w:hint="default"/>
        <w:color w:val="auto"/>
      </w:rPr>
    </w:lvl>
    <w:lvl w:ilvl="3">
      <w:start w:val="1"/>
      <w:numFmt w:val="bullet"/>
      <w:pStyle w:val="ListGsBullet4"/>
      <w:lvlText w:val=""/>
      <w:lvlPicBulletId w:val="0"/>
      <w:lvlJc w:val="left"/>
      <w:pPr>
        <w:ind w:left="2520" w:hanging="360"/>
      </w:pPr>
      <w:rPr>
        <w:rFonts w:ascii="Symbol" w:hAnsi="Symbol" w:hint="default"/>
        <w:color w:val="auto"/>
      </w:rPr>
    </w:lvl>
    <w:lvl w:ilvl="4">
      <w:start w:val="1"/>
      <w:numFmt w:val="bullet"/>
      <w:pStyle w:val="ListGSBullet5"/>
      <w:lvlText w:val=""/>
      <w:lvlPicBulletId w:val="0"/>
      <w:lvlJc w:val="left"/>
      <w:pPr>
        <w:ind w:left="3240" w:hanging="360"/>
      </w:pPr>
      <w:rPr>
        <w:rFonts w:ascii="Symbol" w:hAnsi="Symbol" w:hint="default"/>
        <w:color w:val="auto"/>
      </w:rPr>
    </w:lvl>
    <w:lvl w:ilvl="5">
      <w:start w:val="1"/>
      <w:numFmt w:val="bullet"/>
      <w:lvlText w:val=""/>
      <w:lvlPicBulletId w:val="0"/>
      <w:lvlJc w:val="left"/>
      <w:pPr>
        <w:ind w:left="3960" w:hanging="360"/>
      </w:pPr>
      <w:rPr>
        <w:rFonts w:ascii="Symbol" w:hAnsi="Symbol" w:hint="default"/>
        <w:color w:val="auto"/>
      </w:rPr>
    </w:lvl>
    <w:lvl w:ilvl="6">
      <w:start w:val="1"/>
      <w:numFmt w:val="bullet"/>
      <w:lvlText w:val=""/>
      <w:lvlPicBulletId w:val="0"/>
      <w:lvlJc w:val="left"/>
      <w:pPr>
        <w:ind w:left="4680" w:hanging="360"/>
      </w:pPr>
      <w:rPr>
        <w:rFonts w:ascii="Symbol" w:hAnsi="Symbol" w:hint="default"/>
        <w:color w:val="auto"/>
      </w:rPr>
    </w:lvl>
    <w:lvl w:ilvl="7">
      <w:start w:val="1"/>
      <w:numFmt w:val="bullet"/>
      <w:lvlText w:val=""/>
      <w:lvlPicBulletId w:val="0"/>
      <w:lvlJc w:val="left"/>
      <w:pPr>
        <w:ind w:left="5400" w:hanging="360"/>
      </w:pPr>
      <w:rPr>
        <w:rFonts w:ascii="Symbol" w:hAnsi="Symbol" w:hint="default"/>
        <w:color w:val="auto"/>
      </w:rPr>
    </w:lvl>
    <w:lvl w:ilvl="8">
      <w:start w:val="1"/>
      <w:numFmt w:val="bullet"/>
      <w:lvlText w:val=""/>
      <w:lvlPicBulletId w:val="0"/>
      <w:lvlJc w:val="left"/>
      <w:pPr>
        <w:ind w:left="6120" w:hanging="360"/>
      </w:pPr>
      <w:rPr>
        <w:rFonts w:ascii="Symbol" w:hAnsi="Symbol" w:hint="default"/>
        <w:color w:val="auto"/>
      </w:rPr>
    </w:lvl>
  </w:abstractNum>
  <w:abstractNum w:abstractNumId="27" w15:restartNumberingAfterBreak="0">
    <w:nsid w:val="224858E1"/>
    <w:multiLevelType w:val="multilevel"/>
    <w:tmpl w:val="A5D42878"/>
    <w:name w:val="Sections LIST2"/>
    <w:lvl w:ilvl="0">
      <w:start w:val="1"/>
      <w:numFmt w:val="upperLetter"/>
      <w:lvlText w:val="Section %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pStyle w:val="SectionList2nd"/>
      <w:lvlText w:val="%1.%2.%3."/>
      <w:lvlJc w:val="left"/>
      <w:pPr>
        <w:tabs>
          <w:tab w:val="num" w:pos="1332"/>
        </w:tabs>
        <w:ind w:left="141" w:firstLine="0"/>
      </w:pPr>
      <w:rPr>
        <w:rFonts w:hint="default"/>
      </w:rPr>
    </w:lvl>
    <w:lvl w:ilvl="3">
      <w:start w:val="1"/>
      <w:numFmt w:val="decimal"/>
      <w:lvlText w:val="SECTION %1."/>
      <w:lvlJc w:val="left"/>
      <w:pPr>
        <w:ind w:left="1418" w:firstLine="0"/>
      </w:pPr>
      <w:rPr>
        <w:rFonts w:hint="default"/>
      </w:rPr>
    </w:lvl>
    <w:lvl w:ilvl="4">
      <w:start w:val="1"/>
      <w:numFmt w:val="decimal"/>
      <w:pStyle w:val="SectionList"/>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2291" w:hanging="2291"/>
      </w:pPr>
      <w:rPr>
        <w:rFonts w:hint="default"/>
      </w:rPr>
    </w:lvl>
    <w:lvl w:ilvl="8">
      <w:start w:val="1"/>
      <w:numFmt w:val="decimal"/>
      <w:lvlText w:val="%1.%2.%3.%4.%5.%6.%7.%8.%9"/>
      <w:lvlJc w:val="left"/>
      <w:pPr>
        <w:tabs>
          <w:tab w:val="num" w:pos="0"/>
        </w:tabs>
        <w:ind w:left="0" w:firstLine="0"/>
      </w:pPr>
      <w:rPr>
        <w:rFonts w:hint="default"/>
      </w:rPr>
    </w:lvl>
  </w:abstractNum>
  <w:abstractNum w:abstractNumId="28" w15:restartNumberingAfterBreak="0">
    <w:nsid w:val="23081796"/>
    <w:multiLevelType w:val="hybridMultilevel"/>
    <w:tmpl w:val="FC4C858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2457539A"/>
    <w:multiLevelType w:val="multilevel"/>
    <w:tmpl w:val="E800C8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28951571"/>
    <w:multiLevelType w:val="multilevel"/>
    <w:tmpl w:val="8E889B96"/>
    <w:lvl w:ilvl="0">
      <w:start w:val="1"/>
      <w:numFmt w:val="decimal"/>
      <w:lvlText w:val="%1."/>
      <w:lvlJc w:val="left"/>
      <w:pPr>
        <w:ind w:left="720" w:hanging="360"/>
      </w:pPr>
      <w:rPr>
        <w:rFonts w:ascii="Roboto" w:eastAsia="Roboto" w:hAnsi="Roboto" w:cs="Roboto"/>
        <w:color w:val="747A8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3107128F"/>
    <w:multiLevelType w:val="multilevel"/>
    <w:tmpl w:val="CC4AC2D0"/>
    <w:lvl w:ilvl="0">
      <w:start w:val="1"/>
      <w:numFmt w:val="decimal"/>
      <w:lvlText w:val="%1."/>
      <w:lvlJc w:val="left"/>
      <w:pPr>
        <w:ind w:left="644"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BEF7FF7"/>
    <w:multiLevelType w:val="multilevel"/>
    <w:tmpl w:val="EE664734"/>
    <w:name w:val="Sections LIST"/>
    <w:lvl w:ilvl="0">
      <w:start w:val="1"/>
      <w:numFmt w:val="decimal"/>
      <w:lvlText w:val="%1."/>
      <w:lvlJc w:val="left"/>
      <w:pPr>
        <w:tabs>
          <w:tab w:val="num" w:pos="0"/>
        </w:tabs>
        <w:ind w:left="0" w:firstLine="0"/>
      </w:pPr>
      <w:rPr>
        <w:rFonts w:hint="default"/>
      </w:rPr>
    </w:lvl>
    <w:lvl w:ilvl="1">
      <w:start w:val="1"/>
      <w:numFmt w:val="decimal"/>
      <w:lvlText w:val="%2."/>
      <w:lvlJc w:val="left"/>
      <w:pPr>
        <w:tabs>
          <w:tab w:val="num" w:pos="397"/>
        </w:tabs>
        <w:ind w:left="397" w:hanging="397"/>
      </w:pPr>
      <w:rPr>
        <w:rFonts w:hint="default"/>
      </w:rPr>
    </w:lvl>
    <w:lvl w:ilvl="2">
      <w:start w:val="1"/>
      <w:numFmt w:val="lowerLetter"/>
      <w:lvlText w:val="(%3)"/>
      <w:lvlJc w:val="left"/>
      <w:pPr>
        <w:tabs>
          <w:tab w:val="num" w:pos="851"/>
        </w:tabs>
        <w:ind w:left="851" w:hanging="454"/>
      </w:pPr>
      <w:rPr>
        <w:rFonts w:hint="default"/>
      </w:rPr>
    </w:lvl>
    <w:lvl w:ilvl="3">
      <w:start w:val="1"/>
      <w:numFmt w:val="lowerRoman"/>
      <w:lvlText w:val="(%4)"/>
      <w:lvlJc w:val="left"/>
      <w:pPr>
        <w:tabs>
          <w:tab w:val="num" w:pos="1304"/>
        </w:tabs>
        <w:ind w:left="1304" w:hanging="453"/>
      </w:pPr>
      <w:rPr>
        <w:rFonts w:hint="default"/>
      </w:rPr>
    </w:lvl>
    <w:lvl w:ilvl="4">
      <w:start w:val="1"/>
      <w:numFmt w:val="lowerLetter"/>
      <w:lvlText w:val="%5."/>
      <w:lvlJc w:val="left"/>
      <w:pPr>
        <w:tabs>
          <w:tab w:val="num" w:pos="2042"/>
        </w:tabs>
        <w:ind w:left="2042" w:hanging="340"/>
      </w:pPr>
      <w:rPr>
        <w:rFonts w:hint="default"/>
      </w:rPr>
    </w:lvl>
    <w:lvl w:ilvl="5">
      <w:start w:val="1"/>
      <w:numFmt w:val="lowerRoman"/>
      <w:lvlText w:val="%6."/>
      <w:lvlJc w:val="left"/>
      <w:pPr>
        <w:tabs>
          <w:tab w:val="num" w:pos="1956"/>
        </w:tabs>
        <w:ind w:left="1956" w:hanging="312"/>
      </w:pPr>
      <w:rPr>
        <w:rFonts w:hint="default"/>
      </w:rPr>
    </w:lvl>
    <w:lvl w:ilvl="6">
      <w:start w:val="1"/>
      <w:numFmt w:val="none"/>
      <w:lvlText w:val="%7"/>
      <w:lvlJc w:val="left"/>
      <w:pPr>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ind w:left="0" w:firstLine="0"/>
      </w:pPr>
      <w:rPr>
        <w:rFonts w:hint="default"/>
      </w:rPr>
    </w:lvl>
  </w:abstractNum>
  <w:abstractNum w:abstractNumId="33" w15:restartNumberingAfterBreak="0">
    <w:nsid w:val="3C8040D7"/>
    <w:multiLevelType w:val="multilevel"/>
    <w:tmpl w:val="3A68F042"/>
    <w:styleLink w:val="BulletedListStyle"/>
    <w:lvl w:ilvl="0">
      <w:start w:val="1"/>
      <w:numFmt w:val="bullet"/>
      <w:lvlText w:val=""/>
      <w:lvlJc w:val="left"/>
      <w:pPr>
        <w:ind w:left="851" w:hanging="227"/>
      </w:pPr>
      <w:rPr>
        <w:rFonts w:ascii="Symbol" w:hAnsi="Symbol" w:hint="default"/>
        <w:color w:val="auto"/>
      </w:rPr>
    </w:lvl>
    <w:lvl w:ilvl="1">
      <w:start w:val="1"/>
      <w:numFmt w:val="bullet"/>
      <w:lvlText w:val=""/>
      <w:lvlJc w:val="left"/>
      <w:pPr>
        <w:ind w:left="1800" w:hanging="360"/>
      </w:pPr>
      <w:rPr>
        <w:rFonts w:ascii="Symbol" w:hAnsi="Symbol" w:hint="default"/>
        <w:color w:val="auto"/>
      </w:rPr>
    </w:lvl>
    <w:lvl w:ilvl="2">
      <w:start w:val="1"/>
      <w:numFmt w:val="bullet"/>
      <w:lvlText w:val=""/>
      <w:lvlJc w:val="left"/>
      <w:pPr>
        <w:ind w:left="2520" w:hanging="360"/>
      </w:pPr>
      <w:rPr>
        <w:rFonts w:ascii="Symbol" w:hAnsi="Symbol" w:hint="default"/>
        <w:color w:val="auto"/>
      </w:rPr>
    </w:lvl>
    <w:lvl w:ilvl="3">
      <w:start w:val="1"/>
      <w:numFmt w:val="bullet"/>
      <w:lvlText w:val=""/>
      <w:lvlJc w:val="left"/>
      <w:pPr>
        <w:ind w:left="3240" w:hanging="360"/>
      </w:pPr>
      <w:rPr>
        <w:rFonts w:ascii="Symbol" w:hAnsi="Symbol" w:hint="default"/>
        <w:color w:val="auto"/>
      </w:rPr>
    </w:lvl>
    <w:lvl w:ilvl="4">
      <w:start w:val="1"/>
      <w:numFmt w:val="bullet"/>
      <w:lvlText w:val=""/>
      <w:lvlJc w:val="left"/>
      <w:pPr>
        <w:ind w:left="3960" w:hanging="360"/>
      </w:pPr>
      <w:rPr>
        <w:rFonts w:ascii="Symbol" w:hAnsi="Symbol" w:hint="default"/>
        <w:color w:val="auto"/>
      </w:rPr>
    </w:lvl>
    <w:lvl w:ilvl="5">
      <w:start w:val="1"/>
      <w:numFmt w:val="bullet"/>
      <w:lvlText w:val=""/>
      <w:lvlJc w:val="left"/>
      <w:pPr>
        <w:ind w:left="4680" w:hanging="360"/>
      </w:pPr>
      <w:rPr>
        <w:rFonts w:ascii="Symbol" w:hAnsi="Symbol" w:hint="default"/>
        <w:color w:val="auto"/>
      </w:rPr>
    </w:lvl>
    <w:lvl w:ilvl="6">
      <w:start w:val="1"/>
      <w:numFmt w:val="bullet"/>
      <w:lvlText w:val=""/>
      <w:lvlJc w:val="left"/>
      <w:pPr>
        <w:ind w:left="5400" w:hanging="360"/>
      </w:pPr>
      <w:rPr>
        <w:rFonts w:ascii="Symbol" w:hAnsi="Symbol" w:hint="default"/>
        <w:color w:val="auto"/>
      </w:rPr>
    </w:lvl>
    <w:lvl w:ilvl="7">
      <w:start w:val="1"/>
      <w:numFmt w:val="bullet"/>
      <w:lvlText w:val=""/>
      <w:lvlJc w:val="left"/>
      <w:pPr>
        <w:ind w:left="6120" w:hanging="360"/>
      </w:pPr>
      <w:rPr>
        <w:rFonts w:ascii="Symbol" w:hAnsi="Symbol" w:hint="default"/>
        <w:color w:val="auto"/>
      </w:rPr>
    </w:lvl>
    <w:lvl w:ilvl="8">
      <w:start w:val="1"/>
      <w:numFmt w:val="bullet"/>
      <w:lvlText w:val=""/>
      <w:lvlJc w:val="left"/>
      <w:pPr>
        <w:ind w:left="6840" w:hanging="360"/>
      </w:pPr>
      <w:rPr>
        <w:rFonts w:ascii="Symbol" w:hAnsi="Symbol" w:hint="default"/>
        <w:color w:val="auto"/>
      </w:rPr>
    </w:lvl>
  </w:abstractNum>
  <w:abstractNum w:abstractNumId="34" w15:restartNumberingAfterBreak="0">
    <w:nsid w:val="3E5A4B2B"/>
    <w:multiLevelType w:val="hybridMultilevel"/>
    <w:tmpl w:val="1E308F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406C3FE6"/>
    <w:multiLevelType w:val="hybridMultilevel"/>
    <w:tmpl w:val="3E186A30"/>
    <w:lvl w:ilvl="0" w:tplc="8DFCA9C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6" w15:restartNumberingAfterBreak="0">
    <w:nsid w:val="41EA6D64"/>
    <w:multiLevelType w:val="multilevel"/>
    <w:tmpl w:val="0809001D"/>
    <w:name w:val="Sections LIST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42C966C7"/>
    <w:multiLevelType w:val="multilevel"/>
    <w:tmpl w:val="07DCDBF2"/>
    <w:lvl w:ilvl="0">
      <w:start w:val="1"/>
      <w:numFmt w:val="decimal"/>
      <w:pStyle w:val="DecPara"/>
      <w:lvlText w:val="%1. "/>
      <w:lvlJc w:val="left"/>
      <w:pPr>
        <w:tabs>
          <w:tab w:val="num" w:pos="1440"/>
        </w:tabs>
        <w:ind w:left="0" w:firstLine="720"/>
      </w:pPr>
      <w:rPr>
        <w:rFonts w:hint="default"/>
      </w:rPr>
    </w:lvl>
    <w:lvl w:ilvl="1">
      <w:start w:val="1"/>
      <w:numFmt w:val="lowerLetter"/>
      <w:lvlText w:val="(%2)"/>
      <w:lvlJc w:val="left"/>
      <w:pPr>
        <w:tabs>
          <w:tab w:val="num" w:pos="1440"/>
        </w:tabs>
        <w:ind w:left="0" w:firstLine="720"/>
      </w:pPr>
      <w:rPr>
        <w:rFonts w:hint="default"/>
        <w:b w:val="0"/>
      </w:rPr>
    </w:lvl>
    <w:lvl w:ilvl="2">
      <w:start w:val="1"/>
      <w:numFmt w:val="lowerLetter"/>
      <w:lvlText w:val="(%3)"/>
      <w:lvlJc w:val="left"/>
      <w:pPr>
        <w:tabs>
          <w:tab w:val="num" w:pos="2160"/>
        </w:tabs>
        <w:ind w:left="2160" w:hanging="720"/>
      </w:pPr>
      <w:rPr>
        <w:rFonts w:hint="default"/>
        <w:b w:val="0"/>
      </w:rPr>
    </w:lvl>
    <w:lvl w:ilvl="3">
      <w:start w:val="1"/>
      <w:numFmt w:val="decimal"/>
      <w:lvlText w:val="[%4."/>
      <w:lvlJc w:val="left"/>
      <w:pPr>
        <w:tabs>
          <w:tab w:val="num" w:pos="1440"/>
        </w:tabs>
        <w:ind w:left="0" w:firstLine="720"/>
      </w:pPr>
      <w:rPr>
        <w:rFonts w:hint="default"/>
      </w:rPr>
    </w:lvl>
    <w:lvl w:ilvl="4">
      <w:start w:val="1"/>
      <w:numFmt w:val="lowerLetter"/>
      <w:lvlText w:val="[(%5)"/>
      <w:lvlJc w:val="left"/>
      <w:pPr>
        <w:tabs>
          <w:tab w:val="num" w:pos="1440"/>
        </w:tabs>
        <w:ind w:left="0" w:firstLine="720"/>
      </w:pPr>
      <w:rPr>
        <w:rFonts w:hint="default"/>
      </w:rPr>
    </w:lvl>
    <w:lvl w:ilvl="5">
      <w:start w:val="1"/>
      <w:numFmt w:val="lowerLetter"/>
      <w:lvlText w:val="[(%6)"/>
      <w:lvlJc w:val="left"/>
      <w:pPr>
        <w:tabs>
          <w:tab w:val="num" w:pos="2160"/>
        </w:tabs>
        <w:ind w:left="2160" w:hanging="72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38" w15:restartNumberingAfterBreak="0">
    <w:nsid w:val="46450A8F"/>
    <w:multiLevelType w:val="hybridMultilevel"/>
    <w:tmpl w:val="4B0A3EA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4BA3735B"/>
    <w:multiLevelType w:val="multilevel"/>
    <w:tmpl w:val="2E5020FE"/>
    <w:numStyleLink w:val="GS-Parapgraphsnumbered"/>
  </w:abstractNum>
  <w:abstractNum w:abstractNumId="40" w15:restartNumberingAfterBreak="0">
    <w:nsid w:val="4E87543E"/>
    <w:multiLevelType w:val="multilevel"/>
    <w:tmpl w:val="369C7F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6084C13"/>
    <w:multiLevelType w:val="multilevel"/>
    <w:tmpl w:val="4F5E20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ED00AB3"/>
    <w:multiLevelType w:val="multilevel"/>
    <w:tmpl w:val="60647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DEA74C4"/>
    <w:multiLevelType w:val="hybridMultilevel"/>
    <w:tmpl w:val="88CC9EC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6EAB5C14"/>
    <w:multiLevelType w:val="multilevel"/>
    <w:tmpl w:val="8B7441AA"/>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F140F2D"/>
    <w:multiLevelType w:val="multilevel"/>
    <w:tmpl w:val="EE5E2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66F4F9D"/>
    <w:multiLevelType w:val="multilevel"/>
    <w:tmpl w:val="E272BA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9994193"/>
    <w:multiLevelType w:val="multilevel"/>
    <w:tmpl w:val="B59469A8"/>
    <w:lvl w:ilvl="0">
      <w:start w:val="1"/>
      <w:numFmt w:val="decimal"/>
      <w:lvlText w:val=""/>
      <w:lvlJc w:val="left"/>
      <w:pPr>
        <w:ind w:left="227" w:hanging="227"/>
      </w:pPr>
    </w:lvl>
    <w:lvl w:ilvl="1">
      <w:start w:val="1"/>
      <w:numFmt w:val="lowerLetter"/>
      <w:lvlText w:val="(%2)"/>
      <w:lvlJc w:val="left"/>
      <w:pPr>
        <w:ind w:left="624" w:hanging="397"/>
      </w:pPr>
    </w:lvl>
    <w:lvl w:ilvl="2">
      <w:start w:val="1"/>
      <w:numFmt w:val="lowerRoman"/>
      <w:lvlText w:val="(%3)"/>
      <w:lvlJc w:val="left"/>
      <w:pPr>
        <w:ind w:left="1021" w:hanging="397"/>
      </w:pPr>
    </w:lvl>
    <w:lvl w:ilvl="3">
      <w:start w:val="1"/>
      <w:numFmt w:val="lowerLetter"/>
      <w:lvlText w:val="%4."/>
      <w:lvlJc w:val="left"/>
      <w:pPr>
        <w:ind w:left="1418" w:hanging="395"/>
      </w:pPr>
    </w:lvl>
    <w:lvl w:ilvl="4">
      <w:start w:val="1"/>
      <w:numFmt w:val="lowerRoman"/>
      <w:lvlText w:val="%5."/>
      <w:lvlJc w:val="left"/>
      <w:pPr>
        <w:ind w:left="1814" w:hanging="396"/>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8" w15:restartNumberingAfterBreak="0">
    <w:nsid w:val="7A4E66C1"/>
    <w:multiLevelType w:val="multilevel"/>
    <w:tmpl w:val="A7AC09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F1C23F1"/>
    <w:multiLevelType w:val="multilevel"/>
    <w:tmpl w:val="22D21E8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1921347">
    <w:abstractNumId w:val="9"/>
  </w:num>
  <w:num w:numId="2" w16cid:durableId="1189559428">
    <w:abstractNumId w:val="7"/>
  </w:num>
  <w:num w:numId="3" w16cid:durableId="2049840453">
    <w:abstractNumId w:val="6"/>
  </w:num>
  <w:num w:numId="4" w16cid:durableId="486634244">
    <w:abstractNumId w:val="5"/>
  </w:num>
  <w:num w:numId="5" w16cid:durableId="1103846684">
    <w:abstractNumId w:val="4"/>
  </w:num>
  <w:num w:numId="6" w16cid:durableId="166291368">
    <w:abstractNumId w:val="8"/>
  </w:num>
  <w:num w:numId="7" w16cid:durableId="1824422756">
    <w:abstractNumId w:val="3"/>
  </w:num>
  <w:num w:numId="8" w16cid:durableId="1440223598">
    <w:abstractNumId w:val="2"/>
  </w:num>
  <w:num w:numId="9" w16cid:durableId="902914255">
    <w:abstractNumId w:val="1"/>
  </w:num>
  <w:num w:numId="10" w16cid:durableId="561139023">
    <w:abstractNumId w:val="0"/>
  </w:num>
  <w:num w:numId="11" w16cid:durableId="1633710195">
    <w:abstractNumId w:val="33"/>
  </w:num>
  <w:num w:numId="12" w16cid:durableId="1158035400">
    <w:abstractNumId w:val="14"/>
  </w:num>
  <w:num w:numId="13" w16cid:durableId="1122654523">
    <w:abstractNumId w:val="26"/>
  </w:num>
  <w:num w:numId="14" w16cid:durableId="32001433">
    <w:abstractNumId w:val="21"/>
  </w:num>
  <w:num w:numId="15" w16cid:durableId="1815290558">
    <w:abstractNumId w:val="39"/>
  </w:num>
  <w:num w:numId="16" w16cid:durableId="1296714685">
    <w:abstractNumId w:val="12"/>
  </w:num>
  <w:num w:numId="17" w16cid:durableId="142551073">
    <w:abstractNumId w:val="25"/>
  </w:num>
  <w:num w:numId="18" w16cid:durableId="1561554420">
    <w:abstractNumId w:val="27"/>
  </w:num>
  <w:num w:numId="19" w16cid:durableId="1326319157">
    <w:abstractNumId w:val="18"/>
  </w:num>
  <w:num w:numId="20" w16cid:durableId="427701939">
    <w:abstractNumId w:val="20"/>
  </w:num>
  <w:num w:numId="21" w16cid:durableId="1290012938">
    <w:abstractNumId w:val="24"/>
  </w:num>
  <w:num w:numId="22" w16cid:durableId="2008049741">
    <w:abstractNumId w:val="37"/>
  </w:num>
  <w:num w:numId="23" w16cid:durableId="894585851">
    <w:abstractNumId w:val="19"/>
  </w:num>
  <w:num w:numId="24" w16cid:durableId="689842262">
    <w:abstractNumId w:val="46"/>
  </w:num>
  <w:num w:numId="25" w16cid:durableId="1426416606">
    <w:abstractNumId w:val="31"/>
  </w:num>
  <w:num w:numId="26" w16cid:durableId="1672415680">
    <w:abstractNumId w:val="43"/>
  </w:num>
  <w:num w:numId="27" w16cid:durableId="1056852299">
    <w:abstractNumId w:val="17"/>
  </w:num>
  <w:num w:numId="28" w16cid:durableId="1916358261">
    <w:abstractNumId w:val="11"/>
  </w:num>
  <w:num w:numId="29" w16cid:durableId="1827936561">
    <w:abstractNumId w:val="49"/>
  </w:num>
  <w:num w:numId="30" w16cid:durableId="673654094">
    <w:abstractNumId w:val="13"/>
  </w:num>
  <w:num w:numId="31" w16cid:durableId="968976569">
    <w:abstractNumId w:val="47"/>
  </w:num>
  <w:num w:numId="32" w16cid:durableId="1442414544">
    <w:abstractNumId w:val="22"/>
  </w:num>
  <w:num w:numId="33" w16cid:durableId="331496105">
    <w:abstractNumId w:val="44"/>
  </w:num>
  <w:num w:numId="34" w16cid:durableId="817847112">
    <w:abstractNumId w:val="16"/>
  </w:num>
  <w:num w:numId="35" w16cid:durableId="515310780">
    <w:abstractNumId w:val="34"/>
  </w:num>
  <w:num w:numId="36" w16cid:durableId="1407651472">
    <w:abstractNumId w:val="15"/>
  </w:num>
  <w:num w:numId="37" w16cid:durableId="870072651">
    <w:abstractNumId w:val="45"/>
  </w:num>
  <w:num w:numId="38" w16cid:durableId="742875131">
    <w:abstractNumId w:val="42"/>
  </w:num>
  <w:num w:numId="39" w16cid:durableId="269826055">
    <w:abstractNumId w:val="40"/>
  </w:num>
  <w:num w:numId="40" w16cid:durableId="479075432">
    <w:abstractNumId w:val="29"/>
  </w:num>
  <w:num w:numId="41" w16cid:durableId="2048945849">
    <w:abstractNumId w:val="48"/>
  </w:num>
  <w:num w:numId="42" w16cid:durableId="164633161">
    <w:abstractNumId w:val="41"/>
  </w:num>
  <w:num w:numId="43" w16cid:durableId="298920378">
    <w:abstractNumId w:val="30"/>
  </w:num>
  <w:num w:numId="44" w16cid:durableId="2011906753">
    <w:abstractNumId w:val="38"/>
  </w:num>
  <w:num w:numId="45" w16cid:durableId="338625650">
    <w:abstractNumId w:val="35"/>
  </w:num>
  <w:num w:numId="46" w16cid:durableId="633876852">
    <w:abstractNumId w:val="2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ng Shian Loh">
    <w15:presenceInfo w15:providerId="Windows Live" w15:userId="282b8379ebd1b73e"/>
  </w15:person>
  <w15:person w15:author="Cherie Sim">
    <w15:presenceInfo w15:providerId="Windows Live" w15:userId="ec8569f4581d203c"/>
  </w15:person>
  <w15:person w15:author="Pankaj  Kumar">
    <w15:presenceInfo w15:providerId="AD" w15:userId="S::pankaj@carboncheck.co.in::fa3b605b-60c3-45a9-86f9-3a9535bbac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4A4"/>
    <w:rsid w:val="000026C5"/>
    <w:rsid w:val="00003D6F"/>
    <w:rsid w:val="00006426"/>
    <w:rsid w:val="00006C2A"/>
    <w:rsid w:val="000075AF"/>
    <w:rsid w:val="00012178"/>
    <w:rsid w:val="00020299"/>
    <w:rsid w:val="00020E96"/>
    <w:rsid w:val="00021865"/>
    <w:rsid w:val="00021D37"/>
    <w:rsid w:val="0002272D"/>
    <w:rsid w:val="00022DA9"/>
    <w:rsid w:val="00022EEE"/>
    <w:rsid w:val="00023280"/>
    <w:rsid w:val="0002378C"/>
    <w:rsid w:val="00023A6C"/>
    <w:rsid w:val="00024265"/>
    <w:rsid w:val="000247F2"/>
    <w:rsid w:val="000274C3"/>
    <w:rsid w:val="00030446"/>
    <w:rsid w:val="00030A48"/>
    <w:rsid w:val="00031316"/>
    <w:rsid w:val="00031408"/>
    <w:rsid w:val="00031E9E"/>
    <w:rsid w:val="000321A3"/>
    <w:rsid w:val="000325CE"/>
    <w:rsid w:val="0003304E"/>
    <w:rsid w:val="000333C7"/>
    <w:rsid w:val="000359F4"/>
    <w:rsid w:val="00037FD8"/>
    <w:rsid w:val="00044765"/>
    <w:rsid w:val="00050063"/>
    <w:rsid w:val="00050BB8"/>
    <w:rsid w:val="00050D96"/>
    <w:rsid w:val="000522F0"/>
    <w:rsid w:val="00052343"/>
    <w:rsid w:val="00052BF0"/>
    <w:rsid w:val="0005345A"/>
    <w:rsid w:val="00054023"/>
    <w:rsid w:val="00060685"/>
    <w:rsid w:val="00060DCA"/>
    <w:rsid w:val="00063EB5"/>
    <w:rsid w:val="00065D49"/>
    <w:rsid w:val="0006613C"/>
    <w:rsid w:val="00075273"/>
    <w:rsid w:val="000758AF"/>
    <w:rsid w:val="000810C1"/>
    <w:rsid w:val="000814FF"/>
    <w:rsid w:val="00081BE3"/>
    <w:rsid w:val="00083842"/>
    <w:rsid w:val="00083D30"/>
    <w:rsid w:val="00084B59"/>
    <w:rsid w:val="0008688B"/>
    <w:rsid w:val="000A09F9"/>
    <w:rsid w:val="000A0D06"/>
    <w:rsid w:val="000A0DC9"/>
    <w:rsid w:val="000A16D6"/>
    <w:rsid w:val="000A2F5F"/>
    <w:rsid w:val="000A35C3"/>
    <w:rsid w:val="000A4875"/>
    <w:rsid w:val="000A7141"/>
    <w:rsid w:val="000B2009"/>
    <w:rsid w:val="000B2292"/>
    <w:rsid w:val="000B4978"/>
    <w:rsid w:val="000B6474"/>
    <w:rsid w:val="000B6EA5"/>
    <w:rsid w:val="000B7CA6"/>
    <w:rsid w:val="000B7DA5"/>
    <w:rsid w:val="000C0455"/>
    <w:rsid w:val="000C0CBD"/>
    <w:rsid w:val="000C1CE2"/>
    <w:rsid w:val="000C7B16"/>
    <w:rsid w:val="000D0BA3"/>
    <w:rsid w:val="000D1576"/>
    <w:rsid w:val="000D4173"/>
    <w:rsid w:val="000D4BF4"/>
    <w:rsid w:val="000D5ED1"/>
    <w:rsid w:val="000D6486"/>
    <w:rsid w:val="000D6E99"/>
    <w:rsid w:val="000D7884"/>
    <w:rsid w:val="000D7E31"/>
    <w:rsid w:val="000D7EE9"/>
    <w:rsid w:val="000E1153"/>
    <w:rsid w:val="000E12EB"/>
    <w:rsid w:val="000E202E"/>
    <w:rsid w:val="000E634C"/>
    <w:rsid w:val="000E732B"/>
    <w:rsid w:val="000F2F87"/>
    <w:rsid w:val="000F3A3E"/>
    <w:rsid w:val="000F56A4"/>
    <w:rsid w:val="001021D9"/>
    <w:rsid w:val="00102FB6"/>
    <w:rsid w:val="00104DB3"/>
    <w:rsid w:val="00107CB1"/>
    <w:rsid w:val="00110538"/>
    <w:rsid w:val="00112BD5"/>
    <w:rsid w:val="00115BD1"/>
    <w:rsid w:val="00115D7C"/>
    <w:rsid w:val="00116173"/>
    <w:rsid w:val="00117405"/>
    <w:rsid w:val="00124B2D"/>
    <w:rsid w:val="0012541D"/>
    <w:rsid w:val="00132BF6"/>
    <w:rsid w:val="001374FE"/>
    <w:rsid w:val="001501EB"/>
    <w:rsid w:val="00150E7B"/>
    <w:rsid w:val="00154D7B"/>
    <w:rsid w:val="001565AB"/>
    <w:rsid w:val="00160862"/>
    <w:rsid w:val="00162234"/>
    <w:rsid w:val="001660DA"/>
    <w:rsid w:val="00166205"/>
    <w:rsid w:val="001663D9"/>
    <w:rsid w:val="00166C88"/>
    <w:rsid w:val="00167625"/>
    <w:rsid w:val="001704AD"/>
    <w:rsid w:val="001730C7"/>
    <w:rsid w:val="0017623D"/>
    <w:rsid w:val="00180088"/>
    <w:rsid w:val="00180D81"/>
    <w:rsid w:val="00182685"/>
    <w:rsid w:val="0018535E"/>
    <w:rsid w:val="00187D08"/>
    <w:rsid w:val="0019025B"/>
    <w:rsid w:val="001912A7"/>
    <w:rsid w:val="00194BC2"/>
    <w:rsid w:val="00194D72"/>
    <w:rsid w:val="00195ABB"/>
    <w:rsid w:val="001961EC"/>
    <w:rsid w:val="0019700D"/>
    <w:rsid w:val="001A109E"/>
    <w:rsid w:val="001A287C"/>
    <w:rsid w:val="001A29C0"/>
    <w:rsid w:val="001A3240"/>
    <w:rsid w:val="001A4056"/>
    <w:rsid w:val="001A689F"/>
    <w:rsid w:val="001B0650"/>
    <w:rsid w:val="001B2CC4"/>
    <w:rsid w:val="001B309B"/>
    <w:rsid w:val="001B3EF5"/>
    <w:rsid w:val="001B467E"/>
    <w:rsid w:val="001B74B3"/>
    <w:rsid w:val="001C0C20"/>
    <w:rsid w:val="001C0D41"/>
    <w:rsid w:val="001C23C0"/>
    <w:rsid w:val="001C2A9A"/>
    <w:rsid w:val="001C4331"/>
    <w:rsid w:val="001D012F"/>
    <w:rsid w:val="001D2554"/>
    <w:rsid w:val="001D2EDD"/>
    <w:rsid w:val="001D2F9F"/>
    <w:rsid w:val="001D5C14"/>
    <w:rsid w:val="001D617E"/>
    <w:rsid w:val="001E0FDF"/>
    <w:rsid w:val="001E1C7C"/>
    <w:rsid w:val="001E2932"/>
    <w:rsid w:val="001E4A48"/>
    <w:rsid w:val="001E667A"/>
    <w:rsid w:val="001E6A43"/>
    <w:rsid w:val="001F6981"/>
    <w:rsid w:val="00201A65"/>
    <w:rsid w:val="002035F7"/>
    <w:rsid w:val="00203860"/>
    <w:rsid w:val="00204E60"/>
    <w:rsid w:val="00206434"/>
    <w:rsid w:val="00207CC8"/>
    <w:rsid w:val="00211D67"/>
    <w:rsid w:val="0021333C"/>
    <w:rsid w:val="00213DFB"/>
    <w:rsid w:val="00215AC7"/>
    <w:rsid w:val="00215E14"/>
    <w:rsid w:val="002267D2"/>
    <w:rsid w:val="00230562"/>
    <w:rsid w:val="00232015"/>
    <w:rsid w:val="00233761"/>
    <w:rsid w:val="0023634A"/>
    <w:rsid w:val="00236585"/>
    <w:rsid w:val="00242B17"/>
    <w:rsid w:val="00247891"/>
    <w:rsid w:val="00251B2E"/>
    <w:rsid w:val="00252EB9"/>
    <w:rsid w:val="0025433D"/>
    <w:rsid w:val="00254AEF"/>
    <w:rsid w:val="00254C62"/>
    <w:rsid w:val="00255D8C"/>
    <w:rsid w:val="00255E44"/>
    <w:rsid w:val="002562D0"/>
    <w:rsid w:val="00256315"/>
    <w:rsid w:val="0025777E"/>
    <w:rsid w:val="00261DB1"/>
    <w:rsid w:val="00266570"/>
    <w:rsid w:val="00266BCD"/>
    <w:rsid w:val="00270B0D"/>
    <w:rsid w:val="00273546"/>
    <w:rsid w:val="0027434B"/>
    <w:rsid w:val="00274A96"/>
    <w:rsid w:val="00274B68"/>
    <w:rsid w:val="00274E51"/>
    <w:rsid w:val="00276351"/>
    <w:rsid w:val="00276BDE"/>
    <w:rsid w:val="00277680"/>
    <w:rsid w:val="00277899"/>
    <w:rsid w:val="00283197"/>
    <w:rsid w:val="00283F3A"/>
    <w:rsid w:val="00285911"/>
    <w:rsid w:val="00285E40"/>
    <w:rsid w:val="00290126"/>
    <w:rsid w:val="0029150F"/>
    <w:rsid w:val="00295CB9"/>
    <w:rsid w:val="0029674D"/>
    <w:rsid w:val="00296DC5"/>
    <w:rsid w:val="002A0F33"/>
    <w:rsid w:val="002A1694"/>
    <w:rsid w:val="002A1FC3"/>
    <w:rsid w:val="002A2272"/>
    <w:rsid w:val="002A3019"/>
    <w:rsid w:val="002A3BFD"/>
    <w:rsid w:val="002A44F4"/>
    <w:rsid w:val="002A5BC3"/>
    <w:rsid w:val="002A6540"/>
    <w:rsid w:val="002B1D07"/>
    <w:rsid w:val="002B4300"/>
    <w:rsid w:val="002B4BFB"/>
    <w:rsid w:val="002B50AD"/>
    <w:rsid w:val="002B58BE"/>
    <w:rsid w:val="002B762A"/>
    <w:rsid w:val="002C18F3"/>
    <w:rsid w:val="002C1F4A"/>
    <w:rsid w:val="002C39B0"/>
    <w:rsid w:val="002C482C"/>
    <w:rsid w:val="002C4A7E"/>
    <w:rsid w:val="002C50DC"/>
    <w:rsid w:val="002C5172"/>
    <w:rsid w:val="002C5FCD"/>
    <w:rsid w:val="002C7024"/>
    <w:rsid w:val="002C7C57"/>
    <w:rsid w:val="002D001A"/>
    <w:rsid w:val="002D08F4"/>
    <w:rsid w:val="002D1D69"/>
    <w:rsid w:val="002D3696"/>
    <w:rsid w:val="002D45E0"/>
    <w:rsid w:val="002D49B8"/>
    <w:rsid w:val="002D4C81"/>
    <w:rsid w:val="002D6690"/>
    <w:rsid w:val="002D7D6C"/>
    <w:rsid w:val="002E14BB"/>
    <w:rsid w:val="002E17C1"/>
    <w:rsid w:val="002E1BE5"/>
    <w:rsid w:val="002E207B"/>
    <w:rsid w:val="002E2835"/>
    <w:rsid w:val="002E5A40"/>
    <w:rsid w:val="002E5DB5"/>
    <w:rsid w:val="002E6553"/>
    <w:rsid w:val="002F1DE9"/>
    <w:rsid w:val="002F3F74"/>
    <w:rsid w:val="002F4151"/>
    <w:rsid w:val="00302469"/>
    <w:rsid w:val="003033AA"/>
    <w:rsid w:val="00303D6E"/>
    <w:rsid w:val="00305A97"/>
    <w:rsid w:val="00306F75"/>
    <w:rsid w:val="00310BA7"/>
    <w:rsid w:val="003120CF"/>
    <w:rsid w:val="00315108"/>
    <w:rsid w:val="00315443"/>
    <w:rsid w:val="00323887"/>
    <w:rsid w:val="00324C89"/>
    <w:rsid w:val="003250CD"/>
    <w:rsid w:val="003360CE"/>
    <w:rsid w:val="00336A51"/>
    <w:rsid w:val="003416C7"/>
    <w:rsid w:val="0034270A"/>
    <w:rsid w:val="00344999"/>
    <w:rsid w:val="003457C2"/>
    <w:rsid w:val="0034581C"/>
    <w:rsid w:val="003501BE"/>
    <w:rsid w:val="00350D03"/>
    <w:rsid w:val="00354BD9"/>
    <w:rsid w:val="00355C4B"/>
    <w:rsid w:val="00355EF5"/>
    <w:rsid w:val="00356522"/>
    <w:rsid w:val="003578B0"/>
    <w:rsid w:val="00357A49"/>
    <w:rsid w:val="00357B62"/>
    <w:rsid w:val="00364DD7"/>
    <w:rsid w:val="00366F61"/>
    <w:rsid w:val="00367DCF"/>
    <w:rsid w:val="003701DA"/>
    <w:rsid w:val="00371523"/>
    <w:rsid w:val="00371AAD"/>
    <w:rsid w:val="00374DED"/>
    <w:rsid w:val="003762B2"/>
    <w:rsid w:val="003765B8"/>
    <w:rsid w:val="00376725"/>
    <w:rsid w:val="00377B8B"/>
    <w:rsid w:val="00381274"/>
    <w:rsid w:val="00381555"/>
    <w:rsid w:val="003842BC"/>
    <w:rsid w:val="00384984"/>
    <w:rsid w:val="00385CB6"/>
    <w:rsid w:val="003905E0"/>
    <w:rsid w:val="00390A80"/>
    <w:rsid w:val="00391C0A"/>
    <w:rsid w:val="00391F1F"/>
    <w:rsid w:val="00394A4D"/>
    <w:rsid w:val="003956E0"/>
    <w:rsid w:val="00395992"/>
    <w:rsid w:val="00397A84"/>
    <w:rsid w:val="00397E37"/>
    <w:rsid w:val="003A5728"/>
    <w:rsid w:val="003A6007"/>
    <w:rsid w:val="003B02ED"/>
    <w:rsid w:val="003B1105"/>
    <w:rsid w:val="003B3977"/>
    <w:rsid w:val="003B3DEC"/>
    <w:rsid w:val="003B4CCE"/>
    <w:rsid w:val="003B6323"/>
    <w:rsid w:val="003B6A6C"/>
    <w:rsid w:val="003C1B48"/>
    <w:rsid w:val="003C3B92"/>
    <w:rsid w:val="003C5387"/>
    <w:rsid w:val="003C6BB3"/>
    <w:rsid w:val="003C747C"/>
    <w:rsid w:val="003C74B1"/>
    <w:rsid w:val="003D1123"/>
    <w:rsid w:val="003D1ED8"/>
    <w:rsid w:val="003D269E"/>
    <w:rsid w:val="003D2A3D"/>
    <w:rsid w:val="003D37DD"/>
    <w:rsid w:val="003D78AB"/>
    <w:rsid w:val="003D7C4A"/>
    <w:rsid w:val="003E0773"/>
    <w:rsid w:val="003E1702"/>
    <w:rsid w:val="003E1832"/>
    <w:rsid w:val="003E1EF0"/>
    <w:rsid w:val="003E2308"/>
    <w:rsid w:val="003E3C4B"/>
    <w:rsid w:val="003E4D37"/>
    <w:rsid w:val="003E5C1D"/>
    <w:rsid w:val="003E6F11"/>
    <w:rsid w:val="003F2ECB"/>
    <w:rsid w:val="003F4502"/>
    <w:rsid w:val="003F4F62"/>
    <w:rsid w:val="003F5D2F"/>
    <w:rsid w:val="003F672B"/>
    <w:rsid w:val="003F79A1"/>
    <w:rsid w:val="00400A3A"/>
    <w:rsid w:val="004051D5"/>
    <w:rsid w:val="00406C22"/>
    <w:rsid w:val="00407130"/>
    <w:rsid w:val="004104E8"/>
    <w:rsid w:val="004108B5"/>
    <w:rsid w:val="00410F54"/>
    <w:rsid w:val="00414D3B"/>
    <w:rsid w:val="00417809"/>
    <w:rsid w:val="00420465"/>
    <w:rsid w:val="00420BCD"/>
    <w:rsid w:val="00420D7B"/>
    <w:rsid w:val="004216DB"/>
    <w:rsid w:val="004250AB"/>
    <w:rsid w:val="004260B3"/>
    <w:rsid w:val="004276FF"/>
    <w:rsid w:val="0043217E"/>
    <w:rsid w:val="00433835"/>
    <w:rsid w:val="00434113"/>
    <w:rsid w:val="004363E5"/>
    <w:rsid w:val="0043757D"/>
    <w:rsid w:val="00440EAA"/>
    <w:rsid w:val="00441639"/>
    <w:rsid w:val="00442DEF"/>
    <w:rsid w:val="0044401D"/>
    <w:rsid w:val="004443EA"/>
    <w:rsid w:val="0044468F"/>
    <w:rsid w:val="00444CAE"/>
    <w:rsid w:val="00445221"/>
    <w:rsid w:val="00447091"/>
    <w:rsid w:val="00451680"/>
    <w:rsid w:val="00452510"/>
    <w:rsid w:val="004528F7"/>
    <w:rsid w:val="00454009"/>
    <w:rsid w:val="0045665B"/>
    <w:rsid w:val="0045722A"/>
    <w:rsid w:val="00457E42"/>
    <w:rsid w:val="00460A48"/>
    <w:rsid w:val="00460D2E"/>
    <w:rsid w:val="00463DA3"/>
    <w:rsid w:val="00465C92"/>
    <w:rsid w:val="004706BF"/>
    <w:rsid w:val="00471C04"/>
    <w:rsid w:val="00472B8D"/>
    <w:rsid w:val="00472CE8"/>
    <w:rsid w:val="004733D4"/>
    <w:rsid w:val="00473730"/>
    <w:rsid w:val="00474F46"/>
    <w:rsid w:val="0047688F"/>
    <w:rsid w:val="004809E4"/>
    <w:rsid w:val="00490059"/>
    <w:rsid w:val="00490CAE"/>
    <w:rsid w:val="00490E99"/>
    <w:rsid w:val="004A24DF"/>
    <w:rsid w:val="004A4010"/>
    <w:rsid w:val="004A6A7A"/>
    <w:rsid w:val="004B2E6C"/>
    <w:rsid w:val="004B3595"/>
    <w:rsid w:val="004B3D9C"/>
    <w:rsid w:val="004B6B23"/>
    <w:rsid w:val="004C18FD"/>
    <w:rsid w:val="004C26AA"/>
    <w:rsid w:val="004C32AF"/>
    <w:rsid w:val="004C3B1A"/>
    <w:rsid w:val="004C7DED"/>
    <w:rsid w:val="004C7F61"/>
    <w:rsid w:val="004D0C3C"/>
    <w:rsid w:val="004D0E25"/>
    <w:rsid w:val="004D3B79"/>
    <w:rsid w:val="004D79F1"/>
    <w:rsid w:val="004E2B4C"/>
    <w:rsid w:val="004E361A"/>
    <w:rsid w:val="004E5385"/>
    <w:rsid w:val="004E5D90"/>
    <w:rsid w:val="004E5EA0"/>
    <w:rsid w:val="004E62CC"/>
    <w:rsid w:val="004E6E24"/>
    <w:rsid w:val="004E791F"/>
    <w:rsid w:val="004F01F3"/>
    <w:rsid w:val="004F1FBA"/>
    <w:rsid w:val="004F2DBD"/>
    <w:rsid w:val="004F2E51"/>
    <w:rsid w:val="004F3139"/>
    <w:rsid w:val="004F6DAD"/>
    <w:rsid w:val="0050202D"/>
    <w:rsid w:val="00504EA6"/>
    <w:rsid w:val="00506919"/>
    <w:rsid w:val="005076F0"/>
    <w:rsid w:val="00511842"/>
    <w:rsid w:val="00511A91"/>
    <w:rsid w:val="0052183F"/>
    <w:rsid w:val="00523A5E"/>
    <w:rsid w:val="005250B7"/>
    <w:rsid w:val="0053012F"/>
    <w:rsid w:val="00531481"/>
    <w:rsid w:val="0053201C"/>
    <w:rsid w:val="005336A6"/>
    <w:rsid w:val="00533F52"/>
    <w:rsid w:val="005344A4"/>
    <w:rsid w:val="00535750"/>
    <w:rsid w:val="00535933"/>
    <w:rsid w:val="00537025"/>
    <w:rsid w:val="0054233B"/>
    <w:rsid w:val="00542571"/>
    <w:rsid w:val="005429FD"/>
    <w:rsid w:val="00544D39"/>
    <w:rsid w:val="00545B52"/>
    <w:rsid w:val="00551567"/>
    <w:rsid w:val="00553B1C"/>
    <w:rsid w:val="00555BEB"/>
    <w:rsid w:val="005567EB"/>
    <w:rsid w:val="005568FA"/>
    <w:rsid w:val="005572AE"/>
    <w:rsid w:val="0056011D"/>
    <w:rsid w:val="005603AE"/>
    <w:rsid w:val="00562991"/>
    <w:rsid w:val="00563DC2"/>
    <w:rsid w:val="005642B7"/>
    <w:rsid w:val="00565164"/>
    <w:rsid w:val="0056530F"/>
    <w:rsid w:val="005656F0"/>
    <w:rsid w:val="005668AD"/>
    <w:rsid w:val="005701A7"/>
    <w:rsid w:val="00574567"/>
    <w:rsid w:val="005763F3"/>
    <w:rsid w:val="00576570"/>
    <w:rsid w:val="00576FC7"/>
    <w:rsid w:val="00581DC6"/>
    <w:rsid w:val="00582356"/>
    <w:rsid w:val="00582430"/>
    <w:rsid w:val="00584C38"/>
    <w:rsid w:val="00587832"/>
    <w:rsid w:val="005879C4"/>
    <w:rsid w:val="005906EB"/>
    <w:rsid w:val="00593847"/>
    <w:rsid w:val="005948B0"/>
    <w:rsid w:val="00596ACB"/>
    <w:rsid w:val="0059765D"/>
    <w:rsid w:val="005A078C"/>
    <w:rsid w:val="005A434A"/>
    <w:rsid w:val="005A4E62"/>
    <w:rsid w:val="005A59B0"/>
    <w:rsid w:val="005A7B0C"/>
    <w:rsid w:val="005B089A"/>
    <w:rsid w:val="005B270D"/>
    <w:rsid w:val="005B2A3A"/>
    <w:rsid w:val="005B3FAB"/>
    <w:rsid w:val="005B5D81"/>
    <w:rsid w:val="005B6CB1"/>
    <w:rsid w:val="005B7A20"/>
    <w:rsid w:val="005C0043"/>
    <w:rsid w:val="005C162A"/>
    <w:rsid w:val="005C1B80"/>
    <w:rsid w:val="005C4389"/>
    <w:rsid w:val="005C7A0F"/>
    <w:rsid w:val="005D1CA5"/>
    <w:rsid w:val="005D3504"/>
    <w:rsid w:val="005D3DDB"/>
    <w:rsid w:val="005E02F7"/>
    <w:rsid w:val="005E032B"/>
    <w:rsid w:val="005E0F16"/>
    <w:rsid w:val="005E1886"/>
    <w:rsid w:val="005E37BC"/>
    <w:rsid w:val="005E39D8"/>
    <w:rsid w:val="005E3BAB"/>
    <w:rsid w:val="005E3BB1"/>
    <w:rsid w:val="005E56D6"/>
    <w:rsid w:val="005F117E"/>
    <w:rsid w:val="005F13F9"/>
    <w:rsid w:val="005F6DC5"/>
    <w:rsid w:val="006012AC"/>
    <w:rsid w:val="00604224"/>
    <w:rsid w:val="0060740E"/>
    <w:rsid w:val="00615C39"/>
    <w:rsid w:val="0061653D"/>
    <w:rsid w:val="00617B6E"/>
    <w:rsid w:val="006220C6"/>
    <w:rsid w:val="006243CF"/>
    <w:rsid w:val="00626247"/>
    <w:rsid w:val="00630842"/>
    <w:rsid w:val="00631141"/>
    <w:rsid w:val="0063193F"/>
    <w:rsid w:val="006330AE"/>
    <w:rsid w:val="00634E5F"/>
    <w:rsid w:val="00635A56"/>
    <w:rsid w:val="006377CD"/>
    <w:rsid w:val="0064301B"/>
    <w:rsid w:val="00643361"/>
    <w:rsid w:val="00645B2A"/>
    <w:rsid w:val="0064613C"/>
    <w:rsid w:val="00646539"/>
    <w:rsid w:val="00651118"/>
    <w:rsid w:val="006518C3"/>
    <w:rsid w:val="006540BC"/>
    <w:rsid w:val="00654716"/>
    <w:rsid w:val="006629C1"/>
    <w:rsid w:val="00662D0A"/>
    <w:rsid w:val="0066348B"/>
    <w:rsid w:val="00664F3E"/>
    <w:rsid w:val="00665583"/>
    <w:rsid w:val="00665AA9"/>
    <w:rsid w:val="00670F3D"/>
    <w:rsid w:val="00672D91"/>
    <w:rsid w:val="0067324E"/>
    <w:rsid w:val="00673824"/>
    <w:rsid w:val="00674989"/>
    <w:rsid w:val="00674A53"/>
    <w:rsid w:val="00675F74"/>
    <w:rsid w:val="006779DB"/>
    <w:rsid w:val="00681069"/>
    <w:rsid w:val="0068201F"/>
    <w:rsid w:val="006824D1"/>
    <w:rsid w:val="006827F4"/>
    <w:rsid w:val="00684074"/>
    <w:rsid w:val="00685F8E"/>
    <w:rsid w:val="0069071A"/>
    <w:rsid w:val="006907DC"/>
    <w:rsid w:val="00691316"/>
    <w:rsid w:val="00691DA3"/>
    <w:rsid w:val="00693A27"/>
    <w:rsid w:val="00695214"/>
    <w:rsid w:val="00695D96"/>
    <w:rsid w:val="00696DBF"/>
    <w:rsid w:val="00697DE2"/>
    <w:rsid w:val="006A1E8D"/>
    <w:rsid w:val="006A2FAC"/>
    <w:rsid w:val="006A502E"/>
    <w:rsid w:val="006A62C3"/>
    <w:rsid w:val="006A6B09"/>
    <w:rsid w:val="006A75D6"/>
    <w:rsid w:val="006A7666"/>
    <w:rsid w:val="006B1B95"/>
    <w:rsid w:val="006B1CE7"/>
    <w:rsid w:val="006B341D"/>
    <w:rsid w:val="006B37F3"/>
    <w:rsid w:val="006C18D6"/>
    <w:rsid w:val="006C572D"/>
    <w:rsid w:val="006D16B7"/>
    <w:rsid w:val="006D1E83"/>
    <w:rsid w:val="006D20D9"/>
    <w:rsid w:val="006D2F2C"/>
    <w:rsid w:val="006D53FE"/>
    <w:rsid w:val="006E28FF"/>
    <w:rsid w:val="006E3CFB"/>
    <w:rsid w:val="006E3FE5"/>
    <w:rsid w:val="006E4258"/>
    <w:rsid w:val="006E4447"/>
    <w:rsid w:val="006E4980"/>
    <w:rsid w:val="006F1E95"/>
    <w:rsid w:val="006F2069"/>
    <w:rsid w:val="006F2D1E"/>
    <w:rsid w:val="006F351B"/>
    <w:rsid w:val="006F3B1C"/>
    <w:rsid w:val="006F3E5E"/>
    <w:rsid w:val="006F47AB"/>
    <w:rsid w:val="006F510D"/>
    <w:rsid w:val="006F52DA"/>
    <w:rsid w:val="006F555D"/>
    <w:rsid w:val="006F6B4E"/>
    <w:rsid w:val="006F74D6"/>
    <w:rsid w:val="006F7BB5"/>
    <w:rsid w:val="00702467"/>
    <w:rsid w:val="00703916"/>
    <w:rsid w:val="00703D7D"/>
    <w:rsid w:val="00706267"/>
    <w:rsid w:val="007156FB"/>
    <w:rsid w:val="00720623"/>
    <w:rsid w:val="00720C0A"/>
    <w:rsid w:val="007216C7"/>
    <w:rsid w:val="00723916"/>
    <w:rsid w:val="00726AE3"/>
    <w:rsid w:val="00732022"/>
    <w:rsid w:val="00732439"/>
    <w:rsid w:val="007347EB"/>
    <w:rsid w:val="007376F4"/>
    <w:rsid w:val="00741B9C"/>
    <w:rsid w:val="00742620"/>
    <w:rsid w:val="00744F34"/>
    <w:rsid w:val="007502EB"/>
    <w:rsid w:val="00750F10"/>
    <w:rsid w:val="007530C0"/>
    <w:rsid w:val="0075312A"/>
    <w:rsid w:val="00753C4E"/>
    <w:rsid w:val="007556B8"/>
    <w:rsid w:val="00755BD9"/>
    <w:rsid w:val="00757106"/>
    <w:rsid w:val="00761C24"/>
    <w:rsid w:val="0076407F"/>
    <w:rsid w:val="007649CE"/>
    <w:rsid w:val="007651FE"/>
    <w:rsid w:val="00765E86"/>
    <w:rsid w:val="007720D2"/>
    <w:rsid w:val="00773695"/>
    <w:rsid w:val="007750F9"/>
    <w:rsid w:val="00775926"/>
    <w:rsid w:val="0077609F"/>
    <w:rsid w:val="007761E5"/>
    <w:rsid w:val="007779C9"/>
    <w:rsid w:val="00780164"/>
    <w:rsid w:val="0078222F"/>
    <w:rsid w:val="00782BD0"/>
    <w:rsid w:val="00786FFA"/>
    <w:rsid w:val="00791122"/>
    <w:rsid w:val="00791FB5"/>
    <w:rsid w:val="0079211D"/>
    <w:rsid w:val="00793CCD"/>
    <w:rsid w:val="00794454"/>
    <w:rsid w:val="00795912"/>
    <w:rsid w:val="00796BF6"/>
    <w:rsid w:val="007A0AE9"/>
    <w:rsid w:val="007A37B3"/>
    <w:rsid w:val="007A43A9"/>
    <w:rsid w:val="007A6351"/>
    <w:rsid w:val="007A6CC6"/>
    <w:rsid w:val="007B069F"/>
    <w:rsid w:val="007B0A5D"/>
    <w:rsid w:val="007B0A9D"/>
    <w:rsid w:val="007B2024"/>
    <w:rsid w:val="007B2737"/>
    <w:rsid w:val="007B281F"/>
    <w:rsid w:val="007B2D84"/>
    <w:rsid w:val="007B3F0A"/>
    <w:rsid w:val="007B5971"/>
    <w:rsid w:val="007B6C3E"/>
    <w:rsid w:val="007C0257"/>
    <w:rsid w:val="007C056A"/>
    <w:rsid w:val="007C3F78"/>
    <w:rsid w:val="007D142E"/>
    <w:rsid w:val="007D1DF2"/>
    <w:rsid w:val="007D2F0B"/>
    <w:rsid w:val="007E15F0"/>
    <w:rsid w:val="007E245A"/>
    <w:rsid w:val="007E46A3"/>
    <w:rsid w:val="007E4B7E"/>
    <w:rsid w:val="007E6A0C"/>
    <w:rsid w:val="007E6E61"/>
    <w:rsid w:val="007F17C7"/>
    <w:rsid w:val="007F21DA"/>
    <w:rsid w:val="007F391C"/>
    <w:rsid w:val="00803D24"/>
    <w:rsid w:val="00805821"/>
    <w:rsid w:val="00806530"/>
    <w:rsid w:val="008079D2"/>
    <w:rsid w:val="008132E3"/>
    <w:rsid w:val="008135B7"/>
    <w:rsid w:val="008144AA"/>
    <w:rsid w:val="00815321"/>
    <w:rsid w:val="00817724"/>
    <w:rsid w:val="008179CB"/>
    <w:rsid w:val="00820304"/>
    <w:rsid w:val="0082333A"/>
    <w:rsid w:val="00824188"/>
    <w:rsid w:val="00825BF2"/>
    <w:rsid w:val="00830900"/>
    <w:rsid w:val="0083308B"/>
    <w:rsid w:val="008349FF"/>
    <w:rsid w:val="008365B3"/>
    <w:rsid w:val="008370DA"/>
    <w:rsid w:val="00841049"/>
    <w:rsid w:val="0084258B"/>
    <w:rsid w:val="008447C8"/>
    <w:rsid w:val="008454D4"/>
    <w:rsid w:val="00850A60"/>
    <w:rsid w:val="0085489A"/>
    <w:rsid w:val="008548E7"/>
    <w:rsid w:val="00856754"/>
    <w:rsid w:val="008621EB"/>
    <w:rsid w:val="00862CCE"/>
    <w:rsid w:val="00863072"/>
    <w:rsid w:val="0086356F"/>
    <w:rsid w:val="00865667"/>
    <w:rsid w:val="00866322"/>
    <w:rsid w:val="008679FA"/>
    <w:rsid w:val="00870EB1"/>
    <w:rsid w:val="00872BFA"/>
    <w:rsid w:val="00876776"/>
    <w:rsid w:val="008772B1"/>
    <w:rsid w:val="0087778F"/>
    <w:rsid w:val="00880F24"/>
    <w:rsid w:val="008843D4"/>
    <w:rsid w:val="00885D25"/>
    <w:rsid w:val="00886640"/>
    <w:rsid w:val="00886C1C"/>
    <w:rsid w:val="00886C69"/>
    <w:rsid w:val="00887036"/>
    <w:rsid w:val="008938C7"/>
    <w:rsid w:val="00895CB8"/>
    <w:rsid w:val="008965A8"/>
    <w:rsid w:val="00897229"/>
    <w:rsid w:val="008975D7"/>
    <w:rsid w:val="008A09BB"/>
    <w:rsid w:val="008A156F"/>
    <w:rsid w:val="008A2069"/>
    <w:rsid w:val="008A21FD"/>
    <w:rsid w:val="008A5DC9"/>
    <w:rsid w:val="008A6609"/>
    <w:rsid w:val="008A661E"/>
    <w:rsid w:val="008B0FFF"/>
    <w:rsid w:val="008B266D"/>
    <w:rsid w:val="008B3EA8"/>
    <w:rsid w:val="008B6037"/>
    <w:rsid w:val="008B6CA5"/>
    <w:rsid w:val="008C17B9"/>
    <w:rsid w:val="008C348A"/>
    <w:rsid w:val="008C4D8C"/>
    <w:rsid w:val="008C5D75"/>
    <w:rsid w:val="008C7A19"/>
    <w:rsid w:val="008D3102"/>
    <w:rsid w:val="008D66C7"/>
    <w:rsid w:val="008D6DAE"/>
    <w:rsid w:val="008D7EED"/>
    <w:rsid w:val="008E00F3"/>
    <w:rsid w:val="008E0332"/>
    <w:rsid w:val="008E0D34"/>
    <w:rsid w:val="008E1F4D"/>
    <w:rsid w:val="008E24AE"/>
    <w:rsid w:val="008F3380"/>
    <w:rsid w:val="008F3BFC"/>
    <w:rsid w:val="008F5048"/>
    <w:rsid w:val="00900D2B"/>
    <w:rsid w:val="00900FE8"/>
    <w:rsid w:val="00902FE5"/>
    <w:rsid w:val="009054CB"/>
    <w:rsid w:val="00907C9D"/>
    <w:rsid w:val="009102B0"/>
    <w:rsid w:val="00910E76"/>
    <w:rsid w:val="00912AEB"/>
    <w:rsid w:val="00914C60"/>
    <w:rsid w:val="0092116A"/>
    <w:rsid w:val="00924273"/>
    <w:rsid w:val="00926E1B"/>
    <w:rsid w:val="0093232F"/>
    <w:rsid w:val="009347B6"/>
    <w:rsid w:val="00934B3B"/>
    <w:rsid w:val="00935BDF"/>
    <w:rsid w:val="00940EE6"/>
    <w:rsid w:val="00941379"/>
    <w:rsid w:val="00941B44"/>
    <w:rsid w:val="00941BEC"/>
    <w:rsid w:val="00943992"/>
    <w:rsid w:val="00943A2C"/>
    <w:rsid w:val="009450D7"/>
    <w:rsid w:val="00945374"/>
    <w:rsid w:val="00945F17"/>
    <w:rsid w:val="00946ED9"/>
    <w:rsid w:val="009474C7"/>
    <w:rsid w:val="00947B25"/>
    <w:rsid w:val="00953185"/>
    <w:rsid w:val="00956232"/>
    <w:rsid w:val="00956C00"/>
    <w:rsid w:val="009609BB"/>
    <w:rsid w:val="0096101A"/>
    <w:rsid w:val="0096773B"/>
    <w:rsid w:val="00971778"/>
    <w:rsid w:val="00974F10"/>
    <w:rsid w:val="009777A4"/>
    <w:rsid w:val="00980B70"/>
    <w:rsid w:val="00980D83"/>
    <w:rsid w:val="009811E6"/>
    <w:rsid w:val="009823F5"/>
    <w:rsid w:val="00982B72"/>
    <w:rsid w:val="009831D8"/>
    <w:rsid w:val="0098379E"/>
    <w:rsid w:val="00984929"/>
    <w:rsid w:val="00985146"/>
    <w:rsid w:val="009864AA"/>
    <w:rsid w:val="009900F2"/>
    <w:rsid w:val="0099088A"/>
    <w:rsid w:val="009909F2"/>
    <w:rsid w:val="00991401"/>
    <w:rsid w:val="0099229A"/>
    <w:rsid w:val="00992E5B"/>
    <w:rsid w:val="00993DD0"/>
    <w:rsid w:val="00994BA3"/>
    <w:rsid w:val="00994BEA"/>
    <w:rsid w:val="00994DAE"/>
    <w:rsid w:val="009969CE"/>
    <w:rsid w:val="009969DD"/>
    <w:rsid w:val="00997EAE"/>
    <w:rsid w:val="00997F8B"/>
    <w:rsid w:val="009A3AC2"/>
    <w:rsid w:val="009A5676"/>
    <w:rsid w:val="009A6536"/>
    <w:rsid w:val="009A6A6E"/>
    <w:rsid w:val="009A6D68"/>
    <w:rsid w:val="009B0C07"/>
    <w:rsid w:val="009B20DD"/>
    <w:rsid w:val="009B5EDD"/>
    <w:rsid w:val="009B75F1"/>
    <w:rsid w:val="009B77FD"/>
    <w:rsid w:val="009C0570"/>
    <w:rsid w:val="009C0A4A"/>
    <w:rsid w:val="009C1B7E"/>
    <w:rsid w:val="009C385A"/>
    <w:rsid w:val="009C6AE3"/>
    <w:rsid w:val="009C72AA"/>
    <w:rsid w:val="009D22A9"/>
    <w:rsid w:val="009D30FB"/>
    <w:rsid w:val="009D5146"/>
    <w:rsid w:val="009E0CD8"/>
    <w:rsid w:val="009E1FF0"/>
    <w:rsid w:val="009E277F"/>
    <w:rsid w:val="009E2EC9"/>
    <w:rsid w:val="009E68CE"/>
    <w:rsid w:val="009F0A48"/>
    <w:rsid w:val="009F2BB0"/>
    <w:rsid w:val="009F3BB4"/>
    <w:rsid w:val="009F5BC4"/>
    <w:rsid w:val="009F687C"/>
    <w:rsid w:val="009F6BF9"/>
    <w:rsid w:val="00A0148B"/>
    <w:rsid w:val="00A0155E"/>
    <w:rsid w:val="00A01BA6"/>
    <w:rsid w:val="00A020BA"/>
    <w:rsid w:val="00A05C75"/>
    <w:rsid w:val="00A06438"/>
    <w:rsid w:val="00A10B8A"/>
    <w:rsid w:val="00A135E3"/>
    <w:rsid w:val="00A23A37"/>
    <w:rsid w:val="00A30A73"/>
    <w:rsid w:val="00A30B04"/>
    <w:rsid w:val="00A30B52"/>
    <w:rsid w:val="00A3203A"/>
    <w:rsid w:val="00A337E0"/>
    <w:rsid w:val="00A3413F"/>
    <w:rsid w:val="00A35B74"/>
    <w:rsid w:val="00A40A74"/>
    <w:rsid w:val="00A40EA3"/>
    <w:rsid w:val="00A43B8D"/>
    <w:rsid w:val="00A44419"/>
    <w:rsid w:val="00A465DE"/>
    <w:rsid w:val="00A476F0"/>
    <w:rsid w:val="00A50015"/>
    <w:rsid w:val="00A5101E"/>
    <w:rsid w:val="00A5492C"/>
    <w:rsid w:val="00A5571F"/>
    <w:rsid w:val="00A56D5F"/>
    <w:rsid w:val="00A60CCC"/>
    <w:rsid w:val="00A61CC2"/>
    <w:rsid w:val="00A6252D"/>
    <w:rsid w:val="00A63338"/>
    <w:rsid w:val="00A6345E"/>
    <w:rsid w:val="00A643E0"/>
    <w:rsid w:val="00A724A8"/>
    <w:rsid w:val="00A73272"/>
    <w:rsid w:val="00A735F9"/>
    <w:rsid w:val="00A73DCA"/>
    <w:rsid w:val="00A762C3"/>
    <w:rsid w:val="00A80F9B"/>
    <w:rsid w:val="00A8319E"/>
    <w:rsid w:val="00A84259"/>
    <w:rsid w:val="00A84849"/>
    <w:rsid w:val="00A8538C"/>
    <w:rsid w:val="00A86EDD"/>
    <w:rsid w:val="00A908B7"/>
    <w:rsid w:val="00A90FAC"/>
    <w:rsid w:val="00A9194C"/>
    <w:rsid w:val="00A93615"/>
    <w:rsid w:val="00A94ADE"/>
    <w:rsid w:val="00A96321"/>
    <w:rsid w:val="00A96DA8"/>
    <w:rsid w:val="00AA34FD"/>
    <w:rsid w:val="00AA381B"/>
    <w:rsid w:val="00AA48A0"/>
    <w:rsid w:val="00AA5748"/>
    <w:rsid w:val="00AA5DF7"/>
    <w:rsid w:val="00AA65CF"/>
    <w:rsid w:val="00AB0572"/>
    <w:rsid w:val="00AB170B"/>
    <w:rsid w:val="00AB1B8A"/>
    <w:rsid w:val="00AB4120"/>
    <w:rsid w:val="00AB4B86"/>
    <w:rsid w:val="00AB677D"/>
    <w:rsid w:val="00AB7A08"/>
    <w:rsid w:val="00AC2448"/>
    <w:rsid w:val="00AC5D15"/>
    <w:rsid w:val="00AC77BF"/>
    <w:rsid w:val="00AD00BC"/>
    <w:rsid w:val="00AD12F6"/>
    <w:rsid w:val="00AD307A"/>
    <w:rsid w:val="00AD5803"/>
    <w:rsid w:val="00AD7783"/>
    <w:rsid w:val="00AE357F"/>
    <w:rsid w:val="00AE5E88"/>
    <w:rsid w:val="00AE7C52"/>
    <w:rsid w:val="00AF0E13"/>
    <w:rsid w:val="00AF17F0"/>
    <w:rsid w:val="00AF1B21"/>
    <w:rsid w:val="00AF2AE0"/>
    <w:rsid w:val="00AF2DD8"/>
    <w:rsid w:val="00AF6E33"/>
    <w:rsid w:val="00B01408"/>
    <w:rsid w:val="00B01B0E"/>
    <w:rsid w:val="00B03B63"/>
    <w:rsid w:val="00B04B01"/>
    <w:rsid w:val="00B05878"/>
    <w:rsid w:val="00B07798"/>
    <w:rsid w:val="00B07D32"/>
    <w:rsid w:val="00B10FF3"/>
    <w:rsid w:val="00B14058"/>
    <w:rsid w:val="00B14D3F"/>
    <w:rsid w:val="00B15DE8"/>
    <w:rsid w:val="00B201A7"/>
    <w:rsid w:val="00B204EA"/>
    <w:rsid w:val="00B23D56"/>
    <w:rsid w:val="00B264DF"/>
    <w:rsid w:val="00B26817"/>
    <w:rsid w:val="00B3080C"/>
    <w:rsid w:val="00B326A9"/>
    <w:rsid w:val="00B34990"/>
    <w:rsid w:val="00B35CC7"/>
    <w:rsid w:val="00B36362"/>
    <w:rsid w:val="00B36696"/>
    <w:rsid w:val="00B368CE"/>
    <w:rsid w:val="00B36A49"/>
    <w:rsid w:val="00B4102E"/>
    <w:rsid w:val="00B446DF"/>
    <w:rsid w:val="00B462EB"/>
    <w:rsid w:val="00B46866"/>
    <w:rsid w:val="00B46B23"/>
    <w:rsid w:val="00B46ED3"/>
    <w:rsid w:val="00B47041"/>
    <w:rsid w:val="00B4789D"/>
    <w:rsid w:val="00B5109B"/>
    <w:rsid w:val="00B518BB"/>
    <w:rsid w:val="00B60961"/>
    <w:rsid w:val="00B62B62"/>
    <w:rsid w:val="00B6326B"/>
    <w:rsid w:val="00B64ECF"/>
    <w:rsid w:val="00B6506A"/>
    <w:rsid w:val="00B6695B"/>
    <w:rsid w:val="00B67E12"/>
    <w:rsid w:val="00B706FF"/>
    <w:rsid w:val="00B7120F"/>
    <w:rsid w:val="00B71353"/>
    <w:rsid w:val="00B71A2B"/>
    <w:rsid w:val="00B80242"/>
    <w:rsid w:val="00B8229D"/>
    <w:rsid w:val="00B842BA"/>
    <w:rsid w:val="00B8460C"/>
    <w:rsid w:val="00B84C9F"/>
    <w:rsid w:val="00B8535E"/>
    <w:rsid w:val="00B85932"/>
    <w:rsid w:val="00B879FF"/>
    <w:rsid w:val="00B91CFF"/>
    <w:rsid w:val="00B925F2"/>
    <w:rsid w:val="00B928BE"/>
    <w:rsid w:val="00B92E40"/>
    <w:rsid w:val="00B94D1C"/>
    <w:rsid w:val="00B95E64"/>
    <w:rsid w:val="00B967B1"/>
    <w:rsid w:val="00B97D98"/>
    <w:rsid w:val="00BA1B2A"/>
    <w:rsid w:val="00BA1EE8"/>
    <w:rsid w:val="00BA3DF1"/>
    <w:rsid w:val="00BA3E3D"/>
    <w:rsid w:val="00BA49E6"/>
    <w:rsid w:val="00BA4FC7"/>
    <w:rsid w:val="00BA5BE1"/>
    <w:rsid w:val="00BA6570"/>
    <w:rsid w:val="00BA7783"/>
    <w:rsid w:val="00BB1DCE"/>
    <w:rsid w:val="00BB24F9"/>
    <w:rsid w:val="00BB518D"/>
    <w:rsid w:val="00BB782E"/>
    <w:rsid w:val="00BB7B7D"/>
    <w:rsid w:val="00BC0D41"/>
    <w:rsid w:val="00BC28B7"/>
    <w:rsid w:val="00BC32E7"/>
    <w:rsid w:val="00BC6A6F"/>
    <w:rsid w:val="00BC7681"/>
    <w:rsid w:val="00BD0DF0"/>
    <w:rsid w:val="00BD17F6"/>
    <w:rsid w:val="00BD19CD"/>
    <w:rsid w:val="00BD25D0"/>
    <w:rsid w:val="00BD3B1F"/>
    <w:rsid w:val="00BD47A5"/>
    <w:rsid w:val="00BD6FFD"/>
    <w:rsid w:val="00BE771C"/>
    <w:rsid w:val="00BF127D"/>
    <w:rsid w:val="00BF6C17"/>
    <w:rsid w:val="00C00163"/>
    <w:rsid w:val="00C02535"/>
    <w:rsid w:val="00C064DB"/>
    <w:rsid w:val="00C07624"/>
    <w:rsid w:val="00C110B1"/>
    <w:rsid w:val="00C12785"/>
    <w:rsid w:val="00C14685"/>
    <w:rsid w:val="00C15AB4"/>
    <w:rsid w:val="00C15B27"/>
    <w:rsid w:val="00C171B1"/>
    <w:rsid w:val="00C20CFF"/>
    <w:rsid w:val="00C2136A"/>
    <w:rsid w:val="00C27EB3"/>
    <w:rsid w:val="00C30F02"/>
    <w:rsid w:val="00C33B8F"/>
    <w:rsid w:val="00C33EA5"/>
    <w:rsid w:val="00C33FD5"/>
    <w:rsid w:val="00C35200"/>
    <w:rsid w:val="00C3740B"/>
    <w:rsid w:val="00C3795F"/>
    <w:rsid w:val="00C37B0E"/>
    <w:rsid w:val="00C40C74"/>
    <w:rsid w:val="00C40D2D"/>
    <w:rsid w:val="00C41D40"/>
    <w:rsid w:val="00C45155"/>
    <w:rsid w:val="00C46075"/>
    <w:rsid w:val="00C474AC"/>
    <w:rsid w:val="00C50262"/>
    <w:rsid w:val="00C50691"/>
    <w:rsid w:val="00C51321"/>
    <w:rsid w:val="00C51520"/>
    <w:rsid w:val="00C522C0"/>
    <w:rsid w:val="00C52B42"/>
    <w:rsid w:val="00C54DF9"/>
    <w:rsid w:val="00C575F3"/>
    <w:rsid w:val="00C61723"/>
    <w:rsid w:val="00C63D79"/>
    <w:rsid w:val="00C657D0"/>
    <w:rsid w:val="00C75118"/>
    <w:rsid w:val="00C77216"/>
    <w:rsid w:val="00C80377"/>
    <w:rsid w:val="00C80CD2"/>
    <w:rsid w:val="00C81510"/>
    <w:rsid w:val="00C8412C"/>
    <w:rsid w:val="00C87448"/>
    <w:rsid w:val="00C87510"/>
    <w:rsid w:val="00C92677"/>
    <w:rsid w:val="00C93015"/>
    <w:rsid w:val="00C93516"/>
    <w:rsid w:val="00C97873"/>
    <w:rsid w:val="00CA1176"/>
    <w:rsid w:val="00CA264D"/>
    <w:rsid w:val="00CA35D1"/>
    <w:rsid w:val="00CA3F7A"/>
    <w:rsid w:val="00CA7AC2"/>
    <w:rsid w:val="00CB7BB0"/>
    <w:rsid w:val="00CC0F34"/>
    <w:rsid w:val="00CC12FD"/>
    <w:rsid w:val="00CC30EE"/>
    <w:rsid w:val="00CC4806"/>
    <w:rsid w:val="00CC4C6A"/>
    <w:rsid w:val="00CC5BE5"/>
    <w:rsid w:val="00CC7042"/>
    <w:rsid w:val="00CC7902"/>
    <w:rsid w:val="00CD1C93"/>
    <w:rsid w:val="00CD41BB"/>
    <w:rsid w:val="00CD604B"/>
    <w:rsid w:val="00CD62D8"/>
    <w:rsid w:val="00CD6F2D"/>
    <w:rsid w:val="00CE045D"/>
    <w:rsid w:val="00CE1939"/>
    <w:rsid w:val="00CE1BF2"/>
    <w:rsid w:val="00CE2E4A"/>
    <w:rsid w:val="00CE38A1"/>
    <w:rsid w:val="00CE38AB"/>
    <w:rsid w:val="00CF16F2"/>
    <w:rsid w:val="00CF1A06"/>
    <w:rsid w:val="00CF2594"/>
    <w:rsid w:val="00CF3112"/>
    <w:rsid w:val="00CF467C"/>
    <w:rsid w:val="00CF5514"/>
    <w:rsid w:val="00D061EC"/>
    <w:rsid w:val="00D07221"/>
    <w:rsid w:val="00D10795"/>
    <w:rsid w:val="00D11347"/>
    <w:rsid w:val="00D12E2F"/>
    <w:rsid w:val="00D1374B"/>
    <w:rsid w:val="00D13CAE"/>
    <w:rsid w:val="00D16BCB"/>
    <w:rsid w:val="00D16E4D"/>
    <w:rsid w:val="00D16FF2"/>
    <w:rsid w:val="00D23FDC"/>
    <w:rsid w:val="00D2646B"/>
    <w:rsid w:val="00D26A58"/>
    <w:rsid w:val="00D31B89"/>
    <w:rsid w:val="00D34FF6"/>
    <w:rsid w:val="00D365F1"/>
    <w:rsid w:val="00D37847"/>
    <w:rsid w:val="00D40DA2"/>
    <w:rsid w:val="00D42E09"/>
    <w:rsid w:val="00D42E7F"/>
    <w:rsid w:val="00D43530"/>
    <w:rsid w:val="00D521AC"/>
    <w:rsid w:val="00D5370E"/>
    <w:rsid w:val="00D53E6E"/>
    <w:rsid w:val="00D54706"/>
    <w:rsid w:val="00D5570E"/>
    <w:rsid w:val="00D57184"/>
    <w:rsid w:val="00D61BA3"/>
    <w:rsid w:val="00D62519"/>
    <w:rsid w:val="00D62985"/>
    <w:rsid w:val="00D62B33"/>
    <w:rsid w:val="00D6323E"/>
    <w:rsid w:val="00D632F5"/>
    <w:rsid w:val="00D646D5"/>
    <w:rsid w:val="00D6580B"/>
    <w:rsid w:val="00D6703C"/>
    <w:rsid w:val="00D671D4"/>
    <w:rsid w:val="00D675AC"/>
    <w:rsid w:val="00D72227"/>
    <w:rsid w:val="00D7300E"/>
    <w:rsid w:val="00D80893"/>
    <w:rsid w:val="00D828F7"/>
    <w:rsid w:val="00D82B06"/>
    <w:rsid w:val="00D82FCB"/>
    <w:rsid w:val="00D83439"/>
    <w:rsid w:val="00D850C2"/>
    <w:rsid w:val="00D857A3"/>
    <w:rsid w:val="00D86D16"/>
    <w:rsid w:val="00D91A79"/>
    <w:rsid w:val="00D93C56"/>
    <w:rsid w:val="00D94B18"/>
    <w:rsid w:val="00D956FB"/>
    <w:rsid w:val="00D957D2"/>
    <w:rsid w:val="00DA2BC8"/>
    <w:rsid w:val="00DA4D54"/>
    <w:rsid w:val="00DA79DC"/>
    <w:rsid w:val="00DB0BFB"/>
    <w:rsid w:val="00DB4ED0"/>
    <w:rsid w:val="00DB5A1C"/>
    <w:rsid w:val="00DB6E88"/>
    <w:rsid w:val="00DB758E"/>
    <w:rsid w:val="00DC243E"/>
    <w:rsid w:val="00DC7425"/>
    <w:rsid w:val="00DC7DB0"/>
    <w:rsid w:val="00DD1390"/>
    <w:rsid w:val="00DD33A2"/>
    <w:rsid w:val="00DD5F2A"/>
    <w:rsid w:val="00DD76F7"/>
    <w:rsid w:val="00DE0CF9"/>
    <w:rsid w:val="00DE1179"/>
    <w:rsid w:val="00DE1896"/>
    <w:rsid w:val="00DE1A23"/>
    <w:rsid w:val="00DE3BDE"/>
    <w:rsid w:val="00DF0CD1"/>
    <w:rsid w:val="00DF5D78"/>
    <w:rsid w:val="00DF5D85"/>
    <w:rsid w:val="00E019E9"/>
    <w:rsid w:val="00E03987"/>
    <w:rsid w:val="00E04F3E"/>
    <w:rsid w:val="00E0515D"/>
    <w:rsid w:val="00E0537E"/>
    <w:rsid w:val="00E05A53"/>
    <w:rsid w:val="00E105D3"/>
    <w:rsid w:val="00E11165"/>
    <w:rsid w:val="00E11C36"/>
    <w:rsid w:val="00E13283"/>
    <w:rsid w:val="00E132BA"/>
    <w:rsid w:val="00E167F8"/>
    <w:rsid w:val="00E169C2"/>
    <w:rsid w:val="00E16CA8"/>
    <w:rsid w:val="00E20022"/>
    <w:rsid w:val="00E24D61"/>
    <w:rsid w:val="00E26561"/>
    <w:rsid w:val="00E34A98"/>
    <w:rsid w:val="00E365AA"/>
    <w:rsid w:val="00E3712B"/>
    <w:rsid w:val="00E37245"/>
    <w:rsid w:val="00E40011"/>
    <w:rsid w:val="00E43F5C"/>
    <w:rsid w:val="00E466C8"/>
    <w:rsid w:val="00E47411"/>
    <w:rsid w:val="00E47659"/>
    <w:rsid w:val="00E47FE4"/>
    <w:rsid w:val="00E53C5C"/>
    <w:rsid w:val="00E540EB"/>
    <w:rsid w:val="00E60C0C"/>
    <w:rsid w:val="00E6306F"/>
    <w:rsid w:val="00E667E6"/>
    <w:rsid w:val="00E719E1"/>
    <w:rsid w:val="00E72110"/>
    <w:rsid w:val="00E73A3C"/>
    <w:rsid w:val="00E73C62"/>
    <w:rsid w:val="00E73D9B"/>
    <w:rsid w:val="00E742E5"/>
    <w:rsid w:val="00E745DF"/>
    <w:rsid w:val="00E7468E"/>
    <w:rsid w:val="00E74C0A"/>
    <w:rsid w:val="00E75006"/>
    <w:rsid w:val="00E754C9"/>
    <w:rsid w:val="00E80311"/>
    <w:rsid w:val="00E8032E"/>
    <w:rsid w:val="00E84A40"/>
    <w:rsid w:val="00E85397"/>
    <w:rsid w:val="00E86263"/>
    <w:rsid w:val="00E8653A"/>
    <w:rsid w:val="00E90D38"/>
    <w:rsid w:val="00E91000"/>
    <w:rsid w:val="00E96012"/>
    <w:rsid w:val="00E965D3"/>
    <w:rsid w:val="00E96CE1"/>
    <w:rsid w:val="00EA0501"/>
    <w:rsid w:val="00EA178B"/>
    <w:rsid w:val="00EA29E6"/>
    <w:rsid w:val="00EA36DB"/>
    <w:rsid w:val="00EA3AB2"/>
    <w:rsid w:val="00EA3ADE"/>
    <w:rsid w:val="00EB3716"/>
    <w:rsid w:val="00EC141D"/>
    <w:rsid w:val="00EC15FF"/>
    <w:rsid w:val="00EC19F3"/>
    <w:rsid w:val="00EC1EFC"/>
    <w:rsid w:val="00EC257A"/>
    <w:rsid w:val="00EC345C"/>
    <w:rsid w:val="00EC5900"/>
    <w:rsid w:val="00ED1D7E"/>
    <w:rsid w:val="00ED537E"/>
    <w:rsid w:val="00ED67E7"/>
    <w:rsid w:val="00ED7192"/>
    <w:rsid w:val="00ED7B6B"/>
    <w:rsid w:val="00EE13FD"/>
    <w:rsid w:val="00EE704D"/>
    <w:rsid w:val="00EF12E9"/>
    <w:rsid w:val="00EF223D"/>
    <w:rsid w:val="00EF47CB"/>
    <w:rsid w:val="00EF5292"/>
    <w:rsid w:val="00EF6B57"/>
    <w:rsid w:val="00F00C93"/>
    <w:rsid w:val="00F045DE"/>
    <w:rsid w:val="00F0663F"/>
    <w:rsid w:val="00F1007E"/>
    <w:rsid w:val="00F12591"/>
    <w:rsid w:val="00F14914"/>
    <w:rsid w:val="00F14AEF"/>
    <w:rsid w:val="00F15859"/>
    <w:rsid w:val="00F21C97"/>
    <w:rsid w:val="00F24E0E"/>
    <w:rsid w:val="00F25160"/>
    <w:rsid w:val="00F33016"/>
    <w:rsid w:val="00F34038"/>
    <w:rsid w:val="00F35457"/>
    <w:rsid w:val="00F35E8F"/>
    <w:rsid w:val="00F36FA6"/>
    <w:rsid w:val="00F419CB"/>
    <w:rsid w:val="00F42BD2"/>
    <w:rsid w:val="00F43583"/>
    <w:rsid w:val="00F436B3"/>
    <w:rsid w:val="00F43FC8"/>
    <w:rsid w:val="00F451D8"/>
    <w:rsid w:val="00F47215"/>
    <w:rsid w:val="00F476BB"/>
    <w:rsid w:val="00F508ED"/>
    <w:rsid w:val="00F50D0E"/>
    <w:rsid w:val="00F51E80"/>
    <w:rsid w:val="00F530B4"/>
    <w:rsid w:val="00F533CB"/>
    <w:rsid w:val="00F5420F"/>
    <w:rsid w:val="00F5452B"/>
    <w:rsid w:val="00F575C4"/>
    <w:rsid w:val="00F615D6"/>
    <w:rsid w:val="00F61C34"/>
    <w:rsid w:val="00F63DB3"/>
    <w:rsid w:val="00F65B41"/>
    <w:rsid w:val="00F65B67"/>
    <w:rsid w:val="00F670C8"/>
    <w:rsid w:val="00F70072"/>
    <w:rsid w:val="00F71AA8"/>
    <w:rsid w:val="00F71EBA"/>
    <w:rsid w:val="00F74E31"/>
    <w:rsid w:val="00F751F2"/>
    <w:rsid w:val="00F7613F"/>
    <w:rsid w:val="00F82FB1"/>
    <w:rsid w:val="00F83355"/>
    <w:rsid w:val="00F842B1"/>
    <w:rsid w:val="00F84BDE"/>
    <w:rsid w:val="00F85513"/>
    <w:rsid w:val="00F86D8B"/>
    <w:rsid w:val="00F87EBE"/>
    <w:rsid w:val="00F90545"/>
    <w:rsid w:val="00F91897"/>
    <w:rsid w:val="00F928F9"/>
    <w:rsid w:val="00F92931"/>
    <w:rsid w:val="00F9397A"/>
    <w:rsid w:val="00F93A86"/>
    <w:rsid w:val="00F94F36"/>
    <w:rsid w:val="00F97C4E"/>
    <w:rsid w:val="00FA0397"/>
    <w:rsid w:val="00FA0423"/>
    <w:rsid w:val="00FA54F4"/>
    <w:rsid w:val="00FB0106"/>
    <w:rsid w:val="00FB0307"/>
    <w:rsid w:val="00FB0D43"/>
    <w:rsid w:val="00FB5321"/>
    <w:rsid w:val="00FB5BFF"/>
    <w:rsid w:val="00FC0FF1"/>
    <w:rsid w:val="00FC16CD"/>
    <w:rsid w:val="00FC77E7"/>
    <w:rsid w:val="00FD2E95"/>
    <w:rsid w:val="00FD3E7A"/>
    <w:rsid w:val="00FD4700"/>
    <w:rsid w:val="00FD63D2"/>
    <w:rsid w:val="00FD688C"/>
    <w:rsid w:val="00FD724B"/>
    <w:rsid w:val="00FE08CE"/>
    <w:rsid w:val="00FE33E0"/>
    <w:rsid w:val="00FE34E8"/>
    <w:rsid w:val="00FE3D8A"/>
    <w:rsid w:val="00FE48DE"/>
    <w:rsid w:val="00FF0024"/>
    <w:rsid w:val="00FF0E48"/>
    <w:rsid w:val="00FF4EF1"/>
    <w:rsid w:val="00FF6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37DDD7F8"/>
  <w15:docId w15:val="{CF381941-4CEF-4289-BE58-436CE91A6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qFormat="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qFormat="1"/>
    <w:lsdException w:name="Note Heading" w:semiHidden="1" w:unhideWhenUsed="1"/>
    <w:lsdException w:name="Body Text 2" w:semiHidden="1" w:unhideWhenUsed="1" w:qFormat="1"/>
    <w:lsdException w:name="Body Text 3" w:semiHidden="1" w:unhideWhenUsed="1"/>
    <w:lsdException w:name="Body Text Indent 2" w:semiHidden="1" w:unhideWhenUsed="1" w:qFormat="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qFormat="1"/>
    <w:lsdException w:name="Smart Hyperlink" w:semiHidden="1" w:unhideWhenUsed="1" w:qFormat="1"/>
    <w:lsdException w:name="Smart Link" w:semiHidden="1" w:unhideWhenUsed="1" w:qFormat="1"/>
  </w:latentStyles>
  <w:style w:type="paragraph" w:default="1" w:styleId="Normal">
    <w:name w:val="Normal"/>
    <w:qFormat/>
    <w:rsid w:val="00B01B0E"/>
    <w:pPr>
      <w:spacing w:line="360" w:lineRule="auto"/>
      <w:contextualSpacing/>
    </w:pPr>
    <w:rPr>
      <w:rFonts w:ascii="Verdana" w:hAnsi="Verdana" w:cs="Times New Roman (Body CS)"/>
      <w:color w:val="4D4D4C"/>
      <w:sz w:val="22"/>
    </w:rPr>
  </w:style>
  <w:style w:type="paragraph" w:styleId="Heading1">
    <w:name w:val="heading 1"/>
    <w:basedOn w:val="Normal"/>
    <w:next w:val="Normal"/>
    <w:link w:val="Heading1Char"/>
    <w:uiPriority w:val="9"/>
    <w:qFormat/>
    <w:rsid w:val="005E56D6"/>
    <w:pPr>
      <w:snapToGrid w:val="0"/>
      <w:spacing w:before="240" w:after="240" w:line="240" w:lineRule="auto"/>
      <w:outlineLvl w:val="0"/>
    </w:pPr>
    <w:rPr>
      <w:b/>
      <w:caps/>
      <w:color w:val="00B9BD" w:themeColor="accent1"/>
      <w:sz w:val="48"/>
    </w:rPr>
  </w:style>
  <w:style w:type="paragraph" w:styleId="Heading2">
    <w:name w:val="heading 2"/>
    <w:basedOn w:val="Normal"/>
    <w:next w:val="Normal"/>
    <w:link w:val="Heading2Char"/>
    <w:uiPriority w:val="9"/>
    <w:unhideWhenUsed/>
    <w:qFormat/>
    <w:rsid w:val="00B01B0E"/>
    <w:pPr>
      <w:keepNext/>
      <w:keepLines/>
      <w:snapToGrid w:val="0"/>
      <w:spacing w:before="120" w:after="120"/>
      <w:outlineLvl w:val="1"/>
    </w:pPr>
    <w:rPr>
      <w:rFonts w:asciiTheme="majorHAnsi" w:eastAsiaTheme="majorEastAsia" w:hAnsiTheme="majorHAnsi" w:cs="Times New Roman (Headings CS)"/>
      <w:b/>
      <w:caps/>
      <w:color w:val="515151" w:themeColor="text1"/>
      <w:sz w:val="32"/>
      <w:szCs w:val="26"/>
    </w:rPr>
  </w:style>
  <w:style w:type="paragraph" w:styleId="Heading3">
    <w:name w:val="heading 3"/>
    <w:basedOn w:val="Normal"/>
    <w:next w:val="Normal"/>
    <w:link w:val="Heading3Char"/>
    <w:uiPriority w:val="9"/>
    <w:unhideWhenUsed/>
    <w:qFormat/>
    <w:rsid w:val="007E245A"/>
    <w:pPr>
      <w:keepNext/>
      <w:keepLines/>
      <w:spacing w:before="360" w:after="240" w:line="240" w:lineRule="auto"/>
      <w:outlineLvl w:val="2"/>
    </w:pPr>
    <w:rPr>
      <w:rFonts w:asciiTheme="majorHAnsi" w:eastAsiaTheme="majorEastAsia" w:hAnsiTheme="majorHAnsi" w:cs="Times New Roman (Headings CS)"/>
      <w:b/>
      <w:caps/>
      <w:color w:val="00B9BD" w:themeColor="accent1"/>
      <w:sz w:val="32"/>
    </w:rPr>
  </w:style>
  <w:style w:type="paragraph" w:styleId="Heading4">
    <w:name w:val="heading 4"/>
    <w:basedOn w:val="Normal"/>
    <w:next w:val="Heading5"/>
    <w:link w:val="Heading4Char"/>
    <w:uiPriority w:val="9"/>
    <w:unhideWhenUsed/>
    <w:qFormat/>
    <w:rsid w:val="007F21DA"/>
    <w:pPr>
      <w:keepNext/>
      <w:keepLines/>
      <w:spacing w:before="240" w:after="120" w:line="240" w:lineRule="auto"/>
      <w:outlineLvl w:val="3"/>
    </w:pPr>
    <w:rPr>
      <w:rFonts w:asciiTheme="majorHAnsi" w:eastAsiaTheme="majorEastAsia" w:hAnsiTheme="majorHAnsi" w:cstheme="majorBidi"/>
      <w:iCs/>
      <w:sz w:val="28"/>
      <w:lang w:val="en-GB"/>
    </w:rPr>
  </w:style>
  <w:style w:type="paragraph" w:styleId="Heading5">
    <w:name w:val="heading 5"/>
    <w:basedOn w:val="Normal"/>
    <w:next w:val="Normal"/>
    <w:link w:val="Heading5Char"/>
    <w:uiPriority w:val="9"/>
    <w:unhideWhenUsed/>
    <w:qFormat/>
    <w:rsid w:val="00B01408"/>
    <w:pPr>
      <w:keepNext/>
      <w:keepLines/>
      <w:spacing w:before="240" w:after="60"/>
      <w:outlineLvl w:val="4"/>
    </w:pPr>
    <w:rPr>
      <w:rFonts w:eastAsiaTheme="majorEastAsia" w:cs="Times New Roman (Headings CS)"/>
      <w:b/>
      <w:color w:val="323232" w:themeColor="text2"/>
    </w:rPr>
  </w:style>
  <w:style w:type="paragraph" w:styleId="Heading6">
    <w:name w:val="heading 6"/>
    <w:basedOn w:val="Normal"/>
    <w:next w:val="Normal"/>
    <w:link w:val="Heading6Char"/>
    <w:uiPriority w:val="9"/>
    <w:unhideWhenUsed/>
    <w:qFormat/>
    <w:rsid w:val="00B01B0E"/>
    <w:pPr>
      <w:keepNext/>
      <w:keepLines/>
      <w:spacing w:before="40" w:after="0"/>
      <w:outlineLvl w:val="5"/>
    </w:pPr>
    <w:rPr>
      <w:rFonts w:asciiTheme="majorHAnsi" w:eastAsiaTheme="majorEastAsia" w:hAnsiTheme="majorHAnsi" w:cstheme="majorBidi"/>
      <w:color w:val="00B9BD" w:themeColor="accent1"/>
    </w:rPr>
  </w:style>
  <w:style w:type="paragraph" w:styleId="Heading7">
    <w:name w:val="heading 7"/>
    <w:basedOn w:val="Normal"/>
    <w:next w:val="Normal"/>
    <w:link w:val="Heading7Char"/>
    <w:uiPriority w:val="9"/>
    <w:unhideWhenUsed/>
    <w:qFormat/>
    <w:rsid w:val="00B01B0E"/>
    <w:pPr>
      <w:keepNext/>
      <w:keepLines/>
      <w:spacing w:before="40" w:after="0"/>
      <w:outlineLvl w:val="6"/>
    </w:pPr>
    <w:rPr>
      <w:rFonts w:asciiTheme="majorHAnsi" w:eastAsiaTheme="majorEastAsia" w:hAnsiTheme="majorHAnsi" w:cs="Times New Roman (Headings CS)"/>
      <w:i/>
      <w:iCs/>
      <w:color w:val="097E80" w:themeColor="accent3"/>
    </w:rPr>
  </w:style>
  <w:style w:type="paragraph" w:styleId="Heading8">
    <w:name w:val="heading 8"/>
    <w:basedOn w:val="TablesHeadingGSCyan"/>
    <w:next w:val="Normal"/>
    <w:link w:val="Heading8Char"/>
    <w:uiPriority w:val="9"/>
    <w:unhideWhenUsed/>
    <w:qFormat/>
    <w:rsid w:val="00B01B0E"/>
    <w:pPr>
      <w:framePr w:hSpace="180" w:wrap="around" w:y="1824"/>
      <w:outlineLvl w:val="7"/>
    </w:pPr>
  </w:style>
  <w:style w:type="paragraph" w:styleId="Heading9">
    <w:name w:val="heading 9"/>
    <w:basedOn w:val="Normal"/>
    <w:next w:val="Normal"/>
    <w:link w:val="Heading9Char"/>
    <w:uiPriority w:val="9"/>
    <w:unhideWhenUsed/>
    <w:qFormat/>
    <w:rsid w:val="00B01B0E"/>
    <w:pPr>
      <w:keepNext/>
      <w:keepLines/>
      <w:spacing w:before="40" w:after="0"/>
      <w:outlineLvl w:val="8"/>
    </w:pPr>
    <w:rPr>
      <w:rFonts w:asciiTheme="majorHAnsi" w:eastAsiaTheme="majorEastAsia" w:hAnsiTheme="majorHAnsi" w:cstheme="majorBidi"/>
      <w:i/>
      <w:iCs/>
      <w:color w:val="6B6B6B"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B01B0E"/>
    <w:rPr>
      <w:rFonts w:ascii="Verdana" w:eastAsiaTheme="majorEastAsia" w:hAnsi="Verdana" w:cs="Times New Roman (Headings CS)"/>
      <w:b/>
      <w:color w:val="323232" w:themeColor="text2"/>
      <w:sz w:val="22"/>
    </w:rPr>
  </w:style>
  <w:style w:type="character" w:customStyle="1" w:styleId="Heading1Char">
    <w:name w:val="Heading 1 Char"/>
    <w:basedOn w:val="DefaultParagraphFont"/>
    <w:link w:val="Heading1"/>
    <w:uiPriority w:val="9"/>
    <w:rsid w:val="005E56D6"/>
    <w:rPr>
      <w:rFonts w:ascii="Verdana" w:hAnsi="Verdana" w:cs="Times New Roman (Body CS)"/>
      <w:b/>
      <w:caps/>
      <w:color w:val="00B9BD" w:themeColor="accent1"/>
      <w:sz w:val="48"/>
    </w:rPr>
  </w:style>
  <w:style w:type="paragraph" w:styleId="BalloonText">
    <w:name w:val="Balloon Text"/>
    <w:basedOn w:val="Normal"/>
    <w:link w:val="BalloonTextChar"/>
    <w:uiPriority w:val="99"/>
    <w:semiHidden/>
    <w:unhideWhenUsed/>
    <w:rsid w:val="00B01B0E"/>
    <w:pPr>
      <w:spacing w:after="0" w:line="240" w:lineRule="auto"/>
    </w:pPr>
    <w:rPr>
      <w:rFonts w:asciiTheme="minorHAnsi" w:hAnsiTheme="minorHAnsi" w:cs="Times New Roman"/>
      <w:sz w:val="18"/>
      <w:szCs w:val="18"/>
    </w:rPr>
  </w:style>
  <w:style w:type="character" w:customStyle="1" w:styleId="BalloonTextChar">
    <w:name w:val="Balloon Text Char"/>
    <w:basedOn w:val="DefaultParagraphFont"/>
    <w:link w:val="BalloonText"/>
    <w:uiPriority w:val="99"/>
    <w:semiHidden/>
    <w:rsid w:val="00B01B0E"/>
    <w:rPr>
      <w:rFonts w:cs="Times New Roman"/>
      <w:color w:val="4D4D4C"/>
      <w:sz w:val="18"/>
      <w:szCs w:val="18"/>
    </w:rPr>
  </w:style>
  <w:style w:type="paragraph" w:styleId="Bibliography">
    <w:name w:val="Bibliography"/>
    <w:basedOn w:val="Normal"/>
    <w:next w:val="Normal"/>
    <w:uiPriority w:val="37"/>
    <w:unhideWhenUsed/>
    <w:rsid w:val="00B01B0E"/>
  </w:style>
  <w:style w:type="paragraph" w:customStyle="1" w:styleId="BigTags">
    <w:name w:val="Big Tags"/>
    <w:next w:val="Normal"/>
    <w:qFormat/>
    <w:rsid w:val="00B01B0E"/>
    <w:pPr>
      <w:framePr w:vSpace="284" w:wrap="around" w:vAnchor="text" w:hAnchor="text" w:y="1"/>
      <w:shd w:val="clear" w:color="auto" w:fill="00B9BD" w:themeFill="accent1"/>
      <w:adjustRightInd w:val="0"/>
      <w:spacing w:after="0" w:line="240" w:lineRule="auto"/>
    </w:pPr>
    <w:rPr>
      <w:rFonts w:ascii="Verdana" w:eastAsiaTheme="minorEastAsia" w:hAnsi="Verdana" w:cs="Times New Roman (Body CS)"/>
      <w:iCs/>
      <w:caps/>
      <w:color w:val="FFFFFF" w:themeColor="background1"/>
      <w:sz w:val="20"/>
    </w:rPr>
  </w:style>
  <w:style w:type="paragraph" w:styleId="BlockText">
    <w:name w:val="Block Text"/>
    <w:link w:val="BlockTextChar"/>
    <w:uiPriority w:val="99"/>
    <w:unhideWhenUsed/>
    <w:qFormat/>
    <w:rsid w:val="00A61CC2"/>
    <w:pPr>
      <w:framePr w:wrap="around" w:vAnchor="text" w:hAnchor="margin" w:y="1"/>
      <w:pBdr>
        <w:top w:val="single" w:sz="2" w:space="10" w:color="00B9BD" w:themeColor="accent1"/>
        <w:left w:val="single" w:sz="2" w:space="10" w:color="00B9BD" w:themeColor="accent1"/>
        <w:bottom w:val="single" w:sz="2" w:space="4" w:color="00B9BD" w:themeColor="accent1"/>
        <w:right w:val="single" w:sz="2" w:space="10" w:color="00B9BD" w:themeColor="accent1"/>
      </w:pBdr>
      <w:snapToGrid w:val="0"/>
      <w:spacing w:after="120" w:line="240" w:lineRule="auto"/>
      <w:ind w:left="113" w:right="113"/>
    </w:pPr>
    <w:rPr>
      <w:rFonts w:eastAsiaTheme="minorEastAsia"/>
      <w:iCs/>
      <w:color w:val="00B9BD" w:themeColor="accent1"/>
      <w:sz w:val="22"/>
    </w:rPr>
  </w:style>
  <w:style w:type="character" w:customStyle="1" w:styleId="BlockTextChar">
    <w:name w:val="Block Text Char"/>
    <w:basedOn w:val="DefaultParagraphFont"/>
    <w:link w:val="BlockText"/>
    <w:uiPriority w:val="99"/>
    <w:rsid w:val="00A61CC2"/>
    <w:rPr>
      <w:rFonts w:eastAsiaTheme="minorEastAsia"/>
      <w:iCs/>
      <w:color w:val="00B9BD" w:themeColor="accent1"/>
      <w:sz w:val="22"/>
    </w:rPr>
  </w:style>
  <w:style w:type="paragraph" w:styleId="BodyText">
    <w:name w:val="Body Text"/>
    <w:basedOn w:val="Normal"/>
    <w:link w:val="BodyTextChar"/>
    <w:uiPriority w:val="99"/>
    <w:unhideWhenUsed/>
    <w:rsid w:val="00B01B0E"/>
    <w:pPr>
      <w:spacing w:after="120"/>
    </w:pPr>
  </w:style>
  <w:style w:type="character" w:customStyle="1" w:styleId="BodyTextChar">
    <w:name w:val="Body Text Char"/>
    <w:basedOn w:val="DefaultParagraphFont"/>
    <w:link w:val="BodyText"/>
    <w:uiPriority w:val="99"/>
    <w:rsid w:val="00B01B0E"/>
    <w:rPr>
      <w:rFonts w:ascii="Verdana" w:hAnsi="Verdana" w:cs="Times New Roman (Body CS)"/>
      <w:color w:val="4D4D4C"/>
      <w:sz w:val="22"/>
    </w:rPr>
  </w:style>
  <w:style w:type="paragraph" w:styleId="BodyText2">
    <w:name w:val="Body Text 2"/>
    <w:basedOn w:val="Normal"/>
    <w:link w:val="BodyText2Char"/>
    <w:uiPriority w:val="99"/>
    <w:semiHidden/>
    <w:unhideWhenUsed/>
    <w:rsid w:val="00B01B0E"/>
    <w:pPr>
      <w:spacing w:after="120" w:line="480" w:lineRule="auto"/>
    </w:pPr>
  </w:style>
  <w:style w:type="character" w:customStyle="1" w:styleId="Heading2Char">
    <w:name w:val="Heading 2 Char"/>
    <w:basedOn w:val="DefaultParagraphFont"/>
    <w:link w:val="Heading2"/>
    <w:uiPriority w:val="9"/>
    <w:rsid w:val="00B01B0E"/>
    <w:rPr>
      <w:rFonts w:asciiTheme="majorHAnsi" w:eastAsiaTheme="majorEastAsia" w:hAnsiTheme="majorHAnsi" w:cs="Times New Roman (Headings CS)"/>
      <w:b/>
      <w:caps/>
      <w:color w:val="515151" w:themeColor="text1"/>
      <w:sz w:val="32"/>
      <w:szCs w:val="26"/>
    </w:rPr>
  </w:style>
  <w:style w:type="character" w:customStyle="1" w:styleId="Heading3Char">
    <w:name w:val="Heading 3 Char"/>
    <w:basedOn w:val="DefaultParagraphFont"/>
    <w:link w:val="Heading3"/>
    <w:uiPriority w:val="9"/>
    <w:rsid w:val="007E245A"/>
    <w:rPr>
      <w:rFonts w:asciiTheme="majorHAnsi" w:eastAsiaTheme="majorEastAsia" w:hAnsiTheme="majorHAnsi" w:cs="Times New Roman (Headings CS)"/>
      <w:b/>
      <w:caps/>
      <w:color w:val="00B9BD" w:themeColor="accent1"/>
      <w:sz w:val="32"/>
    </w:rPr>
  </w:style>
  <w:style w:type="character" w:customStyle="1" w:styleId="Heading4Char">
    <w:name w:val="Heading 4 Char"/>
    <w:basedOn w:val="DefaultParagraphFont"/>
    <w:link w:val="Heading4"/>
    <w:uiPriority w:val="9"/>
    <w:rsid w:val="007F21DA"/>
    <w:rPr>
      <w:rFonts w:asciiTheme="majorHAnsi" w:eastAsiaTheme="majorEastAsia" w:hAnsiTheme="majorHAnsi" w:cstheme="majorBidi"/>
      <w:iCs/>
      <w:color w:val="4D4D4C"/>
      <w:sz w:val="28"/>
      <w:lang w:val="en-GB"/>
    </w:rPr>
  </w:style>
  <w:style w:type="character" w:customStyle="1" w:styleId="BodyText2Char">
    <w:name w:val="Body Text 2 Char"/>
    <w:basedOn w:val="DefaultParagraphFont"/>
    <w:link w:val="BodyText2"/>
    <w:uiPriority w:val="99"/>
    <w:semiHidden/>
    <w:rsid w:val="00B01B0E"/>
    <w:rPr>
      <w:rFonts w:ascii="Verdana" w:hAnsi="Verdana" w:cs="Times New Roman (Body CS)"/>
      <w:color w:val="4D4D4C"/>
      <w:sz w:val="22"/>
    </w:rPr>
  </w:style>
  <w:style w:type="paragraph" w:styleId="BodyText3">
    <w:name w:val="Body Text 3"/>
    <w:basedOn w:val="Normal"/>
    <w:link w:val="BodyText3Char"/>
    <w:uiPriority w:val="99"/>
    <w:unhideWhenUsed/>
    <w:rsid w:val="00B01B0E"/>
    <w:pPr>
      <w:spacing w:after="120"/>
    </w:pPr>
    <w:rPr>
      <w:sz w:val="16"/>
      <w:szCs w:val="16"/>
    </w:rPr>
  </w:style>
  <w:style w:type="character" w:customStyle="1" w:styleId="BodyText3Char">
    <w:name w:val="Body Text 3 Char"/>
    <w:basedOn w:val="DefaultParagraphFont"/>
    <w:link w:val="BodyText3"/>
    <w:uiPriority w:val="99"/>
    <w:rsid w:val="00B01B0E"/>
    <w:rPr>
      <w:rFonts w:ascii="Verdana" w:hAnsi="Verdana" w:cs="Times New Roman (Body CS)"/>
      <w:color w:val="4D4D4C"/>
      <w:sz w:val="16"/>
      <w:szCs w:val="16"/>
    </w:rPr>
  </w:style>
  <w:style w:type="paragraph" w:styleId="BodyTextFirstIndent">
    <w:name w:val="Body Text First Indent"/>
    <w:basedOn w:val="BodyText"/>
    <w:link w:val="BodyTextFirstIndentChar"/>
    <w:uiPriority w:val="99"/>
    <w:semiHidden/>
    <w:unhideWhenUsed/>
    <w:rsid w:val="00B01B0E"/>
    <w:pPr>
      <w:spacing w:after="200"/>
      <w:ind w:firstLine="360"/>
    </w:pPr>
  </w:style>
  <w:style w:type="character" w:customStyle="1" w:styleId="BodyTextFirstIndentChar">
    <w:name w:val="Body Text First Indent Char"/>
    <w:basedOn w:val="BodyTextChar"/>
    <w:link w:val="BodyTextFirstIndent"/>
    <w:uiPriority w:val="99"/>
    <w:semiHidden/>
    <w:rsid w:val="00B01B0E"/>
    <w:rPr>
      <w:rFonts w:ascii="Verdana" w:hAnsi="Verdana" w:cs="Times New Roman (Body CS)"/>
      <w:color w:val="4D4D4C"/>
      <w:sz w:val="22"/>
    </w:rPr>
  </w:style>
  <w:style w:type="paragraph" w:styleId="BodyTextIndent">
    <w:name w:val="Body Text Indent"/>
    <w:basedOn w:val="Normal"/>
    <w:link w:val="BodyTextIndentChar"/>
    <w:uiPriority w:val="99"/>
    <w:semiHidden/>
    <w:unhideWhenUsed/>
    <w:rsid w:val="00B01B0E"/>
    <w:pPr>
      <w:spacing w:after="120"/>
      <w:ind w:left="283"/>
    </w:pPr>
  </w:style>
  <w:style w:type="character" w:customStyle="1" w:styleId="BodyTextIndentChar">
    <w:name w:val="Body Text Indent Char"/>
    <w:basedOn w:val="DefaultParagraphFont"/>
    <w:link w:val="BodyTextIndent"/>
    <w:uiPriority w:val="99"/>
    <w:semiHidden/>
    <w:rsid w:val="00B01B0E"/>
    <w:rPr>
      <w:rFonts w:ascii="Verdana" w:hAnsi="Verdana" w:cs="Times New Roman (Body CS)"/>
      <w:color w:val="4D4D4C"/>
      <w:sz w:val="22"/>
    </w:rPr>
  </w:style>
  <w:style w:type="paragraph" w:styleId="BodyTextFirstIndent2">
    <w:name w:val="Body Text First Indent 2"/>
    <w:basedOn w:val="BodyTextIndent"/>
    <w:link w:val="BodyTextFirstIndent2Char"/>
    <w:uiPriority w:val="99"/>
    <w:semiHidden/>
    <w:unhideWhenUsed/>
    <w:rsid w:val="00B01B0E"/>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B01B0E"/>
    <w:rPr>
      <w:rFonts w:ascii="Verdana" w:hAnsi="Verdana" w:cs="Times New Roman (Body CS)"/>
      <w:color w:val="4D4D4C"/>
      <w:sz w:val="22"/>
    </w:rPr>
  </w:style>
  <w:style w:type="paragraph" w:styleId="BodyTextIndent2">
    <w:name w:val="Body Text Indent 2"/>
    <w:basedOn w:val="Normal"/>
    <w:link w:val="BodyTextIndent2Char"/>
    <w:uiPriority w:val="99"/>
    <w:semiHidden/>
    <w:unhideWhenUsed/>
    <w:rsid w:val="00B01B0E"/>
    <w:pPr>
      <w:spacing w:after="120" w:line="480" w:lineRule="auto"/>
      <w:ind w:left="283"/>
    </w:pPr>
  </w:style>
  <w:style w:type="character" w:customStyle="1" w:styleId="BodyTextIndent2Char">
    <w:name w:val="Body Text Indent 2 Char"/>
    <w:basedOn w:val="DefaultParagraphFont"/>
    <w:link w:val="BodyTextIndent2"/>
    <w:uiPriority w:val="99"/>
    <w:semiHidden/>
    <w:rsid w:val="00B01B0E"/>
    <w:rPr>
      <w:rFonts w:ascii="Verdana" w:hAnsi="Verdana" w:cs="Times New Roman (Body CS)"/>
      <w:color w:val="4D4D4C"/>
      <w:sz w:val="22"/>
    </w:rPr>
  </w:style>
  <w:style w:type="paragraph" w:styleId="BodyTextIndent3">
    <w:name w:val="Body Text Indent 3"/>
    <w:basedOn w:val="Normal"/>
    <w:link w:val="BodyTextIndent3Char"/>
    <w:uiPriority w:val="99"/>
    <w:semiHidden/>
    <w:unhideWhenUsed/>
    <w:rsid w:val="00B01B0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B01B0E"/>
    <w:rPr>
      <w:rFonts w:ascii="Verdana" w:hAnsi="Verdana" w:cs="Times New Roman (Body CS)"/>
      <w:color w:val="4D4D4C"/>
      <w:sz w:val="16"/>
      <w:szCs w:val="16"/>
    </w:rPr>
  </w:style>
  <w:style w:type="character" w:styleId="BookTitle">
    <w:name w:val="Book Title"/>
    <w:aliases w:val="Authored Titles"/>
    <w:uiPriority w:val="33"/>
    <w:rsid w:val="00B01B0E"/>
    <w:rPr>
      <w:rFonts w:asciiTheme="majorHAnsi" w:hAnsiTheme="majorHAnsi"/>
      <w:b w:val="0"/>
      <w:bCs/>
      <w:i/>
      <w:iCs/>
      <w:spacing w:val="5"/>
      <w:sz w:val="22"/>
    </w:rPr>
  </w:style>
  <w:style w:type="paragraph" w:styleId="Caption">
    <w:name w:val="caption"/>
    <w:basedOn w:val="Normal"/>
    <w:next w:val="Normal"/>
    <w:uiPriority w:val="35"/>
    <w:unhideWhenUsed/>
    <w:qFormat/>
    <w:rsid w:val="00B01B0E"/>
    <w:pPr>
      <w:spacing w:before="240" w:after="120" w:line="240" w:lineRule="auto"/>
    </w:pPr>
    <w:rPr>
      <w:iCs/>
      <w:color w:val="323232" w:themeColor="text2"/>
      <w:sz w:val="18"/>
      <w:szCs w:val="18"/>
    </w:rPr>
  </w:style>
  <w:style w:type="paragraph" w:styleId="Closing">
    <w:name w:val="Closing"/>
    <w:basedOn w:val="Normal"/>
    <w:link w:val="ClosingChar"/>
    <w:uiPriority w:val="99"/>
    <w:unhideWhenUsed/>
    <w:rsid w:val="00B01B0E"/>
    <w:pPr>
      <w:spacing w:after="0" w:line="240" w:lineRule="auto"/>
      <w:ind w:left="2835"/>
    </w:pPr>
  </w:style>
  <w:style w:type="character" w:customStyle="1" w:styleId="ClosingChar">
    <w:name w:val="Closing Char"/>
    <w:basedOn w:val="DefaultParagraphFont"/>
    <w:link w:val="Closing"/>
    <w:uiPriority w:val="99"/>
    <w:rsid w:val="00B01B0E"/>
    <w:rPr>
      <w:rFonts w:ascii="Verdana" w:hAnsi="Verdana" w:cs="Times New Roman (Body CS)"/>
      <w:color w:val="4D4D4C"/>
      <w:sz w:val="22"/>
    </w:rPr>
  </w:style>
  <w:style w:type="character" w:styleId="CommentReference">
    <w:name w:val="annotation reference"/>
    <w:basedOn w:val="DefaultParagraphFont"/>
    <w:uiPriority w:val="99"/>
    <w:semiHidden/>
    <w:unhideWhenUsed/>
    <w:rsid w:val="00B01B0E"/>
    <w:rPr>
      <w:sz w:val="16"/>
      <w:szCs w:val="16"/>
    </w:rPr>
  </w:style>
  <w:style w:type="paragraph" w:styleId="CommentText">
    <w:name w:val="annotation text"/>
    <w:basedOn w:val="Normal"/>
    <w:link w:val="CommentTextChar"/>
    <w:uiPriority w:val="99"/>
    <w:unhideWhenUsed/>
    <w:rsid w:val="00B01B0E"/>
    <w:pPr>
      <w:spacing w:line="240" w:lineRule="auto"/>
    </w:pPr>
    <w:rPr>
      <w:sz w:val="20"/>
      <w:szCs w:val="20"/>
    </w:rPr>
  </w:style>
  <w:style w:type="character" w:customStyle="1" w:styleId="CommentTextChar">
    <w:name w:val="Comment Text Char"/>
    <w:basedOn w:val="DefaultParagraphFont"/>
    <w:link w:val="CommentText"/>
    <w:uiPriority w:val="99"/>
    <w:rsid w:val="00B01B0E"/>
    <w:rPr>
      <w:rFonts w:ascii="Verdana" w:hAnsi="Verdana" w:cs="Times New Roman (Body CS)"/>
      <w:color w:val="4D4D4C"/>
      <w:sz w:val="20"/>
      <w:szCs w:val="20"/>
    </w:rPr>
  </w:style>
  <w:style w:type="paragraph" w:styleId="CommentSubject">
    <w:name w:val="annotation subject"/>
    <w:basedOn w:val="CommentText"/>
    <w:next w:val="CommentText"/>
    <w:link w:val="CommentSubjectChar"/>
    <w:uiPriority w:val="99"/>
    <w:semiHidden/>
    <w:unhideWhenUsed/>
    <w:rsid w:val="00B01B0E"/>
    <w:rPr>
      <w:b/>
      <w:bCs/>
    </w:rPr>
  </w:style>
  <w:style w:type="character" w:customStyle="1" w:styleId="Heading6Char">
    <w:name w:val="Heading 6 Char"/>
    <w:basedOn w:val="DefaultParagraphFont"/>
    <w:link w:val="Heading6"/>
    <w:uiPriority w:val="9"/>
    <w:rsid w:val="00B01B0E"/>
    <w:rPr>
      <w:rFonts w:asciiTheme="majorHAnsi" w:eastAsiaTheme="majorEastAsia" w:hAnsiTheme="majorHAnsi" w:cstheme="majorBidi"/>
      <w:color w:val="00B9BD" w:themeColor="accent1"/>
      <w:sz w:val="22"/>
    </w:rPr>
  </w:style>
  <w:style w:type="character" w:customStyle="1" w:styleId="Heading7Char">
    <w:name w:val="Heading 7 Char"/>
    <w:basedOn w:val="DefaultParagraphFont"/>
    <w:link w:val="Heading7"/>
    <w:uiPriority w:val="9"/>
    <w:rsid w:val="00B01B0E"/>
    <w:rPr>
      <w:rFonts w:asciiTheme="majorHAnsi" w:eastAsiaTheme="majorEastAsia" w:hAnsiTheme="majorHAnsi" w:cs="Times New Roman (Headings CS)"/>
      <w:i/>
      <w:iCs/>
      <w:color w:val="097E80" w:themeColor="accent3"/>
      <w:sz w:val="22"/>
    </w:rPr>
  </w:style>
  <w:style w:type="character" w:customStyle="1" w:styleId="Heading8Char">
    <w:name w:val="Heading 8 Char"/>
    <w:basedOn w:val="DefaultParagraphFont"/>
    <w:link w:val="Heading8"/>
    <w:uiPriority w:val="9"/>
    <w:rsid w:val="00B01B0E"/>
    <w:rPr>
      <w:rFonts w:ascii="Verdana" w:hAnsi="Verdana" w:cs="Times New Roman (Body CS)"/>
      <w:caps/>
      <w:color w:val="00B9BD" w:themeColor="accent1"/>
      <w:sz w:val="22"/>
    </w:rPr>
  </w:style>
  <w:style w:type="character" w:customStyle="1" w:styleId="Heading9Char">
    <w:name w:val="Heading 9 Char"/>
    <w:basedOn w:val="DefaultParagraphFont"/>
    <w:link w:val="Heading9"/>
    <w:uiPriority w:val="9"/>
    <w:rsid w:val="00B01B0E"/>
    <w:rPr>
      <w:rFonts w:asciiTheme="majorHAnsi" w:eastAsiaTheme="majorEastAsia" w:hAnsiTheme="majorHAnsi" w:cstheme="majorBidi"/>
      <w:i/>
      <w:iCs/>
      <w:color w:val="6B6B6B" w:themeColor="text1" w:themeTint="D8"/>
      <w:sz w:val="21"/>
      <w:szCs w:val="21"/>
    </w:rPr>
  </w:style>
  <w:style w:type="character" w:customStyle="1" w:styleId="CommentSubjectChar">
    <w:name w:val="Comment Subject Char"/>
    <w:basedOn w:val="CommentTextChar"/>
    <w:link w:val="CommentSubject"/>
    <w:uiPriority w:val="99"/>
    <w:semiHidden/>
    <w:rsid w:val="00B01B0E"/>
    <w:rPr>
      <w:rFonts w:ascii="Verdana" w:hAnsi="Verdana" w:cs="Times New Roman (Body CS)"/>
      <w:b/>
      <w:bCs/>
      <w:color w:val="4D4D4C"/>
      <w:sz w:val="20"/>
      <w:szCs w:val="20"/>
    </w:rPr>
  </w:style>
  <w:style w:type="paragraph" w:styleId="Date">
    <w:name w:val="Date"/>
    <w:basedOn w:val="Normal"/>
    <w:next w:val="Normal"/>
    <w:link w:val="DateChar"/>
    <w:uiPriority w:val="99"/>
    <w:semiHidden/>
    <w:unhideWhenUsed/>
    <w:rsid w:val="00B01B0E"/>
  </w:style>
  <w:style w:type="character" w:customStyle="1" w:styleId="DateChar">
    <w:name w:val="Date Char"/>
    <w:basedOn w:val="DefaultParagraphFont"/>
    <w:link w:val="Date"/>
    <w:uiPriority w:val="99"/>
    <w:semiHidden/>
    <w:rsid w:val="00B01B0E"/>
    <w:rPr>
      <w:rFonts w:ascii="Verdana" w:hAnsi="Verdana" w:cs="Times New Roman (Body CS)"/>
      <w:color w:val="4D4D4C"/>
      <w:sz w:val="22"/>
    </w:rPr>
  </w:style>
  <w:style w:type="paragraph" w:styleId="DocumentMap">
    <w:name w:val="Document Map"/>
    <w:basedOn w:val="Normal"/>
    <w:link w:val="DocumentMapChar"/>
    <w:uiPriority w:val="99"/>
    <w:semiHidden/>
    <w:unhideWhenUsed/>
    <w:rsid w:val="00B01B0E"/>
    <w:pPr>
      <w:spacing w:after="0" w:line="240" w:lineRule="auto"/>
    </w:pPr>
    <w:rPr>
      <w:rFonts w:asciiTheme="minorHAnsi" w:hAnsiTheme="minorHAnsi"/>
      <w:sz w:val="26"/>
      <w:szCs w:val="26"/>
    </w:rPr>
  </w:style>
  <w:style w:type="character" w:customStyle="1" w:styleId="DocumentMapChar">
    <w:name w:val="Document Map Char"/>
    <w:basedOn w:val="DefaultParagraphFont"/>
    <w:link w:val="DocumentMap"/>
    <w:uiPriority w:val="99"/>
    <w:semiHidden/>
    <w:rsid w:val="00B01B0E"/>
    <w:rPr>
      <w:rFonts w:cs="Times New Roman (Body CS)"/>
      <w:color w:val="4D4D4C"/>
      <w:sz w:val="26"/>
      <w:szCs w:val="26"/>
    </w:rPr>
  </w:style>
  <w:style w:type="paragraph" w:styleId="E-mailSignature">
    <w:name w:val="E-mail Signature"/>
    <w:basedOn w:val="Normal"/>
    <w:link w:val="E-mailSignatureChar"/>
    <w:uiPriority w:val="99"/>
    <w:semiHidden/>
    <w:unhideWhenUsed/>
    <w:rsid w:val="00B01B0E"/>
    <w:pPr>
      <w:spacing w:after="0" w:line="240" w:lineRule="auto"/>
    </w:pPr>
  </w:style>
  <w:style w:type="character" w:customStyle="1" w:styleId="E-mailSignatureChar">
    <w:name w:val="E-mail Signature Char"/>
    <w:basedOn w:val="DefaultParagraphFont"/>
    <w:link w:val="E-mailSignature"/>
    <w:uiPriority w:val="99"/>
    <w:semiHidden/>
    <w:rsid w:val="00B01B0E"/>
    <w:rPr>
      <w:rFonts w:ascii="Verdana" w:hAnsi="Verdana" w:cs="Times New Roman (Body CS)"/>
      <w:color w:val="4D4D4C"/>
      <w:sz w:val="22"/>
    </w:rPr>
  </w:style>
  <w:style w:type="character" w:styleId="Emphasis">
    <w:name w:val="Emphasis"/>
    <w:uiPriority w:val="20"/>
    <w:qFormat/>
    <w:rsid w:val="00B01B0E"/>
    <w:rPr>
      <w:rFonts w:asciiTheme="minorHAnsi" w:hAnsiTheme="minorHAnsi"/>
      <w:i/>
      <w:iCs/>
      <w:sz w:val="20"/>
    </w:rPr>
  </w:style>
  <w:style w:type="character" w:styleId="EndnoteReference">
    <w:name w:val="endnote reference"/>
    <w:basedOn w:val="DefaultParagraphFont"/>
    <w:uiPriority w:val="99"/>
    <w:semiHidden/>
    <w:unhideWhenUsed/>
    <w:rsid w:val="00B01B0E"/>
    <w:rPr>
      <w:vertAlign w:val="superscript"/>
    </w:rPr>
  </w:style>
  <w:style w:type="paragraph" w:styleId="EndnoteText">
    <w:name w:val="endnote text"/>
    <w:basedOn w:val="Normal"/>
    <w:link w:val="EndnoteTextChar"/>
    <w:uiPriority w:val="99"/>
    <w:semiHidden/>
    <w:unhideWhenUsed/>
    <w:rsid w:val="00B01B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1B0E"/>
    <w:rPr>
      <w:rFonts w:ascii="Verdana" w:hAnsi="Verdana" w:cs="Times New Roman (Body CS)"/>
      <w:color w:val="4D4D4C"/>
      <w:sz w:val="20"/>
      <w:szCs w:val="20"/>
    </w:rPr>
  </w:style>
  <w:style w:type="paragraph" w:styleId="EnvelopeAddress">
    <w:name w:val="envelope address"/>
    <w:basedOn w:val="Normal"/>
    <w:uiPriority w:val="99"/>
    <w:semiHidden/>
    <w:unhideWhenUsed/>
    <w:rsid w:val="00B01B0E"/>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B01B0E"/>
    <w:pPr>
      <w:spacing w:after="0"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B01B0E"/>
    <w:rPr>
      <w:color w:val="D3D4D6" w:themeColor="followedHyperlink"/>
      <w:u w:val="single"/>
    </w:rPr>
  </w:style>
  <w:style w:type="paragraph" w:styleId="Footer">
    <w:name w:val="footer"/>
    <w:basedOn w:val="Normal"/>
    <w:link w:val="FooterChar"/>
    <w:uiPriority w:val="99"/>
    <w:unhideWhenUsed/>
    <w:rsid w:val="00B01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B0E"/>
    <w:rPr>
      <w:rFonts w:ascii="Verdana" w:hAnsi="Verdana" w:cs="Times New Roman (Body CS)"/>
      <w:color w:val="4D4D4C"/>
      <w:sz w:val="22"/>
    </w:rPr>
  </w:style>
  <w:style w:type="character" w:styleId="FootnoteReference">
    <w:name w:val="footnote reference"/>
    <w:basedOn w:val="DefaultParagraphFont"/>
    <w:unhideWhenUsed/>
    <w:rsid w:val="00B01B0E"/>
    <w:rPr>
      <w:vertAlign w:val="superscript"/>
    </w:rPr>
  </w:style>
  <w:style w:type="paragraph" w:styleId="FootnoteText">
    <w:name w:val="footnote text"/>
    <w:basedOn w:val="Normal"/>
    <w:link w:val="FootnoteTextChar"/>
    <w:uiPriority w:val="99"/>
    <w:unhideWhenUsed/>
    <w:qFormat/>
    <w:rsid w:val="00947B25"/>
    <w:pPr>
      <w:spacing w:after="0" w:line="240" w:lineRule="auto"/>
    </w:pPr>
    <w:rPr>
      <w:sz w:val="16"/>
      <w:szCs w:val="20"/>
    </w:rPr>
  </w:style>
  <w:style w:type="character" w:customStyle="1" w:styleId="FootnoteTextChar">
    <w:name w:val="Footnote Text Char"/>
    <w:basedOn w:val="DefaultParagraphFont"/>
    <w:link w:val="FootnoteText"/>
    <w:uiPriority w:val="99"/>
    <w:rsid w:val="00947B25"/>
    <w:rPr>
      <w:rFonts w:ascii="Verdana" w:hAnsi="Verdana" w:cs="Times New Roman (Body CS)"/>
      <w:color w:val="4D4D4C"/>
      <w:sz w:val="16"/>
      <w:szCs w:val="20"/>
    </w:rPr>
  </w:style>
  <w:style w:type="table" w:styleId="GridTable1Light">
    <w:name w:val="Grid Table 1 Light"/>
    <w:basedOn w:val="TableNormal"/>
    <w:uiPriority w:val="46"/>
    <w:rsid w:val="00B01B0E"/>
    <w:pPr>
      <w:spacing w:after="0" w:line="240" w:lineRule="auto"/>
    </w:pPr>
    <w:tblPr>
      <w:tblStyleRowBandSize w:val="1"/>
      <w:tblStyleColBandSize w:val="1"/>
      <w:tblBorders>
        <w:top w:val="single" w:sz="4" w:space="0" w:color="B9B9B9" w:themeColor="text1" w:themeTint="66"/>
        <w:left w:val="single" w:sz="4" w:space="0" w:color="B9B9B9" w:themeColor="text1" w:themeTint="66"/>
        <w:bottom w:val="single" w:sz="4" w:space="0" w:color="B9B9B9" w:themeColor="text1" w:themeTint="66"/>
        <w:right w:val="single" w:sz="4" w:space="0" w:color="B9B9B9" w:themeColor="text1" w:themeTint="66"/>
        <w:insideH w:val="single" w:sz="4" w:space="0" w:color="B9B9B9" w:themeColor="text1" w:themeTint="66"/>
        <w:insideV w:val="single" w:sz="4" w:space="0" w:color="B9B9B9" w:themeColor="text1" w:themeTint="66"/>
      </w:tblBorders>
    </w:tblPr>
    <w:tblStylePr w:type="firstRow">
      <w:rPr>
        <w:b/>
        <w:bCs/>
      </w:rPr>
      <w:tblPr/>
      <w:tcPr>
        <w:tcBorders>
          <w:bottom w:val="single" w:sz="12" w:space="0" w:color="969696" w:themeColor="text1" w:themeTint="99"/>
        </w:tcBorders>
      </w:tcPr>
    </w:tblStylePr>
    <w:tblStylePr w:type="lastRow">
      <w:rPr>
        <w:b/>
        <w:bCs/>
      </w:rPr>
      <w:tblPr/>
      <w:tcPr>
        <w:tcBorders>
          <w:top w:val="double" w:sz="2" w:space="0" w:color="96969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01B0E"/>
    <w:pPr>
      <w:spacing w:after="0" w:line="240" w:lineRule="auto"/>
    </w:pPr>
    <w:tblPr>
      <w:tblStyleRowBandSize w:val="1"/>
      <w:tblStyleColBandSize w:val="1"/>
      <w:tblBorders>
        <w:top w:val="single" w:sz="4" w:space="0" w:color="7EFBFF" w:themeColor="accent1" w:themeTint="66"/>
        <w:left w:val="single" w:sz="4" w:space="0" w:color="7EFBFF" w:themeColor="accent1" w:themeTint="66"/>
        <w:bottom w:val="single" w:sz="4" w:space="0" w:color="7EFBFF" w:themeColor="accent1" w:themeTint="66"/>
        <w:right w:val="single" w:sz="4" w:space="0" w:color="7EFBFF" w:themeColor="accent1" w:themeTint="66"/>
        <w:insideH w:val="single" w:sz="4" w:space="0" w:color="7EFBFF" w:themeColor="accent1" w:themeTint="66"/>
        <w:insideV w:val="single" w:sz="4" w:space="0" w:color="7EFBFF" w:themeColor="accent1" w:themeTint="66"/>
      </w:tblBorders>
    </w:tblPr>
    <w:tblStylePr w:type="firstRow">
      <w:rPr>
        <w:b/>
        <w:bCs/>
      </w:rPr>
      <w:tblPr/>
      <w:tcPr>
        <w:tcBorders>
          <w:bottom w:val="single" w:sz="12" w:space="0" w:color="3EFAFF" w:themeColor="accent1" w:themeTint="99"/>
        </w:tcBorders>
      </w:tcPr>
    </w:tblStylePr>
    <w:tblStylePr w:type="lastRow">
      <w:rPr>
        <w:b/>
        <w:bCs/>
      </w:rPr>
      <w:tblPr/>
      <w:tcPr>
        <w:tcBorders>
          <w:top w:val="double" w:sz="2" w:space="0" w:color="3EFAFF" w:themeColor="accen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B01B0E"/>
    <w:pPr>
      <w:spacing w:after="0" w:line="240" w:lineRule="auto"/>
    </w:pPr>
    <w:tblPr>
      <w:tblStyleRowBandSize w:val="1"/>
      <w:tblStyleColBandSize w:val="1"/>
      <w:tblBorders>
        <w:top w:val="single" w:sz="2" w:space="0" w:color="2DECF0" w:themeColor="accent3" w:themeTint="99"/>
        <w:bottom w:val="single" w:sz="2" w:space="0" w:color="2DECF0" w:themeColor="accent3" w:themeTint="99"/>
        <w:insideH w:val="single" w:sz="2" w:space="0" w:color="2DECF0" w:themeColor="accent3" w:themeTint="99"/>
        <w:insideV w:val="single" w:sz="2" w:space="0" w:color="2DECF0" w:themeColor="accent3" w:themeTint="99"/>
      </w:tblBorders>
    </w:tblPr>
    <w:tblStylePr w:type="firstRow">
      <w:rPr>
        <w:b/>
        <w:bCs/>
      </w:rPr>
      <w:tblPr/>
      <w:tcPr>
        <w:tcBorders>
          <w:top w:val="nil"/>
          <w:bottom w:val="single" w:sz="12" w:space="0" w:color="2DECF0" w:themeColor="accent3" w:themeTint="99"/>
          <w:insideH w:val="nil"/>
          <w:insideV w:val="nil"/>
        </w:tcBorders>
        <w:shd w:val="clear" w:color="auto" w:fill="FFFFFF" w:themeFill="background1"/>
      </w:tcPr>
    </w:tblStylePr>
    <w:tblStylePr w:type="lastRow">
      <w:rPr>
        <w:b/>
        <w:bCs/>
      </w:rPr>
      <w:tblPr/>
      <w:tcPr>
        <w:tcBorders>
          <w:top w:val="double" w:sz="2" w:space="0" w:color="2DECF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8FA" w:themeFill="accent3" w:themeFillTint="33"/>
      </w:tcPr>
    </w:tblStylePr>
    <w:tblStylePr w:type="band1Horz">
      <w:tblPr/>
      <w:tcPr>
        <w:shd w:val="clear" w:color="auto" w:fill="B9F8FA" w:themeFill="accent3" w:themeFillTint="33"/>
      </w:tcPr>
    </w:tblStylePr>
  </w:style>
  <w:style w:type="table" w:styleId="GridTable2-Accent4">
    <w:name w:val="Grid Table 2 Accent 4"/>
    <w:basedOn w:val="TableNormal"/>
    <w:uiPriority w:val="47"/>
    <w:rsid w:val="00B01B0E"/>
    <w:pPr>
      <w:spacing w:after="0" w:line="240" w:lineRule="auto"/>
    </w:pPr>
    <w:tblPr>
      <w:tblStyleRowBandSize w:val="1"/>
      <w:tblStyleColBandSize w:val="1"/>
      <w:tblBorders>
        <w:top w:val="single" w:sz="2" w:space="0" w:color="E6EB8C" w:themeColor="accent4" w:themeTint="99"/>
        <w:bottom w:val="single" w:sz="2" w:space="0" w:color="E6EB8C" w:themeColor="accent4" w:themeTint="99"/>
        <w:insideH w:val="single" w:sz="2" w:space="0" w:color="E6EB8C" w:themeColor="accent4" w:themeTint="99"/>
        <w:insideV w:val="single" w:sz="2" w:space="0" w:color="E6EB8C" w:themeColor="accent4" w:themeTint="99"/>
      </w:tblBorders>
    </w:tblPr>
    <w:tblStylePr w:type="firstRow">
      <w:rPr>
        <w:b/>
        <w:bCs/>
      </w:rPr>
      <w:tblPr/>
      <w:tcPr>
        <w:tcBorders>
          <w:top w:val="nil"/>
          <w:bottom w:val="single" w:sz="12" w:space="0" w:color="E6EB8C" w:themeColor="accent4" w:themeTint="99"/>
          <w:insideH w:val="nil"/>
          <w:insideV w:val="nil"/>
        </w:tcBorders>
        <w:shd w:val="clear" w:color="auto" w:fill="FFFFFF" w:themeFill="background1"/>
      </w:tcPr>
    </w:tblStylePr>
    <w:tblStylePr w:type="lastRow">
      <w:rPr>
        <w:b/>
        <w:bCs/>
      </w:rPr>
      <w:tblPr/>
      <w:tcPr>
        <w:tcBorders>
          <w:top w:val="double" w:sz="2" w:space="0" w:color="E6EB8C"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F8D8" w:themeFill="accent4" w:themeFillTint="33"/>
      </w:tcPr>
    </w:tblStylePr>
    <w:tblStylePr w:type="band1Horz">
      <w:tblPr/>
      <w:tcPr>
        <w:shd w:val="clear" w:color="auto" w:fill="F6F8D8" w:themeFill="accent4" w:themeFillTint="33"/>
      </w:tcPr>
    </w:tblStylePr>
  </w:style>
  <w:style w:type="table" w:styleId="GridTable2-Accent5">
    <w:name w:val="Grid Table 2 Accent 5"/>
    <w:basedOn w:val="TableNormal"/>
    <w:uiPriority w:val="47"/>
    <w:rsid w:val="00B01B0E"/>
    <w:pPr>
      <w:spacing w:after="0" w:line="240" w:lineRule="auto"/>
    </w:pPr>
    <w:tblPr>
      <w:tblStyleRowBandSize w:val="1"/>
      <w:tblStyleColBandSize w:val="1"/>
      <w:tblBorders>
        <w:top w:val="single" w:sz="2" w:space="0" w:color="D9E088" w:themeColor="accent5" w:themeTint="99"/>
        <w:bottom w:val="single" w:sz="2" w:space="0" w:color="D9E088" w:themeColor="accent5" w:themeTint="99"/>
        <w:insideH w:val="single" w:sz="2" w:space="0" w:color="D9E088" w:themeColor="accent5" w:themeTint="99"/>
        <w:insideV w:val="single" w:sz="2" w:space="0" w:color="D9E088" w:themeColor="accent5" w:themeTint="99"/>
      </w:tblBorders>
    </w:tblPr>
    <w:tblStylePr w:type="firstRow">
      <w:rPr>
        <w:b/>
        <w:bCs/>
      </w:rPr>
      <w:tblPr/>
      <w:tcPr>
        <w:tcBorders>
          <w:top w:val="nil"/>
          <w:bottom w:val="single" w:sz="12" w:space="0" w:color="D9E088" w:themeColor="accent5" w:themeTint="99"/>
          <w:insideH w:val="nil"/>
          <w:insideV w:val="nil"/>
        </w:tcBorders>
        <w:shd w:val="clear" w:color="auto" w:fill="FFFFFF" w:themeFill="background1"/>
      </w:tcPr>
    </w:tblStylePr>
    <w:tblStylePr w:type="lastRow">
      <w:rPr>
        <w:b/>
        <w:bCs/>
      </w:rPr>
      <w:tblPr/>
      <w:tcPr>
        <w:tcBorders>
          <w:top w:val="double" w:sz="2" w:space="0" w:color="D9E088"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4D7" w:themeFill="accent5" w:themeFillTint="33"/>
      </w:tcPr>
    </w:tblStylePr>
    <w:tblStylePr w:type="band1Horz">
      <w:tblPr/>
      <w:tcPr>
        <w:shd w:val="clear" w:color="auto" w:fill="F2F4D7" w:themeFill="accent5" w:themeFillTint="33"/>
      </w:tcPr>
    </w:tblStylePr>
  </w:style>
  <w:style w:type="table" w:styleId="GridTable3-Accent4">
    <w:name w:val="Grid Table 3 Accent 4"/>
    <w:basedOn w:val="TableNormal"/>
    <w:uiPriority w:val="48"/>
    <w:rsid w:val="00B01B0E"/>
    <w:pPr>
      <w:spacing w:after="0" w:line="240" w:lineRule="auto"/>
    </w:pPr>
    <w:tblPr>
      <w:tblStyleRowBandSize w:val="1"/>
      <w:tblStyleColBandSize w:val="1"/>
      <w:tblBorders>
        <w:top w:val="single" w:sz="4" w:space="0" w:color="E6EB8C" w:themeColor="accent4" w:themeTint="99"/>
        <w:left w:val="single" w:sz="4" w:space="0" w:color="E6EB8C" w:themeColor="accent4" w:themeTint="99"/>
        <w:bottom w:val="single" w:sz="4" w:space="0" w:color="E6EB8C" w:themeColor="accent4" w:themeTint="99"/>
        <w:right w:val="single" w:sz="4" w:space="0" w:color="E6EB8C" w:themeColor="accent4" w:themeTint="99"/>
        <w:insideH w:val="single" w:sz="4" w:space="0" w:color="E6EB8C" w:themeColor="accent4" w:themeTint="99"/>
        <w:insideV w:val="single" w:sz="4" w:space="0" w:color="E6EB8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F8D8" w:themeFill="accent4" w:themeFillTint="33"/>
      </w:tcPr>
    </w:tblStylePr>
    <w:tblStylePr w:type="band1Horz">
      <w:tblPr/>
      <w:tcPr>
        <w:shd w:val="clear" w:color="auto" w:fill="F6F8D8" w:themeFill="accent4" w:themeFillTint="33"/>
      </w:tcPr>
    </w:tblStylePr>
    <w:tblStylePr w:type="neCell">
      <w:tblPr/>
      <w:tcPr>
        <w:tcBorders>
          <w:bottom w:val="single" w:sz="4" w:space="0" w:color="E6EB8C" w:themeColor="accent4" w:themeTint="99"/>
        </w:tcBorders>
      </w:tcPr>
    </w:tblStylePr>
    <w:tblStylePr w:type="nwCell">
      <w:tblPr/>
      <w:tcPr>
        <w:tcBorders>
          <w:bottom w:val="single" w:sz="4" w:space="0" w:color="E6EB8C" w:themeColor="accent4" w:themeTint="99"/>
        </w:tcBorders>
      </w:tcPr>
    </w:tblStylePr>
    <w:tblStylePr w:type="seCell">
      <w:tblPr/>
      <w:tcPr>
        <w:tcBorders>
          <w:top w:val="single" w:sz="4" w:space="0" w:color="E6EB8C" w:themeColor="accent4" w:themeTint="99"/>
        </w:tcBorders>
      </w:tcPr>
    </w:tblStylePr>
    <w:tblStylePr w:type="swCell">
      <w:tblPr/>
      <w:tcPr>
        <w:tcBorders>
          <w:top w:val="single" w:sz="4" w:space="0" w:color="E6EB8C" w:themeColor="accent4" w:themeTint="99"/>
        </w:tcBorders>
      </w:tcPr>
    </w:tblStylePr>
  </w:style>
  <w:style w:type="table" w:styleId="GridTable5Dark-Accent3">
    <w:name w:val="Grid Table 5 Dark Accent 3"/>
    <w:basedOn w:val="TableNormal"/>
    <w:uiPriority w:val="50"/>
    <w:rsid w:val="00B01B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8F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7E8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7E8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7E8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7E80" w:themeFill="accent3"/>
      </w:tcPr>
    </w:tblStylePr>
    <w:tblStylePr w:type="band1Vert">
      <w:tblPr/>
      <w:tcPr>
        <w:shd w:val="clear" w:color="auto" w:fill="73F2F5" w:themeFill="accent3" w:themeFillTint="66"/>
      </w:tcPr>
    </w:tblStylePr>
    <w:tblStylePr w:type="band1Horz">
      <w:tblPr/>
      <w:tcPr>
        <w:shd w:val="clear" w:color="auto" w:fill="73F2F5" w:themeFill="accent3" w:themeFillTint="66"/>
      </w:tcPr>
    </w:tblStylePr>
  </w:style>
  <w:style w:type="table" w:styleId="GridTable5Dark-Accent5">
    <w:name w:val="Grid Table 5 Dark Accent 5"/>
    <w:basedOn w:val="TableNormal"/>
    <w:uiPriority w:val="50"/>
    <w:rsid w:val="00B01B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4D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CC3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CC3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CC3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CC3A" w:themeFill="accent5"/>
      </w:tcPr>
    </w:tblStylePr>
    <w:tblStylePr w:type="band1Vert">
      <w:tblPr/>
      <w:tcPr>
        <w:shd w:val="clear" w:color="auto" w:fill="E6EAB0" w:themeFill="accent5" w:themeFillTint="66"/>
      </w:tcPr>
    </w:tblStylePr>
    <w:tblStylePr w:type="band1Horz">
      <w:tblPr/>
      <w:tcPr>
        <w:shd w:val="clear" w:color="auto" w:fill="E6EAB0" w:themeFill="accent5" w:themeFillTint="66"/>
      </w:tcPr>
    </w:tblStylePr>
  </w:style>
  <w:style w:type="table" w:styleId="GridTable6Colorful">
    <w:name w:val="Grid Table 6 Colorful"/>
    <w:basedOn w:val="TableNormal"/>
    <w:uiPriority w:val="51"/>
    <w:rsid w:val="00B01B0E"/>
    <w:pPr>
      <w:spacing w:after="0" w:line="240" w:lineRule="auto"/>
    </w:pPr>
    <w:rPr>
      <w:color w:val="515151" w:themeColor="text1"/>
    </w:rPr>
    <w:tblPr>
      <w:tblStyleRowBandSize w:val="1"/>
      <w:tblStyleColBandSize w:val="1"/>
      <w:tblBorders>
        <w:top w:val="single" w:sz="4" w:space="0" w:color="969696" w:themeColor="text1" w:themeTint="99"/>
        <w:left w:val="single" w:sz="4" w:space="0" w:color="969696" w:themeColor="text1" w:themeTint="99"/>
        <w:bottom w:val="single" w:sz="4" w:space="0" w:color="969696" w:themeColor="text1" w:themeTint="99"/>
        <w:right w:val="single" w:sz="4" w:space="0" w:color="969696" w:themeColor="text1" w:themeTint="99"/>
        <w:insideH w:val="single" w:sz="4" w:space="0" w:color="969696" w:themeColor="text1" w:themeTint="99"/>
        <w:insideV w:val="single" w:sz="4" w:space="0" w:color="969696" w:themeColor="text1" w:themeTint="99"/>
      </w:tblBorders>
    </w:tblPr>
    <w:tblStylePr w:type="firstRow">
      <w:rPr>
        <w:b/>
        <w:bCs/>
      </w:rPr>
      <w:tblPr/>
      <w:tcPr>
        <w:tcBorders>
          <w:bottom w:val="single" w:sz="12" w:space="0" w:color="969696" w:themeColor="text1" w:themeTint="99"/>
        </w:tcBorders>
      </w:tcPr>
    </w:tblStylePr>
    <w:tblStylePr w:type="lastRow">
      <w:rPr>
        <w:b/>
        <w:bCs/>
      </w:rPr>
      <w:tblPr/>
      <w:tcPr>
        <w:tcBorders>
          <w:top w:val="double" w:sz="4" w:space="0" w:color="969696" w:themeColor="text1" w:themeTint="99"/>
        </w:tcBorders>
      </w:tcPr>
    </w:tblStylePr>
    <w:tblStylePr w:type="firstCol">
      <w:rPr>
        <w:b/>
        <w:bCs/>
      </w:rPr>
    </w:tblStylePr>
    <w:tblStylePr w:type="lastCol">
      <w:rPr>
        <w:b/>
        <w:bCs/>
      </w:rPr>
    </w:tblStylePr>
    <w:tblStylePr w:type="band1Vert">
      <w:tblPr/>
      <w:tcPr>
        <w:shd w:val="clear" w:color="auto" w:fill="DCDCDC" w:themeFill="text1" w:themeFillTint="33"/>
      </w:tcPr>
    </w:tblStylePr>
    <w:tblStylePr w:type="band1Horz">
      <w:tblPr/>
      <w:tcPr>
        <w:shd w:val="clear" w:color="auto" w:fill="DCDCDC" w:themeFill="text1" w:themeFillTint="33"/>
      </w:tcPr>
    </w:tblStylePr>
  </w:style>
  <w:style w:type="table" w:styleId="GridTable7Colorful-Accent3">
    <w:name w:val="Grid Table 7 Colorful Accent 3"/>
    <w:basedOn w:val="TableNormal"/>
    <w:uiPriority w:val="52"/>
    <w:rsid w:val="00B01B0E"/>
    <w:pPr>
      <w:spacing w:after="0" w:line="240" w:lineRule="auto"/>
    </w:pPr>
    <w:rPr>
      <w:color w:val="065D5F" w:themeColor="accent3" w:themeShade="BF"/>
    </w:rPr>
    <w:tblPr>
      <w:tblStyleRowBandSize w:val="1"/>
      <w:tblStyleColBandSize w:val="1"/>
      <w:tblBorders>
        <w:top w:val="single" w:sz="4" w:space="0" w:color="2DECF0" w:themeColor="accent3" w:themeTint="99"/>
        <w:left w:val="single" w:sz="4" w:space="0" w:color="2DECF0" w:themeColor="accent3" w:themeTint="99"/>
        <w:bottom w:val="single" w:sz="4" w:space="0" w:color="2DECF0" w:themeColor="accent3" w:themeTint="99"/>
        <w:right w:val="single" w:sz="4" w:space="0" w:color="2DECF0" w:themeColor="accent3" w:themeTint="99"/>
        <w:insideH w:val="single" w:sz="4" w:space="0" w:color="2DECF0" w:themeColor="accent3" w:themeTint="99"/>
        <w:insideV w:val="single" w:sz="4" w:space="0" w:color="2DECF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8FA" w:themeFill="accent3" w:themeFillTint="33"/>
      </w:tcPr>
    </w:tblStylePr>
    <w:tblStylePr w:type="band1Horz">
      <w:tblPr/>
      <w:tcPr>
        <w:shd w:val="clear" w:color="auto" w:fill="B9F8FA" w:themeFill="accent3" w:themeFillTint="33"/>
      </w:tcPr>
    </w:tblStylePr>
    <w:tblStylePr w:type="neCell">
      <w:tblPr/>
      <w:tcPr>
        <w:tcBorders>
          <w:bottom w:val="single" w:sz="4" w:space="0" w:color="2DECF0" w:themeColor="accent3" w:themeTint="99"/>
        </w:tcBorders>
      </w:tcPr>
    </w:tblStylePr>
    <w:tblStylePr w:type="nwCell">
      <w:tblPr/>
      <w:tcPr>
        <w:tcBorders>
          <w:bottom w:val="single" w:sz="4" w:space="0" w:color="2DECF0" w:themeColor="accent3" w:themeTint="99"/>
        </w:tcBorders>
      </w:tcPr>
    </w:tblStylePr>
    <w:tblStylePr w:type="seCell">
      <w:tblPr/>
      <w:tcPr>
        <w:tcBorders>
          <w:top w:val="single" w:sz="4" w:space="0" w:color="2DECF0" w:themeColor="accent3" w:themeTint="99"/>
        </w:tcBorders>
      </w:tcPr>
    </w:tblStylePr>
    <w:tblStylePr w:type="swCell">
      <w:tblPr/>
      <w:tcPr>
        <w:tcBorders>
          <w:top w:val="single" w:sz="4" w:space="0" w:color="2DECF0" w:themeColor="accent3" w:themeTint="99"/>
        </w:tcBorders>
      </w:tcPr>
    </w:tblStylePr>
  </w:style>
  <w:style w:type="table" w:styleId="GridTable7Colorful-Accent4">
    <w:name w:val="Grid Table 7 Colorful Accent 4"/>
    <w:basedOn w:val="TableNormal"/>
    <w:uiPriority w:val="52"/>
    <w:rsid w:val="00B01B0E"/>
    <w:pPr>
      <w:spacing w:after="0" w:line="240" w:lineRule="auto"/>
    </w:pPr>
    <w:rPr>
      <w:color w:val="AEB71F" w:themeColor="accent4" w:themeShade="BF"/>
    </w:rPr>
    <w:tblPr>
      <w:tblStyleRowBandSize w:val="1"/>
      <w:tblStyleColBandSize w:val="1"/>
      <w:tblBorders>
        <w:top w:val="single" w:sz="4" w:space="0" w:color="E6EB8C" w:themeColor="accent4" w:themeTint="99"/>
        <w:left w:val="single" w:sz="4" w:space="0" w:color="E6EB8C" w:themeColor="accent4" w:themeTint="99"/>
        <w:bottom w:val="single" w:sz="4" w:space="0" w:color="E6EB8C" w:themeColor="accent4" w:themeTint="99"/>
        <w:right w:val="single" w:sz="4" w:space="0" w:color="E6EB8C" w:themeColor="accent4" w:themeTint="99"/>
        <w:insideH w:val="single" w:sz="4" w:space="0" w:color="E6EB8C" w:themeColor="accent4" w:themeTint="99"/>
        <w:insideV w:val="single" w:sz="4" w:space="0" w:color="E6EB8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F8D8" w:themeFill="accent4" w:themeFillTint="33"/>
      </w:tcPr>
    </w:tblStylePr>
    <w:tblStylePr w:type="band1Horz">
      <w:tblPr/>
      <w:tcPr>
        <w:shd w:val="clear" w:color="auto" w:fill="F6F8D8" w:themeFill="accent4" w:themeFillTint="33"/>
      </w:tcPr>
    </w:tblStylePr>
    <w:tblStylePr w:type="neCell">
      <w:tblPr/>
      <w:tcPr>
        <w:tcBorders>
          <w:bottom w:val="single" w:sz="4" w:space="0" w:color="E6EB8C" w:themeColor="accent4" w:themeTint="99"/>
        </w:tcBorders>
      </w:tcPr>
    </w:tblStylePr>
    <w:tblStylePr w:type="nwCell">
      <w:tblPr/>
      <w:tcPr>
        <w:tcBorders>
          <w:bottom w:val="single" w:sz="4" w:space="0" w:color="E6EB8C" w:themeColor="accent4" w:themeTint="99"/>
        </w:tcBorders>
      </w:tcPr>
    </w:tblStylePr>
    <w:tblStylePr w:type="seCell">
      <w:tblPr/>
      <w:tcPr>
        <w:tcBorders>
          <w:top w:val="single" w:sz="4" w:space="0" w:color="E6EB8C" w:themeColor="accent4" w:themeTint="99"/>
        </w:tcBorders>
      </w:tcPr>
    </w:tblStylePr>
    <w:tblStylePr w:type="swCell">
      <w:tblPr/>
      <w:tcPr>
        <w:tcBorders>
          <w:top w:val="single" w:sz="4" w:space="0" w:color="E6EB8C" w:themeColor="accent4" w:themeTint="99"/>
        </w:tcBorders>
      </w:tcPr>
    </w:tblStylePr>
  </w:style>
  <w:style w:type="table" w:customStyle="1" w:styleId="GSBoldTable">
    <w:name w:val="GS Bold Table"/>
    <w:basedOn w:val="TableNormal"/>
    <w:uiPriority w:val="99"/>
    <w:rsid w:val="00B01B0E"/>
    <w:pPr>
      <w:snapToGrid w:val="0"/>
      <w:spacing w:after="0" w:line="240" w:lineRule="auto"/>
      <w:textboxTightWrap w:val="firstLineOnly"/>
    </w:pPr>
    <w:rPr>
      <w:sz w:val="20"/>
    </w:rPr>
    <w:tblPr>
      <w:tblBorders>
        <w:insideH w:val="single" w:sz="4" w:space="0" w:color="BFBFBF" w:themeColor="background1" w:themeShade="BF"/>
      </w:tblBorders>
      <w:tblCellMar>
        <w:top w:w="28" w:type="dxa"/>
        <w:left w:w="57" w:type="dxa"/>
        <w:right w:w="57" w:type="dxa"/>
      </w:tblCellMar>
    </w:tblPr>
    <w:tcPr>
      <w:vAlign w:val="center"/>
    </w:tcPr>
    <w:tblStylePr w:type="firstRow">
      <w:pPr>
        <w:wordWrap/>
        <w:adjustRightInd/>
        <w:snapToGrid w:val="0"/>
        <w:spacing w:line="240" w:lineRule="auto"/>
        <w:contextualSpacing w:val="0"/>
        <w:mirrorIndents w:val="0"/>
      </w:pPr>
      <w:tblPr/>
      <w:tcPr>
        <w:shd w:val="clear" w:color="auto" w:fill="00B9BD" w:themeFill="accent1"/>
      </w:tcPr>
    </w:tblStylePr>
  </w:style>
  <w:style w:type="table" w:customStyle="1" w:styleId="GSTableBoldline-heightcondensed">
    <w:name w:val="GS Table Bold (line-height condensed)"/>
    <w:basedOn w:val="TableNormal"/>
    <w:uiPriority w:val="99"/>
    <w:rsid w:val="00B01B0E"/>
    <w:pPr>
      <w:snapToGrid w:val="0"/>
      <w:spacing w:after="0" w:line="240" w:lineRule="auto"/>
    </w:pPr>
    <w:rPr>
      <w:rFonts w:cs="Times New Roman (Body CS)"/>
      <w:sz w:val="20"/>
    </w:rPr>
    <w:tblPr>
      <w:tblBorders>
        <w:insideH w:val="single" w:sz="4" w:space="0" w:color="A6A6A6" w:themeColor="background1" w:themeShade="A6"/>
      </w:tblBorders>
      <w:tblCellMar>
        <w:left w:w="0" w:type="dxa"/>
        <w:right w:w="0" w:type="dxa"/>
      </w:tblCellMar>
    </w:tblPr>
    <w:tcPr>
      <w:shd w:val="clear" w:color="auto" w:fill="auto"/>
      <w:noWrap/>
      <w:vAlign w:val="center"/>
    </w:tcPr>
    <w:tblStylePr w:type="firstRow">
      <w:rPr>
        <w:rFonts w:asciiTheme="majorHAnsi" w:hAnsiTheme="majorHAnsi"/>
        <w:b/>
        <w:color w:val="FFFFFF" w:themeColor="background1"/>
        <w:sz w:val="21"/>
      </w:rPr>
      <w:tblPr/>
      <w:tcPr>
        <w:shd w:val="clear" w:color="auto" w:fill="00B9BD" w:themeFill="accent1"/>
      </w:tcPr>
    </w:tblStylePr>
  </w:style>
  <w:style w:type="table" w:customStyle="1" w:styleId="GSTableSimple">
    <w:name w:val="GS Table Simple"/>
    <w:basedOn w:val="TableNormal"/>
    <w:uiPriority w:val="99"/>
    <w:rsid w:val="00B01B0E"/>
    <w:pPr>
      <w:snapToGrid w:val="0"/>
      <w:spacing w:after="0" w:line="240" w:lineRule="auto"/>
    </w:pPr>
    <w:rPr>
      <w:rFonts w:cs="Times New Roman (Body CS)"/>
      <w:color w:val="00B9BD" w:themeColor="accent1"/>
      <w:sz w:val="18"/>
    </w:rPr>
    <w:tblPr>
      <w:tblStyleRowBandSize w:val="1"/>
      <w:tblBorders>
        <w:insideH w:val="single" w:sz="4" w:space="0" w:color="BFBFBF" w:themeColor="background1" w:themeShade="BF"/>
      </w:tblBorders>
      <w:tblCellMar>
        <w:top w:w="57" w:type="dxa"/>
        <w:left w:w="57" w:type="dxa"/>
        <w:bottom w:w="57" w:type="dxa"/>
        <w:right w:w="57" w:type="dxa"/>
      </w:tblCellMar>
    </w:tblPr>
    <w:trPr>
      <w:cantSplit/>
    </w:trPr>
    <w:tcPr>
      <w:shd w:val="clear" w:color="auto" w:fill="auto"/>
      <w:noWrap/>
      <w:tcMar>
        <w:top w:w="57" w:type="dxa"/>
        <w:left w:w="57" w:type="dxa"/>
        <w:bottom w:w="57" w:type="dxa"/>
        <w:right w:w="57" w:type="dxa"/>
      </w:tcMar>
      <w:vAlign w:val="center"/>
    </w:tcPr>
    <w:tblStylePr w:type="firstRow">
      <w:pPr>
        <w:wordWrap/>
        <w:spacing w:line="240" w:lineRule="auto"/>
        <w:jc w:val="left"/>
      </w:pPr>
      <w:rPr>
        <w:rFonts w:ascii="Verdana" w:hAnsi="Verdana"/>
        <w:b w:val="0"/>
        <w:i w:val="0"/>
        <w:color w:val="auto"/>
        <w:sz w:val="10"/>
      </w:rPr>
      <w:tblPr/>
      <w:trPr>
        <w:cantSplit w:val="0"/>
      </w:trPr>
      <w:tcPr>
        <w:tcBorders>
          <w:top w:val="nil"/>
          <w:left w:val="nil"/>
          <w:bottom w:val="single" w:sz="18" w:space="0" w:color="00B9BD" w:themeColor="accent1"/>
          <w:right w:val="nil"/>
          <w:insideH w:val="nil"/>
          <w:insideV w:val="nil"/>
          <w:tl2br w:val="nil"/>
          <w:tr2bl w:val="nil"/>
        </w:tcBorders>
      </w:tcPr>
    </w:tblStylePr>
    <w:tblStylePr w:type="band1Horz">
      <w:pPr>
        <w:jc w:val="left"/>
      </w:pPr>
    </w:tblStylePr>
  </w:style>
  <w:style w:type="character" w:styleId="Hashtag">
    <w:name w:val="Hashtag"/>
    <w:basedOn w:val="BookTitle"/>
    <w:uiPriority w:val="99"/>
    <w:unhideWhenUsed/>
    <w:rsid w:val="00B01B0E"/>
    <w:rPr>
      <w:rFonts w:asciiTheme="majorHAnsi" w:hAnsiTheme="majorHAnsi"/>
      <w:b w:val="0"/>
      <w:bCs/>
      <w:i w:val="0"/>
      <w:iCs/>
      <w:color w:val="109B9D" w:themeColor="accent2"/>
      <w:spacing w:val="5"/>
      <w:sz w:val="22"/>
      <w:shd w:val="clear" w:color="auto" w:fill="E1DFDD"/>
    </w:rPr>
  </w:style>
  <w:style w:type="paragraph" w:styleId="Header">
    <w:name w:val="header"/>
    <w:basedOn w:val="Normal"/>
    <w:link w:val="HeaderChar"/>
    <w:uiPriority w:val="99"/>
    <w:unhideWhenUsed/>
    <w:rsid w:val="00B01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B0E"/>
    <w:rPr>
      <w:rFonts w:ascii="Verdana" w:hAnsi="Verdana" w:cs="Times New Roman (Body CS)"/>
      <w:color w:val="4D4D4C"/>
      <w:sz w:val="22"/>
    </w:rPr>
  </w:style>
  <w:style w:type="paragraph" w:customStyle="1" w:styleId="TablesHeadingGSCyan">
    <w:name w:val="Tables Heading GS Cyan"/>
    <w:basedOn w:val="Normal"/>
    <w:next w:val="Normal"/>
    <w:link w:val="TablesHeadingGSCyanChar"/>
    <w:qFormat/>
    <w:rsid w:val="00B01B0E"/>
    <w:pPr>
      <w:framePr w:hSpace="181" w:wrap="notBeside" w:vAnchor="page" w:hAnchor="margin" w:y="1827"/>
      <w:snapToGrid w:val="0"/>
      <w:spacing w:after="0" w:line="240" w:lineRule="auto"/>
      <w:contextualSpacing w:val="0"/>
    </w:pPr>
    <w:rPr>
      <w:caps/>
      <w:color w:val="00B9BD" w:themeColor="accent1"/>
    </w:rPr>
  </w:style>
  <w:style w:type="character" w:customStyle="1" w:styleId="TablesHeadingGSCyanChar">
    <w:name w:val="Tables Heading GS Cyan Char"/>
    <w:basedOn w:val="DefaultParagraphFont"/>
    <w:link w:val="TablesHeadingGSCyan"/>
    <w:rsid w:val="00B01B0E"/>
    <w:rPr>
      <w:rFonts w:ascii="Verdana" w:hAnsi="Verdana" w:cs="Times New Roman (Body CS)"/>
      <w:caps/>
      <w:color w:val="00B9BD" w:themeColor="accent1"/>
      <w:sz w:val="22"/>
    </w:rPr>
  </w:style>
  <w:style w:type="character" w:styleId="HTMLAcronym">
    <w:name w:val="HTML Acronym"/>
    <w:basedOn w:val="DefaultParagraphFont"/>
    <w:uiPriority w:val="99"/>
    <w:semiHidden/>
    <w:unhideWhenUsed/>
    <w:rsid w:val="00B01B0E"/>
  </w:style>
  <w:style w:type="paragraph" w:styleId="HTMLAddress">
    <w:name w:val="HTML Address"/>
    <w:basedOn w:val="Normal"/>
    <w:link w:val="HTMLAddressChar"/>
    <w:uiPriority w:val="99"/>
    <w:semiHidden/>
    <w:unhideWhenUsed/>
    <w:rsid w:val="00B01B0E"/>
    <w:pPr>
      <w:spacing w:after="0" w:line="240" w:lineRule="auto"/>
    </w:pPr>
    <w:rPr>
      <w:i/>
      <w:iCs/>
    </w:rPr>
  </w:style>
  <w:style w:type="character" w:customStyle="1" w:styleId="HTMLAddressChar">
    <w:name w:val="HTML Address Char"/>
    <w:basedOn w:val="DefaultParagraphFont"/>
    <w:link w:val="HTMLAddress"/>
    <w:uiPriority w:val="99"/>
    <w:semiHidden/>
    <w:rsid w:val="00B01B0E"/>
    <w:rPr>
      <w:rFonts w:ascii="Verdana" w:hAnsi="Verdana" w:cs="Times New Roman (Body CS)"/>
      <w:i/>
      <w:iCs/>
      <w:color w:val="4D4D4C"/>
      <w:sz w:val="22"/>
    </w:rPr>
  </w:style>
  <w:style w:type="character" w:styleId="HTMLCite">
    <w:name w:val="HTML Cite"/>
    <w:basedOn w:val="DefaultParagraphFont"/>
    <w:uiPriority w:val="99"/>
    <w:semiHidden/>
    <w:unhideWhenUsed/>
    <w:rsid w:val="00B01B0E"/>
    <w:rPr>
      <w:i/>
      <w:iCs/>
    </w:rPr>
  </w:style>
  <w:style w:type="character" w:styleId="HTMLCode">
    <w:name w:val="HTML Code"/>
    <w:basedOn w:val="DefaultParagraphFont"/>
    <w:uiPriority w:val="99"/>
    <w:semiHidden/>
    <w:unhideWhenUsed/>
    <w:rsid w:val="00B01B0E"/>
    <w:rPr>
      <w:rFonts w:asciiTheme="minorHAnsi" w:hAnsiTheme="minorHAnsi" w:cs="Consolas"/>
      <w:sz w:val="20"/>
      <w:szCs w:val="20"/>
    </w:rPr>
  </w:style>
  <w:style w:type="character" w:styleId="HTMLDefinition">
    <w:name w:val="HTML Definition"/>
    <w:uiPriority w:val="99"/>
    <w:semiHidden/>
    <w:unhideWhenUsed/>
    <w:rsid w:val="00B01B0E"/>
    <w:rPr>
      <w:i/>
      <w:iCs/>
    </w:rPr>
  </w:style>
  <w:style w:type="character" w:styleId="HTMLKeyboard">
    <w:name w:val="HTML Keyboard"/>
    <w:basedOn w:val="DefaultParagraphFont"/>
    <w:uiPriority w:val="99"/>
    <w:semiHidden/>
    <w:unhideWhenUsed/>
    <w:rsid w:val="00B01B0E"/>
    <w:rPr>
      <w:rFonts w:asciiTheme="minorHAnsi" w:hAnsiTheme="minorHAnsi" w:cs="Consolas"/>
      <w:sz w:val="20"/>
      <w:szCs w:val="20"/>
    </w:rPr>
  </w:style>
  <w:style w:type="paragraph" w:styleId="HTMLPreformatted">
    <w:name w:val="HTML Preformatted"/>
    <w:basedOn w:val="Normal"/>
    <w:link w:val="HTMLPreformattedChar"/>
    <w:uiPriority w:val="99"/>
    <w:semiHidden/>
    <w:unhideWhenUsed/>
    <w:rsid w:val="00B01B0E"/>
    <w:pPr>
      <w:spacing w:after="0" w:line="240" w:lineRule="auto"/>
    </w:pPr>
    <w:rPr>
      <w:rFonts w:asciiTheme="minorHAnsi" w:hAnsiTheme="minorHAnsi" w:cs="Consolas"/>
      <w:sz w:val="20"/>
      <w:szCs w:val="20"/>
    </w:rPr>
  </w:style>
  <w:style w:type="character" w:customStyle="1" w:styleId="HTMLPreformattedChar">
    <w:name w:val="HTML Preformatted Char"/>
    <w:basedOn w:val="DefaultParagraphFont"/>
    <w:link w:val="HTMLPreformatted"/>
    <w:uiPriority w:val="99"/>
    <w:semiHidden/>
    <w:rsid w:val="00B01B0E"/>
    <w:rPr>
      <w:rFonts w:cs="Consolas"/>
      <w:color w:val="4D4D4C"/>
      <w:sz w:val="20"/>
      <w:szCs w:val="20"/>
    </w:rPr>
  </w:style>
  <w:style w:type="character" w:styleId="HTMLSample">
    <w:name w:val="HTML Sample"/>
    <w:uiPriority w:val="99"/>
    <w:semiHidden/>
    <w:unhideWhenUsed/>
    <w:rsid w:val="00B01B0E"/>
    <w:rPr>
      <w:rFonts w:asciiTheme="minorHAnsi" w:hAnsiTheme="minorHAnsi" w:cs="Consolas"/>
      <w:sz w:val="24"/>
      <w:szCs w:val="24"/>
    </w:rPr>
  </w:style>
  <w:style w:type="character" w:styleId="HTMLTypewriter">
    <w:name w:val="HTML Typewriter"/>
    <w:uiPriority w:val="99"/>
    <w:semiHidden/>
    <w:unhideWhenUsed/>
    <w:rsid w:val="00B01B0E"/>
    <w:rPr>
      <w:rFonts w:asciiTheme="minorHAnsi" w:hAnsiTheme="minorHAnsi" w:cs="Consolas"/>
      <w:sz w:val="20"/>
      <w:szCs w:val="20"/>
    </w:rPr>
  </w:style>
  <w:style w:type="character" w:styleId="HTMLVariable">
    <w:name w:val="HTML Variable"/>
    <w:uiPriority w:val="99"/>
    <w:semiHidden/>
    <w:unhideWhenUsed/>
    <w:rsid w:val="00B01B0E"/>
    <w:rPr>
      <w:i/>
      <w:iCs/>
    </w:rPr>
  </w:style>
  <w:style w:type="character" w:styleId="Hyperlink">
    <w:name w:val="Hyperlink"/>
    <w:uiPriority w:val="99"/>
    <w:unhideWhenUsed/>
    <w:qFormat/>
    <w:rsid w:val="00B01B0E"/>
    <w:rPr>
      <w:rFonts w:asciiTheme="minorHAnsi" w:hAnsiTheme="minorHAnsi"/>
      <w:color w:val="00B9BD" w:themeColor="hyperlink"/>
      <w:sz w:val="22"/>
      <w:u w:val="single"/>
    </w:rPr>
  </w:style>
  <w:style w:type="paragraph" w:styleId="Index1">
    <w:name w:val="index 1"/>
    <w:basedOn w:val="Normal"/>
    <w:next w:val="Normal"/>
    <w:uiPriority w:val="99"/>
    <w:unhideWhenUsed/>
    <w:rsid w:val="00B01B0E"/>
    <w:pPr>
      <w:spacing w:after="0" w:line="240" w:lineRule="auto"/>
      <w:ind w:left="220" w:hanging="220"/>
    </w:pPr>
  </w:style>
  <w:style w:type="paragraph" w:styleId="Index2">
    <w:name w:val="index 2"/>
    <w:basedOn w:val="Normal"/>
    <w:next w:val="Normal"/>
    <w:uiPriority w:val="99"/>
    <w:unhideWhenUsed/>
    <w:rsid w:val="00B01B0E"/>
    <w:pPr>
      <w:spacing w:after="0" w:line="240" w:lineRule="auto"/>
      <w:ind w:left="440" w:hanging="220"/>
    </w:pPr>
  </w:style>
  <w:style w:type="paragraph" w:styleId="Index3">
    <w:name w:val="index 3"/>
    <w:basedOn w:val="Normal"/>
    <w:next w:val="Normal"/>
    <w:uiPriority w:val="99"/>
    <w:unhideWhenUsed/>
    <w:rsid w:val="00B01B0E"/>
    <w:pPr>
      <w:spacing w:after="0" w:line="240" w:lineRule="auto"/>
      <w:ind w:left="660" w:hanging="220"/>
    </w:pPr>
  </w:style>
  <w:style w:type="paragraph" w:styleId="Index4">
    <w:name w:val="index 4"/>
    <w:basedOn w:val="Normal"/>
    <w:next w:val="Normal"/>
    <w:uiPriority w:val="99"/>
    <w:semiHidden/>
    <w:unhideWhenUsed/>
    <w:rsid w:val="00B01B0E"/>
    <w:pPr>
      <w:spacing w:after="0" w:line="240" w:lineRule="auto"/>
      <w:ind w:left="880" w:hanging="220"/>
    </w:pPr>
  </w:style>
  <w:style w:type="paragraph" w:styleId="Index5">
    <w:name w:val="index 5"/>
    <w:basedOn w:val="Normal"/>
    <w:next w:val="Normal"/>
    <w:uiPriority w:val="99"/>
    <w:semiHidden/>
    <w:unhideWhenUsed/>
    <w:rsid w:val="00B01B0E"/>
    <w:pPr>
      <w:spacing w:after="0" w:line="240" w:lineRule="auto"/>
      <w:ind w:left="1100" w:hanging="220"/>
    </w:pPr>
  </w:style>
  <w:style w:type="paragraph" w:styleId="Index7">
    <w:name w:val="index 7"/>
    <w:basedOn w:val="Normal"/>
    <w:next w:val="Normal"/>
    <w:uiPriority w:val="99"/>
    <w:semiHidden/>
    <w:unhideWhenUsed/>
    <w:rsid w:val="00B01B0E"/>
    <w:pPr>
      <w:spacing w:after="0" w:line="240" w:lineRule="auto"/>
      <w:ind w:left="1540" w:hanging="220"/>
    </w:pPr>
  </w:style>
  <w:style w:type="paragraph" w:styleId="Index8">
    <w:name w:val="index 8"/>
    <w:basedOn w:val="Normal"/>
    <w:next w:val="Normal"/>
    <w:uiPriority w:val="99"/>
    <w:semiHidden/>
    <w:unhideWhenUsed/>
    <w:rsid w:val="00B01B0E"/>
    <w:pPr>
      <w:spacing w:after="0" w:line="240" w:lineRule="auto"/>
      <w:ind w:left="1760" w:hanging="220"/>
    </w:pPr>
  </w:style>
  <w:style w:type="paragraph" w:styleId="Index9">
    <w:name w:val="index 9"/>
    <w:basedOn w:val="Normal"/>
    <w:next w:val="Normal"/>
    <w:uiPriority w:val="99"/>
    <w:semiHidden/>
    <w:unhideWhenUsed/>
    <w:rsid w:val="00B01B0E"/>
    <w:pPr>
      <w:spacing w:after="0" w:line="240" w:lineRule="auto"/>
      <w:ind w:left="1980" w:hanging="220"/>
    </w:pPr>
  </w:style>
  <w:style w:type="paragraph" w:styleId="IndexHeading">
    <w:name w:val="index heading"/>
    <w:basedOn w:val="Normal"/>
    <w:next w:val="Index1"/>
    <w:uiPriority w:val="99"/>
    <w:semiHidden/>
    <w:unhideWhenUsed/>
    <w:rsid w:val="00B01B0E"/>
    <w:rPr>
      <w:rFonts w:asciiTheme="majorHAnsi" w:eastAsiaTheme="majorEastAsia" w:hAnsiTheme="majorHAnsi" w:cstheme="majorBidi"/>
      <w:b/>
      <w:bCs/>
    </w:rPr>
  </w:style>
  <w:style w:type="character" w:styleId="IntenseEmphasis">
    <w:name w:val="Intense Emphasis"/>
    <w:basedOn w:val="DefaultParagraphFont"/>
    <w:uiPriority w:val="21"/>
    <w:rsid w:val="00B01B0E"/>
    <w:rPr>
      <w:i/>
      <w:iCs/>
      <w:color w:val="00B9BD" w:themeColor="accent1"/>
    </w:rPr>
  </w:style>
  <w:style w:type="paragraph" w:styleId="IntenseQuote">
    <w:name w:val="Intense Quote"/>
    <w:basedOn w:val="Normal"/>
    <w:next w:val="Normal"/>
    <w:link w:val="IntenseQuoteChar"/>
    <w:uiPriority w:val="30"/>
    <w:qFormat/>
    <w:rsid w:val="00B01B0E"/>
    <w:pPr>
      <w:pBdr>
        <w:left w:val="single" w:sz="36" w:space="10" w:color="00B9BD" w:themeColor="accent1"/>
      </w:pBdr>
      <w:spacing w:before="360" w:after="0"/>
      <w:ind w:left="567" w:right="567"/>
    </w:pPr>
    <w:rPr>
      <w:i/>
      <w:iCs/>
      <w:color w:val="00B9BD" w:themeColor="accent1"/>
      <w:sz w:val="28"/>
    </w:rPr>
  </w:style>
  <w:style w:type="character" w:customStyle="1" w:styleId="IntenseQuoteChar">
    <w:name w:val="Intense Quote Char"/>
    <w:basedOn w:val="DefaultParagraphFont"/>
    <w:link w:val="IntenseQuote"/>
    <w:uiPriority w:val="30"/>
    <w:rsid w:val="00B01B0E"/>
    <w:rPr>
      <w:rFonts w:ascii="Verdana" w:hAnsi="Verdana" w:cs="Times New Roman (Body CS)"/>
      <w:i/>
      <w:iCs/>
      <w:color w:val="00B9BD" w:themeColor="accent1"/>
      <w:sz w:val="28"/>
    </w:rPr>
  </w:style>
  <w:style w:type="character" w:styleId="IntenseReference">
    <w:name w:val="Intense Reference"/>
    <w:uiPriority w:val="32"/>
    <w:rsid w:val="00B01B0E"/>
    <w:rPr>
      <w:b/>
      <w:bCs/>
      <w:smallCaps/>
      <w:color w:val="00B9BD" w:themeColor="accent1"/>
      <w:spacing w:val="5"/>
    </w:rPr>
  </w:style>
  <w:style w:type="character" w:styleId="LineNumber">
    <w:name w:val="line number"/>
    <w:basedOn w:val="DefaultParagraphFont"/>
    <w:uiPriority w:val="99"/>
    <w:semiHidden/>
    <w:unhideWhenUsed/>
    <w:rsid w:val="00B01B0E"/>
    <w:rPr>
      <w:rFonts w:asciiTheme="minorHAnsi" w:hAnsiTheme="minorHAnsi"/>
    </w:rPr>
  </w:style>
  <w:style w:type="paragraph" w:styleId="List">
    <w:name w:val="List"/>
    <w:basedOn w:val="Normal"/>
    <w:uiPriority w:val="99"/>
    <w:unhideWhenUsed/>
    <w:rsid w:val="00B01B0E"/>
  </w:style>
  <w:style w:type="paragraph" w:styleId="List2">
    <w:name w:val="List 2"/>
    <w:basedOn w:val="Normal"/>
    <w:uiPriority w:val="99"/>
    <w:unhideWhenUsed/>
    <w:rsid w:val="00B01B0E"/>
    <w:pPr>
      <w:ind w:left="566" w:hanging="283"/>
    </w:pPr>
  </w:style>
  <w:style w:type="paragraph" w:styleId="List3">
    <w:name w:val="List 3"/>
    <w:basedOn w:val="Normal"/>
    <w:uiPriority w:val="99"/>
    <w:unhideWhenUsed/>
    <w:rsid w:val="00B01B0E"/>
    <w:pPr>
      <w:ind w:left="849" w:hanging="283"/>
    </w:pPr>
  </w:style>
  <w:style w:type="paragraph" w:styleId="List4">
    <w:name w:val="List 4"/>
    <w:basedOn w:val="Normal"/>
    <w:uiPriority w:val="99"/>
    <w:unhideWhenUsed/>
    <w:rsid w:val="00B01B0E"/>
    <w:pPr>
      <w:ind w:left="1132" w:hanging="283"/>
    </w:pPr>
  </w:style>
  <w:style w:type="paragraph" w:styleId="List5">
    <w:name w:val="List 5"/>
    <w:basedOn w:val="Normal"/>
    <w:uiPriority w:val="99"/>
    <w:unhideWhenUsed/>
    <w:rsid w:val="00B01B0E"/>
    <w:pPr>
      <w:ind w:left="1415" w:hanging="283"/>
    </w:pPr>
  </w:style>
  <w:style w:type="paragraph" w:styleId="ListBullet">
    <w:name w:val="List Bullet"/>
    <w:basedOn w:val="Normal"/>
    <w:uiPriority w:val="99"/>
    <w:unhideWhenUsed/>
    <w:qFormat/>
    <w:rsid w:val="00B01B0E"/>
    <w:pPr>
      <w:numPr>
        <w:numId w:val="1"/>
      </w:numPr>
      <w:spacing w:after="120"/>
      <w:ind w:left="357" w:hanging="357"/>
    </w:pPr>
  </w:style>
  <w:style w:type="paragraph" w:styleId="ListBullet2">
    <w:name w:val="List Bullet 2"/>
    <w:basedOn w:val="Normal"/>
    <w:uiPriority w:val="99"/>
    <w:unhideWhenUsed/>
    <w:rsid w:val="00B01B0E"/>
    <w:pPr>
      <w:numPr>
        <w:numId w:val="2"/>
      </w:numPr>
      <w:ind w:left="641" w:hanging="357"/>
    </w:pPr>
  </w:style>
  <w:style w:type="paragraph" w:styleId="ListBullet3">
    <w:name w:val="List Bullet 3"/>
    <w:basedOn w:val="Normal"/>
    <w:uiPriority w:val="99"/>
    <w:unhideWhenUsed/>
    <w:rsid w:val="00B01B0E"/>
    <w:pPr>
      <w:numPr>
        <w:numId w:val="3"/>
      </w:numPr>
    </w:pPr>
  </w:style>
  <w:style w:type="paragraph" w:styleId="ListBullet4">
    <w:name w:val="List Bullet 4"/>
    <w:basedOn w:val="Normal"/>
    <w:uiPriority w:val="99"/>
    <w:unhideWhenUsed/>
    <w:rsid w:val="00B01B0E"/>
    <w:pPr>
      <w:numPr>
        <w:numId w:val="4"/>
      </w:numPr>
    </w:pPr>
  </w:style>
  <w:style w:type="paragraph" w:styleId="ListBullet5">
    <w:name w:val="List Bullet 5"/>
    <w:basedOn w:val="Normal"/>
    <w:uiPriority w:val="99"/>
    <w:unhideWhenUsed/>
    <w:rsid w:val="00B01B0E"/>
    <w:pPr>
      <w:numPr>
        <w:numId w:val="5"/>
      </w:numPr>
    </w:pPr>
  </w:style>
  <w:style w:type="paragraph" w:styleId="ListContinue">
    <w:name w:val="List Continue"/>
    <w:basedOn w:val="Normal"/>
    <w:uiPriority w:val="99"/>
    <w:unhideWhenUsed/>
    <w:rsid w:val="00B01B0E"/>
    <w:pPr>
      <w:spacing w:after="120"/>
      <w:ind w:left="283"/>
    </w:pPr>
  </w:style>
  <w:style w:type="paragraph" w:styleId="ListContinue2">
    <w:name w:val="List Continue 2"/>
    <w:basedOn w:val="Normal"/>
    <w:uiPriority w:val="99"/>
    <w:unhideWhenUsed/>
    <w:rsid w:val="00B01B0E"/>
    <w:pPr>
      <w:spacing w:after="120"/>
      <w:ind w:left="566"/>
    </w:pPr>
  </w:style>
  <w:style w:type="paragraph" w:styleId="ListContinue3">
    <w:name w:val="List Continue 3"/>
    <w:basedOn w:val="Normal"/>
    <w:uiPriority w:val="99"/>
    <w:unhideWhenUsed/>
    <w:rsid w:val="00B01B0E"/>
    <w:pPr>
      <w:spacing w:after="120"/>
      <w:ind w:left="849"/>
    </w:pPr>
  </w:style>
  <w:style w:type="paragraph" w:styleId="ListContinue4">
    <w:name w:val="List Continue 4"/>
    <w:basedOn w:val="Normal"/>
    <w:uiPriority w:val="99"/>
    <w:semiHidden/>
    <w:unhideWhenUsed/>
    <w:rsid w:val="00B01B0E"/>
    <w:pPr>
      <w:spacing w:after="120"/>
      <w:ind w:left="1132"/>
    </w:pPr>
  </w:style>
  <w:style w:type="paragraph" w:styleId="ListContinue5">
    <w:name w:val="List Continue 5"/>
    <w:basedOn w:val="Normal"/>
    <w:uiPriority w:val="99"/>
    <w:semiHidden/>
    <w:unhideWhenUsed/>
    <w:rsid w:val="00B01B0E"/>
    <w:pPr>
      <w:spacing w:after="120"/>
      <w:ind w:left="1415"/>
    </w:pPr>
  </w:style>
  <w:style w:type="paragraph" w:customStyle="1" w:styleId="ListGSBullet">
    <w:name w:val="List GS Bullet"/>
    <w:basedOn w:val="Normal"/>
    <w:link w:val="ListGSBulletChar"/>
    <w:qFormat/>
    <w:rsid w:val="00B01B0E"/>
    <w:pPr>
      <w:numPr>
        <w:numId w:val="13"/>
      </w:numPr>
      <w:spacing w:after="120"/>
    </w:pPr>
  </w:style>
  <w:style w:type="character" w:customStyle="1" w:styleId="ListGSBulletChar">
    <w:name w:val="List GS Bullet Char"/>
    <w:basedOn w:val="DefaultParagraphFont"/>
    <w:link w:val="ListGSBullet"/>
    <w:rsid w:val="00B01B0E"/>
    <w:rPr>
      <w:rFonts w:ascii="Verdana" w:hAnsi="Verdana" w:cs="Times New Roman (Body CS)"/>
      <w:color w:val="4D4D4C"/>
      <w:sz w:val="22"/>
    </w:rPr>
  </w:style>
  <w:style w:type="paragraph" w:customStyle="1" w:styleId="ListGsBullet2">
    <w:name w:val="List Gs Bullet 2"/>
    <w:basedOn w:val="ListGSBullet"/>
    <w:rsid w:val="00B01B0E"/>
    <w:pPr>
      <w:numPr>
        <w:ilvl w:val="1"/>
      </w:numPr>
      <w:snapToGrid w:val="0"/>
    </w:pPr>
  </w:style>
  <w:style w:type="paragraph" w:customStyle="1" w:styleId="ListGsBullet3">
    <w:name w:val="List Gs Bullet 3"/>
    <w:basedOn w:val="ListGSBullet"/>
    <w:rsid w:val="00B01B0E"/>
    <w:pPr>
      <w:numPr>
        <w:ilvl w:val="2"/>
      </w:numPr>
      <w:ind w:left="1843" w:hanging="403"/>
    </w:pPr>
  </w:style>
  <w:style w:type="paragraph" w:customStyle="1" w:styleId="ListGsBullet4">
    <w:name w:val="List Gs Bullet 4"/>
    <w:basedOn w:val="ListGSBullet"/>
    <w:rsid w:val="00B01B0E"/>
    <w:pPr>
      <w:numPr>
        <w:ilvl w:val="3"/>
      </w:numPr>
    </w:pPr>
  </w:style>
  <w:style w:type="paragraph" w:customStyle="1" w:styleId="ListGSBullet5">
    <w:name w:val="List GS Bullet 5"/>
    <w:basedOn w:val="ListGSBullet"/>
    <w:rsid w:val="00B01B0E"/>
    <w:pPr>
      <w:numPr>
        <w:ilvl w:val="4"/>
      </w:numPr>
    </w:pPr>
  </w:style>
  <w:style w:type="numbering" w:customStyle="1" w:styleId="ListGSBullets">
    <w:name w:val="List GS Bullets"/>
    <w:uiPriority w:val="99"/>
    <w:rsid w:val="00B01B0E"/>
    <w:pPr>
      <w:numPr>
        <w:numId w:val="12"/>
      </w:numPr>
    </w:pPr>
  </w:style>
  <w:style w:type="paragraph" w:customStyle="1" w:styleId="H3">
    <w:name w:val="H3"/>
    <w:basedOn w:val="Heading3"/>
    <w:qFormat/>
    <w:rsid w:val="00991401"/>
    <w:pPr>
      <w:numPr>
        <w:numId w:val="15"/>
      </w:numPr>
    </w:pPr>
  </w:style>
  <w:style w:type="paragraph" w:customStyle="1" w:styleId="H5">
    <w:name w:val="H5"/>
    <w:basedOn w:val="Heading5"/>
    <w:qFormat/>
    <w:rsid w:val="00350D03"/>
    <w:pPr>
      <w:numPr>
        <w:ilvl w:val="1"/>
        <w:numId w:val="15"/>
      </w:numPr>
    </w:pPr>
  </w:style>
  <w:style w:type="paragraph" w:styleId="ListNumber">
    <w:name w:val="List Number"/>
    <w:basedOn w:val="Normal"/>
    <w:uiPriority w:val="99"/>
    <w:unhideWhenUsed/>
    <w:qFormat/>
    <w:rsid w:val="00B01B0E"/>
    <w:pPr>
      <w:numPr>
        <w:numId w:val="6"/>
      </w:numPr>
    </w:pPr>
  </w:style>
  <w:style w:type="paragraph" w:styleId="ListNumber2">
    <w:name w:val="List Number 2"/>
    <w:basedOn w:val="Normal"/>
    <w:uiPriority w:val="99"/>
    <w:unhideWhenUsed/>
    <w:rsid w:val="00B01B0E"/>
    <w:pPr>
      <w:numPr>
        <w:numId w:val="7"/>
      </w:numPr>
    </w:pPr>
  </w:style>
  <w:style w:type="paragraph" w:styleId="ListNumber3">
    <w:name w:val="List Number 3"/>
    <w:basedOn w:val="Normal"/>
    <w:uiPriority w:val="99"/>
    <w:unhideWhenUsed/>
    <w:rsid w:val="00B01B0E"/>
    <w:pPr>
      <w:numPr>
        <w:numId w:val="8"/>
      </w:numPr>
    </w:pPr>
  </w:style>
  <w:style w:type="paragraph" w:styleId="ListNumber4">
    <w:name w:val="List Number 4"/>
    <w:basedOn w:val="Normal"/>
    <w:uiPriority w:val="99"/>
    <w:unhideWhenUsed/>
    <w:rsid w:val="00B01B0E"/>
    <w:pPr>
      <w:numPr>
        <w:numId w:val="9"/>
      </w:numPr>
    </w:pPr>
  </w:style>
  <w:style w:type="paragraph" w:styleId="ListNumber5">
    <w:name w:val="List Number 5"/>
    <w:basedOn w:val="Normal"/>
    <w:uiPriority w:val="99"/>
    <w:unhideWhenUsed/>
    <w:rsid w:val="00B01B0E"/>
    <w:pPr>
      <w:numPr>
        <w:numId w:val="10"/>
      </w:numPr>
    </w:pPr>
  </w:style>
  <w:style w:type="paragraph" w:styleId="ListParagraph">
    <w:name w:val="List Paragraph"/>
    <w:basedOn w:val="Normal"/>
    <w:uiPriority w:val="34"/>
    <w:qFormat/>
    <w:rsid w:val="00B01B0E"/>
    <w:pPr>
      <w:ind w:left="720"/>
    </w:pPr>
  </w:style>
  <w:style w:type="table" w:styleId="ListTable1Light">
    <w:name w:val="List Table 1 Light"/>
    <w:basedOn w:val="TableNormal"/>
    <w:uiPriority w:val="46"/>
    <w:rsid w:val="00B01B0E"/>
    <w:pPr>
      <w:spacing w:after="0" w:line="240" w:lineRule="auto"/>
    </w:pPr>
    <w:tblPr>
      <w:tblStyleRowBandSize w:val="1"/>
      <w:tblStyleColBandSize w:val="1"/>
    </w:tblPr>
    <w:tblStylePr w:type="firstRow">
      <w:rPr>
        <w:b/>
        <w:bCs/>
      </w:rPr>
      <w:tblPr/>
      <w:tcPr>
        <w:tcBorders>
          <w:bottom w:val="single" w:sz="4" w:space="0" w:color="969696" w:themeColor="text1" w:themeTint="99"/>
        </w:tcBorders>
      </w:tcPr>
    </w:tblStylePr>
    <w:tblStylePr w:type="lastRow">
      <w:rPr>
        <w:b/>
        <w:bCs/>
      </w:rPr>
      <w:tblPr/>
      <w:tcPr>
        <w:tcBorders>
          <w:top w:val="single" w:sz="4" w:space="0" w:color="969696" w:themeColor="text1" w:themeTint="99"/>
        </w:tcBorders>
      </w:tcPr>
    </w:tblStylePr>
    <w:tblStylePr w:type="firstCol">
      <w:rPr>
        <w:b/>
        <w:bCs/>
      </w:rPr>
    </w:tblStylePr>
    <w:tblStylePr w:type="lastCol">
      <w:rPr>
        <w:b/>
        <w:bCs/>
      </w:rPr>
    </w:tblStylePr>
    <w:tblStylePr w:type="band1Vert">
      <w:tblPr/>
      <w:tcPr>
        <w:shd w:val="clear" w:color="auto" w:fill="DCDCDC" w:themeFill="text1" w:themeFillTint="33"/>
      </w:tcPr>
    </w:tblStylePr>
    <w:tblStylePr w:type="band1Horz">
      <w:tblPr/>
      <w:tcPr>
        <w:shd w:val="clear" w:color="auto" w:fill="DCDCDC" w:themeFill="text1" w:themeFillTint="33"/>
      </w:tcPr>
    </w:tblStylePr>
  </w:style>
  <w:style w:type="table" w:styleId="ListTable1Light-Accent1">
    <w:name w:val="List Table 1 Light Accent 1"/>
    <w:basedOn w:val="TableNormal"/>
    <w:uiPriority w:val="46"/>
    <w:rsid w:val="00B01B0E"/>
    <w:pPr>
      <w:spacing w:after="0" w:line="240" w:lineRule="auto"/>
    </w:pPr>
    <w:tblPr>
      <w:tblStyleRowBandSize w:val="1"/>
      <w:tblStyleColBandSize w:val="1"/>
    </w:tblPr>
    <w:tblStylePr w:type="firstRow">
      <w:rPr>
        <w:b/>
        <w:bCs/>
      </w:rPr>
      <w:tblPr/>
      <w:tcPr>
        <w:tcBorders>
          <w:bottom w:val="single" w:sz="4" w:space="0" w:color="3EFAFF" w:themeColor="accent1" w:themeTint="99"/>
        </w:tcBorders>
      </w:tcPr>
    </w:tblStylePr>
    <w:tblStylePr w:type="lastRow">
      <w:rPr>
        <w:b/>
        <w:bCs/>
      </w:rPr>
      <w:tblPr/>
      <w:tcPr>
        <w:tcBorders>
          <w:top w:val="single" w:sz="4" w:space="0" w:color="3EFAFF" w:themeColor="accent1" w:themeTint="99"/>
        </w:tcBorders>
      </w:tcPr>
    </w:tblStylePr>
    <w:tblStylePr w:type="firstCol">
      <w:rPr>
        <w:b/>
        <w:bCs/>
      </w:rPr>
    </w:tblStylePr>
    <w:tblStylePr w:type="lastCol">
      <w:rPr>
        <w:b/>
        <w:bCs/>
      </w:rPr>
    </w:tblStylePr>
    <w:tblStylePr w:type="band1Vert">
      <w:tblPr/>
      <w:tcPr>
        <w:shd w:val="clear" w:color="auto" w:fill="BEFDFF" w:themeFill="accent1" w:themeFillTint="33"/>
      </w:tcPr>
    </w:tblStylePr>
    <w:tblStylePr w:type="band1Horz">
      <w:tblPr/>
      <w:tcPr>
        <w:shd w:val="clear" w:color="auto" w:fill="BEFDFF" w:themeFill="accent1" w:themeFillTint="33"/>
      </w:tcPr>
    </w:tblStylePr>
  </w:style>
  <w:style w:type="table" w:styleId="ListTable1Light-Accent2">
    <w:name w:val="List Table 1 Light Accent 2"/>
    <w:basedOn w:val="TableNormal"/>
    <w:uiPriority w:val="46"/>
    <w:rsid w:val="00B01B0E"/>
    <w:pPr>
      <w:spacing w:after="0" w:line="240" w:lineRule="auto"/>
    </w:pPr>
    <w:tblPr>
      <w:tblStyleRowBandSize w:val="1"/>
      <w:tblStyleColBandSize w:val="1"/>
    </w:tblPr>
    <w:tblStylePr w:type="firstRow">
      <w:rPr>
        <w:b/>
        <w:bCs/>
      </w:rPr>
      <w:tblPr/>
      <w:tcPr>
        <w:tcBorders>
          <w:bottom w:val="single" w:sz="4" w:space="0" w:color="47E9EC" w:themeColor="accent2" w:themeTint="99"/>
        </w:tcBorders>
      </w:tcPr>
    </w:tblStylePr>
    <w:tblStylePr w:type="lastRow">
      <w:rPr>
        <w:b/>
        <w:bCs/>
      </w:rPr>
      <w:tblPr/>
      <w:tcPr>
        <w:tcBorders>
          <w:top w:val="single" w:sz="4" w:space="0" w:color="47E9EC" w:themeColor="accent2" w:themeTint="99"/>
        </w:tcBorders>
      </w:tcPr>
    </w:tblStylePr>
    <w:tblStylePr w:type="firstCol">
      <w:rPr>
        <w:b/>
        <w:bCs/>
      </w:rPr>
    </w:tblStylePr>
    <w:tblStylePr w:type="lastCol">
      <w:rPr>
        <w:b/>
        <w:bCs/>
      </w:rPr>
    </w:tblStylePr>
    <w:tblStylePr w:type="band1Vert">
      <w:tblPr/>
      <w:tcPr>
        <w:shd w:val="clear" w:color="auto" w:fill="C1F7F8" w:themeFill="accent2" w:themeFillTint="33"/>
      </w:tcPr>
    </w:tblStylePr>
    <w:tblStylePr w:type="band1Horz">
      <w:tblPr/>
      <w:tcPr>
        <w:shd w:val="clear" w:color="auto" w:fill="C1F7F8" w:themeFill="accent2" w:themeFillTint="33"/>
      </w:tcPr>
    </w:tblStylePr>
  </w:style>
  <w:style w:type="table" w:styleId="ListTable1Light-Accent3">
    <w:name w:val="List Table 1 Light Accent 3"/>
    <w:basedOn w:val="TableNormal"/>
    <w:uiPriority w:val="46"/>
    <w:rsid w:val="00B01B0E"/>
    <w:pPr>
      <w:spacing w:after="0" w:line="240" w:lineRule="auto"/>
    </w:pPr>
    <w:tblPr>
      <w:tblStyleRowBandSize w:val="1"/>
      <w:tblStyleColBandSize w:val="1"/>
    </w:tblPr>
    <w:tblStylePr w:type="firstRow">
      <w:rPr>
        <w:b/>
        <w:bCs/>
      </w:rPr>
      <w:tblPr/>
      <w:tcPr>
        <w:tcBorders>
          <w:bottom w:val="single" w:sz="4" w:space="0" w:color="2DECF0" w:themeColor="accent3" w:themeTint="99"/>
        </w:tcBorders>
      </w:tcPr>
    </w:tblStylePr>
    <w:tblStylePr w:type="lastRow">
      <w:rPr>
        <w:b/>
        <w:bCs/>
      </w:rPr>
      <w:tblPr/>
      <w:tcPr>
        <w:tcBorders>
          <w:top w:val="single" w:sz="4" w:space="0" w:color="2DECF0" w:themeColor="accent3" w:themeTint="99"/>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E4E4"/>
      </w:tcPr>
    </w:tblStylePr>
    <w:tblStylePr w:type="band1Horz">
      <w:tblPr/>
      <w:tcPr>
        <w:shd w:val="clear" w:color="auto" w:fill="C0E4E4"/>
      </w:tcPr>
    </w:tblStylePr>
    <w:tblStylePr w:type="band2Horz">
      <w:tblPr/>
      <w:tcPr>
        <w:tcBorders>
          <w:top w:val="nil"/>
          <w:left w:val="nil"/>
          <w:bottom w:val="nil"/>
          <w:right w:val="nil"/>
          <w:insideH w:val="nil"/>
          <w:insideV w:val="nil"/>
          <w:tl2br w:val="nil"/>
          <w:tr2bl w:val="nil"/>
        </w:tcBorders>
      </w:tcPr>
    </w:tblStylePr>
  </w:style>
  <w:style w:type="table" w:styleId="ListTable1Light-Accent4">
    <w:name w:val="List Table 1 Light Accent 4"/>
    <w:basedOn w:val="TableNormal"/>
    <w:uiPriority w:val="46"/>
    <w:rsid w:val="00B01B0E"/>
    <w:pPr>
      <w:spacing w:after="0" w:line="240" w:lineRule="auto"/>
    </w:pPr>
    <w:tblPr>
      <w:tblStyleRowBandSize w:val="1"/>
      <w:tblStyleColBandSize w:val="1"/>
    </w:tblPr>
    <w:tblStylePr w:type="firstRow">
      <w:rPr>
        <w:b/>
        <w:bCs/>
      </w:rPr>
      <w:tblPr/>
      <w:tcPr>
        <w:tcBorders>
          <w:bottom w:val="single" w:sz="4" w:space="0" w:color="E6EB8C" w:themeColor="accent4" w:themeTint="99"/>
        </w:tcBorders>
      </w:tcPr>
    </w:tblStylePr>
    <w:tblStylePr w:type="lastRow">
      <w:rPr>
        <w:b/>
        <w:bCs/>
      </w:rPr>
      <w:tblPr/>
      <w:tcPr>
        <w:tcBorders>
          <w:top w:val="single" w:sz="4" w:space="0" w:color="E6EB8C" w:themeColor="accent4" w:themeTint="99"/>
        </w:tcBorders>
      </w:tcPr>
    </w:tblStylePr>
    <w:tblStylePr w:type="firstCol">
      <w:rPr>
        <w:b/>
        <w:bCs/>
      </w:rPr>
    </w:tblStylePr>
    <w:tblStylePr w:type="lastCol">
      <w:rPr>
        <w:b/>
        <w:bCs/>
      </w:rPr>
    </w:tblStylePr>
    <w:tblStylePr w:type="band1Vert">
      <w:tblPr/>
      <w:tcPr>
        <w:shd w:val="clear" w:color="auto" w:fill="F6F8D8" w:themeFill="accent4" w:themeFillTint="33"/>
      </w:tcPr>
    </w:tblStylePr>
    <w:tblStylePr w:type="band1Horz">
      <w:tblPr/>
      <w:tcPr>
        <w:shd w:val="clear" w:color="auto" w:fill="F6F8D8" w:themeFill="accent4" w:themeFillTint="33"/>
      </w:tcPr>
    </w:tblStylePr>
  </w:style>
  <w:style w:type="table" w:styleId="ListTable3-Accent1">
    <w:name w:val="List Table 3 Accent 1"/>
    <w:basedOn w:val="TableNormal"/>
    <w:uiPriority w:val="48"/>
    <w:rsid w:val="00B01B0E"/>
    <w:pPr>
      <w:spacing w:after="0" w:line="240" w:lineRule="auto"/>
    </w:pPr>
    <w:tblPr>
      <w:tblStyleRowBandSize w:val="1"/>
      <w:tblStyleColBandSize w:val="1"/>
      <w:tblBorders>
        <w:top w:val="single" w:sz="4" w:space="0" w:color="00B9BD" w:themeColor="accent1"/>
        <w:left w:val="single" w:sz="4" w:space="0" w:color="00B9BD" w:themeColor="accent1"/>
        <w:bottom w:val="single" w:sz="4" w:space="0" w:color="00B9BD" w:themeColor="accent1"/>
        <w:right w:val="single" w:sz="4" w:space="0" w:color="00B9BD" w:themeColor="accent1"/>
      </w:tblBorders>
    </w:tblPr>
    <w:tblStylePr w:type="firstRow">
      <w:rPr>
        <w:b/>
        <w:bCs/>
        <w:color w:val="FFFFFF" w:themeColor="background1"/>
      </w:rPr>
      <w:tblPr/>
      <w:tcPr>
        <w:shd w:val="clear" w:color="auto" w:fill="00B9BD" w:themeFill="accent1"/>
      </w:tcPr>
    </w:tblStylePr>
    <w:tblStylePr w:type="lastRow">
      <w:rPr>
        <w:b/>
        <w:bCs/>
      </w:rPr>
      <w:tblPr/>
      <w:tcPr>
        <w:tcBorders>
          <w:top w:val="double" w:sz="4" w:space="0" w:color="00B9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9BD" w:themeColor="accent1"/>
          <w:right w:val="single" w:sz="4" w:space="0" w:color="00B9BD" w:themeColor="accent1"/>
        </w:tcBorders>
      </w:tcPr>
    </w:tblStylePr>
    <w:tblStylePr w:type="band1Horz">
      <w:tblPr/>
      <w:tcPr>
        <w:tcBorders>
          <w:top w:val="single" w:sz="4" w:space="0" w:color="00B9BD" w:themeColor="accent1"/>
          <w:bottom w:val="single" w:sz="4" w:space="0" w:color="00B9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9BD" w:themeColor="accent1"/>
          <w:left w:val="nil"/>
        </w:tcBorders>
      </w:tcPr>
    </w:tblStylePr>
    <w:tblStylePr w:type="swCell">
      <w:tblPr/>
      <w:tcPr>
        <w:tcBorders>
          <w:top w:val="double" w:sz="4" w:space="0" w:color="00B9BD" w:themeColor="accent1"/>
          <w:right w:val="nil"/>
        </w:tcBorders>
      </w:tcPr>
    </w:tblStylePr>
  </w:style>
  <w:style w:type="table" w:styleId="ListTable3-Accent3">
    <w:name w:val="List Table 3 Accent 3"/>
    <w:basedOn w:val="TableNormal"/>
    <w:uiPriority w:val="48"/>
    <w:rsid w:val="00B01B0E"/>
    <w:pPr>
      <w:spacing w:after="0" w:line="240" w:lineRule="auto"/>
    </w:pPr>
    <w:tblPr>
      <w:tblStyleRowBandSize w:val="1"/>
      <w:tblStyleColBandSize w:val="1"/>
      <w:tblBorders>
        <w:top w:val="single" w:sz="4" w:space="0" w:color="097E80" w:themeColor="accent3"/>
        <w:left w:val="single" w:sz="4" w:space="0" w:color="097E80" w:themeColor="accent3"/>
        <w:bottom w:val="single" w:sz="4" w:space="0" w:color="097E80" w:themeColor="accent3"/>
        <w:right w:val="single" w:sz="4" w:space="0" w:color="097E80" w:themeColor="accent3"/>
      </w:tblBorders>
    </w:tblPr>
    <w:tblStylePr w:type="firstRow">
      <w:rPr>
        <w:b/>
        <w:bCs/>
        <w:color w:val="FFFFFF" w:themeColor="background1"/>
      </w:rPr>
      <w:tblPr/>
      <w:tcPr>
        <w:shd w:val="clear" w:color="auto" w:fill="097E80" w:themeFill="accent3"/>
      </w:tcPr>
    </w:tblStylePr>
    <w:tblStylePr w:type="lastRow">
      <w:rPr>
        <w:b/>
        <w:bCs/>
      </w:rPr>
      <w:tblPr/>
      <w:tcPr>
        <w:tcBorders>
          <w:top w:val="double" w:sz="4" w:space="0" w:color="097E8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97E80" w:themeColor="accent3"/>
          <w:right w:val="single" w:sz="4" w:space="0" w:color="097E80" w:themeColor="accent3"/>
        </w:tcBorders>
      </w:tcPr>
    </w:tblStylePr>
    <w:tblStylePr w:type="band1Horz">
      <w:tblPr/>
      <w:tcPr>
        <w:tcBorders>
          <w:top w:val="single" w:sz="4" w:space="0" w:color="097E80" w:themeColor="accent3"/>
          <w:bottom w:val="single" w:sz="4" w:space="0" w:color="097E8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97E80" w:themeColor="accent3"/>
          <w:left w:val="nil"/>
        </w:tcBorders>
      </w:tcPr>
    </w:tblStylePr>
    <w:tblStylePr w:type="swCell">
      <w:tblPr/>
      <w:tcPr>
        <w:tcBorders>
          <w:top w:val="double" w:sz="4" w:space="0" w:color="097E80" w:themeColor="accent3"/>
          <w:right w:val="nil"/>
        </w:tcBorders>
      </w:tcPr>
    </w:tblStylePr>
  </w:style>
  <w:style w:type="table" w:styleId="ListTable3-Accent4">
    <w:name w:val="List Table 3 Accent 4"/>
    <w:basedOn w:val="TableNormal"/>
    <w:uiPriority w:val="48"/>
    <w:rsid w:val="00B01B0E"/>
    <w:pPr>
      <w:spacing w:after="0" w:line="240" w:lineRule="auto"/>
    </w:pPr>
    <w:tblPr>
      <w:tblStyleRowBandSize w:val="1"/>
      <w:tblStyleColBandSize w:val="1"/>
      <w:tblBorders>
        <w:top w:val="single" w:sz="4" w:space="0" w:color="D6DF40" w:themeColor="accent4"/>
        <w:left w:val="single" w:sz="4" w:space="0" w:color="D6DF40" w:themeColor="accent4"/>
        <w:bottom w:val="single" w:sz="4" w:space="0" w:color="D6DF40" w:themeColor="accent4"/>
        <w:right w:val="single" w:sz="4" w:space="0" w:color="D6DF40" w:themeColor="accent4"/>
      </w:tblBorders>
    </w:tblPr>
    <w:tblStylePr w:type="firstRow">
      <w:rPr>
        <w:b/>
        <w:bCs/>
        <w:color w:val="FFFFFF" w:themeColor="background1"/>
      </w:rPr>
      <w:tblPr/>
      <w:tcPr>
        <w:shd w:val="clear" w:color="auto" w:fill="D6DF40" w:themeFill="accent4"/>
      </w:tcPr>
    </w:tblStylePr>
    <w:tblStylePr w:type="lastRow">
      <w:rPr>
        <w:b/>
        <w:bCs/>
      </w:rPr>
      <w:tblPr/>
      <w:tcPr>
        <w:tcBorders>
          <w:top w:val="double" w:sz="4" w:space="0" w:color="D6DF4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6DF40" w:themeColor="accent4"/>
          <w:right w:val="single" w:sz="4" w:space="0" w:color="D6DF40" w:themeColor="accent4"/>
        </w:tcBorders>
      </w:tcPr>
    </w:tblStylePr>
    <w:tblStylePr w:type="band1Horz">
      <w:tblPr/>
      <w:tcPr>
        <w:tcBorders>
          <w:top w:val="single" w:sz="4" w:space="0" w:color="D6DF40" w:themeColor="accent4"/>
          <w:bottom w:val="single" w:sz="4" w:space="0" w:color="D6DF4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6DF40" w:themeColor="accent4"/>
          <w:left w:val="nil"/>
        </w:tcBorders>
      </w:tcPr>
    </w:tblStylePr>
    <w:tblStylePr w:type="swCell">
      <w:tblPr/>
      <w:tcPr>
        <w:tcBorders>
          <w:top w:val="double" w:sz="4" w:space="0" w:color="D6DF40" w:themeColor="accent4"/>
          <w:right w:val="nil"/>
        </w:tcBorders>
      </w:tcPr>
    </w:tblStylePr>
  </w:style>
  <w:style w:type="table" w:styleId="ListTable6Colorful">
    <w:name w:val="List Table 6 Colorful"/>
    <w:basedOn w:val="TableNormal"/>
    <w:uiPriority w:val="51"/>
    <w:rsid w:val="00B01B0E"/>
    <w:pPr>
      <w:spacing w:after="0" w:line="240" w:lineRule="auto"/>
    </w:pPr>
    <w:rPr>
      <w:color w:val="515151" w:themeColor="text1"/>
    </w:rPr>
    <w:tblPr>
      <w:tblStyleRowBandSize w:val="1"/>
      <w:tblStyleColBandSize w:val="1"/>
      <w:tblBorders>
        <w:top w:val="single" w:sz="4" w:space="0" w:color="515151" w:themeColor="text1"/>
        <w:bottom w:val="single" w:sz="4" w:space="0" w:color="515151" w:themeColor="text1"/>
      </w:tblBorders>
    </w:tblPr>
    <w:tblStylePr w:type="firstRow">
      <w:rPr>
        <w:b/>
        <w:bCs/>
      </w:rPr>
      <w:tblPr/>
      <w:tcPr>
        <w:tcBorders>
          <w:bottom w:val="single" w:sz="4" w:space="0" w:color="515151" w:themeColor="text1"/>
        </w:tcBorders>
      </w:tcPr>
    </w:tblStylePr>
    <w:tblStylePr w:type="lastRow">
      <w:rPr>
        <w:b/>
        <w:bCs/>
      </w:rPr>
      <w:tblPr/>
      <w:tcPr>
        <w:tcBorders>
          <w:top w:val="double" w:sz="4" w:space="0" w:color="515151" w:themeColor="text1"/>
        </w:tcBorders>
      </w:tcPr>
    </w:tblStylePr>
    <w:tblStylePr w:type="firstCol">
      <w:rPr>
        <w:b/>
        <w:bCs/>
      </w:rPr>
    </w:tblStylePr>
    <w:tblStylePr w:type="lastCol">
      <w:rPr>
        <w:b/>
        <w:bCs/>
      </w:rPr>
    </w:tblStylePr>
    <w:tblStylePr w:type="band1Vert">
      <w:tblPr/>
      <w:tcPr>
        <w:shd w:val="clear" w:color="auto" w:fill="DCDCDC" w:themeFill="text1" w:themeFillTint="33"/>
      </w:tcPr>
    </w:tblStylePr>
    <w:tblStylePr w:type="band1Horz">
      <w:tblPr/>
      <w:tcPr>
        <w:shd w:val="clear" w:color="auto" w:fill="DCDCDC" w:themeFill="text1" w:themeFillTint="33"/>
      </w:tcPr>
    </w:tblStylePr>
  </w:style>
  <w:style w:type="table" w:styleId="ListTable6Colorful-Accent1">
    <w:name w:val="List Table 6 Colorful Accent 1"/>
    <w:basedOn w:val="TableNormal"/>
    <w:uiPriority w:val="51"/>
    <w:rsid w:val="00B01B0E"/>
    <w:pPr>
      <w:spacing w:after="0" w:line="240" w:lineRule="auto"/>
    </w:pPr>
    <w:rPr>
      <w:color w:val="008A8D" w:themeColor="accent1" w:themeShade="BF"/>
    </w:rPr>
    <w:tblPr>
      <w:tblStyleRowBandSize w:val="1"/>
      <w:tblStyleColBandSize w:val="1"/>
      <w:tblBorders>
        <w:top w:val="single" w:sz="4" w:space="0" w:color="00B9BD" w:themeColor="accent1"/>
        <w:bottom w:val="single" w:sz="4" w:space="0" w:color="00B9BD" w:themeColor="accent1"/>
      </w:tblBorders>
    </w:tblPr>
    <w:tblStylePr w:type="firstRow">
      <w:rPr>
        <w:b/>
        <w:bCs/>
      </w:rPr>
      <w:tblPr/>
      <w:tcPr>
        <w:tcBorders>
          <w:bottom w:val="single" w:sz="4" w:space="0" w:color="00B9BD" w:themeColor="accent1"/>
        </w:tcBorders>
      </w:tcPr>
    </w:tblStylePr>
    <w:tblStylePr w:type="lastRow">
      <w:rPr>
        <w:b/>
        <w:bCs/>
      </w:rPr>
      <w:tblPr/>
      <w:tcPr>
        <w:tcBorders>
          <w:top w:val="double" w:sz="4" w:space="0" w:color="00B9BD" w:themeColor="accent1"/>
        </w:tcBorders>
      </w:tcPr>
    </w:tblStylePr>
    <w:tblStylePr w:type="firstCol">
      <w:rPr>
        <w:b/>
        <w:bCs/>
      </w:rPr>
    </w:tblStylePr>
    <w:tblStylePr w:type="lastCol">
      <w:rPr>
        <w:b/>
        <w:bCs/>
      </w:rPr>
    </w:tblStylePr>
    <w:tblStylePr w:type="band1Vert">
      <w:tblPr/>
      <w:tcPr>
        <w:shd w:val="clear" w:color="auto" w:fill="BEFDFF" w:themeFill="accent1" w:themeFillTint="33"/>
      </w:tcPr>
    </w:tblStylePr>
    <w:tblStylePr w:type="band1Horz">
      <w:tblPr/>
      <w:tcPr>
        <w:shd w:val="clear" w:color="auto" w:fill="BEFDFF" w:themeFill="accent1" w:themeFillTint="33"/>
      </w:tcPr>
    </w:tblStylePr>
  </w:style>
  <w:style w:type="table" w:styleId="ListTable6Colorful-Accent2">
    <w:name w:val="List Table 6 Colorful Accent 2"/>
    <w:basedOn w:val="TableNormal"/>
    <w:uiPriority w:val="51"/>
    <w:rsid w:val="00B01B0E"/>
    <w:pPr>
      <w:spacing w:after="0" w:line="240" w:lineRule="auto"/>
    </w:pPr>
    <w:rPr>
      <w:color w:val="0C7375" w:themeColor="accent2" w:themeShade="BF"/>
    </w:rPr>
    <w:tblPr>
      <w:tblStyleRowBandSize w:val="1"/>
      <w:tblStyleColBandSize w:val="1"/>
      <w:tblBorders>
        <w:top w:val="single" w:sz="4" w:space="0" w:color="109B9D" w:themeColor="accent2"/>
        <w:bottom w:val="single" w:sz="4" w:space="0" w:color="109B9D" w:themeColor="accent2"/>
      </w:tblBorders>
    </w:tblPr>
    <w:tblStylePr w:type="firstRow">
      <w:rPr>
        <w:b/>
        <w:bCs/>
      </w:rPr>
      <w:tblPr/>
      <w:tcPr>
        <w:tcBorders>
          <w:bottom w:val="single" w:sz="4" w:space="0" w:color="109B9D" w:themeColor="accent2"/>
        </w:tcBorders>
      </w:tcPr>
    </w:tblStylePr>
    <w:tblStylePr w:type="lastRow">
      <w:rPr>
        <w:b/>
        <w:bCs/>
      </w:rPr>
      <w:tblPr/>
      <w:tcPr>
        <w:tcBorders>
          <w:top w:val="double" w:sz="4" w:space="0" w:color="109B9D" w:themeColor="accent2"/>
        </w:tcBorders>
      </w:tcPr>
    </w:tblStylePr>
    <w:tblStylePr w:type="firstCol">
      <w:rPr>
        <w:b/>
        <w:bCs/>
      </w:rPr>
    </w:tblStylePr>
    <w:tblStylePr w:type="lastCol">
      <w:rPr>
        <w:b/>
        <w:bCs/>
      </w:rPr>
    </w:tblStylePr>
    <w:tblStylePr w:type="band1Vert">
      <w:tblPr/>
      <w:tcPr>
        <w:shd w:val="clear" w:color="auto" w:fill="C1F7F8" w:themeFill="accent2" w:themeFillTint="33"/>
      </w:tcPr>
    </w:tblStylePr>
    <w:tblStylePr w:type="band1Horz">
      <w:tblPr/>
      <w:tcPr>
        <w:shd w:val="clear" w:color="auto" w:fill="C1F7F8" w:themeFill="accent2" w:themeFillTint="33"/>
      </w:tcPr>
    </w:tblStylePr>
  </w:style>
  <w:style w:type="table" w:styleId="ListTable6Colorful-Accent3">
    <w:name w:val="List Table 6 Colorful Accent 3"/>
    <w:basedOn w:val="TableNormal"/>
    <w:uiPriority w:val="51"/>
    <w:rsid w:val="00B01B0E"/>
    <w:pPr>
      <w:spacing w:after="0" w:line="240" w:lineRule="auto"/>
    </w:pPr>
    <w:rPr>
      <w:color w:val="065D5F" w:themeColor="accent3" w:themeShade="BF"/>
    </w:rPr>
    <w:tblPr>
      <w:tblStyleRowBandSize w:val="1"/>
      <w:tblStyleColBandSize w:val="1"/>
      <w:tblBorders>
        <w:top w:val="single" w:sz="4" w:space="0" w:color="097E80" w:themeColor="accent3"/>
        <w:bottom w:val="single" w:sz="4" w:space="0" w:color="097E80" w:themeColor="accent3"/>
      </w:tblBorders>
    </w:tblPr>
    <w:tblStylePr w:type="firstRow">
      <w:rPr>
        <w:b/>
        <w:bCs/>
      </w:rPr>
      <w:tblPr/>
      <w:tcPr>
        <w:tcBorders>
          <w:bottom w:val="single" w:sz="4" w:space="0" w:color="097E80" w:themeColor="accent3"/>
        </w:tcBorders>
      </w:tcPr>
    </w:tblStylePr>
    <w:tblStylePr w:type="lastRow">
      <w:rPr>
        <w:b/>
        <w:bCs/>
      </w:rPr>
      <w:tblPr/>
      <w:tcPr>
        <w:tcBorders>
          <w:top w:val="double" w:sz="4" w:space="0" w:color="097E80" w:themeColor="accent3"/>
        </w:tcBorders>
      </w:tcPr>
    </w:tblStylePr>
    <w:tblStylePr w:type="firstCol">
      <w:rPr>
        <w:b/>
        <w:bCs/>
      </w:rPr>
    </w:tblStylePr>
    <w:tblStylePr w:type="lastCol">
      <w:rPr>
        <w:b/>
        <w:bCs/>
      </w:rPr>
    </w:tblStylePr>
    <w:tblStylePr w:type="band1Vert">
      <w:tblPr/>
      <w:tcPr>
        <w:shd w:val="clear" w:color="auto" w:fill="B9F8FA" w:themeFill="accent3" w:themeFillTint="33"/>
      </w:tcPr>
    </w:tblStylePr>
    <w:tblStylePr w:type="band1Horz">
      <w:tblPr/>
      <w:tcPr>
        <w:shd w:val="clear" w:color="auto" w:fill="B9F8FA" w:themeFill="accent3" w:themeFillTint="33"/>
      </w:tcPr>
    </w:tblStylePr>
  </w:style>
  <w:style w:type="table" w:styleId="ListTable6Colorful-Accent5">
    <w:name w:val="List Table 6 Colorful Accent 5"/>
    <w:basedOn w:val="TableNormal"/>
    <w:uiPriority w:val="51"/>
    <w:rsid w:val="00B01B0E"/>
    <w:pPr>
      <w:spacing w:after="0" w:line="240" w:lineRule="auto"/>
    </w:pPr>
    <w:rPr>
      <w:color w:val="929B28" w:themeColor="accent5" w:themeShade="BF"/>
    </w:rPr>
    <w:tblPr>
      <w:tblStyleRowBandSize w:val="1"/>
      <w:tblStyleColBandSize w:val="1"/>
      <w:tblBorders>
        <w:top w:val="single" w:sz="4" w:space="0" w:color="C1CC3A" w:themeColor="accent5"/>
        <w:bottom w:val="single" w:sz="4" w:space="0" w:color="C1CC3A" w:themeColor="accent5"/>
      </w:tblBorders>
    </w:tblPr>
    <w:tblStylePr w:type="firstRow">
      <w:rPr>
        <w:b/>
        <w:bCs/>
      </w:rPr>
      <w:tblPr/>
      <w:tcPr>
        <w:tcBorders>
          <w:bottom w:val="single" w:sz="4" w:space="0" w:color="C1CC3A" w:themeColor="accent5"/>
        </w:tcBorders>
      </w:tcPr>
    </w:tblStylePr>
    <w:tblStylePr w:type="lastRow">
      <w:rPr>
        <w:b/>
        <w:bCs/>
      </w:rPr>
      <w:tblPr/>
      <w:tcPr>
        <w:tcBorders>
          <w:top w:val="double" w:sz="4" w:space="0" w:color="C1CC3A" w:themeColor="accent5"/>
        </w:tcBorders>
      </w:tcPr>
    </w:tblStylePr>
    <w:tblStylePr w:type="firstCol">
      <w:rPr>
        <w:b/>
        <w:bCs/>
      </w:rPr>
    </w:tblStylePr>
    <w:tblStylePr w:type="lastCol">
      <w:rPr>
        <w:b/>
        <w:bCs/>
      </w:rPr>
    </w:tblStylePr>
    <w:tblStylePr w:type="band1Vert">
      <w:tblPr/>
      <w:tcPr>
        <w:shd w:val="clear" w:color="auto" w:fill="F2F4D7" w:themeFill="accent5" w:themeFillTint="33"/>
      </w:tcPr>
    </w:tblStylePr>
    <w:tblStylePr w:type="band1Horz">
      <w:tblPr/>
      <w:tcPr>
        <w:shd w:val="clear" w:color="auto" w:fill="F2F4D7" w:themeFill="accent5" w:themeFillTint="33"/>
      </w:tcPr>
    </w:tblStylePr>
  </w:style>
  <w:style w:type="table" w:styleId="ListTable7Colorful">
    <w:name w:val="List Table 7 Colorful"/>
    <w:basedOn w:val="TableNormal"/>
    <w:uiPriority w:val="52"/>
    <w:rsid w:val="00B01B0E"/>
    <w:pPr>
      <w:spacing w:after="0" w:line="240" w:lineRule="auto"/>
    </w:pPr>
    <w:rPr>
      <w:color w:val="515151"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15151"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15151"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15151"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15151" w:themeColor="text1"/>
        </w:tcBorders>
        <w:shd w:val="clear" w:color="auto" w:fill="FFFFFF" w:themeFill="background1"/>
      </w:tcPr>
    </w:tblStylePr>
    <w:tblStylePr w:type="band1Vert">
      <w:tblPr/>
      <w:tcPr>
        <w:shd w:val="clear" w:color="auto" w:fill="DCDCDC" w:themeFill="text1" w:themeFillTint="33"/>
      </w:tcPr>
    </w:tblStylePr>
    <w:tblStylePr w:type="band1Horz">
      <w:tblPr/>
      <w:tcPr>
        <w:shd w:val="clear" w:color="auto" w:fill="DCDCD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B01B0E"/>
    <w:pPr>
      <w:spacing w:after="0" w:line="240" w:lineRule="auto"/>
    </w:pPr>
    <w:rPr>
      <w:color w:val="008A8D" w:themeColor="accent1" w:themeShade="BF"/>
    </w:rPr>
    <w:tblPr>
      <w:tblStyleRowBandSize w:val="1"/>
      <w:tblStyleColBandSize w:val="1"/>
    </w:tblPr>
    <w:tblStylePr w:type="firstRow">
      <w:rPr>
        <w:rFonts w:asciiTheme="majorHAnsi" w:eastAsiaTheme="majorEastAsia" w:hAnsiTheme="majorHAnsi" w:cstheme="majorBidi"/>
        <w:i w:val="0"/>
        <w:iCs/>
        <w:sz w:val="22"/>
      </w:rPr>
      <w:tblPr/>
      <w:tcPr>
        <w:tcBorders>
          <w:bottom w:val="single" w:sz="4" w:space="0" w:color="00B9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B9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B9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B9BD" w:themeColor="accent1"/>
        </w:tcBorders>
        <w:shd w:val="clear" w:color="auto" w:fill="FFFFFF" w:themeFill="background1"/>
      </w:tcPr>
    </w:tblStylePr>
    <w:tblStylePr w:type="band1Vert">
      <w:tblPr/>
      <w:tcPr>
        <w:shd w:val="clear" w:color="auto" w:fill="BEFDFF" w:themeFill="accent1" w:themeFillTint="33"/>
      </w:tcPr>
    </w:tblStylePr>
    <w:tblStylePr w:type="band1Horz">
      <w:tblPr/>
      <w:tcPr>
        <w:shd w:val="clear" w:color="auto" w:fill="BEFD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B01B0E"/>
    <w:pPr>
      <w:spacing w:after="0" w:line="240" w:lineRule="auto"/>
    </w:pPr>
    <w:rPr>
      <w:color w:val="0C737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09B9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09B9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09B9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09B9D" w:themeColor="accent2"/>
        </w:tcBorders>
        <w:shd w:val="clear" w:color="auto" w:fill="FFFFFF" w:themeFill="background1"/>
      </w:tcPr>
    </w:tblStylePr>
    <w:tblStylePr w:type="band1Vert">
      <w:tblPr/>
      <w:tcPr>
        <w:shd w:val="clear" w:color="auto" w:fill="C1F7F8" w:themeFill="accent2" w:themeFillTint="33"/>
      </w:tcPr>
    </w:tblStylePr>
    <w:tblStylePr w:type="band1Horz">
      <w:tblPr/>
      <w:tcPr>
        <w:shd w:val="clear" w:color="auto" w:fill="C1F7F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B01B0E"/>
    <w:pPr>
      <w:spacing w:after="0" w:line="240" w:lineRule="auto"/>
    </w:pPr>
    <w:rPr>
      <w:color w:val="065D5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97E8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97E8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97E8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97E80" w:themeColor="accent3"/>
        </w:tcBorders>
        <w:shd w:val="clear" w:color="auto" w:fill="FFFFFF" w:themeFill="background1"/>
      </w:tcPr>
    </w:tblStylePr>
    <w:tblStylePr w:type="band1Vert">
      <w:tblPr/>
      <w:tcPr>
        <w:shd w:val="clear" w:color="auto" w:fill="B9F8FA" w:themeFill="accent3" w:themeFillTint="33"/>
      </w:tcPr>
    </w:tblStylePr>
    <w:tblStylePr w:type="band1Horz">
      <w:tblPr/>
      <w:tcPr>
        <w:shd w:val="clear" w:color="auto" w:fill="B9F8F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unhideWhenUsed/>
    <w:rsid w:val="00B01B0E"/>
    <w:pPr>
      <w:tabs>
        <w:tab w:val="left" w:pos="480"/>
        <w:tab w:val="left" w:pos="960"/>
        <w:tab w:val="left" w:pos="1440"/>
        <w:tab w:val="left" w:pos="1920"/>
        <w:tab w:val="left" w:pos="2400"/>
        <w:tab w:val="left" w:pos="2880"/>
        <w:tab w:val="left" w:pos="3360"/>
        <w:tab w:val="left" w:pos="3840"/>
        <w:tab w:val="left" w:pos="4320"/>
      </w:tabs>
      <w:spacing w:after="0" w:line="360" w:lineRule="auto"/>
      <w:contextualSpacing/>
    </w:pPr>
    <w:rPr>
      <w:rFonts w:ascii="PT Mono" w:hAnsi="PT Mono" w:cs="Consolas"/>
      <w:color w:val="4D4D4C"/>
      <w:sz w:val="20"/>
      <w:szCs w:val="20"/>
    </w:rPr>
  </w:style>
  <w:style w:type="character" w:customStyle="1" w:styleId="MacroTextChar">
    <w:name w:val="Macro Text Char"/>
    <w:basedOn w:val="DefaultParagraphFont"/>
    <w:link w:val="MacroText"/>
    <w:uiPriority w:val="99"/>
    <w:rsid w:val="00B01B0E"/>
    <w:rPr>
      <w:rFonts w:ascii="PT Mono" w:hAnsi="PT Mono" w:cs="Consolas"/>
      <w:color w:val="4D4D4C"/>
      <w:sz w:val="20"/>
      <w:szCs w:val="20"/>
    </w:rPr>
  </w:style>
  <w:style w:type="character" w:styleId="Mention">
    <w:name w:val="Mention"/>
    <w:uiPriority w:val="99"/>
    <w:unhideWhenUsed/>
    <w:qFormat/>
    <w:rsid w:val="00B01B0E"/>
    <w:rPr>
      <w:rFonts w:asciiTheme="minorHAnsi" w:hAnsiTheme="minorHAnsi"/>
      <w:color w:val="969696" w:themeColor="text1" w:themeTint="99"/>
      <w:sz w:val="20"/>
      <w:shd w:val="clear" w:color="auto" w:fill="E1DFDD"/>
    </w:rPr>
  </w:style>
  <w:style w:type="paragraph" w:styleId="MessageHeader">
    <w:name w:val="Message Header"/>
    <w:basedOn w:val="Normal"/>
    <w:link w:val="MessageHeaderChar"/>
    <w:uiPriority w:val="99"/>
    <w:unhideWhenUsed/>
    <w:qFormat/>
    <w:rsid w:val="00B01B0E"/>
    <w:pPr>
      <w:shd w:val="pct10" w:color="00B9BD" w:themeColor="accent1" w:fill="auto"/>
      <w:spacing w:after="0" w:line="240" w:lineRule="auto"/>
    </w:pPr>
    <w:rPr>
      <w:rFonts w:asciiTheme="minorHAnsi" w:eastAsiaTheme="majorEastAsia" w:hAnsiTheme="minorHAnsi" w:cstheme="majorBidi"/>
    </w:rPr>
  </w:style>
  <w:style w:type="character" w:customStyle="1" w:styleId="MessageHeaderChar">
    <w:name w:val="Message Header Char"/>
    <w:basedOn w:val="DefaultParagraphFont"/>
    <w:link w:val="MessageHeader"/>
    <w:uiPriority w:val="99"/>
    <w:rsid w:val="00B01B0E"/>
    <w:rPr>
      <w:rFonts w:eastAsiaTheme="majorEastAsia" w:cstheme="majorBidi"/>
      <w:color w:val="4D4D4C"/>
      <w:sz w:val="22"/>
      <w:shd w:val="pct10" w:color="00B9BD" w:themeColor="accent1" w:fill="auto"/>
    </w:rPr>
  </w:style>
  <w:style w:type="paragraph" w:styleId="NoSpacing">
    <w:name w:val="No Spacing"/>
    <w:uiPriority w:val="1"/>
    <w:rsid w:val="00B01B0E"/>
    <w:pPr>
      <w:spacing w:after="0" w:line="240" w:lineRule="auto"/>
      <w:contextualSpacing/>
    </w:pPr>
    <w:rPr>
      <w:rFonts w:ascii="Verdana" w:hAnsi="Verdana" w:cs="Times New Roman (Body CS)"/>
      <w:color w:val="323232" w:themeColor="text2"/>
      <w:sz w:val="22"/>
    </w:rPr>
  </w:style>
  <w:style w:type="paragraph" w:styleId="NormalWeb">
    <w:name w:val="Normal (Web)"/>
    <w:basedOn w:val="Normal"/>
    <w:uiPriority w:val="99"/>
    <w:unhideWhenUsed/>
    <w:rsid w:val="00B01B0E"/>
    <w:rPr>
      <w:rFonts w:asciiTheme="minorHAnsi" w:hAnsiTheme="minorHAnsi" w:cs="Times New Roman"/>
    </w:rPr>
  </w:style>
  <w:style w:type="paragraph" w:styleId="NormalIndent">
    <w:name w:val="Normal Indent"/>
    <w:basedOn w:val="Normal"/>
    <w:uiPriority w:val="99"/>
    <w:unhideWhenUsed/>
    <w:rsid w:val="00B01B0E"/>
    <w:pPr>
      <w:ind w:left="720"/>
    </w:pPr>
  </w:style>
  <w:style w:type="paragraph" w:styleId="NoteHeading">
    <w:name w:val="Note Heading"/>
    <w:basedOn w:val="Normal"/>
    <w:next w:val="Normal"/>
    <w:link w:val="NoteHeadingChar"/>
    <w:uiPriority w:val="99"/>
    <w:semiHidden/>
    <w:unhideWhenUsed/>
    <w:rsid w:val="00B01B0E"/>
    <w:pPr>
      <w:spacing w:after="0" w:line="240" w:lineRule="auto"/>
    </w:pPr>
  </w:style>
  <w:style w:type="character" w:customStyle="1" w:styleId="NoteHeadingChar">
    <w:name w:val="Note Heading Char"/>
    <w:basedOn w:val="DefaultParagraphFont"/>
    <w:link w:val="NoteHeading"/>
    <w:uiPriority w:val="99"/>
    <w:semiHidden/>
    <w:rsid w:val="00B01B0E"/>
    <w:rPr>
      <w:rFonts w:ascii="Verdana" w:hAnsi="Verdana" w:cs="Times New Roman (Body CS)"/>
      <w:color w:val="4D4D4C"/>
      <w:sz w:val="22"/>
    </w:rPr>
  </w:style>
  <w:style w:type="character" w:styleId="PageNumber">
    <w:name w:val="page number"/>
    <w:basedOn w:val="DefaultParagraphFont"/>
    <w:uiPriority w:val="99"/>
    <w:unhideWhenUsed/>
    <w:rsid w:val="00B01B0E"/>
    <w:rPr>
      <w:rFonts w:asciiTheme="minorHAnsi" w:hAnsiTheme="minorHAnsi"/>
      <w:sz w:val="20"/>
    </w:rPr>
  </w:style>
  <w:style w:type="character" w:styleId="PlaceholderText">
    <w:name w:val="Placeholder Text"/>
    <w:uiPriority w:val="99"/>
    <w:semiHidden/>
    <w:rsid w:val="00B01B0E"/>
    <w:rPr>
      <w:color w:val="808080"/>
    </w:rPr>
  </w:style>
  <w:style w:type="table" w:styleId="PlainTable1">
    <w:name w:val="Plain Table 1"/>
    <w:basedOn w:val="TableNormal"/>
    <w:uiPriority w:val="41"/>
    <w:rsid w:val="00B01B0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01B0E"/>
    <w:pPr>
      <w:spacing w:after="0" w:line="240" w:lineRule="auto"/>
    </w:pPr>
    <w:tblPr>
      <w:tblStyleRowBandSize w:val="1"/>
      <w:tblStyleColBandSize w:val="1"/>
      <w:tblBorders>
        <w:top w:val="single" w:sz="4" w:space="0" w:color="A7A7A7" w:themeColor="text1" w:themeTint="80"/>
        <w:bottom w:val="single" w:sz="4" w:space="0" w:color="A7A7A7" w:themeColor="text1" w:themeTint="80"/>
      </w:tblBorders>
    </w:tblPr>
    <w:tblStylePr w:type="firstRow">
      <w:rPr>
        <w:b/>
        <w:bCs/>
      </w:rPr>
      <w:tblPr/>
      <w:tcPr>
        <w:tcBorders>
          <w:bottom w:val="single" w:sz="4" w:space="0" w:color="A7A7A7" w:themeColor="text1" w:themeTint="80"/>
        </w:tcBorders>
      </w:tcPr>
    </w:tblStylePr>
    <w:tblStylePr w:type="lastRow">
      <w:rPr>
        <w:b/>
        <w:bCs/>
      </w:rPr>
      <w:tblPr/>
      <w:tcPr>
        <w:tcBorders>
          <w:top w:val="single" w:sz="4" w:space="0" w:color="A7A7A7" w:themeColor="text1" w:themeTint="80"/>
        </w:tcBorders>
      </w:tcPr>
    </w:tblStylePr>
    <w:tblStylePr w:type="firstCol">
      <w:rPr>
        <w:b/>
        <w:bCs/>
      </w:rPr>
    </w:tblStylePr>
    <w:tblStylePr w:type="lastCol">
      <w:rPr>
        <w:b/>
        <w:bCs/>
      </w:rPr>
    </w:tblStylePr>
    <w:tblStylePr w:type="band1Vert">
      <w:tblPr/>
      <w:tcPr>
        <w:tcBorders>
          <w:left w:val="single" w:sz="4" w:space="0" w:color="A7A7A7" w:themeColor="text1" w:themeTint="80"/>
          <w:right w:val="single" w:sz="4" w:space="0" w:color="A7A7A7" w:themeColor="text1" w:themeTint="80"/>
        </w:tcBorders>
      </w:tcPr>
    </w:tblStylePr>
    <w:tblStylePr w:type="band2Vert">
      <w:tblPr/>
      <w:tcPr>
        <w:tcBorders>
          <w:left w:val="single" w:sz="4" w:space="0" w:color="A7A7A7" w:themeColor="text1" w:themeTint="80"/>
          <w:right w:val="single" w:sz="4" w:space="0" w:color="A7A7A7" w:themeColor="text1" w:themeTint="80"/>
        </w:tcBorders>
      </w:tcPr>
    </w:tblStylePr>
    <w:tblStylePr w:type="band1Horz">
      <w:tblPr/>
      <w:tcPr>
        <w:tcBorders>
          <w:top w:val="single" w:sz="4" w:space="0" w:color="A7A7A7" w:themeColor="text1" w:themeTint="80"/>
          <w:bottom w:val="single" w:sz="4" w:space="0" w:color="A7A7A7" w:themeColor="text1" w:themeTint="80"/>
        </w:tcBorders>
      </w:tcPr>
    </w:tblStylePr>
  </w:style>
  <w:style w:type="table" w:styleId="PlainTable3">
    <w:name w:val="Plain Table 3"/>
    <w:basedOn w:val="TableNormal"/>
    <w:uiPriority w:val="43"/>
    <w:rsid w:val="00B01B0E"/>
    <w:pPr>
      <w:spacing w:after="0" w:line="240" w:lineRule="auto"/>
    </w:pPr>
    <w:tblPr>
      <w:tblStyleRowBandSize w:val="1"/>
      <w:tblStyleColBandSize w:val="1"/>
    </w:tblPr>
    <w:tblStylePr w:type="firstRow">
      <w:rPr>
        <w:b/>
        <w:bCs/>
        <w:caps/>
      </w:rPr>
      <w:tblPr/>
      <w:tcPr>
        <w:tcBorders>
          <w:bottom w:val="single" w:sz="4" w:space="0" w:color="A7A7A7"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7A7A7"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lainText">
    <w:name w:val="Plain Text"/>
    <w:basedOn w:val="Normal"/>
    <w:link w:val="PlainTextChar"/>
    <w:uiPriority w:val="99"/>
    <w:unhideWhenUsed/>
    <w:rsid w:val="00B01B0E"/>
    <w:pPr>
      <w:spacing w:after="0" w:line="240" w:lineRule="auto"/>
    </w:pPr>
    <w:rPr>
      <w:rFonts w:ascii="PT Mono" w:hAnsi="PT Mono" w:cs="Consolas"/>
      <w:sz w:val="21"/>
      <w:szCs w:val="21"/>
    </w:rPr>
  </w:style>
  <w:style w:type="character" w:customStyle="1" w:styleId="PlainTextChar">
    <w:name w:val="Plain Text Char"/>
    <w:basedOn w:val="DefaultParagraphFont"/>
    <w:link w:val="PlainText"/>
    <w:uiPriority w:val="99"/>
    <w:rsid w:val="00B01B0E"/>
    <w:rPr>
      <w:rFonts w:ascii="PT Mono" w:hAnsi="PT Mono" w:cs="Consolas"/>
      <w:color w:val="4D4D4C"/>
      <w:sz w:val="21"/>
      <w:szCs w:val="21"/>
    </w:rPr>
  </w:style>
  <w:style w:type="paragraph" w:styleId="Quote">
    <w:name w:val="Quote"/>
    <w:basedOn w:val="IntenseQuote"/>
    <w:next w:val="Normal"/>
    <w:link w:val="QuoteChar"/>
    <w:uiPriority w:val="29"/>
    <w:qFormat/>
    <w:rsid w:val="00B01B0E"/>
    <w:pPr>
      <w:pBdr>
        <w:left w:val="single" w:sz="36" w:space="10" w:color="969696" w:themeColor="text1" w:themeTint="99"/>
      </w:pBdr>
    </w:pPr>
    <w:rPr>
      <w:color w:val="757171" w:themeColor="background2" w:themeShade="80"/>
    </w:rPr>
  </w:style>
  <w:style w:type="character" w:customStyle="1" w:styleId="QuoteChar">
    <w:name w:val="Quote Char"/>
    <w:basedOn w:val="DefaultParagraphFont"/>
    <w:link w:val="Quote"/>
    <w:uiPriority w:val="29"/>
    <w:rsid w:val="00B01B0E"/>
    <w:rPr>
      <w:rFonts w:ascii="Verdana" w:hAnsi="Verdana" w:cs="Times New Roman (Body CS)"/>
      <w:i/>
      <w:iCs/>
      <w:color w:val="757171" w:themeColor="background2" w:themeShade="80"/>
      <w:sz w:val="28"/>
    </w:rPr>
  </w:style>
  <w:style w:type="paragraph" w:styleId="Salutation">
    <w:name w:val="Salutation"/>
    <w:basedOn w:val="Normal"/>
    <w:next w:val="Normal"/>
    <w:link w:val="SalutationChar"/>
    <w:uiPriority w:val="99"/>
    <w:unhideWhenUsed/>
    <w:rsid w:val="00B01B0E"/>
  </w:style>
  <w:style w:type="character" w:customStyle="1" w:styleId="SalutationChar">
    <w:name w:val="Salutation Char"/>
    <w:basedOn w:val="DefaultParagraphFont"/>
    <w:link w:val="Salutation"/>
    <w:uiPriority w:val="99"/>
    <w:rsid w:val="00B01B0E"/>
    <w:rPr>
      <w:rFonts w:ascii="Verdana" w:hAnsi="Verdana" w:cs="Times New Roman (Body CS)"/>
      <w:color w:val="4D4D4C"/>
      <w:sz w:val="22"/>
    </w:rPr>
  </w:style>
  <w:style w:type="paragraph" w:styleId="Signature">
    <w:name w:val="Signature"/>
    <w:basedOn w:val="Normal"/>
    <w:link w:val="SignatureChar"/>
    <w:uiPriority w:val="99"/>
    <w:unhideWhenUsed/>
    <w:rsid w:val="00B01B0E"/>
    <w:pPr>
      <w:spacing w:after="0" w:line="240" w:lineRule="auto"/>
      <w:ind w:left="4252"/>
    </w:pPr>
  </w:style>
  <w:style w:type="character" w:customStyle="1" w:styleId="SignatureChar">
    <w:name w:val="Signature Char"/>
    <w:basedOn w:val="DefaultParagraphFont"/>
    <w:link w:val="Signature"/>
    <w:uiPriority w:val="99"/>
    <w:rsid w:val="00B01B0E"/>
    <w:rPr>
      <w:rFonts w:ascii="Verdana" w:hAnsi="Verdana" w:cs="Times New Roman (Body CS)"/>
      <w:color w:val="4D4D4C"/>
      <w:sz w:val="22"/>
    </w:rPr>
  </w:style>
  <w:style w:type="character" w:customStyle="1" w:styleId="SmallTags">
    <w:name w:val="Small Tags"/>
    <w:uiPriority w:val="1"/>
    <w:qFormat/>
    <w:rsid w:val="00F92931"/>
    <w:rPr>
      <w:rFonts w:asciiTheme="minorHAnsi" w:hAnsiTheme="minorHAnsi"/>
      <w:color w:val="FFFFFF" w:themeColor="background1"/>
      <w:position w:val="2"/>
      <w:sz w:val="16"/>
      <w:bdr w:val="single" w:sz="24" w:space="0" w:color="00B9BD" w:themeColor="accent1"/>
      <w:shd w:val="solid" w:color="00B9BD" w:themeColor="accent1" w:fill="00B9BD" w:themeFill="accent1"/>
    </w:rPr>
  </w:style>
  <w:style w:type="character" w:styleId="SmartHyperlink">
    <w:name w:val="Smart Hyperlink"/>
    <w:uiPriority w:val="99"/>
    <w:unhideWhenUsed/>
    <w:qFormat/>
    <w:rsid w:val="00B01B0E"/>
    <w:rPr>
      <w:rFonts w:asciiTheme="minorHAnsi" w:hAnsiTheme="minorHAnsi"/>
      <w:color w:val="323232" w:themeColor="text2"/>
      <w:sz w:val="22"/>
      <w:u w:val="dotted" w:color="00B9BD" w:themeColor="accent1"/>
    </w:rPr>
  </w:style>
  <w:style w:type="character" w:styleId="SmartLink">
    <w:name w:val="Smart Link"/>
    <w:uiPriority w:val="99"/>
    <w:unhideWhenUsed/>
    <w:qFormat/>
    <w:rsid w:val="00B01B0E"/>
    <w:rPr>
      <w:rFonts w:asciiTheme="minorHAnsi" w:hAnsiTheme="minorHAnsi"/>
      <w:color w:val="00B9BD" w:themeColor="hyperlink"/>
      <w:sz w:val="22"/>
      <w:u w:val="single"/>
      <w:shd w:val="clear" w:color="auto" w:fill="E1DFDD"/>
    </w:rPr>
  </w:style>
  <w:style w:type="character" w:styleId="Strong">
    <w:name w:val="Strong"/>
    <w:uiPriority w:val="22"/>
    <w:qFormat/>
    <w:rsid w:val="00B01B0E"/>
    <w:rPr>
      <w:b/>
      <w:bCs/>
    </w:rPr>
  </w:style>
  <w:style w:type="paragraph" w:styleId="Subtitle">
    <w:name w:val="Subtitle"/>
    <w:basedOn w:val="Normal"/>
    <w:next w:val="Normal"/>
    <w:link w:val="SubtitleChar"/>
    <w:uiPriority w:val="11"/>
    <w:rsid w:val="00B01B0E"/>
    <w:pPr>
      <w:numPr>
        <w:ilvl w:val="1"/>
      </w:numPr>
      <w:spacing w:after="160"/>
    </w:pPr>
    <w:rPr>
      <w:rFonts w:asciiTheme="minorHAnsi" w:eastAsiaTheme="minorEastAsia" w:hAnsiTheme="minorHAnsi" w:cstheme="minorBidi"/>
      <w:color w:val="8E8E8E" w:themeColor="text1" w:themeTint="A5"/>
      <w:spacing w:val="15"/>
      <w:szCs w:val="22"/>
    </w:rPr>
  </w:style>
  <w:style w:type="character" w:customStyle="1" w:styleId="SubtitleChar">
    <w:name w:val="Subtitle Char"/>
    <w:basedOn w:val="DefaultParagraphFont"/>
    <w:link w:val="Subtitle"/>
    <w:uiPriority w:val="11"/>
    <w:rsid w:val="00B01B0E"/>
    <w:rPr>
      <w:rFonts w:eastAsiaTheme="minorEastAsia"/>
      <w:color w:val="8E8E8E" w:themeColor="text1" w:themeTint="A5"/>
      <w:spacing w:val="15"/>
      <w:sz w:val="22"/>
      <w:szCs w:val="22"/>
    </w:rPr>
  </w:style>
  <w:style w:type="character" w:styleId="SubtleEmphasis">
    <w:name w:val="Subtle Emphasis"/>
    <w:uiPriority w:val="19"/>
    <w:rsid w:val="00B01B0E"/>
    <w:rPr>
      <w:i/>
      <w:iCs/>
      <w:color w:val="7C7C7C" w:themeColor="text1" w:themeTint="BF"/>
    </w:rPr>
  </w:style>
  <w:style w:type="character" w:styleId="SubtleReference">
    <w:name w:val="Subtle Reference"/>
    <w:uiPriority w:val="31"/>
    <w:rsid w:val="00B01B0E"/>
    <w:rPr>
      <w:smallCaps/>
      <w:color w:val="8E8E8E" w:themeColor="text1" w:themeTint="A5"/>
    </w:rPr>
  </w:style>
  <w:style w:type="table" w:styleId="TableGrid">
    <w:name w:val="Table Grid"/>
    <w:basedOn w:val="TableNormal"/>
    <w:uiPriority w:val="39"/>
    <w:rsid w:val="00B01B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1B0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Authorities">
    <w:name w:val="table of authorities"/>
    <w:basedOn w:val="Normal"/>
    <w:next w:val="Normal"/>
    <w:uiPriority w:val="99"/>
    <w:semiHidden/>
    <w:unhideWhenUsed/>
    <w:rsid w:val="00B01B0E"/>
    <w:pPr>
      <w:spacing w:after="0"/>
      <w:ind w:left="220" w:hanging="220"/>
    </w:pPr>
  </w:style>
  <w:style w:type="paragraph" w:styleId="TableofFigures">
    <w:name w:val="table of figures"/>
    <w:basedOn w:val="Normal"/>
    <w:next w:val="Normal"/>
    <w:uiPriority w:val="99"/>
    <w:semiHidden/>
    <w:unhideWhenUsed/>
    <w:rsid w:val="00B01B0E"/>
    <w:pPr>
      <w:spacing w:after="0"/>
    </w:pPr>
  </w:style>
  <w:style w:type="paragraph" w:customStyle="1" w:styleId="TablesCellsBody">
    <w:name w:val="Tables Cells Body"/>
    <w:basedOn w:val="Normal"/>
    <w:qFormat/>
    <w:rsid w:val="00B01B0E"/>
    <w:pPr>
      <w:snapToGrid w:val="0"/>
      <w:spacing w:after="100" w:afterAutospacing="1" w:line="240" w:lineRule="auto"/>
      <w:textboxTightWrap w:val="firstLineOnly"/>
    </w:pPr>
    <w:rPr>
      <w:color w:val="7C7C7C" w:themeColor="text1" w:themeTint="BF"/>
      <w:sz w:val="20"/>
      <w:szCs w:val="20"/>
    </w:rPr>
  </w:style>
  <w:style w:type="paragraph" w:customStyle="1" w:styleId="TablesHeadingsGSWhite">
    <w:name w:val="Tables Headings GS White"/>
    <w:next w:val="Normal"/>
    <w:qFormat/>
    <w:rsid w:val="00B01B0E"/>
    <w:pPr>
      <w:spacing w:after="0" w:line="240" w:lineRule="auto"/>
      <w:textboxTightWrap w:val="firstLineOnly"/>
    </w:pPr>
    <w:rPr>
      <w:rFonts w:ascii="Verdana" w:hAnsi="Verdana" w:cs="Times New Roman (Body CS)"/>
      <w:caps/>
      <w:color w:val="FFFFFF" w:themeColor="background1"/>
      <w:sz w:val="22"/>
    </w:rPr>
  </w:style>
  <w:style w:type="paragraph" w:styleId="TOAHeading">
    <w:name w:val="toa heading"/>
    <w:basedOn w:val="Normal"/>
    <w:next w:val="Normal"/>
    <w:uiPriority w:val="99"/>
    <w:semiHidden/>
    <w:unhideWhenUsed/>
    <w:rsid w:val="00B01B0E"/>
    <w:pPr>
      <w:spacing w:before="120"/>
    </w:pPr>
    <w:rPr>
      <w:rFonts w:asciiTheme="majorHAnsi" w:eastAsiaTheme="majorEastAsia" w:hAnsiTheme="majorHAnsi" w:cstheme="majorBidi"/>
      <w:b/>
      <w:bCs/>
      <w:sz w:val="24"/>
    </w:rPr>
  </w:style>
  <w:style w:type="paragraph" w:styleId="TOC1">
    <w:name w:val="toc 1"/>
    <w:next w:val="TOC2"/>
    <w:link w:val="TOC1Char"/>
    <w:uiPriority w:val="39"/>
    <w:unhideWhenUsed/>
    <w:qFormat/>
    <w:rsid w:val="00394A4D"/>
    <w:pPr>
      <w:adjustRightInd w:val="0"/>
      <w:snapToGrid w:val="0"/>
      <w:spacing w:after="0" w:line="360" w:lineRule="auto"/>
    </w:pPr>
    <w:rPr>
      <w:rFonts w:asciiTheme="majorHAnsi" w:hAnsiTheme="majorHAnsi" w:cs="Times New Roman (Body CS)"/>
      <w:bCs/>
      <w:iCs/>
      <w:caps/>
      <w:color w:val="626262" w:themeColor="text1" w:themeTint="E6"/>
      <w:sz w:val="22"/>
    </w:rPr>
  </w:style>
  <w:style w:type="paragraph" w:styleId="TOC2">
    <w:name w:val="toc 2"/>
    <w:basedOn w:val="Normal"/>
    <w:next w:val="Normal"/>
    <w:link w:val="TOC2Char"/>
    <w:uiPriority w:val="39"/>
    <w:unhideWhenUsed/>
    <w:rsid w:val="00394A4D"/>
    <w:pPr>
      <w:suppressAutoHyphens/>
      <w:snapToGrid w:val="0"/>
      <w:spacing w:after="0"/>
    </w:pPr>
    <w:rPr>
      <w:rFonts w:asciiTheme="minorHAnsi" w:hAnsiTheme="minorHAnsi"/>
      <w:bCs/>
      <w:color w:val="626262" w:themeColor="text1" w:themeTint="E6"/>
      <w:sz w:val="20"/>
      <w:szCs w:val="22"/>
    </w:rPr>
  </w:style>
  <w:style w:type="paragraph" w:styleId="TOC3">
    <w:name w:val="toc 3"/>
    <w:basedOn w:val="Normal"/>
    <w:next w:val="Normal"/>
    <w:link w:val="TOC3Char"/>
    <w:uiPriority w:val="39"/>
    <w:unhideWhenUsed/>
    <w:rsid w:val="00394A4D"/>
    <w:pPr>
      <w:tabs>
        <w:tab w:val="left" w:pos="284"/>
        <w:tab w:val="right" w:leader="underscore" w:pos="9622"/>
      </w:tabs>
      <w:suppressAutoHyphens/>
      <w:adjustRightInd w:val="0"/>
      <w:snapToGrid w:val="0"/>
      <w:spacing w:after="0"/>
    </w:pPr>
    <w:rPr>
      <w:rFonts w:asciiTheme="minorHAnsi" w:hAnsiTheme="minorHAnsi"/>
      <w:caps/>
      <w:noProof/>
      <w:color w:val="626262" w:themeColor="text1" w:themeTint="E6"/>
      <w:sz w:val="20"/>
      <w:szCs w:val="20"/>
    </w:rPr>
  </w:style>
  <w:style w:type="paragraph" w:styleId="TOC4">
    <w:name w:val="toc 4"/>
    <w:basedOn w:val="Normal"/>
    <w:next w:val="Normal"/>
    <w:uiPriority w:val="39"/>
    <w:semiHidden/>
    <w:unhideWhenUsed/>
    <w:rsid w:val="00B01B0E"/>
    <w:pPr>
      <w:spacing w:after="0"/>
      <w:ind w:left="660"/>
    </w:pPr>
    <w:rPr>
      <w:rFonts w:asciiTheme="minorHAnsi" w:hAnsiTheme="minorHAnsi"/>
      <w:sz w:val="20"/>
      <w:szCs w:val="20"/>
    </w:rPr>
  </w:style>
  <w:style w:type="paragraph" w:styleId="TOC5">
    <w:name w:val="toc 5"/>
    <w:basedOn w:val="Normal"/>
    <w:next w:val="Normal"/>
    <w:uiPriority w:val="39"/>
    <w:unhideWhenUsed/>
    <w:rsid w:val="00B01B0E"/>
    <w:pPr>
      <w:spacing w:after="0"/>
      <w:ind w:left="880"/>
    </w:pPr>
    <w:rPr>
      <w:rFonts w:asciiTheme="minorHAnsi" w:hAnsiTheme="minorHAnsi"/>
      <w:sz w:val="20"/>
      <w:szCs w:val="20"/>
    </w:rPr>
  </w:style>
  <w:style w:type="paragraph" w:styleId="TOC6">
    <w:name w:val="toc 6"/>
    <w:basedOn w:val="Normal"/>
    <w:next w:val="Normal"/>
    <w:uiPriority w:val="39"/>
    <w:semiHidden/>
    <w:unhideWhenUsed/>
    <w:rsid w:val="00B01B0E"/>
    <w:pPr>
      <w:spacing w:after="0"/>
      <w:ind w:left="1100"/>
    </w:pPr>
    <w:rPr>
      <w:rFonts w:asciiTheme="minorHAnsi" w:hAnsiTheme="minorHAnsi"/>
      <w:sz w:val="20"/>
      <w:szCs w:val="20"/>
    </w:rPr>
  </w:style>
  <w:style w:type="paragraph" w:styleId="TOC7">
    <w:name w:val="toc 7"/>
    <w:basedOn w:val="Normal"/>
    <w:next w:val="Normal"/>
    <w:uiPriority w:val="39"/>
    <w:semiHidden/>
    <w:unhideWhenUsed/>
    <w:rsid w:val="00B01B0E"/>
    <w:pPr>
      <w:spacing w:after="0"/>
      <w:ind w:left="1320"/>
    </w:pPr>
    <w:rPr>
      <w:rFonts w:asciiTheme="minorHAnsi" w:hAnsiTheme="minorHAnsi"/>
      <w:sz w:val="20"/>
      <w:szCs w:val="20"/>
    </w:rPr>
  </w:style>
  <w:style w:type="paragraph" w:styleId="TOC8">
    <w:name w:val="toc 8"/>
    <w:basedOn w:val="Normal"/>
    <w:next w:val="Normal"/>
    <w:uiPriority w:val="39"/>
    <w:unhideWhenUsed/>
    <w:rsid w:val="00B01B0E"/>
    <w:pPr>
      <w:spacing w:after="0"/>
      <w:ind w:left="1540"/>
    </w:pPr>
    <w:rPr>
      <w:rFonts w:asciiTheme="minorHAnsi" w:hAnsiTheme="minorHAnsi"/>
      <w:sz w:val="20"/>
      <w:szCs w:val="20"/>
    </w:rPr>
  </w:style>
  <w:style w:type="paragraph" w:styleId="TOC9">
    <w:name w:val="toc 9"/>
    <w:basedOn w:val="Normal"/>
    <w:next w:val="Normal"/>
    <w:uiPriority w:val="39"/>
    <w:semiHidden/>
    <w:unhideWhenUsed/>
    <w:rsid w:val="00B01B0E"/>
    <w:pPr>
      <w:spacing w:after="0"/>
      <w:ind w:left="1760"/>
    </w:pPr>
    <w:rPr>
      <w:rFonts w:asciiTheme="minorHAnsi" w:hAnsiTheme="minorHAnsi"/>
      <w:sz w:val="20"/>
      <w:szCs w:val="20"/>
    </w:rPr>
  </w:style>
  <w:style w:type="paragraph" w:styleId="TOCHeading">
    <w:name w:val="TOC Heading"/>
    <w:basedOn w:val="Normal"/>
    <w:next w:val="Normal"/>
    <w:uiPriority w:val="39"/>
    <w:unhideWhenUsed/>
    <w:rsid w:val="00B01B0E"/>
    <w:pPr>
      <w:spacing w:line="240" w:lineRule="auto"/>
    </w:pPr>
    <w:rPr>
      <w:color w:val="00B9BD" w:themeColor="accent1"/>
      <w:sz w:val="32"/>
    </w:rPr>
  </w:style>
  <w:style w:type="character" w:styleId="UnresolvedMention">
    <w:name w:val="Unresolved Mention"/>
    <w:uiPriority w:val="99"/>
    <w:unhideWhenUsed/>
    <w:rsid w:val="00B01B0E"/>
    <w:rPr>
      <w:rFonts w:asciiTheme="minorHAnsi" w:hAnsiTheme="minorHAnsi"/>
      <w:color w:val="605E5C"/>
      <w:sz w:val="22"/>
      <w:shd w:val="clear" w:color="auto" w:fill="E1DFDD"/>
    </w:rPr>
  </w:style>
  <w:style w:type="numbering" w:customStyle="1" w:styleId="BulletedListStyle">
    <w:name w:val="Bulleted List Style"/>
    <w:uiPriority w:val="99"/>
    <w:rsid w:val="00B01B0E"/>
    <w:pPr>
      <w:numPr>
        <w:numId w:val="11"/>
      </w:numPr>
    </w:pPr>
  </w:style>
  <w:style w:type="paragraph" w:customStyle="1" w:styleId="Default">
    <w:name w:val="Default"/>
    <w:rsid w:val="00C30F02"/>
    <w:pPr>
      <w:autoSpaceDE w:val="0"/>
      <w:autoSpaceDN w:val="0"/>
      <w:adjustRightInd w:val="0"/>
      <w:spacing w:after="0" w:line="240" w:lineRule="auto"/>
    </w:pPr>
    <w:rPr>
      <w:rFonts w:ascii="Verdana" w:hAnsi="Verdana" w:cs="Verdana"/>
      <w:color w:val="000000"/>
      <w:lang w:val="en-GB"/>
    </w:rPr>
  </w:style>
  <w:style w:type="numbering" w:customStyle="1" w:styleId="GS-Parapgraphsnumbered">
    <w:name w:val="GS-Parapgraphs numbered"/>
    <w:uiPriority w:val="99"/>
    <w:rsid w:val="00991401"/>
    <w:pPr>
      <w:numPr>
        <w:numId w:val="14"/>
      </w:numPr>
    </w:pPr>
  </w:style>
  <w:style w:type="paragraph" w:customStyle="1" w:styleId="P">
    <w:name w:val="P"/>
    <w:basedOn w:val="Normal"/>
    <w:qFormat/>
    <w:rsid w:val="00350D03"/>
    <w:pPr>
      <w:numPr>
        <w:ilvl w:val="2"/>
        <w:numId w:val="15"/>
      </w:numPr>
    </w:pPr>
  </w:style>
  <w:style w:type="character" w:customStyle="1" w:styleId="TOC3Char">
    <w:name w:val="TOC 3 Char"/>
    <w:basedOn w:val="DefaultParagraphFont"/>
    <w:link w:val="TOC3"/>
    <w:uiPriority w:val="39"/>
    <w:rsid w:val="00394A4D"/>
    <w:rPr>
      <w:rFonts w:cs="Times New Roman (Body CS)"/>
      <w:caps/>
      <w:noProof/>
      <w:color w:val="626262" w:themeColor="text1" w:themeTint="E6"/>
      <w:sz w:val="20"/>
      <w:szCs w:val="20"/>
    </w:rPr>
  </w:style>
  <w:style w:type="character" w:customStyle="1" w:styleId="TOC1Char">
    <w:name w:val="TOC 1 Char"/>
    <w:basedOn w:val="DefaultParagraphFont"/>
    <w:link w:val="TOC1"/>
    <w:uiPriority w:val="39"/>
    <w:rsid w:val="00394A4D"/>
    <w:rPr>
      <w:rFonts w:asciiTheme="majorHAnsi" w:hAnsiTheme="majorHAnsi" w:cs="Times New Roman (Body CS)"/>
      <w:bCs/>
      <w:iCs/>
      <w:caps/>
      <w:color w:val="626262" w:themeColor="text1" w:themeTint="E6"/>
      <w:sz w:val="22"/>
    </w:rPr>
  </w:style>
  <w:style w:type="character" w:customStyle="1" w:styleId="TOC2Char">
    <w:name w:val="TOC 2 Char"/>
    <w:basedOn w:val="DefaultParagraphFont"/>
    <w:link w:val="TOC2"/>
    <w:uiPriority w:val="39"/>
    <w:rsid w:val="00394A4D"/>
    <w:rPr>
      <w:rFonts w:cs="Times New Roman (Body CS)"/>
      <w:bCs/>
      <w:color w:val="626262" w:themeColor="text1" w:themeTint="E6"/>
      <w:sz w:val="20"/>
      <w:szCs w:val="22"/>
    </w:rPr>
  </w:style>
  <w:style w:type="table" w:styleId="GridTable5Dark-Accent1">
    <w:name w:val="Grid Table 5 Dark Accent 1"/>
    <w:basedOn w:val="TableNormal"/>
    <w:uiPriority w:val="50"/>
    <w:rsid w:val="006D53FE"/>
    <w:pPr>
      <w:spacing w:after="0" w:line="240" w:lineRule="auto"/>
    </w:pPr>
    <w:rPr>
      <w:sz w:val="22"/>
      <w:lang w:eastAsia="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F8FA"/>
    </w:tcPr>
    <w:tblStylePr w:type="firstRow">
      <w:rPr>
        <w:rFonts w:asciiTheme="minorHAnsi" w:hAnsiTheme="minorHAnsi"/>
        <w:b/>
        <w:bCs/>
        <w:color w:val="FFFFFF" w:themeColor="background1"/>
        <w:sz w:val="22"/>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9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9BD" w:themeFill="accent1"/>
      </w:tcPr>
    </w:tblStylePr>
    <w:tblStylePr w:type="firstCol">
      <w:rPr>
        <w:rFonts w:asciiTheme="minorHAnsi" w:hAnsiTheme="minorHAnsi"/>
        <w:b w:val="0"/>
        <w:bCs/>
        <w:color w:val="F2F2F2"/>
        <w:sz w:val="21"/>
      </w:rPr>
      <w:tblPr/>
      <w:tcPr>
        <w:shd w:val="clear" w:color="auto" w:fill="00B9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9BD" w:themeFill="accent1"/>
      </w:tcPr>
    </w:tblStylePr>
    <w:tblStylePr w:type="band1Vert">
      <w:tblPr/>
      <w:tcPr>
        <w:shd w:val="clear" w:color="auto" w:fill="7EFBFF" w:themeFill="accent1" w:themeFillTint="66"/>
      </w:tcPr>
    </w:tblStylePr>
    <w:tblStylePr w:type="band1Horz">
      <w:tblPr/>
      <w:tcPr>
        <w:shd w:val="clear" w:color="auto" w:fill="7EFBFF" w:themeFill="accent1" w:themeFillTint="66"/>
      </w:tcPr>
    </w:tblStylePr>
  </w:style>
  <w:style w:type="table" w:styleId="GridTable5Dark">
    <w:name w:val="Grid Table 5 Dark"/>
    <w:basedOn w:val="TableNormal"/>
    <w:uiPriority w:val="50"/>
    <w:rsid w:val="006D53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DCD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15151"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15151"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15151"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15151" w:themeFill="text1"/>
      </w:tcPr>
    </w:tblStylePr>
    <w:tblStylePr w:type="band1Vert">
      <w:tblPr/>
      <w:tcPr>
        <w:shd w:val="clear" w:color="auto" w:fill="B9B9B9" w:themeFill="text1" w:themeFillTint="66"/>
      </w:tcPr>
    </w:tblStylePr>
    <w:tblStylePr w:type="band1Horz">
      <w:tblPr/>
      <w:tcPr>
        <w:shd w:val="clear" w:color="auto" w:fill="B9B9B9" w:themeFill="text1" w:themeFillTint="66"/>
      </w:tcPr>
    </w:tblStylePr>
  </w:style>
  <w:style w:type="table" w:styleId="GridTable4-Accent3">
    <w:name w:val="Grid Table 4 Accent 3"/>
    <w:basedOn w:val="TableNormal"/>
    <w:uiPriority w:val="49"/>
    <w:rsid w:val="006D53FE"/>
    <w:pPr>
      <w:spacing w:after="0" w:line="240" w:lineRule="auto"/>
    </w:pPr>
    <w:tblPr>
      <w:tblStyleRowBandSize w:val="1"/>
      <w:tblStyleColBandSize w:val="1"/>
      <w:tblBorders>
        <w:top w:val="single" w:sz="4" w:space="0" w:color="2DECF0" w:themeColor="accent3" w:themeTint="99"/>
        <w:left w:val="single" w:sz="4" w:space="0" w:color="2DECF0" w:themeColor="accent3" w:themeTint="99"/>
        <w:bottom w:val="single" w:sz="4" w:space="0" w:color="2DECF0" w:themeColor="accent3" w:themeTint="99"/>
        <w:right w:val="single" w:sz="4" w:space="0" w:color="2DECF0" w:themeColor="accent3" w:themeTint="99"/>
        <w:insideH w:val="single" w:sz="4" w:space="0" w:color="2DECF0" w:themeColor="accent3" w:themeTint="99"/>
        <w:insideV w:val="single" w:sz="4" w:space="0" w:color="2DECF0" w:themeColor="accent3" w:themeTint="99"/>
      </w:tblBorders>
    </w:tblPr>
    <w:tblStylePr w:type="firstRow">
      <w:rPr>
        <w:b/>
        <w:bCs/>
        <w:color w:val="FFFFFF" w:themeColor="background1"/>
      </w:rPr>
      <w:tblPr/>
      <w:tcPr>
        <w:tcBorders>
          <w:top w:val="single" w:sz="4" w:space="0" w:color="097E80" w:themeColor="accent3"/>
          <w:left w:val="single" w:sz="4" w:space="0" w:color="097E80" w:themeColor="accent3"/>
          <w:bottom w:val="single" w:sz="4" w:space="0" w:color="097E80" w:themeColor="accent3"/>
          <w:right w:val="single" w:sz="4" w:space="0" w:color="097E80" w:themeColor="accent3"/>
          <w:insideH w:val="nil"/>
          <w:insideV w:val="nil"/>
        </w:tcBorders>
        <w:shd w:val="clear" w:color="auto" w:fill="097E80" w:themeFill="accent3"/>
      </w:tcPr>
    </w:tblStylePr>
    <w:tblStylePr w:type="lastRow">
      <w:rPr>
        <w:b/>
        <w:bCs/>
      </w:rPr>
      <w:tblPr/>
      <w:tcPr>
        <w:tcBorders>
          <w:top w:val="double" w:sz="4" w:space="0" w:color="097E80" w:themeColor="accent3"/>
        </w:tcBorders>
      </w:tcPr>
    </w:tblStylePr>
    <w:tblStylePr w:type="firstCol">
      <w:rPr>
        <w:b/>
        <w:bCs/>
      </w:rPr>
    </w:tblStylePr>
    <w:tblStylePr w:type="lastCol">
      <w:rPr>
        <w:b/>
        <w:bCs/>
      </w:rPr>
    </w:tblStylePr>
    <w:tblStylePr w:type="band1Vert">
      <w:tblPr/>
      <w:tcPr>
        <w:shd w:val="clear" w:color="auto" w:fill="B9F8FA" w:themeFill="accent3" w:themeFillTint="33"/>
      </w:tcPr>
    </w:tblStylePr>
    <w:tblStylePr w:type="band1Horz">
      <w:tblPr/>
      <w:tcPr>
        <w:shd w:val="clear" w:color="auto" w:fill="B9F8FA" w:themeFill="accent3" w:themeFillTint="33"/>
      </w:tcPr>
    </w:tblStylePr>
  </w:style>
  <w:style w:type="table" w:styleId="GridTable5Dark-Accent2">
    <w:name w:val="Grid Table 5 Dark Accent 2"/>
    <w:basedOn w:val="TableNormal"/>
    <w:uiPriority w:val="50"/>
    <w:rsid w:val="009B77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F8FA"/>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09B9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09B9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09B9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09B9D" w:themeFill="accent2"/>
      </w:tcPr>
    </w:tblStylePr>
    <w:tblStylePr w:type="band1Vert">
      <w:tblPr/>
      <w:tcPr>
        <w:shd w:val="clear" w:color="auto" w:fill="84F0F2" w:themeFill="accent2" w:themeFillTint="66"/>
      </w:tcPr>
    </w:tblStylePr>
    <w:tblStylePr w:type="band1Horz">
      <w:tblPr/>
      <w:tcPr>
        <w:shd w:val="clear" w:color="auto" w:fill="84F0F2" w:themeFill="accent2" w:themeFillTint="66"/>
      </w:tcPr>
    </w:tblStylePr>
  </w:style>
  <w:style w:type="paragraph" w:customStyle="1" w:styleId="Normal-white">
    <w:name w:val="Normal - white"/>
    <w:basedOn w:val="Normal"/>
    <w:qFormat/>
    <w:rsid w:val="00444CAE"/>
    <w:pPr>
      <w:spacing w:before="120" w:after="120" w:line="240" w:lineRule="auto"/>
    </w:pPr>
    <w:rPr>
      <w:rFonts w:asciiTheme="minorHAnsi" w:hAnsiTheme="minorHAnsi" w:cs="Arial"/>
      <w:bCs/>
      <w:color w:val="FFFFFF" w:themeColor="background1"/>
      <w:sz w:val="20"/>
      <w:lang w:eastAsia="en-GB"/>
    </w:rPr>
  </w:style>
  <w:style w:type="paragraph" w:customStyle="1" w:styleId="SectionList">
    <w:name w:val="Section List"/>
    <w:basedOn w:val="Heading5"/>
    <w:next w:val="Default"/>
    <w:autoRedefine/>
    <w:rsid w:val="00B01408"/>
    <w:pPr>
      <w:numPr>
        <w:ilvl w:val="4"/>
        <w:numId w:val="18"/>
      </w:numPr>
      <w:spacing w:line="240" w:lineRule="auto"/>
      <w:contextualSpacing w:val="0"/>
    </w:pPr>
    <w:rPr>
      <w:rFonts w:asciiTheme="minorHAnsi" w:eastAsia="Times New Roman" w:hAnsiTheme="minorHAnsi" w:cs="Times New Roman"/>
      <w:color w:val="auto"/>
      <w:szCs w:val="22"/>
      <w:lang w:val="en-GB" w:eastAsia="en-GB"/>
    </w:rPr>
  </w:style>
  <w:style w:type="numbering" w:customStyle="1" w:styleId="SDMTableBoxParaNumberedList">
    <w:name w:val="SDMTable&amp;BoxParaNumberedList"/>
    <w:rsid w:val="00B6326B"/>
    <w:pPr>
      <w:numPr>
        <w:numId w:val="16"/>
      </w:numPr>
    </w:pPr>
  </w:style>
  <w:style w:type="paragraph" w:customStyle="1" w:styleId="SectionList2nd">
    <w:name w:val="Section List 2nd"/>
    <w:basedOn w:val="Normal"/>
    <w:rsid w:val="00B01408"/>
    <w:pPr>
      <w:numPr>
        <w:ilvl w:val="2"/>
        <w:numId w:val="18"/>
      </w:numPr>
      <w:spacing w:line="240" w:lineRule="auto"/>
      <w:contextualSpacing w:val="0"/>
    </w:pPr>
    <w:rPr>
      <w:rFonts w:asciiTheme="minorHAnsi" w:eastAsia="Times New Roman" w:hAnsiTheme="minorHAnsi" w:cs="Times New Roman"/>
      <w:bCs/>
      <w:color w:val="auto"/>
      <w:szCs w:val="22"/>
      <w:lang w:val="en-GB" w:eastAsia="en-GB"/>
    </w:rPr>
  </w:style>
  <w:style w:type="numbering" w:customStyle="1" w:styleId="SDMAppHeadList">
    <w:name w:val="SDMAppHeadList"/>
    <w:uiPriority w:val="99"/>
    <w:rsid w:val="00885D25"/>
    <w:pPr>
      <w:numPr>
        <w:numId w:val="17"/>
      </w:numPr>
    </w:pPr>
  </w:style>
  <w:style w:type="table" w:styleId="GridTable4-Accent1">
    <w:name w:val="Grid Table 4 Accent 1"/>
    <w:basedOn w:val="TableNormal"/>
    <w:uiPriority w:val="49"/>
    <w:rsid w:val="003A6007"/>
    <w:pPr>
      <w:spacing w:after="0" w:line="240" w:lineRule="auto"/>
    </w:pPr>
    <w:tblPr>
      <w:tblStyleRowBandSize w:val="1"/>
      <w:tblStyleColBandSize w:val="1"/>
      <w:tblBorders>
        <w:top w:val="single" w:sz="4" w:space="0" w:color="3EFAFF" w:themeColor="accent1" w:themeTint="99"/>
        <w:left w:val="single" w:sz="4" w:space="0" w:color="3EFAFF" w:themeColor="accent1" w:themeTint="99"/>
        <w:bottom w:val="single" w:sz="4" w:space="0" w:color="3EFAFF" w:themeColor="accent1" w:themeTint="99"/>
        <w:right w:val="single" w:sz="4" w:space="0" w:color="3EFAFF" w:themeColor="accent1" w:themeTint="99"/>
        <w:insideH w:val="single" w:sz="4" w:space="0" w:color="3EFAFF" w:themeColor="accent1" w:themeTint="99"/>
        <w:insideV w:val="single" w:sz="4" w:space="0" w:color="3EFAFF" w:themeColor="accent1" w:themeTint="99"/>
      </w:tblBorders>
    </w:tblPr>
    <w:tblStylePr w:type="firstRow">
      <w:rPr>
        <w:b/>
        <w:bCs/>
        <w:color w:val="FFFFFF" w:themeColor="background1"/>
      </w:rPr>
      <w:tblPr/>
      <w:tcPr>
        <w:tcBorders>
          <w:top w:val="single" w:sz="4" w:space="0" w:color="00B9BD" w:themeColor="accent1"/>
          <w:left w:val="single" w:sz="4" w:space="0" w:color="00B9BD" w:themeColor="accent1"/>
          <w:bottom w:val="single" w:sz="4" w:space="0" w:color="00B9BD" w:themeColor="accent1"/>
          <w:right w:val="single" w:sz="4" w:space="0" w:color="00B9BD" w:themeColor="accent1"/>
          <w:insideH w:val="nil"/>
          <w:insideV w:val="nil"/>
        </w:tcBorders>
        <w:shd w:val="clear" w:color="auto" w:fill="00B9BD" w:themeFill="accent1"/>
      </w:tcPr>
    </w:tblStylePr>
    <w:tblStylePr w:type="lastRow">
      <w:rPr>
        <w:b/>
        <w:bCs/>
      </w:rPr>
      <w:tblPr/>
      <w:tcPr>
        <w:tcBorders>
          <w:top w:val="double" w:sz="4" w:space="0" w:color="00B9BD" w:themeColor="accent1"/>
        </w:tcBorders>
      </w:tcPr>
    </w:tblStylePr>
    <w:tblStylePr w:type="firstCol">
      <w:rPr>
        <w:b/>
        <w:bCs/>
      </w:rPr>
    </w:tblStylePr>
    <w:tblStylePr w:type="lastCol">
      <w:rPr>
        <w:b/>
        <w:bCs/>
      </w:rPr>
    </w:tblStylePr>
    <w:tblStylePr w:type="band1Vert">
      <w:tblPr/>
      <w:tcPr>
        <w:shd w:val="clear" w:color="auto" w:fill="BEFDFF" w:themeFill="accent1" w:themeFillTint="33"/>
      </w:tcPr>
    </w:tblStylePr>
    <w:tblStylePr w:type="band1Horz">
      <w:tblPr/>
      <w:tcPr>
        <w:shd w:val="clear" w:color="auto" w:fill="BEFDFF" w:themeFill="accent1" w:themeFillTint="33"/>
      </w:tcPr>
    </w:tblStylePr>
  </w:style>
  <w:style w:type="paragraph" w:customStyle="1" w:styleId="RegTableText">
    <w:name w:val="RegTableText"/>
    <w:basedOn w:val="Normal"/>
    <w:rsid w:val="00E34A98"/>
    <w:pPr>
      <w:tabs>
        <w:tab w:val="num" w:pos="0"/>
      </w:tabs>
      <w:spacing w:before="20" w:after="20" w:line="240" w:lineRule="auto"/>
      <w:contextualSpacing w:val="0"/>
      <w:jc w:val="both"/>
    </w:pPr>
    <w:rPr>
      <w:rFonts w:ascii="Arial" w:eastAsia="Times New Roman" w:hAnsi="Arial" w:cs="Times New Roman"/>
      <w:color w:val="auto"/>
      <w:szCs w:val="20"/>
      <w:lang w:val="en-GB" w:eastAsia="de-DE"/>
    </w:rPr>
  </w:style>
  <w:style w:type="paragraph" w:styleId="Revision">
    <w:name w:val="Revision"/>
    <w:hidden/>
    <w:uiPriority w:val="99"/>
    <w:semiHidden/>
    <w:rsid w:val="000A7141"/>
    <w:pPr>
      <w:spacing w:after="0" w:line="240" w:lineRule="auto"/>
    </w:pPr>
    <w:rPr>
      <w:rFonts w:ascii="Verdana" w:hAnsi="Verdana" w:cs="Times New Roman (Body CS)"/>
      <w:color w:val="4D4D4C"/>
      <w:sz w:val="22"/>
    </w:rPr>
  </w:style>
  <w:style w:type="paragraph" w:customStyle="1" w:styleId="sdmpddpoasubsection1">
    <w:name w:val="sdmpddpoasubsection1"/>
    <w:basedOn w:val="Normal"/>
    <w:rsid w:val="00E72110"/>
    <w:pPr>
      <w:spacing w:before="100" w:beforeAutospacing="1" w:after="100" w:afterAutospacing="1" w:line="240" w:lineRule="auto"/>
      <w:contextualSpacing w:val="0"/>
    </w:pPr>
    <w:rPr>
      <w:rFonts w:ascii="Times New Roman" w:eastAsia="Times New Roman" w:hAnsi="Times New Roman" w:cs="Times New Roman"/>
      <w:color w:val="auto"/>
      <w:sz w:val="24"/>
      <w:lang w:val="en-GB" w:eastAsia="en-GB"/>
    </w:rPr>
  </w:style>
  <w:style w:type="paragraph" w:customStyle="1" w:styleId="SectionTitle">
    <w:name w:val="Section Title"/>
    <w:basedOn w:val="Normal"/>
    <w:next w:val="SectionList"/>
    <w:rsid w:val="000D5ED1"/>
    <w:pPr>
      <w:spacing w:before="240" w:after="120" w:line="240" w:lineRule="auto"/>
      <w:contextualSpacing w:val="0"/>
    </w:pPr>
    <w:rPr>
      <w:rFonts w:asciiTheme="majorHAnsi" w:eastAsia="Times New Roman" w:hAnsiTheme="majorHAnsi" w:cs="Arial"/>
      <w:color w:val="auto"/>
      <w:sz w:val="28"/>
      <w:szCs w:val="22"/>
      <w:lang w:val="en-GB" w:eastAsia="en-GB"/>
    </w:rPr>
  </w:style>
  <w:style w:type="numbering" w:customStyle="1" w:styleId="SDMParaList">
    <w:name w:val="SDMParaList"/>
    <w:rsid w:val="000D5ED1"/>
    <w:pPr>
      <w:numPr>
        <w:numId w:val="20"/>
      </w:numPr>
    </w:pPr>
  </w:style>
  <w:style w:type="numbering" w:customStyle="1" w:styleId="SDMTableBoxParaNumberedList1">
    <w:name w:val="SDMTable&amp;BoxParaNumberedList1"/>
    <w:rsid w:val="000D5ED1"/>
  </w:style>
  <w:style w:type="paragraph" w:customStyle="1" w:styleId="FootnoteTable">
    <w:name w:val="FootnoteTable"/>
    <w:rsid w:val="000D5ED1"/>
    <w:pPr>
      <w:numPr>
        <w:numId w:val="21"/>
      </w:numPr>
      <w:tabs>
        <w:tab w:val="clear" w:pos="360"/>
      </w:tabs>
      <w:spacing w:after="0" w:line="240" w:lineRule="auto"/>
    </w:pPr>
    <w:rPr>
      <w:rFonts w:ascii="Times New Roman" w:eastAsia="Times New Roman" w:hAnsi="Times New Roman" w:cs="Times New Roman"/>
      <w:sz w:val="16"/>
      <w:szCs w:val="20"/>
      <w:lang w:val="en-GB"/>
    </w:rPr>
  </w:style>
  <w:style w:type="paragraph" w:customStyle="1" w:styleId="DecPara">
    <w:name w:val="DecPara"/>
    <w:basedOn w:val="Normal"/>
    <w:rsid w:val="000D5ED1"/>
    <w:pPr>
      <w:numPr>
        <w:numId w:val="22"/>
      </w:numPr>
      <w:spacing w:after="0" w:line="240" w:lineRule="auto"/>
      <w:contextualSpacing w:val="0"/>
      <w:jc w:val="both"/>
    </w:pPr>
    <w:rPr>
      <w:rFonts w:ascii="Arial" w:eastAsia="Times New Roman" w:hAnsi="Arial" w:cs="Times New Roman"/>
      <w:color w:val="auto"/>
      <w:szCs w:val="20"/>
      <w:lang w:val="en-GB" w:eastAsia="de-DE"/>
    </w:rPr>
  </w:style>
  <w:style w:type="table" w:customStyle="1" w:styleId="GSBoldTable1">
    <w:name w:val="GS Bold Table1"/>
    <w:basedOn w:val="TableNormal"/>
    <w:uiPriority w:val="99"/>
    <w:rsid w:val="000D5ED1"/>
    <w:pPr>
      <w:snapToGrid w:val="0"/>
      <w:spacing w:after="0"/>
      <w:textboxTightWrap w:val="firstLineOnly"/>
    </w:pPr>
    <w:rPr>
      <w:sz w:val="20"/>
    </w:rPr>
    <w:tblPr>
      <w:tblBorders>
        <w:insideH w:val="single" w:sz="4" w:space="0" w:color="BFBFBF" w:themeColor="background1" w:themeShade="BF"/>
      </w:tblBorders>
      <w:tblCellMar>
        <w:top w:w="28" w:type="dxa"/>
        <w:left w:w="57" w:type="dxa"/>
        <w:right w:w="57" w:type="dxa"/>
      </w:tblCellMar>
    </w:tblPr>
    <w:tcPr>
      <w:vAlign w:val="center"/>
    </w:tcPr>
    <w:tblStylePr w:type="firstRow">
      <w:pPr>
        <w:wordWrap/>
        <w:adjustRightInd/>
        <w:snapToGrid w:val="0"/>
        <w:spacing w:line="240" w:lineRule="auto"/>
        <w:contextualSpacing w:val="0"/>
        <w:mirrorIndents w:val="0"/>
      </w:pPr>
      <w:tblPr/>
      <w:tcPr>
        <w:shd w:val="clear" w:color="auto" w:fill="00B9BD" w:themeFill="accent1"/>
      </w:tcPr>
    </w:tblStylePr>
  </w:style>
  <w:style w:type="character" w:customStyle="1" w:styleId="A9">
    <w:name w:val="A9"/>
    <w:uiPriority w:val="99"/>
    <w:rsid w:val="000D5ED1"/>
    <w:rPr>
      <w:color w:val="211D1E"/>
      <w:sz w:val="23"/>
      <w:szCs w:val="23"/>
    </w:rPr>
  </w:style>
  <w:style w:type="paragraph" w:customStyle="1" w:styleId="Pa1">
    <w:name w:val="Pa1"/>
    <w:basedOn w:val="Default"/>
    <w:next w:val="Default"/>
    <w:uiPriority w:val="99"/>
    <w:rsid w:val="000D5ED1"/>
    <w:pPr>
      <w:spacing w:line="241" w:lineRule="atLeast"/>
    </w:pPr>
    <w:rPr>
      <w:rFonts w:ascii="Calibri" w:hAnsi="Calibri" w:cs="Calibri"/>
      <w:color w:val="auto"/>
      <w:lang w:val="en-US"/>
    </w:rPr>
  </w:style>
  <w:style w:type="character" w:customStyle="1" w:styleId="Style">
    <w:name w:val="Style"/>
    <w:basedOn w:val="SmartLink"/>
    <w:rsid w:val="000D5ED1"/>
    <w:rPr>
      <w:rFonts w:asciiTheme="minorHAnsi" w:hAnsiTheme="minorHAnsi"/>
      <w:i/>
      <w:iCs/>
      <w:color w:val="00B9BD" w:themeColor="hyperlink"/>
      <w:sz w:val="20"/>
      <w:szCs w:val="18"/>
      <w:u w:val="single"/>
      <w:shd w:val="clear" w:color="auto" w:fill="E1DFDD"/>
    </w:rPr>
  </w:style>
  <w:style w:type="character" w:customStyle="1" w:styleId="SmartLink1">
    <w:name w:val="SmartLink1"/>
    <w:uiPriority w:val="99"/>
    <w:unhideWhenUsed/>
    <w:qFormat/>
    <w:rsid w:val="000D5ED1"/>
    <w:rPr>
      <w:rFonts w:asciiTheme="minorHAnsi" w:hAnsiTheme="minorHAnsi"/>
      <w:color w:val="00B9BD" w:themeColor="hyperlink"/>
      <w:sz w:val="22"/>
      <w:u w:val="single"/>
      <w:shd w:val="clear" w:color="auto" w:fill="E1DFDD"/>
    </w:rPr>
  </w:style>
  <w:style w:type="character" w:customStyle="1" w:styleId="notion-enable-hover">
    <w:name w:val="notion-enable-hover"/>
    <w:basedOn w:val="DefaultParagraphFont"/>
    <w:rsid w:val="000D5ED1"/>
  </w:style>
  <w:style w:type="table" w:customStyle="1" w:styleId="TableGrid1">
    <w:name w:val="Table Grid1"/>
    <w:basedOn w:val="TableNormal"/>
    <w:next w:val="TableGrid"/>
    <w:uiPriority w:val="39"/>
    <w:rsid w:val="00B326A9"/>
    <w:pPr>
      <w:spacing w:after="0" w:line="240" w:lineRule="auto"/>
    </w:pPr>
    <w:rPr>
      <w:sz w:val="22"/>
      <w:szCs w:val="22"/>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49055">
      <w:bodyDiv w:val="1"/>
      <w:marLeft w:val="0"/>
      <w:marRight w:val="0"/>
      <w:marTop w:val="0"/>
      <w:marBottom w:val="0"/>
      <w:divBdr>
        <w:top w:val="none" w:sz="0" w:space="0" w:color="auto"/>
        <w:left w:val="none" w:sz="0" w:space="0" w:color="auto"/>
        <w:bottom w:val="none" w:sz="0" w:space="0" w:color="auto"/>
        <w:right w:val="none" w:sz="0" w:space="0" w:color="auto"/>
      </w:divBdr>
    </w:div>
    <w:div w:id="269708526">
      <w:bodyDiv w:val="1"/>
      <w:marLeft w:val="0"/>
      <w:marRight w:val="0"/>
      <w:marTop w:val="0"/>
      <w:marBottom w:val="0"/>
      <w:divBdr>
        <w:top w:val="none" w:sz="0" w:space="0" w:color="auto"/>
        <w:left w:val="none" w:sz="0" w:space="0" w:color="auto"/>
        <w:bottom w:val="none" w:sz="0" w:space="0" w:color="auto"/>
        <w:right w:val="none" w:sz="0" w:space="0" w:color="auto"/>
      </w:divBdr>
    </w:div>
    <w:div w:id="344670412">
      <w:bodyDiv w:val="1"/>
      <w:marLeft w:val="0"/>
      <w:marRight w:val="0"/>
      <w:marTop w:val="0"/>
      <w:marBottom w:val="0"/>
      <w:divBdr>
        <w:top w:val="none" w:sz="0" w:space="0" w:color="auto"/>
        <w:left w:val="none" w:sz="0" w:space="0" w:color="auto"/>
        <w:bottom w:val="none" w:sz="0" w:space="0" w:color="auto"/>
        <w:right w:val="none" w:sz="0" w:space="0" w:color="auto"/>
      </w:divBdr>
    </w:div>
    <w:div w:id="691145464">
      <w:bodyDiv w:val="1"/>
      <w:marLeft w:val="0"/>
      <w:marRight w:val="0"/>
      <w:marTop w:val="0"/>
      <w:marBottom w:val="0"/>
      <w:divBdr>
        <w:top w:val="none" w:sz="0" w:space="0" w:color="auto"/>
        <w:left w:val="none" w:sz="0" w:space="0" w:color="auto"/>
        <w:bottom w:val="none" w:sz="0" w:space="0" w:color="auto"/>
        <w:right w:val="none" w:sz="0" w:space="0" w:color="auto"/>
      </w:divBdr>
    </w:div>
    <w:div w:id="943464725">
      <w:bodyDiv w:val="1"/>
      <w:marLeft w:val="0"/>
      <w:marRight w:val="0"/>
      <w:marTop w:val="0"/>
      <w:marBottom w:val="0"/>
      <w:divBdr>
        <w:top w:val="none" w:sz="0" w:space="0" w:color="auto"/>
        <w:left w:val="none" w:sz="0" w:space="0" w:color="auto"/>
        <w:bottom w:val="none" w:sz="0" w:space="0" w:color="auto"/>
        <w:right w:val="none" w:sz="0" w:space="0" w:color="auto"/>
      </w:divBdr>
      <w:divsChild>
        <w:div w:id="1291352281">
          <w:marLeft w:val="0"/>
          <w:marRight w:val="0"/>
          <w:marTop w:val="0"/>
          <w:marBottom w:val="0"/>
          <w:divBdr>
            <w:top w:val="none" w:sz="0" w:space="0" w:color="auto"/>
            <w:left w:val="none" w:sz="0" w:space="0" w:color="auto"/>
            <w:bottom w:val="none" w:sz="0" w:space="0" w:color="auto"/>
            <w:right w:val="none" w:sz="0" w:space="0" w:color="auto"/>
          </w:divBdr>
          <w:divsChild>
            <w:div w:id="1188981439">
              <w:marLeft w:val="0"/>
              <w:marRight w:val="0"/>
              <w:marTop w:val="0"/>
              <w:marBottom w:val="0"/>
              <w:divBdr>
                <w:top w:val="none" w:sz="0" w:space="0" w:color="auto"/>
                <w:left w:val="none" w:sz="0" w:space="0" w:color="auto"/>
                <w:bottom w:val="none" w:sz="0" w:space="0" w:color="auto"/>
                <w:right w:val="none" w:sz="0" w:space="0" w:color="auto"/>
              </w:divBdr>
              <w:divsChild>
                <w:div w:id="3691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343827">
      <w:bodyDiv w:val="1"/>
      <w:marLeft w:val="0"/>
      <w:marRight w:val="0"/>
      <w:marTop w:val="0"/>
      <w:marBottom w:val="0"/>
      <w:divBdr>
        <w:top w:val="none" w:sz="0" w:space="0" w:color="auto"/>
        <w:left w:val="none" w:sz="0" w:space="0" w:color="auto"/>
        <w:bottom w:val="none" w:sz="0" w:space="0" w:color="auto"/>
        <w:right w:val="none" w:sz="0" w:space="0" w:color="auto"/>
      </w:divBdr>
    </w:div>
    <w:div w:id="1152137109">
      <w:bodyDiv w:val="1"/>
      <w:marLeft w:val="0"/>
      <w:marRight w:val="0"/>
      <w:marTop w:val="0"/>
      <w:marBottom w:val="0"/>
      <w:divBdr>
        <w:top w:val="none" w:sz="0" w:space="0" w:color="auto"/>
        <w:left w:val="none" w:sz="0" w:space="0" w:color="auto"/>
        <w:bottom w:val="none" w:sz="0" w:space="0" w:color="auto"/>
        <w:right w:val="none" w:sz="0" w:space="0" w:color="auto"/>
      </w:divBdr>
    </w:div>
    <w:div w:id="1342244965">
      <w:bodyDiv w:val="1"/>
      <w:marLeft w:val="0"/>
      <w:marRight w:val="0"/>
      <w:marTop w:val="0"/>
      <w:marBottom w:val="0"/>
      <w:divBdr>
        <w:top w:val="none" w:sz="0" w:space="0" w:color="auto"/>
        <w:left w:val="none" w:sz="0" w:space="0" w:color="auto"/>
        <w:bottom w:val="none" w:sz="0" w:space="0" w:color="auto"/>
        <w:right w:val="none" w:sz="0" w:space="0" w:color="auto"/>
      </w:divBdr>
      <w:divsChild>
        <w:div w:id="1200052262">
          <w:marLeft w:val="0"/>
          <w:marRight w:val="0"/>
          <w:marTop w:val="0"/>
          <w:marBottom w:val="0"/>
          <w:divBdr>
            <w:top w:val="none" w:sz="0" w:space="0" w:color="auto"/>
            <w:left w:val="none" w:sz="0" w:space="0" w:color="auto"/>
            <w:bottom w:val="none" w:sz="0" w:space="0" w:color="auto"/>
            <w:right w:val="none" w:sz="0" w:space="0" w:color="auto"/>
          </w:divBdr>
          <w:divsChild>
            <w:div w:id="1093623783">
              <w:marLeft w:val="0"/>
              <w:marRight w:val="0"/>
              <w:marTop w:val="0"/>
              <w:marBottom w:val="0"/>
              <w:divBdr>
                <w:top w:val="none" w:sz="0" w:space="0" w:color="auto"/>
                <w:left w:val="none" w:sz="0" w:space="0" w:color="auto"/>
                <w:bottom w:val="none" w:sz="0" w:space="0" w:color="auto"/>
                <w:right w:val="none" w:sz="0" w:space="0" w:color="auto"/>
              </w:divBdr>
              <w:divsChild>
                <w:div w:id="7069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364697">
      <w:bodyDiv w:val="1"/>
      <w:marLeft w:val="0"/>
      <w:marRight w:val="0"/>
      <w:marTop w:val="0"/>
      <w:marBottom w:val="0"/>
      <w:divBdr>
        <w:top w:val="none" w:sz="0" w:space="0" w:color="auto"/>
        <w:left w:val="none" w:sz="0" w:space="0" w:color="auto"/>
        <w:bottom w:val="none" w:sz="0" w:space="0" w:color="auto"/>
        <w:right w:val="none" w:sz="0" w:space="0" w:color="auto"/>
      </w:divBdr>
      <w:divsChild>
        <w:div w:id="1720205642">
          <w:marLeft w:val="0"/>
          <w:marRight w:val="0"/>
          <w:marTop w:val="0"/>
          <w:marBottom w:val="0"/>
          <w:divBdr>
            <w:top w:val="none" w:sz="0" w:space="0" w:color="auto"/>
            <w:left w:val="none" w:sz="0" w:space="0" w:color="auto"/>
            <w:bottom w:val="none" w:sz="0" w:space="0" w:color="auto"/>
            <w:right w:val="none" w:sz="0" w:space="0" w:color="auto"/>
          </w:divBdr>
          <w:divsChild>
            <w:div w:id="2036298189">
              <w:marLeft w:val="0"/>
              <w:marRight w:val="0"/>
              <w:marTop w:val="0"/>
              <w:marBottom w:val="0"/>
              <w:divBdr>
                <w:top w:val="none" w:sz="0" w:space="0" w:color="auto"/>
                <w:left w:val="none" w:sz="0" w:space="0" w:color="auto"/>
                <w:bottom w:val="none" w:sz="0" w:space="0" w:color="auto"/>
                <w:right w:val="none" w:sz="0" w:space="0" w:color="auto"/>
              </w:divBdr>
              <w:divsChild>
                <w:div w:id="13267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05072">
      <w:bodyDiv w:val="1"/>
      <w:marLeft w:val="0"/>
      <w:marRight w:val="0"/>
      <w:marTop w:val="0"/>
      <w:marBottom w:val="0"/>
      <w:divBdr>
        <w:top w:val="none" w:sz="0" w:space="0" w:color="auto"/>
        <w:left w:val="none" w:sz="0" w:space="0" w:color="auto"/>
        <w:bottom w:val="none" w:sz="0" w:space="0" w:color="auto"/>
        <w:right w:val="none" w:sz="0" w:space="0" w:color="auto"/>
      </w:divBdr>
    </w:div>
    <w:div w:id="1573277185">
      <w:bodyDiv w:val="1"/>
      <w:marLeft w:val="0"/>
      <w:marRight w:val="0"/>
      <w:marTop w:val="0"/>
      <w:marBottom w:val="0"/>
      <w:divBdr>
        <w:top w:val="none" w:sz="0" w:space="0" w:color="auto"/>
        <w:left w:val="none" w:sz="0" w:space="0" w:color="auto"/>
        <w:bottom w:val="none" w:sz="0" w:space="0" w:color="auto"/>
        <w:right w:val="none" w:sz="0" w:space="0" w:color="auto"/>
      </w:divBdr>
    </w:div>
    <w:div w:id="1631007834">
      <w:bodyDiv w:val="1"/>
      <w:marLeft w:val="0"/>
      <w:marRight w:val="0"/>
      <w:marTop w:val="0"/>
      <w:marBottom w:val="0"/>
      <w:divBdr>
        <w:top w:val="none" w:sz="0" w:space="0" w:color="auto"/>
        <w:left w:val="none" w:sz="0" w:space="0" w:color="auto"/>
        <w:bottom w:val="none" w:sz="0" w:space="0" w:color="auto"/>
        <w:right w:val="none" w:sz="0" w:space="0" w:color="auto"/>
      </w:divBdr>
    </w:div>
    <w:div w:id="1728188940">
      <w:bodyDiv w:val="1"/>
      <w:marLeft w:val="0"/>
      <w:marRight w:val="0"/>
      <w:marTop w:val="0"/>
      <w:marBottom w:val="0"/>
      <w:divBdr>
        <w:top w:val="none" w:sz="0" w:space="0" w:color="auto"/>
        <w:left w:val="none" w:sz="0" w:space="0" w:color="auto"/>
        <w:bottom w:val="none" w:sz="0" w:space="0" w:color="auto"/>
        <w:right w:val="none" w:sz="0" w:space="0" w:color="auto"/>
      </w:divBdr>
    </w:div>
    <w:div w:id="1824395499">
      <w:bodyDiv w:val="1"/>
      <w:marLeft w:val="0"/>
      <w:marRight w:val="0"/>
      <w:marTop w:val="0"/>
      <w:marBottom w:val="0"/>
      <w:divBdr>
        <w:top w:val="none" w:sz="0" w:space="0" w:color="auto"/>
        <w:left w:val="none" w:sz="0" w:space="0" w:color="auto"/>
        <w:bottom w:val="none" w:sz="0" w:space="0" w:color="auto"/>
        <w:right w:val="none" w:sz="0" w:space="0" w:color="auto"/>
      </w:divBdr>
    </w:div>
    <w:div w:id="1961448966">
      <w:bodyDiv w:val="1"/>
      <w:marLeft w:val="0"/>
      <w:marRight w:val="0"/>
      <w:marTop w:val="0"/>
      <w:marBottom w:val="0"/>
      <w:divBdr>
        <w:top w:val="none" w:sz="0" w:space="0" w:color="auto"/>
        <w:left w:val="none" w:sz="0" w:space="0" w:color="auto"/>
        <w:bottom w:val="none" w:sz="0" w:space="0" w:color="auto"/>
        <w:right w:val="none" w:sz="0" w:space="0" w:color="auto"/>
      </w:divBdr>
    </w:div>
    <w:div w:id="1996958430">
      <w:bodyDiv w:val="1"/>
      <w:marLeft w:val="0"/>
      <w:marRight w:val="0"/>
      <w:marTop w:val="0"/>
      <w:marBottom w:val="0"/>
      <w:divBdr>
        <w:top w:val="none" w:sz="0" w:space="0" w:color="auto"/>
        <w:left w:val="none" w:sz="0" w:space="0" w:color="auto"/>
        <w:bottom w:val="none" w:sz="0" w:space="0" w:color="auto"/>
        <w:right w:val="none" w:sz="0" w:space="0" w:color="auto"/>
      </w:divBdr>
    </w:div>
    <w:div w:id="2049140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chempro.in/palmoilproperties.htm" TargetMode="External"/><Relationship Id="rId26" Type="http://schemas.openxmlformats.org/officeDocument/2006/relationships/image" Target="media/image10.png"/><Relationship Id="rId39" Type="http://schemas.openxmlformats.org/officeDocument/2006/relationships/header" Target="header2.xml"/><Relationship Id="rId21" Type="http://schemas.openxmlformats.org/officeDocument/2006/relationships/hyperlink" Target="https://mpoc.org.my/monthly-palm-oil-trade-statistics-2018/" TargetMode="External"/><Relationship Id="rId34" Type="http://schemas.openxmlformats.org/officeDocument/2006/relationships/image" Target="media/image17.png"/><Relationship Id="rId42" Type="http://schemas.openxmlformats.org/officeDocument/2006/relationships/header" Target="header3.xml"/><Relationship Id="rId47" Type="http://schemas.openxmlformats.org/officeDocument/2006/relationships/hyperlink" Target="mailto:info@jts.com.my" TargetMode="External"/><Relationship Id="rId50" Type="http://schemas.openxmlformats.org/officeDocument/2006/relationships/hyperlink" Target="https://globalgoals.goldstandard.org/standards/TGuide-PreReview_V1.2-Project-Design-Document.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chempro.in/palmoilproperties.htm" TargetMode="External"/><Relationship Id="rId29" Type="http://schemas.openxmlformats.org/officeDocument/2006/relationships/image" Target="media/image13.png"/><Relationship Id="rId11" Type="http://schemas.openxmlformats.org/officeDocument/2006/relationships/hyperlink" Target="https://globalgoals.goldstandard.org/standards/TGuide-PreReview_V1.5-Project-Design-Document.pdf" TargetMode="External"/><Relationship Id="rId24" Type="http://schemas.openxmlformats.org/officeDocument/2006/relationships/image" Target="media/image8.jpg"/><Relationship Id="rId32" Type="http://schemas.openxmlformats.org/officeDocument/2006/relationships/image" Target="media/image15.png"/><Relationship Id="rId37" Type="http://schemas.openxmlformats.org/officeDocument/2006/relationships/hyperlink" Target="http://www.jts.com.my/usr/contactus.aspx?pgid=6&amp;lang=en" TargetMode="External"/><Relationship Id="rId40" Type="http://schemas.openxmlformats.org/officeDocument/2006/relationships/footer" Target="footer1.xml"/><Relationship Id="rId45" Type="http://schemas.openxmlformats.org/officeDocument/2006/relationships/hyperlink" Target="http://www.agc.gov.my/agcportal/uploads/files/Publications/LOM/EN/Act%20350%20-%20Children%20and%20Young%20Persons%20(Employment)%20Act%201966.pdf"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statista.com/statistics/319033/inflation-rate-in-malaysia/" TargetMode="External"/><Relationship Id="rId31" Type="http://schemas.openxmlformats.org/officeDocument/2006/relationships/image" Target="media/image14.png"/><Relationship Id="rId44" Type="http://schemas.openxmlformats.org/officeDocument/2006/relationships/hyperlink" Target="https://globalgoals.goldstandard.org/t-prereview-design-document/"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ipcc-nggip.iges.or.jp/public/2006gl/pdf/2_Volume2/V2_1_Ch1_Introduction.pdf" TargetMode="External"/><Relationship Id="rId35" Type="http://schemas.openxmlformats.org/officeDocument/2006/relationships/hyperlink" Target="mailto:help@goldstandard.org" TargetMode="External"/><Relationship Id="rId43" Type="http://schemas.openxmlformats.org/officeDocument/2006/relationships/footer" Target="footer3.xml"/><Relationship Id="rId48" Type="http://schemas.openxmlformats.org/officeDocument/2006/relationships/hyperlink" Target="http://www.jts.com.my/"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eader" Target="header1.xml"/><Relationship Id="rId46" Type="http://schemas.openxmlformats.org/officeDocument/2006/relationships/hyperlink" Target="https://eur-lex.europa.eu/legal-content/EN/TXT/?uri=celex%3A22002A0731%2801%29" TargetMode="External"/><Relationship Id="rId20" Type="http://schemas.openxmlformats.org/officeDocument/2006/relationships/hyperlink" Target="https://mpoc.org.my/monthly-palm-oil-trade-statistics-2018/"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mpoc.org.my/monthly-palm-oil-trade-statistics-2018/"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mailto:info@jts.com.my" TargetMode="External"/><Relationship Id="rId49" Type="http://schemas.openxmlformats.org/officeDocument/2006/relationships/hyperlink" Target="mailto:tridansh@jts.com.my"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8.emf"/></Relationships>
</file>

<file path=word/_rels/footer3.xml.rels><?xml version="1.0" encoding="UTF-8" standalone="yes"?>
<Relationships xmlns="http://schemas.openxmlformats.org/package/2006/relationships"><Relationship Id="rId3" Type="http://schemas.openxmlformats.org/officeDocument/2006/relationships/image" Target="media/image22.emf"/><Relationship Id="rId2" Type="http://schemas.openxmlformats.org/officeDocument/2006/relationships/image" Target="media/image18.emf"/><Relationship Id="rId1" Type="http://schemas.openxmlformats.org/officeDocument/2006/relationships/image" Target="media/image21.emf"/></Relationships>
</file>

<file path=word/_rels/header3.xml.rels><?xml version="1.0" encoding="UTF-8" standalone="yes"?>
<Relationships xmlns="http://schemas.openxmlformats.org/package/2006/relationships"><Relationship Id="rId3" Type="http://schemas.openxmlformats.org/officeDocument/2006/relationships/diagramLayout" Target="diagrams/layout1.xml"/><Relationship Id="rId2" Type="http://schemas.openxmlformats.org/officeDocument/2006/relationships/diagramData" Target="diagrams/data1.xml"/><Relationship Id="rId1" Type="http://schemas.openxmlformats.org/officeDocument/2006/relationships/image" Target="media/image19.emf"/><Relationship Id="rId6" Type="http://schemas.microsoft.com/office/2007/relationships/diagramDrawing" Target="diagrams/drawing1.xml"/><Relationship Id="rId5" Type="http://schemas.openxmlformats.org/officeDocument/2006/relationships/diagramColors" Target="diagrams/colors1.xml"/><Relationship Id="rId4" Type="http://schemas.openxmlformats.org/officeDocument/2006/relationships/diagramQuickStyle" Target="diagrams/quickStyl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_rels/data1.xml.rels><?xml version="1.0" encoding="UTF-8" standalone="yes"?>
<Relationships xmlns="http://schemas.openxmlformats.org/package/2006/relationships"><Relationship Id="rId1" Type="http://schemas.openxmlformats.org/officeDocument/2006/relationships/image" Target="../media/image20.em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BBF2B0-60C1-3742-9858-233F576D555B}" type="doc">
      <dgm:prSet loTypeId="urn:microsoft.com/office/officeart/2008/layout/PictureAccentBlocks" loCatId="" qsTypeId="urn:microsoft.com/office/officeart/2005/8/quickstyle/simple3" qsCatId="simple" csTypeId="urn:microsoft.com/office/officeart/2005/8/colors/colorful1" csCatId="colorful" phldr="1"/>
      <dgm:spPr/>
      <dgm:t>
        <a:bodyPr/>
        <a:lstStyle/>
        <a:p>
          <a:endParaRPr lang="en-GB"/>
        </a:p>
      </dgm:t>
    </dgm:pt>
    <dgm:pt modelId="{3A611AAA-098D-704F-BB06-7C3A5CCE11B3}">
      <dgm:prSet/>
      <dgm:spPr/>
      <dgm:t>
        <a:bodyPr/>
        <a:lstStyle/>
        <a:p>
          <a:endParaRPr lang="en-GB"/>
        </a:p>
      </dgm:t>
    </dgm:pt>
    <dgm:pt modelId="{335BD7DD-AC9E-6F44-AFEA-9D76741F05DC}" type="sibTrans" cxnId="{FFA7CE20-E079-4E4F-BB29-F83DB10BB0C9}">
      <dgm:prSet/>
      <dgm:spPr/>
      <dgm:t>
        <a:bodyPr/>
        <a:lstStyle/>
        <a:p>
          <a:endParaRPr lang="en-GB"/>
        </a:p>
      </dgm:t>
    </dgm:pt>
    <dgm:pt modelId="{9EF82370-B373-CB43-B80D-A3A00785EB39}" type="parTrans" cxnId="{FFA7CE20-E079-4E4F-BB29-F83DB10BB0C9}">
      <dgm:prSet/>
      <dgm:spPr/>
      <dgm:t>
        <a:bodyPr/>
        <a:lstStyle/>
        <a:p>
          <a:endParaRPr lang="en-GB"/>
        </a:p>
      </dgm:t>
    </dgm:pt>
    <dgm:pt modelId="{32DFC0E0-F41F-984C-B9CC-5EE3C099885D}" type="pres">
      <dgm:prSet presAssocID="{BFBBF2B0-60C1-3742-9858-233F576D555B}" presName="Name0" presStyleCnt="0">
        <dgm:presLayoutVars>
          <dgm:dir/>
        </dgm:presLayoutVars>
      </dgm:prSet>
      <dgm:spPr/>
    </dgm:pt>
    <dgm:pt modelId="{6EB9AB5F-C7CD-5646-8C4E-2FC5B3FCD748}" type="pres">
      <dgm:prSet presAssocID="{3A611AAA-098D-704F-BB06-7C3A5CCE11B3}" presName="composite" presStyleCnt="0"/>
      <dgm:spPr/>
    </dgm:pt>
    <dgm:pt modelId="{94C23139-828D-AE47-BD45-DFC9DC71CAC6}" type="pres">
      <dgm:prSet presAssocID="{3A611AAA-098D-704F-BB06-7C3A5CCE11B3}" presName="Image" presStyleLbl="alignNode1" presStyleIdx="0" presStyleCnt="1" custScaleX="234556" custScaleY="80110" custLinFactNeighborX="18" custLinFactNeighborY="-9945"/>
      <dgm:spPr>
        <a:prstGeom prst="rect">
          <a:avLst/>
        </a:prstGeom>
        <a:solidFill>
          <a:schemeClr val="bg1"/>
        </a:solidFill>
        <a:ln>
          <a:noFill/>
        </a:ln>
        <a:effectLst/>
      </dgm:spPr>
    </dgm:pt>
    <dgm:pt modelId="{AA104B76-9071-F146-9089-6E8724F6320C}" type="pres">
      <dgm:prSet presAssocID="{3A611AAA-098D-704F-BB06-7C3A5CCE11B3}" presName="Parent" presStyleLbl="revTx" presStyleIdx="0" presStyleCnt="1">
        <dgm:presLayoutVars>
          <dgm:bulletEnabled val="1"/>
        </dgm:presLayoutVars>
      </dgm:prSet>
      <dgm:spPr/>
    </dgm:pt>
  </dgm:ptLst>
  <dgm:cxnLst>
    <dgm:cxn modelId="{FFA7CE20-E079-4E4F-BB29-F83DB10BB0C9}" srcId="{BFBBF2B0-60C1-3742-9858-233F576D555B}" destId="{3A611AAA-098D-704F-BB06-7C3A5CCE11B3}" srcOrd="0" destOrd="0" parTransId="{9EF82370-B373-CB43-B80D-A3A00785EB39}" sibTransId="{335BD7DD-AC9E-6F44-AFEA-9D76741F05DC}"/>
    <dgm:cxn modelId="{AF69FC37-5E69-A442-A32A-D5F1B93F3961}" type="presOf" srcId="{3A611AAA-098D-704F-BB06-7C3A5CCE11B3}" destId="{AA104B76-9071-F146-9089-6E8724F6320C}" srcOrd="0" destOrd="0" presId="urn:microsoft.com/office/officeart/2008/layout/PictureAccentBlocks"/>
    <dgm:cxn modelId="{BDBE5C44-9B97-E94A-A006-7A8E37A16D8E}" type="presOf" srcId="{BFBBF2B0-60C1-3742-9858-233F576D555B}" destId="{32DFC0E0-F41F-984C-B9CC-5EE3C099885D}" srcOrd="0" destOrd="0" presId="urn:microsoft.com/office/officeart/2008/layout/PictureAccentBlocks"/>
    <dgm:cxn modelId="{B494AF59-4C5E-CC44-9D4F-3597C7B7F629}" type="presParOf" srcId="{32DFC0E0-F41F-984C-B9CC-5EE3C099885D}" destId="{6EB9AB5F-C7CD-5646-8C4E-2FC5B3FCD748}" srcOrd="0" destOrd="0" presId="urn:microsoft.com/office/officeart/2008/layout/PictureAccentBlocks"/>
    <dgm:cxn modelId="{8E6A879A-611B-FA4C-8030-6CD3DBD0A9AE}" type="presParOf" srcId="{6EB9AB5F-C7CD-5646-8C4E-2FC5B3FCD748}" destId="{94C23139-828D-AE47-BD45-DFC9DC71CAC6}" srcOrd="0" destOrd="0" presId="urn:microsoft.com/office/officeart/2008/layout/PictureAccentBlocks"/>
    <dgm:cxn modelId="{8DAFDB92-679D-1F4E-A5D9-0C7174252AB0}" type="presParOf" srcId="{6EB9AB5F-C7CD-5646-8C4E-2FC5B3FCD748}" destId="{AA104B76-9071-F146-9089-6E8724F6320C}" srcOrd="1" destOrd="0" presId="urn:microsoft.com/office/officeart/2008/layout/PictureAccentBlocks"/>
  </dgm:cxnLst>
  <dgm:bg>
    <a:blipFill>
      <a:blip xmlns:r="http://schemas.openxmlformats.org/officeDocument/2006/relationships" r:embed="rId1">
        <a:extLst>
          <a:ext uri="{28A0092B-C50C-407E-A947-70E740481C1C}">
            <a14:useLocalDpi xmlns:a14="http://schemas.microsoft.com/office/drawing/2010/main" val="0"/>
          </a:ext>
        </a:extLst>
      </a:blip>
      <a:stretch>
        <a:fillRect/>
      </a:stretch>
    </a:blipFill>
    <a:effectLst/>
  </dgm:bg>
  <dgm:whole/>
  <dgm:extLst>
    <a:ext uri="http://schemas.microsoft.com/office/drawing/2008/diagram">
      <dsp:dataModelExt xmlns:dsp="http://schemas.microsoft.com/office/drawing/2008/diagram" relId="rId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C23139-828D-AE47-BD45-DFC9DC71CAC6}">
      <dsp:nvSpPr>
        <dsp:cNvPr id="0" name=""/>
        <dsp:cNvSpPr/>
      </dsp:nvSpPr>
      <dsp:spPr>
        <a:xfrm>
          <a:off x="3886558" y="0"/>
          <a:ext cx="3707406" cy="1266223"/>
        </a:xfrm>
        <a:prstGeom prst="rect">
          <a:avLst/>
        </a:prstGeom>
        <a:solidFill>
          <a:schemeClr val="bg1"/>
        </a:solidFill>
        <a:ln w="9525" cap="flat" cmpd="sng" algn="ctr">
          <a:noFill/>
          <a:prstDash val="solid"/>
        </a:ln>
        <a:effectLst/>
      </dsp:spPr>
      <dsp:style>
        <a:lnRef idx="1">
          <a:scrgbClr r="0" g="0" b="0"/>
        </a:lnRef>
        <a:fillRef idx="2">
          <a:scrgbClr r="0" g="0" b="0"/>
        </a:fillRef>
        <a:effectRef idx="1">
          <a:scrgbClr r="0" g="0" b="0"/>
        </a:effectRef>
        <a:fontRef idx="minor">
          <a:schemeClr val="dk1"/>
        </a:fontRef>
      </dsp:style>
    </dsp:sp>
    <dsp:sp modelId="{AA104B76-9071-F146-9089-6E8724F6320C}">
      <dsp:nvSpPr>
        <dsp:cNvPr id="0" name=""/>
        <dsp:cNvSpPr/>
      </dsp:nvSpPr>
      <dsp:spPr>
        <a:xfrm rot="16200000">
          <a:off x="4001595" y="632242"/>
          <a:ext cx="1580606" cy="3161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b" anchorCtr="0">
          <a:noAutofit/>
        </a:bodyPr>
        <a:lstStyle/>
        <a:p>
          <a:pPr marL="0" lvl="0" indent="0" algn="l" defTabSz="889000">
            <a:lnSpc>
              <a:spcPct val="90000"/>
            </a:lnSpc>
            <a:spcBef>
              <a:spcPct val="0"/>
            </a:spcBef>
            <a:spcAft>
              <a:spcPct val="35000"/>
            </a:spcAft>
            <a:buNone/>
          </a:pPr>
          <a:endParaRPr lang="en-GB" sz="2000" kern="1200"/>
        </a:p>
      </dsp:txBody>
      <dsp:txXfrm>
        <a:off x="4001595" y="632242"/>
        <a:ext cx="1580606" cy="316121"/>
      </dsp:txXfrm>
    </dsp:sp>
  </dsp:spTree>
</dsp:drawing>
</file>

<file path=word/diagrams/layout1.xml><?xml version="1.0" encoding="utf-8"?>
<dgm:layoutDef xmlns:dgm="http://schemas.openxmlformats.org/drawingml/2006/diagram" xmlns:a="http://schemas.openxmlformats.org/drawingml/2006/main" uniqueId="urn:microsoft.com/office/officeart/2008/layout/PictureAccentBlocks">
  <dgm:title val=""/>
  <dgm:desc val=""/>
  <dgm:catLst>
    <dgm:cat type="picture" pri="12000"/>
    <dgm:cat type="pictureconvert" pri="12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varLst>
    <dgm:choose name="Name1">
      <dgm:if name="Name2" axis="ch" ptType="node" func="cnt" op="gt" val="5">
        <dgm:choose name="Name3">
          <dgm:if name="Name4" func="var" arg="dir" op="equ" val="norm">
            <dgm:alg type="snake">
              <dgm:param type="grDir" val="bL"/>
              <dgm:param type="bkpt" val="fixed"/>
              <dgm:param type="bkPtFixedVal" val="3"/>
              <dgm:param type="off" val="off"/>
              <dgm:param type="horzAlign" val="r"/>
              <dgm:param type="vertAlign" val="b"/>
            </dgm:alg>
          </dgm:if>
          <dgm:else name="Name5">
            <dgm:alg type="snake">
              <dgm:param type="grDir" val="bR"/>
              <dgm:param type="bkpt" val="fixed"/>
              <dgm:param type="bkPtFixedVal" val="3"/>
              <dgm:param type="off" val="off"/>
              <dgm:param type="horzAlign" val="l"/>
              <dgm:param type="vertAlign" val="b"/>
            </dgm:alg>
          </dgm:else>
        </dgm:choose>
      </dgm:if>
      <dgm:else name="Name6">
        <dgm:choose name="Name7">
          <dgm:if name="Name8" func="var" arg="dir" op="equ" val="norm">
            <dgm:alg type="snake">
              <dgm:param type="grDir" val="bL"/>
              <dgm:param type="bkpt" val="fixed"/>
              <dgm:param type="bkPtFixedVal" val="2"/>
              <dgm:param type="off" val="off"/>
              <dgm:param type="horzAlign" val="r"/>
              <dgm:param type="vertAlign" val="b"/>
            </dgm:alg>
          </dgm:if>
          <dgm:else name="Name9">
            <dgm:alg type="snake">
              <dgm:param type="grDir" val="bR"/>
              <dgm:param type="bkpt" val="fixed"/>
              <dgm:param type="bkPtFixedVal" val="2"/>
              <dgm:param type="off" val="off"/>
              <dgm:param type="horzAlign" val="l"/>
              <dgm:param type="vertAlign" val="b"/>
            </dgm:alg>
          </dgm:else>
        </dgm:choose>
      </dgm:else>
    </dgm:choose>
    <dgm:shape xmlns:r="http://schemas.openxmlformats.org/officeDocument/2006/relationships" r:blip="">
      <dgm:adjLst/>
    </dgm:shape>
    <dgm:constrLst>
      <dgm:constr type="alignOff" val="1"/>
      <dgm:constr type="primFontSz" for="des" ptType="node" op="equ" val="65"/>
      <dgm:constr type="w" for="ch" forName="composite" refType="w"/>
      <dgm:constr type="h" for="ch" forName="composite" refType="h"/>
      <dgm:constr type="sp" refType="w" refFor="ch" refForName="composite" op="equ" fact="0.113"/>
      <dgm:constr type="w" for="ch" forName="sibTrans" refType="w" refFor="ch" refForName="composite" op="equ" fact="0.0001"/>
      <dgm:constr type="h" for="ch" forName="sibTrans" refType="w" refFor="ch" refForName="sibTrans" op="equ"/>
    </dgm:constrLst>
    <dgm:forEach name="nodesForEach" axis="ch" ptType="node">
      <dgm:layoutNode name="composite">
        <dgm:alg type="composite">
          <dgm:param type="ar" val="1.2"/>
        </dgm:alg>
        <dgm:shape xmlns:r="http://schemas.openxmlformats.org/officeDocument/2006/relationships" r:blip="">
          <dgm:adjLst/>
        </dgm:shape>
        <dgm:choose name="Name10">
          <dgm:if name="Name11" func="var" arg="dir" op="equ" val="norm">
            <dgm:constrLst>
              <dgm:constr type="l" for="ch" forName="Image" refType="w" refFor="ch" refForName="Image" fact="0.2"/>
              <dgm:constr type="t" for="ch" forName="Image" refType="h" fact="0"/>
              <dgm:constr type="h" for="ch" forName="Image" refType="h"/>
              <dgm:constr type="w" for="ch" forName="Image" refType="h" refFor="ch" refForName="Image" op="equ"/>
              <dgm:constr type="l" for="ch" forName="Parent" refType="w" fact="0"/>
              <dgm:constr type="t" for="ch" forName="Parent" refType="h" fact="0"/>
              <dgm:constr type="w" for="ch" forName="Parent" refType="h" refFor="ch" refForName="Image" op="equ" fact="0.2"/>
              <dgm:constr type="h" for="ch" forName="Parent" refType="h" refFor="ch" refForName="Image" op="equ"/>
            </dgm:constrLst>
          </dgm:if>
          <dgm:else name="Name12">
            <dgm:constrLst>
              <dgm:constr type="l" for="ch" forName="Image" refType="w" fact="0"/>
              <dgm:constr type="t" for="ch" forName="Image" refType="h" fact="0"/>
              <dgm:constr type="h" for="ch" forName="Image" refType="h"/>
              <dgm:constr type="w" for="ch" forName="Image" refType="h" refFor="ch" refForName="Image" op="equ"/>
              <dgm:constr type="l" for="ch" forName="Parent" refType="w" refFor="ch" refForName="Image"/>
              <dgm:constr type="t" for="ch" forName="Parent" refType="h" fact="0"/>
              <dgm:constr type="w" for="ch" forName="Parent" refType="w" refFor="ch" refForName="Image" fact="0.2"/>
              <dgm:constr type="h" for="ch" forName="Parent" refType="h" refFor="ch" refForName="Image"/>
            </dgm:constrLst>
          </dgm:else>
        </dgm:choose>
        <dgm:layoutNode name="Image" styleLbl="alignNode1">
          <dgm:alg type="sp"/>
          <dgm:shape xmlns:r="http://schemas.openxmlformats.org/officeDocument/2006/relationships" type="rect" r:blip="" blipPhldr="1">
            <dgm:adjLst/>
          </dgm:shape>
          <dgm:presOf/>
        </dgm:layoutNode>
        <dgm:layoutNode name="Parent" styleLbl="revTx">
          <dgm:varLst>
            <dgm:bulletEnabled val="1"/>
          </dgm:varLst>
          <dgm:alg type="tx">
            <dgm:param type="parTxLTRAlign" val="l"/>
            <dgm:param type="txAnchorVert" val="b"/>
            <dgm:param type="txAnchorVertCh" val="b"/>
            <dgm:param type="autoTxRot" val="grav"/>
          </dgm:alg>
          <dgm:choose name="Name13">
            <dgm:if name="Name14" func="var" arg="dir" op="equ" val="norm">
              <dgm:shape xmlns:r="http://schemas.openxmlformats.org/officeDocument/2006/relationships" rot="270" type="rect" r:blip="">
                <dgm:adjLst/>
              </dgm:shape>
            </dgm:if>
            <dgm:else name="Name15">
              <dgm:shape xmlns:r="http://schemas.openxmlformats.org/officeDocument/2006/relationships" rot="90" type="rect" r:blip="">
                <dgm:adjLst/>
              </dgm:shape>
            </dgm:else>
          </dgm:choose>
          <dgm:presOf axis="desOr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GoldStandard">
  <a:themeElements>
    <a:clrScheme name="GoldStandard Colour Palette">
      <a:dk1>
        <a:srgbClr val="515151"/>
      </a:dk1>
      <a:lt1>
        <a:srgbClr val="FFFFFF"/>
      </a:lt1>
      <a:dk2>
        <a:srgbClr val="323232"/>
      </a:dk2>
      <a:lt2>
        <a:srgbClr val="E6E5E5"/>
      </a:lt2>
      <a:accent1>
        <a:srgbClr val="00B9BD"/>
      </a:accent1>
      <a:accent2>
        <a:srgbClr val="109B9D"/>
      </a:accent2>
      <a:accent3>
        <a:srgbClr val="097E80"/>
      </a:accent3>
      <a:accent4>
        <a:srgbClr val="D6DF40"/>
      </a:accent4>
      <a:accent5>
        <a:srgbClr val="C1CC3A"/>
      </a:accent5>
      <a:accent6>
        <a:srgbClr val="AFB936"/>
      </a:accent6>
      <a:hlink>
        <a:srgbClr val="00B9BD"/>
      </a:hlink>
      <a:folHlink>
        <a:srgbClr val="D3D4D6"/>
      </a:folHlink>
    </a:clrScheme>
    <a:fontScheme name="Tes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bodyPr anchor="t"/>
      <a:lstStyle>
        <a:defPPr>
          <a:defRPr smtClean="0"/>
        </a:defPPr>
      </a:lstStyle>
    </a:txDef>
  </a:objectDefaults>
  <a:extraClrSchemeLst/>
  <a:extLst>
    <a:ext uri="{05A4C25C-085E-4340-85A3-A5531E510DB2}">
      <thm15:themeFamily xmlns:thm15="http://schemas.microsoft.com/office/thememl/2012/main" name="GoldStandard-theme" id="{2EC3FD0D-E269-4A4F-B2C9-6AC141EAB1A5}" vid="{86384915-11BA-5A4A-B8D7-A8323FEA86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0ff25b3-493e-4851-82b7-4e504def2eba" xsi:nil="true"/>
    <lcf76f155ced4ddcb4097134ff3c332f xmlns="94d6f73f-29f7-4e77-9e68-180d20b81668">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67E7F215A3A48BD10E37FB9526B69" ma:contentTypeVersion="17" ma:contentTypeDescription="Create a new document." ma:contentTypeScope="" ma:versionID="0842e2bcce5c92d57ad69b39c1e02d91">
  <xsd:schema xmlns:xsd="http://www.w3.org/2001/XMLSchema" xmlns:xs="http://www.w3.org/2001/XMLSchema" xmlns:p="http://schemas.microsoft.com/office/2006/metadata/properties" xmlns:ns2="40ff25b3-493e-4851-82b7-4e504def2eba" xmlns:ns3="87d2df8b-a2fd-4f62-8ef6-4a22c6824c33" xmlns:ns4="94d6f73f-29f7-4e77-9e68-180d20b81668" targetNamespace="http://schemas.microsoft.com/office/2006/metadata/properties" ma:root="true" ma:fieldsID="f323e3c59598075027be193c22f69fd5" ns2:_="" ns3:_="" ns4:_="">
    <xsd:import namespace="40ff25b3-493e-4851-82b7-4e504def2eba"/>
    <xsd:import namespace="87d2df8b-a2fd-4f62-8ef6-4a22c6824c33"/>
    <xsd:import namespace="94d6f73f-29f7-4e77-9e68-180d20b81668"/>
    <xsd:element name="properties">
      <xsd:complexType>
        <xsd:sequence>
          <xsd:element name="documentManagement">
            <xsd:complexType>
              <xsd:all>
                <xsd:element ref="ns2:SharedWithUsers" minOccurs="0"/>
                <xsd:element ref="ns2:SharedWithDetails" minOccurs="0"/>
                <xsd:element ref="ns3:LastSharedByUser" minOccurs="0"/>
                <xsd:element ref="ns3:LastSharedByTime"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MediaServiceDateTaken" minOccurs="0"/>
                <xsd:element ref="ns4: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25b3-493e-4851-82b7-4e504def2eb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4" nillable="true" ma:displayName="Taxonomy Catch All Column" ma:hidden="true" ma:list="{6e76a904-278e-435e-b259-2f7e11d2de08}" ma:internalName="TaxCatchAll" ma:showField="CatchAllData" ma:web="40ff25b3-493e-4851-82b7-4e504def2eb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7d2df8b-a2fd-4f62-8ef6-4a22c6824c33" elementFormDefault="qualified">
    <xsd:import namespace="http://schemas.microsoft.com/office/2006/documentManagement/types"/>
    <xsd:import namespace="http://schemas.microsoft.com/office/infopath/2007/PartnerControls"/>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4d6f73f-29f7-4e77-9e68-180d20b81668"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DateTaken" ma:index="21" nillable="true" ma:displayName="MediaServiceDateTaken" ma:hidden="true" ma:internalName="MediaServiceDateTake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862acf3-5257-4c8e-a7f6-c800878fb93a"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44BE17-4E2E-4E9F-8BC1-E57398AD15E0}">
  <ds:schemaRefs>
    <ds:schemaRef ds:uri="http://schemas.microsoft.com/office/2006/metadata/properties"/>
    <ds:schemaRef ds:uri="http://schemas.microsoft.com/office/infopath/2007/PartnerControls"/>
    <ds:schemaRef ds:uri="40ff25b3-493e-4851-82b7-4e504def2eba"/>
    <ds:schemaRef ds:uri="94d6f73f-29f7-4e77-9e68-180d20b81668"/>
  </ds:schemaRefs>
</ds:datastoreItem>
</file>

<file path=customXml/itemProps2.xml><?xml version="1.0" encoding="utf-8"?>
<ds:datastoreItem xmlns:ds="http://schemas.openxmlformats.org/officeDocument/2006/customXml" ds:itemID="{1523F6E7-7E0E-4193-840A-7F81D3F88D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25b3-493e-4851-82b7-4e504def2eba"/>
    <ds:schemaRef ds:uri="87d2df8b-a2fd-4f62-8ef6-4a22c6824c33"/>
    <ds:schemaRef ds:uri="94d6f73f-29f7-4e77-9e68-180d20b816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4225A0-BE86-744D-ADB6-636ED02D39A8}">
  <ds:schemaRefs>
    <ds:schemaRef ds:uri="http://schemas.openxmlformats.org/officeDocument/2006/bibliography"/>
  </ds:schemaRefs>
</ds:datastoreItem>
</file>

<file path=customXml/itemProps4.xml><?xml version="1.0" encoding="utf-8"?>
<ds:datastoreItem xmlns:ds="http://schemas.openxmlformats.org/officeDocument/2006/customXml" ds:itemID="{DCDE8F7C-7BE8-43D9-A505-4A9FCFC7CB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Pages>
  <Words>24145</Words>
  <Characters>137633</Characters>
  <Application>Microsoft Office Word</Application>
  <DocSecurity>0</DocSecurity>
  <Lines>1146</Lines>
  <Paragraphs>322</Paragraphs>
  <ScaleCrop>false</ScaleCrop>
  <HeadingPairs>
    <vt:vector size="2" baseType="variant">
      <vt:variant>
        <vt:lpstr>Title</vt:lpstr>
      </vt:variant>
      <vt:variant>
        <vt:i4>1</vt:i4>
      </vt:variant>
    </vt:vector>
  </HeadingPairs>
  <TitlesOfParts>
    <vt:vector size="1" baseType="lpstr">
      <vt:lpstr>TEMPLATE- V1.5-Project-Design-Document</vt:lpstr>
    </vt:vector>
  </TitlesOfParts>
  <Manager/>
  <Company/>
  <LinksUpToDate>false</LinksUpToDate>
  <CharactersWithSpaces>161456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V1.5-Project-Design-Document</dc:title>
  <dc:subject/>
  <dc:creator>Gold Standard</dc:creator>
  <cp:keywords/>
  <dc:description/>
  <cp:lastModifiedBy>CCIPL-QR</cp:lastModifiedBy>
  <cp:revision>5</cp:revision>
  <cp:lastPrinted>2017-11-02T02:38:00Z</cp:lastPrinted>
  <dcterms:created xsi:type="dcterms:W3CDTF">2024-02-29T06:42:00Z</dcterms:created>
  <dcterms:modified xsi:type="dcterms:W3CDTF">2024-03-07T06:16:00Z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0x0101000B367E7F215A3A48BD10E37FB9526B69</vt:lpwstr>
  </property>
  <property fmtid="{D5CDD505-2E9C-101B-9397-08002B2CF9AE}" pid="3" name="MediaServiceImageTags">
    <vt:lpwstr/>
  </property>
  <property fmtid="{D5CDD505-2E9C-101B-9397-08002B2CF9AE}" pid="4" name="GrammarlyDocumentId">
    <vt:lpwstr>c19a6fd0e37e01fcad4145b211b701e6cfbc279378205df0eabef1331b150377</vt:lpwstr>
  </property>
</Properties>
</file>