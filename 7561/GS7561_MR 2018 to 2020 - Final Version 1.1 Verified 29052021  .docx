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3D9A44" w14:textId="77777777" w:rsidR="00733861" w:rsidRPr="00897093" w:rsidRDefault="00733861" w:rsidP="00897093">
      <w:pPr>
        <w:rPr>
          <w:b/>
          <w:caps/>
          <w:color w:val="00B9BD" w:themeColor="accent1"/>
          <w:sz w:val="48"/>
          <w:lang w:val="en-GB"/>
        </w:rPr>
      </w:pPr>
      <w:r w:rsidRPr="00897093">
        <w:rPr>
          <w:b/>
          <w:caps/>
          <w:color w:val="00B9BD" w:themeColor="accent1"/>
          <w:sz w:val="48"/>
          <w:lang w:val="en-GB"/>
        </w:rPr>
        <w:t>Monitoring Report</w:t>
      </w:r>
    </w:p>
    <w:p w14:paraId="3153D4E8" w14:textId="77777777" w:rsidR="00F92931" w:rsidRPr="0022081F" w:rsidRDefault="009556BB" w:rsidP="002E5DB5">
      <w:r w:rsidRPr="009556BB">
        <w:rPr>
          <w:noProof/>
          <w14:cntxtAlts w14:val="0"/>
        </w:rPr>
        <w:pict w14:anchorId="74D15FC2">
          <v:rect id="_x0000_i1057" alt="" style="width:481.95pt;height:.05pt;mso-width-percent:0;mso-height-percent:0;mso-width-percent:0;mso-height-percent:0" o:hralign="center" o:hrstd="t" o:hr="t" fillcolor="#a0a0a0" stroked="f"/>
        </w:pict>
      </w:r>
    </w:p>
    <w:p w14:paraId="781B9694" w14:textId="77777777" w:rsidR="00635A56" w:rsidRPr="00733861" w:rsidRDefault="0002272D" w:rsidP="00635A56">
      <w:pPr>
        <w:pStyle w:val="Heading6"/>
        <w:rPr>
          <w:lang w:val="fr-FR"/>
        </w:rPr>
      </w:pPr>
      <w:r w:rsidRPr="00733861">
        <w:rPr>
          <w:sz w:val="24"/>
          <w:lang w:val="fr-FR"/>
        </w:rPr>
        <w:t xml:space="preserve">PUBLICATION DATE </w:t>
      </w:r>
      <w:r w:rsidRPr="00733861">
        <w:rPr>
          <w:lang w:val="fr-FR"/>
        </w:rPr>
        <w:t xml:space="preserve"> </w:t>
      </w:r>
      <w:r w:rsidR="0056373F">
        <w:rPr>
          <w:b/>
          <w:bCs/>
          <w:color w:val="515151" w:themeColor="text1"/>
          <w:lang w:val="fr-FR"/>
        </w:rPr>
        <w:t>14</w:t>
      </w:r>
      <w:r w:rsidRPr="00733861">
        <w:rPr>
          <w:b/>
          <w:bCs/>
          <w:color w:val="515151" w:themeColor="text1"/>
          <w:lang w:val="fr-FR"/>
        </w:rPr>
        <w:t>.</w:t>
      </w:r>
      <w:r w:rsidR="00460D2E" w:rsidRPr="00733861">
        <w:rPr>
          <w:b/>
          <w:bCs/>
          <w:color w:val="515151" w:themeColor="text1"/>
          <w:lang w:val="fr-FR"/>
        </w:rPr>
        <w:t>10</w:t>
      </w:r>
      <w:r w:rsidRPr="00733861">
        <w:rPr>
          <w:b/>
          <w:bCs/>
          <w:color w:val="515151" w:themeColor="text1"/>
          <w:lang w:val="fr-FR"/>
        </w:rPr>
        <w:t>.</w:t>
      </w:r>
      <w:r w:rsidR="00460D2E" w:rsidRPr="00733861">
        <w:rPr>
          <w:b/>
          <w:bCs/>
          <w:color w:val="515151" w:themeColor="text1"/>
          <w:lang w:val="fr-FR"/>
        </w:rPr>
        <w:t>2020</w:t>
      </w:r>
      <w:r w:rsidR="00A96321" w:rsidRPr="00733861">
        <w:rPr>
          <w:lang w:val="fr-FR"/>
        </w:rPr>
        <w:br/>
      </w:r>
      <w:proofErr w:type="gramStart"/>
      <w:r w:rsidR="00CD41BB" w:rsidRPr="00733861">
        <w:rPr>
          <w:sz w:val="24"/>
          <w:lang w:val="fr-FR"/>
        </w:rPr>
        <w:t xml:space="preserve">VERSION </w:t>
      </w:r>
      <w:r w:rsidRPr="00733861">
        <w:rPr>
          <w:lang w:val="fr-FR"/>
        </w:rPr>
        <w:t xml:space="preserve"> </w:t>
      </w:r>
      <w:r w:rsidRPr="00733861">
        <w:rPr>
          <w:b/>
          <w:bCs/>
          <w:color w:val="515151" w:themeColor="text1"/>
          <w:lang w:val="fr-FR"/>
        </w:rPr>
        <w:t>v.</w:t>
      </w:r>
      <w:proofErr w:type="gramEnd"/>
      <w:r w:rsidRPr="00733861">
        <w:rPr>
          <w:b/>
          <w:bCs/>
          <w:color w:val="515151" w:themeColor="text1"/>
          <w:lang w:val="fr-FR"/>
        </w:rPr>
        <w:t xml:space="preserve"> </w:t>
      </w:r>
      <w:r w:rsidR="00460D2E" w:rsidRPr="00733861">
        <w:rPr>
          <w:b/>
          <w:bCs/>
          <w:color w:val="515151" w:themeColor="text1"/>
          <w:lang w:val="fr-FR"/>
        </w:rPr>
        <w:t>1</w:t>
      </w:r>
      <w:r w:rsidRPr="00733861">
        <w:rPr>
          <w:b/>
          <w:bCs/>
          <w:color w:val="515151" w:themeColor="text1"/>
          <w:lang w:val="fr-FR"/>
        </w:rPr>
        <w:t>.</w:t>
      </w:r>
      <w:r w:rsidR="00CF0CFE">
        <w:rPr>
          <w:b/>
          <w:bCs/>
          <w:color w:val="515151" w:themeColor="text1"/>
          <w:lang w:val="fr-FR"/>
        </w:rPr>
        <w:t>1</w:t>
      </w:r>
      <w:r w:rsidRPr="00733861">
        <w:rPr>
          <w:b/>
          <w:bCs/>
          <w:color w:val="515151" w:themeColor="text1"/>
          <w:lang w:val="fr-FR"/>
        </w:rPr>
        <w:t xml:space="preserve"> </w:t>
      </w:r>
      <w:r w:rsidR="0096773B" w:rsidRPr="00733861">
        <w:rPr>
          <w:b/>
          <w:bCs/>
          <w:color w:val="515151" w:themeColor="text1"/>
          <w:lang w:val="fr-FR"/>
        </w:rPr>
        <w:br/>
      </w:r>
      <w:r w:rsidR="00A96321" w:rsidRPr="00733861">
        <w:rPr>
          <w:sz w:val="24"/>
          <w:lang w:val="fr-FR"/>
        </w:rPr>
        <w:t xml:space="preserve">RELATED </w:t>
      </w:r>
      <w:r w:rsidR="00CF0CFE">
        <w:rPr>
          <w:sz w:val="24"/>
          <w:lang w:val="fr-FR"/>
        </w:rPr>
        <w:t>SUPPORT</w:t>
      </w:r>
      <w:r w:rsidR="00A96321" w:rsidRPr="00733861">
        <w:rPr>
          <w:sz w:val="24"/>
          <w:lang w:val="fr-FR"/>
        </w:rPr>
        <w:t xml:space="preserve"> </w:t>
      </w:r>
      <w:r w:rsidR="00635A56" w:rsidRPr="00733861">
        <w:rPr>
          <w:lang w:val="fr-FR"/>
        </w:rPr>
        <w:t>–</w:t>
      </w:r>
      <w:r w:rsidR="0056373F">
        <w:rPr>
          <w:lang w:val="fr-FR"/>
        </w:rPr>
        <w:t xml:space="preserve"> </w:t>
      </w:r>
      <w:hyperlink r:id="rId8" w:history="1">
        <w:r w:rsidR="004473A5" w:rsidRPr="0056373F">
          <w:rPr>
            <w:rStyle w:val="Hyperlink"/>
            <w:rFonts w:asciiTheme="majorHAnsi" w:hAnsiTheme="majorHAnsi"/>
            <w:b/>
            <w:bCs/>
            <w:color w:val="515151" w:themeColor="text1"/>
            <w:u w:val="none"/>
            <w:lang w:val="fr-FR"/>
          </w:rPr>
          <w:t xml:space="preserve">TEMPLATE GUIDE </w:t>
        </w:r>
        <w:r w:rsidR="00733861" w:rsidRPr="0056373F">
          <w:rPr>
            <w:rStyle w:val="Hyperlink"/>
            <w:rFonts w:asciiTheme="majorHAnsi" w:hAnsiTheme="majorHAnsi"/>
            <w:b/>
            <w:bCs/>
            <w:color w:val="515151" w:themeColor="text1"/>
            <w:u w:val="none"/>
            <w:lang w:val="fr-FR"/>
          </w:rPr>
          <w:t>Monitoring Report</w:t>
        </w:r>
        <w:r w:rsidR="0056373F" w:rsidRPr="0056373F">
          <w:rPr>
            <w:rStyle w:val="Hyperlink"/>
            <w:rFonts w:asciiTheme="majorHAnsi" w:hAnsiTheme="majorHAnsi"/>
            <w:b/>
            <w:bCs/>
            <w:color w:val="515151" w:themeColor="text1"/>
            <w:u w:val="none"/>
            <w:lang w:val="fr-FR"/>
          </w:rPr>
          <w:t xml:space="preserve"> v. 1.1</w:t>
        </w:r>
      </w:hyperlink>
    </w:p>
    <w:p w14:paraId="556CA4D9" w14:textId="77777777" w:rsidR="00F92931" w:rsidRPr="00947B25" w:rsidRDefault="009556BB" w:rsidP="00635A56">
      <w:pPr>
        <w:pStyle w:val="Heading6"/>
      </w:pPr>
      <w:r w:rsidRPr="009556BB">
        <w:rPr>
          <w:noProof/>
          <w14:cntxtAlts w14:val="0"/>
        </w:rPr>
        <w:pict w14:anchorId="20F92898">
          <v:rect id="_x0000_i1056" alt="" style="width:481.95pt;height:.05pt;mso-width-percent:0;mso-height-percent:0;mso-width-percent:0;mso-height-percent:0" o:hralign="center" o:hrstd="t" o:hr="t" fillcolor="#a0a0a0" stroked="f"/>
        </w:pict>
      </w:r>
    </w:p>
    <w:p w14:paraId="43FD070D" w14:textId="77777777" w:rsidR="00C30F02" w:rsidRDefault="00C30F02" w:rsidP="00C30F02">
      <w:pPr>
        <w:rPr>
          <w:lang w:val="en-GB"/>
        </w:rPr>
      </w:pPr>
    </w:p>
    <w:p w14:paraId="5D045EFA" w14:textId="77777777" w:rsidR="007D2F0B" w:rsidRPr="00C30F02" w:rsidRDefault="007D2F0B" w:rsidP="00C30F02">
      <w:pPr>
        <w:rPr>
          <w:lang w:val="en-GB"/>
        </w:rPr>
      </w:pPr>
    </w:p>
    <w:p w14:paraId="0BBC942F" w14:textId="77777777" w:rsidR="004473A5" w:rsidRDefault="004473A5" w:rsidP="004473A5"/>
    <w:p w14:paraId="5C8D901C" w14:textId="77777777" w:rsidR="004473A5" w:rsidRPr="00974F10" w:rsidRDefault="004473A5" w:rsidP="004473A5">
      <w:pPr>
        <w:rPr>
          <w:lang w:val="en-GB"/>
        </w:rPr>
      </w:pPr>
      <w:r w:rsidRPr="00974F10">
        <w:rPr>
          <w:lang w:val="en-GB"/>
        </w:rPr>
        <w:t xml:space="preserve">This document contains the following Sections </w:t>
      </w:r>
    </w:p>
    <w:p w14:paraId="3DDE757D" w14:textId="77777777" w:rsidR="004473A5" w:rsidRPr="00733861" w:rsidRDefault="004473A5" w:rsidP="004473A5">
      <w:pPr>
        <w:rPr>
          <w:lang w:val="en-GB"/>
        </w:rPr>
      </w:pPr>
      <w:r w:rsidRPr="00974F10">
        <w:rPr>
          <w:lang w:val="en-GB"/>
        </w:rPr>
        <w:br/>
        <w:t>Key Project Information</w:t>
      </w:r>
    </w:p>
    <w:p w14:paraId="1A4E04CB" w14:textId="77777777" w:rsidR="00733861" w:rsidRPr="00733861" w:rsidRDefault="00897093" w:rsidP="00733861">
      <w:pPr>
        <w:rPr>
          <w:rFonts w:asciiTheme="minorHAnsi" w:hAnsiTheme="minorHAnsi"/>
          <w:color w:val="515151" w:themeColor="text1"/>
        </w:rPr>
      </w:pPr>
      <w:r>
        <w:rPr>
          <w:rFonts w:asciiTheme="minorHAnsi" w:hAnsiTheme="minorHAnsi"/>
          <w:color w:val="515151" w:themeColor="text1"/>
          <w:u w:val="single"/>
        </w:rPr>
        <w:t>SECTION A</w:t>
      </w:r>
      <w:r w:rsidR="00733861" w:rsidRPr="00733861">
        <w:rPr>
          <w:rFonts w:asciiTheme="minorHAnsi" w:hAnsiTheme="minorHAnsi"/>
          <w:color w:val="515151" w:themeColor="text1"/>
        </w:rPr>
        <w:t xml:space="preserve"> - Description of project </w:t>
      </w:r>
    </w:p>
    <w:p w14:paraId="3E1AA50E" w14:textId="04AF4BBE" w:rsidR="00733861" w:rsidRPr="00733861" w:rsidRDefault="00733861" w:rsidP="00733861">
      <w:pPr>
        <w:rPr>
          <w:rFonts w:asciiTheme="minorHAnsi" w:hAnsiTheme="minorHAnsi"/>
          <w:color w:val="515151" w:themeColor="text1"/>
        </w:rPr>
      </w:pPr>
      <w:r w:rsidRPr="00733861">
        <w:rPr>
          <w:rFonts w:asciiTheme="minorHAnsi" w:hAnsiTheme="minorHAnsi"/>
          <w:color w:val="515151" w:themeColor="text1"/>
          <w:u w:val="single"/>
        </w:rPr>
        <w:fldChar w:fldCharType="begin"/>
      </w:r>
      <w:r w:rsidRPr="00733861">
        <w:rPr>
          <w:rFonts w:asciiTheme="minorHAnsi" w:hAnsiTheme="minorHAnsi"/>
          <w:color w:val="515151" w:themeColor="text1"/>
          <w:u w:val="single"/>
        </w:rPr>
        <w:instrText xml:space="preserve"> REF _Ref49860659 \r \h  \* MERGEFORMAT </w:instrText>
      </w:r>
      <w:r w:rsidRPr="00733861">
        <w:rPr>
          <w:rFonts w:asciiTheme="minorHAnsi" w:hAnsiTheme="minorHAnsi"/>
          <w:color w:val="515151" w:themeColor="text1"/>
          <w:u w:val="single"/>
        </w:rPr>
      </w:r>
      <w:r w:rsidRPr="00733861">
        <w:rPr>
          <w:rFonts w:asciiTheme="minorHAnsi" w:hAnsiTheme="minorHAnsi"/>
          <w:color w:val="515151" w:themeColor="text1"/>
          <w:u w:val="single"/>
        </w:rPr>
        <w:fldChar w:fldCharType="separate"/>
      </w:r>
      <w:r w:rsidR="004E0E70">
        <w:rPr>
          <w:rFonts w:asciiTheme="minorHAnsi" w:hAnsiTheme="minorHAnsi"/>
          <w:color w:val="515151" w:themeColor="text1"/>
          <w:u w:val="single"/>
        </w:rPr>
        <w:t>0</w:t>
      </w:r>
      <w:r w:rsidRPr="00733861">
        <w:rPr>
          <w:rFonts w:asciiTheme="minorHAnsi" w:hAnsiTheme="minorHAnsi"/>
          <w:color w:val="515151" w:themeColor="text1"/>
          <w:u w:val="single"/>
        </w:rPr>
        <w:fldChar w:fldCharType="end"/>
      </w:r>
      <w:r w:rsidRPr="00733861">
        <w:rPr>
          <w:rFonts w:asciiTheme="minorHAnsi" w:hAnsiTheme="minorHAnsi"/>
          <w:color w:val="515151" w:themeColor="text1"/>
        </w:rPr>
        <w:t xml:space="preserve"> - Implementation of project</w:t>
      </w:r>
    </w:p>
    <w:p w14:paraId="1F3AE49A" w14:textId="2552A002" w:rsidR="00733861" w:rsidRPr="00733861" w:rsidRDefault="00733861" w:rsidP="00733861">
      <w:pPr>
        <w:rPr>
          <w:rFonts w:asciiTheme="minorHAnsi" w:hAnsiTheme="minorHAnsi"/>
          <w:color w:val="515151" w:themeColor="text1"/>
        </w:rPr>
      </w:pPr>
      <w:r w:rsidRPr="00733861">
        <w:rPr>
          <w:rFonts w:asciiTheme="minorHAnsi" w:hAnsiTheme="minorHAnsi"/>
          <w:color w:val="515151" w:themeColor="text1"/>
          <w:u w:val="single"/>
        </w:rPr>
        <w:fldChar w:fldCharType="begin"/>
      </w:r>
      <w:r w:rsidRPr="00733861">
        <w:rPr>
          <w:rFonts w:asciiTheme="minorHAnsi" w:hAnsiTheme="minorHAnsi"/>
          <w:color w:val="515151" w:themeColor="text1"/>
          <w:u w:val="single"/>
        </w:rPr>
        <w:instrText xml:space="preserve"> REF _Ref49860669 \r \h  \* MERGEFORMAT </w:instrText>
      </w:r>
      <w:r w:rsidRPr="00733861">
        <w:rPr>
          <w:rFonts w:asciiTheme="minorHAnsi" w:hAnsiTheme="minorHAnsi"/>
          <w:color w:val="515151" w:themeColor="text1"/>
          <w:u w:val="single"/>
        </w:rPr>
      </w:r>
      <w:r w:rsidRPr="00733861">
        <w:rPr>
          <w:rFonts w:asciiTheme="minorHAnsi" w:hAnsiTheme="minorHAnsi"/>
          <w:color w:val="515151" w:themeColor="text1"/>
          <w:u w:val="single"/>
        </w:rPr>
        <w:fldChar w:fldCharType="separate"/>
      </w:r>
      <w:r w:rsidR="004E0E70">
        <w:rPr>
          <w:rFonts w:asciiTheme="minorHAnsi" w:hAnsiTheme="minorHAnsi"/>
          <w:color w:val="515151" w:themeColor="text1"/>
          <w:u w:val="single"/>
        </w:rPr>
        <w:t>0</w:t>
      </w:r>
      <w:r w:rsidRPr="00733861">
        <w:rPr>
          <w:rFonts w:asciiTheme="minorHAnsi" w:hAnsiTheme="minorHAnsi"/>
          <w:color w:val="515151" w:themeColor="text1"/>
          <w:u w:val="single"/>
        </w:rPr>
        <w:fldChar w:fldCharType="end"/>
      </w:r>
      <w:r w:rsidRPr="00733861">
        <w:rPr>
          <w:rFonts w:asciiTheme="minorHAnsi" w:hAnsiTheme="minorHAnsi"/>
          <w:color w:val="515151" w:themeColor="text1"/>
          <w:u w:val="single"/>
        </w:rPr>
        <w:t xml:space="preserve"> </w:t>
      </w:r>
      <w:r w:rsidRPr="00733861">
        <w:rPr>
          <w:rFonts w:asciiTheme="minorHAnsi" w:hAnsiTheme="minorHAnsi"/>
          <w:color w:val="515151" w:themeColor="text1"/>
        </w:rPr>
        <w:t xml:space="preserve">- Description of monitoring system applied by the project </w:t>
      </w:r>
    </w:p>
    <w:p w14:paraId="3160AB9B" w14:textId="77777777" w:rsidR="00733861" w:rsidRPr="00733861" w:rsidRDefault="00897093" w:rsidP="00733861">
      <w:pPr>
        <w:rPr>
          <w:rFonts w:asciiTheme="minorHAnsi" w:hAnsiTheme="minorHAnsi"/>
          <w:color w:val="515151" w:themeColor="text1"/>
        </w:rPr>
      </w:pPr>
      <w:r>
        <w:rPr>
          <w:rFonts w:asciiTheme="minorHAnsi" w:hAnsiTheme="minorHAnsi"/>
          <w:color w:val="515151" w:themeColor="text1"/>
          <w:u w:val="single"/>
        </w:rPr>
        <w:t>SECTION D</w:t>
      </w:r>
      <w:r w:rsidR="00733861" w:rsidRPr="00733861">
        <w:rPr>
          <w:rFonts w:asciiTheme="minorHAnsi" w:hAnsiTheme="minorHAnsi"/>
          <w:color w:val="515151" w:themeColor="text1"/>
        </w:rPr>
        <w:t xml:space="preserve"> - Data and parameters</w:t>
      </w:r>
    </w:p>
    <w:p w14:paraId="64A433F8" w14:textId="0B5FD5F8" w:rsidR="00733861" w:rsidRPr="00733861" w:rsidRDefault="00733861" w:rsidP="00733861">
      <w:pPr>
        <w:rPr>
          <w:rFonts w:asciiTheme="minorHAnsi" w:hAnsiTheme="minorHAnsi"/>
          <w:color w:val="515151" w:themeColor="text1"/>
        </w:rPr>
      </w:pPr>
      <w:r w:rsidRPr="00733861">
        <w:rPr>
          <w:rFonts w:asciiTheme="minorHAnsi" w:hAnsiTheme="minorHAnsi"/>
          <w:color w:val="515151" w:themeColor="text1"/>
          <w:u w:val="single"/>
        </w:rPr>
        <w:fldChar w:fldCharType="begin"/>
      </w:r>
      <w:r w:rsidRPr="00733861">
        <w:rPr>
          <w:rFonts w:asciiTheme="minorHAnsi" w:hAnsiTheme="minorHAnsi"/>
          <w:color w:val="515151" w:themeColor="text1"/>
          <w:u w:val="single"/>
        </w:rPr>
        <w:instrText xml:space="preserve"> REF _Ref49860683 \r \h  \* MERGEFORMAT </w:instrText>
      </w:r>
      <w:r w:rsidRPr="00733861">
        <w:rPr>
          <w:rFonts w:asciiTheme="minorHAnsi" w:hAnsiTheme="minorHAnsi"/>
          <w:color w:val="515151" w:themeColor="text1"/>
          <w:u w:val="single"/>
        </w:rPr>
      </w:r>
      <w:r w:rsidRPr="00733861">
        <w:rPr>
          <w:rFonts w:asciiTheme="minorHAnsi" w:hAnsiTheme="minorHAnsi"/>
          <w:color w:val="515151" w:themeColor="text1"/>
          <w:u w:val="single"/>
        </w:rPr>
        <w:fldChar w:fldCharType="separate"/>
      </w:r>
      <w:r w:rsidR="004E0E70">
        <w:rPr>
          <w:rFonts w:asciiTheme="minorHAnsi" w:hAnsiTheme="minorHAnsi"/>
          <w:color w:val="515151" w:themeColor="text1"/>
          <w:u w:val="single"/>
        </w:rPr>
        <w:t>0</w:t>
      </w:r>
      <w:r w:rsidRPr="00733861">
        <w:rPr>
          <w:rFonts w:asciiTheme="minorHAnsi" w:hAnsiTheme="minorHAnsi"/>
          <w:color w:val="515151" w:themeColor="text1"/>
          <w:u w:val="single"/>
        </w:rPr>
        <w:fldChar w:fldCharType="end"/>
      </w:r>
      <w:r w:rsidRPr="00733861">
        <w:rPr>
          <w:rFonts w:asciiTheme="minorHAnsi" w:hAnsiTheme="minorHAnsi"/>
          <w:color w:val="515151" w:themeColor="text1"/>
          <w:u w:val="single"/>
        </w:rPr>
        <w:t xml:space="preserve"> </w:t>
      </w:r>
      <w:r w:rsidRPr="00733861">
        <w:rPr>
          <w:rFonts w:asciiTheme="minorHAnsi" w:hAnsiTheme="minorHAnsi"/>
          <w:color w:val="515151" w:themeColor="text1"/>
        </w:rPr>
        <w:t>- Calculation of SDG Impacts</w:t>
      </w:r>
    </w:p>
    <w:p w14:paraId="0A6AA90F" w14:textId="7F7E56D3" w:rsidR="00733861" w:rsidRPr="00733861" w:rsidRDefault="00733861" w:rsidP="00733861">
      <w:pPr>
        <w:rPr>
          <w:rFonts w:asciiTheme="minorHAnsi" w:hAnsiTheme="minorHAnsi"/>
          <w:color w:val="515151" w:themeColor="text1"/>
        </w:rPr>
      </w:pPr>
      <w:r w:rsidRPr="00733861">
        <w:rPr>
          <w:rFonts w:asciiTheme="minorHAnsi" w:hAnsiTheme="minorHAnsi"/>
          <w:color w:val="515151" w:themeColor="text1"/>
          <w:u w:val="single"/>
        </w:rPr>
        <w:fldChar w:fldCharType="begin"/>
      </w:r>
      <w:r w:rsidRPr="00733861">
        <w:rPr>
          <w:rFonts w:asciiTheme="minorHAnsi" w:hAnsiTheme="minorHAnsi"/>
          <w:color w:val="515151" w:themeColor="text1"/>
          <w:u w:val="single"/>
        </w:rPr>
        <w:instrText xml:space="preserve"> REF _Ref49860694 \r \h  \* MERGEFORMAT </w:instrText>
      </w:r>
      <w:r w:rsidRPr="00733861">
        <w:rPr>
          <w:rFonts w:asciiTheme="minorHAnsi" w:hAnsiTheme="minorHAnsi"/>
          <w:color w:val="515151" w:themeColor="text1"/>
          <w:u w:val="single"/>
        </w:rPr>
      </w:r>
      <w:r w:rsidRPr="00733861">
        <w:rPr>
          <w:rFonts w:asciiTheme="minorHAnsi" w:hAnsiTheme="minorHAnsi"/>
          <w:color w:val="515151" w:themeColor="text1"/>
          <w:u w:val="single"/>
        </w:rPr>
        <w:fldChar w:fldCharType="separate"/>
      </w:r>
      <w:r w:rsidR="004E0E70">
        <w:rPr>
          <w:rFonts w:asciiTheme="minorHAnsi" w:hAnsiTheme="minorHAnsi"/>
          <w:color w:val="515151" w:themeColor="text1"/>
          <w:u w:val="single"/>
        </w:rPr>
        <w:t>0</w:t>
      </w:r>
      <w:r w:rsidRPr="00733861">
        <w:rPr>
          <w:rFonts w:asciiTheme="minorHAnsi" w:hAnsiTheme="minorHAnsi"/>
          <w:color w:val="515151" w:themeColor="text1"/>
          <w:u w:val="single"/>
        </w:rPr>
        <w:fldChar w:fldCharType="end"/>
      </w:r>
      <w:r w:rsidR="00897093">
        <w:rPr>
          <w:rFonts w:asciiTheme="minorHAnsi" w:hAnsiTheme="minorHAnsi"/>
          <w:color w:val="515151" w:themeColor="text1"/>
          <w:u w:val="single"/>
        </w:rPr>
        <w:t>F</w:t>
      </w:r>
      <w:r w:rsidRPr="00733861">
        <w:rPr>
          <w:rFonts w:asciiTheme="minorHAnsi" w:hAnsiTheme="minorHAnsi"/>
          <w:color w:val="515151" w:themeColor="text1"/>
          <w:u w:val="single"/>
        </w:rPr>
        <w:t xml:space="preserve"> </w:t>
      </w:r>
      <w:r w:rsidRPr="00733861">
        <w:rPr>
          <w:rFonts w:asciiTheme="minorHAnsi" w:hAnsiTheme="minorHAnsi"/>
          <w:color w:val="515151" w:themeColor="text1"/>
        </w:rPr>
        <w:t>- Safeguards Reporting</w:t>
      </w:r>
    </w:p>
    <w:p w14:paraId="38E45082" w14:textId="22A099A7" w:rsidR="00733861" w:rsidRPr="00733861" w:rsidRDefault="00733861" w:rsidP="00733861">
      <w:pPr>
        <w:rPr>
          <w:rFonts w:asciiTheme="minorHAnsi" w:hAnsiTheme="minorHAnsi"/>
          <w:color w:val="515151" w:themeColor="text1"/>
        </w:rPr>
      </w:pPr>
      <w:r w:rsidRPr="00733861">
        <w:rPr>
          <w:rFonts w:asciiTheme="minorHAnsi" w:hAnsiTheme="minorHAnsi"/>
          <w:color w:val="515151" w:themeColor="text1"/>
          <w:u w:val="single"/>
        </w:rPr>
        <w:fldChar w:fldCharType="begin"/>
      </w:r>
      <w:r w:rsidRPr="00733861">
        <w:rPr>
          <w:rFonts w:asciiTheme="minorHAnsi" w:hAnsiTheme="minorHAnsi"/>
          <w:color w:val="515151" w:themeColor="text1"/>
          <w:u w:val="single"/>
        </w:rPr>
        <w:instrText xml:space="preserve"> REF _Ref49860701 \r \h  \* MERGEFORMAT </w:instrText>
      </w:r>
      <w:r w:rsidRPr="00733861">
        <w:rPr>
          <w:rFonts w:asciiTheme="minorHAnsi" w:hAnsiTheme="minorHAnsi"/>
          <w:color w:val="515151" w:themeColor="text1"/>
          <w:u w:val="single"/>
        </w:rPr>
      </w:r>
      <w:r w:rsidRPr="00733861">
        <w:rPr>
          <w:rFonts w:asciiTheme="minorHAnsi" w:hAnsiTheme="minorHAnsi"/>
          <w:color w:val="515151" w:themeColor="text1"/>
          <w:u w:val="single"/>
        </w:rPr>
        <w:fldChar w:fldCharType="separate"/>
      </w:r>
      <w:r w:rsidR="004E0E70">
        <w:rPr>
          <w:rFonts w:asciiTheme="minorHAnsi" w:hAnsiTheme="minorHAnsi"/>
          <w:color w:val="515151" w:themeColor="text1"/>
          <w:u w:val="single"/>
        </w:rPr>
        <w:t>0</w:t>
      </w:r>
      <w:r w:rsidRPr="00733861">
        <w:rPr>
          <w:rFonts w:asciiTheme="minorHAnsi" w:hAnsiTheme="minorHAnsi"/>
          <w:color w:val="515151" w:themeColor="text1"/>
          <w:u w:val="single"/>
        </w:rPr>
        <w:fldChar w:fldCharType="end"/>
      </w:r>
      <w:r w:rsidR="00897093">
        <w:rPr>
          <w:rFonts w:asciiTheme="minorHAnsi" w:hAnsiTheme="minorHAnsi"/>
          <w:color w:val="515151" w:themeColor="text1"/>
          <w:u w:val="single"/>
        </w:rPr>
        <w:t>G</w:t>
      </w:r>
      <w:r w:rsidRPr="00733861">
        <w:rPr>
          <w:rFonts w:asciiTheme="minorHAnsi" w:hAnsiTheme="minorHAnsi"/>
          <w:color w:val="515151" w:themeColor="text1"/>
        </w:rPr>
        <w:t xml:space="preserve"> - Stakeholder inputs and legal disputes</w:t>
      </w:r>
    </w:p>
    <w:p w14:paraId="29F15D93" w14:textId="77777777" w:rsidR="004473A5" w:rsidRPr="008C3818" w:rsidRDefault="004473A5" w:rsidP="004473A5">
      <w:pPr>
        <w:rPr>
          <w:rFonts w:asciiTheme="minorHAnsi" w:hAnsiTheme="minorHAnsi"/>
        </w:rPr>
      </w:pPr>
    </w:p>
    <w:p w14:paraId="2B9F9BC8" w14:textId="77777777" w:rsidR="00733861" w:rsidRDefault="00733861">
      <w:pPr>
        <w:spacing w:line="276" w:lineRule="auto"/>
        <w:contextualSpacing w:val="0"/>
        <w:rPr>
          <w:lang w:val="en-GB"/>
        </w:rPr>
      </w:pPr>
      <w:r>
        <w:rPr>
          <w:lang w:val="en-GB"/>
        </w:rPr>
        <w:br w:type="page"/>
      </w:r>
    </w:p>
    <w:p w14:paraId="25281728" w14:textId="77777777" w:rsidR="004473A5" w:rsidRDefault="004473A5" w:rsidP="004473A5">
      <w:pPr>
        <w:pStyle w:val="Heading3"/>
      </w:pPr>
      <w:r w:rsidRPr="00C45525">
        <w:lastRenderedPageBreak/>
        <w:t>KEY PROJECT INFORMATION</w:t>
      </w:r>
    </w:p>
    <w:p w14:paraId="0E0D28A9" w14:textId="77777777" w:rsidR="004473A5" w:rsidRDefault="00733861" w:rsidP="00816579">
      <w:pPr>
        <w:pStyle w:val="Heading5"/>
        <w:rPr>
          <w:lang w:val="en-GB"/>
        </w:rPr>
      </w:pPr>
      <w:r>
        <w:rPr>
          <w:lang w:val="en-GB"/>
        </w:rPr>
        <w:t xml:space="preserve">Key Project </w:t>
      </w:r>
      <w:r w:rsidRPr="00816579">
        <w:t>Information</w:t>
      </w:r>
    </w:p>
    <w:tbl>
      <w:tblPr>
        <w:tblStyle w:val="GridTable5Dark-Accent11"/>
        <w:tblpPr w:leftFromText="180" w:rightFromText="180" w:vertAnchor="text" w:horzAnchor="margin" w:tblpY="5"/>
        <w:tblW w:w="9442" w:type="dxa"/>
        <w:tblCellMar>
          <w:top w:w="85" w:type="dxa"/>
        </w:tblCellMar>
        <w:tblLook w:val="0680" w:firstRow="0" w:lastRow="0" w:firstColumn="1" w:lastColumn="0" w:noHBand="1" w:noVBand="1"/>
      </w:tblPr>
      <w:tblGrid>
        <w:gridCol w:w="4390"/>
        <w:gridCol w:w="5052"/>
      </w:tblGrid>
      <w:tr w:rsidR="00733861" w:rsidRPr="00211D67" w14:paraId="603DA775" w14:textId="77777777" w:rsidTr="00733861">
        <w:tc>
          <w:tcPr>
            <w:cnfStyle w:val="001000000000" w:firstRow="0" w:lastRow="0" w:firstColumn="1" w:lastColumn="0" w:oddVBand="0" w:evenVBand="0" w:oddHBand="0" w:evenHBand="0" w:firstRowFirstColumn="0" w:firstRowLastColumn="0" w:lastRowFirstColumn="0" w:lastRowLastColumn="0"/>
            <w:tcW w:w="4390" w:type="dxa"/>
          </w:tcPr>
          <w:p w14:paraId="29DD87AE" w14:textId="77777777" w:rsidR="00733861" w:rsidRPr="00733861" w:rsidRDefault="00733861" w:rsidP="00733861">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GS ID (s) of Project (s)</w:t>
            </w:r>
          </w:p>
        </w:tc>
        <w:tc>
          <w:tcPr>
            <w:tcW w:w="5052" w:type="dxa"/>
          </w:tcPr>
          <w:p w14:paraId="32AADF1A" w14:textId="77777777" w:rsidR="00733861" w:rsidRPr="00A80870" w:rsidRDefault="00034763" w:rsidP="00733861">
            <w:pPr>
              <w:cnfStyle w:val="000000000000" w:firstRow="0" w:lastRow="0" w:firstColumn="0" w:lastColumn="0" w:oddVBand="0" w:evenVBand="0" w:oddHBand="0" w:evenHBand="0" w:firstRowFirstColumn="0" w:firstRowLastColumn="0" w:lastRowFirstColumn="0" w:lastRowLastColumn="0"/>
              <w:rPr>
                <w:color w:val="auto"/>
                <w:sz w:val="20"/>
                <w:szCs w:val="20"/>
              </w:rPr>
            </w:pPr>
            <w:r w:rsidRPr="00A80870">
              <w:rPr>
                <w:color w:val="auto"/>
                <w:sz w:val="20"/>
                <w:szCs w:val="20"/>
              </w:rPr>
              <w:t>GS7561</w:t>
            </w:r>
          </w:p>
        </w:tc>
      </w:tr>
      <w:tr w:rsidR="00733861" w:rsidRPr="00211D67" w14:paraId="689DE66F" w14:textId="77777777" w:rsidTr="00733861">
        <w:tc>
          <w:tcPr>
            <w:cnfStyle w:val="001000000000" w:firstRow="0" w:lastRow="0" w:firstColumn="1" w:lastColumn="0" w:oddVBand="0" w:evenVBand="0" w:oddHBand="0" w:evenHBand="0" w:firstRowFirstColumn="0" w:firstRowLastColumn="0" w:lastRowFirstColumn="0" w:lastRowLastColumn="0"/>
            <w:tcW w:w="4390" w:type="dxa"/>
          </w:tcPr>
          <w:p w14:paraId="384E2A7E" w14:textId="77777777" w:rsidR="00733861" w:rsidRPr="00733861" w:rsidRDefault="00733861" w:rsidP="00733861">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Title of the project (s) covered by monitoring report</w:t>
            </w:r>
          </w:p>
        </w:tc>
        <w:tc>
          <w:tcPr>
            <w:tcW w:w="5052" w:type="dxa"/>
          </w:tcPr>
          <w:p w14:paraId="29C0E856" w14:textId="77777777" w:rsidR="00733861" w:rsidRPr="00A80870" w:rsidRDefault="00034763" w:rsidP="00733861">
            <w:pPr>
              <w:cnfStyle w:val="000000000000" w:firstRow="0" w:lastRow="0" w:firstColumn="0" w:lastColumn="0" w:oddVBand="0" w:evenVBand="0" w:oddHBand="0" w:evenHBand="0" w:firstRowFirstColumn="0" w:firstRowLastColumn="0" w:lastRowFirstColumn="0" w:lastRowLastColumn="0"/>
              <w:rPr>
                <w:color w:val="auto"/>
                <w:sz w:val="20"/>
                <w:szCs w:val="20"/>
                <w:lang w:val="en-GB"/>
              </w:rPr>
            </w:pPr>
            <w:proofErr w:type="spellStart"/>
            <w:r w:rsidRPr="00A80870">
              <w:rPr>
                <w:color w:val="auto"/>
                <w:sz w:val="20"/>
              </w:rPr>
              <w:t>Gianyar</w:t>
            </w:r>
            <w:proofErr w:type="spellEnd"/>
            <w:r w:rsidRPr="00A80870">
              <w:rPr>
                <w:color w:val="auto"/>
                <w:sz w:val="20"/>
              </w:rPr>
              <w:t xml:space="preserve"> Waste Recovery Project</w:t>
            </w:r>
          </w:p>
        </w:tc>
      </w:tr>
      <w:tr w:rsidR="00733861" w:rsidRPr="00211D67" w14:paraId="3C9E9A14" w14:textId="77777777" w:rsidTr="00733861">
        <w:tc>
          <w:tcPr>
            <w:cnfStyle w:val="001000000000" w:firstRow="0" w:lastRow="0" w:firstColumn="1" w:lastColumn="0" w:oddVBand="0" w:evenVBand="0" w:oddHBand="0" w:evenHBand="0" w:firstRowFirstColumn="0" w:firstRowLastColumn="0" w:lastRowFirstColumn="0" w:lastRowLastColumn="0"/>
            <w:tcW w:w="4390" w:type="dxa"/>
          </w:tcPr>
          <w:p w14:paraId="0C9E1D33" w14:textId="77777777" w:rsidR="00733861" w:rsidRPr="00733861" w:rsidRDefault="00733861" w:rsidP="00733861">
            <w:pPr>
              <w:spacing w:line="276" w:lineRule="auto"/>
              <w:ind w:left="34"/>
              <w:rPr>
                <w:rFonts w:asciiTheme="minorHAnsi" w:hAnsiTheme="minorHAnsi"/>
                <w:b/>
                <w:bCs w:val="0"/>
                <w:color w:val="FFFFFF" w:themeColor="background1"/>
                <w:lang w:eastAsia="de-DE"/>
              </w:rPr>
            </w:pPr>
            <w:r w:rsidRPr="00733861">
              <w:rPr>
                <w:rFonts w:asciiTheme="minorHAnsi" w:hAnsiTheme="minorHAnsi" w:cs="Arial"/>
                <w:b/>
                <w:bCs w:val="0"/>
                <w:color w:val="FFFFFF" w:themeColor="background1"/>
                <w:sz w:val="20"/>
              </w:rPr>
              <w:t>Version number of the PDD/VPA-DD (s) applicable to this monitoring report</w:t>
            </w:r>
          </w:p>
        </w:tc>
        <w:tc>
          <w:tcPr>
            <w:tcW w:w="5052" w:type="dxa"/>
          </w:tcPr>
          <w:p w14:paraId="28D2DE15" w14:textId="77777777" w:rsidR="00733861" w:rsidRPr="00A80870" w:rsidRDefault="00034763" w:rsidP="0073386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0"/>
                <w:szCs w:val="20"/>
                <w:lang w:val="en-GB"/>
              </w:rPr>
            </w:pPr>
            <w:r w:rsidRPr="00A80870">
              <w:rPr>
                <w:rFonts w:asciiTheme="minorHAnsi" w:hAnsiTheme="minorHAnsi"/>
                <w:color w:val="auto"/>
                <w:sz w:val="20"/>
                <w:szCs w:val="20"/>
                <w:lang w:val="en-GB"/>
              </w:rPr>
              <w:t>0</w:t>
            </w:r>
            <w:r w:rsidR="005753E8" w:rsidRPr="00A80870">
              <w:rPr>
                <w:rFonts w:asciiTheme="minorHAnsi" w:hAnsiTheme="minorHAnsi"/>
                <w:color w:val="auto"/>
                <w:sz w:val="20"/>
                <w:szCs w:val="20"/>
                <w:lang w:val="en-GB"/>
              </w:rPr>
              <w:t>3.</w:t>
            </w:r>
            <w:r w:rsidR="0070050B" w:rsidRPr="00A80870">
              <w:rPr>
                <w:rFonts w:asciiTheme="minorHAnsi" w:hAnsiTheme="minorHAnsi"/>
                <w:color w:val="auto"/>
                <w:sz w:val="20"/>
                <w:szCs w:val="20"/>
                <w:lang w:val="en-GB"/>
              </w:rPr>
              <w:t>0</w:t>
            </w:r>
          </w:p>
        </w:tc>
      </w:tr>
      <w:tr w:rsidR="00733861" w:rsidRPr="00211D67" w14:paraId="03249821" w14:textId="77777777" w:rsidTr="00733861">
        <w:tc>
          <w:tcPr>
            <w:cnfStyle w:val="001000000000" w:firstRow="0" w:lastRow="0" w:firstColumn="1" w:lastColumn="0" w:oddVBand="0" w:evenVBand="0" w:oddHBand="0" w:evenHBand="0" w:firstRowFirstColumn="0" w:firstRowLastColumn="0" w:lastRowFirstColumn="0" w:lastRowLastColumn="0"/>
            <w:tcW w:w="4390" w:type="dxa"/>
          </w:tcPr>
          <w:p w14:paraId="2B89D1ED" w14:textId="77777777" w:rsidR="00733861" w:rsidRPr="00733861" w:rsidRDefault="00733861" w:rsidP="00733861">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Version number of the monitoring report</w:t>
            </w:r>
          </w:p>
        </w:tc>
        <w:tc>
          <w:tcPr>
            <w:tcW w:w="5052" w:type="dxa"/>
          </w:tcPr>
          <w:p w14:paraId="614730B6" w14:textId="77777777" w:rsidR="00733861" w:rsidRPr="00A80870" w:rsidRDefault="00034763" w:rsidP="0073386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0"/>
                <w:szCs w:val="20"/>
                <w:lang w:val="en-GB"/>
              </w:rPr>
            </w:pPr>
            <w:r w:rsidRPr="00A80870">
              <w:rPr>
                <w:rFonts w:asciiTheme="minorHAnsi" w:hAnsiTheme="minorHAnsi"/>
                <w:color w:val="auto"/>
                <w:sz w:val="20"/>
                <w:szCs w:val="20"/>
                <w:lang w:val="en-GB"/>
              </w:rPr>
              <w:t>01</w:t>
            </w:r>
          </w:p>
        </w:tc>
      </w:tr>
      <w:tr w:rsidR="00733861" w:rsidRPr="00211D67" w14:paraId="00C8B07E" w14:textId="77777777" w:rsidTr="00733861">
        <w:tc>
          <w:tcPr>
            <w:cnfStyle w:val="001000000000" w:firstRow="0" w:lastRow="0" w:firstColumn="1" w:lastColumn="0" w:oddVBand="0" w:evenVBand="0" w:oddHBand="0" w:evenHBand="0" w:firstRowFirstColumn="0" w:firstRowLastColumn="0" w:lastRowFirstColumn="0" w:lastRowLastColumn="0"/>
            <w:tcW w:w="4390" w:type="dxa"/>
          </w:tcPr>
          <w:p w14:paraId="2DECCD95" w14:textId="77777777" w:rsidR="00733861" w:rsidRPr="00733861" w:rsidRDefault="00733861" w:rsidP="00733861">
            <w:pPr>
              <w:spacing w:line="276" w:lineRule="auto"/>
              <w:ind w:left="34"/>
              <w:rPr>
                <w:rFonts w:asciiTheme="minorHAnsi" w:hAnsiTheme="minorHAnsi"/>
                <w:b/>
                <w:bCs w:val="0"/>
                <w:color w:val="FFFFFF" w:themeColor="background1"/>
                <w:lang w:eastAsia="de-DE"/>
              </w:rPr>
            </w:pPr>
            <w:r w:rsidRPr="00733861">
              <w:rPr>
                <w:rFonts w:asciiTheme="minorHAnsi" w:hAnsiTheme="minorHAnsi" w:cs="Arial"/>
                <w:b/>
                <w:bCs w:val="0"/>
                <w:color w:val="FFFFFF" w:themeColor="background1"/>
                <w:sz w:val="20"/>
              </w:rPr>
              <w:t xml:space="preserve">Completion date of the monitoring report </w:t>
            </w:r>
          </w:p>
        </w:tc>
        <w:tc>
          <w:tcPr>
            <w:tcW w:w="5052" w:type="dxa"/>
          </w:tcPr>
          <w:p w14:paraId="70978B52" w14:textId="0F9B7F5A" w:rsidR="00733861" w:rsidRPr="00A80870" w:rsidRDefault="004D5F89" w:rsidP="0073386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0"/>
                <w:szCs w:val="20"/>
                <w:lang w:val="en-GB"/>
              </w:rPr>
            </w:pPr>
            <w:r w:rsidRPr="004D5F89">
              <w:rPr>
                <w:rFonts w:asciiTheme="minorHAnsi" w:hAnsiTheme="minorHAnsi"/>
                <w:color w:val="auto"/>
                <w:sz w:val="20"/>
                <w:szCs w:val="20"/>
                <w:lang w:val="en-GB"/>
              </w:rPr>
              <w:t>01</w:t>
            </w:r>
            <w:r w:rsidR="00561C35" w:rsidRPr="004D5F89">
              <w:rPr>
                <w:rFonts w:asciiTheme="minorHAnsi" w:hAnsiTheme="minorHAnsi"/>
                <w:color w:val="auto"/>
                <w:sz w:val="20"/>
                <w:szCs w:val="20"/>
                <w:lang w:val="en-GB"/>
              </w:rPr>
              <w:t>/</w:t>
            </w:r>
            <w:r w:rsidRPr="004D5F89">
              <w:rPr>
                <w:rFonts w:asciiTheme="minorHAnsi" w:hAnsiTheme="minorHAnsi"/>
                <w:color w:val="auto"/>
                <w:sz w:val="20"/>
                <w:szCs w:val="20"/>
                <w:lang w:val="en-GB"/>
              </w:rPr>
              <w:t>01</w:t>
            </w:r>
            <w:r w:rsidR="00561C35" w:rsidRPr="004D5F89">
              <w:rPr>
                <w:rFonts w:asciiTheme="minorHAnsi" w:hAnsiTheme="minorHAnsi"/>
                <w:color w:val="auto"/>
                <w:sz w:val="20"/>
                <w:szCs w:val="20"/>
                <w:lang w:val="en-GB"/>
              </w:rPr>
              <w:t>/</w:t>
            </w:r>
            <w:r w:rsidRPr="004D5F89">
              <w:rPr>
                <w:rFonts w:asciiTheme="minorHAnsi" w:hAnsiTheme="minorHAnsi"/>
                <w:color w:val="auto"/>
                <w:sz w:val="20"/>
                <w:szCs w:val="20"/>
                <w:lang w:val="en-GB"/>
              </w:rPr>
              <w:t>2021</w:t>
            </w:r>
          </w:p>
        </w:tc>
      </w:tr>
      <w:tr w:rsidR="00733861" w:rsidRPr="00211D67" w14:paraId="11FF31C3" w14:textId="77777777" w:rsidTr="00733861">
        <w:tc>
          <w:tcPr>
            <w:cnfStyle w:val="001000000000" w:firstRow="0" w:lastRow="0" w:firstColumn="1" w:lastColumn="0" w:oddVBand="0" w:evenVBand="0" w:oddHBand="0" w:evenHBand="0" w:firstRowFirstColumn="0" w:firstRowLastColumn="0" w:lastRowFirstColumn="0" w:lastRowLastColumn="0"/>
            <w:tcW w:w="4390" w:type="dxa"/>
          </w:tcPr>
          <w:p w14:paraId="2E27943C" w14:textId="77777777" w:rsidR="00733861" w:rsidRPr="00733861" w:rsidRDefault="00733861" w:rsidP="00733861">
            <w:pPr>
              <w:spacing w:line="276" w:lineRule="auto"/>
              <w:ind w:left="34"/>
              <w:rPr>
                <w:rFonts w:asciiTheme="minorHAnsi" w:hAnsiTheme="minorHAnsi"/>
                <w:b/>
                <w:bCs w:val="0"/>
                <w:color w:val="FFFFFF" w:themeColor="background1"/>
                <w:lang w:eastAsia="de-DE"/>
              </w:rPr>
            </w:pPr>
            <w:r w:rsidRPr="00733861">
              <w:rPr>
                <w:rFonts w:asciiTheme="minorHAnsi" w:hAnsiTheme="minorHAnsi" w:cs="Arial"/>
                <w:b/>
                <w:bCs w:val="0"/>
                <w:color w:val="FFFFFF" w:themeColor="background1"/>
                <w:sz w:val="20"/>
              </w:rPr>
              <w:t>Date of project design certification</w:t>
            </w:r>
          </w:p>
        </w:tc>
        <w:tc>
          <w:tcPr>
            <w:tcW w:w="5052" w:type="dxa"/>
          </w:tcPr>
          <w:p w14:paraId="3F6EA00F" w14:textId="5BBD0208" w:rsidR="00733861" w:rsidRPr="00A80870" w:rsidRDefault="008D2174" w:rsidP="0073386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0"/>
                <w:szCs w:val="20"/>
                <w:lang w:val="en-GB"/>
              </w:rPr>
            </w:pPr>
            <w:ins w:id="0" w:author="Microsoft Office User" w:date="2021-04-09T08:25:00Z">
              <w:r w:rsidRPr="004D5F89">
                <w:rPr>
                  <w:rFonts w:asciiTheme="minorHAnsi" w:hAnsiTheme="minorHAnsi"/>
                  <w:color w:val="auto"/>
                  <w:sz w:val="20"/>
                  <w:szCs w:val="20"/>
                  <w:lang w:val="en-GB"/>
                </w:rPr>
                <w:t>0</w:t>
              </w:r>
              <w:r>
                <w:rPr>
                  <w:rFonts w:asciiTheme="minorHAnsi" w:hAnsiTheme="minorHAnsi"/>
                  <w:color w:val="auto"/>
                  <w:sz w:val="20"/>
                  <w:szCs w:val="20"/>
                  <w:lang w:val="en-GB"/>
                </w:rPr>
                <w:t>9</w:t>
              </w:r>
              <w:r w:rsidRPr="004D5F89">
                <w:rPr>
                  <w:rFonts w:asciiTheme="minorHAnsi" w:hAnsiTheme="minorHAnsi"/>
                  <w:color w:val="auto"/>
                  <w:sz w:val="20"/>
                  <w:szCs w:val="20"/>
                  <w:lang w:val="en-GB"/>
                </w:rPr>
                <w:t>/</w:t>
              </w:r>
              <w:r>
                <w:rPr>
                  <w:rFonts w:asciiTheme="minorHAnsi" w:hAnsiTheme="minorHAnsi"/>
                  <w:color w:val="auto"/>
                  <w:sz w:val="20"/>
                  <w:szCs w:val="20"/>
                  <w:lang w:val="en-GB"/>
                </w:rPr>
                <w:t>29</w:t>
              </w:r>
              <w:r w:rsidRPr="004D5F89">
                <w:rPr>
                  <w:rFonts w:asciiTheme="minorHAnsi" w:hAnsiTheme="minorHAnsi"/>
                  <w:color w:val="auto"/>
                  <w:sz w:val="20"/>
                  <w:szCs w:val="20"/>
                  <w:lang w:val="en-GB"/>
                </w:rPr>
                <w:t>/20</w:t>
              </w:r>
              <w:r>
                <w:rPr>
                  <w:rFonts w:asciiTheme="minorHAnsi" w:hAnsiTheme="minorHAnsi"/>
                  <w:color w:val="auto"/>
                  <w:sz w:val="20"/>
                  <w:szCs w:val="20"/>
                  <w:lang w:val="en-GB"/>
                </w:rPr>
                <w:t>20</w:t>
              </w:r>
            </w:ins>
          </w:p>
        </w:tc>
      </w:tr>
      <w:tr w:rsidR="00733861" w:rsidRPr="00211D67" w14:paraId="7096E29C" w14:textId="77777777" w:rsidTr="00733861">
        <w:tc>
          <w:tcPr>
            <w:cnfStyle w:val="001000000000" w:firstRow="0" w:lastRow="0" w:firstColumn="1" w:lastColumn="0" w:oddVBand="0" w:evenVBand="0" w:oddHBand="0" w:evenHBand="0" w:firstRowFirstColumn="0" w:firstRowLastColumn="0" w:lastRowFirstColumn="0" w:lastRowLastColumn="0"/>
            <w:tcW w:w="4390" w:type="dxa"/>
          </w:tcPr>
          <w:p w14:paraId="0624BA98" w14:textId="77777777" w:rsidR="00733861" w:rsidRPr="00733861" w:rsidRDefault="00733861" w:rsidP="00733861">
            <w:pPr>
              <w:spacing w:line="276" w:lineRule="auto"/>
              <w:ind w:left="34"/>
              <w:rPr>
                <w:rFonts w:asciiTheme="minorHAnsi" w:hAnsiTheme="minorHAnsi"/>
                <w:b/>
                <w:bCs w:val="0"/>
                <w:color w:val="FFFFFF" w:themeColor="background1"/>
                <w:lang w:eastAsia="de-DE"/>
              </w:rPr>
            </w:pPr>
            <w:r w:rsidRPr="00733861">
              <w:rPr>
                <w:rFonts w:asciiTheme="minorHAnsi" w:hAnsiTheme="minorHAnsi" w:cs="Arial"/>
                <w:b/>
                <w:bCs w:val="0"/>
                <w:color w:val="FFFFFF" w:themeColor="background1"/>
                <w:sz w:val="20"/>
              </w:rPr>
              <w:t>Date of Last Annual Report</w:t>
            </w:r>
          </w:p>
        </w:tc>
        <w:tc>
          <w:tcPr>
            <w:tcW w:w="5052" w:type="dxa"/>
          </w:tcPr>
          <w:p w14:paraId="4A1707E6" w14:textId="77777777" w:rsidR="00733861" w:rsidRPr="00A80870" w:rsidRDefault="003E6DCA" w:rsidP="0073386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0"/>
                <w:szCs w:val="20"/>
                <w:lang w:val="en-GB"/>
              </w:rPr>
            </w:pPr>
            <w:r w:rsidRPr="00A80870">
              <w:rPr>
                <w:rFonts w:asciiTheme="minorHAnsi" w:hAnsiTheme="minorHAnsi"/>
                <w:color w:val="auto"/>
                <w:sz w:val="20"/>
                <w:szCs w:val="20"/>
                <w:lang w:val="en-GB"/>
              </w:rPr>
              <w:t>NA</w:t>
            </w:r>
          </w:p>
        </w:tc>
      </w:tr>
      <w:tr w:rsidR="00733861" w:rsidRPr="00211D67" w14:paraId="5A4E5246" w14:textId="77777777" w:rsidTr="00733861">
        <w:tc>
          <w:tcPr>
            <w:cnfStyle w:val="001000000000" w:firstRow="0" w:lastRow="0" w:firstColumn="1" w:lastColumn="0" w:oddVBand="0" w:evenVBand="0" w:oddHBand="0" w:evenHBand="0" w:firstRowFirstColumn="0" w:firstRowLastColumn="0" w:lastRowFirstColumn="0" w:lastRowLastColumn="0"/>
            <w:tcW w:w="4390" w:type="dxa"/>
          </w:tcPr>
          <w:p w14:paraId="678075A1" w14:textId="77777777" w:rsidR="00733861" w:rsidRPr="00733861" w:rsidRDefault="00733861" w:rsidP="00733861">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 xml:space="preserve">Monitoring period number </w:t>
            </w:r>
          </w:p>
        </w:tc>
        <w:tc>
          <w:tcPr>
            <w:tcW w:w="5052" w:type="dxa"/>
          </w:tcPr>
          <w:p w14:paraId="462D7E2D" w14:textId="77777777" w:rsidR="00733861" w:rsidRPr="00A80870" w:rsidRDefault="00561C35" w:rsidP="00733861">
            <w:pPr>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80870">
              <w:rPr>
                <w:color w:val="auto"/>
                <w:sz w:val="20"/>
                <w:szCs w:val="20"/>
                <w:lang w:val="en-GB"/>
              </w:rPr>
              <w:t>01</w:t>
            </w:r>
          </w:p>
        </w:tc>
      </w:tr>
      <w:tr w:rsidR="00733861" w:rsidRPr="00211D67" w14:paraId="2874C24D" w14:textId="77777777" w:rsidTr="00733861">
        <w:tc>
          <w:tcPr>
            <w:cnfStyle w:val="001000000000" w:firstRow="0" w:lastRow="0" w:firstColumn="1" w:lastColumn="0" w:oddVBand="0" w:evenVBand="0" w:oddHBand="0" w:evenHBand="0" w:firstRowFirstColumn="0" w:firstRowLastColumn="0" w:lastRowFirstColumn="0" w:lastRowLastColumn="0"/>
            <w:tcW w:w="4390" w:type="dxa"/>
          </w:tcPr>
          <w:p w14:paraId="09B71DAD" w14:textId="77777777" w:rsidR="00733861" w:rsidRPr="00733861" w:rsidRDefault="00733861" w:rsidP="00733861">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 xml:space="preserve">Duration of this monitoring period </w:t>
            </w:r>
          </w:p>
        </w:tc>
        <w:tc>
          <w:tcPr>
            <w:tcW w:w="5052" w:type="dxa"/>
          </w:tcPr>
          <w:p w14:paraId="50FA2BF2" w14:textId="77777777" w:rsidR="00733861" w:rsidRPr="00A80870" w:rsidRDefault="00561C35" w:rsidP="00733861">
            <w:pPr>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80870">
              <w:rPr>
                <w:color w:val="auto"/>
                <w:sz w:val="20"/>
                <w:szCs w:val="20"/>
                <w:lang w:val="en-GB"/>
              </w:rPr>
              <w:t>04/11/2018 to 31/12/2020</w:t>
            </w:r>
          </w:p>
        </w:tc>
      </w:tr>
      <w:tr w:rsidR="00733861" w:rsidRPr="00211D67" w14:paraId="670DE25F" w14:textId="77777777" w:rsidTr="00733861">
        <w:tc>
          <w:tcPr>
            <w:cnfStyle w:val="001000000000" w:firstRow="0" w:lastRow="0" w:firstColumn="1" w:lastColumn="0" w:oddVBand="0" w:evenVBand="0" w:oddHBand="0" w:evenHBand="0" w:firstRowFirstColumn="0" w:firstRowLastColumn="0" w:lastRowFirstColumn="0" w:lastRowLastColumn="0"/>
            <w:tcW w:w="4390" w:type="dxa"/>
          </w:tcPr>
          <w:p w14:paraId="224EC038" w14:textId="77777777" w:rsidR="00733861" w:rsidRPr="00733861" w:rsidRDefault="00733861" w:rsidP="00733861">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 xml:space="preserve">Project Representative </w:t>
            </w:r>
          </w:p>
        </w:tc>
        <w:tc>
          <w:tcPr>
            <w:tcW w:w="5052" w:type="dxa"/>
          </w:tcPr>
          <w:p w14:paraId="4230D951" w14:textId="77777777" w:rsidR="00733861" w:rsidRPr="00A80870" w:rsidRDefault="0070050B" w:rsidP="00733861">
            <w:pPr>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80870">
              <w:rPr>
                <w:color w:val="auto"/>
                <w:sz w:val="20"/>
                <w:szCs w:val="20"/>
                <w:lang w:val="en-GB"/>
              </w:rPr>
              <w:t xml:space="preserve">Mr. Sean Nino </w:t>
            </w:r>
            <w:proofErr w:type="spellStart"/>
            <w:r w:rsidRPr="00A80870">
              <w:rPr>
                <w:color w:val="auto"/>
                <w:sz w:val="20"/>
                <w:szCs w:val="20"/>
                <w:lang w:val="en-GB"/>
              </w:rPr>
              <w:t>Lotze</w:t>
            </w:r>
            <w:proofErr w:type="spellEnd"/>
          </w:p>
        </w:tc>
      </w:tr>
      <w:tr w:rsidR="00733861" w:rsidRPr="00211D67" w14:paraId="68DAD285" w14:textId="77777777" w:rsidTr="00733861">
        <w:tc>
          <w:tcPr>
            <w:cnfStyle w:val="001000000000" w:firstRow="0" w:lastRow="0" w:firstColumn="1" w:lastColumn="0" w:oddVBand="0" w:evenVBand="0" w:oddHBand="0" w:evenHBand="0" w:firstRowFirstColumn="0" w:firstRowLastColumn="0" w:lastRowFirstColumn="0" w:lastRowLastColumn="0"/>
            <w:tcW w:w="4390" w:type="dxa"/>
          </w:tcPr>
          <w:p w14:paraId="1AB25093" w14:textId="77777777" w:rsidR="00733861" w:rsidRPr="00733861" w:rsidRDefault="00733861" w:rsidP="00733861">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Host Country</w:t>
            </w:r>
          </w:p>
        </w:tc>
        <w:tc>
          <w:tcPr>
            <w:tcW w:w="5052" w:type="dxa"/>
          </w:tcPr>
          <w:p w14:paraId="45C9C6C2" w14:textId="77777777" w:rsidR="00733861" w:rsidRPr="00A80870" w:rsidRDefault="005753E8" w:rsidP="00733861">
            <w:pPr>
              <w:tabs>
                <w:tab w:val="left" w:pos="3536"/>
              </w:tabs>
              <w:cnfStyle w:val="000000000000" w:firstRow="0" w:lastRow="0" w:firstColumn="0" w:lastColumn="0" w:oddVBand="0" w:evenVBand="0" w:oddHBand="0" w:evenHBand="0" w:firstRowFirstColumn="0" w:firstRowLastColumn="0" w:lastRowFirstColumn="0" w:lastRowLastColumn="0"/>
              <w:rPr>
                <w:rFonts w:cs="Arial"/>
                <w:color w:val="auto"/>
                <w:sz w:val="20"/>
                <w:szCs w:val="20"/>
              </w:rPr>
            </w:pPr>
            <w:r w:rsidRPr="00A80870">
              <w:rPr>
                <w:rFonts w:cs="Arial"/>
                <w:color w:val="auto"/>
                <w:sz w:val="20"/>
                <w:szCs w:val="20"/>
              </w:rPr>
              <w:t>Indonesia</w:t>
            </w:r>
          </w:p>
        </w:tc>
      </w:tr>
      <w:tr w:rsidR="00733861" w:rsidRPr="00211D67" w14:paraId="2064D50D" w14:textId="77777777" w:rsidTr="00733861">
        <w:trPr>
          <w:trHeight w:val="1900"/>
        </w:trPr>
        <w:tc>
          <w:tcPr>
            <w:cnfStyle w:val="001000000000" w:firstRow="0" w:lastRow="0" w:firstColumn="1" w:lastColumn="0" w:oddVBand="0" w:evenVBand="0" w:oddHBand="0" w:evenHBand="0" w:firstRowFirstColumn="0" w:firstRowLastColumn="0" w:lastRowFirstColumn="0" w:lastRowLastColumn="0"/>
            <w:tcW w:w="4390" w:type="dxa"/>
          </w:tcPr>
          <w:p w14:paraId="2DCB348D" w14:textId="77777777" w:rsidR="00733861" w:rsidRPr="00733861" w:rsidRDefault="00733861" w:rsidP="00733861">
            <w:pPr>
              <w:tabs>
                <w:tab w:val="left" w:pos="3536"/>
              </w:tabs>
              <w:spacing w:line="276" w:lineRule="auto"/>
              <w:ind w:left="34"/>
              <w:contextualSpacing w:val="0"/>
              <w:jc w:val="both"/>
              <w:rPr>
                <w:rFonts w:asciiTheme="minorHAnsi" w:hAnsiTheme="minorHAnsi" w:cs="Arial"/>
                <w:b/>
                <w:bCs w:val="0"/>
                <w:color w:val="FFFFFF" w:themeColor="background1"/>
                <w:sz w:val="20"/>
              </w:rPr>
            </w:pPr>
            <w:r w:rsidRPr="00733861">
              <w:rPr>
                <w:rFonts w:asciiTheme="minorHAnsi" w:hAnsiTheme="minorHAnsi" w:cs="Arial"/>
                <w:b/>
                <w:bCs w:val="0"/>
                <w:color w:val="FFFFFF" w:themeColor="background1"/>
                <w:sz w:val="20"/>
              </w:rPr>
              <w:t>Activity Requirements applied</w:t>
            </w:r>
          </w:p>
          <w:p w14:paraId="67ABBED7" w14:textId="77777777" w:rsidR="00733861" w:rsidRPr="00733861" w:rsidRDefault="00733861" w:rsidP="00733861">
            <w:pPr>
              <w:spacing w:line="276" w:lineRule="auto"/>
              <w:ind w:left="34"/>
              <w:rPr>
                <w:rFonts w:asciiTheme="minorHAnsi" w:hAnsiTheme="minorHAnsi"/>
                <w:b/>
                <w:bCs w:val="0"/>
                <w:color w:val="FFFFFF" w:themeColor="background1"/>
              </w:rPr>
            </w:pPr>
          </w:p>
        </w:tc>
        <w:bookmarkStart w:id="1" w:name="Check7"/>
        <w:tc>
          <w:tcPr>
            <w:tcW w:w="5052" w:type="dxa"/>
          </w:tcPr>
          <w:p w14:paraId="42C53218" w14:textId="77777777" w:rsidR="00733861" w:rsidRPr="00A80870" w:rsidRDefault="00177325" w:rsidP="00733861">
            <w:pPr>
              <w:tabs>
                <w:tab w:val="left" w:pos="3536"/>
              </w:tabs>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auto"/>
                <w:sz w:val="20"/>
                <w:szCs w:val="20"/>
              </w:rPr>
            </w:pPr>
            <w:r w:rsidRPr="00A80870">
              <w:rPr>
                <w:rFonts w:asciiTheme="minorHAnsi" w:hAnsiTheme="minorHAnsi" w:cs="Arial"/>
                <w:color w:val="auto"/>
                <w:sz w:val="20"/>
                <w:szCs w:val="20"/>
              </w:rPr>
              <w:fldChar w:fldCharType="begin">
                <w:ffData>
                  <w:name w:val="Check7"/>
                  <w:enabled/>
                  <w:calcOnExit w:val="0"/>
                  <w:checkBox>
                    <w:sizeAuto/>
                    <w:default w:val="0"/>
                  </w:checkBox>
                </w:ffData>
              </w:fldChar>
            </w:r>
            <w:r w:rsidRPr="00A80870">
              <w:rPr>
                <w:rFonts w:asciiTheme="minorHAnsi" w:hAnsiTheme="minorHAnsi" w:cs="Arial"/>
                <w:color w:val="auto"/>
                <w:sz w:val="20"/>
                <w:szCs w:val="20"/>
              </w:rPr>
              <w:instrText xml:space="preserve"> FORMCHECKBOX </w:instrText>
            </w:r>
            <w:r w:rsidR="009556BB">
              <w:rPr>
                <w:rFonts w:asciiTheme="minorHAnsi" w:hAnsiTheme="minorHAnsi" w:cs="Arial"/>
                <w:color w:val="auto"/>
                <w:sz w:val="20"/>
                <w:szCs w:val="20"/>
              </w:rPr>
            </w:r>
            <w:r w:rsidR="009556BB">
              <w:rPr>
                <w:rFonts w:asciiTheme="minorHAnsi" w:hAnsiTheme="minorHAnsi" w:cs="Arial"/>
                <w:color w:val="auto"/>
                <w:sz w:val="20"/>
                <w:szCs w:val="20"/>
              </w:rPr>
              <w:fldChar w:fldCharType="separate"/>
            </w:r>
            <w:r w:rsidRPr="00A80870">
              <w:rPr>
                <w:rFonts w:asciiTheme="minorHAnsi" w:hAnsiTheme="minorHAnsi" w:cs="Arial"/>
                <w:color w:val="auto"/>
                <w:sz w:val="20"/>
                <w:szCs w:val="20"/>
              </w:rPr>
              <w:fldChar w:fldCharType="end"/>
            </w:r>
            <w:bookmarkEnd w:id="1"/>
            <w:r w:rsidR="00733861" w:rsidRPr="00A80870">
              <w:rPr>
                <w:rFonts w:asciiTheme="minorHAnsi" w:hAnsiTheme="minorHAnsi" w:cs="Arial"/>
                <w:color w:val="auto"/>
                <w:sz w:val="20"/>
                <w:szCs w:val="20"/>
              </w:rPr>
              <w:t xml:space="preserve"> Community Services Activities </w:t>
            </w:r>
          </w:p>
          <w:p w14:paraId="221FA374" w14:textId="77777777" w:rsidR="00733861" w:rsidRPr="00A80870" w:rsidRDefault="00733861" w:rsidP="00733861">
            <w:pPr>
              <w:tabs>
                <w:tab w:val="left" w:pos="3536"/>
              </w:tabs>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auto"/>
                <w:sz w:val="20"/>
                <w:szCs w:val="20"/>
              </w:rPr>
            </w:pPr>
            <w:r w:rsidRPr="00A80870">
              <w:rPr>
                <w:rFonts w:asciiTheme="minorHAnsi" w:hAnsiTheme="minorHAnsi" w:cs="Arial"/>
                <w:color w:val="auto"/>
                <w:sz w:val="20"/>
                <w:szCs w:val="20"/>
              </w:rPr>
              <w:fldChar w:fldCharType="begin">
                <w:ffData>
                  <w:name w:val="Check8"/>
                  <w:enabled/>
                  <w:calcOnExit w:val="0"/>
                  <w:checkBox>
                    <w:sizeAuto/>
                    <w:default w:val="0"/>
                  </w:checkBox>
                </w:ffData>
              </w:fldChar>
            </w:r>
            <w:r w:rsidRPr="00A80870">
              <w:rPr>
                <w:rFonts w:asciiTheme="minorHAnsi" w:hAnsiTheme="minorHAnsi" w:cs="Arial"/>
                <w:color w:val="auto"/>
                <w:sz w:val="20"/>
                <w:szCs w:val="20"/>
              </w:rPr>
              <w:instrText xml:space="preserve"> FORMCHECKBOX </w:instrText>
            </w:r>
            <w:r w:rsidR="009556BB">
              <w:rPr>
                <w:rFonts w:asciiTheme="minorHAnsi" w:hAnsiTheme="minorHAnsi" w:cs="Arial"/>
                <w:color w:val="auto"/>
                <w:sz w:val="20"/>
                <w:szCs w:val="20"/>
              </w:rPr>
            </w:r>
            <w:r w:rsidR="009556BB">
              <w:rPr>
                <w:rFonts w:asciiTheme="minorHAnsi" w:hAnsiTheme="minorHAnsi" w:cs="Arial"/>
                <w:color w:val="auto"/>
                <w:sz w:val="20"/>
                <w:szCs w:val="20"/>
              </w:rPr>
              <w:fldChar w:fldCharType="separate"/>
            </w:r>
            <w:r w:rsidRPr="00A80870">
              <w:rPr>
                <w:rFonts w:asciiTheme="minorHAnsi" w:hAnsiTheme="minorHAnsi" w:cs="Arial"/>
                <w:color w:val="auto"/>
                <w:sz w:val="20"/>
                <w:szCs w:val="20"/>
              </w:rPr>
              <w:fldChar w:fldCharType="end"/>
            </w:r>
            <w:r w:rsidRPr="00A80870">
              <w:rPr>
                <w:rFonts w:asciiTheme="minorHAnsi" w:hAnsiTheme="minorHAnsi" w:cs="Arial"/>
                <w:color w:val="auto"/>
                <w:sz w:val="20"/>
                <w:szCs w:val="20"/>
              </w:rPr>
              <w:t xml:space="preserve"> Renewable Energy Activities </w:t>
            </w:r>
          </w:p>
          <w:p w14:paraId="32CE5FB9" w14:textId="77777777" w:rsidR="00733861" w:rsidRPr="00A80870" w:rsidRDefault="00733861" w:rsidP="00733861">
            <w:pPr>
              <w:tabs>
                <w:tab w:val="left" w:pos="3536"/>
              </w:tabs>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auto"/>
                <w:sz w:val="20"/>
                <w:szCs w:val="20"/>
              </w:rPr>
            </w:pPr>
            <w:r w:rsidRPr="00A80870">
              <w:rPr>
                <w:rFonts w:asciiTheme="minorHAnsi" w:hAnsiTheme="minorHAnsi" w:cs="Arial"/>
                <w:color w:val="auto"/>
                <w:sz w:val="20"/>
                <w:szCs w:val="20"/>
              </w:rPr>
              <w:fldChar w:fldCharType="begin">
                <w:ffData>
                  <w:name w:val="Check9"/>
                  <w:enabled/>
                  <w:calcOnExit w:val="0"/>
                  <w:checkBox>
                    <w:sizeAuto/>
                    <w:default w:val="0"/>
                  </w:checkBox>
                </w:ffData>
              </w:fldChar>
            </w:r>
            <w:r w:rsidRPr="00A80870">
              <w:rPr>
                <w:rFonts w:asciiTheme="minorHAnsi" w:hAnsiTheme="minorHAnsi" w:cs="Arial"/>
                <w:color w:val="auto"/>
                <w:sz w:val="20"/>
                <w:szCs w:val="20"/>
              </w:rPr>
              <w:instrText xml:space="preserve"> FORMCHECKBOX </w:instrText>
            </w:r>
            <w:r w:rsidR="009556BB">
              <w:rPr>
                <w:rFonts w:asciiTheme="minorHAnsi" w:hAnsiTheme="minorHAnsi" w:cs="Arial"/>
                <w:color w:val="auto"/>
                <w:sz w:val="20"/>
                <w:szCs w:val="20"/>
              </w:rPr>
            </w:r>
            <w:r w:rsidR="009556BB">
              <w:rPr>
                <w:rFonts w:asciiTheme="minorHAnsi" w:hAnsiTheme="minorHAnsi" w:cs="Arial"/>
                <w:color w:val="auto"/>
                <w:sz w:val="20"/>
                <w:szCs w:val="20"/>
              </w:rPr>
              <w:fldChar w:fldCharType="separate"/>
            </w:r>
            <w:r w:rsidRPr="00A80870">
              <w:rPr>
                <w:rFonts w:asciiTheme="minorHAnsi" w:hAnsiTheme="minorHAnsi" w:cs="Arial"/>
                <w:color w:val="auto"/>
                <w:sz w:val="20"/>
                <w:szCs w:val="20"/>
              </w:rPr>
              <w:fldChar w:fldCharType="end"/>
            </w:r>
            <w:r w:rsidRPr="00A80870">
              <w:rPr>
                <w:rFonts w:asciiTheme="minorHAnsi" w:hAnsiTheme="minorHAnsi" w:cs="Arial"/>
                <w:color w:val="auto"/>
                <w:sz w:val="20"/>
                <w:szCs w:val="20"/>
              </w:rPr>
              <w:t xml:space="preserve"> Land Use and Forestry Activities/Risks &amp; Capacities </w:t>
            </w:r>
          </w:p>
          <w:bookmarkStart w:id="2" w:name="Check10"/>
          <w:p w14:paraId="323B1A18" w14:textId="77777777" w:rsidR="00733861" w:rsidRPr="00A80870" w:rsidRDefault="00721586" w:rsidP="00733861">
            <w:pPr>
              <w:tabs>
                <w:tab w:val="left" w:pos="3536"/>
              </w:tabs>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auto"/>
                <w:sz w:val="20"/>
                <w:szCs w:val="20"/>
              </w:rPr>
            </w:pPr>
            <w:r w:rsidRPr="00A80870">
              <w:rPr>
                <w:rFonts w:asciiTheme="minorHAnsi" w:hAnsiTheme="minorHAnsi" w:cs="Arial"/>
                <w:color w:val="auto"/>
                <w:sz w:val="20"/>
                <w:szCs w:val="20"/>
              </w:rPr>
              <w:fldChar w:fldCharType="begin">
                <w:ffData>
                  <w:name w:val="Check10"/>
                  <w:enabled/>
                  <w:calcOnExit w:val="0"/>
                  <w:checkBox>
                    <w:sizeAuto/>
                    <w:default w:val="1"/>
                  </w:checkBox>
                </w:ffData>
              </w:fldChar>
            </w:r>
            <w:r w:rsidRPr="00A80870">
              <w:rPr>
                <w:rFonts w:asciiTheme="minorHAnsi" w:hAnsiTheme="minorHAnsi" w:cs="Arial"/>
                <w:color w:val="auto"/>
                <w:sz w:val="20"/>
                <w:szCs w:val="20"/>
              </w:rPr>
              <w:instrText xml:space="preserve"> FORMCHECKBOX </w:instrText>
            </w:r>
            <w:r w:rsidR="009556BB">
              <w:rPr>
                <w:rFonts w:asciiTheme="minorHAnsi" w:hAnsiTheme="minorHAnsi" w:cs="Arial"/>
                <w:color w:val="auto"/>
                <w:sz w:val="20"/>
                <w:szCs w:val="20"/>
              </w:rPr>
            </w:r>
            <w:r w:rsidR="009556BB">
              <w:rPr>
                <w:rFonts w:asciiTheme="minorHAnsi" w:hAnsiTheme="minorHAnsi" w:cs="Arial"/>
                <w:color w:val="auto"/>
                <w:sz w:val="20"/>
                <w:szCs w:val="20"/>
              </w:rPr>
              <w:fldChar w:fldCharType="separate"/>
            </w:r>
            <w:r w:rsidRPr="00A80870">
              <w:rPr>
                <w:rFonts w:asciiTheme="minorHAnsi" w:hAnsiTheme="minorHAnsi" w:cs="Arial"/>
                <w:color w:val="auto"/>
                <w:sz w:val="20"/>
                <w:szCs w:val="20"/>
              </w:rPr>
              <w:fldChar w:fldCharType="end"/>
            </w:r>
            <w:bookmarkEnd w:id="2"/>
            <w:r w:rsidR="00733861" w:rsidRPr="00A80870">
              <w:rPr>
                <w:rFonts w:asciiTheme="minorHAnsi" w:hAnsiTheme="minorHAnsi"/>
                <w:color w:val="auto"/>
                <w:sz w:val="20"/>
                <w:szCs w:val="20"/>
              </w:rPr>
              <w:t xml:space="preserve"> </w:t>
            </w:r>
            <w:r w:rsidR="00733861" w:rsidRPr="00A80870">
              <w:rPr>
                <w:rFonts w:asciiTheme="minorHAnsi" w:hAnsiTheme="minorHAnsi" w:cs="Arial"/>
                <w:color w:val="auto"/>
                <w:sz w:val="20"/>
                <w:szCs w:val="20"/>
              </w:rPr>
              <w:t xml:space="preserve">N/A </w:t>
            </w:r>
          </w:p>
        </w:tc>
      </w:tr>
      <w:tr w:rsidR="00733861" w:rsidRPr="00211D67" w14:paraId="35DD906C" w14:textId="77777777" w:rsidTr="00733861">
        <w:trPr>
          <w:trHeight w:val="693"/>
        </w:trPr>
        <w:tc>
          <w:tcPr>
            <w:cnfStyle w:val="001000000000" w:firstRow="0" w:lastRow="0" w:firstColumn="1" w:lastColumn="0" w:oddVBand="0" w:evenVBand="0" w:oddHBand="0" w:evenHBand="0" w:firstRowFirstColumn="0" w:firstRowLastColumn="0" w:lastRowFirstColumn="0" w:lastRowLastColumn="0"/>
            <w:tcW w:w="4390" w:type="dxa"/>
          </w:tcPr>
          <w:p w14:paraId="574E0E64" w14:textId="77777777" w:rsidR="00733861" w:rsidRPr="00733861" w:rsidRDefault="00733861" w:rsidP="00733861">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Methodology (</w:t>
            </w:r>
            <w:proofErr w:type="spellStart"/>
            <w:r w:rsidRPr="00733861">
              <w:rPr>
                <w:rFonts w:asciiTheme="minorHAnsi" w:hAnsiTheme="minorHAnsi" w:cs="Arial"/>
                <w:b/>
                <w:bCs w:val="0"/>
                <w:color w:val="FFFFFF" w:themeColor="background1"/>
                <w:sz w:val="20"/>
              </w:rPr>
              <w:t>ies</w:t>
            </w:r>
            <w:proofErr w:type="spellEnd"/>
            <w:r w:rsidRPr="00733861">
              <w:rPr>
                <w:rFonts w:asciiTheme="minorHAnsi" w:hAnsiTheme="minorHAnsi" w:cs="Arial"/>
                <w:b/>
                <w:bCs w:val="0"/>
                <w:color w:val="FFFFFF" w:themeColor="background1"/>
                <w:sz w:val="20"/>
              </w:rPr>
              <w:t>) applied and version number</w:t>
            </w:r>
          </w:p>
        </w:tc>
        <w:tc>
          <w:tcPr>
            <w:tcW w:w="5052" w:type="dxa"/>
          </w:tcPr>
          <w:p w14:paraId="688AF4C8" w14:textId="77777777" w:rsidR="00733861" w:rsidRPr="00A80870" w:rsidRDefault="00FB485D" w:rsidP="00733861">
            <w:pPr>
              <w:tabs>
                <w:tab w:val="left" w:pos="3536"/>
              </w:tabs>
              <w:cnfStyle w:val="000000000000" w:firstRow="0" w:lastRow="0" w:firstColumn="0" w:lastColumn="0" w:oddVBand="0" w:evenVBand="0" w:oddHBand="0" w:evenHBand="0" w:firstRowFirstColumn="0" w:firstRowLastColumn="0" w:lastRowFirstColumn="0" w:lastRowLastColumn="0"/>
              <w:rPr>
                <w:rFonts w:cs="Arial"/>
                <w:color w:val="auto"/>
                <w:sz w:val="20"/>
                <w:szCs w:val="20"/>
              </w:rPr>
            </w:pPr>
            <w:r w:rsidRPr="00A80870">
              <w:rPr>
                <w:rFonts w:cs="Arial"/>
                <w:color w:val="auto"/>
                <w:sz w:val="20"/>
              </w:rPr>
              <w:t>AMS-III.F.: Avoidance of methane emissions through composting, Version 12.0</w:t>
            </w:r>
          </w:p>
        </w:tc>
      </w:tr>
      <w:tr w:rsidR="00733861" w:rsidRPr="00211D67" w14:paraId="01F05A49" w14:textId="77777777" w:rsidTr="00733861">
        <w:tc>
          <w:tcPr>
            <w:cnfStyle w:val="001000000000" w:firstRow="0" w:lastRow="0" w:firstColumn="1" w:lastColumn="0" w:oddVBand="0" w:evenVBand="0" w:oddHBand="0" w:evenHBand="0" w:firstRowFirstColumn="0" w:firstRowLastColumn="0" w:lastRowFirstColumn="0" w:lastRowLastColumn="0"/>
            <w:tcW w:w="4390" w:type="dxa"/>
          </w:tcPr>
          <w:p w14:paraId="0FFA4B11" w14:textId="77777777" w:rsidR="00733861" w:rsidRPr="00733861" w:rsidRDefault="00733861" w:rsidP="00733861">
            <w:pPr>
              <w:spacing w:line="276" w:lineRule="auto"/>
              <w:ind w:left="34"/>
              <w:rPr>
                <w:rFonts w:asciiTheme="minorHAnsi" w:hAnsiTheme="minorHAnsi"/>
                <w:b/>
                <w:bCs w:val="0"/>
                <w:color w:val="FFFFFF" w:themeColor="background1"/>
              </w:rPr>
            </w:pPr>
            <w:r w:rsidRPr="00733861">
              <w:rPr>
                <w:rFonts w:asciiTheme="minorHAnsi" w:hAnsiTheme="minorHAnsi" w:cs="Arial"/>
                <w:b/>
                <w:bCs w:val="0"/>
                <w:color w:val="FFFFFF" w:themeColor="background1"/>
                <w:sz w:val="20"/>
              </w:rPr>
              <w:t>Product Requirements applied</w:t>
            </w:r>
          </w:p>
        </w:tc>
        <w:bookmarkStart w:id="3" w:name="Check4"/>
        <w:tc>
          <w:tcPr>
            <w:tcW w:w="5052" w:type="dxa"/>
          </w:tcPr>
          <w:p w14:paraId="101E77C3" w14:textId="77777777" w:rsidR="00733861" w:rsidRPr="00A80870" w:rsidRDefault="00616B0A" w:rsidP="00733861">
            <w:pP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auto"/>
                <w:sz w:val="20"/>
                <w:szCs w:val="20"/>
              </w:rPr>
            </w:pPr>
            <w:r w:rsidRPr="00A80870">
              <w:rPr>
                <w:rFonts w:asciiTheme="minorHAnsi" w:hAnsiTheme="minorHAnsi"/>
                <w:color w:val="auto"/>
                <w:sz w:val="20"/>
                <w:szCs w:val="20"/>
              </w:rPr>
              <w:fldChar w:fldCharType="begin">
                <w:ffData>
                  <w:name w:val="Check4"/>
                  <w:enabled/>
                  <w:calcOnExit w:val="0"/>
                  <w:checkBox>
                    <w:sizeAuto/>
                    <w:default w:val="1"/>
                  </w:checkBox>
                </w:ffData>
              </w:fldChar>
            </w:r>
            <w:r w:rsidRPr="00A80870">
              <w:rPr>
                <w:rFonts w:asciiTheme="minorHAnsi" w:hAnsiTheme="minorHAnsi"/>
                <w:color w:val="auto"/>
                <w:sz w:val="20"/>
                <w:szCs w:val="20"/>
              </w:rPr>
              <w:instrText xml:space="preserve"> FORMCHECKBOX </w:instrText>
            </w:r>
            <w:r w:rsidR="009556BB">
              <w:rPr>
                <w:rFonts w:asciiTheme="minorHAnsi" w:hAnsiTheme="minorHAnsi"/>
                <w:color w:val="auto"/>
                <w:sz w:val="20"/>
                <w:szCs w:val="20"/>
              </w:rPr>
            </w:r>
            <w:r w:rsidR="009556BB">
              <w:rPr>
                <w:rFonts w:asciiTheme="minorHAnsi" w:hAnsiTheme="minorHAnsi"/>
                <w:color w:val="auto"/>
                <w:sz w:val="20"/>
                <w:szCs w:val="20"/>
              </w:rPr>
              <w:fldChar w:fldCharType="separate"/>
            </w:r>
            <w:r w:rsidRPr="00A80870">
              <w:rPr>
                <w:rFonts w:asciiTheme="minorHAnsi" w:hAnsiTheme="minorHAnsi"/>
                <w:color w:val="auto"/>
                <w:sz w:val="20"/>
                <w:szCs w:val="20"/>
              </w:rPr>
              <w:fldChar w:fldCharType="end"/>
            </w:r>
            <w:bookmarkEnd w:id="3"/>
            <w:r w:rsidR="00733861" w:rsidRPr="00A80870">
              <w:rPr>
                <w:rFonts w:asciiTheme="minorHAnsi" w:hAnsiTheme="minorHAnsi"/>
                <w:color w:val="auto"/>
                <w:sz w:val="20"/>
                <w:szCs w:val="20"/>
              </w:rPr>
              <w:t xml:space="preserve"> </w:t>
            </w:r>
            <w:r w:rsidR="00733861" w:rsidRPr="00A80870">
              <w:rPr>
                <w:rFonts w:asciiTheme="minorHAnsi" w:hAnsiTheme="minorHAnsi" w:cs="Arial"/>
                <w:color w:val="auto"/>
                <w:sz w:val="20"/>
                <w:szCs w:val="20"/>
              </w:rPr>
              <w:t xml:space="preserve">GHG Emissions Reduction &amp; Sequestration </w:t>
            </w:r>
          </w:p>
          <w:p w14:paraId="7BE52A3C" w14:textId="77777777" w:rsidR="00733861" w:rsidRPr="00A80870" w:rsidRDefault="00733861" w:rsidP="00733861">
            <w:pP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auto"/>
                <w:sz w:val="20"/>
                <w:szCs w:val="20"/>
              </w:rPr>
            </w:pPr>
            <w:r w:rsidRPr="00A80870">
              <w:rPr>
                <w:rFonts w:asciiTheme="minorHAnsi" w:hAnsiTheme="minorHAnsi" w:cs="Arial"/>
                <w:color w:val="auto"/>
                <w:sz w:val="20"/>
                <w:szCs w:val="20"/>
              </w:rPr>
              <w:fldChar w:fldCharType="begin">
                <w:ffData>
                  <w:name w:val="Check5"/>
                  <w:enabled/>
                  <w:calcOnExit w:val="0"/>
                  <w:checkBox>
                    <w:sizeAuto/>
                    <w:default w:val="0"/>
                  </w:checkBox>
                </w:ffData>
              </w:fldChar>
            </w:r>
            <w:r w:rsidRPr="00A80870">
              <w:rPr>
                <w:rFonts w:asciiTheme="minorHAnsi" w:hAnsiTheme="minorHAnsi" w:cs="Arial"/>
                <w:color w:val="auto"/>
                <w:sz w:val="20"/>
                <w:szCs w:val="20"/>
              </w:rPr>
              <w:instrText xml:space="preserve"> FORMCHECKBOX </w:instrText>
            </w:r>
            <w:r w:rsidR="009556BB">
              <w:rPr>
                <w:rFonts w:asciiTheme="minorHAnsi" w:hAnsiTheme="minorHAnsi" w:cs="Arial"/>
                <w:color w:val="auto"/>
                <w:sz w:val="20"/>
                <w:szCs w:val="20"/>
              </w:rPr>
            </w:r>
            <w:r w:rsidR="009556BB">
              <w:rPr>
                <w:rFonts w:asciiTheme="minorHAnsi" w:hAnsiTheme="minorHAnsi" w:cs="Arial"/>
                <w:color w:val="auto"/>
                <w:sz w:val="20"/>
                <w:szCs w:val="20"/>
              </w:rPr>
              <w:fldChar w:fldCharType="separate"/>
            </w:r>
            <w:r w:rsidRPr="00A80870">
              <w:rPr>
                <w:rFonts w:asciiTheme="minorHAnsi" w:hAnsiTheme="minorHAnsi" w:cs="Arial"/>
                <w:color w:val="auto"/>
                <w:sz w:val="20"/>
                <w:szCs w:val="20"/>
              </w:rPr>
              <w:fldChar w:fldCharType="end"/>
            </w:r>
            <w:r w:rsidRPr="00A80870">
              <w:rPr>
                <w:rFonts w:asciiTheme="minorHAnsi" w:hAnsiTheme="minorHAnsi" w:cs="Arial"/>
                <w:color w:val="auto"/>
                <w:sz w:val="20"/>
                <w:szCs w:val="20"/>
              </w:rPr>
              <w:t xml:space="preserve"> Renewable Energy Label </w:t>
            </w:r>
          </w:p>
          <w:p w14:paraId="21923B0E" w14:textId="77777777" w:rsidR="00733861" w:rsidRPr="00A80870" w:rsidRDefault="00733861" w:rsidP="00733861">
            <w:pPr>
              <w:tabs>
                <w:tab w:val="left" w:pos="3536"/>
              </w:tabs>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auto"/>
                <w:sz w:val="20"/>
                <w:szCs w:val="20"/>
              </w:rPr>
            </w:pPr>
            <w:r w:rsidRPr="00A80870">
              <w:rPr>
                <w:rFonts w:asciiTheme="minorHAnsi" w:hAnsiTheme="minorHAnsi" w:cs="Arial"/>
                <w:color w:val="auto"/>
                <w:sz w:val="20"/>
                <w:szCs w:val="20"/>
              </w:rPr>
              <w:fldChar w:fldCharType="begin">
                <w:ffData>
                  <w:name w:val="Check6"/>
                  <w:enabled/>
                  <w:calcOnExit w:val="0"/>
                  <w:checkBox>
                    <w:sizeAuto/>
                    <w:default w:val="0"/>
                  </w:checkBox>
                </w:ffData>
              </w:fldChar>
            </w:r>
            <w:r w:rsidRPr="00A80870">
              <w:rPr>
                <w:rFonts w:asciiTheme="minorHAnsi" w:hAnsiTheme="minorHAnsi" w:cs="Arial"/>
                <w:color w:val="auto"/>
                <w:sz w:val="20"/>
                <w:szCs w:val="20"/>
              </w:rPr>
              <w:instrText xml:space="preserve"> FORMCHECKBOX </w:instrText>
            </w:r>
            <w:r w:rsidR="009556BB">
              <w:rPr>
                <w:rFonts w:asciiTheme="minorHAnsi" w:hAnsiTheme="minorHAnsi" w:cs="Arial"/>
                <w:color w:val="auto"/>
                <w:sz w:val="20"/>
                <w:szCs w:val="20"/>
              </w:rPr>
            </w:r>
            <w:r w:rsidR="009556BB">
              <w:rPr>
                <w:rFonts w:asciiTheme="minorHAnsi" w:hAnsiTheme="minorHAnsi" w:cs="Arial"/>
                <w:color w:val="auto"/>
                <w:sz w:val="20"/>
                <w:szCs w:val="20"/>
              </w:rPr>
              <w:fldChar w:fldCharType="separate"/>
            </w:r>
            <w:r w:rsidRPr="00A80870">
              <w:rPr>
                <w:rFonts w:asciiTheme="minorHAnsi" w:hAnsiTheme="minorHAnsi" w:cs="Arial"/>
                <w:color w:val="auto"/>
                <w:sz w:val="20"/>
                <w:szCs w:val="20"/>
              </w:rPr>
              <w:fldChar w:fldCharType="end"/>
            </w:r>
            <w:r w:rsidRPr="00A80870">
              <w:rPr>
                <w:rFonts w:asciiTheme="minorHAnsi" w:hAnsiTheme="minorHAnsi" w:cs="Arial"/>
                <w:color w:val="auto"/>
                <w:sz w:val="20"/>
                <w:szCs w:val="20"/>
              </w:rPr>
              <w:t xml:space="preserve"> N/A </w:t>
            </w:r>
          </w:p>
        </w:tc>
      </w:tr>
    </w:tbl>
    <w:p w14:paraId="7CC45FF5" w14:textId="0C102E9C" w:rsidR="00816579" w:rsidRPr="00816579" w:rsidRDefault="00816579" w:rsidP="00E65BE0">
      <w:pPr>
        <w:pStyle w:val="Heading5"/>
        <w:spacing w:before="360"/>
        <w:rPr>
          <w:lang w:val="en-GB"/>
        </w:rPr>
      </w:pPr>
      <w:r w:rsidRPr="00816579">
        <w:rPr>
          <w:lang w:val="en-GB"/>
        </w:rPr>
        <w:t xml:space="preserve">Table </w:t>
      </w:r>
      <w:r w:rsidRPr="00816579">
        <w:rPr>
          <w:lang w:val="en-GB"/>
        </w:rPr>
        <w:fldChar w:fldCharType="begin"/>
      </w:r>
      <w:r w:rsidRPr="00816579">
        <w:rPr>
          <w:lang w:val="en-GB"/>
        </w:rPr>
        <w:instrText xml:space="preserve"> SEQ Table \* ARABIC </w:instrText>
      </w:r>
      <w:r w:rsidRPr="00816579">
        <w:rPr>
          <w:lang w:val="en-GB"/>
        </w:rPr>
        <w:fldChar w:fldCharType="separate"/>
      </w:r>
      <w:r w:rsidR="004E0E70">
        <w:rPr>
          <w:noProof/>
          <w:lang w:val="en-GB"/>
        </w:rPr>
        <w:t>1</w:t>
      </w:r>
      <w:r w:rsidRPr="00816579">
        <w:rPr>
          <w:lang w:val="en-GB"/>
        </w:rPr>
        <w:fldChar w:fldCharType="end"/>
      </w:r>
      <w:r w:rsidRPr="00816579">
        <w:rPr>
          <w:lang w:val="en-GB"/>
        </w:rPr>
        <w:t xml:space="preserve"> - Sustainable Development Contributions Achieved</w:t>
      </w:r>
    </w:p>
    <w:tbl>
      <w:tblPr>
        <w:tblStyle w:val="GSTableBoldline-heightcondensed"/>
        <w:tblW w:w="5000" w:type="pct"/>
        <w:tblLayout w:type="fixed"/>
        <w:tblCellMar>
          <w:top w:w="57" w:type="dxa"/>
          <w:left w:w="57" w:type="dxa"/>
        </w:tblCellMar>
        <w:tblLook w:val="0620" w:firstRow="1" w:lastRow="0" w:firstColumn="0" w:lastColumn="0" w:noHBand="1" w:noVBand="1"/>
      </w:tblPr>
      <w:tblGrid>
        <w:gridCol w:w="2391"/>
        <w:gridCol w:w="2716"/>
        <w:gridCol w:w="2978"/>
        <w:gridCol w:w="1554"/>
      </w:tblGrid>
      <w:tr w:rsidR="00816579" w:rsidRPr="00A313BE" w14:paraId="523DC6E2" w14:textId="77777777" w:rsidTr="00816579">
        <w:trPr>
          <w:cnfStyle w:val="100000000000" w:firstRow="1" w:lastRow="0" w:firstColumn="0" w:lastColumn="0" w:oddVBand="0" w:evenVBand="0" w:oddHBand="0" w:evenHBand="0" w:firstRowFirstColumn="0" w:firstRowLastColumn="0" w:lastRowFirstColumn="0" w:lastRowLastColumn="0"/>
          <w:trHeight w:val="1035"/>
        </w:trPr>
        <w:tc>
          <w:tcPr>
            <w:tcW w:w="1240" w:type="pct"/>
            <w:vAlign w:val="top"/>
          </w:tcPr>
          <w:p w14:paraId="14A2381D" w14:textId="77777777" w:rsidR="00816579" w:rsidRPr="00816579" w:rsidRDefault="00816579" w:rsidP="00816579">
            <w:pPr>
              <w:spacing w:line="276" w:lineRule="auto"/>
              <w:rPr>
                <w:rFonts w:asciiTheme="minorHAnsi" w:hAnsiTheme="minorHAnsi"/>
                <w:color w:val="FFFFFF" w:themeColor="background1"/>
                <w:szCs w:val="22"/>
              </w:rPr>
            </w:pPr>
            <w:r w:rsidRPr="00816579">
              <w:rPr>
                <w:rFonts w:asciiTheme="minorHAnsi" w:hAnsiTheme="minorHAnsi" w:cs="Arial"/>
                <w:color w:val="FFFFFF" w:themeColor="background1"/>
                <w:szCs w:val="22"/>
              </w:rPr>
              <w:t>Sustainable Development Goals Targeted</w:t>
            </w:r>
          </w:p>
        </w:tc>
        <w:tc>
          <w:tcPr>
            <w:tcW w:w="1409" w:type="pct"/>
            <w:vAlign w:val="top"/>
          </w:tcPr>
          <w:p w14:paraId="2E4F6F8D" w14:textId="77777777" w:rsidR="00816579" w:rsidRPr="00816579" w:rsidRDefault="00816579" w:rsidP="00816579">
            <w:pPr>
              <w:spacing w:line="276" w:lineRule="auto"/>
              <w:rPr>
                <w:rFonts w:asciiTheme="minorHAnsi" w:hAnsiTheme="minorHAnsi"/>
                <w:color w:val="FFFFFF" w:themeColor="background1"/>
                <w:szCs w:val="22"/>
              </w:rPr>
            </w:pPr>
            <w:r w:rsidRPr="00816579">
              <w:rPr>
                <w:rFonts w:asciiTheme="minorHAnsi" w:hAnsiTheme="minorHAnsi" w:cs="Arial"/>
                <w:color w:val="FFFFFF" w:themeColor="background1"/>
                <w:szCs w:val="22"/>
              </w:rPr>
              <w:t xml:space="preserve">SDG Impact </w:t>
            </w:r>
          </w:p>
        </w:tc>
        <w:tc>
          <w:tcPr>
            <w:tcW w:w="1545" w:type="pct"/>
            <w:vAlign w:val="top"/>
          </w:tcPr>
          <w:p w14:paraId="387744D9" w14:textId="77777777" w:rsidR="00816579" w:rsidRPr="00816579" w:rsidRDefault="00816579" w:rsidP="00816579">
            <w:pPr>
              <w:spacing w:line="276" w:lineRule="auto"/>
              <w:rPr>
                <w:rFonts w:asciiTheme="minorHAnsi" w:hAnsiTheme="minorHAnsi"/>
                <w:color w:val="FFFFFF" w:themeColor="background1"/>
                <w:szCs w:val="22"/>
              </w:rPr>
            </w:pPr>
            <w:r w:rsidRPr="00816579">
              <w:rPr>
                <w:rFonts w:asciiTheme="minorHAnsi" w:hAnsiTheme="minorHAnsi" w:cs="Arial"/>
                <w:color w:val="FFFFFF" w:themeColor="background1"/>
                <w:szCs w:val="22"/>
              </w:rPr>
              <w:t>Amount Achieved</w:t>
            </w:r>
          </w:p>
        </w:tc>
        <w:tc>
          <w:tcPr>
            <w:tcW w:w="806" w:type="pct"/>
            <w:vAlign w:val="top"/>
          </w:tcPr>
          <w:p w14:paraId="5298FD64" w14:textId="77777777" w:rsidR="00816579" w:rsidRPr="00816579" w:rsidRDefault="00816579" w:rsidP="00816579">
            <w:pPr>
              <w:spacing w:line="276" w:lineRule="auto"/>
              <w:rPr>
                <w:rFonts w:asciiTheme="minorHAnsi" w:hAnsiTheme="minorHAnsi"/>
                <w:color w:val="FFFFFF" w:themeColor="background1"/>
                <w:szCs w:val="22"/>
              </w:rPr>
            </w:pPr>
            <w:r w:rsidRPr="00816579">
              <w:rPr>
                <w:rFonts w:asciiTheme="minorHAnsi" w:hAnsiTheme="minorHAnsi" w:cs="Arial"/>
                <w:color w:val="FFFFFF" w:themeColor="background1"/>
                <w:szCs w:val="22"/>
              </w:rPr>
              <w:t>Units/ Products</w:t>
            </w:r>
          </w:p>
        </w:tc>
      </w:tr>
      <w:tr w:rsidR="00A80870" w:rsidRPr="00A80870" w14:paraId="54486F2D" w14:textId="77777777" w:rsidTr="00816579">
        <w:trPr>
          <w:trHeight w:val="454"/>
        </w:trPr>
        <w:tc>
          <w:tcPr>
            <w:tcW w:w="1240" w:type="pct"/>
            <w:vAlign w:val="top"/>
          </w:tcPr>
          <w:p w14:paraId="2703B8F9" w14:textId="77777777" w:rsidR="00816579" w:rsidRPr="00A80870" w:rsidRDefault="008B4204" w:rsidP="00816579">
            <w:pPr>
              <w:spacing w:line="276" w:lineRule="auto"/>
              <w:rPr>
                <w:rFonts w:asciiTheme="minorHAnsi" w:hAnsiTheme="minorHAnsi" w:cs="Arial"/>
                <w:color w:val="auto"/>
                <w:szCs w:val="22"/>
              </w:rPr>
            </w:pPr>
            <w:r w:rsidRPr="00A80870">
              <w:rPr>
                <w:rFonts w:asciiTheme="minorHAnsi" w:hAnsiTheme="minorHAnsi" w:cs="Arial"/>
                <w:color w:val="auto"/>
                <w:szCs w:val="22"/>
              </w:rPr>
              <w:t>SDG 13 Climate Action</w:t>
            </w:r>
          </w:p>
        </w:tc>
        <w:tc>
          <w:tcPr>
            <w:tcW w:w="1409" w:type="pct"/>
            <w:vAlign w:val="top"/>
          </w:tcPr>
          <w:p w14:paraId="54DBFF5F" w14:textId="77777777" w:rsidR="00816579" w:rsidRPr="00A80870" w:rsidRDefault="008B4204" w:rsidP="00816579">
            <w:pPr>
              <w:spacing w:line="276" w:lineRule="auto"/>
              <w:rPr>
                <w:rFonts w:asciiTheme="minorHAnsi" w:hAnsiTheme="minorHAnsi" w:cs="Arial"/>
                <w:color w:val="auto"/>
                <w:szCs w:val="22"/>
              </w:rPr>
            </w:pPr>
            <w:r w:rsidRPr="00A80870">
              <w:rPr>
                <w:rFonts w:asciiTheme="minorHAnsi" w:hAnsiTheme="minorHAnsi" w:cs="Arial"/>
                <w:color w:val="auto"/>
                <w:szCs w:val="22"/>
              </w:rPr>
              <w:t>Emission Reductions</w:t>
            </w:r>
          </w:p>
        </w:tc>
        <w:tc>
          <w:tcPr>
            <w:tcW w:w="1545" w:type="pct"/>
            <w:vAlign w:val="top"/>
          </w:tcPr>
          <w:p w14:paraId="16E0D454" w14:textId="22601AD2" w:rsidR="00816579" w:rsidRPr="00A80870" w:rsidRDefault="00935EF2" w:rsidP="00816579">
            <w:pPr>
              <w:spacing w:line="276" w:lineRule="auto"/>
              <w:rPr>
                <w:rFonts w:asciiTheme="minorHAnsi" w:hAnsiTheme="minorHAnsi" w:cs="Arial"/>
                <w:color w:val="auto"/>
                <w:szCs w:val="22"/>
              </w:rPr>
            </w:pPr>
            <w:r>
              <w:rPr>
                <w:rFonts w:asciiTheme="minorHAnsi" w:hAnsiTheme="minorHAnsi" w:cs="Arial"/>
                <w:color w:val="auto"/>
                <w:szCs w:val="22"/>
              </w:rPr>
              <w:t>16,02</w:t>
            </w:r>
            <w:r w:rsidR="003C2C27">
              <w:rPr>
                <w:rFonts w:asciiTheme="minorHAnsi" w:hAnsiTheme="minorHAnsi" w:cs="Arial"/>
                <w:color w:val="auto"/>
                <w:szCs w:val="22"/>
              </w:rPr>
              <w:t>1</w:t>
            </w:r>
          </w:p>
        </w:tc>
        <w:tc>
          <w:tcPr>
            <w:tcW w:w="806" w:type="pct"/>
            <w:vAlign w:val="top"/>
          </w:tcPr>
          <w:p w14:paraId="4A3E54CF" w14:textId="77777777" w:rsidR="00816579" w:rsidRPr="00A80870" w:rsidRDefault="008B4204" w:rsidP="00816579">
            <w:pPr>
              <w:spacing w:line="276" w:lineRule="auto"/>
              <w:rPr>
                <w:rFonts w:asciiTheme="minorHAnsi" w:hAnsiTheme="minorHAnsi" w:cs="Arial"/>
                <w:color w:val="auto"/>
                <w:szCs w:val="22"/>
              </w:rPr>
            </w:pPr>
            <w:r w:rsidRPr="00A80870">
              <w:rPr>
                <w:rFonts w:asciiTheme="minorHAnsi" w:hAnsiTheme="minorHAnsi" w:cs="Arial"/>
                <w:color w:val="auto"/>
                <w:szCs w:val="22"/>
              </w:rPr>
              <w:t>VERs</w:t>
            </w:r>
          </w:p>
        </w:tc>
      </w:tr>
      <w:tr w:rsidR="00A80870" w:rsidRPr="00A80870" w14:paraId="26E3BE00" w14:textId="77777777" w:rsidTr="00816579">
        <w:trPr>
          <w:trHeight w:val="454"/>
        </w:trPr>
        <w:tc>
          <w:tcPr>
            <w:tcW w:w="1240" w:type="pct"/>
            <w:tcBorders>
              <w:bottom w:val="single" w:sz="4" w:space="0" w:color="A6A6A6" w:themeColor="background1" w:themeShade="A6"/>
            </w:tcBorders>
            <w:vAlign w:val="top"/>
          </w:tcPr>
          <w:p w14:paraId="79DDF35A" w14:textId="77777777" w:rsidR="00816579" w:rsidRPr="00A80870" w:rsidRDefault="0096695E" w:rsidP="008B4204">
            <w:pPr>
              <w:spacing w:line="276" w:lineRule="auto"/>
              <w:rPr>
                <w:rFonts w:asciiTheme="minorHAnsi" w:hAnsiTheme="minorHAnsi" w:cs="Arial"/>
                <w:color w:val="auto"/>
                <w:szCs w:val="22"/>
              </w:rPr>
            </w:pPr>
            <w:r w:rsidRPr="00A80870">
              <w:rPr>
                <w:rFonts w:asciiTheme="minorHAnsi" w:hAnsiTheme="minorHAnsi" w:cs="Arial"/>
                <w:color w:val="auto"/>
                <w:szCs w:val="22"/>
              </w:rPr>
              <w:lastRenderedPageBreak/>
              <w:t>SDG 1</w:t>
            </w:r>
          </w:p>
        </w:tc>
        <w:tc>
          <w:tcPr>
            <w:tcW w:w="1409" w:type="pct"/>
            <w:tcBorders>
              <w:bottom w:val="single" w:sz="4" w:space="0" w:color="A6A6A6" w:themeColor="background1" w:themeShade="A6"/>
            </w:tcBorders>
            <w:vAlign w:val="top"/>
          </w:tcPr>
          <w:p w14:paraId="52CDB403" w14:textId="77777777" w:rsidR="00816579" w:rsidRPr="00A80870" w:rsidRDefault="000A559E" w:rsidP="00655471">
            <w:pPr>
              <w:spacing w:line="276" w:lineRule="auto"/>
              <w:rPr>
                <w:rFonts w:asciiTheme="minorHAnsi" w:hAnsiTheme="minorHAnsi" w:cs="Arial"/>
                <w:color w:val="auto"/>
                <w:szCs w:val="22"/>
              </w:rPr>
            </w:pPr>
            <w:r w:rsidRPr="00A80870">
              <w:rPr>
                <w:rFonts w:asciiTheme="minorHAnsi" w:hAnsiTheme="minorHAnsi" w:cs="Arial"/>
                <w:color w:val="auto"/>
                <w:szCs w:val="22"/>
              </w:rPr>
              <w:t>No Poverty</w:t>
            </w:r>
          </w:p>
        </w:tc>
        <w:tc>
          <w:tcPr>
            <w:tcW w:w="1545" w:type="pct"/>
            <w:tcBorders>
              <w:bottom w:val="single" w:sz="4" w:space="0" w:color="A6A6A6" w:themeColor="background1" w:themeShade="A6"/>
            </w:tcBorders>
            <w:vAlign w:val="top"/>
          </w:tcPr>
          <w:p w14:paraId="387FBBB8" w14:textId="1A1B91FF" w:rsidR="00816579" w:rsidRPr="00A80870" w:rsidRDefault="004D5F89" w:rsidP="00DF426E">
            <w:pPr>
              <w:spacing w:line="276" w:lineRule="auto"/>
              <w:rPr>
                <w:rFonts w:asciiTheme="minorHAnsi" w:hAnsiTheme="minorHAnsi" w:cs="Arial"/>
                <w:color w:val="auto"/>
                <w:szCs w:val="22"/>
              </w:rPr>
            </w:pPr>
            <w:r>
              <w:rPr>
                <w:rFonts w:asciiTheme="minorHAnsi" w:hAnsiTheme="minorHAnsi" w:cs="Arial"/>
                <w:color w:val="auto"/>
                <w:szCs w:val="22"/>
              </w:rPr>
              <w:t>65</w:t>
            </w:r>
          </w:p>
        </w:tc>
        <w:tc>
          <w:tcPr>
            <w:tcW w:w="806" w:type="pct"/>
            <w:tcBorders>
              <w:bottom w:val="single" w:sz="4" w:space="0" w:color="A6A6A6" w:themeColor="background1" w:themeShade="A6"/>
            </w:tcBorders>
            <w:vAlign w:val="top"/>
          </w:tcPr>
          <w:p w14:paraId="17515983" w14:textId="1AF4661D" w:rsidR="00816579" w:rsidRPr="00A80870" w:rsidRDefault="004D5F89" w:rsidP="00816579">
            <w:pPr>
              <w:spacing w:line="276" w:lineRule="auto"/>
              <w:rPr>
                <w:rFonts w:asciiTheme="minorHAnsi" w:hAnsiTheme="minorHAnsi" w:cs="Arial"/>
                <w:color w:val="auto"/>
                <w:szCs w:val="22"/>
              </w:rPr>
            </w:pPr>
            <w:r>
              <w:rPr>
                <w:rFonts w:asciiTheme="minorHAnsi" w:hAnsiTheme="minorHAnsi" w:cs="Arial"/>
                <w:color w:val="auto"/>
                <w:szCs w:val="22"/>
              </w:rPr>
              <w:t>61</w:t>
            </w:r>
          </w:p>
        </w:tc>
      </w:tr>
      <w:tr w:rsidR="00A80870" w:rsidRPr="00A80870" w14:paraId="31D467DB" w14:textId="77777777" w:rsidTr="00816579">
        <w:trPr>
          <w:trHeight w:val="454"/>
        </w:trPr>
        <w:tc>
          <w:tcPr>
            <w:tcW w:w="1240" w:type="pct"/>
            <w:tcBorders>
              <w:top w:val="single" w:sz="4" w:space="0" w:color="A6A6A6" w:themeColor="background1" w:themeShade="A6"/>
              <w:bottom w:val="single" w:sz="4" w:space="0" w:color="A6A6A6" w:themeColor="background1" w:themeShade="A6"/>
            </w:tcBorders>
            <w:vAlign w:val="top"/>
          </w:tcPr>
          <w:p w14:paraId="09FCBD73" w14:textId="77777777" w:rsidR="00816579" w:rsidRPr="00A80870" w:rsidRDefault="0096695E" w:rsidP="00816579">
            <w:pPr>
              <w:spacing w:line="276" w:lineRule="auto"/>
              <w:rPr>
                <w:rFonts w:asciiTheme="minorHAnsi" w:hAnsiTheme="minorHAnsi" w:cs="Arial"/>
                <w:color w:val="auto"/>
                <w:szCs w:val="22"/>
              </w:rPr>
            </w:pPr>
            <w:r w:rsidRPr="00A80870">
              <w:rPr>
                <w:rFonts w:asciiTheme="minorHAnsi" w:hAnsiTheme="minorHAnsi" w:cs="Arial"/>
                <w:color w:val="auto"/>
                <w:szCs w:val="22"/>
              </w:rPr>
              <w:t>SDG 3</w:t>
            </w:r>
          </w:p>
        </w:tc>
        <w:tc>
          <w:tcPr>
            <w:tcW w:w="1409" w:type="pct"/>
            <w:tcBorders>
              <w:top w:val="single" w:sz="4" w:space="0" w:color="A6A6A6" w:themeColor="background1" w:themeShade="A6"/>
              <w:bottom w:val="single" w:sz="4" w:space="0" w:color="A6A6A6" w:themeColor="background1" w:themeShade="A6"/>
            </w:tcBorders>
            <w:vAlign w:val="top"/>
          </w:tcPr>
          <w:p w14:paraId="3FFCA823" w14:textId="77777777" w:rsidR="00816579" w:rsidRPr="00A80870" w:rsidRDefault="000A559E" w:rsidP="000A559E">
            <w:pPr>
              <w:spacing w:line="276" w:lineRule="auto"/>
              <w:rPr>
                <w:rFonts w:asciiTheme="minorHAnsi" w:hAnsiTheme="minorHAnsi" w:cs="Arial"/>
                <w:color w:val="auto"/>
                <w:szCs w:val="22"/>
              </w:rPr>
            </w:pPr>
            <w:r w:rsidRPr="00A80870">
              <w:rPr>
                <w:rFonts w:asciiTheme="minorHAnsi" w:hAnsiTheme="minorHAnsi" w:cs="Arial"/>
                <w:color w:val="auto"/>
                <w:szCs w:val="22"/>
              </w:rPr>
              <w:t>Good Health and Well Being</w:t>
            </w:r>
          </w:p>
        </w:tc>
        <w:tc>
          <w:tcPr>
            <w:tcW w:w="1545" w:type="pct"/>
            <w:tcBorders>
              <w:top w:val="single" w:sz="4" w:space="0" w:color="A6A6A6" w:themeColor="background1" w:themeShade="A6"/>
              <w:bottom w:val="single" w:sz="4" w:space="0" w:color="A6A6A6" w:themeColor="background1" w:themeShade="A6"/>
            </w:tcBorders>
            <w:vAlign w:val="top"/>
          </w:tcPr>
          <w:p w14:paraId="5ACB2BDE" w14:textId="293ACF8B" w:rsidR="00816579" w:rsidRPr="00A80870" w:rsidRDefault="004D5F89" w:rsidP="00816579">
            <w:pPr>
              <w:spacing w:line="276" w:lineRule="auto"/>
              <w:rPr>
                <w:rFonts w:asciiTheme="minorHAnsi" w:hAnsiTheme="minorHAnsi" w:cs="Arial"/>
                <w:color w:val="auto"/>
                <w:szCs w:val="22"/>
              </w:rPr>
            </w:pPr>
            <w:r>
              <w:rPr>
                <w:rFonts w:asciiTheme="minorHAnsi" w:hAnsiTheme="minorHAnsi" w:cs="Arial"/>
                <w:color w:val="auto"/>
                <w:szCs w:val="22"/>
              </w:rPr>
              <w:t>NA</w:t>
            </w:r>
          </w:p>
        </w:tc>
        <w:tc>
          <w:tcPr>
            <w:tcW w:w="806" w:type="pct"/>
            <w:tcBorders>
              <w:top w:val="single" w:sz="4" w:space="0" w:color="A6A6A6" w:themeColor="background1" w:themeShade="A6"/>
              <w:bottom w:val="single" w:sz="4" w:space="0" w:color="A6A6A6" w:themeColor="background1" w:themeShade="A6"/>
            </w:tcBorders>
            <w:vAlign w:val="top"/>
          </w:tcPr>
          <w:p w14:paraId="3F5EC5BB" w14:textId="7CFA44B0" w:rsidR="00816579" w:rsidRPr="00A80870" w:rsidRDefault="004D5F89" w:rsidP="00816579">
            <w:pPr>
              <w:spacing w:line="276" w:lineRule="auto"/>
              <w:rPr>
                <w:rFonts w:asciiTheme="minorHAnsi" w:hAnsiTheme="minorHAnsi" w:cs="Arial"/>
                <w:color w:val="auto"/>
                <w:szCs w:val="22"/>
              </w:rPr>
            </w:pPr>
            <w:r>
              <w:rPr>
                <w:rFonts w:asciiTheme="minorHAnsi" w:hAnsiTheme="minorHAnsi" w:cs="Arial"/>
                <w:color w:val="auto"/>
                <w:szCs w:val="22"/>
              </w:rPr>
              <w:t>NA</w:t>
            </w:r>
          </w:p>
        </w:tc>
      </w:tr>
      <w:tr w:rsidR="00A80870" w:rsidRPr="00A80870" w14:paraId="46E4AA71" w14:textId="77777777" w:rsidTr="00816579">
        <w:trPr>
          <w:trHeight w:val="454"/>
        </w:trPr>
        <w:tc>
          <w:tcPr>
            <w:tcW w:w="1240" w:type="pct"/>
            <w:tcBorders>
              <w:top w:val="single" w:sz="4" w:space="0" w:color="A6A6A6" w:themeColor="background1" w:themeShade="A6"/>
              <w:bottom w:val="single" w:sz="4" w:space="0" w:color="A6A6A6" w:themeColor="background1" w:themeShade="A6"/>
            </w:tcBorders>
            <w:vAlign w:val="top"/>
          </w:tcPr>
          <w:p w14:paraId="3CA11CFE" w14:textId="77777777" w:rsidR="0096695E" w:rsidRPr="00A80870" w:rsidRDefault="0096695E" w:rsidP="00816579">
            <w:pPr>
              <w:spacing w:line="276" w:lineRule="auto"/>
              <w:rPr>
                <w:rFonts w:asciiTheme="minorHAnsi" w:hAnsiTheme="minorHAnsi" w:cs="Arial"/>
                <w:color w:val="auto"/>
                <w:szCs w:val="22"/>
              </w:rPr>
            </w:pPr>
            <w:r w:rsidRPr="00A80870">
              <w:rPr>
                <w:rFonts w:asciiTheme="minorHAnsi" w:hAnsiTheme="minorHAnsi" w:cs="Arial"/>
                <w:color w:val="auto"/>
                <w:szCs w:val="22"/>
              </w:rPr>
              <w:t>SDG 6</w:t>
            </w:r>
          </w:p>
        </w:tc>
        <w:tc>
          <w:tcPr>
            <w:tcW w:w="1409" w:type="pct"/>
            <w:tcBorders>
              <w:top w:val="single" w:sz="4" w:space="0" w:color="A6A6A6" w:themeColor="background1" w:themeShade="A6"/>
              <w:bottom w:val="single" w:sz="4" w:space="0" w:color="A6A6A6" w:themeColor="background1" w:themeShade="A6"/>
            </w:tcBorders>
            <w:vAlign w:val="top"/>
          </w:tcPr>
          <w:p w14:paraId="0BE20D59" w14:textId="77777777" w:rsidR="0096695E" w:rsidRPr="00A80870" w:rsidRDefault="000A559E" w:rsidP="00816579">
            <w:pPr>
              <w:spacing w:line="276" w:lineRule="auto"/>
              <w:rPr>
                <w:rFonts w:asciiTheme="minorHAnsi" w:hAnsiTheme="minorHAnsi" w:cs="Arial"/>
                <w:color w:val="auto"/>
                <w:szCs w:val="22"/>
              </w:rPr>
            </w:pPr>
            <w:r w:rsidRPr="00A80870">
              <w:rPr>
                <w:rFonts w:asciiTheme="minorHAnsi" w:hAnsiTheme="minorHAnsi" w:cs="Arial"/>
                <w:color w:val="auto"/>
                <w:szCs w:val="22"/>
              </w:rPr>
              <w:t>Clean Water and Sanitation</w:t>
            </w:r>
          </w:p>
        </w:tc>
        <w:tc>
          <w:tcPr>
            <w:tcW w:w="1545" w:type="pct"/>
            <w:tcBorders>
              <w:top w:val="single" w:sz="4" w:space="0" w:color="A6A6A6" w:themeColor="background1" w:themeShade="A6"/>
              <w:bottom w:val="single" w:sz="4" w:space="0" w:color="A6A6A6" w:themeColor="background1" w:themeShade="A6"/>
            </w:tcBorders>
            <w:vAlign w:val="top"/>
          </w:tcPr>
          <w:p w14:paraId="7A26D756" w14:textId="6616D935" w:rsidR="0096695E" w:rsidRPr="00A80870" w:rsidRDefault="004D5F89" w:rsidP="00816579">
            <w:pPr>
              <w:spacing w:line="276" w:lineRule="auto"/>
              <w:rPr>
                <w:rFonts w:asciiTheme="minorHAnsi" w:hAnsiTheme="minorHAnsi" w:cs="Arial"/>
                <w:color w:val="auto"/>
                <w:szCs w:val="22"/>
              </w:rPr>
            </w:pPr>
            <w:r>
              <w:rPr>
                <w:rFonts w:asciiTheme="minorHAnsi" w:hAnsiTheme="minorHAnsi" w:cs="Arial"/>
                <w:color w:val="auto"/>
                <w:szCs w:val="22"/>
              </w:rPr>
              <w:t>NA</w:t>
            </w:r>
          </w:p>
        </w:tc>
        <w:tc>
          <w:tcPr>
            <w:tcW w:w="806" w:type="pct"/>
            <w:tcBorders>
              <w:top w:val="single" w:sz="4" w:space="0" w:color="A6A6A6" w:themeColor="background1" w:themeShade="A6"/>
              <w:bottom w:val="single" w:sz="4" w:space="0" w:color="A6A6A6" w:themeColor="background1" w:themeShade="A6"/>
            </w:tcBorders>
            <w:vAlign w:val="top"/>
          </w:tcPr>
          <w:p w14:paraId="3F1FED70" w14:textId="2C9FC844" w:rsidR="0096695E" w:rsidRPr="00A80870" w:rsidRDefault="004D5F89" w:rsidP="00816579">
            <w:pPr>
              <w:spacing w:line="276" w:lineRule="auto"/>
              <w:rPr>
                <w:rFonts w:asciiTheme="minorHAnsi" w:hAnsiTheme="minorHAnsi" w:cs="Arial"/>
                <w:color w:val="auto"/>
                <w:szCs w:val="22"/>
              </w:rPr>
            </w:pPr>
            <w:r>
              <w:rPr>
                <w:rFonts w:asciiTheme="minorHAnsi" w:hAnsiTheme="minorHAnsi" w:cs="Arial"/>
                <w:color w:val="auto"/>
                <w:szCs w:val="22"/>
              </w:rPr>
              <w:t>NA</w:t>
            </w:r>
          </w:p>
        </w:tc>
      </w:tr>
      <w:tr w:rsidR="00A80870" w:rsidRPr="00A80870" w14:paraId="3A831E51" w14:textId="77777777" w:rsidTr="00816579">
        <w:trPr>
          <w:trHeight w:val="454"/>
        </w:trPr>
        <w:tc>
          <w:tcPr>
            <w:tcW w:w="1240" w:type="pct"/>
            <w:tcBorders>
              <w:top w:val="single" w:sz="4" w:space="0" w:color="A6A6A6" w:themeColor="background1" w:themeShade="A6"/>
              <w:bottom w:val="single" w:sz="4" w:space="0" w:color="A6A6A6" w:themeColor="background1" w:themeShade="A6"/>
            </w:tcBorders>
            <w:vAlign w:val="top"/>
          </w:tcPr>
          <w:p w14:paraId="4D6B9933" w14:textId="77777777" w:rsidR="0096695E" w:rsidRPr="00A80870" w:rsidRDefault="0096695E" w:rsidP="00816579">
            <w:pPr>
              <w:spacing w:line="276" w:lineRule="auto"/>
              <w:rPr>
                <w:rFonts w:asciiTheme="minorHAnsi" w:hAnsiTheme="minorHAnsi" w:cs="Arial"/>
                <w:color w:val="auto"/>
                <w:szCs w:val="22"/>
              </w:rPr>
            </w:pPr>
            <w:r w:rsidRPr="00A80870">
              <w:rPr>
                <w:rFonts w:asciiTheme="minorHAnsi" w:hAnsiTheme="minorHAnsi" w:cs="Arial"/>
                <w:color w:val="auto"/>
                <w:szCs w:val="22"/>
              </w:rPr>
              <w:t>SDG 11</w:t>
            </w:r>
          </w:p>
        </w:tc>
        <w:tc>
          <w:tcPr>
            <w:tcW w:w="1409" w:type="pct"/>
            <w:tcBorders>
              <w:top w:val="single" w:sz="4" w:space="0" w:color="A6A6A6" w:themeColor="background1" w:themeShade="A6"/>
              <w:bottom w:val="single" w:sz="4" w:space="0" w:color="A6A6A6" w:themeColor="background1" w:themeShade="A6"/>
            </w:tcBorders>
            <w:vAlign w:val="top"/>
          </w:tcPr>
          <w:p w14:paraId="33E125CD" w14:textId="77777777" w:rsidR="0096695E" w:rsidRPr="00A80870" w:rsidRDefault="000A559E" w:rsidP="00816579">
            <w:pPr>
              <w:spacing w:line="276" w:lineRule="auto"/>
              <w:rPr>
                <w:rFonts w:asciiTheme="minorHAnsi" w:hAnsiTheme="minorHAnsi" w:cs="Arial"/>
                <w:color w:val="auto"/>
                <w:szCs w:val="22"/>
              </w:rPr>
            </w:pPr>
            <w:r w:rsidRPr="00A80870">
              <w:rPr>
                <w:rFonts w:asciiTheme="minorHAnsi" w:hAnsiTheme="minorHAnsi" w:cs="Arial"/>
                <w:color w:val="auto"/>
                <w:szCs w:val="22"/>
              </w:rPr>
              <w:t>Sustainable Cities and Communities</w:t>
            </w:r>
          </w:p>
        </w:tc>
        <w:tc>
          <w:tcPr>
            <w:tcW w:w="1545" w:type="pct"/>
            <w:tcBorders>
              <w:top w:val="single" w:sz="4" w:space="0" w:color="A6A6A6" w:themeColor="background1" w:themeShade="A6"/>
              <w:bottom w:val="single" w:sz="4" w:space="0" w:color="A6A6A6" w:themeColor="background1" w:themeShade="A6"/>
            </w:tcBorders>
            <w:vAlign w:val="top"/>
          </w:tcPr>
          <w:p w14:paraId="5F73EF01" w14:textId="0A9D21D5" w:rsidR="0096695E" w:rsidRPr="00A80870" w:rsidRDefault="004D5F89" w:rsidP="00816579">
            <w:pPr>
              <w:spacing w:line="276" w:lineRule="auto"/>
              <w:rPr>
                <w:rFonts w:asciiTheme="minorHAnsi" w:hAnsiTheme="minorHAnsi" w:cs="Arial"/>
                <w:color w:val="auto"/>
                <w:szCs w:val="22"/>
              </w:rPr>
            </w:pPr>
            <w:r>
              <w:rPr>
                <w:rFonts w:asciiTheme="minorHAnsi" w:hAnsiTheme="minorHAnsi" w:cs="Arial"/>
                <w:color w:val="auto"/>
                <w:szCs w:val="22"/>
              </w:rPr>
              <w:t>15,301</w:t>
            </w:r>
          </w:p>
        </w:tc>
        <w:tc>
          <w:tcPr>
            <w:tcW w:w="806" w:type="pct"/>
            <w:tcBorders>
              <w:top w:val="single" w:sz="4" w:space="0" w:color="A6A6A6" w:themeColor="background1" w:themeShade="A6"/>
              <w:bottom w:val="single" w:sz="4" w:space="0" w:color="A6A6A6" w:themeColor="background1" w:themeShade="A6"/>
            </w:tcBorders>
            <w:vAlign w:val="top"/>
          </w:tcPr>
          <w:p w14:paraId="7DA4E8C7" w14:textId="5BC62434" w:rsidR="0096695E" w:rsidRPr="00A80870" w:rsidRDefault="004D5F89" w:rsidP="00816579">
            <w:pPr>
              <w:spacing w:line="276" w:lineRule="auto"/>
              <w:rPr>
                <w:rFonts w:asciiTheme="minorHAnsi" w:hAnsiTheme="minorHAnsi" w:cs="Arial"/>
                <w:color w:val="auto"/>
                <w:szCs w:val="22"/>
              </w:rPr>
            </w:pPr>
            <w:r>
              <w:rPr>
                <w:rFonts w:asciiTheme="minorHAnsi" w:hAnsiTheme="minorHAnsi" w:cs="Arial"/>
                <w:color w:val="auto"/>
                <w:szCs w:val="22"/>
              </w:rPr>
              <w:t>8,224</w:t>
            </w:r>
          </w:p>
        </w:tc>
      </w:tr>
    </w:tbl>
    <w:p w14:paraId="532EE55D" w14:textId="77777777" w:rsidR="004473A5" w:rsidRPr="009823F5" w:rsidRDefault="004473A5" w:rsidP="004473A5">
      <w:pPr>
        <w:rPr>
          <w:lang w:val="en-GB"/>
        </w:rPr>
      </w:pPr>
    </w:p>
    <w:p w14:paraId="4921F5C1" w14:textId="77777777" w:rsidR="00816579" w:rsidRPr="00816579" w:rsidRDefault="00816579" w:rsidP="00816579">
      <w:pPr>
        <w:pStyle w:val="Heading5"/>
      </w:pPr>
      <w:r w:rsidRPr="00816579">
        <w:t>Table 2 – Product Vintages</w:t>
      </w: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tblCellMar>
        <w:tblLook w:val="04A0" w:firstRow="1" w:lastRow="0" w:firstColumn="1" w:lastColumn="0" w:noHBand="0" w:noVBand="1"/>
      </w:tblPr>
      <w:tblGrid>
        <w:gridCol w:w="1948"/>
        <w:gridCol w:w="1948"/>
        <w:gridCol w:w="1949"/>
        <w:gridCol w:w="1948"/>
        <w:gridCol w:w="1949"/>
      </w:tblGrid>
      <w:tr w:rsidR="00816579" w:rsidRPr="00816579" w14:paraId="0B23C38D" w14:textId="77777777" w:rsidTr="00816579">
        <w:tc>
          <w:tcPr>
            <w:tcW w:w="3896" w:type="dxa"/>
            <w:gridSpan w:val="2"/>
            <w:tcBorders>
              <w:top w:val="single" w:sz="4" w:space="0" w:color="FFFFFF"/>
              <w:left w:val="single" w:sz="4" w:space="0" w:color="FFFFFF"/>
              <w:bottom w:val="single" w:sz="4" w:space="0" w:color="A6A6A6" w:themeColor="background1" w:themeShade="A6"/>
              <w:right w:val="nil"/>
            </w:tcBorders>
            <w:shd w:val="clear" w:color="auto" w:fill="auto"/>
          </w:tcPr>
          <w:p w14:paraId="36DDC634" w14:textId="77777777" w:rsidR="00816579" w:rsidRPr="00816579" w:rsidRDefault="00816579" w:rsidP="00816579">
            <w:pPr>
              <w:spacing w:line="276" w:lineRule="auto"/>
              <w:contextualSpacing w:val="0"/>
              <w:rPr>
                <w:b/>
                <w:bCs/>
                <w:lang w:val="en-GB"/>
              </w:rPr>
            </w:pPr>
          </w:p>
        </w:tc>
        <w:tc>
          <w:tcPr>
            <w:tcW w:w="5846" w:type="dxa"/>
            <w:gridSpan w:val="3"/>
            <w:tcBorders>
              <w:top w:val="nil"/>
              <w:left w:val="nil"/>
              <w:bottom w:val="single" w:sz="4" w:space="0" w:color="FFFFFF" w:themeColor="background1"/>
              <w:right w:val="nil"/>
            </w:tcBorders>
            <w:shd w:val="clear" w:color="auto" w:fill="00B9BD" w:themeFill="accent1"/>
          </w:tcPr>
          <w:p w14:paraId="7509919A" w14:textId="77777777" w:rsidR="00816579" w:rsidRPr="00816579" w:rsidRDefault="00816579" w:rsidP="00816579">
            <w:pPr>
              <w:spacing w:line="276" w:lineRule="auto"/>
              <w:contextualSpacing w:val="0"/>
              <w:rPr>
                <w:b/>
                <w:bCs/>
                <w:lang w:val="en-GB"/>
              </w:rPr>
            </w:pPr>
            <w:r w:rsidRPr="00816579">
              <w:rPr>
                <w:b/>
                <w:bCs/>
                <w:color w:val="FFFFFF" w:themeColor="background1"/>
                <w:lang w:val="en-GB"/>
              </w:rPr>
              <w:t>Amount Achieved</w:t>
            </w:r>
          </w:p>
        </w:tc>
      </w:tr>
      <w:tr w:rsidR="00EF7242" w:rsidRPr="00816579" w14:paraId="2194AD37" w14:textId="77777777" w:rsidTr="00816579">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FFFFFF" w:themeColor="background1"/>
            </w:tcBorders>
            <w:shd w:val="clear" w:color="auto" w:fill="00B9BD" w:themeFill="accent1"/>
          </w:tcPr>
          <w:p w14:paraId="76119C69" w14:textId="77777777" w:rsidR="00EF7242" w:rsidRPr="00816579" w:rsidRDefault="00EF7242" w:rsidP="00EF7242">
            <w:pPr>
              <w:spacing w:line="276" w:lineRule="auto"/>
              <w:contextualSpacing w:val="0"/>
              <w:rPr>
                <w:b/>
                <w:bCs/>
                <w:color w:val="FFFFFF" w:themeColor="background1"/>
                <w:lang w:val="en-GB"/>
              </w:rPr>
            </w:pPr>
            <w:r w:rsidRPr="00816579">
              <w:rPr>
                <w:b/>
                <w:bCs/>
                <w:color w:val="FFFFFF" w:themeColor="background1"/>
                <w:lang w:val="en-GB"/>
              </w:rPr>
              <w:t>Start Dates</w:t>
            </w:r>
          </w:p>
        </w:tc>
        <w:tc>
          <w:tcPr>
            <w:tcW w:w="1948" w:type="dxa"/>
            <w:tcBorders>
              <w:top w:val="single" w:sz="4" w:space="0" w:color="A6A6A6" w:themeColor="background1" w:themeShade="A6"/>
              <w:left w:val="single" w:sz="4" w:space="0" w:color="FFFFFF" w:themeColor="background1"/>
              <w:bottom w:val="single" w:sz="4" w:space="0" w:color="A6A6A6" w:themeColor="background1" w:themeShade="A6"/>
              <w:right w:val="single" w:sz="4" w:space="0" w:color="FFFFFF" w:themeColor="background1"/>
            </w:tcBorders>
            <w:shd w:val="clear" w:color="auto" w:fill="00B9BD" w:themeFill="accent1"/>
          </w:tcPr>
          <w:p w14:paraId="1CAA5E16" w14:textId="77777777" w:rsidR="00EF7242" w:rsidRPr="00816579" w:rsidRDefault="00EF7242" w:rsidP="00EF7242">
            <w:pPr>
              <w:spacing w:line="276" w:lineRule="auto"/>
              <w:contextualSpacing w:val="0"/>
              <w:rPr>
                <w:b/>
                <w:bCs/>
                <w:color w:val="FFFFFF" w:themeColor="background1"/>
                <w:lang w:val="en-GB"/>
              </w:rPr>
            </w:pPr>
            <w:r w:rsidRPr="00816579">
              <w:rPr>
                <w:b/>
                <w:bCs/>
                <w:color w:val="FFFFFF" w:themeColor="background1"/>
                <w:lang w:val="en-GB"/>
              </w:rPr>
              <w:t>End Dates</w:t>
            </w:r>
          </w:p>
        </w:tc>
        <w:tc>
          <w:tcPr>
            <w:tcW w:w="1949" w:type="dxa"/>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00B9BD" w:themeFill="accent1"/>
          </w:tcPr>
          <w:p w14:paraId="4EE821DF" w14:textId="26D8FA5A" w:rsidR="00EF7242" w:rsidRPr="00816579" w:rsidRDefault="00EF7242" w:rsidP="00EF7242">
            <w:pPr>
              <w:spacing w:line="276" w:lineRule="auto"/>
              <w:contextualSpacing w:val="0"/>
              <w:rPr>
                <w:b/>
                <w:bCs/>
                <w:color w:val="FFFFFF" w:themeColor="background1"/>
                <w:lang w:val="en-GB"/>
              </w:rPr>
            </w:pPr>
            <w:r>
              <w:rPr>
                <w:b/>
                <w:bCs/>
                <w:color w:val="FFFFFF" w:themeColor="background1"/>
                <w:lang w:val="en-GB"/>
              </w:rPr>
              <w:t>Unit</w:t>
            </w:r>
          </w:p>
        </w:tc>
        <w:tc>
          <w:tcPr>
            <w:tcW w:w="1948" w:type="dxa"/>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00B9BD" w:themeFill="accent1"/>
          </w:tcPr>
          <w:p w14:paraId="3A684479" w14:textId="0B91461E" w:rsidR="00EF7242" w:rsidRPr="00816579" w:rsidRDefault="00EF7242" w:rsidP="00EF7242">
            <w:pPr>
              <w:spacing w:line="276" w:lineRule="auto"/>
              <w:contextualSpacing w:val="0"/>
              <w:jc w:val="center"/>
              <w:rPr>
                <w:b/>
                <w:bCs/>
                <w:color w:val="FFFFFF" w:themeColor="background1"/>
                <w:lang w:val="en-GB"/>
              </w:rPr>
            </w:pPr>
            <w:r w:rsidRPr="00816579">
              <w:rPr>
                <w:b/>
                <w:bCs/>
                <w:color w:val="FFFFFF" w:themeColor="background1"/>
                <w:lang w:val="en-GB"/>
              </w:rPr>
              <w:t xml:space="preserve">Product </w:t>
            </w:r>
            <w:r>
              <w:rPr>
                <w:b/>
                <w:bCs/>
                <w:color w:val="FFFFFF" w:themeColor="background1"/>
                <w:lang w:val="en-GB"/>
              </w:rPr>
              <w:t>VERs</w:t>
            </w:r>
          </w:p>
        </w:tc>
        <w:tc>
          <w:tcPr>
            <w:tcW w:w="1949" w:type="dxa"/>
            <w:tcBorders>
              <w:top w:val="single" w:sz="4" w:space="0" w:color="FFFFFF" w:themeColor="background1"/>
              <w:left w:val="single" w:sz="4" w:space="0" w:color="FFFFFF" w:themeColor="background1"/>
              <w:bottom w:val="single" w:sz="4" w:space="0" w:color="A6A6A6" w:themeColor="background1" w:themeShade="A6"/>
              <w:right w:val="single" w:sz="4" w:space="0" w:color="A6A6A6" w:themeColor="background1" w:themeShade="A6"/>
            </w:tcBorders>
            <w:shd w:val="clear" w:color="auto" w:fill="00B9BD" w:themeFill="accent1"/>
          </w:tcPr>
          <w:p w14:paraId="4D17B557" w14:textId="0B98CAAA" w:rsidR="00EF7242" w:rsidRPr="00816579" w:rsidRDefault="00EF7242" w:rsidP="00EF7242">
            <w:pPr>
              <w:spacing w:line="276" w:lineRule="auto"/>
              <w:contextualSpacing w:val="0"/>
              <w:rPr>
                <w:b/>
                <w:bCs/>
                <w:color w:val="FFFFFF" w:themeColor="background1"/>
                <w:lang w:val="en-GB"/>
              </w:rPr>
            </w:pPr>
            <w:proofErr w:type="spellStart"/>
            <w:r>
              <w:rPr>
                <w:b/>
                <w:bCs/>
                <w:color w:val="FFFFFF" w:themeColor="background1"/>
                <w:lang w:val="en-GB"/>
              </w:rPr>
              <w:t>aDALY</w:t>
            </w:r>
            <w:proofErr w:type="spellEnd"/>
          </w:p>
        </w:tc>
      </w:tr>
      <w:tr w:rsidR="00EF7242" w:rsidRPr="00A80870" w14:paraId="40A9A074" w14:textId="77777777" w:rsidTr="00816579">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C5CBF4" w14:textId="77777777" w:rsidR="00EF7242" w:rsidRPr="00A80870" w:rsidRDefault="00EF7242" w:rsidP="00EF7242">
            <w:pPr>
              <w:spacing w:line="276" w:lineRule="auto"/>
              <w:contextualSpacing w:val="0"/>
              <w:rPr>
                <w:color w:val="auto"/>
                <w:lang w:val="en-GB"/>
              </w:rPr>
            </w:pPr>
            <w:r>
              <w:rPr>
                <w:color w:val="auto"/>
                <w:lang w:val="en-GB"/>
              </w:rPr>
              <w:t>0</w:t>
            </w:r>
            <w:r w:rsidRPr="00A80870">
              <w:rPr>
                <w:color w:val="auto"/>
                <w:lang w:val="en-GB"/>
              </w:rPr>
              <w:t>4/11/2018</w:t>
            </w:r>
          </w:p>
        </w:tc>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2E3997" w14:textId="77777777" w:rsidR="00EF7242" w:rsidRPr="00A80870" w:rsidRDefault="00EF7242" w:rsidP="00EF7242">
            <w:pPr>
              <w:spacing w:line="276" w:lineRule="auto"/>
              <w:contextualSpacing w:val="0"/>
              <w:rPr>
                <w:color w:val="auto"/>
                <w:lang w:val="en-GB"/>
              </w:rPr>
            </w:pPr>
            <w:r w:rsidRPr="00A80870">
              <w:rPr>
                <w:color w:val="auto"/>
                <w:lang w:val="en-GB"/>
              </w:rPr>
              <w:t>31/12/2018</w:t>
            </w:r>
          </w:p>
        </w:tc>
        <w:tc>
          <w:tcPr>
            <w:tcW w:w="19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264298E" w14:textId="4F306E6F" w:rsidR="00EF7242" w:rsidRPr="00A80870" w:rsidRDefault="00EF7242" w:rsidP="00EF7242">
            <w:pPr>
              <w:spacing w:line="276" w:lineRule="auto"/>
              <w:contextualSpacing w:val="0"/>
              <w:jc w:val="center"/>
              <w:rPr>
                <w:color w:val="auto"/>
                <w:lang w:val="en-GB"/>
              </w:rPr>
            </w:pPr>
            <w:r>
              <w:rPr>
                <w:color w:val="auto"/>
                <w:lang w:val="en-GB"/>
              </w:rPr>
              <w:t xml:space="preserve">Tons </w:t>
            </w:r>
          </w:p>
        </w:tc>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9ADBF1" w14:textId="3C2D235A" w:rsidR="00EF7242" w:rsidRPr="00A80870" w:rsidRDefault="00EF7242" w:rsidP="00EF7242">
            <w:pPr>
              <w:spacing w:line="276" w:lineRule="auto"/>
              <w:contextualSpacing w:val="0"/>
              <w:rPr>
                <w:color w:val="auto"/>
                <w:lang w:val="en-GB"/>
              </w:rPr>
            </w:pPr>
            <w:r>
              <w:rPr>
                <w:lang w:val="en-GB"/>
              </w:rPr>
              <w:t>71</w:t>
            </w:r>
          </w:p>
        </w:tc>
        <w:tc>
          <w:tcPr>
            <w:tcW w:w="19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AF47E99" w14:textId="77777777" w:rsidR="00EF7242" w:rsidRPr="00A80870" w:rsidRDefault="00EF7242" w:rsidP="00EF7242">
            <w:pPr>
              <w:spacing w:line="276" w:lineRule="auto"/>
              <w:contextualSpacing w:val="0"/>
              <w:rPr>
                <w:color w:val="auto"/>
                <w:lang w:val="en-GB"/>
              </w:rPr>
            </w:pPr>
          </w:p>
        </w:tc>
      </w:tr>
      <w:tr w:rsidR="00EF7242" w:rsidRPr="00A80870" w14:paraId="2F6281EF" w14:textId="77777777" w:rsidTr="00816579">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67D5922" w14:textId="77777777" w:rsidR="00EF7242" w:rsidRPr="00A80870" w:rsidRDefault="00EF7242" w:rsidP="00EF7242">
            <w:pPr>
              <w:spacing w:line="276" w:lineRule="auto"/>
              <w:contextualSpacing w:val="0"/>
              <w:rPr>
                <w:color w:val="auto"/>
                <w:lang w:val="en-GB"/>
              </w:rPr>
            </w:pPr>
            <w:r w:rsidRPr="00A80870">
              <w:rPr>
                <w:color w:val="auto"/>
                <w:lang w:val="en-GB"/>
              </w:rPr>
              <w:t>01/01/2019</w:t>
            </w:r>
          </w:p>
        </w:tc>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D142C5" w14:textId="77777777" w:rsidR="00EF7242" w:rsidRPr="00A80870" w:rsidRDefault="00EF7242" w:rsidP="00EF7242">
            <w:pPr>
              <w:spacing w:line="276" w:lineRule="auto"/>
              <w:contextualSpacing w:val="0"/>
              <w:rPr>
                <w:color w:val="auto"/>
                <w:lang w:val="en-GB"/>
              </w:rPr>
            </w:pPr>
            <w:r w:rsidRPr="00A80870">
              <w:rPr>
                <w:color w:val="auto"/>
                <w:lang w:val="en-GB"/>
              </w:rPr>
              <w:t>31/12/2019</w:t>
            </w:r>
          </w:p>
        </w:tc>
        <w:tc>
          <w:tcPr>
            <w:tcW w:w="19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FB5C1A" w14:textId="2E37A1E3" w:rsidR="00EF7242" w:rsidRPr="00A80870" w:rsidRDefault="00EF7242" w:rsidP="00EF7242">
            <w:pPr>
              <w:spacing w:line="276" w:lineRule="auto"/>
              <w:contextualSpacing w:val="0"/>
              <w:jc w:val="center"/>
              <w:rPr>
                <w:color w:val="auto"/>
                <w:lang w:val="en-GB"/>
              </w:rPr>
            </w:pPr>
            <w:r>
              <w:rPr>
                <w:lang w:val="en-GB"/>
              </w:rPr>
              <w:t>Tons</w:t>
            </w:r>
          </w:p>
        </w:tc>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D0937CC" w14:textId="190807AF" w:rsidR="00EF7242" w:rsidRPr="00A80870" w:rsidRDefault="00EF7242" w:rsidP="00EF7242">
            <w:pPr>
              <w:spacing w:line="276" w:lineRule="auto"/>
              <w:contextualSpacing w:val="0"/>
              <w:rPr>
                <w:color w:val="auto"/>
                <w:lang w:val="en-GB"/>
              </w:rPr>
            </w:pPr>
            <w:r>
              <w:rPr>
                <w:color w:val="auto"/>
                <w:lang w:val="en-GB"/>
              </w:rPr>
              <w:t>7,95</w:t>
            </w:r>
            <w:r w:rsidR="00CD3127">
              <w:rPr>
                <w:color w:val="auto"/>
                <w:lang w:val="en-GB"/>
              </w:rPr>
              <w:t>3</w:t>
            </w:r>
          </w:p>
        </w:tc>
        <w:tc>
          <w:tcPr>
            <w:tcW w:w="19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5AE6B99" w14:textId="77777777" w:rsidR="00EF7242" w:rsidRPr="00A80870" w:rsidRDefault="00EF7242" w:rsidP="00EF7242">
            <w:pPr>
              <w:spacing w:line="276" w:lineRule="auto"/>
              <w:contextualSpacing w:val="0"/>
              <w:rPr>
                <w:color w:val="auto"/>
                <w:lang w:val="en-GB"/>
              </w:rPr>
            </w:pPr>
          </w:p>
        </w:tc>
      </w:tr>
      <w:tr w:rsidR="00EF7242" w:rsidRPr="00A80870" w14:paraId="5BE81DFA" w14:textId="77777777" w:rsidTr="00816579">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1F6DE3" w14:textId="77777777" w:rsidR="00EF7242" w:rsidRPr="00A80870" w:rsidRDefault="00EF7242" w:rsidP="00EF7242">
            <w:pPr>
              <w:spacing w:line="276" w:lineRule="auto"/>
              <w:contextualSpacing w:val="0"/>
              <w:rPr>
                <w:color w:val="auto"/>
                <w:lang w:val="en-GB"/>
              </w:rPr>
            </w:pPr>
            <w:r w:rsidRPr="00A80870">
              <w:rPr>
                <w:color w:val="auto"/>
                <w:lang w:val="en-GB"/>
              </w:rPr>
              <w:t>01/01/2020</w:t>
            </w:r>
          </w:p>
        </w:tc>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DC782EB" w14:textId="77777777" w:rsidR="00EF7242" w:rsidRPr="00A80870" w:rsidRDefault="00EF7242" w:rsidP="00EF7242">
            <w:pPr>
              <w:spacing w:line="276" w:lineRule="auto"/>
              <w:contextualSpacing w:val="0"/>
              <w:rPr>
                <w:color w:val="auto"/>
                <w:lang w:val="en-GB"/>
              </w:rPr>
            </w:pPr>
            <w:r w:rsidRPr="00A80870">
              <w:rPr>
                <w:color w:val="auto"/>
                <w:lang w:val="en-GB"/>
              </w:rPr>
              <w:t>31/12/2020</w:t>
            </w:r>
          </w:p>
        </w:tc>
        <w:tc>
          <w:tcPr>
            <w:tcW w:w="19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F6491D" w14:textId="03BDE5AC" w:rsidR="00EF7242" w:rsidRPr="00A80870" w:rsidRDefault="00EF7242" w:rsidP="00EF7242">
            <w:pPr>
              <w:spacing w:line="276" w:lineRule="auto"/>
              <w:contextualSpacing w:val="0"/>
              <w:jc w:val="center"/>
              <w:rPr>
                <w:color w:val="auto"/>
                <w:lang w:val="en-GB"/>
              </w:rPr>
            </w:pPr>
            <w:r>
              <w:rPr>
                <w:color w:val="auto"/>
                <w:lang w:val="en-GB"/>
              </w:rPr>
              <w:t>Tons</w:t>
            </w:r>
          </w:p>
        </w:tc>
        <w:tc>
          <w:tcPr>
            <w:tcW w:w="19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5FABEA" w14:textId="6CC29FA1" w:rsidR="00EF7242" w:rsidRPr="00A80870" w:rsidRDefault="00CD3127" w:rsidP="00EF7242">
            <w:pPr>
              <w:spacing w:line="276" w:lineRule="auto"/>
              <w:contextualSpacing w:val="0"/>
              <w:rPr>
                <w:color w:val="auto"/>
                <w:lang w:val="en-GB"/>
              </w:rPr>
            </w:pPr>
            <w:r>
              <w:t>7</w:t>
            </w:r>
            <w:r w:rsidR="00EF7242">
              <w:t>,</w:t>
            </w:r>
            <w:r>
              <w:t>997</w:t>
            </w:r>
          </w:p>
        </w:tc>
        <w:tc>
          <w:tcPr>
            <w:tcW w:w="19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52E355" w14:textId="77777777" w:rsidR="00EF7242" w:rsidRPr="00A80870" w:rsidRDefault="00EF7242" w:rsidP="00EF7242">
            <w:pPr>
              <w:spacing w:line="276" w:lineRule="auto"/>
              <w:contextualSpacing w:val="0"/>
              <w:rPr>
                <w:color w:val="auto"/>
                <w:lang w:val="en-GB"/>
              </w:rPr>
            </w:pPr>
          </w:p>
        </w:tc>
      </w:tr>
    </w:tbl>
    <w:p w14:paraId="72D2E173" w14:textId="3EE0C260" w:rsidR="00816579" w:rsidRDefault="00EF7242" w:rsidP="00EF7242">
      <w:pPr>
        <w:spacing w:line="276" w:lineRule="auto"/>
        <w:contextualSpacing w:val="0"/>
        <w:rPr>
          <w:lang w:val="en-GB"/>
        </w:rPr>
      </w:pPr>
      <w:r>
        <w:t xml:space="preserve">Emissions reduction from the project activity after adjustment, taken from Linked BE PE and ER tables for MR 2018 to 2020; </w:t>
      </w:r>
      <w:r w:rsidRPr="00EF7242">
        <w:rPr>
          <w:lang w:val="en-GB"/>
        </w:rPr>
        <w:t>Formula: ER = (BE - PE - LE) * (1 - r)</w:t>
      </w:r>
      <w:r w:rsidRPr="00EF7242">
        <w:rPr>
          <w:lang w:val="en-GB"/>
        </w:rPr>
        <w:tab/>
      </w:r>
      <w:r>
        <w:rPr>
          <w:lang w:val="en-GB"/>
        </w:rPr>
        <w:t xml:space="preserve">; </w:t>
      </w:r>
      <w:r w:rsidRPr="00EF7242">
        <w:rPr>
          <w:lang w:val="en-GB"/>
        </w:rPr>
        <w:t>Source: Tables 32, 42, 44, 45</w:t>
      </w:r>
      <w:r w:rsidRPr="00EF7242">
        <w:rPr>
          <w:lang w:val="en-GB"/>
        </w:rPr>
        <w:tab/>
      </w:r>
    </w:p>
    <w:p w14:paraId="1F1FEC9E" w14:textId="77777777" w:rsidR="00B63BF7" w:rsidRDefault="00B63BF7">
      <w:pPr>
        <w:spacing w:line="276" w:lineRule="auto"/>
        <w:contextualSpacing w:val="0"/>
        <w:rPr>
          <w:rFonts w:asciiTheme="majorHAnsi" w:eastAsia="Times New Roman" w:hAnsiTheme="majorHAnsi" w:cs="Arial"/>
          <w:color w:val="auto"/>
          <w:sz w:val="28"/>
          <w:szCs w:val="22"/>
          <w:lang w:val="en-GB" w:eastAsia="en-GB"/>
          <w14:cntxtAlts w14:val="0"/>
        </w:rPr>
      </w:pPr>
      <w:bookmarkStart w:id="4" w:name="_Ref49860651"/>
      <w:r>
        <w:br w:type="page"/>
      </w:r>
    </w:p>
    <w:p w14:paraId="26C53C59" w14:textId="77777777" w:rsidR="00816579" w:rsidRPr="00565D0D" w:rsidRDefault="00816579" w:rsidP="00900CE6">
      <w:pPr>
        <w:pStyle w:val="SectionTitle"/>
        <w:numPr>
          <w:ilvl w:val="0"/>
          <w:numId w:val="43"/>
        </w:numPr>
        <w:tabs>
          <w:tab w:val="clear" w:pos="2835"/>
          <w:tab w:val="num" w:pos="2268"/>
        </w:tabs>
        <w:ind w:left="0" w:firstLine="0"/>
      </w:pPr>
      <w:r w:rsidRPr="00565D0D">
        <w:lastRenderedPageBreak/>
        <w:t>DESCRIPTION OF PROJECT</w:t>
      </w:r>
      <w:bookmarkEnd w:id="4"/>
    </w:p>
    <w:p w14:paraId="77A8D8BA" w14:textId="77777777" w:rsidR="001B6C35" w:rsidRPr="006F1527" w:rsidRDefault="00FB03A2" w:rsidP="00FB03A2">
      <w:pPr>
        <w:pStyle w:val="SectionTitle"/>
        <w:spacing w:before="0" w:after="200" w:line="240" w:lineRule="auto"/>
        <w:rPr>
          <w:b/>
          <w:sz w:val="22"/>
          <w:u w:val="single"/>
        </w:rPr>
      </w:pPr>
      <w:bookmarkStart w:id="5" w:name="_Toc40962734"/>
      <w:r w:rsidRPr="0097113A">
        <w:rPr>
          <w:b/>
          <w:sz w:val="22"/>
          <w:u w:val="single"/>
        </w:rPr>
        <w:t>A.1.</w:t>
      </w:r>
      <w:r w:rsidRPr="0097113A">
        <w:rPr>
          <w:b/>
          <w:sz w:val="22"/>
          <w:u w:val="single"/>
        </w:rPr>
        <w:tab/>
      </w:r>
      <w:r w:rsidR="001B6C35" w:rsidRPr="006F1527">
        <w:rPr>
          <w:b/>
          <w:sz w:val="22"/>
          <w:u w:val="single"/>
        </w:rPr>
        <w:t>General description of project</w:t>
      </w:r>
      <w:bookmarkEnd w:id="5"/>
      <w:r w:rsidR="001B6C35" w:rsidRPr="006F1527">
        <w:rPr>
          <w:b/>
          <w:sz w:val="22"/>
          <w:u w:val="single"/>
        </w:rPr>
        <w:t xml:space="preserve"> </w:t>
      </w:r>
    </w:p>
    <w:p w14:paraId="238F52D4" w14:textId="5B67D31A" w:rsidR="00FC63E8" w:rsidRPr="00AE4777" w:rsidRDefault="00FC63E8" w:rsidP="00900DC1">
      <w:pPr>
        <w:rPr>
          <w:color w:val="auto"/>
          <w:szCs w:val="22"/>
        </w:rPr>
      </w:pPr>
      <w:r w:rsidRPr="00AE4777">
        <w:rPr>
          <w:color w:val="auto"/>
          <w:szCs w:val="22"/>
        </w:rPr>
        <w:t xml:space="preserve">The project involves the implementation of a municipal solid waste processing unit in </w:t>
      </w:r>
      <w:proofErr w:type="spellStart"/>
      <w:r w:rsidRPr="00AE4777">
        <w:rPr>
          <w:color w:val="auto"/>
          <w:szCs w:val="22"/>
        </w:rPr>
        <w:t>Temesi</w:t>
      </w:r>
      <w:proofErr w:type="spellEnd"/>
      <w:r w:rsidRPr="00AE4777">
        <w:rPr>
          <w:color w:val="auto"/>
          <w:szCs w:val="22"/>
        </w:rPr>
        <w:t xml:space="preserve">, </w:t>
      </w:r>
      <w:proofErr w:type="spellStart"/>
      <w:r w:rsidRPr="00AE4777">
        <w:rPr>
          <w:color w:val="auto"/>
          <w:szCs w:val="22"/>
        </w:rPr>
        <w:t>Gianyar</w:t>
      </w:r>
      <w:proofErr w:type="spellEnd"/>
      <w:r w:rsidRPr="00AE4777">
        <w:rPr>
          <w:color w:val="auto"/>
          <w:szCs w:val="22"/>
        </w:rPr>
        <w:t xml:space="preserve"> Region, Bali Province, Indonesia. A further objective is creating a large-scale model for waste processing in Indonesia. However, the facility with a capacity of 50 tons waste per day can process only a fraction of the waste created in the </w:t>
      </w:r>
      <w:proofErr w:type="spellStart"/>
      <w:r w:rsidRPr="00AE4777">
        <w:rPr>
          <w:color w:val="auto"/>
          <w:szCs w:val="22"/>
        </w:rPr>
        <w:t>Gianyar</w:t>
      </w:r>
      <w:proofErr w:type="spellEnd"/>
      <w:r w:rsidRPr="00AE4777">
        <w:rPr>
          <w:color w:val="auto"/>
          <w:szCs w:val="22"/>
        </w:rPr>
        <w:t xml:space="preserve"> region. The waste is processed th</w:t>
      </w:r>
      <w:r w:rsidR="00C05118">
        <w:rPr>
          <w:color w:val="auto"/>
          <w:szCs w:val="22"/>
        </w:rPr>
        <w:t>rough composting method and it wa</w:t>
      </w:r>
      <w:r w:rsidRPr="00AE4777">
        <w:rPr>
          <w:color w:val="auto"/>
          <w:szCs w:val="22"/>
        </w:rPr>
        <w:t>s implemented in the two phases:</w:t>
      </w:r>
    </w:p>
    <w:p w14:paraId="4C696136" w14:textId="77777777" w:rsidR="00FC63E8" w:rsidRPr="00151CC2" w:rsidRDefault="00FC63E8" w:rsidP="00612EAE">
      <w:pPr>
        <w:pStyle w:val="ListParagraph"/>
        <w:numPr>
          <w:ilvl w:val="0"/>
          <w:numId w:val="23"/>
        </w:numPr>
        <w:autoSpaceDE w:val="0"/>
        <w:autoSpaceDN w:val="0"/>
        <w:adjustRightInd w:val="0"/>
        <w:spacing w:after="0"/>
        <w:ind w:left="709"/>
        <w:contextualSpacing w:val="0"/>
        <w:rPr>
          <w:rFonts w:cs="Arial"/>
          <w:color w:val="auto"/>
          <w:szCs w:val="22"/>
          <w:lang w:eastAsia="en-IN"/>
        </w:rPr>
      </w:pPr>
      <w:r w:rsidRPr="00151CC2">
        <w:rPr>
          <w:rFonts w:cs="Arial"/>
          <w:color w:val="auto"/>
          <w:szCs w:val="22"/>
          <w:lang w:eastAsia="en-IN"/>
        </w:rPr>
        <w:t>1</w:t>
      </w:r>
      <w:r w:rsidRPr="00151CC2">
        <w:rPr>
          <w:rFonts w:cs="Arial"/>
          <w:color w:val="auto"/>
          <w:szCs w:val="22"/>
          <w:vertAlign w:val="superscript"/>
          <w:lang w:eastAsia="en-IN"/>
        </w:rPr>
        <w:t>st</w:t>
      </w:r>
      <w:r w:rsidRPr="00151CC2">
        <w:rPr>
          <w:rFonts w:cs="Arial"/>
          <w:color w:val="auto"/>
          <w:szCs w:val="22"/>
          <w:lang w:eastAsia="en-IN"/>
        </w:rPr>
        <w:t xml:space="preserve"> Phase: A 2340 m</w:t>
      </w:r>
      <w:r w:rsidRPr="00151CC2">
        <w:rPr>
          <w:rFonts w:cs="Arial"/>
          <w:color w:val="auto"/>
          <w:szCs w:val="22"/>
          <w:vertAlign w:val="superscript"/>
          <w:lang w:eastAsia="en-IN"/>
        </w:rPr>
        <w:t>2</w:t>
      </w:r>
      <w:r w:rsidRPr="00151CC2">
        <w:rPr>
          <w:rFonts w:cs="Arial"/>
          <w:color w:val="auto"/>
          <w:szCs w:val="22"/>
          <w:lang w:eastAsia="en-IN"/>
        </w:rPr>
        <w:t xml:space="preserve"> covered processing area with a capacity of maximum 30 tons waste per day- Commissioned on May 2008.</w:t>
      </w:r>
    </w:p>
    <w:p w14:paraId="01C3386D" w14:textId="77777777" w:rsidR="00FC63E8" w:rsidRPr="00151CC2" w:rsidRDefault="00FC63E8" w:rsidP="00612EAE">
      <w:pPr>
        <w:pStyle w:val="ListParagraph"/>
        <w:numPr>
          <w:ilvl w:val="0"/>
          <w:numId w:val="23"/>
        </w:numPr>
        <w:autoSpaceDE w:val="0"/>
        <w:autoSpaceDN w:val="0"/>
        <w:adjustRightInd w:val="0"/>
        <w:ind w:left="709" w:hanging="357"/>
        <w:contextualSpacing w:val="0"/>
        <w:rPr>
          <w:color w:val="auto"/>
          <w:szCs w:val="22"/>
        </w:rPr>
      </w:pPr>
      <w:r w:rsidRPr="00151CC2">
        <w:rPr>
          <w:rFonts w:cs="Arial"/>
          <w:color w:val="auto"/>
          <w:szCs w:val="22"/>
          <w:lang w:eastAsia="en-IN"/>
        </w:rPr>
        <w:t>2</w:t>
      </w:r>
      <w:r w:rsidRPr="00151CC2">
        <w:rPr>
          <w:rFonts w:cs="Arial"/>
          <w:color w:val="auto"/>
          <w:szCs w:val="22"/>
          <w:vertAlign w:val="superscript"/>
          <w:lang w:eastAsia="en-IN"/>
        </w:rPr>
        <w:t>nd</w:t>
      </w:r>
      <w:r w:rsidRPr="00151CC2">
        <w:rPr>
          <w:rFonts w:cs="Arial"/>
          <w:color w:val="auto"/>
          <w:szCs w:val="22"/>
          <w:lang w:eastAsia="en-IN"/>
        </w:rPr>
        <w:t xml:space="preserve"> Phase: A 2400 m</w:t>
      </w:r>
      <w:r w:rsidRPr="00151CC2">
        <w:rPr>
          <w:rFonts w:cs="Arial"/>
          <w:color w:val="auto"/>
          <w:szCs w:val="22"/>
          <w:vertAlign w:val="superscript"/>
          <w:lang w:eastAsia="en-IN"/>
        </w:rPr>
        <w:t>2</w:t>
      </w:r>
      <w:r w:rsidRPr="00151CC2">
        <w:rPr>
          <w:rFonts w:cs="Arial"/>
          <w:color w:val="auto"/>
          <w:szCs w:val="22"/>
          <w:lang w:eastAsia="en-IN"/>
        </w:rPr>
        <w:t xml:space="preserve"> extension to 4740 m</w:t>
      </w:r>
      <w:r w:rsidRPr="00151CC2">
        <w:rPr>
          <w:rFonts w:cs="Arial"/>
          <w:color w:val="auto"/>
          <w:szCs w:val="22"/>
          <w:vertAlign w:val="superscript"/>
          <w:lang w:eastAsia="en-IN"/>
        </w:rPr>
        <w:t>2</w:t>
      </w:r>
      <w:r w:rsidRPr="00151CC2">
        <w:rPr>
          <w:rFonts w:cs="Arial"/>
          <w:color w:val="auto"/>
          <w:szCs w:val="22"/>
          <w:lang w:eastAsia="en-IN"/>
        </w:rPr>
        <w:t xml:space="preserve"> for a final capacity of up to 50 tons waste per day-Commissioned January 2010.</w:t>
      </w:r>
    </w:p>
    <w:p w14:paraId="39585EFA" w14:textId="77777777" w:rsidR="00FC63E8" w:rsidRDefault="00FC63E8" w:rsidP="001561C6">
      <w:pPr>
        <w:pStyle w:val="SDMPDDPoASubSection1"/>
        <w:keepNext w:val="0"/>
        <w:keepLines w:val="0"/>
        <w:tabs>
          <w:tab w:val="clear" w:pos="1474"/>
        </w:tabs>
        <w:suppressAutoHyphens w:val="0"/>
        <w:spacing w:before="0" w:after="200" w:line="360" w:lineRule="auto"/>
        <w:jc w:val="left"/>
        <w:rPr>
          <w:rFonts w:ascii="Verdana" w:hAnsi="Verdana"/>
          <w:b w:val="0"/>
          <w:szCs w:val="22"/>
        </w:rPr>
      </w:pPr>
      <w:r w:rsidRPr="008C52B1">
        <w:rPr>
          <w:rFonts w:ascii="Verdana" w:hAnsi="Verdana"/>
          <w:b w:val="0"/>
          <w:szCs w:val="22"/>
        </w:rPr>
        <w:t xml:space="preserve">As a first activity of composting, the waste separation is done by hand. The composting is equipped with air supply with the help of centrifugal blowers to assure the aerobic conditions. The waste is turned </w:t>
      </w:r>
      <w:r w:rsidR="00C05118">
        <w:rPr>
          <w:rFonts w:ascii="Verdana" w:hAnsi="Verdana"/>
          <w:b w:val="0"/>
          <w:szCs w:val="22"/>
        </w:rPr>
        <w:t xml:space="preserve">about </w:t>
      </w:r>
      <w:r w:rsidRPr="008C52B1">
        <w:rPr>
          <w:rFonts w:ascii="Verdana" w:hAnsi="Verdana"/>
          <w:b w:val="0"/>
          <w:szCs w:val="22"/>
        </w:rPr>
        <w:t>every two weeks to loosen the material and free a</w:t>
      </w:r>
      <w:r w:rsidR="00C05118">
        <w:rPr>
          <w:rFonts w:ascii="Verdana" w:hAnsi="Verdana"/>
          <w:b w:val="0"/>
          <w:szCs w:val="22"/>
        </w:rPr>
        <w:t>ir supply. After the initial de</w:t>
      </w:r>
      <w:r w:rsidRPr="008C52B1">
        <w:rPr>
          <w:rFonts w:ascii="Verdana" w:hAnsi="Verdana"/>
          <w:b w:val="0"/>
          <w:szCs w:val="22"/>
        </w:rPr>
        <w:t xml:space="preserve">composition, the raw compost is sieved to separate fine compost and coarse materials. The fine compost is further aerated to </w:t>
      </w:r>
      <w:r w:rsidR="0021113C">
        <w:rPr>
          <w:rFonts w:ascii="Verdana" w:hAnsi="Verdana"/>
          <w:b w:val="0"/>
          <w:szCs w:val="22"/>
        </w:rPr>
        <w:t>get the finished compost. T</w:t>
      </w:r>
      <w:r w:rsidRPr="008C52B1">
        <w:rPr>
          <w:rFonts w:ascii="Verdana" w:hAnsi="Verdana"/>
          <w:b w:val="0"/>
          <w:szCs w:val="22"/>
        </w:rPr>
        <w:t xml:space="preserve">he coarse material is sent back to the incoming organic waste for further </w:t>
      </w:r>
      <w:r w:rsidRPr="0021113C">
        <w:rPr>
          <w:rFonts w:asciiTheme="minorHAnsi" w:hAnsiTheme="minorHAnsi"/>
          <w:b w:val="0"/>
          <w:szCs w:val="22"/>
        </w:rPr>
        <w:t>decomposition</w:t>
      </w:r>
      <w:r w:rsidR="0021113C" w:rsidRPr="0021113C">
        <w:rPr>
          <w:rFonts w:asciiTheme="minorHAnsi" w:hAnsiTheme="minorHAnsi"/>
          <w:b w:val="0"/>
          <w:szCs w:val="22"/>
        </w:rPr>
        <w:t xml:space="preserve"> </w:t>
      </w:r>
      <w:r w:rsidR="0021113C" w:rsidRPr="0021113C">
        <w:rPr>
          <w:rFonts w:asciiTheme="minorHAnsi" w:hAnsiTheme="minorHAnsi"/>
          <w:b w:val="0"/>
        </w:rPr>
        <w:t>or treated separately for continued decomposition</w:t>
      </w:r>
      <w:r w:rsidRPr="0021113C">
        <w:rPr>
          <w:rFonts w:asciiTheme="minorHAnsi" w:hAnsiTheme="minorHAnsi"/>
          <w:b w:val="0"/>
          <w:szCs w:val="22"/>
        </w:rPr>
        <w:t xml:space="preserve">. </w:t>
      </w:r>
      <w:r w:rsidR="00785A71" w:rsidRPr="0021113C">
        <w:rPr>
          <w:rFonts w:asciiTheme="minorHAnsi" w:hAnsiTheme="minorHAnsi"/>
          <w:b w:val="0"/>
        </w:rPr>
        <w:t>Depending on demand, the sieved raw</w:t>
      </w:r>
      <w:r w:rsidR="00785A71" w:rsidRPr="008C52B1">
        <w:rPr>
          <w:rFonts w:ascii="Verdana" w:hAnsi="Verdana"/>
          <w:b w:val="0"/>
        </w:rPr>
        <w:t xml:space="preserve"> compost is sold exclusively for soil top-dressing applications or further cured to finished compost.</w:t>
      </w:r>
      <w:r w:rsidR="00785A71" w:rsidRPr="008C52B1">
        <w:rPr>
          <w:rFonts w:ascii="Verdana" w:hAnsi="Verdana"/>
        </w:rPr>
        <w:t xml:space="preserve"> </w:t>
      </w:r>
      <w:r w:rsidRPr="008C52B1">
        <w:rPr>
          <w:rFonts w:ascii="Verdana" w:hAnsi="Verdana"/>
          <w:b w:val="0"/>
          <w:szCs w:val="22"/>
        </w:rPr>
        <w:t xml:space="preserve">The project activity maintains the oxygen level of at around 12% in the waste which is more than required of 6% to assure aerobic composting. </w:t>
      </w:r>
    </w:p>
    <w:p w14:paraId="0E406B33" w14:textId="77777777" w:rsidR="00FC63E8" w:rsidRPr="008C52B1" w:rsidRDefault="00FC63E8" w:rsidP="001561C6">
      <w:pPr>
        <w:pStyle w:val="SDMPDDPoASubSection1"/>
        <w:keepNext w:val="0"/>
        <w:keepLines w:val="0"/>
        <w:tabs>
          <w:tab w:val="clear" w:pos="1474"/>
        </w:tabs>
        <w:suppressAutoHyphens w:val="0"/>
        <w:spacing w:before="0" w:after="200" w:line="360" w:lineRule="auto"/>
        <w:jc w:val="left"/>
        <w:rPr>
          <w:rFonts w:ascii="Verdana" w:hAnsi="Verdana"/>
          <w:b w:val="0"/>
          <w:szCs w:val="22"/>
        </w:rPr>
      </w:pPr>
      <w:r w:rsidRPr="008C52B1">
        <w:rPr>
          <w:rFonts w:ascii="Verdana" w:hAnsi="Verdana"/>
          <w:b w:val="0"/>
          <w:szCs w:val="22"/>
        </w:rPr>
        <w:t>In the baseline condition, the waste would have dumped in the landfill which results in anaerobic decomposition and emits methane to atmosphere. Since, the project is aerobic decomposition of waste through composting, it avoids the generation of</w:t>
      </w:r>
      <w:r w:rsidR="00C05118">
        <w:rPr>
          <w:rFonts w:ascii="Verdana" w:hAnsi="Verdana"/>
          <w:b w:val="0"/>
          <w:szCs w:val="22"/>
        </w:rPr>
        <w:t xml:space="preserve"> methane. </w:t>
      </w:r>
      <w:r w:rsidRPr="008C52B1">
        <w:rPr>
          <w:rFonts w:ascii="Verdana" w:hAnsi="Verdana"/>
          <w:b w:val="0"/>
          <w:szCs w:val="22"/>
        </w:rPr>
        <w:t xml:space="preserve">Hence, the project avoids GHG emission. </w:t>
      </w:r>
    </w:p>
    <w:p w14:paraId="585D4DDB" w14:textId="77777777" w:rsidR="00FC63E8" w:rsidRPr="008C52B1" w:rsidRDefault="00FC63E8" w:rsidP="00900DC1">
      <w:pPr>
        <w:pStyle w:val="SDMPDDPoASubSection1"/>
        <w:keepNext w:val="0"/>
        <w:keepLines w:val="0"/>
        <w:tabs>
          <w:tab w:val="clear" w:pos="1474"/>
        </w:tabs>
        <w:suppressAutoHyphens w:val="0"/>
        <w:spacing w:before="0" w:line="360" w:lineRule="auto"/>
        <w:jc w:val="left"/>
        <w:rPr>
          <w:rFonts w:ascii="Verdana" w:hAnsi="Verdana"/>
          <w:b w:val="0"/>
          <w:szCs w:val="22"/>
        </w:rPr>
      </w:pPr>
      <w:r w:rsidRPr="008C52B1">
        <w:rPr>
          <w:rFonts w:ascii="Verdana" w:hAnsi="Verdana"/>
          <w:b w:val="0"/>
          <w:szCs w:val="22"/>
        </w:rPr>
        <w:t>The project is a registered CDM project and it has completed the CDM crediting period. The details of the CDM registration are given below:</w:t>
      </w:r>
    </w:p>
    <w:tbl>
      <w:tblPr>
        <w:tblStyle w:val="TableGrid"/>
        <w:tblW w:w="9789" w:type="dxa"/>
        <w:tblInd w:w="108" w:type="dxa"/>
        <w:tblLook w:val="04A0" w:firstRow="1" w:lastRow="0" w:firstColumn="1" w:lastColumn="0" w:noHBand="0" w:noVBand="1"/>
      </w:tblPr>
      <w:tblGrid>
        <w:gridCol w:w="4036"/>
        <w:gridCol w:w="5753"/>
      </w:tblGrid>
      <w:tr w:rsidR="002615B6" w:rsidRPr="008C52B1" w14:paraId="32B6A477" w14:textId="77777777" w:rsidTr="00BA3356">
        <w:trPr>
          <w:trHeight w:val="454"/>
        </w:trPr>
        <w:tc>
          <w:tcPr>
            <w:tcW w:w="4036" w:type="dxa"/>
          </w:tcPr>
          <w:p w14:paraId="0E80AB98" w14:textId="77777777" w:rsidR="00FC63E8" w:rsidRPr="008C52B1" w:rsidRDefault="00FC63E8" w:rsidP="00954C40">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CDM Project Title</w:t>
            </w:r>
          </w:p>
        </w:tc>
        <w:tc>
          <w:tcPr>
            <w:tcW w:w="5753" w:type="dxa"/>
          </w:tcPr>
          <w:p w14:paraId="7943A24F" w14:textId="77777777" w:rsidR="00FC63E8" w:rsidRPr="008C52B1" w:rsidRDefault="00FC63E8" w:rsidP="00954C40">
            <w:pPr>
              <w:pStyle w:val="SDMPDDPoASubSection1"/>
              <w:keepNext w:val="0"/>
              <w:keepLines w:val="0"/>
              <w:tabs>
                <w:tab w:val="clear" w:pos="1474"/>
              </w:tabs>
              <w:suppressAutoHyphens w:val="0"/>
              <w:spacing w:before="0" w:line="360" w:lineRule="auto"/>
              <w:rPr>
                <w:rFonts w:ascii="Verdana" w:hAnsi="Verdana"/>
                <w:b w:val="0"/>
                <w:szCs w:val="22"/>
              </w:rPr>
            </w:pPr>
            <w:proofErr w:type="spellStart"/>
            <w:r w:rsidRPr="008C52B1">
              <w:rPr>
                <w:rFonts w:ascii="Verdana" w:hAnsi="Verdana"/>
                <w:b w:val="0"/>
                <w:szCs w:val="22"/>
              </w:rPr>
              <w:t>Gianyar</w:t>
            </w:r>
            <w:proofErr w:type="spellEnd"/>
            <w:r w:rsidRPr="008C52B1">
              <w:rPr>
                <w:rFonts w:ascii="Verdana" w:hAnsi="Verdana"/>
                <w:b w:val="0"/>
                <w:szCs w:val="22"/>
              </w:rPr>
              <w:t xml:space="preserve"> Waste Recovery Project</w:t>
            </w:r>
          </w:p>
        </w:tc>
      </w:tr>
      <w:tr w:rsidR="002615B6" w:rsidRPr="008C52B1" w14:paraId="7B229057" w14:textId="77777777" w:rsidTr="00BA3356">
        <w:trPr>
          <w:trHeight w:val="466"/>
        </w:trPr>
        <w:tc>
          <w:tcPr>
            <w:tcW w:w="4036" w:type="dxa"/>
          </w:tcPr>
          <w:p w14:paraId="23D03523" w14:textId="77777777" w:rsidR="00FC63E8" w:rsidRPr="008C52B1" w:rsidRDefault="00FC63E8" w:rsidP="00954C40">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UNFCCC Reference no</w:t>
            </w:r>
          </w:p>
        </w:tc>
        <w:tc>
          <w:tcPr>
            <w:tcW w:w="5753" w:type="dxa"/>
          </w:tcPr>
          <w:p w14:paraId="05933345" w14:textId="77777777" w:rsidR="00FC63E8" w:rsidRPr="008C52B1" w:rsidRDefault="00FC63E8" w:rsidP="00954C40">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1885</w:t>
            </w:r>
          </w:p>
        </w:tc>
      </w:tr>
      <w:tr w:rsidR="002615B6" w:rsidRPr="008C52B1" w14:paraId="046067E4" w14:textId="77777777" w:rsidTr="00BA3356">
        <w:trPr>
          <w:trHeight w:val="466"/>
        </w:trPr>
        <w:tc>
          <w:tcPr>
            <w:tcW w:w="4036" w:type="dxa"/>
          </w:tcPr>
          <w:p w14:paraId="7808553C" w14:textId="77777777" w:rsidR="00FC63E8" w:rsidRPr="008C52B1" w:rsidRDefault="00FC63E8" w:rsidP="00954C40">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CDM Registration date</w:t>
            </w:r>
          </w:p>
        </w:tc>
        <w:tc>
          <w:tcPr>
            <w:tcW w:w="5753" w:type="dxa"/>
          </w:tcPr>
          <w:p w14:paraId="72BAD3E8" w14:textId="77777777" w:rsidR="00FC63E8" w:rsidRPr="008C52B1" w:rsidRDefault="00FC63E8" w:rsidP="00954C40">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04/11/2008</w:t>
            </w:r>
          </w:p>
        </w:tc>
      </w:tr>
      <w:tr w:rsidR="002615B6" w:rsidRPr="008C52B1" w14:paraId="7733952E" w14:textId="77777777" w:rsidTr="00BA3356">
        <w:trPr>
          <w:trHeight w:val="466"/>
        </w:trPr>
        <w:tc>
          <w:tcPr>
            <w:tcW w:w="4036" w:type="dxa"/>
          </w:tcPr>
          <w:p w14:paraId="017E4C01" w14:textId="77777777" w:rsidR="00FC63E8" w:rsidRPr="008C52B1" w:rsidRDefault="00FC63E8" w:rsidP="00954C40">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lastRenderedPageBreak/>
              <w:t xml:space="preserve">Crediting period </w:t>
            </w:r>
          </w:p>
        </w:tc>
        <w:tc>
          <w:tcPr>
            <w:tcW w:w="5753" w:type="dxa"/>
          </w:tcPr>
          <w:p w14:paraId="6536825A" w14:textId="77777777" w:rsidR="00FC63E8" w:rsidRPr="008C52B1" w:rsidRDefault="00FC63E8" w:rsidP="00954C40">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04/11/2008 – 03/11/2018</w:t>
            </w:r>
          </w:p>
        </w:tc>
      </w:tr>
      <w:tr w:rsidR="002615B6" w:rsidRPr="008C52B1" w14:paraId="3498ABFE" w14:textId="77777777" w:rsidTr="00BA3356">
        <w:trPr>
          <w:trHeight w:val="454"/>
        </w:trPr>
        <w:tc>
          <w:tcPr>
            <w:tcW w:w="4036" w:type="dxa"/>
          </w:tcPr>
          <w:p w14:paraId="10EEECE4" w14:textId="77777777" w:rsidR="00FC63E8" w:rsidRPr="008C52B1" w:rsidRDefault="00FC63E8" w:rsidP="00954C40">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 xml:space="preserve">CER issued until </w:t>
            </w:r>
          </w:p>
        </w:tc>
        <w:tc>
          <w:tcPr>
            <w:tcW w:w="5753" w:type="dxa"/>
          </w:tcPr>
          <w:p w14:paraId="39029EF3" w14:textId="77777777" w:rsidR="00FC63E8" w:rsidRPr="008C52B1" w:rsidRDefault="00FC63E8" w:rsidP="00954C40">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03/11/2018</w:t>
            </w:r>
          </w:p>
        </w:tc>
      </w:tr>
      <w:tr w:rsidR="002615B6" w:rsidRPr="008C52B1" w14:paraId="133DD342" w14:textId="77777777" w:rsidTr="00BA3356">
        <w:trPr>
          <w:trHeight w:val="883"/>
        </w:trPr>
        <w:tc>
          <w:tcPr>
            <w:tcW w:w="4036" w:type="dxa"/>
          </w:tcPr>
          <w:p w14:paraId="600AEF56" w14:textId="77777777" w:rsidR="00FC63E8" w:rsidRPr="008C52B1" w:rsidRDefault="00FC63E8" w:rsidP="00954C40">
            <w:pPr>
              <w:pStyle w:val="SDMPDDPoASubSection1"/>
              <w:keepNext w:val="0"/>
              <w:keepLines w:val="0"/>
              <w:tabs>
                <w:tab w:val="clear" w:pos="1474"/>
              </w:tabs>
              <w:suppressAutoHyphens w:val="0"/>
              <w:spacing w:before="0" w:line="360" w:lineRule="auto"/>
              <w:rPr>
                <w:rFonts w:ascii="Verdana" w:hAnsi="Verdana"/>
                <w:b w:val="0"/>
                <w:szCs w:val="22"/>
              </w:rPr>
            </w:pPr>
            <w:r w:rsidRPr="008C52B1">
              <w:rPr>
                <w:rFonts w:ascii="Verdana" w:hAnsi="Verdana"/>
                <w:b w:val="0"/>
                <w:szCs w:val="22"/>
              </w:rPr>
              <w:t>UNFCCC Link</w:t>
            </w:r>
          </w:p>
        </w:tc>
        <w:tc>
          <w:tcPr>
            <w:tcW w:w="5753" w:type="dxa"/>
          </w:tcPr>
          <w:p w14:paraId="1E8C9BB3" w14:textId="77777777" w:rsidR="00FC63E8" w:rsidRPr="008C52B1" w:rsidRDefault="009556BB" w:rsidP="00954C40">
            <w:pPr>
              <w:pStyle w:val="SDMPDDPoASubSection1"/>
              <w:keepNext w:val="0"/>
              <w:keepLines w:val="0"/>
              <w:tabs>
                <w:tab w:val="clear" w:pos="1474"/>
              </w:tabs>
              <w:suppressAutoHyphens w:val="0"/>
              <w:spacing w:before="0" w:line="360" w:lineRule="auto"/>
              <w:rPr>
                <w:rFonts w:ascii="Verdana" w:hAnsi="Verdana"/>
                <w:b w:val="0"/>
                <w:szCs w:val="22"/>
              </w:rPr>
            </w:pPr>
            <w:hyperlink r:id="rId9" w:history="1">
              <w:r w:rsidR="00FC63E8" w:rsidRPr="008C52B1">
                <w:rPr>
                  <w:rStyle w:val="Hyperlink"/>
                  <w:rFonts w:ascii="Verdana" w:hAnsi="Verdana"/>
                  <w:b w:val="0"/>
                  <w:color w:val="auto"/>
                  <w:szCs w:val="22"/>
                </w:rPr>
                <w:t>https://cdm.unfccc.int/Projects/DB/SGS-UKL1214472977.27/view</w:t>
              </w:r>
            </w:hyperlink>
          </w:p>
        </w:tc>
      </w:tr>
    </w:tbl>
    <w:p w14:paraId="45DE4B6A" w14:textId="77777777" w:rsidR="00816579" w:rsidRPr="00E86A41" w:rsidRDefault="00FB03A2" w:rsidP="00115C3F">
      <w:pPr>
        <w:pStyle w:val="SectionList"/>
      </w:pPr>
      <w:bookmarkStart w:id="6" w:name="_Toc40962735"/>
      <w:r w:rsidRPr="00E86A41">
        <w:t>A.2.</w:t>
      </w:r>
      <w:r w:rsidRPr="00E86A41">
        <w:tab/>
      </w:r>
      <w:r w:rsidR="00816579" w:rsidRPr="00E86A41">
        <w:t>Location of project</w:t>
      </w:r>
      <w:bookmarkEnd w:id="6"/>
      <w:r w:rsidR="00816579" w:rsidRPr="00E86A41">
        <w:t xml:space="preserve"> </w:t>
      </w:r>
    </w:p>
    <w:p w14:paraId="7C000370" w14:textId="77777777" w:rsidR="00A47B17" w:rsidRDefault="00A47B17" w:rsidP="001561C6">
      <w:pPr>
        <w:contextualSpacing w:val="0"/>
        <w:rPr>
          <w:rFonts w:eastAsia="MS Mincho"/>
          <w:color w:val="auto"/>
        </w:rPr>
      </w:pPr>
      <w:r w:rsidRPr="00B63BF7">
        <w:rPr>
          <w:rFonts w:eastAsia="MS Mincho"/>
          <w:color w:val="auto"/>
        </w:rPr>
        <w:t xml:space="preserve">The town of </w:t>
      </w:r>
      <w:proofErr w:type="spellStart"/>
      <w:r w:rsidRPr="00B63BF7">
        <w:rPr>
          <w:rFonts w:eastAsia="MS Mincho"/>
          <w:color w:val="auto"/>
        </w:rPr>
        <w:t>Temesi</w:t>
      </w:r>
      <w:proofErr w:type="spellEnd"/>
      <w:r w:rsidRPr="00B63BF7">
        <w:rPr>
          <w:rFonts w:eastAsia="MS Mincho"/>
          <w:color w:val="auto"/>
        </w:rPr>
        <w:t xml:space="preserve"> is situated two </w:t>
      </w:r>
      <w:r w:rsidR="00C05118" w:rsidRPr="00B63BF7">
        <w:rPr>
          <w:rFonts w:eastAsia="MS Mincho"/>
          <w:color w:val="auto"/>
        </w:rPr>
        <w:t>kilometers</w:t>
      </w:r>
      <w:r w:rsidRPr="00B63BF7">
        <w:rPr>
          <w:rFonts w:eastAsia="MS Mincho"/>
          <w:color w:val="auto"/>
        </w:rPr>
        <w:t xml:space="preserve"> east of </w:t>
      </w:r>
      <w:proofErr w:type="spellStart"/>
      <w:r w:rsidRPr="00B63BF7">
        <w:rPr>
          <w:rFonts w:eastAsia="MS Mincho"/>
          <w:color w:val="auto"/>
        </w:rPr>
        <w:t>Gianyar</w:t>
      </w:r>
      <w:proofErr w:type="spellEnd"/>
      <w:r w:rsidRPr="00B63BF7">
        <w:rPr>
          <w:rFonts w:eastAsia="MS Mincho"/>
          <w:color w:val="auto"/>
        </w:rPr>
        <w:t>, the capital of the Regency with the same name</w:t>
      </w:r>
      <w:r w:rsidR="00C05118">
        <w:rPr>
          <w:rFonts w:eastAsia="MS Mincho"/>
          <w:color w:val="auto"/>
        </w:rPr>
        <w:t xml:space="preserve"> in the Indonesian province of Bali</w:t>
      </w:r>
      <w:r w:rsidRPr="00B63BF7">
        <w:rPr>
          <w:rFonts w:eastAsia="MS Mincho"/>
          <w:color w:val="auto"/>
        </w:rPr>
        <w:t>. The project is located at 115º 20' 59” east of Greenwich and 8º 33' 58” south of the equator. The location of the composting facility is depicted in below figure. The location is right next to the regencies open landfill.</w:t>
      </w:r>
    </w:p>
    <w:p w14:paraId="2790C90A" w14:textId="77777777" w:rsidR="00B63BF7" w:rsidRPr="00A00EFA" w:rsidRDefault="00B63BF7" w:rsidP="009D5F12">
      <w:pPr>
        <w:tabs>
          <w:tab w:val="left" w:pos="3969"/>
        </w:tabs>
        <w:spacing w:after="0" w:line="240" w:lineRule="auto"/>
        <w:contextualSpacing w:val="0"/>
        <w:rPr>
          <w:rFonts w:eastAsia="MS Mincho"/>
          <w:color w:val="auto"/>
        </w:rPr>
      </w:pPr>
      <w:r w:rsidRPr="00A00EFA">
        <w:rPr>
          <w:rFonts w:eastAsia="MS Mincho"/>
          <w:color w:val="auto"/>
        </w:rPr>
        <w:t xml:space="preserve">The </w:t>
      </w:r>
      <w:r w:rsidR="00C05118">
        <w:rPr>
          <w:rFonts w:eastAsia="MS Mincho"/>
          <w:color w:val="auto"/>
        </w:rPr>
        <w:t xml:space="preserve">address of </w:t>
      </w:r>
      <w:r w:rsidR="00954C40" w:rsidRPr="00A00EFA">
        <w:rPr>
          <w:rFonts w:eastAsia="MS Mincho"/>
          <w:color w:val="auto"/>
        </w:rPr>
        <w:t>project activity is</w:t>
      </w:r>
      <w:r w:rsidRPr="00A00EFA">
        <w:rPr>
          <w:rFonts w:eastAsia="MS Mincho"/>
          <w:color w:val="auto"/>
        </w:rPr>
        <w:t>:</w:t>
      </w:r>
      <w:r w:rsidR="009D5F12">
        <w:rPr>
          <w:rFonts w:eastAsia="MS Mincho"/>
          <w:color w:val="auto"/>
        </w:rPr>
        <w:tab/>
      </w:r>
      <w:r w:rsidR="009D5F12" w:rsidRPr="00A00EFA">
        <w:rPr>
          <w:color w:val="auto"/>
          <w:szCs w:val="22"/>
        </w:rPr>
        <w:t xml:space="preserve">Yayasan </w:t>
      </w:r>
      <w:proofErr w:type="spellStart"/>
      <w:r w:rsidR="009D5F12" w:rsidRPr="00A00EFA">
        <w:rPr>
          <w:color w:val="auto"/>
          <w:szCs w:val="22"/>
        </w:rPr>
        <w:t>Pemilahan</w:t>
      </w:r>
      <w:proofErr w:type="spellEnd"/>
      <w:r w:rsidR="009D5F12" w:rsidRPr="00A00EFA">
        <w:rPr>
          <w:color w:val="auto"/>
          <w:szCs w:val="22"/>
        </w:rPr>
        <w:t xml:space="preserve"> </w:t>
      </w:r>
      <w:proofErr w:type="spellStart"/>
      <w:r w:rsidR="009D5F12" w:rsidRPr="00A00EFA">
        <w:rPr>
          <w:color w:val="auto"/>
          <w:szCs w:val="22"/>
        </w:rPr>
        <w:t>Sampah</w:t>
      </w:r>
      <w:proofErr w:type="spellEnd"/>
      <w:r w:rsidR="009D5F12" w:rsidRPr="00A00EFA">
        <w:rPr>
          <w:color w:val="auto"/>
          <w:szCs w:val="22"/>
        </w:rPr>
        <w:t xml:space="preserve"> </w:t>
      </w:r>
      <w:proofErr w:type="spellStart"/>
      <w:r w:rsidR="009D5F12" w:rsidRPr="00A00EFA">
        <w:rPr>
          <w:color w:val="auto"/>
          <w:szCs w:val="22"/>
        </w:rPr>
        <w:t>Temesi</w:t>
      </w:r>
      <w:proofErr w:type="spellEnd"/>
    </w:p>
    <w:p w14:paraId="787D4717" w14:textId="77777777" w:rsidR="00A00EFA" w:rsidRPr="00A00EFA" w:rsidRDefault="009D5F12" w:rsidP="009D5F12">
      <w:pPr>
        <w:tabs>
          <w:tab w:val="left" w:pos="3969"/>
        </w:tabs>
        <w:spacing w:after="0" w:line="240" w:lineRule="auto"/>
        <w:rPr>
          <w:color w:val="auto"/>
          <w:szCs w:val="22"/>
        </w:rPr>
      </w:pPr>
      <w:r>
        <w:rPr>
          <w:color w:val="auto"/>
          <w:szCs w:val="22"/>
        </w:rPr>
        <w:tab/>
      </w:r>
      <w:r w:rsidR="00A00EFA" w:rsidRPr="00A00EFA">
        <w:rPr>
          <w:color w:val="auto"/>
          <w:szCs w:val="22"/>
        </w:rPr>
        <w:t xml:space="preserve">TPA </w:t>
      </w:r>
      <w:proofErr w:type="spellStart"/>
      <w:r w:rsidR="00A00EFA" w:rsidRPr="00A00EFA">
        <w:rPr>
          <w:color w:val="auto"/>
          <w:szCs w:val="22"/>
        </w:rPr>
        <w:t>Temesi</w:t>
      </w:r>
      <w:proofErr w:type="spellEnd"/>
    </w:p>
    <w:p w14:paraId="791D41FA" w14:textId="77777777" w:rsidR="00A00EFA" w:rsidRPr="00A00EFA" w:rsidRDefault="009D5F12" w:rsidP="009D5F12">
      <w:pPr>
        <w:tabs>
          <w:tab w:val="left" w:pos="3969"/>
        </w:tabs>
        <w:spacing w:after="0" w:line="240" w:lineRule="auto"/>
        <w:rPr>
          <w:color w:val="auto"/>
          <w:szCs w:val="22"/>
        </w:rPr>
      </w:pPr>
      <w:r>
        <w:rPr>
          <w:color w:val="auto"/>
          <w:szCs w:val="22"/>
        </w:rPr>
        <w:tab/>
      </w:r>
      <w:proofErr w:type="spellStart"/>
      <w:r w:rsidR="00A00EFA" w:rsidRPr="00A00EFA">
        <w:rPr>
          <w:color w:val="auto"/>
          <w:szCs w:val="22"/>
        </w:rPr>
        <w:t>Temesi</w:t>
      </w:r>
      <w:proofErr w:type="spellEnd"/>
      <w:r w:rsidR="00A00EFA" w:rsidRPr="00A00EFA">
        <w:rPr>
          <w:color w:val="auto"/>
          <w:szCs w:val="22"/>
        </w:rPr>
        <w:t xml:space="preserve">, </w:t>
      </w:r>
      <w:proofErr w:type="spellStart"/>
      <w:r w:rsidR="00A00EFA" w:rsidRPr="00A00EFA">
        <w:rPr>
          <w:color w:val="auto"/>
          <w:szCs w:val="22"/>
        </w:rPr>
        <w:t>Gianyar</w:t>
      </w:r>
      <w:proofErr w:type="spellEnd"/>
      <w:r w:rsidR="00A00EFA" w:rsidRPr="00A00EFA">
        <w:rPr>
          <w:color w:val="auto"/>
          <w:szCs w:val="22"/>
        </w:rPr>
        <w:t xml:space="preserve"> 80551</w:t>
      </w:r>
    </w:p>
    <w:p w14:paraId="72790123" w14:textId="77777777" w:rsidR="00A00EFA" w:rsidRDefault="009D5F12" w:rsidP="009D5F12">
      <w:pPr>
        <w:tabs>
          <w:tab w:val="left" w:pos="3969"/>
        </w:tabs>
        <w:spacing w:after="0" w:line="240" w:lineRule="auto"/>
        <w:rPr>
          <w:color w:val="auto"/>
          <w:szCs w:val="22"/>
        </w:rPr>
      </w:pPr>
      <w:r>
        <w:rPr>
          <w:color w:val="auto"/>
          <w:szCs w:val="22"/>
        </w:rPr>
        <w:tab/>
      </w:r>
      <w:r w:rsidR="00A00EFA" w:rsidRPr="00A00EFA">
        <w:rPr>
          <w:color w:val="auto"/>
          <w:szCs w:val="22"/>
        </w:rPr>
        <w:t>Bali, Indonesia</w:t>
      </w:r>
    </w:p>
    <w:p w14:paraId="272D9C85" w14:textId="77777777" w:rsidR="009D5F12" w:rsidRPr="00A00EFA" w:rsidRDefault="009D5F12" w:rsidP="00EE33E9">
      <w:pPr>
        <w:tabs>
          <w:tab w:val="left" w:pos="3969"/>
        </w:tabs>
        <w:spacing w:after="0" w:line="240" w:lineRule="auto"/>
        <w:rPr>
          <w:color w:val="auto"/>
          <w:szCs w:val="22"/>
        </w:rPr>
      </w:pPr>
    </w:p>
    <w:p w14:paraId="1BDA5716" w14:textId="77777777" w:rsidR="00A47B17" w:rsidRPr="008C52B1" w:rsidRDefault="00A47B17" w:rsidP="00A47B17">
      <w:pPr>
        <w:jc w:val="center"/>
        <w:rPr>
          <w:rFonts w:eastAsia="MS Mincho"/>
        </w:rPr>
      </w:pPr>
      <w:r w:rsidRPr="008C52B1">
        <w:rPr>
          <w:rFonts w:eastAsia="MS Mincho"/>
          <w:noProof/>
        </w:rPr>
        <w:drawing>
          <wp:inline distT="0" distB="0" distL="0" distR="0" wp14:anchorId="21CBCC9F" wp14:editId="2275B00D">
            <wp:extent cx="4993090" cy="302944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5064" t="10127" r="12190" b="11392"/>
                    <a:stretch>
                      <a:fillRect/>
                    </a:stretch>
                  </pic:blipFill>
                  <pic:spPr bwMode="auto">
                    <a:xfrm>
                      <a:off x="0" y="0"/>
                      <a:ext cx="5008766" cy="3038958"/>
                    </a:xfrm>
                    <a:prstGeom prst="rect">
                      <a:avLst/>
                    </a:prstGeom>
                    <a:noFill/>
                    <a:ln w="9525">
                      <a:noFill/>
                      <a:miter lim="800000"/>
                      <a:headEnd/>
                      <a:tailEnd/>
                    </a:ln>
                  </pic:spPr>
                </pic:pic>
              </a:graphicData>
            </a:graphic>
          </wp:inline>
        </w:drawing>
      </w:r>
    </w:p>
    <w:p w14:paraId="224BA662" w14:textId="77777777" w:rsidR="00A47B17" w:rsidRPr="00E86A41" w:rsidRDefault="00A47B17" w:rsidP="00E86A41">
      <w:pPr>
        <w:jc w:val="center"/>
        <w:rPr>
          <w:rFonts w:eastAsia="MS Mincho"/>
          <w:color w:val="auto"/>
        </w:rPr>
      </w:pPr>
      <w:r w:rsidRPr="00E86A41">
        <w:rPr>
          <w:rFonts w:eastAsia="MS Mincho"/>
          <w:color w:val="auto"/>
        </w:rPr>
        <w:t>Figure 1: Project location map</w:t>
      </w:r>
    </w:p>
    <w:p w14:paraId="4B3ACAB4" w14:textId="77777777" w:rsidR="00816579" w:rsidRPr="00E86A41" w:rsidRDefault="00FB03A2" w:rsidP="00115C3F">
      <w:pPr>
        <w:pStyle w:val="SectionList"/>
      </w:pPr>
      <w:bookmarkStart w:id="7" w:name="_Toc40962736"/>
      <w:r w:rsidRPr="00E86A41">
        <w:t>A.3.</w:t>
      </w:r>
      <w:r w:rsidRPr="00E86A41">
        <w:tab/>
      </w:r>
      <w:r w:rsidR="00816579" w:rsidRPr="00E86A41">
        <w:t>Reference of applied methodology</w:t>
      </w:r>
      <w:bookmarkEnd w:id="7"/>
      <w:r w:rsidR="00816579" w:rsidRPr="00E86A41">
        <w:t xml:space="preserve"> </w:t>
      </w:r>
    </w:p>
    <w:p w14:paraId="297F31B6" w14:textId="77777777" w:rsidR="008B78FC" w:rsidRPr="00151CC2" w:rsidRDefault="008B78FC" w:rsidP="008B78FC">
      <w:pPr>
        <w:rPr>
          <w:rFonts w:asciiTheme="majorHAnsi" w:eastAsia="MS Mincho" w:hAnsiTheme="majorHAnsi"/>
          <w:color w:val="002060"/>
        </w:rPr>
      </w:pPr>
      <w:r w:rsidRPr="00151CC2">
        <w:rPr>
          <w:rFonts w:asciiTheme="majorHAnsi" w:eastAsia="MS Mincho" w:hAnsiTheme="majorHAnsi"/>
          <w:color w:val="auto"/>
        </w:rPr>
        <w:t>The project activity applied latest CDM methodology AMS-III.F.: Avoidance of methane emissions through composting, Version 12.0.</w:t>
      </w:r>
      <w:r w:rsidR="00807490" w:rsidRPr="00151CC2">
        <w:rPr>
          <w:rFonts w:asciiTheme="majorHAnsi" w:hAnsiTheme="majorHAnsi"/>
        </w:rPr>
        <w:t xml:space="preserve"> </w:t>
      </w:r>
    </w:p>
    <w:p w14:paraId="0FA2D030" w14:textId="77777777" w:rsidR="007E072B" w:rsidRPr="007F1170" w:rsidRDefault="00FB03A2" w:rsidP="00115C3F">
      <w:pPr>
        <w:pStyle w:val="SectionList"/>
      </w:pPr>
      <w:r w:rsidRPr="007F1170">
        <w:t>A.4.</w:t>
      </w:r>
      <w:r w:rsidRPr="007F1170">
        <w:tab/>
      </w:r>
      <w:r w:rsidR="007E072B" w:rsidRPr="007F1170">
        <w:t>The Crediting Period</w:t>
      </w:r>
    </w:p>
    <w:p w14:paraId="74197656" w14:textId="77777777" w:rsidR="00E51EF3" w:rsidRPr="003B1DEE" w:rsidRDefault="007E072B" w:rsidP="00EE33E9">
      <w:pPr>
        <w:pStyle w:val="Default"/>
        <w:spacing w:line="360" w:lineRule="auto"/>
      </w:pPr>
      <w:r w:rsidRPr="007E072B">
        <w:lastRenderedPageBreak/>
        <w:t>The crediting period lasts 5 years from 0</w:t>
      </w:r>
      <w:r>
        <w:t>4/11/2018 to 03/11/2023 including both dates.</w:t>
      </w:r>
      <w:r w:rsidR="00E51EF3">
        <w:br w:type="page"/>
      </w:r>
    </w:p>
    <w:p w14:paraId="0FDDA43A" w14:textId="77777777" w:rsidR="00816579" w:rsidRPr="00241108" w:rsidRDefault="00904385" w:rsidP="00900CE6">
      <w:pPr>
        <w:pStyle w:val="SectionTitle"/>
      </w:pPr>
      <w:bookmarkStart w:id="8" w:name="_Toc40962738"/>
      <w:bookmarkStart w:id="9" w:name="_Ref47706306"/>
      <w:bookmarkStart w:id="10" w:name="_Ref49860659"/>
      <w:r>
        <w:lastRenderedPageBreak/>
        <w:t>SECTION B</w:t>
      </w:r>
      <w:r w:rsidR="00955476">
        <w:t>.</w:t>
      </w:r>
      <w:r>
        <w:tab/>
      </w:r>
      <w:r w:rsidR="00816579" w:rsidRPr="00241108">
        <w:t>IMPLEMENTATION OF PROJECT</w:t>
      </w:r>
      <w:bookmarkEnd w:id="8"/>
      <w:bookmarkEnd w:id="9"/>
      <w:bookmarkEnd w:id="10"/>
      <w:r w:rsidR="00816579" w:rsidRPr="00241108">
        <w:t xml:space="preserve"> </w:t>
      </w:r>
    </w:p>
    <w:p w14:paraId="44F1F699" w14:textId="77777777" w:rsidR="00816579" w:rsidRPr="00E86A41" w:rsidRDefault="00384F08" w:rsidP="00115C3F">
      <w:pPr>
        <w:pStyle w:val="SectionList"/>
      </w:pPr>
      <w:bookmarkStart w:id="11" w:name="_Toc40962739"/>
      <w:bookmarkStart w:id="12" w:name="_Ref418094175"/>
      <w:r w:rsidRPr="00E86A41">
        <w:t>B.1.</w:t>
      </w:r>
      <w:r w:rsidRPr="00E86A41">
        <w:tab/>
      </w:r>
      <w:r w:rsidR="00816579" w:rsidRPr="00E86A41">
        <w:t>Description of implemented project</w:t>
      </w:r>
      <w:bookmarkEnd w:id="11"/>
      <w:r w:rsidR="00816579" w:rsidRPr="00E86A41">
        <w:t xml:space="preserve"> </w:t>
      </w:r>
      <w:bookmarkEnd w:id="12"/>
    </w:p>
    <w:p w14:paraId="118E27E6" w14:textId="77777777" w:rsidR="00151CC2" w:rsidRPr="00151CC2" w:rsidRDefault="00151CC2" w:rsidP="00151CC2">
      <w:pPr>
        <w:rPr>
          <w:color w:val="auto"/>
        </w:rPr>
      </w:pPr>
      <w:r w:rsidRPr="00151CC2">
        <w:rPr>
          <w:color w:val="auto"/>
        </w:rPr>
        <w:t xml:space="preserve">The </w:t>
      </w:r>
      <w:proofErr w:type="spellStart"/>
      <w:r w:rsidRPr="00151CC2">
        <w:rPr>
          <w:color w:val="auto"/>
        </w:rPr>
        <w:t>Gianyar</w:t>
      </w:r>
      <w:proofErr w:type="spellEnd"/>
      <w:r w:rsidRPr="00151CC2">
        <w:rPr>
          <w:color w:val="auto"/>
        </w:rPr>
        <w:t xml:space="preserve"> Waste Recovery Project was an environmental mission of the Rotary Club of Bali </w:t>
      </w:r>
      <w:proofErr w:type="spellStart"/>
      <w:r w:rsidRPr="00151CC2">
        <w:rPr>
          <w:color w:val="auto"/>
        </w:rPr>
        <w:t>Ubud</w:t>
      </w:r>
      <w:proofErr w:type="spellEnd"/>
      <w:r w:rsidRPr="00151CC2">
        <w:rPr>
          <w:color w:val="auto"/>
        </w:rPr>
        <w:t xml:space="preserve">. Already in </w:t>
      </w:r>
      <w:proofErr w:type="gramStart"/>
      <w:r w:rsidRPr="00151CC2">
        <w:rPr>
          <w:color w:val="auto"/>
        </w:rPr>
        <w:t>2005</w:t>
      </w:r>
      <w:proofErr w:type="gramEnd"/>
      <w:r w:rsidRPr="00151CC2">
        <w:rPr>
          <w:color w:val="auto"/>
        </w:rPr>
        <w:t xml:space="preserve"> the three project activity objectives were defined to:</w:t>
      </w:r>
    </w:p>
    <w:p w14:paraId="159D4DA4" w14:textId="77777777" w:rsidR="00151CC2" w:rsidRPr="00151CC2" w:rsidRDefault="00151CC2" w:rsidP="00151CC2">
      <w:pPr>
        <w:rPr>
          <w:color w:val="auto"/>
        </w:rPr>
      </w:pPr>
      <w:r w:rsidRPr="00151CC2">
        <w:rPr>
          <w:color w:val="auto"/>
        </w:rPr>
        <w:t xml:space="preserve">1) become a CDM project, </w:t>
      </w:r>
    </w:p>
    <w:p w14:paraId="4EB85110" w14:textId="77777777" w:rsidR="00151CC2" w:rsidRPr="00151CC2" w:rsidRDefault="00151CC2" w:rsidP="00151CC2">
      <w:pPr>
        <w:rPr>
          <w:color w:val="auto"/>
        </w:rPr>
      </w:pPr>
      <w:r w:rsidRPr="00151CC2">
        <w:rPr>
          <w:color w:val="auto"/>
        </w:rPr>
        <w:t>2) establish a replicable model facility,</w:t>
      </w:r>
    </w:p>
    <w:p w14:paraId="100AAD67" w14:textId="77777777" w:rsidR="00151CC2" w:rsidRPr="00151CC2" w:rsidRDefault="00151CC2" w:rsidP="00151CC2">
      <w:pPr>
        <w:rPr>
          <w:color w:val="auto"/>
        </w:rPr>
      </w:pPr>
      <w:r w:rsidRPr="00151CC2">
        <w:rPr>
          <w:color w:val="auto"/>
        </w:rPr>
        <w:t xml:space="preserve">3) design a low cost - low tech - low risk facility. </w:t>
      </w:r>
    </w:p>
    <w:p w14:paraId="04AB130D" w14:textId="77777777" w:rsidR="00151CC2" w:rsidRPr="00151CC2" w:rsidRDefault="00151CC2" w:rsidP="00A80E87">
      <w:pPr>
        <w:contextualSpacing w:val="0"/>
        <w:rPr>
          <w:color w:val="auto"/>
        </w:rPr>
      </w:pPr>
      <w:r w:rsidRPr="00151CC2">
        <w:rPr>
          <w:color w:val="auto"/>
        </w:rPr>
        <w:t xml:space="preserve">The project activity was preceded by a pilot plant operation during which all relevant parameters were researched and optimized to assure later an efficient process. The pilot plant was operational from 2004 to April 2008. In December 2008 the project ownership and operation </w:t>
      </w:r>
      <w:proofErr w:type="gramStart"/>
      <w:r w:rsidRPr="00151CC2">
        <w:rPr>
          <w:color w:val="auto"/>
        </w:rPr>
        <w:t>was</w:t>
      </w:r>
      <w:proofErr w:type="gramEnd"/>
      <w:r w:rsidRPr="00151CC2">
        <w:rPr>
          <w:color w:val="auto"/>
        </w:rPr>
        <w:t xml:space="preserve"> turned over to a village based NGO, the Yayasan </w:t>
      </w:r>
      <w:proofErr w:type="spellStart"/>
      <w:r w:rsidRPr="00151CC2">
        <w:rPr>
          <w:color w:val="auto"/>
        </w:rPr>
        <w:t>Pemilahan</w:t>
      </w:r>
      <w:proofErr w:type="spellEnd"/>
      <w:r w:rsidRPr="00151CC2">
        <w:rPr>
          <w:color w:val="auto"/>
        </w:rPr>
        <w:t xml:space="preserve"> </w:t>
      </w:r>
      <w:proofErr w:type="spellStart"/>
      <w:r w:rsidRPr="00151CC2">
        <w:rPr>
          <w:color w:val="auto"/>
        </w:rPr>
        <w:t>Sampah</w:t>
      </w:r>
      <w:proofErr w:type="spellEnd"/>
      <w:r w:rsidRPr="00151CC2">
        <w:rPr>
          <w:color w:val="auto"/>
        </w:rPr>
        <w:t xml:space="preserve"> </w:t>
      </w:r>
      <w:proofErr w:type="spellStart"/>
      <w:r w:rsidRPr="00151CC2">
        <w:rPr>
          <w:color w:val="auto"/>
        </w:rPr>
        <w:t>Temesi</w:t>
      </w:r>
      <w:proofErr w:type="spellEnd"/>
      <w:r w:rsidRPr="00151CC2">
        <w:rPr>
          <w:color w:val="auto"/>
        </w:rPr>
        <w:t>. The volume processed in the pilot plant is a “prior activity” that is deducted from the baseline emission.</w:t>
      </w:r>
    </w:p>
    <w:p w14:paraId="320689E7" w14:textId="77777777" w:rsidR="00151CC2" w:rsidRPr="00151CC2" w:rsidRDefault="00151CC2" w:rsidP="00151CC2">
      <w:pPr>
        <w:rPr>
          <w:color w:val="auto"/>
        </w:rPr>
      </w:pPr>
      <w:r w:rsidRPr="00151CC2">
        <w:rPr>
          <w:color w:val="auto"/>
        </w:rPr>
        <w:t>The CDM project activity was implemented in two phases:</w:t>
      </w:r>
    </w:p>
    <w:p w14:paraId="3FE534E4" w14:textId="77777777" w:rsidR="00151CC2" w:rsidRPr="00151CC2" w:rsidRDefault="00151CC2" w:rsidP="00151CC2">
      <w:pPr>
        <w:rPr>
          <w:color w:val="auto"/>
        </w:rPr>
      </w:pPr>
      <w:r w:rsidRPr="00151CC2">
        <w:rPr>
          <w:color w:val="auto"/>
        </w:rPr>
        <w:t>1</w:t>
      </w:r>
      <w:r w:rsidRPr="00151CC2">
        <w:rPr>
          <w:color w:val="auto"/>
          <w:vertAlign w:val="superscript"/>
        </w:rPr>
        <w:t>st</w:t>
      </w:r>
      <w:r w:rsidRPr="00151CC2">
        <w:rPr>
          <w:color w:val="auto"/>
        </w:rPr>
        <w:t xml:space="preserve"> Phase:</w:t>
      </w:r>
      <w:r w:rsidRPr="00151CC2">
        <w:rPr>
          <w:color w:val="auto"/>
        </w:rPr>
        <w:tab/>
        <w:t>A 2340 m</w:t>
      </w:r>
      <w:r w:rsidRPr="00151CC2">
        <w:rPr>
          <w:color w:val="auto"/>
          <w:vertAlign w:val="superscript"/>
        </w:rPr>
        <w:t>2</w:t>
      </w:r>
      <w:r w:rsidRPr="00151CC2">
        <w:rPr>
          <w:color w:val="auto"/>
        </w:rPr>
        <w:t xml:space="preserve"> covered processing area with a capacity of maximum 30 tons waste</w:t>
      </w:r>
      <w:r>
        <w:rPr>
          <w:color w:val="auto"/>
        </w:rPr>
        <w:t xml:space="preserve"> </w:t>
      </w:r>
      <w:r w:rsidRPr="00151CC2">
        <w:rPr>
          <w:color w:val="auto"/>
        </w:rPr>
        <w:t>per day. Construction 1</w:t>
      </w:r>
      <w:r w:rsidRPr="00151CC2">
        <w:rPr>
          <w:color w:val="auto"/>
          <w:vertAlign w:val="superscript"/>
        </w:rPr>
        <w:t>st</w:t>
      </w:r>
      <w:r w:rsidRPr="00151CC2">
        <w:rPr>
          <w:color w:val="auto"/>
        </w:rPr>
        <w:t xml:space="preserve"> semester 2008 / commissioning May 2008.</w:t>
      </w:r>
    </w:p>
    <w:p w14:paraId="572ADDBA" w14:textId="77777777" w:rsidR="00151CC2" w:rsidRPr="00151CC2" w:rsidRDefault="00151CC2" w:rsidP="00A80E87">
      <w:pPr>
        <w:contextualSpacing w:val="0"/>
        <w:rPr>
          <w:color w:val="auto"/>
        </w:rPr>
      </w:pPr>
      <w:r w:rsidRPr="00151CC2">
        <w:rPr>
          <w:color w:val="auto"/>
        </w:rPr>
        <w:t>2</w:t>
      </w:r>
      <w:r w:rsidRPr="00151CC2">
        <w:rPr>
          <w:color w:val="auto"/>
          <w:vertAlign w:val="superscript"/>
        </w:rPr>
        <w:t>nd</w:t>
      </w:r>
      <w:r w:rsidRPr="00151CC2">
        <w:rPr>
          <w:color w:val="auto"/>
        </w:rPr>
        <w:t xml:space="preserve"> Phase:</w:t>
      </w:r>
      <w:r w:rsidRPr="00151CC2">
        <w:rPr>
          <w:color w:val="auto"/>
        </w:rPr>
        <w:tab/>
        <w:t>A 2400 m</w:t>
      </w:r>
      <w:r w:rsidRPr="00151CC2">
        <w:rPr>
          <w:color w:val="auto"/>
          <w:vertAlign w:val="superscript"/>
        </w:rPr>
        <w:t>2</w:t>
      </w:r>
      <w:r w:rsidRPr="00151CC2">
        <w:rPr>
          <w:color w:val="auto"/>
        </w:rPr>
        <w:t xml:space="preserve"> extension to 4740 m</w:t>
      </w:r>
      <w:r w:rsidRPr="00151CC2">
        <w:rPr>
          <w:color w:val="auto"/>
          <w:vertAlign w:val="superscript"/>
        </w:rPr>
        <w:t>2</w:t>
      </w:r>
      <w:r w:rsidRPr="00151CC2">
        <w:rPr>
          <w:color w:val="auto"/>
        </w:rPr>
        <w:t xml:space="preserve"> for a final capacity of up to 50 tons waste per</w:t>
      </w:r>
      <w:r>
        <w:rPr>
          <w:color w:val="auto"/>
        </w:rPr>
        <w:t xml:space="preserve"> </w:t>
      </w:r>
      <w:r w:rsidRPr="00151CC2">
        <w:rPr>
          <w:color w:val="auto"/>
        </w:rPr>
        <w:t>day. Construction 2</w:t>
      </w:r>
      <w:r w:rsidRPr="00151CC2">
        <w:rPr>
          <w:color w:val="auto"/>
          <w:vertAlign w:val="superscript"/>
        </w:rPr>
        <w:t>nd</w:t>
      </w:r>
      <w:r w:rsidRPr="00151CC2">
        <w:rPr>
          <w:color w:val="auto"/>
        </w:rPr>
        <w:t xml:space="preserve"> semester 2009 / commissioning January 2010.</w:t>
      </w:r>
    </w:p>
    <w:p w14:paraId="22890CAD" w14:textId="77777777" w:rsidR="00151CC2" w:rsidRPr="00151CC2" w:rsidRDefault="00151CC2" w:rsidP="00151CC2">
      <w:pPr>
        <w:rPr>
          <w:color w:val="auto"/>
        </w:rPr>
      </w:pPr>
      <w:r w:rsidRPr="00151CC2">
        <w:rPr>
          <w:color w:val="auto"/>
        </w:rPr>
        <w:t>Implementation status:</w:t>
      </w:r>
      <w:r w:rsidRPr="00151CC2">
        <w:rPr>
          <w:color w:val="auto"/>
        </w:rPr>
        <w:tab/>
      </w:r>
      <w:r>
        <w:rPr>
          <w:color w:val="auto"/>
        </w:rPr>
        <w:t>The project activity was initially</w:t>
      </w:r>
      <w:r w:rsidRPr="00151CC2">
        <w:rPr>
          <w:color w:val="auto"/>
        </w:rPr>
        <w:t xml:space="preserve"> implemented as a </w:t>
      </w:r>
      <w:r>
        <w:rPr>
          <w:color w:val="auto"/>
        </w:rPr>
        <w:t xml:space="preserve">CDM </w:t>
      </w:r>
      <w:r w:rsidRPr="00151CC2">
        <w:rPr>
          <w:color w:val="auto"/>
        </w:rPr>
        <w:t>small scale project activity.</w:t>
      </w:r>
      <w:r>
        <w:rPr>
          <w:color w:val="auto"/>
        </w:rPr>
        <w:t xml:space="preserve"> It falls now under GS micro scale projects.</w:t>
      </w:r>
    </w:p>
    <w:p w14:paraId="7EB81618" w14:textId="77777777" w:rsidR="00151CC2" w:rsidRPr="00151CC2" w:rsidRDefault="00151CC2" w:rsidP="00A80E87">
      <w:pPr>
        <w:contextualSpacing w:val="0"/>
        <w:rPr>
          <w:color w:val="auto"/>
        </w:rPr>
      </w:pPr>
      <w:r w:rsidRPr="00151CC2">
        <w:rPr>
          <w:color w:val="auto"/>
        </w:rPr>
        <w:t xml:space="preserve">In each phase, the processing volume was increased progressively, although monthly variations occurred mostly due to Hindu or Muslim holidays and/or varying availability of waste separating personnel. </w:t>
      </w:r>
      <w:r w:rsidR="00F633C0">
        <w:rPr>
          <w:color w:val="auto"/>
        </w:rPr>
        <w:t>T</w:t>
      </w:r>
      <w:r w:rsidRPr="00151CC2">
        <w:rPr>
          <w:color w:val="auto"/>
        </w:rPr>
        <w:t>he CDM registration was received for 04/11/2008.</w:t>
      </w:r>
    </w:p>
    <w:p w14:paraId="7734A155" w14:textId="77777777" w:rsidR="00151CC2" w:rsidRPr="00151CC2" w:rsidRDefault="00151CC2" w:rsidP="00151CC2">
      <w:pPr>
        <w:rPr>
          <w:color w:val="auto"/>
        </w:rPr>
      </w:pPr>
      <w:r w:rsidRPr="00151CC2">
        <w:rPr>
          <w:color w:val="auto"/>
        </w:rPr>
        <w:t xml:space="preserve">Our composting technology is very low tech and known since millions of years. Only </w:t>
      </w:r>
      <w:proofErr w:type="gramStart"/>
      <w:r w:rsidRPr="00151CC2">
        <w:rPr>
          <w:color w:val="auto"/>
        </w:rPr>
        <w:t>low tech</w:t>
      </w:r>
      <w:proofErr w:type="gramEnd"/>
      <w:r w:rsidRPr="00151CC2">
        <w:rPr>
          <w:color w:val="auto"/>
        </w:rPr>
        <w:t xml:space="preserve"> equipment is used to:</w:t>
      </w:r>
    </w:p>
    <w:p w14:paraId="391E3B95" w14:textId="77777777" w:rsidR="00151CC2" w:rsidRPr="00151CC2" w:rsidRDefault="00151CC2" w:rsidP="00612EAE">
      <w:pPr>
        <w:numPr>
          <w:ilvl w:val="0"/>
          <w:numId w:val="24"/>
        </w:numPr>
        <w:spacing w:after="0"/>
        <w:ind w:left="1088" w:hanging="357"/>
        <w:contextualSpacing w:val="0"/>
        <w:jc w:val="both"/>
        <w:rPr>
          <w:color w:val="auto"/>
        </w:rPr>
      </w:pPr>
      <w:r w:rsidRPr="00151CC2">
        <w:rPr>
          <w:color w:val="auto"/>
        </w:rPr>
        <w:t>shred the raw material when indicated,</w:t>
      </w:r>
    </w:p>
    <w:p w14:paraId="57E086CA" w14:textId="77777777" w:rsidR="00151CC2" w:rsidRPr="00151CC2" w:rsidRDefault="00151CC2" w:rsidP="00612EAE">
      <w:pPr>
        <w:numPr>
          <w:ilvl w:val="0"/>
          <w:numId w:val="24"/>
        </w:numPr>
        <w:spacing w:after="0"/>
        <w:ind w:left="1088" w:hanging="357"/>
        <w:contextualSpacing w:val="0"/>
        <w:jc w:val="both"/>
        <w:rPr>
          <w:color w:val="auto"/>
        </w:rPr>
      </w:pPr>
      <w:r w:rsidRPr="00151CC2">
        <w:rPr>
          <w:color w:val="auto"/>
        </w:rPr>
        <w:t xml:space="preserve">turn the composting tables or windrows with front loaders or excavators, </w:t>
      </w:r>
    </w:p>
    <w:p w14:paraId="5B9FCE0B" w14:textId="77777777" w:rsidR="00151CC2" w:rsidRPr="00151CC2" w:rsidRDefault="00151CC2" w:rsidP="00612EAE">
      <w:pPr>
        <w:numPr>
          <w:ilvl w:val="0"/>
          <w:numId w:val="24"/>
        </w:numPr>
        <w:spacing w:after="0"/>
        <w:ind w:left="1088" w:hanging="357"/>
        <w:contextualSpacing w:val="0"/>
        <w:jc w:val="both"/>
        <w:rPr>
          <w:color w:val="auto"/>
        </w:rPr>
      </w:pPr>
      <w:r w:rsidRPr="00151CC2">
        <w:rPr>
          <w:color w:val="auto"/>
        </w:rPr>
        <w:t>aerate the processing material with centrifugal blowers to assure aerobic conditions</w:t>
      </w:r>
    </w:p>
    <w:p w14:paraId="1CB073F5" w14:textId="77777777" w:rsidR="00151CC2" w:rsidRPr="00151CC2" w:rsidRDefault="00151CC2" w:rsidP="00612EAE">
      <w:pPr>
        <w:numPr>
          <w:ilvl w:val="0"/>
          <w:numId w:val="24"/>
        </w:numPr>
        <w:ind w:left="1088" w:hanging="357"/>
        <w:jc w:val="both"/>
        <w:rPr>
          <w:color w:val="auto"/>
        </w:rPr>
      </w:pPr>
      <w:r w:rsidRPr="00151CC2">
        <w:rPr>
          <w:color w:val="auto"/>
        </w:rPr>
        <w:t>sieve to obtain the final compost.</w:t>
      </w:r>
    </w:p>
    <w:p w14:paraId="385D506D" w14:textId="77777777" w:rsidR="00151CC2" w:rsidRPr="00151CC2" w:rsidRDefault="00151CC2" w:rsidP="00A80E87">
      <w:pPr>
        <w:contextualSpacing w:val="0"/>
        <w:rPr>
          <w:color w:val="auto"/>
        </w:rPr>
      </w:pPr>
      <w:r w:rsidRPr="00151CC2">
        <w:rPr>
          <w:color w:val="auto"/>
        </w:rPr>
        <w:t xml:space="preserve">In more detail, incoming waste is manually separated with hand tools. </w:t>
      </w:r>
      <w:r w:rsidR="00F633C0">
        <w:rPr>
          <w:color w:val="auto"/>
        </w:rPr>
        <w:t>If</w:t>
      </w:r>
      <w:r w:rsidRPr="00151CC2">
        <w:rPr>
          <w:color w:val="auto"/>
        </w:rPr>
        <w:t xml:space="preserve"> deemed necessary, coarse material is shredded prior to composting to avoid a slowed down decomposition. Shredding brings little or no advantage when there is a substantial </w:t>
      </w:r>
      <w:r w:rsidRPr="00151CC2">
        <w:rPr>
          <w:color w:val="auto"/>
        </w:rPr>
        <w:lastRenderedPageBreak/>
        <w:t xml:space="preserve">amount of slow decomposing material like palm leaves in the organic waste. During the decomposition process, air is forced into the composting material with help of centrifugal blowers to assure aerobic conditions. </w:t>
      </w:r>
      <w:proofErr w:type="gramStart"/>
      <w:r w:rsidRPr="00151CC2">
        <w:rPr>
          <w:color w:val="auto"/>
        </w:rPr>
        <w:t>Also</w:t>
      </w:r>
      <w:proofErr w:type="gramEnd"/>
      <w:r w:rsidRPr="00151CC2">
        <w:rPr>
          <w:color w:val="auto"/>
        </w:rPr>
        <w:t xml:space="preserve"> the composting material is turned in two to three week intervals to loosen the material. Turning in an inside-out fashion also achieves equal decomposition conditions for all material and a </w:t>
      </w:r>
      <w:proofErr w:type="spellStart"/>
      <w:r w:rsidRPr="00151CC2">
        <w:rPr>
          <w:color w:val="auto"/>
        </w:rPr>
        <w:t>hygienization</w:t>
      </w:r>
      <w:proofErr w:type="spellEnd"/>
      <w:r w:rsidRPr="00151CC2">
        <w:rPr>
          <w:color w:val="auto"/>
        </w:rPr>
        <w:t xml:space="preserve"> by heat, which destroys pests and pathogens. After the decomposition has reached the raw compost phase, the composting material is sieved to separate the resulting compost from residue. The organic residue is returned to incoming organic waste or treated separately for continued decomposition, while the raw compost is further aerated and thus processed to finished compost. Inert residue is discharged.</w:t>
      </w:r>
    </w:p>
    <w:p w14:paraId="6EE337F1" w14:textId="77777777" w:rsidR="00816579" w:rsidRPr="00EA0587" w:rsidRDefault="00151CC2" w:rsidP="00A80E87">
      <w:pPr>
        <w:contextualSpacing w:val="0"/>
        <w:rPr>
          <w:color w:val="auto"/>
        </w:rPr>
      </w:pPr>
      <w:r w:rsidRPr="00151CC2">
        <w:rPr>
          <w:color w:val="auto"/>
        </w:rPr>
        <w:t xml:space="preserve">Compared to the approved project, no deviations have occurred and no delays were </w:t>
      </w:r>
      <w:r w:rsidRPr="00EA0587">
        <w:rPr>
          <w:color w:val="auto"/>
        </w:rPr>
        <w:t>incurred.</w:t>
      </w:r>
    </w:p>
    <w:p w14:paraId="1DE60A4B" w14:textId="77777777" w:rsidR="00816579" w:rsidRPr="00265142" w:rsidRDefault="00384F08" w:rsidP="00384F08">
      <w:pPr>
        <w:pStyle w:val="SectionList2nd"/>
        <w:rPr>
          <w:u w:val="single"/>
        </w:rPr>
      </w:pPr>
      <w:r w:rsidRPr="00265142">
        <w:rPr>
          <w:u w:val="single"/>
        </w:rPr>
        <w:t>B.1.1.</w:t>
      </w:r>
      <w:r w:rsidR="00265142" w:rsidRPr="00265142">
        <w:rPr>
          <w:u w:val="single"/>
        </w:rPr>
        <w:t xml:space="preserve"> </w:t>
      </w:r>
      <w:bookmarkStart w:id="13" w:name="_Toc40962740"/>
      <w:r w:rsidR="00816579" w:rsidRPr="00265142">
        <w:rPr>
          <w:u w:val="single"/>
        </w:rPr>
        <w:t xml:space="preserve">Forward Action Requests </w:t>
      </w:r>
    </w:p>
    <w:bookmarkEnd w:id="13"/>
    <w:p w14:paraId="1D25AEE6" w14:textId="77777777" w:rsidR="00816579" w:rsidRDefault="00F95F7A" w:rsidP="00A80E87">
      <w:pPr>
        <w:contextualSpacing w:val="0"/>
        <w:rPr>
          <w:color w:val="auto"/>
        </w:rPr>
      </w:pPr>
      <w:r w:rsidRPr="00813B06">
        <w:rPr>
          <w:color w:val="auto"/>
        </w:rPr>
        <w:t>There are no forward action requests as this is the first Monitoring Rep</w:t>
      </w:r>
      <w:r w:rsidR="00E65BE0">
        <w:rPr>
          <w:color w:val="auto"/>
        </w:rPr>
        <w:t>o</w:t>
      </w:r>
      <w:r w:rsidRPr="00813B06">
        <w:rPr>
          <w:color w:val="auto"/>
        </w:rPr>
        <w:t>rt of the Crediting Period.</w:t>
      </w:r>
    </w:p>
    <w:p w14:paraId="49B36441" w14:textId="77777777" w:rsidR="00F95F7A" w:rsidRPr="007F1170" w:rsidRDefault="00384F08" w:rsidP="00115C3F">
      <w:pPr>
        <w:pStyle w:val="SectionList"/>
      </w:pPr>
      <w:r w:rsidRPr="007F1170">
        <w:t>B.2.</w:t>
      </w:r>
      <w:r w:rsidRPr="007F1170">
        <w:tab/>
      </w:r>
      <w:r w:rsidR="00F95F7A" w:rsidRPr="007F1170">
        <w:t>Post-Design Certification changes</w:t>
      </w:r>
    </w:p>
    <w:p w14:paraId="0219DC05" w14:textId="77777777" w:rsidR="00816579" w:rsidRPr="00200055" w:rsidRDefault="00384F08" w:rsidP="00115C3F">
      <w:pPr>
        <w:pStyle w:val="SectionList"/>
      </w:pPr>
      <w:bookmarkStart w:id="14" w:name="_Ref418094308"/>
      <w:bookmarkStart w:id="15" w:name="_Toc40962741"/>
      <w:r w:rsidRPr="00E86A41">
        <w:t>B.2.1.</w:t>
      </w:r>
      <w:r w:rsidRPr="00200055">
        <w:t xml:space="preserve"> </w:t>
      </w:r>
      <w:r w:rsidR="00816579" w:rsidRPr="00E86A41">
        <w:t>Temporary deviations from the approved Monitoring &amp; Reporting Plan, methodology or standardized baseline</w:t>
      </w:r>
      <w:bookmarkEnd w:id="14"/>
      <w:bookmarkEnd w:id="15"/>
    </w:p>
    <w:p w14:paraId="351A6D74" w14:textId="77777777" w:rsidR="00813B06" w:rsidRPr="0097113A" w:rsidRDefault="00813B06" w:rsidP="00813B06">
      <w:pPr>
        <w:pStyle w:val="SectionList2nd"/>
        <w:spacing w:line="360" w:lineRule="auto"/>
      </w:pPr>
      <w:r w:rsidRPr="0097113A">
        <w:rPr>
          <w:lang w:val="en-US"/>
        </w:rPr>
        <w:t>No temporary deviations from certified project information, PDD, monitoring &amp; reporting plan were applied for during this monitoring period.</w:t>
      </w:r>
    </w:p>
    <w:p w14:paraId="51E5D97A" w14:textId="77777777" w:rsidR="00813B06" w:rsidRPr="0097113A" w:rsidRDefault="00384F08" w:rsidP="00115C3F">
      <w:pPr>
        <w:pStyle w:val="SectionList"/>
      </w:pPr>
      <w:r w:rsidRPr="00E86A41">
        <w:t xml:space="preserve">B.2.2. </w:t>
      </w:r>
      <w:r w:rsidR="00813B06" w:rsidRPr="00E86A41">
        <w:t>Corrections</w:t>
      </w:r>
    </w:p>
    <w:p w14:paraId="79D50218" w14:textId="77777777" w:rsidR="00816579" w:rsidRPr="0097113A" w:rsidRDefault="00105468" w:rsidP="0049618E">
      <w:pPr>
        <w:rPr>
          <w:color w:val="auto"/>
        </w:rPr>
      </w:pPr>
      <w:r w:rsidRPr="0097113A">
        <w:rPr>
          <w:color w:val="auto"/>
        </w:rPr>
        <w:t>No corrections of project information or parameters fixed at validation have been approved during this monitoring period or are submitted with this monitoring report.</w:t>
      </w:r>
    </w:p>
    <w:p w14:paraId="7BBE5EAE" w14:textId="77777777" w:rsidR="00816579" w:rsidRPr="0097113A" w:rsidRDefault="00384F08" w:rsidP="00115C3F">
      <w:pPr>
        <w:pStyle w:val="SectionList"/>
      </w:pPr>
      <w:bookmarkStart w:id="16" w:name="_Ref418094316"/>
      <w:bookmarkStart w:id="17" w:name="_Toc40962743"/>
      <w:r w:rsidRPr="00E86A41">
        <w:t>B.2.3.</w:t>
      </w:r>
      <w:r w:rsidRPr="00974B81">
        <w:t xml:space="preserve"> </w:t>
      </w:r>
      <w:r w:rsidR="00816579" w:rsidRPr="00E86A41">
        <w:t>Changes to start date of crediting period</w:t>
      </w:r>
      <w:bookmarkEnd w:id="16"/>
      <w:bookmarkEnd w:id="17"/>
      <w:r w:rsidR="00816579" w:rsidRPr="0097113A">
        <w:t xml:space="preserve"> </w:t>
      </w:r>
    </w:p>
    <w:p w14:paraId="5143451A" w14:textId="77777777" w:rsidR="00816579" w:rsidRPr="0097113A" w:rsidRDefault="005A5D13" w:rsidP="005A5D13">
      <w:pPr>
        <w:pStyle w:val="SectionList2nd"/>
        <w:spacing w:line="360" w:lineRule="auto"/>
        <w:rPr>
          <w:rFonts w:ascii="Verdana" w:hAnsi="Verdana"/>
        </w:rPr>
      </w:pPr>
      <w:bookmarkStart w:id="18" w:name="_Ref418094322"/>
      <w:bookmarkStart w:id="19" w:name="_Toc40962744"/>
      <w:r w:rsidRPr="0097113A">
        <w:rPr>
          <w:rFonts w:ascii="Verdana" w:hAnsi="Verdana"/>
          <w:lang w:val="en-US"/>
        </w:rPr>
        <w:t>No changes to the start date of the crediting period have been approved during this monitoring period or are submitted with this monitoring report.</w:t>
      </w:r>
      <w:bookmarkEnd w:id="18"/>
      <w:bookmarkEnd w:id="19"/>
    </w:p>
    <w:p w14:paraId="1CBED515" w14:textId="77777777" w:rsidR="00AF3C86" w:rsidRPr="0097113A" w:rsidRDefault="00384F08" w:rsidP="00115C3F">
      <w:pPr>
        <w:pStyle w:val="SectionList"/>
      </w:pPr>
      <w:r w:rsidRPr="00E86A41">
        <w:t xml:space="preserve">B.2.4. </w:t>
      </w:r>
      <w:r w:rsidR="005A5D13" w:rsidRPr="00E86A41">
        <w:t>Permanent changes from the Design Certified monitoring plan, applied methodology or applied standardized baseline</w:t>
      </w:r>
    </w:p>
    <w:p w14:paraId="600149EA" w14:textId="77777777" w:rsidR="00816579" w:rsidRPr="0097113A" w:rsidRDefault="00AF3C86" w:rsidP="00AF3C86">
      <w:pPr>
        <w:pStyle w:val="SectionList2nd"/>
        <w:spacing w:line="360" w:lineRule="auto"/>
      </w:pPr>
      <w:r w:rsidRPr="0097113A">
        <w:rPr>
          <w:rFonts w:ascii="Verdana" w:hAnsi="Verdana"/>
          <w:color w:val="000000"/>
          <w:lang w:val="en-US"/>
        </w:rPr>
        <w:lastRenderedPageBreak/>
        <w:t>No permanent changes from the approved monitoring plan, applied methodologies or applied approaches have been approved by the GS-TAC that are relevant for this monitoring period.</w:t>
      </w:r>
    </w:p>
    <w:p w14:paraId="2C7D7432" w14:textId="77777777" w:rsidR="005A5D13" w:rsidRPr="0097113A" w:rsidRDefault="00384F08" w:rsidP="00115C3F">
      <w:pPr>
        <w:pStyle w:val="SectionList"/>
      </w:pPr>
      <w:r w:rsidRPr="00E86A41">
        <w:t>B.2.5</w:t>
      </w:r>
      <w:r w:rsidRPr="00603C74">
        <w:t xml:space="preserve">. </w:t>
      </w:r>
      <w:r w:rsidR="005A5D13" w:rsidRPr="00603C74">
        <w:t>Changes to project design of approved project</w:t>
      </w:r>
    </w:p>
    <w:p w14:paraId="63DF6200" w14:textId="77777777" w:rsidR="00816579" w:rsidRDefault="00AF3C86" w:rsidP="00816579">
      <w:pPr>
        <w:rPr>
          <w:color w:val="auto"/>
        </w:rPr>
      </w:pPr>
      <w:r w:rsidRPr="00AF3C86">
        <w:rPr>
          <w:color w:val="auto"/>
        </w:rPr>
        <w:t>No changes of the approved project design have been approved by the GS-TAC for this monitoring period.</w:t>
      </w:r>
    </w:p>
    <w:p w14:paraId="0BBF90EA" w14:textId="77777777" w:rsidR="00E51EF3" w:rsidRDefault="00E51EF3">
      <w:pPr>
        <w:spacing w:line="276" w:lineRule="auto"/>
        <w:contextualSpacing w:val="0"/>
      </w:pPr>
      <w:r>
        <w:br w:type="page"/>
      </w:r>
    </w:p>
    <w:p w14:paraId="4F271E99" w14:textId="77777777" w:rsidR="00E51EF3" w:rsidRPr="003B1DEE" w:rsidRDefault="00E51EF3" w:rsidP="00816579"/>
    <w:p w14:paraId="2ACDB943" w14:textId="77777777" w:rsidR="00816579" w:rsidRPr="00241108" w:rsidRDefault="00955476" w:rsidP="00955476">
      <w:pPr>
        <w:pStyle w:val="SectionTitle"/>
      </w:pPr>
      <w:bookmarkStart w:id="20" w:name="_Toc40962746"/>
      <w:bookmarkStart w:id="21" w:name="_Ref47706319"/>
      <w:bookmarkStart w:id="22" w:name="_Ref49860669"/>
      <w:r>
        <w:t>SECTION C.</w:t>
      </w:r>
      <w:r>
        <w:tab/>
      </w:r>
      <w:r w:rsidR="00816579" w:rsidRPr="00241108">
        <w:t>DESCRIPTION OF MONITORING SYSTEM APPLIED BY THE PROJECT</w:t>
      </w:r>
      <w:bookmarkEnd w:id="20"/>
      <w:bookmarkEnd w:id="21"/>
      <w:bookmarkEnd w:id="22"/>
    </w:p>
    <w:p w14:paraId="31490579" w14:textId="77777777" w:rsidR="006F79B5" w:rsidRPr="006D43ED" w:rsidRDefault="00904385" w:rsidP="006D43ED">
      <w:pPr>
        <w:spacing w:before="240" w:after="120"/>
        <w:contextualSpacing w:val="0"/>
        <w:rPr>
          <w:b/>
          <w:color w:val="auto"/>
        </w:rPr>
      </w:pPr>
      <w:r w:rsidRPr="0097113A">
        <w:rPr>
          <w:b/>
          <w:color w:val="auto"/>
          <w:u w:val="single"/>
        </w:rPr>
        <w:t>C</w:t>
      </w:r>
      <w:r w:rsidR="006D43ED" w:rsidRPr="0097113A">
        <w:rPr>
          <w:b/>
          <w:color w:val="auto"/>
          <w:u w:val="single"/>
        </w:rPr>
        <w:t>.1.</w:t>
      </w:r>
      <w:r w:rsidR="006D43ED" w:rsidRPr="0097113A">
        <w:rPr>
          <w:b/>
          <w:color w:val="auto"/>
          <w:u w:val="single"/>
        </w:rPr>
        <w:tab/>
      </w:r>
      <w:r w:rsidR="006F79B5" w:rsidRPr="00904385">
        <w:rPr>
          <w:b/>
          <w:color w:val="auto"/>
          <w:u w:val="single"/>
        </w:rPr>
        <w:t>Introduction and Organizational Chart</w:t>
      </w:r>
    </w:p>
    <w:p w14:paraId="5963CD65" w14:textId="77777777" w:rsidR="006F79B5" w:rsidRPr="00714097" w:rsidRDefault="006F79B5" w:rsidP="00900DC1">
      <w:pPr>
        <w:contextualSpacing w:val="0"/>
        <w:rPr>
          <w:color w:val="auto"/>
        </w:rPr>
      </w:pPr>
      <w:r w:rsidRPr="00714097">
        <w:rPr>
          <w:color w:val="auto"/>
        </w:rPr>
        <w:t xml:space="preserve">The facility management has introduced a Quality System that was designed similar to ISO 9000. This Quality System has three hierarchical levels. The first level is the Quality Manual. The second level is Operating Procedures. The Operating Procedures (OP) </w:t>
      </w:r>
      <w:r w:rsidR="00086A86">
        <w:rPr>
          <w:color w:val="auto"/>
        </w:rPr>
        <w:t>describe</w:t>
      </w:r>
      <w:r w:rsidRPr="00714097">
        <w:rPr>
          <w:color w:val="auto"/>
        </w:rPr>
        <w:t xml:space="preserve"> the activities that need to be carried out to assure compliance with CDM related issues. They also serve to achieve the desired quality level of our products and services. Furthermore, they define how CDM and quality records are maintained to provide evidence of monitoring. Refer to </w:t>
      </w:r>
      <w:r w:rsidRPr="006E1DFF">
        <w:rPr>
          <w:color w:val="auto"/>
        </w:rPr>
        <w:t xml:space="preserve">Annex </w:t>
      </w:r>
      <w:r w:rsidR="00086A86">
        <w:rPr>
          <w:color w:val="auto"/>
        </w:rPr>
        <w:t>9</w:t>
      </w:r>
      <w:r w:rsidRPr="006E1DFF">
        <w:rPr>
          <w:color w:val="auto"/>
        </w:rPr>
        <w:t xml:space="preserve"> for a list of the Operating Procedures.</w:t>
      </w:r>
    </w:p>
    <w:p w14:paraId="64CB7EBF" w14:textId="77777777" w:rsidR="006F79B5" w:rsidRPr="00D90D7C" w:rsidRDefault="009556BB" w:rsidP="00EE33E9">
      <w:pPr>
        <w:spacing w:after="120" w:line="240" w:lineRule="auto"/>
        <w:rPr>
          <w:rFonts w:ascii="Avenir Book" w:hAnsi="Avenir Book"/>
        </w:rPr>
      </w:pPr>
      <w:r w:rsidRPr="009556BB">
        <w:rPr>
          <w:noProof/>
          <w14:cntxtAlts w14:val="0"/>
        </w:rPr>
        <w:object w:dxaOrig="11183" w:dyaOrig="8093" w14:anchorId="7A2EB709">
          <v:shape id="_x0000_i1055" type="#_x0000_t75" alt="" style="width:472.1pt;height:350.9pt;mso-width-percent:0;mso-height-percent:0;mso-width-percent:0;mso-height-percent:0" o:ole="">
            <v:imagedata r:id="rId11" o:title=""/>
          </v:shape>
          <o:OLEObject Type="Embed" ProgID="Visio.Drawing.11" ShapeID="_x0000_i1055" DrawAspect="Content" ObjectID="_1684055836" r:id="rId12"/>
        </w:object>
      </w:r>
    </w:p>
    <w:p w14:paraId="6DCA442B" w14:textId="77777777" w:rsidR="00EE33E9" w:rsidRPr="00EE33E9" w:rsidRDefault="00EE33E9" w:rsidP="00BB2488">
      <w:pPr>
        <w:spacing w:after="0"/>
        <w:ind w:left="709" w:hanging="709"/>
        <w:contextualSpacing w:val="0"/>
        <w:jc w:val="center"/>
        <w:rPr>
          <w:rFonts w:eastAsia="Times New Roman" w:cs="Times New Roman"/>
          <w:color w:val="auto"/>
          <w:szCs w:val="20"/>
          <w:lang w:eastAsia="de-DE"/>
          <w14:cntxtAlts w14:val="0"/>
        </w:rPr>
      </w:pPr>
      <w:r w:rsidRPr="00EE33E9">
        <w:rPr>
          <w:rFonts w:eastAsia="Times New Roman" w:cs="Times New Roman"/>
          <w:color w:val="auto"/>
          <w:szCs w:val="20"/>
          <w:lang w:eastAsia="de-DE"/>
          <w14:cntxtAlts w14:val="0"/>
        </w:rPr>
        <w:t>Figure 2</w:t>
      </w:r>
      <w:r w:rsidR="00086A86">
        <w:rPr>
          <w:rFonts w:eastAsia="Times New Roman" w:cs="Times New Roman"/>
          <w:color w:val="auto"/>
          <w:szCs w:val="20"/>
          <w:lang w:eastAsia="de-DE"/>
          <w14:cntxtAlts w14:val="0"/>
        </w:rPr>
        <w:t xml:space="preserve">: </w:t>
      </w:r>
      <w:r w:rsidR="00086A86" w:rsidRPr="00714097">
        <w:rPr>
          <w:color w:val="auto"/>
        </w:rPr>
        <w:t>Organizational Chart as of 31/12/2020:</w:t>
      </w:r>
    </w:p>
    <w:p w14:paraId="1BF84386" w14:textId="77777777" w:rsidR="0025490F" w:rsidRDefault="0025490F" w:rsidP="006E1DFF">
      <w:pPr>
        <w:spacing w:before="240" w:after="120"/>
        <w:ind w:left="709" w:hanging="709"/>
        <w:contextualSpacing w:val="0"/>
        <w:jc w:val="both"/>
        <w:rPr>
          <w:rFonts w:eastAsia="Times New Roman" w:cs="Times New Roman"/>
          <w:b/>
          <w:color w:val="auto"/>
          <w:szCs w:val="20"/>
          <w:u w:val="single"/>
          <w:lang w:eastAsia="de-DE"/>
          <w14:cntxtAlts w14:val="0"/>
        </w:rPr>
      </w:pPr>
    </w:p>
    <w:p w14:paraId="14BADD68" w14:textId="77777777" w:rsidR="0025490F" w:rsidRDefault="0025490F" w:rsidP="006E1DFF">
      <w:pPr>
        <w:spacing w:before="240" w:after="120"/>
        <w:ind w:left="709" w:hanging="709"/>
        <w:contextualSpacing w:val="0"/>
        <w:jc w:val="both"/>
        <w:rPr>
          <w:rFonts w:eastAsia="Times New Roman" w:cs="Times New Roman"/>
          <w:b/>
          <w:color w:val="auto"/>
          <w:szCs w:val="20"/>
          <w:u w:val="single"/>
          <w:lang w:eastAsia="de-DE"/>
          <w14:cntxtAlts w14:val="0"/>
        </w:rPr>
      </w:pPr>
    </w:p>
    <w:p w14:paraId="03A61D36" w14:textId="1E433E54" w:rsidR="00714097" w:rsidRPr="00CA78FC" w:rsidRDefault="00904385" w:rsidP="006E1DFF">
      <w:pPr>
        <w:spacing w:before="240" w:after="120"/>
        <w:ind w:left="709" w:hanging="709"/>
        <w:contextualSpacing w:val="0"/>
        <w:jc w:val="both"/>
        <w:rPr>
          <w:rFonts w:eastAsia="Times New Roman" w:cs="Times New Roman"/>
          <w:b/>
          <w:color w:val="auto"/>
          <w:szCs w:val="20"/>
          <w:u w:val="single"/>
          <w:lang w:eastAsia="de-DE"/>
          <w14:cntxtAlts w14:val="0"/>
        </w:rPr>
      </w:pPr>
      <w:r w:rsidRPr="0097113A">
        <w:rPr>
          <w:rFonts w:eastAsia="Times New Roman" w:cs="Times New Roman"/>
          <w:b/>
          <w:color w:val="auto"/>
          <w:szCs w:val="20"/>
          <w:u w:val="single"/>
          <w:lang w:eastAsia="de-DE"/>
          <w14:cntxtAlts w14:val="0"/>
        </w:rPr>
        <w:t>C</w:t>
      </w:r>
      <w:r w:rsidR="00714097" w:rsidRPr="0097113A">
        <w:rPr>
          <w:rFonts w:eastAsia="Times New Roman" w:cs="Times New Roman"/>
          <w:b/>
          <w:color w:val="auto"/>
          <w:szCs w:val="20"/>
          <w:u w:val="single"/>
          <w:lang w:eastAsia="de-DE"/>
          <w14:cntxtAlts w14:val="0"/>
        </w:rPr>
        <w:t>.2.</w:t>
      </w:r>
      <w:r w:rsidR="00714097" w:rsidRPr="0097113A">
        <w:rPr>
          <w:rFonts w:eastAsia="Times New Roman" w:cs="Times New Roman"/>
          <w:b/>
          <w:color w:val="auto"/>
          <w:szCs w:val="20"/>
          <w:u w:val="single"/>
          <w:lang w:eastAsia="de-DE"/>
          <w14:cntxtAlts w14:val="0"/>
        </w:rPr>
        <w:tab/>
      </w:r>
      <w:r w:rsidR="00714097" w:rsidRPr="00CA78FC">
        <w:rPr>
          <w:rFonts w:eastAsia="Times New Roman" w:cs="Times New Roman"/>
          <w:b/>
          <w:color w:val="auto"/>
          <w:szCs w:val="20"/>
          <w:u w:val="single"/>
          <w:lang w:eastAsia="de-DE"/>
          <w14:cntxtAlts w14:val="0"/>
        </w:rPr>
        <w:t>Monitoring management</w:t>
      </w:r>
    </w:p>
    <w:p w14:paraId="16BB5033" w14:textId="77777777" w:rsidR="00714097" w:rsidRPr="00714097" w:rsidRDefault="00714097" w:rsidP="00812F0F">
      <w:pPr>
        <w:contextualSpacing w:val="0"/>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All CDM related responsibilities are covered in the Quality System that is implemented under the responsibility of the Managers. The CDM Management Advisor has the overall responsibility for the project</w:t>
      </w:r>
      <w:r w:rsidR="00BB2488">
        <w:rPr>
          <w:rFonts w:eastAsia="Times New Roman" w:cs="Times New Roman"/>
          <w:color w:val="auto"/>
          <w:szCs w:val="20"/>
          <w:lang w:eastAsia="de-DE"/>
          <w14:cntxtAlts w14:val="0"/>
        </w:rPr>
        <w:t>’</w:t>
      </w:r>
      <w:r w:rsidRPr="00714097">
        <w:rPr>
          <w:rFonts w:eastAsia="Times New Roman" w:cs="Times New Roman"/>
          <w:color w:val="auto"/>
          <w:szCs w:val="20"/>
          <w:lang w:eastAsia="de-DE"/>
          <w14:cntxtAlts w14:val="0"/>
        </w:rPr>
        <w:t>s CDM monitoring and verification. The responsibilities delegated by the Facility Manager and Sales Manager are defined in the various Operating Procedures of the Quality System.</w:t>
      </w:r>
    </w:p>
    <w:p w14:paraId="2B00751E" w14:textId="77777777" w:rsidR="00714097" w:rsidRPr="00CA78FC" w:rsidRDefault="00904385" w:rsidP="006E1DFF">
      <w:pPr>
        <w:spacing w:before="240" w:after="120"/>
        <w:ind w:left="709" w:hanging="709"/>
        <w:contextualSpacing w:val="0"/>
        <w:jc w:val="both"/>
        <w:rPr>
          <w:rFonts w:eastAsia="Times New Roman" w:cs="Times New Roman"/>
          <w:b/>
          <w:color w:val="auto"/>
          <w:szCs w:val="20"/>
          <w:u w:val="single"/>
          <w:lang w:eastAsia="de-DE"/>
          <w14:cntxtAlts w14:val="0"/>
        </w:rPr>
      </w:pPr>
      <w:r w:rsidRPr="0097113A">
        <w:rPr>
          <w:rFonts w:eastAsia="Times New Roman" w:cs="Times New Roman"/>
          <w:b/>
          <w:color w:val="auto"/>
          <w:szCs w:val="20"/>
          <w:u w:val="single"/>
          <w:lang w:eastAsia="de-DE"/>
          <w14:cntxtAlts w14:val="0"/>
        </w:rPr>
        <w:t>C</w:t>
      </w:r>
      <w:r w:rsidR="00714097" w:rsidRPr="0097113A">
        <w:rPr>
          <w:rFonts w:eastAsia="Times New Roman" w:cs="Times New Roman"/>
          <w:b/>
          <w:color w:val="auto"/>
          <w:szCs w:val="20"/>
          <w:u w:val="single"/>
          <w:lang w:eastAsia="de-DE"/>
          <w14:cntxtAlts w14:val="0"/>
        </w:rPr>
        <w:t>.3.</w:t>
      </w:r>
      <w:r w:rsidR="00714097" w:rsidRPr="0097113A">
        <w:rPr>
          <w:rFonts w:eastAsia="Times New Roman" w:cs="Times New Roman"/>
          <w:b/>
          <w:color w:val="auto"/>
          <w:szCs w:val="20"/>
          <w:u w:val="single"/>
          <w:lang w:eastAsia="de-DE"/>
          <w14:cntxtAlts w14:val="0"/>
        </w:rPr>
        <w:tab/>
      </w:r>
      <w:r w:rsidR="00714097" w:rsidRPr="00CA78FC">
        <w:rPr>
          <w:rFonts w:eastAsia="Times New Roman" w:cs="Times New Roman"/>
          <w:b/>
          <w:color w:val="auto"/>
          <w:szCs w:val="20"/>
          <w:u w:val="single"/>
          <w:lang w:eastAsia="de-DE"/>
          <w14:cntxtAlts w14:val="0"/>
        </w:rPr>
        <w:t>Monitoring process</w:t>
      </w:r>
    </w:p>
    <w:p w14:paraId="4B99C967" w14:textId="77777777" w:rsidR="00714097" w:rsidRPr="00714097" w:rsidRDefault="00714097" w:rsidP="00900DC1">
      <w:pPr>
        <w:spacing w:after="0"/>
        <w:contextualSpacing w:val="0"/>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All monitoring processes are defined in their respective Operating Procedures (OP) of the Quality System, which contain the details for reliable measurement and recording of the parameters. The original versions of the Operating Procedures are available in English language, but they are not obligatorily updated. The Indonesian language versions are the binding versions and they are updated if required.</w:t>
      </w:r>
      <w:r w:rsidR="00900DC1">
        <w:rPr>
          <w:rFonts w:eastAsia="Times New Roman" w:cs="Times New Roman"/>
          <w:color w:val="auto"/>
          <w:szCs w:val="20"/>
          <w:lang w:eastAsia="de-DE"/>
          <w14:cntxtAlts w14:val="0"/>
        </w:rPr>
        <w:t xml:space="preserve"> </w:t>
      </w:r>
      <w:r w:rsidRPr="00714097">
        <w:rPr>
          <w:rFonts w:eastAsia="Times New Roman" w:cs="Times New Roman"/>
          <w:color w:val="auto"/>
          <w:szCs w:val="20"/>
          <w:lang w:eastAsia="de-DE"/>
          <w14:cntxtAlts w14:val="0"/>
        </w:rPr>
        <w:t xml:space="preserve">The following </w:t>
      </w:r>
      <w:r w:rsidR="00BB2488">
        <w:rPr>
          <w:rFonts w:eastAsia="Times New Roman" w:cs="Times New Roman"/>
          <w:color w:val="auto"/>
          <w:szCs w:val="20"/>
          <w:lang w:eastAsia="de-DE"/>
          <w14:cntxtAlts w14:val="0"/>
        </w:rPr>
        <w:t>figure</w:t>
      </w:r>
      <w:r w:rsidRPr="00714097">
        <w:rPr>
          <w:rFonts w:eastAsia="Times New Roman" w:cs="Times New Roman"/>
          <w:color w:val="auto"/>
          <w:szCs w:val="20"/>
          <w:lang w:eastAsia="de-DE"/>
          <w14:cntxtAlts w14:val="0"/>
        </w:rPr>
        <w:t xml:space="preserve"> shows the monitoring points and required equipment calibrations:</w:t>
      </w:r>
    </w:p>
    <w:p w14:paraId="65D05586" w14:textId="77777777" w:rsidR="00714097" w:rsidRPr="00714097" w:rsidRDefault="009556BB" w:rsidP="00900DC1">
      <w:pPr>
        <w:spacing w:after="0"/>
        <w:contextualSpacing w:val="0"/>
        <w:rPr>
          <w:rFonts w:eastAsia="Times New Roman" w:cs="Times New Roman"/>
          <w:color w:val="auto"/>
          <w:szCs w:val="20"/>
          <w:lang w:eastAsia="de-DE"/>
          <w14:cntxtAlts w14:val="0"/>
        </w:rPr>
      </w:pPr>
      <w:r w:rsidRPr="009556BB">
        <w:rPr>
          <w:rFonts w:cs="Arial"/>
          <w:noProof/>
          <w:szCs w:val="22"/>
          <w14:cntxtAlts w14:val="0"/>
        </w:rPr>
        <w:object w:dxaOrig="9030" w:dyaOrig="10530" w14:anchorId="0EC9048D">
          <v:shape id="_x0000_i1054" type="#_x0000_t75" alt="" style="width:474.85pt;height:500.35pt;mso-width-percent:0;mso-height-percent:0;mso-width-percent:0;mso-height-percent:0" o:ole="">
            <v:imagedata r:id="rId13" o:title=""/>
          </v:shape>
          <o:OLEObject Type="Embed" ProgID="Visio.Drawing.11" ShapeID="_x0000_i1054" DrawAspect="Content" ObjectID="_1684055837" r:id="rId14"/>
        </w:object>
      </w:r>
    </w:p>
    <w:p w14:paraId="046DDF1C" w14:textId="77777777" w:rsidR="006F79B5" w:rsidRPr="00BB2488" w:rsidRDefault="00BB2488" w:rsidP="00BB2488">
      <w:pPr>
        <w:contextualSpacing w:val="0"/>
        <w:jc w:val="center"/>
      </w:pPr>
      <w:r w:rsidRPr="00BB2488">
        <w:t>Figure 3:</w:t>
      </w:r>
      <w:r>
        <w:t xml:space="preserve"> Monitoring and calibration</w:t>
      </w:r>
    </w:p>
    <w:p w14:paraId="0614D818" w14:textId="77777777" w:rsidR="00714097" w:rsidRPr="00D74D1F" w:rsidRDefault="00904385" w:rsidP="00D74D1F">
      <w:pPr>
        <w:spacing w:line="240" w:lineRule="auto"/>
        <w:ind w:left="709" w:hanging="709"/>
        <w:contextualSpacing w:val="0"/>
        <w:jc w:val="both"/>
        <w:rPr>
          <w:rFonts w:eastAsia="Times New Roman" w:cs="Times New Roman"/>
          <w:color w:val="auto"/>
          <w:szCs w:val="20"/>
          <w:u w:val="single"/>
          <w:lang w:eastAsia="de-DE"/>
          <w14:cntxtAlts w14:val="0"/>
        </w:rPr>
      </w:pPr>
      <w:r>
        <w:rPr>
          <w:rFonts w:eastAsia="Times New Roman" w:cs="Times New Roman"/>
          <w:color w:val="auto"/>
          <w:szCs w:val="20"/>
          <w:u w:val="single"/>
          <w:lang w:eastAsia="de-DE"/>
          <w14:cntxtAlts w14:val="0"/>
        </w:rPr>
        <w:t>C</w:t>
      </w:r>
      <w:r w:rsidR="00714097" w:rsidRPr="00D74D1F">
        <w:rPr>
          <w:rFonts w:eastAsia="Times New Roman" w:cs="Times New Roman"/>
          <w:color w:val="auto"/>
          <w:szCs w:val="20"/>
          <w:u w:val="single"/>
          <w:lang w:eastAsia="de-DE"/>
          <w14:cntxtAlts w14:val="0"/>
        </w:rPr>
        <w:t>.3.1.</w:t>
      </w:r>
      <w:r w:rsidR="006D43ED">
        <w:rPr>
          <w:rFonts w:eastAsia="Times New Roman" w:cs="Times New Roman"/>
          <w:color w:val="auto"/>
          <w:szCs w:val="20"/>
          <w:u w:val="single"/>
          <w:lang w:eastAsia="de-DE"/>
          <w14:cntxtAlts w14:val="0"/>
        </w:rPr>
        <w:tab/>
      </w:r>
      <w:r w:rsidR="00714097" w:rsidRPr="00D74D1F">
        <w:rPr>
          <w:rFonts w:eastAsia="Times New Roman" w:cs="Times New Roman"/>
          <w:color w:val="auto"/>
          <w:szCs w:val="20"/>
          <w:u w:val="single"/>
          <w:lang w:eastAsia="de-DE"/>
          <w14:cntxtAlts w14:val="0"/>
        </w:rPr>
        <w:tab/>
        <w:t>Waste measurement and project emissions</w:t>
      </w:r>
    </w:p>
    <w:p w14:paraId="68B2B68E" w14:textId="77777777" w:rsidR="00714097" w:rsidRPr="00714097" w:rsidRDefault="00714097" w:rsidP="00D74D1F">
      <w:pPr>
        <w:contextualSpacing w:val="0"/>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The Operating Procedures for the measurement and recording of quantity of waste processed, waste c</w:t>
      </w:r>
      <w:r w:rsidR="00B023E8">
        <w:rPr>
          <w:rFonts w:eastAsia="Times New Roman" w:cs="Times New Roman"/>
          <w:color w:val="auto"/>
          <w:szCs w:val="20"/>
          <w:lang w:eastAsia="de-DE"/>
          <w14:cntxtAlts w14:val="0"/>
        </w:rPr>
        <w:t xml:space="preserve">omposition, energy consumption </w:t>
      </w:r>
      <w:proofErr w:type="gramStart"/>
      <w:r w:rsidRPr="00714097">
        <w:rPr>
          <w:rFonts w:eastAsia="Times New Roman" w:cs="Times New Roman"/>
          <w:color w:val="auto"/>
          <w:szCs w:val="20"/>
          <w:lang w:eastAsia="de-DE"/>
          <w14:cntxtAlts w14:val="0"/>
        </w:rPr>
        <w:t>are</w:t>
      </w:r>
      <w:proofErr w:type="gramEnd"/>
      <w:r w:rsidRPr="00714097">
        <w:rPr>
          <w:rFonts w:eastAsia="Times New Roman" w:cs="Times New Roman"/>
          <w:color w:val="auto"/>
          <w:szCs w:val="20"/>
          <w:lang w:eastAsia="de-DE"/>
          <w14:cntxtAlts w14:val="0"/>
        </w:rPr>
        <w:t xml:space="preserve"> referred to in </w:t>
      </w:r>
      <w:r w:rsidR="00BB2488">
        <w:rPr>
          <w:rFonts w:eastAsia="Times New Roman" w:cs="Times New Roman"/>
          <w:color w:val="auto"/>
          <w:szCs w:val="20"/>
          <w:lang w:eastAsia="de-DE"/>
          <w14:cntxtAlts w14:val="0"/>
        </w:rPr>
        <w:t>above figure</w:t>
      </w:r>
      <w:r w:rsidRPr="00714097">
        <w:rPr>
          <w:rFonts w:eastAsia="Times New Roman" w:cs="Times New Roman"/>
          <w:color w:val="auto"/>
          <w:szCs w:val="20"/>
          <w:lang w:eastAsia="de-DE"/>
          <w14:cntxtAlts w14:val="0"/>
        </w:rPr>
        <w:t>.</w:t>
      </w:r>
    </w:p>
    <w:p w14:paraId="2B125B60" w14:textId="77777777" w:rsidR="00714097" w:rsidRPr="00D74D1F" w:rsidRDefault="00904385" w:rsidP="00D74D1F">
      <w:pPr>
        <w:spacing w:line="240" w:lineRule="auto"/>
        <w:ind w:left="709" w:hanging="709"/>
        <w:contextualSpacing w:val="0"/>
        <w:rPr>
          <w:rFonts w:eastAsia="Times New Roman" w:cs="Times New Roman"/>
          <w:color w:val="auto"/>
          <w:szCs w:val="20"/>
          <w:u w:val="single"/>
          <w:lang w:eastAsia="de-DE"/>
          <w14:cntxtAlts w14:val="0"/>
        </w:rPr>
      </w:pPr>
      <w:r>
        <w:rPr>
          <w:rFonts w:eastAsia="Times New Roman" w:cs="Times New Roman"/>
          <w:color w:val="auto"/>
          <w:szCs w:val="20"/>
          <w:u w:val="single"/>
          <w:lang w:eastAsia="de-DE"/>
          <w14:cntxtAlts w14:val="0"/>
        </w:rPr>
        <w:t>C</w:t>
      </w:r>
      <w:r w:rsidR="00714097" w:rsidRPr="00D74D1F">
        <w:rPr>
          <w:rFonts w:eastAsia="Times New Roman" w:cs="Times New Roman"/>
          <w:color w:val="auto"/>
          <w:szCs w:val="20"/>
          <w:u w:val="single"/>
          <w:lang w:eastAsia="de-DE"/>
          <w14:cntxtAlts w14:val="0"/>
        </w:rPr>
        <w:t>.3.2.</w:t>
      </w:r>
      <w:r w:rsidR="00714097" w:rsidRPr="00D74D1F">
        <w:rPr>
          <w:rFonts w:eastAsia="Times New Roman" w:cs="Times New Roman"/>
          <w:color w:val="auto"/>
          <w:szCs w:val="20"/>
          <w:u w:val="single"/>
          <w:lang w:eastAsia="de-DE"/>
          <w14:cntxtAlts w14:val="0"/>
        </w:rPr>
        <w:tab/>
        <w:t>Assuring aerobic conditions for decomposition</w:t>
      </w:r>
    </w:p>
    <w:p w14:paraId="7A483A07" w14:textId="77777777" w:rsidR="00714097" w:rsidRDefault="00714097" w:rsidP="00D74D1F">
      <w:pPr>
        <w:contextualSpacing w:val="0"/>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The PDD requires no specific monitoring to assure aerobic conditions. Many other composting projects do not monitor oxygen and water content, relying only on regular turning of the compost heaps.</w:t>
      </w:r>
    </w:p>
    <w:p w14:paraId="3FE71BAC" w14:textId="77777777" w:rsidR="00714097" w:rsidRDefault="00714097" w:rsidP="00D74D1F">
      <w:pPr>
        <w:contextualSpacing w:val="0"/>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lastRenderedPageBreak/>
        <w:t>This project activity monitors the control of aerobic decomposition of organic waste. They are described in OP 11 Raw Compost Production, OP 12 Finished Compost Production and OP 13 Specialty Compost Production. The recording of oxygen content, temperature and water content is defined in OP 17 Compost Production Monitoring. The oxygen content and temperature are measured and recorded 2 times per week, while the water content is measured and recorded 2 times per month. It must be noted that the temperature has no influence on aerobic conditions. However, the oxygen and water content should be kept at recommended levels to assure an aerobic decomposition.</w:t>
      </w:r>
    </w:p>
    <w:p w14:paraId="201D7C83" w14:textId="77777777" w:rsidR="00714097" w:rsidRPr="00714097" w:rsidRDefault="00714097" w:rsidP="008336D5">
      <w:pPr>
        <w:contextualSpacing w:val="0"/>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The water content is determined by drying wet processing material and measuring the weight difference on calibrated weighing scales.</w:t>
      </w:r>
    </w:p>
    <w:p w14:paraId="263E7E11" w14:textId="77777777" w:rsidR="00714097" w:rsidRPr="00714097" w:rsidRDefault="00714097" w:rsidP="008336D5">
      <w:pPr>
        <w:contextualSpacing w:val="0"/>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 xml:space="preserve">The oxygen content is measured with a self-calibrating oxygen meter. The chemical sensor of the device is subject to a miniscule but constant deterioration until it is used up and the instrument displays an error message. </w:t>
      </w:r>
      <w:proofErr w:type="gramStart"/>
      <w:r w:rsidRPr="00714097">
        <w:rPr>
          <w:rFonts w:eastAsia="Times New Roman" w:cs="Times New Roman"/>
          <w:color w:val="auto"/>
          <w:szCs w:val="20"/>
          <w:lang w:eastAsia="de-DE"/>
          <w14:cntxtAlts w14:val="0"/>
        </w:rPr>
        <w:t>Therefore</w:t>
      </w:r>
      <w:proofErr w:type="gramEnd"/>
      <w:r w:rsidRPr="00714097">
        <w:rPr>
          <w:rFonts w:eastAsia="Times New Roman" w:cs="Times New Roman"/>
          <w:color w:val="auto"/>
          <w:szCs w:val="20"/>
          <w:lang w:eastAsia="de-DE"/>
          <w14:cntxtAlts w14:val="0"/>
        </w:rPr>
        <w:t xml:space="preserve"> each time before use, the oxygen meter needs to be recalibrated with ambient air, which has an oxyge</w:t>
      </w:r>
      <w:r w:rsidR="008336D5">
        <w:rPr>
          <w:rFonts w:eastAsia="Times New Roman" w:cs="Times New Roman"/>
          <w:color w:val="auto"/>
          <w:szCs w:val="20"/>
          <w:lang w:eastAsia="de-DE"/>
          <w14:cntxtAlts w14:val="0"/>
        </w:rPr>
        <w:t xml:space="preserve">n concentration of 20.95%. </w:t>
      </w:r>
      <w:r w:rsidR="00B65874">
        <w:rPr>
          <w:rFonts w:eastAsia="Times New Roman" w:cs="Times New Roman"/>
          <w:color w:val="auto"/>
          <w:szCs w:val="20"/>
          <w:lang w:eastAsia="de-DE"/>
          <w14:cntxtAlts w14:val="0"/>
        </w:rPr>
        <w:t>Y</w:t>
      </w:r>
      <w:r w:rsidRPr="00714097">
        <w:rPr>
          <w:rFonts w:eastAsia="Times New Roman" w:cs="Times New Roman"/>
          <w:color w:val="auto"/>
          <w:szCs w:val="20"/>
          <w:lang w:eastAsia="de-DE"/>
          <w14:cntxtAlts w14:val="0"/>
        </w:rPr>
        <w:t xml:space="preserve">early calibrations </w:t>
      </w:r>
      <w:proofErr w:type="gramStart"/>
      <w:r w:rsidR="008336D5">
        <w:rPr>
          <w:rFonts w:eastAsia="Times New Roman" w:cs="Times New Roman"/>
          <w:color w:val="auto"/>
          <w:szCs w:val="20"/>
          <w:lang w:eastAsia="de-DE"/>
          <w14:cntxtAlts w14:val="0"/>
        </w:rPr>
        <w:t>is</w:t>
      </w:r>
      <w:proofErr w:type="gramEnd"/>
      <w:r w:rsidRPr="00714097">
        <w:rPr>
          <w:rFonts w:eastAsia="Times New Roman" w:cs="Times New Roman"/>
          <w:color w:val="auto"/>
          <w:szCs w:val="20"/>
          <w:lang w:eastAsia="de-DE"/>
          <w14:cntxtAlts w14:val="0"/>
        </w:rPr>
        <w:t xml:space="preserve"> not </w:t>
      </w:r>
      <w:r w:rsidR="008336D5">
        <w:rPr>
          <w:rFonts w:eastAsia="Times New Roman" w:cs="Times New Roman"/>
          <w:color w:val="auto"/>
          <w:szCs w:val="20"/>
          <w:lang w:eastAsia="de-DE"/>
          <w14:cntxtAlts w14:val="0"/>
        </w:rPr>
        <w:t>required</w:t>
      </w:r>
      <w:r w:rsidRPr="00714097">
        <w:rPr>
          <w:rFonts w:eastAsia="Times New Roman" w:cs="Times New Roman"/>
          <w:color w:val="auto"/>
          <w:szCs w:val="20"/>
          <w:lang w:eastAsia="de-DE"/>
          <w14:cntxtAlts w14:val="0"/>
        </w:rPr>
        <w:t>.</w:t>
      </w:r>
    </w:p>
    <w:p w14:paraId="467708CC" w14:textId="77777777" w:rsidR="00714097" w:rsidRPr="00D74D1F" w:rsidRDefault="00714097" w:rsidP="00D74D1F">
      <w:pPr>
        <w:spacing w:line="240" w:lineRule="auto"/>
        <w:ind w:left="709" w:hanging="709"/>
        <w:contextualSpacing w:val="0"/>
        <w:jc w:val="both"/>
        <w:rPr>
          <w:rFonts w:eastAsia="Times New Roman" w:cs="Times New Roman"/>
          <w:color w:val="auto"/>
          <w:szCs w:val="20"/>
          <w:u w:val="single"/>
          <w:lang w:eastAsia="de-DE"/>
          <w14:cntxtAlts w14:val="0"/>
        </w:rPr>
      </w:pPr>
      <w:r w:rsidRPr="00D74D1F">
        <w:rPr>
          <w:rFonts w:eastAsia="Times New Roman" w:cs="Times New Roman"/>
          <w:color w:val="auto"/>
          <w:szCs w:val="20"/>
          <w:u w:val="single"/>
          <w:lang w:eastAsia="de-DE"/>
          <w14:cntxtAlts w14:val="0"/>
        </w:rPr>
        <w:t>C.3.3.</w:t>
      </w:r>
      <w:r w:rsidRPr="00D74D1F">
        <w:rPr>
          <w:rFonts w:eastAsia="Times New Roman" w:cs="Times New Roman"/>
          <w:color w:val="auto"/>
          <w:szCs w:val="20"/>
          <w:u w:val="single"/>
          <w:lang w:eastAsia="de-DE"/>
          <w14:cntxtAlts w14:val="0"/>
        </w:rPr>
        <w:tab/>
        <w:t>Other parameters required by the methodology</w:t>
      </w:r>
    </w:p>
    <w:p w14:paraId="5F9963E8" w14:textId="77777777" w:rsidR="00714097" w:rsidRPr="00714097" w:rsidRDefault="00714097" w:rsidP="00714097">
      <w:pPr>
        <w:spacing w:after="0"/>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Other parameters are determined according to the following Operating Procedures:</w:t>
      </w:r>
    </w:p>
    <w:p w14:paraId="1A9AA768" w14:textId="77777777" w:rsidR="00714097" w:rsidRPr="00714097" w:rsidRDefault="00D74D1F" w:rsidP="00612EAE">
      <w:pPr>
        <w:numPr>
          <w:ilvl w:val="0"/>
          <w:numId w:val="25"/>
        </w:numPr>
        <w:spacing w:after="0"/>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Analyzing</w:t>
      </w:r>
      <w:r w:rsidR="00714097" w:rsidRPr="00714097">
        <w:rPr>
          <w:rFonts w:eastAsia="Times New Roman" w:cs="Times New Roman"/>
          <w:color w:val="auto"/>
          <w:szCs w:val="20"/>
          <w:lang w:eastAsia="de-DE"/>
          <w14:cntxtAlts w14:val="0"/>
        </w:rPr>
        <w:t xml:space="preserve"> the compost quality is covered in OP 18 Compost Quality Control.</w:t>
      </w:r>
    </w:p>
    <w:p w14:paraId="3A14F861" w14:textId="77777777" w:rsidR="00714097" w:rsidRPr="00714097" w:rsidRDefault="00714097" w:rsidP="00612EAE">
      <w:pPr>
        <w:numPr>
          <w:ilvl w:val="0"/>
          <w:numId w:val="25"/>
        </w:numPr>
        <w:spacing w:after="0"/>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Tools for market development and other customer support are covered in OP 31 Customer Support.</w:t>
      </w:r>
    </w:p>
    <w:p w14:paraId="51897289" w14:textId="77777777" w:rsidR="00714097" w:rsidRPr="0097113A" w:rsidRDefault="00714097" w:rsidP="00612EAE">
      <w:pPr>
        <w:numPr>
          <w:ilvl w:val="0"/>
          <w:numId w:val="25"/>
        </w:numPr>
        <w:ind w:hanging="357"/>
        <w:contextualSpacing w:val="0"/>
        <w:jc w:val="both"/>
        <w:rPr>
          <w:rFonts w:eastAsia="Times New Roman" w:cs="Times New Roman"/>
          <w:color w:val="auto"/>
          <w:szCs w:val="20"/>
          <w:u w:val="single"/>
          <w:lang w:eastAsia="de-DE"/>
          <w14:cntxtAlts w14:val="0"/>
        </w:rPr>
      </w:pPr>
      <w:r w:rsidRPr="00714097">
        <w:rPr>
          <w:rFonts w:eastAsia="Times New Roman" w:cs="Times New Roman"/>
          <w:color w:val="auto"/>
          <w:szCs w:val="20"/>
          <w:lang w:eastAsia="de-DE"/>
          <w14:cntxtAlts w14:val="0"/>
        </w:rPr>
        <w:t xml:space="preserve">The assessment of common practices at the adjacent landfill (absence of methane capture) is confirmed by written statements of the landfill operator, </w:t>
      </w:r>
      <w:r w:rsidRPr="0097113A">
        <w:rPr>
          <w:rFonts w:eastAsia="Times New Roman" w:cs="Times New Roman"/>
          <w:color w:val="auto"/>
          <w:szCs w:val="20"/>
          <w:u w:val="single"/>
          <w:lang w:eastAsia="de-DE"/>
          <w14:cntxtAlts w14:val="0"/>
        </w:rPr>
        <w:t>which are made available to the DOE.</w:t>
      </w:r>
    </w:p>
    <w:p w14:paraId="20FBCEAF" w14:textId="77777777" w:rsidR="00714097" w:rsidRPr="00CA78FC" w:rsidRDefault="00714097" w:rsidP="006E1DFF">
      <w:pPr>
        <w:spacing w:before="240" w:after="120"/>
        <w:ind w:left="709" w:hanging="709"/>
        <w:jc w:val="both"/>
        <w:rPr>
          <w:rFonts w:eastAsia="Times New Roman" w:cs="Times New Roman"/>
          <w:b/>
          <w:color w:val="auto"/>
          <w:szCs w:val="20"/>
          <w:u w:val="single"/>
          <w:lang w:eastAsia="de-DE"/>
          <w14:cntxtAlts w14:val="0"/>
        </w:rPr>
      </w:pPr>
      <w:r w:rsidRPr="0097113A">
        <w:rPr>
          <w:rFonts w:eastAsia="Times New Roman" w:cs="Times New Roman"/>
          <w:b/>
          <w:color w:val="auto"/>
          <w:szCs w:val="20"/>
          <w:u w:val="single"/>
          <w:lang w:eastAsia="de-DE"/>
          <w14:cntxtAlts w14:val="0"/>
        </w:rPr>
        <w:t>C.4.</w:t>
      </w:r>
      <w:r w:rsidRPr="0097113A">
        <w:rPr>
          <w:rFonts w:eastAsia="Times New Roman" w:cs="Times New Roman"/>
          <w:b/>
          <w:color w:val="auto"/>
          <w:szCs w:val="20"/>
          <w:u w:val="single"/>
          <w:lang w:eastAsia="de-DE"/>
          <w14:cntxtAlts w14:val="0"/>
        </w:rPr>
        <w:tab/>
      </w:r>
      <w:r w:rsidRPr="00CA78FC">
        <w:rPr>
          <w:rFonts w:eastAsia="Times New Roman" w:cs="Times New Roman"/>
          <w:b/>
          <w:color w:val="auto"/>
          <w:szCs w:val="20"/>
          <w:u w:val="single"/>
          <w:lang w:eastAsia="de-DE"/>
          <w14:cntxtAlts w14:val="0"/>
        </w:rPr>
        <w:t>Data recording and archiving</w:t>
      </w:r>
    </w:p>
    <w:p w14:paraId="7734CC0A" w14:textId="77777777" w:rsidR="00714097" w:rsidRPr="0097113A" w:rsidRDefault="00714097" w:rsidP="00812F0F">
      <w:pPr>
        <w:contextualSpacing w:val="0"/>
        <w:jc w:val="both"/>
        <w:rPr>
          <w:rFonts w:eastAsia="Times New Roman" w:cs="Times New Roman"/>
          <w:color w:val="auto"/>
          <w:szCs w:val="20"/>
          <w:u w:val="single"/>
          <w:lang w:eastAsia="de-DE"/>
          <w14:cntxtAlts w14:val="0"/>
        </w:rPr>
      </w:pPr>
      <w:r w:rsidRPr="00714097">
        <w:rPr>
          <w:rFonts w:eastAsia="Times New Roman" w:cs="Times New Roman"/>
          <w:color w:val="auto"/>
          <w:szCs w:val="20"/>
          <w:lang w:eastAsia="de-DE"/>
          <w14:cntxtAlts w14:val="0"/>
        </w:rPr>
        <w:t xml:space="preserve">Data recording is done according to the respective Operating Procedures and data </w:t>
      </w:r>
      <w:r w:rsidRPr="0097113A">
        <w:rPr>
          <w:rFonts w:eastAsia="Times New Roman" w:cs="Times New Roman"/>
          <w:color w:val="auto"/>
          <w:szCs w:val="20"/>
          <w:u w:val="single"/>
          <w:lang w:eastAsia="de-DE"/>
          <w14:cntxtAlts w14:val="0"/>
        </w:rPr>
        <w:t>storage is performed according to OP 07 Quality Record Storage.</w:t>
      </w:r>
    </w:p>
    <w:p w14:paraId="3F848BE0" w14:textId="77777777" w:rsidR="00714097" w:rsidRPr="00CA78FC" w:rsidRDefault="00714097" w:rsidP="006E1DFF">
      <w:pPr>
        <w:tabs>
          <w:tab w:val="left" w:pos="1418"/>
        </w:tabs>
        <w:spacing w:before="240" w:after="120"/>
        <w:ind w:left="709" w:hanging="709"/>
        <w:contextualSpacing w:val="0"/>
        <w:jc w:val="both"/>
        <w:rPr>
          <w:rFonts w:eastAsia="Times New Roman" w:cs="Times New Roman"/>
          <w:b/>
          <w:color w:val="auto"/>
          <w:szCs w:val="20"/>
          <w:u w:val="single"/>
          <w:lang w:eastAsia="de-DE"/>
          <w14:cntxtAlts w14:val="0"/>
        </w:rPr>
      </w:pPr>
      <w:r w:rsidRPr="0097113A">
        <w:rPr>
          <w:rFonts w:eastAsia="Times New Roman" w:cs="Times New Roman"/>
          <w:b/>
          <w:color w:val="auto"/>
          <w:szCs w:val="20"/>
          <w:u w:val="single"/>
          <w:lang w:eastAsia="de-DE"/>
          <w14:cntxtAlts w14:val="0"/>
        </w:rPr>
        <w:t>C.5.</w:t>
      </w:r>
      <w:r w:rsidRPr="0097113A">
        <w:rPr>
          <w:rFonts w:eastAsia="Times New Roman" w:cs="Times New Roman"/>
          <w:b/>
          <w:color w:val="auto"/>
          <w:szCs w:val="20"/>
          <w:u w:val="single"/>
          <w:lang w:eastAsia="de-DE"/>
          <w14:cntxtAlts w14:val="0"/>
        </w:rPr>
        <w:tab/>
      </w:r>
      <w:r w:rsidRPr="00CA78FC">
        <w:rPr>
          <w:rFonts w:eastAsia="Times New Roman" w:cs="Times New Roman"/>
          <w:b/>
          <w:color w:val="auto"/>
          <w:szCs w:val="20"/>
          <w:u w:val="single"/>
          <w:lang w:eastAsia="de-DE"/>
          <w14:cntxtAlts w14:val="0"/>
        </w:rPr>
        <w:t>Quality control procedures</w:t>
      </w:r>
    </w:p>
    <w:p w14:paraId="5AF6EE1C" w14:textId="77777777" w:rsidR="00714097" w:rsidRPr="00714097" w:rsidRDefault="00714097" w:rsidP="00714097">
      <w:pPr>
        <w:spacing w:after="0"/>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The Quality System includes procedures that allows all personnel to report problems or irregularities that are then addressed by the Management Team / CDM Committee.</w:t>
      </w:r>
    </w:p>
    <w:p w14:paraId="4E198AED" w14:textId="77777777" w:rsidR="00714097" w:rsidRPr="00714097" w:rsidRDefault="00714097" w:rsidP="00714097">
      <w:pPr>
        <w:spacing w:after="0"/>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Personnel have two possibilities to report irregularities:</w:t>
      </w:r>
    </w:p>
    <w:p w14:paraId="44F38F5F" w14:textId="77777777" w:rsidR="00714097" w:rsidRPr="00714097" w:rsidRDefault="00714097" w:rsidP="00612EAE">
      <w:pPr>
        <w:numPr>
          <w:ilvl w:val="0"/>
          <w:numId w:val="26"/>
        </w:numPr>
        <w:spacing w:after="0"/>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Issue a Non-Conformity Report (NCR) according to OP 27 Non-Conformities.</w:t>
      </w:r>
    </w:p>
    <w:p w14:paraId="4ED01138" w14:textId="77777777" w:rsidR="00714097" w:rsidRPr="00714097" w:rsidRDefault="00714097" w:rsidP="00612EAE">
      <w:pPr>
        <w:numPr>
          <w:ilvl w:val="0"/>
          <w:numId w:val="26"/>
        </w:numPr>
        <w:spacing w:after="0"/>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lastRenderedPageBreak/>
        <w:t>Refer to a potential problem according to OP 28 Quality Alerts.</w:t>
      </w:r>
    </w:p>
    <w:p w14:paraId="1F3165CA" w14:textId="77777777" w:rsidR="00714097" w:rsidRPr="00714097" w:rsidRDefault="00714097" w:rsidP="00FC1A97">
      <w:pPr>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 xml:space="preserve">The Facility Manager is responsible for the yearly calibration of the weighing scales (balances) used to weigh the organic waste that is composted and the compost that is sold or used to determine the waste types. The calibration of the weighing scales and kW-meters is performed according to OP 22 Calibrated Equipment. According to the PDD, no other equipment requires calibration. The summary of equipment calibrations is in </w:t>
      </w:r>
      <w:r w:rsidRPr="00812F0F">
        <w:rPr>
          <w:rFonts w:eastAsia="Times New Roman" w:cs="Times New Roman"/>
          <w:color w:val="auto"/>
          <w:szCs w:val="20"/>
          <w:lang w:eastAsia="de-DE"/>
          <w14:cntxtAlts w14:val="0"/>
        </w:rPr>
        <w:t xml:space="preserve">Annex </w:t>
      </w:r>
      <w:r w:rsidR="0058539C">
        <w:rPr>
          <w:rFonts w:eastAsia="Times New Roman" w:cs="Times New Roman"/>
          <w:color w:val="auto"/>
          <w:szCs w:val="20"/>
          <w:lang w:eastAsia="de-DE"/>
          <w14:cntxtAlts w14:val="0"/>
        </w:rPr>
        <w:t>6</w:t>
      </w:r>
      <w:r w:rsidRPr="00812F0F">
        <w:rPr>
          <w:rFonts w:eastAsia="Times New Roman" w:cs="Times New Roman"/>
          <w:color w:val="auto"/>
          <w:szCs w:val="20"/>
          <w:lang w:eastAsia="de-DE"/>
          <w14:cntxtAlts w14:val="0"/>
        </w:rPr>
        <w:t>.</w:t>
      </w:r>
      <w:r>
        <w:rPr>
          <w:rFonts w:eastAsia="Times New Roman" w:cs="Times New Roman"/>
          <w:color w:val="auto"/>
          <w:szCs w:val="20"/>
          <w:lang w:eastAsia="de-DE"/>
          <w14:cntxtAlts w14:val="0"/>
        </w:rPr>
        <w:t xml:space="preserve"> </w:t>
      </w:r>
      <w:r w:rsidRPr="00714097">
        <w:rPr>
          <w:rFonts w:eastAsia="Times New Roman" w:cs="Times New Roman"/>
          <w:color w:val="auto"/>
          <w:szCs w:val="20"/>
          <w:lang w:eastAsia="de-DE"/>
          <w14:cntxtAlts w14:val="0"/>
        </w:rPr>
        <w:t>The Facility Manager and the Sales Manager are responsible to routinely reviewing quality procedures</w:t>
      </w:r>
      <w:r w:rsidR="00AB03D3">
        <w:rPr>
          <w:rFonts w:eastAsia="Times New Roman" w:cs="Times New Roman"/>
          <w:color w:val="auto"/>
          <w:szCs w:val="20"/>
          <w:lang w:eastAsia="de-DE"/>
          <w14:cntxtAlts w14:val="0"/>
        </w:rPr>
        <w:t>.</w:t>
      </w:r>
    </w:p>
    <w:p w14:paraId="451AC50F" w14:textId="77777777" w:rsidR="00714097" w:rsidRPr="00CA78FC" w:rsidRDefault="00714097" w:rsidP="0095094A">
      <w:pPr>
        <w:spacing w:before="240" w:after="120"/>
        <w:ind w:left="709" w:hanging="709"/>
        <w:contextualSpacing w:val="0"/>
        <w:jc w:val="both"/>
        <w:rPr>
          <w:rFonts w:eastAsia="Times New Roman" w:cs="Times New Roman"/>
          <w:b/>
          <w:color w:val="auto"/>
          <w:szCs w:val="20"/>
          <w:u w:val="single"/>
          <w:lang w:eastAsia="de-DE"/>
          <w14:cntxtAlts w14:val="0"/>
        </w:rPr>
      </w:pPr>
      <w:r w:rsidRPr="0097113A">
        <w:rPr>
          <w:rFonts w:eastAsia="Times New Roman" w:cs="Times New Roman"/>
          <w:b/>
          <w:color w:val="auto"/>
          <w:szCs w:val="20"/>
          <w:u w:val="single"/>
          <w:lang w:eastAsia="de-DE"/>
          <w14:cntxtAlts w14:val="0"/>
        </w:rPr>
        <w:t>C.</w:t>
      </w:r>
      <w:r w:rsidRPr="0097113A">
        <w:rPr>
          <w:rFonts w:eastAsia="Times New Roman" w:cs="Times New Roman"/>
          <w:b/>
          <w:color w:val="auto"/>
          <w:sz w:val="20"/>
          <w:szCs w:val="20"/>
          <w:u w:val="single"/>
          <w:lang w:eastAsia="de-DE"/>
          <w14:cntxtAlts w14:val="0"/>
        </w:rPr>
        <w:t>6</w:t>
      </w:r>
      <w:r w:rsidRPr="0097113A">
        <w:rPr>
          <w:rFonts w:eastAsia="Times New Roman" w:cs="Times New Roman"/>
          <w:b/>
          <w:color w:val="auto"/>
          <w:szCs w:val="20"/>
          <w:u w:val="single"/>
          <w:lang w:eastAsia="de-DE"/>
          <w14:cntxtAlts w14:val="0"/>
        </w:rPr>
        <w:t>.</w:t>
      </w:r>
      <w:r w:rsidRPr="0097113A">
        <w:rPr>
          <w:rFonts w:eastAsia="Times New Roman" w:cs="Times New Roman"/>
          <w:b/>
          <w:color w:val="auto"/>
          <w:szCs w:val="20"/>
          <w:u w:val="single"/>
          <w:lang w:eastAsia="de-DE"/>
          <w14:cntxtAlts w14:val="0"/>
        </w:rPr>
        <w:tab/>
      </w:r>
      <w:r w:rsidRPr="00CA78FC">
        <w:rPr>
          <w:rFonts w:eastAsia="Times New Roman" w:cs="Times New Roman"/>
          <w:b/>
          <w:color w:val="auto"/>
          <w:szCs w:val="20"/>
          <w:u w:val="single"/>
          <w:lang w:eastAsia="de-DE"/>
          <w14:cntxtAlts w14:val="0"/>
        </w:rPr>
        <w:t>Report compilation and verification</w:t>
      </w:r>
    </w:p>
    <w:p w14:paraId="2F069FA6" w14:textId="77777777" w:rsidR="00E51EF3" w:rsidRPr="00D74D1F" w:rsidRDefault="00714097" w:rsidP="00D74D1F">
      <w:pPr>
        <w:contextualSpacing w:val="0"/>
        <w:jc w:val="both"/>
        <w:rPr>
          <w:rFonts w:eastAsia="Times New Roman" w:cs="Times New Roman"/>
          <w:color w:val="auto"/>
          <w:szCs w:val="20"/>
          <w:lang w:eastAsia="de-DE"/>
          <w14:cntxtAlts w14:val="0"/>
        </w:rPr>
      </w:pPr>
      <w:r w:rsidRPr="00714097">
        <w:rPr>
          <w:rFonts w:eastAsia="Times New Roman" w:cs="Times New Roman"/>
          <w:color w:val="auto"/>
          <w:szCs w:val="20"/>
          <w:lang w:eastAsia="de-DE"/>
          <w14:cntxtAlts w14:val="0"/>
        </w:rPr>
        <w:t>The input for the Monitoring Report is made available by the Facility Manager and Sales Manager or their staff. The CDM Management Advisor reviews the inputs and then compiles and submits the Monitoring Report to the DOE.</w:t>
      </w:r>
    </w:p>
    <w:p w14:paraId="2C277CEC" w14:textId="77777777" w:rsidR="00AB03D3" w:rsidRDefault="00AB03D3">
      <w:pPr>
        <w:spacing w:line="276" w:lineRule="auto"/>
        <w:contextualSpacing w:val="0"/>
        <w:rPr>
          <w:rFonts w:eastAsia="Times New Roman" w:cs="Arial"/>
          <w:caps/>
          <w:color w:val="auto"/>
          <w:sz w:val="28"/>
          <w:szCs w:val="28"/>
          <w:highlight w:val="lightGray"/>
          <w:lang w:val="en-GB" w:eastAsia="en-GB"/>
          <w14:scene3d>
            <w14:camera w14:prst="orthographicFront"/>
            <w14:lightRig w14:rig="threePt" w14:dir="t">
              <w14:rot w14:lat="0" w14:lon="0" w14:rev="0"/>
            </w14:lightRig>
          </w14:scene3d>
          <w14:cntxtAlts w14:val="0"/>
        </w:rPr>
      </w:pPr>
      <w:bookmarkStart w:id="23" w:name="_Toc40962747"/>
      <w:bookmarkStart w:id="24" w:name="_Ref47706326"/>
      <w:bookmarkStart w:id="25" w:name="_Ref49860677"/>
      <w:r>
        <w:rPr>
          <w:caps/>
          <w:szCs w:val="28"/>
          <w:highlight w:val="lightGray"/>
          <w14:scene3d>
            <w14:camera w14:prst="orthographicFront"/>
            <w14:lightRig w14:rig="threePt" w14:dir="t">
              <w14:rot w14:lat="0" w14:lon="0" w14:rev="0"/>
            </w14:lightRig>
          </w14:scene3d>
        </w:rPr>
        <w:br w:type="page"/>
      </w:r>
    </w:p>
    <w:p w14:paraId="01F02681" w14:textId="77777777" w:rsidR="000E6BC0" w:rsidRPr="00241108" w:rsidRDefault="00955476" w:rsidP="00955476">
      <w:pPr>
        <w:pStyle w:val="SectionTitle"/>
      </w:pPr>
      <w:r>
        <w:lastRenderedPageBreak/>
        <w:t>SECTION D.</w:t>
      </w:r>
      <w:r>
        <w:tab/>
      </w:r>
      <w:r w:rsidR="000E6BC0" w:rsidRPr="00241108">
        <w:t>DATA AND PARAMETERS</w:t>
      </w:r>
    </w:p>
    <w:p w14:paraId="7501E240" w14:textId="77777777" w:rsidR="000E6BC0" w:rsidRPr="007F1170" w:rsidRDefault="00955476" w:rsidP="00115C3F">
      <w:pPr>
        <w:pStyle w:val="SectionList"/>
      </w:pPr>
      <w:r w:rsidRPr="007F1170">
        <w:t>D.</w:t>
      </w:r>
      <w:r w:rsidR="00273D14" w:rsidRPr="007F1170">
        <w:t>1</w:t>
      </w:r>
      <w:r w:rsidRPr="007F1170">
        <w:t>.</w:t>
      </w:r>
      <w:r w:rsidRPr="007F1170">
        <w:tab/>
      </w:r>
      <w:r w:rsidR="000E6BC0" w:rsidRPr="007F1170">
        <w:t>Data and parameters fixed ex ante or at renewal of crediting period</w:t>
      </w:r>
    </w:p>
    <w:bookmarkEnd w:id="23"/>
    <w:bookmarkEnd w:id="24"/>
    <w:bookmarkEnd w:id="25"/>
    <w:p w14:paraId="6451A4B7" w14:textId="77777777" w:rsidR="00785A71" w:rsidRPr="00785A71" w:rsidRDefault="00785A71" w:rsidP="000E6BC0">
      <w:pPr>
        <w:spacing w:before="200" w:line="240" w:lineRule="auto"/>
        <w:rPr>
          <w:b/>
          <w:iCs/>
          <w:color w:val="auto"/>
        </w:rPr>
      </w:pPr>
      <w:r w:rsidRPr="00785A71">
        <w:rPr>
          <w:b/>
          <w:iCs/>
          <w:color w:val="auto"/>
        </w:rPr>
        <w:t>Table 03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582"/>
        <w:gridCol w:w="7047"/>
      </w:tblGrid>
      <w:tr w:rsidR="00785A71" w:rsidRPr="00785A71" w14:paraId="5EC80CD4" w14:textId="77777777" w:rsidTr="00785A71">
        <w:trPr>
          <w:cantSplit/>
          <w:trHeight w:val="280"/>
          <w:jc w:val="center"/>
        </w:trPr>
        <w:tc>
          <w:tcPr>
            <w:tcW w:w="1341" w:type="pct"/>
            <w:shd w:val="clear" w:color="auto" w:fill="auto"/>
          </w:tcPr>
          <w:p w14:paraId="2B28EDCD" w14:textId="77777777" w:rsidR="00785A71" w:rsidRPr="00785A71" w:rsidRDefault="00785A71" w:rsidP="00785A71">
            <w:pPr>
              <w:spacing w:line="240" w:lineRule="auto"/>
              <w:rPr>
                <w:b/>
                <w:color w:val="auto"/>
                <w:lang w:val="en-GB"/>
              </w:rPr>
            </w:pPr>
            <w:r w:rsidRPr="00785A71">
              <w:rPr>
                <w:b/>
                <w:color w:val="auto"/>
                <w:lang w:val="en-GB"/>
              </w:rPr>
              <w:t>Relevant SDG Indicator</w:t>
            </w:r>
          </w:p>
        </w:tc>
        <w:tc>
          <w:tcPr>
            <w:tcW w:w="3659" w:type="pct"/>
            <w:shd w:val="clear" w:color="auto" w:fill="auto"/>
          </w:tcPr>
          <w:p w14:paraId="5C37ABD6" w14:textId="77777777" w:rsidR="00785A71" w:rsidRPr="00785A71" w:rsidRDefault="00785A71" w:rsidP="00785A71">
            <w:pPr>
              <w:spacing w:line="240" w:lineRule="auto"/>
              <w:rPr>
                <w:color w:val="auto"/>
                <w:lang w:val="en-GB"/>
              </w:rPr>
            </w:pPr>
            <w:r w:rsidRPr="00785A71">
              <w:rPr>
                <w:color w:val="auto"/>
                <w:lang w:val="en-GB"/>
              </w:rPr>
              <w:t xml:space="preserve">SDG 13: Climate Action </w:t>
            </w:r>
          </w:p>
        </w:tc>
      </w:tr>
      <w:tr w:rsidR="00785A71" w:rsidRPr="00785A71" w14:paraId="101A3E99" w14:textId="77777777" w:rsidTr="00785A71">
        <w:trPr>
          <w:cantSplit/>
          <w:trHeight w:val="280"/>
          <w:jc w:val="center"/>
        </w:trPr>
        <w:tc>
          <w:tcPr>
            <w:tcW w:w="1341" w:type="pct"/>
            <w:shd w:val="clear" w:color="auto" w:fill="auto"/>
          </w:tcPr>
          <w:p w14:paraId="3BA103EC" w14:textId="77777777" w:rsidR="00785A71" w:rsidRPr="00785A71" w:rsidRDefault="00785A71" w:rsidP="00785A71">
            <w:pPr>
              <w:spacing w:line="240" w:lineRule="auto"/>
              <w:rPr>
                <w:b/>
                <w:color w:val="auto"/>
                <w:lang w:val="en-GB"/>
              </w:rPr>
            </w:pPr>
            <w:r w:rsidRPr="00785A71">
              <w:rPr>
                <w:b/>
                <w:color w:val="auto"/>
                <w:lang w:val="en-GB"/>
              </w:rPr>
              <w:t>Data/parameter</w:t>
            </w:r>
          </w:p>
        </w:tc>
        <w:tc>
          <w:tcPr>
            <w:tcW w:w="3659" w:type="pct"/>
            <w:shd w:val="clear" w:color="auto" w:fill="auto"/>
          </w:tcPr>
          <w:p w14:paraId="2B204595" w14:textId="77777777" w:rsidR="00785A71" w:rsidRPr="00785A71" w:rsidRDefault="00785A71" w:rsidP="00785A71">
            <w:pPr>
              <w:spacing w:line="240" w:lineRule="auto"/>
              <w:rPr>
                <w:color w:val="auto"/>
                <w:lang w:val="en-GB"/>
              </w:rPr>
            </w:pPr>
            <w:r w:rsidRPr="00785A71">
              <w:rPr>
                <w:color w:val="auto"/>
                <w:lang w:val="en-GB"/>
              </w:rPr>
              <w:t>Φ</w:t>
            </w:r>
          </w:p>
        </w:tc>
      </w:tr>
      <w:tr w:rsidR="00785A71" w:rsidRPr="00785A71" w14:paraId="1DCCA56F" w14:textId="77777777" w:rsidTr="00785A71">
        <w:trPr>
          <w:cantSplit/>
          <w:trHeight w:val="281"/>
          <w:jc w:val="center"/>
        </w:trPr>
        <w:tc>
          <w:tcPr>
            <w:tcW w:w="1341" w:type="pct"/>
            <w:shd w:val="clear" w:color="auto" w:fill="auto"/>
          </w:tcPr>
          <w:p w14:paraId="59E02269" w14:textId="77777777" w:rsidR="00785A71" w:rsidRPr="00785A71" w:rsidRDefault="00785A71" w:rsidP="00785A71">
            <w:pPr>
              <w:spacing w:line="240" w:lineRule="auto"/>
              <w:rPr>
                <w:b/>
                <w:color w:val="auto"/>
                <w:lang w:val="en-GB"/>
              </w:rPr>
            </w:pPr>
            <w:r w:rsidRPr="00785A71">
              <w:rPr>
                <w:b/>
                <w:color w:val="auto"/>
                <w:lang w:val="en-GB"/>
              </w:rPr>
              <w:t>Unit</w:t>
            </w:r>
          </w:p>
        </w:tc>
        <w:tc>
          <w:tcPr>
            <w:tcW w:w="3659" w:type="pct"/>
            <w:shd w:val="clear" w:color="auto" w:fill="auto"/>
          </w:tcPr>
          <w:p w14:paraId="06950425" w14:textId="77777777" w:rsidR="00785A71" w:rsidRPr="00785A71" w:rsidRDefault="00785A71" w:rsidP="00785A71">
            <w:pPr>
              <w:spacing w:line="240" w:lineRule="auto"/>
              <w:rPr>
                <w:color w:val="auto"/>
                <w:lang w:val="en-GB"/>
              </w:rPr>
            </w:pPr>
            <w:r w:rsidRPr="00785A71">
              <w:rPr>
                <w:color w:val="auto"/>
                <w:lang w:val="en-GB"/>
              </w:rPr>
              <w:t>-</w:t>
            </w:r>
          </w:p>
        </w:tc>
      </w:tr>
      <w:tr w:rsidR="00785A71" w:rsidRPr="00785A71" w14:paraId="00FCEDB2" w14:textId="77777777" w:rsidTr="00785A71">
        <w:trPr>
          <w:cantSplit/>
          <w:trHeight w:val="280"/>
          <w:jc w:val="center"/>
        </w:trPr>
        <w:tc>
          <w:tcPr>
            <w:tcW w:w="1341" w:type="pct"/>
            <w:shd w:val="clear" w:color="auto" w:fill="auto"/>
          </w:tcPr>
          <w:p w14:paraId="4EF34A52" w14:textId="77777777" w:rsidR="00785A71" w:rsidRPr="00785A71" w:rsidRDefault="00785A71" w:rsidP="00785A71">
            <w:pPr>
              <w:spacing w:line="240" w:lineRule="auto"/>
              <w:rPr>
                <w:b/>
                <w:color w:val="auto"/>
                <w:lang w:val="en-GB"/>
              </w:rPr>
            </w:pPr>
            <w:r w:rsidRPr="00785A71">
              <w:rPr>
                <w:b/>
                <w:color w:val="auto"/>
                <w:lang w:val="en-GB"/>
              </w:rPr>
              <w:t>Description</w:t>
            </w:r>
          </w:p>
        </w:tc>
        <w:tc>
          <w:tcPr>
            <w:tcW w:w="3659" w:type="pct"/>
            <w:shd w:val="clear" w:color="auto" w:fill="auto"/>
          </w:tcPr>
          <w:p w14:paraId="66771210" w14:textId="77777777" w:rsidR="00785A71" w:rsidRPr="00785A71" w:rsidRDefault="00785A71" w:rsidP="00785A71">
            <w:pPr>
              <w:spacing w:line="240" w:lineRule="auto"/>
              <w:rPr>
                <w:color w:val="auto"/>
                <w:lang w:val="en-GB"/>
              </w:rPr>
            </w:pPr>
            <w:r w:rsidRPr="00785A71">
              <w:rPr>
                <w:color w:val="auto"/>
                <w:lang w:val="en-GB"/>
              </w:rPr>
              <w:t>Model correction factor to account for model uncertainties</w:t>
            </w:r>
          </w:p>
        </w:tc>
      </w:tr>
      <w:tr w:rsidR="00785A71" w:rsidRPr="00785A71" w14:paraId="13AF60E5" w14:textId="77777777" w:rsidTr="00785A71">
        <w:trPr>
          <w:cantSplit/>
          <w:trHeight w:val="281"/>
          <w:jc w:val="center"/>
        </w:trPr>
        <w:tc>
          <w:tcPr>
            <w:tcW w:w="1341" w:type="pct"/>
            <w:shd w:val="clear" w:color="auto" w:fill="auto"/>
          </w:tcPr>
          <w:p w14:paraId="02377F23" w14:textId="77777777" w:rsidR="00785A71" w:rsidRPr="00785A71" w:rsidRDefault="00785A71" w:rsidP="00785A71">
            <w:pPr>
              <w:spacing w:line="240" w:lineRule="auto"/>
              <w:rPr>
                <w:b/>
                <w:color w:val="auto"/>
                <w:lang w:val="en-GB"/>
              </w:rPr>
            </w:pPr>
            <w:r w:rsidRPr="00785A71">
              <w:rPr>
                <w:b/>
                <w:color w:val="auto"/>
                <w:lang w:val="en-GB"/>
              </w:rPr>
              <w:t>Source of data</w:t>
            </w:r>
          </w:p>
        </w:tc>
        <w:tc>
          <w:tcPr>
            <w:tcW w:w="3659" w:type="pct"/>
            <w:shd w:val="clear" w:color="auto" w:fill="auto"/>
          </w:tcPr>
          <w:p w14:paraId="26152168" w14:textId="77777777" w:rsidR="00785A71" w:rsidRPr="00785A71" w:rsidRDefault="00785A71" w:rsidP="00785A71">
            <w:pPr>
              <w:spacing w:line="240" w:lineRule="auto"/>
              <w:rPr>
                <w:color w:val="auto"/>
                <w:lang w:val="en-GB"/>
              </w:rPr>
            </w:pPr>
            <w:r w:rsidRPr="00785A71">
              <w:rPr>
                <w:color w:val="auto"/>
                <w:lang w:val="en-GB"/>
              </w:rPr>
              <w:t>Default value as per tool ‘Emissions from solid waste disposal sites’ version 8</w:t>
            </w:r>
          </w:p>
        </w:tc>
      </w:tr>
      <w:tr w:rsidR="00785A71" w:rsidRPr="00785A71" w14:paraId="3DEB8E81" w14:textId="77777777" w:rsidTr="00785A71">
        <w:trPr>
          <w:cantSplit/>
          <w:trHeight w:val="281"/>
          <w:jc w:val="center"/>
        </w:trPr>
        <w:tc>
          <w:tcPr>
            <w:tcW w:w="1341" w:type="pct"/>
            <w:shd w:val="clear" w:color="auto" w:fill="auto"/>
          </w:tcPr>
          <w:p w14:paraId="4A24EEAB" w14:textId="77777777" w:rsidR="00785A71" w:rsidRPr="00785A71" w:rsidRDefault="00785A71" w:rsidP="00785A71">
            <w:pPr>
              <w:spacing w:line="240" w:lineRule="auto"/>
              <w:rPr>
                <w:b/>
                <w:color w:val="auto"/>
                <w:lang w:val="en-GB"/>
              </w:rPr>
            </w:pPr>
            <w:r w:rsidRPr="00785A71">
              <w:rPr>
                <w:b/>
                <w:color w:val="auto"/>
                <w:lang w:val="en-GB"/>
              </w:rPr>
              <w:t>Value(s) applied</w:t>
            </w:r>
          </w:p>
        </w:tc>
        <w:tc>
          <w:tcPr>
            <w:tcW w:w="3659" w:type="pct"/>
            <w:shd w:val="clear" w:color="auto" w:fill="auto"/>
          </w:tcPr>
          <w:p w14:paraId="05E50488" w14:textId="77777777" w:rsidR="00785A71" w:rsidRPr="00785A71" w:rsidRDefault="00785A71" w:rsidP="00785A71">
            <w:pPr>
              <w:spacing w:line="240" w:lineRule="auto"/>
              <w:rPr>
                <w:color w:val="auto"/>
                <w:lang w:val="en-GB"/>
              </w:rPr>
            </w:pPr>
            <w:r w:rsidRPr="00785A71">
              <w:rPr>
                <w:color w:val="auto"/>
                <w:lang w:val="en-GB"/>
              </w:rPr>
              <w:t>0.85</w:t>
            </w:r>
          </w:p>
        </w:tc>
      </w:tr>
      <w:tr w:rsidR="00785A71" w:rsidRPr="00785A71" w14:paraId="5B8F11A4" w14:textId="77777777" w:rsidTr="00785A71">
        <w:trPr>
          <w:cantSplit/>
          <w:jc w:val="center"/>
        </w:trPr>
        <w:tc>
          <w:tcPr>
            <w:tcW w:w="1341" w:type="pct"/>
            <w:shd w:val="clear" w:color="auto" w:fill="auto"/>
          </w:tcPr>
          <w:p w14:paraId="10C6AE14" w14:textId="77777777" w:rsidR="00785A71" w:rsidRPr="00785A71" w:rsidRDefault="00785A71" w:rsidP="00785A71">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3110E61F" w14:textId="77777777" w:rsidR="00785A71" w:rsidRPr="00785A71" w:rsidRDefault="00785A71" w:rsidP="00612EAE">
            <w:pPr>
              <w:numPr>
                <w:ilvl w:val="0"/>
                <w:numId w:val="27"/>
              </w:numPr>
              <w:spacing w:line="240" w:lineRule="auto"/>
              <w:rPr>
                <w:color w:val="auto"/>
                <w:lang w:val="en-GB"/>
              </w:rPr>
            </w:pPr>
            <w:r w:rsidRPr="00785A71">
              <w:rPr>
                <w:color w:val="auto"/>
                <w:lang w:val="en-GB"/>
              </w:rPr>
              <w:t>The parameter is used to calculate the baseline emission</w:t>
            </w:r>
          </w:p>
          <w:p w14:paraId="7058F738" w14:textId="77777777" w:rsidR="00785A71" w:rsidRPr="00785A71" w:rsidRDefault="00785A71" w:rsidP="00612EAE">
            <w:pPr>
              <w:numPr>
                <w:ilvl w:val="0"/>
                <w:numId w:val="27"/>
              </w:numPr>
              <w:spacing w:line="240" w:lineRule="auto"/>
              <w:rPr>
                <w:color w:val="auto"/>
                <w:lang w:val="en-GB"/>
              </w:rPr>
            </w:pPr>
            <w:r w:rsidRPr="00785A71">
              <w:rPr>
                <w:color w:val="auto"/>
                <w:lang w:val="en-GB"/>
              </w:rPr>
              <w:t xml:space="preserve">Since the project treats MSW using composting technique, the project falls under Application B of the tool ‘Emissions from solid waste disposal sites’ version 8. </w:t>
            </w:r>
          </w:p>
          <w:p w14:paraId="201115E2" w14:textId="77777777" w:rsidR="00785A71" w:rsidRPr="00785A71" w:rsidRDefault="00785A71" w:rsidP="00612EAE">
            <w:pPr>
              <w:numPr>
                <w:ilvl w:val="0"/>
                <w:numId w:val="27"/>
              </w:numPr>
              <w:spacing w:line="240" w:lineRule="auto"/>
              <w:rPr>
                <w:color w:val="auto"/>
                <w:lang w:val="en-GB"/>
              </w:rPr>
            </w:pPr>
            <w:r w:rsidRPr="00785A71">
              <w:rPr>
                <w:color w:val="auto"/>
                <w:lang w:val="en-GB"/>
              </w:rPr>
              <w:t xml:space="preserve">The landfill is located in the humid wet condition. </w:t>
            </w:r>
          </w:p>
          <w:p w14:paraId="4A81405D" w14:textId="77777777" w:rsidR="00785A71" w:rsidRPr="00785A71" w:rsidRDefault="00785A71" w:rsidP="00785A71">
            <w:pPr>
              <w:spacing w:line="240" w:lineRule="auto"/>
              <w:rPr>
                <w:color w:val="auto"/>
                <w:lang w:val="en-GB"/>
              </w:rPr>
            </w:pPr>
            <w:r w:rsidRPr="00785A71">
              <w:rPr>
                <w:color w:val="auto"/>
                <w:lang w:val="en-GB"/>
              </w:rPr>
              <w:t xml:space="preserve">Hence, the value of 0.85 is appropriate as per the tool. </w:t>
            </w:r>
          </w:p>
        </w:tc>
      </w:tr>
      <w:tr w:rsidR="00785A71" w:rsidRPr="00785A71" w14:paraId="2F42F16C" w14:textId="77777777" w:rsidTr="00785A71">
        <w:trPr>
          <w:cantSplit/>
          <w:trHeight w:val="248"/>
          <w:jc w:val="center"/>
        </w:trPr>
        <w:tc>
          <w:tcPr>
            <w:tcW w:w="1341" w:type="pct"/>
            <w:shd w:val="clear" w:color="auto" w:fill="auto"/>
          </w:tcPr>
          <w:p w14:paraId="1AA4A2F6" w14:textId="77777777" w:rsidR="00785A71" w:rsidRPr="00785A71" w:rsidRDefault="00785A71" w:rsidP="00785A71">
            <w:pPr>
              <w:spacing w:line="240" w:lineRule="auto"/>
              <w:rPr>
                <w:b/>
                <w:color w:val="auto"/>
                <w:lang w:val="en-GB"/>
              </w:rPr>
            </w:pPr>
            <w:r w:rsidRPr="00785A71">
              <w:rPr>
                <w:b/>
                <w:color w:val="auto"/>
                <w:lang w:val="en-GB"/>
              </w:rPr>
              <w:t>Purpose of data</w:t>
            </w:r>
          </w:p>
        </w:tc>
        <w:tc>
          <w:tcPr>
            <w:tcW w:w="3659" w:type="pct"/>
            <w:shd w:val="clear" w:color="auto" w:fill="auto"/>
          </w:tcPr>
          <w:p w14:paraId="390C7DCD" w14:textId="77777777" w:rsidR="00785A71" w:rsidRPr="00785A71" w:rsidRDefault="00785A71" w:rsidP="00785A71">
            <w:pPr>
              <w:spacing w:line="240" w:lineRule="auto"/>
              <w:rPr>
                <w:color w:val="auto"/>
                <w:lang w:val="en-GB"/>
              </w:rPr>
            </w:pPr>
            <w:r w:rsidRPr="00785A71">
              <w:rPr>
                <w:color w:val="auto"/>
                <w:lang w:val="en-GB"/>
              </w:rPr>
              <w:t xml:space="preserve">Calculation of baseline emission. </w:t>
            </w:r>
          </w:p>
        </w:tc>
      </w:tr>
      <w:tr w:rsidR="00785A71" w:rsidRPr="00785A71" w14:paraId="46694966" w14:textId="77777777" w:rsidTr="00785A71">
        <w:trPr>
          <w:cantSplit/>
          <w:trHeight w:val="249"/>
          <w:jc w:val="center"/>
        </w:trPr>
        <w:tc>
          <w:tcPr>
            <w:tcW w:w="1341" w:type="pct"/>
            <w:shd w:val="clear" w:color="auto" w:fill="auto"/>
          </w:tcPr>
          <w:p w14:paraId="36348ECE" w14:textId="77777777" w:rsidR="00785A71" w:rsidRPr="00785A71" w:rsidRDefault="00785A71" w:rsidP="00785A71">
            <w:pPr>
              <w:spacing w:line="240" w:lineRule="auto"/>
              <w:rPr>
                <w:b/>
                <w:color w:val="auto"/>
                <w:lang w:val="en-GB"/>
              </w:rPr>
            </w:pPr>
            <w:r w:rsidRPr="00785A71">
              <w:rPr>
                <w:b/>
                <w:color w:val="auto"/>
                <w:lang w:val="en-GB"/>
              </w:rPr>
              <w:t>Additional comment</w:t>
            </w:r>
          </w:p>
        </w:tc>
        <w:tc>
          <w:tcPr>
            <w:tcW w:w="3659" w:type="pct"/>
            <w:shd w:val="clear" w:color="auto" w:fill="auto"/>
          </w:tcPr>
          <w:p w14:paraId="1957551F" w14:textId="77777777" w:rsidR="00785A71" w:rsidRPr="00785A71" w:rsidRDefault="00785A71" w:rsidP="00785A71">
            <w:pPr>
              <w:spacing w:line="240" w:lineRule="auto"/>
              <w:rPr>
                <w:color w:val="auto"/>
                <w:lang w:val="en-GB"/>
              </w:rPr>
            </w:pPr>
            <w:r w:rsidRPr="00785A71">
              <w:rPr>
                <w:color w:val="auto"/>
                <w:lang w:val="en-GB"/>
              </w:rPr>
              <w:t xml:space="preserve">Fixed ex-ante </w:t>
            </w:r>
          </w:p>
        </w:tc>
      </w:tr>
    </w:tbl>
    <w:p w14:paraId="50319E4D" w14:textId="77777777" w:rsidR="00785A71" w:rsidRPr="00785A71" w:rsidRDefault="00785A71" w:rsidP="00785A71">
      <w:pPr>
        <w:spacing w:line="240" w:lineRule="auto"/>
        <w:rPr>
          <w:iCs/>
          <w:color w:val="auto"/>
        </w:rPr>
      </w:pPr>
    </w:p>
    <w:p w14:paraId="1A92DE6B" w14:textId="77777777" w:rsidR="00785A71" w:rsidRPr="00785A71" w:rsidRDefault="00785A71" w:rsidP="00785A71">
      <w:pPr>
        <w:spacing w:line="240" w:lineRule="auto"/>
        <w:rPr>
          <w:b/>
          <w:iCs/>
          <w:color w:val="auto"/>
        </w:rPr>
      </w:pPr>
      <w:r w:rsidRPr="00785A71">
        <w:rPr>
          <w:b/>
          <w:iCs/>
          <w:color w:val="auto"/>
        </w:rPr>
        <w:t>Table 0</w:t>
      </w:r>
      <w:r>
        <w:rPr>
          <w:b/>
          <w:iCs/>
          <w:color w:val="auto"/>
        </w:rPr>
        <w:t>4</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582"/>
        <w:gridCol w:w="7047"/>
      </w:tblGrid>
      <w:tr w:rsidR="00785A71" w:rsidRPr="00785A71" w14:paraId="2A1FD46D" w14:textId="77777777" w:rsidTr="00785A71">
        <w:trPr>
          <w:cantSplit/>
          <w:trHeight w:val="280"/>
          <w:jc w:val="center"/>
        </w:trPr>
        <w:tc>
          <w:tcPr>
            <w:tcW w:w="1341" w:type="pct"/>
            <w:shd w:val="clear" w:color="auto" w:fill="auto"/>
          </w:tcPr>
          <w:p w14:paraId="0F6B7EAC" w14:textId="77777777" w:rsidR="00785A71" w:rsidRPr="00785A71" w:rsidRDefault="00785A71" w:rsidP="00785A71">
            <w:pPr>
              <w:spacing w:line="240" w:lineRule="auto"/>
              <w:rPr>
                <w:b/>
                <w:color w:val="auto"/>
                <w:lang w:val="en-GB"/>
              </w:rPr>
            </w:pPr>
            <w:r w:rsidRPr="00785A71">
              <w:rPr>
                <w:b/>
                <w:color w:val="auto"/>
                <w:lang w:val="en-GB"/>
              </w:rPr>
              <w:t>Relevant SDG Indicator</w:t>
            </w:r>
          </w:p>
        </w:tc>
        <w:tc>
          <w:tcPr>
            <w:tcW w:w="3659" w:type="pct"/>
            <w:shd w:val="clear" w:color="auto" w:fill="auto"/>
          </w:tcPr>
          <w:p w14:paraId="29E7511F" w14:textId="77777777" w:rsidR="00785A71" w:rsidRPr="00785A71" w:rsidRDefault="00785A71" w:rsidP="00785A71">
            <w:pPr>
              <w:spacing w:line="240" w:lineRule="auto"/>
              <w:rPr>
                <w:color w:val="auto"/>
                <w:lang w:val="en-GB"/>
              </w:rPr>
            </w:pPr>
            <w:r w:rsidRPr="00785A71">
              <w:rPr>
                <w:color w:val="auto"/>
                <w:lang w:val="en-GB"/>
              </w:rPr>
              <w:t xml:space="preserve">SDG 13: Climate Action </w:t>
            </w:r>
          </w:p>
        </w:tc>
      </w:tr>
      <w:tr w:rsidR="00785A71" w:rsidRPr="00785A71" w14:paraId="587C2808" w14:textId="77777777" w:rsidTr="00785A71">
        <w:trPr>
          <w:cantSplit/>
          <w:trHeight w:val="280"/>
          <w:jc w:val="center"/>
        </w:trPr>
        <w:tc>
          <w:tcPr>
            <w:tcW w:w="1341" w:type="pct"/>
            <w:shd w:val="clear" w:color="auto" w:fill="auto"/>
          </w:tcPr>
          <w:p w14:paraId="22251BFC" w14:textId="77777777" w:rsidR="00785A71" w:rsidRPr="00785A71" w:rsidRDefault="00785A71" w:rsidP="00785A71">
            <w:pPr>
              <w:spacing w:line="240" w:lineRule="auto"/>
              <w:rPr>
                <w:b/>
                <w:color w:val="auto"/>
                <w:lang w:val="en-GB"/>
              </w:rPr>
            </w:pPr>
            <w:r w:rsidRPr="00785A71">
              <w:rPr>
                <w:b/>
                <w:color w:val="auto"/>
                <w:lang w:val="en-GB"/>
              </w:rPr>
              <w:t>Data/parameter</w:t>
            </w:r>
          </w:p>
        </w:tc>
        <w:tc>
          <w:tcPr>
            <w:tcW w:w="3659" w:type="pct"/>
            <w:shd w:val="clear" w:color="auto" w:fill="auto"/>
          </w:tcPr>
          <w:p w14:paraId="04AF69D8" w14:textId="77777777" w:rsidR="00785A71" w:rsidRPr="00785A71" w:rsidRDefault="00785A71" w:rsidP="00785A71">
            <w:pPr>
              <w:spacing w:line="240" w:lineRule="auto"/>
              <w:rPr>
                <w:color w:val="auto"/>
                <w:lang w:val="en-GB"/>
              </w:rPr>
            </w:pPr>
            <w:r w:rsidRPr="00785A71">
              <w:rPr>
                <w:color w:val="auto"/>
                <w:lang w:val="en-GB"/>
              </w:rPr>
              <w:t>OX</w:t>
            </w:r>
          </w:p>
        </w:tc>
      </w:tr>
      <w:tr w:rsidR="00785A71" w:rsidRPr="00785A71" w14:paraId="2CAB05FA" w14:textId="77777777" w:rsidTr="00785A71">
        <w:trPr>
          <w:cantSplit/>
          <w:trHeight w:val="281"/>
          <w:jc w:val="center"/>
        </w:trPr>
        <w:tc>
          <w:tcPr>
            <w:tcW w:w="1341" w:type="pct"/>
            <w:shd w:val="clear" w:color="auto" w:fill="auto"/>
          </w:tcPr>
          <w:p w14:paraId="2E18AD53" w14:textId="77777777" w:rsidR="00785A71" w:rsidRPr="00785A71" w:rsidRDefault="00785A71" w:rsidP="00785A71">
            <w:pPr>
              <w:spacing w:line="240" w:lineRule="auto"/>
              <w:rPr>
                <w:b/>
                <w:color w:val="auto"/>
                <w:lang w:val="en-GB"/>
              </w:rPr>
            </w:pPr>
            <w:r w:rsidRPr="00785A71">
              <w:rPr>
                <w:b/>
                <w:color w:val="auto"/>
                <w:lang w:val="en-GB"/>
              </w:rPr>
              <w:t>Unit</w:t>
            </w:r>
          </w:p>
        </w:tc>
        <w:tc>
          <w:tcPr>
            <w:tcW w:w="3659" w:type="pct"/>
            <w:shd w:val="clear" w:color="auto" w:fill="auto"/>
          </w:tcPr>
          <w:p w14:paraId="03BE0AA5" w14:textId="77777777" w:rsidR="00785A71" w:rsidRPr="00785A71" w:rsidRDefault="00785A71" w:rsidP="00785A71">
            <w:pPr>
              <w:spacing w:line="240" w:lineRule="auto"/>
              <w:rPr>
                <w:color w:val="auto"/>
                <w:lang w:val="en-GB"/>
              </w:rPr>
            </w:pPr>
            <w:r w:rsidRPr="00785A71">
              <w:rPr>
                <w:color w:val="auto"/>
                <w:lang w:val="en-GB"/>
              </w:rPr>
              <w:t>-</w:t>
            </w:r>
          </w:p>
        </w:tc>
      </w:tr>
      <w:tr w:rsidR="00785A71" w:rsidRPr="00785A71" w14:paraId="7331A723" w14:textId="77777777" w:rsidTr="00785A71">
        <w:trPr>
          <w:cantSplit/>
          <w:trHeight w:val="280"/>
          <w:jc w:val="center"/>
        </w:trPr>
        <w:tc>
          <w:tcPr>
            <w:tcW w:w="1341" w:type="pct"/>
            <w:shd w:val="clear" w:color="auto" w:fill="auto"/>
          </w:tcPr>
          <w:p w14:paraId="38111DD7" w14:textId="77777777" w:rsidR="00785A71" w:rsidRPr="00785A71" w:rsidRDefault="00785A71" w:rsidP="00785A71">
            <w:pPr>
              <w:spacing w:line="240" w:lineRule="auto"/>
              <w:rPr>
                <w:b/>
                <w:color w:val="auto"/>
                <w:lang w:val="en-GB"/>
              </w:rPr>
            </w:pPr>
            <w:r w:rsidRPr="00785A71">
              <w:rPr>
                <w:b/>
                <w:color w:val="auto"/>
                <w:lang w:val="en-GB"/>
              </w:rPr>
              <w:t>Description</w:t>
            </w:r>
          </w:p>
        </w:tc>
        <w:tc>
          <w:tcPr>
            <w:tcW w:w="3659" w:type="pct"/>
            <w:shd w:val="clear" w:color="auto" w:fill="auto"/>
          </w:tcPr>
          <w:p w14:paraId="03B288AA" w14:textId="77777777" w:rsidR="00785A71" w:rsidRPr="00785A71" w:rsidRDefault="00785A71" w:rsidP="00785A71">
            <w:pPr>
              <w:spacing w:line="240" w:lineRule="auto"/>
              <w:rPr>
                <w:color w:val="auto"/>
                <w:lang w:val="en-GB"/>
              </w:rPr>
            </w:pPr>
            <w:r w:rsidRPr="00785A71">
              <w:rPr>
                <w:color w:val="auto"/>
                <w:lang w:val="en-GB"/>
              </w:rPr>
              <w:t>Oxidation factor (reflecting the amount of methane from SWDS that is oxidized in the soil or other material covering the waste)</w:t>
            </w:r>
          </w:p>
        </w:tc>
      </w:tr>
      <w:tr w:rsidR="00785A71" w:rsidRPr="00785A71" w14:paraId="3771C61B" w14:textId="77777777" w:rsidTr="00785A71">
        <w:trPr>
          <w:cantSplit/>
          <w:trHeight w:val="281"/>
          <w:jc w:val="center"/>
        </w:trPr>
        <w:tc>
          <w:tcPr>
            <w:tcW w:w="1341" w:type="pct"/>
            <w:shd w:val="clear" w:color="auto" w:fill="auto"/>
          </w:tcPr>
          <w:p w14:paraId="52E5F18F" w14:textId="77777777" w:rsidR="00785A71" w:rsidRPr="00785A71" w:rsidRDefault="00785A71" w:rsidP="00785A71">
            <w:pPr>
              <w:spacing w:line="240" w:lineRule="auto"/>
              <w:rPr>
                <w:b/>
                <w:color w:val="auto"/>
                <w:lang w:val="en-GB"/>
              </w:rPr>
            </w:pPr>
            <w:r w:rsidRPr="00785A71">
              <w:rPr>
                <w:b/>
                <w:color w:val="auto"/>
                <w:lang w:val="en-GB"/>
              </w:rPr>
              <w:t>Source of data</w:t>
            </w:r>
          </w:p>
        </w:tc>
        <w:tc>
          <w:tcPr>
            <w:tcW w:w="3659" w:type="pct"/>
            <w:shd w:val="clear" w:color="auto" w:fill="auto"/>
          </w:tcPr>
          <w:p w14:paraId="5A70E0ED" w14:textId="77777777" w:rsidR="00785A71" w:rsidRPr="00785A71" w:rsidRDefault="00785A71" w:rsidP="00785A71">
            <w:pPr>
              <w:spacing w:line="240" w:lineRule="auto"/>
              <w:rPr>
                <w:color w:val="auto"/>
                <w:lang w:val="en-GB"/>
              </w:rPr>
            </w:pPr>
            <w:r w:rsidRPr="00785A71">
              <w:rPr>
                <w:color w:val="auto"/>
                <w:lang w:val="en-GB"/>
              </w:rPr>
              <w:t>As per tool ‘Emissions from solid waste disposal sites’ version 8</w:t>
            </w:r>
          </w:p>
        </w:tc>
      </w:tr>
      <w:tr w:rsidR="00785A71" w:rsidRPr="00785A71" w14:paraId="7C179763" w14:textId="77777777" w:rsidTr="00785A71">
        <w:trPr>
          <w:cantSplit/>
          <w:trHeight w:val="281"/>
          <w:jc w:val="center"/>
        </w:trPr>
        <w:tc>
          <w:tcPr>
            <w:tcW w:w="1341" w:type="pct"/>
            <w:shd w:val="clear" w:color="auto" w:fill="auto"/>
          </w:tcPr>
          <w:p w14:paraId="22C9C3C4" w14:textId="77777777" w:rsidR="00785A71" w:rsidRPr="00785A71" w:rsidRDefault="00785A71" w:rsidP="00785A71">
            <w:pPr>
              <w:spacing w:line="240" w:lineRule="auto"/>
              <w:rPr>
                <w:b/>
                <w:color w:val="auto"/>
                <w:lang w:val="en-GB"/>
              </w:rPr>
            </w:pPr>
            <w:r w:rsidRPr="00785A71">
              <w:rPr>
                <w:b/>
                <w:color w:val="auto"/>
                <w:lang w:val="en-GB"/>
              </w:rPr>
              <w:t>Value(s) applied</w:t>
            </w:r>
          </w:p>
        </w:tc>
        <w:tc>
          <w:tcPr>
            <w:tcW w:w="3659" w:type="pct"/>
            <w:shd w:val="clear" w:color="auto" w:fill="auto"/>
          </w:tcPr>
          <w:p w14:paraId="3167F465" w14:textId="77777777" w:rsidR="00785A71" w:rsidRPr="00785A71" w:rsidRDefault="00785A71" w:rsidP="00785A71">
            <w:pPr>
              <w:spacing w:line="240" w:lineRule="auto"/>
              <w:rPr>
                <w:color w:val="auto"/>
                <w:lang w:val="en-GB"/>
              </w:rPr>
            </w:pPr>
            <w:r w:rsidRPr="00785A71">
              <w:rPr>
                <w:color w:val="auto"/>
                <w:lang w:val="en-GB"/>
              </w:rPr>
              <w:t>0.1</w:t>
            </w:r>
          </w:p>
        </w:tc>
      </w:tr>
      <w:tr w:rsidR="00785A71" w:rsidRPr="00785A71" w14:paraId="55C76585" w14:textId="77777777" w:rsidTr="00785A71">
        <w:trPr>
          <w:cantSplit/>
          <w:jc w:val="center"/>
        </w:trPr>
        <w:tc>
          <w:tcPr>
            <w:tcW w:w="1341" w:type="pct"/>
            <w:shd w:val="clear" w:color="auto" w:fill="auto"/>
          </w:tcPr>
          <w:p w14:paraId="3017A2DB" w14:textId="77777777" w:rsidR="00785A71" w:rsidRPr="00785A71" w:rsidRDefault="00785A71" w:rsidP="00785A71">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15CF88FF" w14:textId="77777777" w:rsidR="00785A71" w:rsidRPr="00785A71" w:rsidRDefault="00785A71" w:rsidP="00785A71">
            <w:pPr>
              <w:spacing w:line="240" w:lineRule="auto"/>
              <w:rPr>
                <w:color w:val="auto"/>
                <w:lang w:val="en-GB"/>
              </w:rPr>
            </w:pPr>
            <w:r w:rsidRPr="00785A71">
              <w:rPr>
                <w:color w:val="auto"/>
                <w:lang w:val="en-GB"/>
              </w:rPr>
              <w:t>Default value provided in the tool.</w:t>
            </w:r>
          </w:p>
        </w:tc>
      </w:tr>
      <w:tr w:rsidR="00785A71" w:rsidRPr="00785A71" w14:paraId="1B54A2B0" w14:textId="77777777" w:rsidTr="00785A71">
        <w:trPr>
          <w:cantSplit/>
          <w:trHeight w:val="248"/>
          <w:jc w:val="center"/>
        </w:trPr>
        <w:tc>
          <w:tcPr>
            <w:tcW w:w="1341" w:type="pct"/>
            <w:shd w:val="clear" w:color="auto" w:fill="auto"/>
          </w:tcPr>
          <w:p w14:paraId="5D8E72B6" w14:textId="77777777" w:rsidR="00785A71" w:rsidRPr="00785A71" w:rsidRDefault="00785A71" w:rsidP="00785A71">
            <w:pPr>
              <w:spacing w:line="240" w:lineRule="auto"/>
              <w:rPr>
                <w:b/>
                <w:color w:val="auto"/>
                <w:lang w:val="en-GB"/>
              </w:rPr>
            </w:pPr>
            <w:r w:rsidRPr="00785A71">
              <w:rPr>
                <w:b/>
                <w:color w:val="auto"/>
                <w:lang w:val="en-GB"/>
              </w:rPr>
              <w:t>Purpose of data</w:t>
            </w:r>
          </w:p>
        </w:tc>
        <w:tc>
          <w:tcPr>
            <w:tcW w:w="3659" w:type="pct"/>
            <w:shd w:val="clear" w:color="auto" w:fill="auto"/>
          </w:tcPr>
          <w:p w14:paraId="3CD39053" w14:textId="77777777" w:rsidR="00785A71" w:rsidRPr="00785A71" w:rsidRDefault="00785A71" w:rsidP="00785A71">
            <w:pPr>
              <w:spacing w:line="240" w:lineRule="auto"/>
              <w:rPr>
                <w:color w:val="auto"/>
                <w:lang w:val="en-GB"/>
              </w:rPr>
            </w:pPr>
            <w:r w:rsidRPr="00785A71">
              <w:rPr>
                <w:color w:val="auto"/>
                <w:lang w:val="en-GB"/>
              </w:rPr>
              <w:t xml:space="preserve">Calculation of baseline emission. </w:t>
            </w:r>
          </w:p>
        </w:tc>
      </w:tr>
      <w:tr w:rsidR="00785A71" w:rsidRPr="00785A71" w14:paraId="4A110515" w14:textId="77777777" w:rsidTr="00785A71">
        <w:trPr>
          <w:cantSplit/>
          <w:trHeight w:val="249"/>
          <w:jc w:val="center"/>
        </w:trPr>
        <w:tc>
          <w:tcPr>
            <w:tcW w:w="1341" w:type="pct"/>
            <w:shd w:val="clear" w:color="auto" w:fill="auto"/>
          </w:tcPr>
          <w:p w14:paraId="18F1E7F2" w14:textId="77777777" w:rsidR="00785A71" w:rsidRPr="00785A71" w:rsidRDefault="00785A71" w:rsidP="00785A71">
            <w:pPr>
              <w:spacing w:line="240" w:lineRule="auto"/>
              <w:rPr>
                <w:b/>
                <w:color w:val="auto"/>
                <w:lang w:val="en-GB"/>
              </w:rPr>
            </w:pPr>
            <w:r w:rsidRPr="00785A71">
              <w:rPr>
                <w:b/>
                <w:color w:val="auto"/>
                <w:lang w:val="en-GB"/>
              </w:rPr>
              <w:t>Additional comment</w:t>
            </w:r>
          </w:p>
        </w:tc>
        <w:tc>
          <w:tcPr>
            <w:tcW w:w="3659" w:type="pct"/>
            <w:shd w:val="clear" w:color="auto" w:fill="auto"/>
          </w:tcPr>
          <w:p w14:paraId="135BF6A0" w14:textId="77777777" w:rsidR="00785A71" w:rsidRPr="00785A71" w:rsidRDefault="00785A71" w:rsidP="00785A71">
            <w:pPr>
              <w:spacing w:line="240" w:lineRule="auto"/>
              <w:rPr>
                <w:color w:val="auto"/>
                <w:lang w:val="en-GB"/>
              </w:rPr>
            </w:pPr>
            <w:r w:rsidRPr="00785A71">
              <w:rPr>
                <w:color w:val="auto"/>
                <w:lang w:val="en-GB"/>
              </w:rPr>
              <w:t xml:space="preserve">Fixed ex-ante </w:t>
            </w:r>
          </w:p>
        </w:tc>
      </w:tr>
    </w:tbl>
    <w:p w14:paraId="09FCCFDF" w14:textId="77777777" w:rsidR="00785A71" w:rsidRPr="00785A71" w:rsidRDefault="00785A71" w:rsidP="00785A71">
      <w:pPr>
        <w:spacing w:line="240" w:lineRule="auto"/>
        <w:rPr>
          <w:iCs/>
          <w:color w:val="auto"/>
        </w:rPr>
      </w:pPr>
    </w:p>
    <w:p w14:paraId="42BF5E4D" w14:textId="77777777" w:rsidR="00785A71" w:rsidRPr="00785A71" w:rsidRDefault="00785A71" w:rsidP="00785A71">
      <w:pPr>
        <w:spacing w:line="240" w:lineRule="auto"/>
        <w:rPr>
          <w:b/>
          <w:iCs/>
          <w:color w:val="auto"/>
        </w:rPr>
      </w:pPr>
      <w:r w:rsidRPr="00785A71">
        <w:rPr>
          <w:b/>
          <w:iCs/>
          <w:color w:val="auto"/>
        </w:rPr>
        <w:t>Table 0</w:t>
      </w:r>
      <w:r>
        <w:rPr>
          <w:b/>
          <w:iCs/>
          <w:color w:val="auto"/>
        </w:rPr>
        <w:t>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582"/>
        <w:gridCol w:w="7047"/>
      </w:tblGrid>
      <w:tr w:rsidR="00785A71" w:rsidRPr="00785A71" w14:paraId="55940DB7" w14:textId="77777777" w:rsidTr="00785A71">
        <w:trPr>
          <w:cantSplit/>
          <w:trHeight w:val="280"/>
          <w:jc w:val="center"/>
        </w:trPr>
        <w:tc>
          <w:tcPr>
            <w:tcW w:w="1341" w:type="pct"/>
            <w:shd w:val="clear" w:color="auto" w:fill="auto"/>
          </w:tcPr>
          <w:p w14:paraId="429183F8" w14:textId="77777777" w:rsidR="00785A71" w:rsidRPr="00785A71" w:rsidRDefault="00785A71" w:rsidP="00785A71">
            <w:pPr>
              <w:spacing w:line="240" w:lineRule="auto"/>
              <w:rPr>
                <w:b/>
                <w:color w:val="auto"/>
                <w:lang w:val="en-GB"/>
              </w:rPr>
            </w:pPr>
            <w:r w:rsidRPr="00785A71">
              <w:rPr>
                <w:b/>
                <w:color w:val="auto"/>
                <w:lang w:val="en-GB"/>
              </w:rPr>
              <w:t>Relevant SDG Indicator</w:t>
            </w:r>
          </w:p>
        </w:tc>
        <w:tc>
          <w:tcPr>
            <w:tcW w:w="3659" w:type="pct"/>
            <w:shd w:val="clear" w:color="auto" w:fill="auto"/>
          </w:tcPr>
          <w:p w14:paraId="63808C52" w14:textId="77777777" w:rsidR="00785A71" w:rsidRPr="00785A71" w:rsidRDefault="00785A71" w:rsidP="00785A71">
            <w:pPr>
              <w:spacing w:line="240" w:lineRule="auto"/>
              <w:rPr>
                <w:color w:val="auto"/>
                <w:lang w:val="en-GB"/>
              </w:rPr>
            </w:pPr>
            <w:r w:rsidRPr="00785A71">
              <w:rPr>
                <w:color w:val="auto"/>
                <w:lang w:val="en-GB"/>
              </w:rPr>
              <w:t xml:space="preserve">SDG 13: Climate Action </w:t>
            </w:r>
          </w:p>
        </w:tc>
      </w:tr>
      <w:tr w:rsidR="00785A71" w:rsidRPr="00785A71" w14:paraId="4B84E7DD" w14:textId="77777777" w:rsidTr="00785A71">
        <w:trPr>
          <w:cantSplit/>
          <w:trHeight w:val="280"/>
          <w:jc w:val="center"/>
        </w:trPr>
        <w:tc>
          <w:tcPr>
            <w:tcW w:w="1341" w:type="pct"/>
            <w:shd w:val="clear" w:color="auto" w:fill="auto"/>
          </w:tcPr>
          <w:p w14:paraId="2BDEFCD9" w14:textId="77777777" w:rsidR="00785A71" w:rsidRPr="00785A71" w:rsidRDefault="00785A71" w:rsidP="00785A71">
            <w:pPr>
              <w:spacing w:line="240" w:lineRule="auto"/>
              <w:rPr>
                <w:b/>
                <w:color w:val="auto"/>
                <w:lang w:val="en-GB"/>
              </w:rPr>
            </w:pPr>
            <w:r w:rsidRPr="00785A71">
              <w:rPr>
                <w:b/>
                <w:color w:val="auto"/>
                <w:lang w:val="en-GB"/>
              </w:rPr>
              <w:t>Data/parameter</w:t>
            </w:r>
          </w:p>
        </w:tc>
        <w:tc>
          <w:tcPr>
            <w:tcW w:w="3659" w:type="pct"/>
            <w:shd w:val="clear" w:color="auto" w:fill="auto"/>
          </w:tcPr>
          <w:p w14:paraId="2496E2BB" w14:textId="77777777" w:rsidR="00785A71" w:rsidRPr="00785A71" w:rsidRDefault="00785A71" w:rsidP="00785A71">
            <w:pPr>
              <w:spacing w:line="240" w:lineRule="auto"/>
              <w:rPr>
                <w:color w:val="auto"/>
                <w:lang w:val="en-GB"/>
              </w:rPr>
            </w:pPr>
            <w:r w:rsidRPr="00785A71">
              <w:rPr>
                <w:color w:val="auto"/>
                <w:lang w:val="en-GB"/>
              </w:rPr>
              <w:t>F</w:t>
            </w:r>
          </w:p>
        </w:tc>
      </w:tr>
      <w:tr w:rsidR="00785A71" w:rsidRPr="00785A71" w14:paraId="44DBEC02" w14:textId="77777777" w:rsidTr="00785A71">
        <w:trPr>
          <w:cantSplit/>
          <w:trHeight w:val="281"/>
          <w:jc w:val="center"/>
        </w:trPr>
        <w:tc>
          <w:tcPr>
            <w:tcW w:w="1341" w:type="pct"/>
            <w:shd w:val="clear" w:color="auto" w:fill="auto"/>
          </w:tcPr>
          <w:p w14:paraId="44BFF183" w14:textId="77777777" w:rsidR="00785A71" w:rsidRPr="00785A71" w:rsidRDefault="00785A71" w:rsidP="00785A71">
            <w:pPr>
              <w:spacing w:line="240" w:lineRule="auto"/>
              <w:rPr>
                <w:b/>
                <w:color w:val="auto"/>
                <w:lang w:val="en-GB"/>
              </w:rPr>
            </w:pPr>
            <w:r w:rsidRPr="00785A71">
              <w:rPr>
                <w:b/>
                <w:color w:val="auto"/>
                <w:lang w:val="en-GB"/>
              </w:rPr>
              <w:t>Unit</w:t>
            </w:r>
          </w:p>
        </w:tc>
        <w:tc>
          <w:tcPr>
            <w:tcW w:w="3659" w:type="pct"/>
            <w:shd w:val="clear" w:color="auto" w:fill="auto"/>
          </w:tcPr>
          <w:p w14:paraId="12A0FB78" w14:textId="77777777" w:rsidR="00785A71" w:rsidRPr="00785A71" w:rsidRDefault="00785A71" w:rsidP="00785A71">
            <w:pPr>
              <w:spacing w:line="240" w:lineRule="auto"/>
              <w:rPr>
                <w:color w:val="auto"/>
                <w:lang w:val="en-GB"/>
              </w:rPr>
            </w:pPr>
            <w:r w:rsidRPr="00785A71">
              <w:rPr>
                <w:color w:val="auto"/>
                <w:lang w:val="en-GB"/>
              </w:rPr>
              <w:t>-</w:t>
            </w:r>
          </w:p>
        </w:tc>
      </w:tr>
      <w:tr w:rsidR="00785A71" w:rsidRPr="00785A71" w14:paraId="3A3EE7AB" w14:textId="77777777" w:rsidTr="00785A71">
        <w:trPr>
          <w:cantSplit/>
          <w:trHeight w:val="280"/>
          <w:jc w:val="center"/>
        </w:trPr>
        <w:tc>
          <w:tcPr>
            <w:tcW w:w="1341" w:type="pct"/>
            <w:shd w:val="clear" w:color="auto" w:fill="auto"/>
          </w:tcPr>
          <w:p w14:paraId="43F9D228" w14:textId="77777777" w:rsidR="00785A71" w:rsidRPr="00785A71" w:rsidRDefault="00785A71" w:rsidP="00785A71">
            <w:pPr>
              <w:spacing w:line="240" w:lineRule="auto"/>
              <w:rPr>
                <w:b/>
                <w:color w:val="auto"/>
                <w:lang w:val="en-GB"/>
              </w:rPr>
            </w:pPr>
            <w:r w:rsidRPr="00785A71">
              <w:rPr>
                <w:b/>
                <w:color w:val="auto"/>
                <w:lang w:val="en-GB"/>
              </w:rPr>
              <w:lastRenderedPageBreak/>
              <w:t>Description</w:t>
            </w:r>
          </w:p>
        </w:tc>
        <w:tc>
          <w:tcPr>
            <w:tcW w:w="3659" w:type="pct"/>
            <w:shd w:val="clear" w:color="auto" w:fill="auto"/>
          </w:tcPr>
          <w:p w14:paraId="620022AB" w14:textId="77777777" w:rsidR="00785A71" w:rsidRPr="00785A71" w:rsidRDefault="00785A71" w:rsidP="00785A71">
            <w:pPr>
              <w:spacing w:line="240" w:lineRule="auto"/>
              <w:rPr>
                <w:color w:val="auto"/>
                <w:lang w:val="en-GB"/>
              </w:rPr>
            </w:pPr>
            <w:r w:rsidRPr="00785A71">
              <w:rPr>
                <w:color w:val="auto"/>
                <w:lang w:val="en-GB"/>
              </w:rPr>
              <w:t>Fraction of methane in the SWDS gas (volume fraction)</w:t>
            </w:r>
          </w:p>
        </w:tc>
      </w:tr>
      <w:tr w:rsidR="00785A71" w:rsidRPr="00785A71" w14:paraId="2E27F4BC" w14:textId="77777777" w:rsidTr="00785A71">
        <w:trPr>
          <w:cantSplit/>
          <w:trHeight w:val="281"/>
          <w:jc w:val="center"/>
        </w:trPr>
        <w:tc>
          <w:tcPr>
            <w:tcW w:w="1341" w:type="pct"/>
            <w:shd w:val="clear" w:color="auto" w:fill="auto"/>
          </w:tcPr>
          <w:p w14:paraId="1A4A5407" w14:textId="77777777" w:rsidR="00785A71" w:rsidRPr="00785A71" w:rsidRDefault="00785A71" w:rsidP="00785A71">
            <w:pPr>
              <w:spacing w:line="240" w:lineRule="auto"/>
              <w:rPr>
                <w:b/>
                <w:color w:val="auto"/>
                <w:lang w:val="en-GB"/>
              </w:rPr>
            </w:pPr>
            <w:r w:rsidRPr="00785A71">
              <w:rPr>
                <w:b/>
                <w:color w:val="auto"/>
                <w:lang w:val="en-GB"/>
              </w:rPr>
              <w:t>Source of data</w:t>
            </w:r>
          </w:p>
        </w:tc>
        <w:tc>
          <w:tcPr>
            <w:tcW w:w="3659" w:type="pct"/>
            <w:shd w:val="clear" w:color="auto" w:fill="auto"/>
          </w:tcPr>
          <w:p w14:paraId="30866045" w14:textId="77777777" w:rsidR="00785A71" w:rsidRPr="00785A71" w:rsidRDefault="00785A71" w:rsidP="00785A71">
            <w:pPr>
              <w:spacing w:line="240" w:lineRule="auto"/>
              <w:rPr>
                <w:color w:val="auto"/>
                <w:lang w:val="en-GB"/>
              </w:rPr>
            </w:pPr>
            <w:r w:rsidRPr="00785A71">
              <w:rPr>
                <w:color w:val="auto"/>
                <w:lang w:val="en-GB"/>
              </w:rPr>
              <w:t>IPCC 2006 Guidelines for National Greenhouse Gas Inventories</w:t>
            </w:r>
          </w:p>
        </w:tc>
      </w:tr>
      <w:tr w:rsidR="00785A71" w:rsidRPr="00785A71" w14:paraId="014D03E5" w14:textId="77777777" w:rsidTr="00785A71">
        <w:trPr>
          <w:cantSplit/>
          <w:trHeight w:val="281"/>
          <w:jc w:val="center"/>
        </w:trPr>
        <w:tc>
          <w:tcPr>
            <w:tcW w:w="1341" w:type="pct"/>
            <w:shd w:val="clear" w:color="auto" w:fill="auto"/>
          </w:tcPr>
          <w:p w14:paraId="4DE49694" w14:textId="77777777" w:rsidR="00785A71" w:rsidRPr="00785A71" w:rsidRDefault="00785A71" w:rsidP="00785A71">
            <w:pPr>
              <w:spacing w:line="240" w:lineRule="auto"/>
              <w:rPr>
                <w:b/>
                <w:color w:val="auto"/>
                <w:lang w:val="en-GB"/>
              </w:rPr>
            </w:pPr>
            <w:r w:rsidRPr="00785A71">
              <w:rPr>
                <w:b/>
                <w:color w:val="auto"/>
                <w:lang w:val="en-GB"/>
              </w:rPr>
              <w:t>Value(s) applied</w:t>
            </w:r>
          </w:p>
        </w:tc>
        <w:tc>
          <w:tcPr>
            <w:tcW w:w="3659" w:type="pct"/>
            <w:shd w:val="clear" w:color="auto" w:fill="auto"/>
          </w:tcPr>
          <w:p w14:paraId="55719424" w14:textId="77777777" w:rsidR="00785A71" w:rsidRPr="00785A71" w:rsidRDefault="00785A71" w:rsidP="00785A71">
            <w:pPr>
              <w:spacing w:line="240" w:lineRule="auto"/>
              <w:rPr>
                <w:color w:val="auto"/>
                <w:lang w:val="en-GB"/>
              </w:rPr>
            </w:pPr>
            <w:r w:rsidRPr="00785A71">
              <w:rPr>
                <w:color w:val="auto"/>
                <w:lang w:val="en-GB"/>
              </w:rPr>
              <w:t>0.5</w:t>
            </w:r>
          </w:p>
        </w:tc>
      </w:tr>
      <w:tr w:rsidR="00785A71" w:rsidRPr="00785A71" w14:paraId="1D870054" w14:textId="77777777" w:rsidTr="00785A71">
        <w:trPr>
          <w:cantSplit/>
          <w:jc w:val="center"/>
        </w:trPr>
        <w:tc>
          <w:tcPr>
            <w:tcW w:w="1341" w:type="pct"/>
            <w:shd w:val="clear" w:color="auto" w:fill="auto"/>
          </w:tcPr>
          <w:p w14:paraId="029B215E" w14:textId="77777777" w:rsidR="00785A71" w:rsidRPr="00785A71" w:rsidRDefault="00785A71" w:rsidP="00785A71">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145BB6F8" w14:textId="77777777" w:rsidR="00785A71" w:rsidRPr="00785A71" w:rsidRDefault="00785A71" w:rsidP="00785A71">
            <w:pPr>
              <w:spacing w:line="240" w:lineRule="auto"/>
              <w:rPr>
                <w:color w:val="auto"/>
                <w:lang w:val="en-GB"/>
              </w:rPr>
            </w:pPr>
            <w:r w:rsidRPr="00785A71">
              <w:rPr>
                <w:color w:val="auto"/>
                <w:lang w:val="en-GB"/>
              </w:rPr>
              <w:t xml:space="preserve">IPCC default value as proposed by the tool ‘Emissions from solid waste disposal sites’ version 8 is applied. </w:t>
            </w:r>
          </w:p>
        </w:tc>
      </w:tr>
      <w:tr w:rsidR="00785A71" w:rsidRPr="00785A71" w14:paraId="62AD1DDB" w14:textId="77777777" w:rsidTr="00785A71">
        <w:trPr>
          <w:cantSplit/>
          <w:trHeight w:val="248"/>
          <w:jc w:val="center"/>
        </w:trPr>
        <w:tc>
          <w:tcPr>
            <w:tcW w:w="1341" w:type="pct"/>
            <w:shd w:val="clear" w:color="auto" w:fill="auto"/>
          </w:tcPr>
          <w:p w14:paraId="5F24527F" w14:textId="77777777" w:rsidR="00785A71" w:rsidRPr="00785A71" w:rsidRDefault="00785A71" w:rsidP="00785A71">
            <w:pPr>
              <w:spacing w:line="240" w:lineRule="auto"/>
              <w:rPr>
                <w:b/>
                <w:color w:val="auto"/>
                <w:lang w:val="en-GB"/>
              </w:rPr>
            </w:pPr>
            <w:r w:rsidRPr="00785A71">
              <w:rPr>
                <w:b/>
                <w:color w:val="auto"/>
                <w:lang w:val="en-GB"/>
              </w:rPr>
              <w:t>Purpose of data</w:t>
            </w:r>
          </w:p>
        </w:tc>
        <w:tc>
          <w:tcPr>
            <w:tcW w:w="3659" w:type="pct"/>
            <w:shd w:val="clear" w:color="auto" w:fill="auto"/>
          </w:tcPr>
          <w:p w14:paraId="0F7DA845" w14:textId="77777777" w:rsidR="00785A71" w:rsidRPr="00785A71" w:rsidRDefault="00785A71" w:rsidP="00785A71">
            <w:pPr>
              <w:spacing w:line="240" w:lineRule="auto"/>
              <w:rPr>
                <w:color w:val="auto"/>
                <w:lang w:val="en-GB"/>
              </w:rPr>
            </w:pPr>
            <w:r w:rsidRPr="00785A71">
              <w:rPr>
                <w:color w:val="auto"/>
                <w:lang w:val="en-GB"/>
              </w:rPr>
              <w:t xml:space="preserve">Calculation of baseline emission. </w:t>
            </w:r>
          </w:p>
        </w:tc>
      </w:tr>
      <w:tr w:rsidR="00785A71" w:rsidRPr="00785A71" w14:paraId="389F7EEF" w14:textId="77777777" w:rsidTr="00785A71">
        <w:trPr>
          <w:cantSplit/>
          <w:trHeight w:val="249"/>
          <w:jc w:val="center"/>
        </w:trPr>
        <w:tc>
          <w:tcPr>
            <w:tcW w:w="1341" w:type="pct"/>
            <w:shd w:val="clear" w:color="auto" w:fill="auto"/>
          </w:tcPr>
          <w:p w14:paraId="265F3CA4" w14:textId="77777777" w:rsidR="00785A71" w:rsidRPr="00785A71" w:rsidRDefault="00785A71" w:rsidP="00785A71">
            <w:pPr>
              <w:spacing w:line="240" w:lineRule="auto"/>
              <w:rPr>
                <w:b/>
                <w:color w:val="auto"/>
                <w:lang w:val="en-GB"/>
              </w:rPr>
            </w:pPr>
            <w:r w:rsidRPr="00785A71">
              <w:rPr>
                <w:b/>
                <w:color w:val="auto"/>
                <w:lang w:val="en-GB"/>
              </w:rPr>
              <w:t>Additional comment</w:t>
            </w:r>
          </w:p>
        </w:tc>
        <w:tc>
          <w:tcPr>
            <w:tcW w:w="3659" w:type="pct"/>
            <w:shd w:val="clear" w:color="auto" w:fill="auto"/>
          </w:tcPr>
          <w:p w14:paraId="2EA63081" w14:textId="77777777" w:rsidR="00785A71" w:rsidRPr="00785A71" w:rsidRDefault="00785A71" w:rsidP="00785A71">
            <w:pPr>
              <w:spacing w:line="240" w:lineRule="auto"/>
              <w:rPr>
                <w:color w:val="auto"/>
                <w:lang w:val="en-GB"/>
              </w:rPr>
            </w:pPr>
            <w:r w:rsidRPr="00785A71">
              <w:rPr>
                <w:color w:val="auto"/>
                <w:lang w:val="en-GB"/>
              </w:rPr>
              <w:t xml:space="preserve">Fixed ex-ante </w:t>
            </w:r>
          </w:p>
        </w:tc>
      </w:tr>
    </w:tbl>
    <w:p w14:paraId="59D567E5" w14:textId="77777777" w:rsidR="00785A71" w:rsidRPr="00785A71" w:rsidRDefault="00785A71" w:rsidP="00785A71">
      <w:pPr>
        <w:spacing w:line="240" w:lineRule="auto"/>
        <w:rPr>
          <w:iCs/>
          <w:color w:val="auto"/>
        </w:rPr>
      </w:pPr>
    </w:p>
    <w:p w14:paraId="6AFFAA8F" w14:textId="77777777" w:rsidR="00785A71" w:rsidRPr="00785A71" w:rsidRDefault="00785A71" w:rsidP="00785A71">
      <w:pPr>
        <w:spacing w:line="240" w:lineRule="auto"/>
        <w:rPr>
          <w:b/>
          <w:iCs/>
          <w:color w:val="auto"/>
        </w:rPr>
      </w:pPr>
      <w:r w:rsidRPr="00785A71">
        <w:rPr>
          <w:b/>
          <w:iCs/>
          <w:color w:val="auto"/>
        </w:rPr>
        <w:t>Table 0</w:t>
      </w:r>
      <w:r>
        <w:rPr>
          <w:b/>
          <w:iCs/>
          <w:color w:val="auto"/>
        </w:rPr>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582"/>
        <w:gridCol w:w="7047"/>
      </w:tblGrid>
      <w:tr w:rsidR="00785A71" w:rsidRPr="00785A71" w14:paraId="2AA74164" w14:textId="77777777" w:rsidTr="00785A71">
        <w:trPr>
          <w:cantSplit/>
          <w:trHeight w:val="280"/>
          <w:jc w:val="center"/>
        </w:trPr>
        <w:tc>
          <w:tcPr>
            <w:tcW w:w="1341" w:type="pct"/>
            <w:shd w:val="clear" w:color="auto" w:fill="auto"/>
          </w:tcPr>
          <w:p w14:paraId="6D3F1F24" w14:textId="77777777" w:rsidR="00785A71" w:rsidRPr="00785A71" w:rsidRDefault="00785A71" w:rsidP="00785A71">
            <w:pPr>
              <w:spacing w:line="240" w:lineRule="auto"/>
              <w:rPr>
                <w:b/>
                <w:color w:val="auto"/>
                <w:lang w:val="en-GB"/>
              </w:rPr>
            </w:pPr>
            <w:r w:rsidRPr="00785A71">
              <w:rPr>
                <w:b/>
                <w:color w:val="auto"/>
                <w:lang w:val="en-GB"/>
              </w:rPr>
              <w:t>Relevant SDG Indicator</w:t>
            </w:r>
          </w:p>
        </w:tc>
        <w:tc>
          <w:tcPr>
            <w:tcW w:w="3659" w:type="pct"/>
            <w:shd w:val="clear" w:color="auto" w:fill="auto"/>
          </w:tcPr>
          <w:p w14:paraId="299A9733" w14:textId="77777777" w:rsidR="00785A71" w:rsidRPr="00785A71" w:rsidRDefault="00785A71" w:rsidP="00785A71">
            <w:pPr>
              <w:spacing w:line="240" w:lineRule="auto"/>
              <w:rPr>
                <w:color w:val="auto"/>
                <w:lang w:val="en-GB"/>
              </w:rPr>
            </w:pPr>
            <w:r w:rsidRPr="00785A71">
              <w:rPr>
                <w:color w:val="auto"/>
                <w:lang w:val="en-GB"/>
              </w:rPr>
              <w:t xml:space="preserve">SDG 13: Climate Action </w:t>
            </w:r>
          </w:p>
        </w:tc>
      </w:tr>
      <w:tr w:rsidR="00785A71" w:rsidRPr="00785A71" w14:paraId="5A5929A0" w14:textId="77777777" w:rsidTr="00785A71">
        <w:trPr>
          <w:cantSplit/>
          <w:trHeight w:val="280"/>
          <w:jc w:val="center"/>
        </w:trPr>
        <w:tc>
          <w:tcPr>
            <w:tcW w:w="1341" w:type="pct"/>
            <w:shd w:val="clear" w:color="auto" w:fill="auto"/>
          </w:tcPr>
          <w:p w14:paraId="6D846634" w14:textId="77777777" w:rsidR="00785A71" w:rsidRPr="00785A71" w:rsidRDefault="00785A71" w:rsidP="00785A71">
            <w:pPr>
              <w:spacing w:line="240" w:lineRule="auto"/>
              <w:rPr>
                <w:b/>
                <w:color w:val="auto"/>
                <w:lang w:val="en-GB"/>
              </w:rPr>
            </w:pPr>
            <w:r w:rsidRPr="00785A71">
              <w:rPr>
                <w:b/>
                <w:color w:val="auto"/>
                <w:lang w:val="en-GB"/>
              </w:rPr>
              <w:t>Data/parameter</w:t>
            </w:r>
          </w:p>
        </w:tc>
        <w:tc>
          <w:tcPr>
            <w:tcW w:w="3659" w:type="pct"/>
            <w:shd w:val="clear" w:color="auto" w:fill="auto"/>
          </w:tcPr>
          <w:p w14:paraId="0B51C0AB" w14:textId="77777777" w:rsidR="00785A71" w:rsidRPr="00785A71" w:rsidRDefault="00785A71" w:rsidP="00785A71">
            <w:pPr>
              <w:spacing w:line="240" w:lineRule="auto"/>
              <w:rPr>
                <w:color w:val="auto"/>
                <w:lang w:val="en-GB"/>
              </w:rPr>
            </w:pPr>
            <w:proofErr w:type="spellStart"/>
            <w:r w:rsidRPr="00785A71">
              <w:rPr>
                <w:color w:val="auto"/>
                <w:lang w:val="en-GB"/>
              </w:rPr>
              <w:t>DOC</w:t>
            </w:r>
            <w:r w:rsidRPr="00785A71">
              <w:rPr>
                <w:color w:val="auto"/>
                <w:vertAlign w:val="subscript"/>
                <w:lang w:val="en-GB"/>
              </w:rPr>
              <w:t>f</w:t>
            </w:r>
            <w:proofErr w:type="spellEnd"/>
          </w:p>
        </w:tc>
      </w:tr>
      <w:tr w:rsidR="00785A71" w:rsidRPr="00785A71" w14:paraId="4DF94134" w14:textId="77777777" w:rsidTr="00785A71">
        <w:trPr>
          <w:cantSplit/>
          <w:trHeight w:val="281"/>
          <w:jc w:val="center"/>
        </w:trPr>
        <w:tc>
          <w:tcPr>
            <w:tcW w:w="1341" w:type="pct"/>
            <w:shd w:val="clear" w:color="auto" w:fill="auto"/>
          </w:tcPr>
          <w:p w14:paraId="299EC03C" w14:textId="77777777" w:rsidR="00785A71" w:rsidRPr="00785A71" w:rsidRDefault="00785A71" w:rsidP="00785A71">
            <w:pPr>
              <w:spacing w:line="240" w:lineRule="auto"/>
              <w:rPr>
                <w:b/>
                <w:color w:val="auto"/>
                <w:lang w:val="en-GB"/>
              </w:rPr>
            </w:pPr>
            <w:r w:rsidRPr="00785A71">
              <w:rPr>
                <w:b/>
                <w:color w:val="auto"/>
                <w:lang w:val="en-GB"/>
              </w:rPr>
              <w:t>Unit</w:t>
            </w:r>
          </w:p>
        </w:tc>
        <w:tc>
          <w:tcPr>
            <w:tcW w:w="3659" w:type="pct"/>
            <w:shd w:val="clear" w:color="auto" w:fill="auto"/>
          </w:tcPr>
          <w:p w14:paraId="4A4180DB" w14:textId="77777777" w:rsidR="00785A71" w:rsidRPr="00785A71" w:rsidRDefault="00785A71" w:rsidP="00785A71">
            <w:pPr>
              <w:spacing w:line="240" w:lineRule="auto"/>
              <w:rPr>
                <w:color w:val="auto"/>
                <w:lang w:val="en-GB"/>
              </w:rPr>
            </w:pPr>
            <w:r w:rsidRPr="00785A71">
              <w:rPr>
                <w:color w:val="auto"/>
                <w:lang w:val="en-GB"/>
              </w:rPr>
              <w:t>Weight fraction</w:t>
            </w:r>
          </w:p>
        </w:tc>
      </w:tr>
      <w:tr w:rsidR="00785A71" w:rsidRPr="00785A71" w14:paraId="41CB9759" w14:textId="77777777" w:rsidTr="00785A71">
        <w:trPr>
          <w:cantSplit/>
          <w:trHeight w:val="280"/>
          <w:jc w:val="center"/>
        </w:trPr>
        <w:tc>
          <w:tcPr>
            <w:tcW w:w="1341" w:type="pct"/>
            <w:shd w:val="clear" w:color="auto" w:fill="auto"/>
          </w:tcPr>
          <w:p w14:paraId="6E473417" w14:textId="77777777" w:rsidR="00785A71" w:rsidRPr="00785A71" w:rsidRDefault="00785A71" w:rsidP="00785A71">
            <w:pPr>
              <w:spacing w:line="240" w:lineRule="auto"/>
              <w:rPr>
                <w:b/>
                <w:color w:val="auto"/>
                <w:lang w:val="en-GB"/>
              </w:rPr>
            </w:pPr>
            <w:r w:rsidRPr="00785A71">
              <w:rPr>
                <w:b/>
                <w:color w:val="auto"/>
                <w:lang w:val="en-GB"/>
              </w:rPr>
              <w:t>Description</w:t>
            </w:r>
          </w:p>
        </w:tc>
        <w:tc>
          <w:tcPr>
            <w:tcW w:w="3659" w:type="pct"/>
            <w:shd w:val="clear" w:color="auto" w:fill="auto"/>
          </w:tcPr>
          <w:p w14:paraId="3CA64C25" w14:textId="77777777" w:rsidR="00785A71" w:rsidRPr="00785A71" w:rsidRDefault="00785A71" w:rsidP="00785A71">
            <w:pPr>
              <w:spacing w:line="240" w:lineRule="auto"/>
              <w:rPr>
                <w:color w:val="auto"/>
                <w:lang w:val="en-GB"/>
              </w:rPr>
            </w:pPr>
            <w:r w:rsidRPr="00785A71">
              <w:rPr>
                <w:color w:val="auto"/>
                <w:lang w:val="en-GB"/>
              </w:rPr>
              <w:t>Default value for the fraction of degradable organic carbon (DOC) in</w:t>
            </w:r>
          </w:p>
          <w:p w14:paraId="52C3EF99" w14:textId="77777777" w:rsidR="00785A71" w:rsidRPr="00785A71" w:rsidRDefault="00785A71" w:rsidP="00785A71">
            <w:pPr>
              <w:spacing w:line="240" w:lineRule="auto"/>
              <w:rPr>
                <w:color w:val="auto"/>
                <w:lang w:val="en-GB"/>
              </w:rPr>
            </w:pPr>
            <w:r w:rsidRPr="00785A71">
              <w:rPr>
                <w:color w:val="auto"/>
                <w:lang w:val="en-GB"/>
              </w:rPr>
              <w:t>MSW that decomposes in the SWDS</w:t>
            </w:r>
          </w:p>
        </w:tc>
      </w:tr>
      <w:tr w:rsidR="00785A71" w:rsidRPr="00785A71" w14:paraId="7F96C764" w14:textId="77777777" w:rsidTr="00785A71">
        <w:trPr>
          <w:cantSplit/>
          <w:trHeight w:val="281"/>
          <w:jc w:val="center"/>
        </w:trPr>
        <w:tc>
          <w:tcPr>
            <w:tcW w:w="1341" w:type="pct"/>
            <w:shd w:val="clear" w:color="auto" w:fill="auto"/>
          </w:tcPr>
          <w:p w14:paraId="3A7A1836" w14:textId="77777777" w:rsidR="00785A71" w:rsidRPr="00785A71" w:rsidRDefault="00785A71" w:rsidP="00785A71">
            <w:pPr>
              <w:spacing w:line="240" w:lineRule="auto"/>
              <w:rPr>
                <w:b/>
                <w:color w:val="auto"/>
                <w:lang w:val="en-GB"/>
              </w:rPr>
            </w:pPr>
            <w:r w:rsidRPr="00785A71">
              <w:rPr>
                <w:b/>
                <w:color w:val="auto"/>
                <w:lang w:val="en-GB"/>
              </w:rPr>
              <w:t>Source of data</w:t>
            </w:r>
          </w:p>
        </w:tc>
        <w:tc>
          <w:tcPr>
            <w:tcW w:w="3659" w:type="pct"/>
            <w:shd w:val="clear" w:color="auto" w:fill="auto"/>
          </w:tcPr>
          <w:p w14:paraId="78FF9226" w14:textId="77777777" w:rsidR="00785A71" w:rsidRPr="00785A71" w:rsidRDefault="00785A71" w:rsidP="00785A71">
            <w:pPr>
              <w:spacing w:line="240" w:lineRule="auto"/>
              <w:rPr>
                <w:color w:val="auto"/>
                <w:lang w:val="en-GB"/>
              </w:rPr>
            </w:pPr>
            <w:r w:rsidRPr="00785A71">
              <w:rPr>
                <w:color w:val="auto"/>
                <w:lang w:val="en-GB"/>
              </w:rPr>
              <w:t>IPCC 2006 Guidelines for National Greenhouse Gas Inventories</w:t>
            </w:r>
          </w:p>
        </w:tc>
      </w:tr>
      <w:tr w:rsidR="00785A71" w:rsidRPr="00785A71" w14:paraId="083F603A" w14:textId="77777777" w:rsidTr="00785A71">
        <w:trPr>
          <w:cantSplit/>
          <w:trHeight w:val="281"/>
          <w:jc w:val="center"/>
        </w:trPr>
        <w:tc>
          <w:tcPr>
            <w:tcW w:w="1341" w:type="pct"/>
            <w:shd w:val="clear" w:color="auto" w:fill="auto"/>
          </w:tcPr>
          <w:p w14:paraId="566C56D1" w14:textId="77777777" w:rsidR="00785A71" w:rsidRPr="00785A71" w:rsidRDefault="00785A71" w:rsidP="00785A71">
            <w:pPr>
              <w:spacing w:line="240" w:lineRule="auto"/>
              <w:rPr>
                <w:b/>
                <w:color w:val="auto"/>
                <w:lang w:val="en-GB"/>
              </w:rPr>
            </w:pPr>
            <w:r w:rsidRPr="00785A71">
              <w:rPr>
                <w:b/>
                <w:color w:val="auto"/>
                <w:lang w:val="en-GB"/>
              </w:rPr>
              <w:t>Value(s) applied</w:t>
            </w:r>
          </w:p>
        </w:tc>
        <w:tc>
          <w:tcPr>
            <w:tcW w:w="3659" w:type="pct"/>
            <w:shd w:val="clear" w:color="auto" w:fill="auto"/>
          </w:tcPr>
          <w:p w14:paraId="154B63C6" w14:textId="77777777" w:rsidR="00785A71" w:rsidRPr="00785A71" w:rsidRDefault="00785A71" w:rsidP="00785A71">
            <w:pPr>
              <w:spacing w:line="240" w:lineRule="auto"/>
              <w:rPr>
                <w:color w:val="auto"/>
                <w:lang w:val="en-GB"/>
              </w:rPr>
            </w:pPr>
            <w:r w:rsidRPr="00785A71">
              <w:rPr>
                <w:color w:val="auto"/>
                <w:lang w:val="en-GB"/>
              </w:rPr>
              <w:t>0.5</w:t>
            </w:r>
          </w:p>
        </w:tc>
      </w:tr>
      <w:tr w:rsidR="00785A71" w:rsidRPr="00785A71" w14:paraId="7D1BFDF1" w14:textId="77777777" w:rsidTr="00785A71">
        <w:trPr>
          <w:cantSplit/>
          <w:jc w:val="center"/>
        </w:trPr>
        <w:tc>
          <w:tcPr>
            <w:tcW w:w="1341" w:type="pct"/>
            <w:shd w:val="clear" w:color="auto" w:fill="auto"/>
          </w:tcPr>
          <w:p w14:paraId="025B3484" w14:textId="77777777" w:rsidR="00785A71" w:rsidRPr="00785A71" w:rsidRDefault="00785A71" w:rsidP="00785A71">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7FFA5C34" w14:textId="77777777" w:rsidR="00785A71" w:rsidRPr="00785A71" w:rsidRDefault="00785A71" w:rsidP="00785A71">
            <w:pPr>
              <w:spacing w:line="240" w:lineRule="auto"/>
              <w:rPr>
                <w:color w:val="auto"/>
                <w:lang w:val="en-GB"/>
              </w:rPr>
            </w:pPr>
            <w:r w:rsidRPr="00785A71">
              <w:rPr>
                <w:color w:val="auto"/>
                <w:lang w:val="en-GB"/>
              </w:rPr>
              <w:t>IPCC default value as proposed by the tool ‘Emissions from solid waste disposal sites’ version 8 is applied.</w:t>
            </w:r>
          </w:p>
          <w:p w14:paraId="42B03632" w14:textId="77777777" w:rsidR="00785A71" w:rsidRPr="00785A71" w:rsidRDefault="00785A71" w:rsidP="00785A71">
            <w:pPr>
              <w:spacing w:line="240" w:lineRule="auto"/>
              <w:rPr>
                <w:color w:val="auto"/>
                <w:lang w:val="en-GB"/>
              </w:rPr>
            </w:pPr>
            <w:r w:rsidRPr="00785A71">
              <w:rPr>
                <w:color w:val="auto"/>
                <w:lang w:val="en-GB"/>
              </w:rPr>
              <w:t xml:space="preserve">Since this is applied to MSW, the is applicable under Application B. </w:t>
            </w:r>
          </w:p>
        </w:tc>
      </w:tr>
      <w:tr w:rsidR="00785A71" w:rsidRPr="00785A71" w14:paraId="4C56071D" w14:textId="77777777" w:rsidTr="00785A71">
        <w:trPr>
          <w:cantSplit/>
          <w:trHeight w:val="248"/>
          <w:jc w:val="center"/>
        </w:trPr>
        <w:tc>
          <w:tcPr>
            <w:tcW w:w="1341" w:type="pct"/>
            <w:shd w:val="clear" w:color="auto" w:fill="auto"/>
          </w:tcPr>
          <w:p w14:paraId="35EA0854" w14:textId="77777777" w:rsidR="00785A71" w:rsidRPr="00785A71" w:rsidRDefault="00785A71" w:rsidP="00785A71">
            <w:pPr>
              <w:spacing w:line="240" w:lineRule="auto"/>
              <w:rPr>
                <w:b/>
                <w:color w:val="auto"/>
                <w:lang w:val="en-GB"/>
              </w:rPr>
            </w:pPr>
            <w:r w:rsidRPr="00785A71">
              <w:rPr>
                <w:b/>
                <w:color w:val="auto"/>
                <w:lang w:val="en-GB"/>
              </w:rPr>
              <w:t>Purpose of data</w:t>
            </w:r>
          </w:p>
        </w:tc>
        <w:tc>
          <w:tcPr>
            <w:tcW w:w="3659" w:type="pct"/>
            <w:shd w:val="clear" w:color="auto" w:fill="auto"/>
          </w:tcPr>
          <w:p w14:paraId="6E4E4911" w14:textId="77777777" w:rsidR="00785A71" w:rsidRPr="00785A71" w:rsidRDefault="00785A71" w:rsidP="00785A71">
            <w:pPr>
              <w:spacing w:line="240" w:lineRule="auto"/>
              <w:rPr>
                <w:color w:val="auto"/>
                <w:lang w:val="en-GB"/>
              </w:rPr>
            </w:pPr>
            <w:r w:rsidRPr="00785A71">
              <w:rPr>
                <w:color w:val="auto"/>
                <w:lang w:val="en-GB"/>
              </w:rPr>
              <w:t xml:space="preserve">Calculation of baseline emission. </w:t>
            </w:r>
          </w:p>
        </w:tc>
      </w:tr>
      <w:tr w:rsidR="00785A71" w:rsidRPr="00785A71" w14:paraId="09184280" w14:textId="77777777" w:rsidTr="00785A71">
        <w:trPr>
          <w:cantSplit/>
          <w:trHeight w:val="249"/>
          <w:jc w:val="center"/>
        </w:trPr>
        <w:tc>
          <w:tcPr>
            <w:tcW w:w="1341" w:type="pct"/>
            <w:shd w:val="clear" w:color="auto" w:fill="auto"/>
          </w:tcPr>
          <w:p w14:paraId="1B5BB9C8" w14:textId="77777777" w:rsidR="00785A71" w:rsidRPr="00785A71" w:rsidRDefault="00785A71" w:rsidP="00785A71">
            <w:pPr>
              <w:spacing w:line="240" w:lineRule="auto"/>
              <w:rPr>
                <w:b/>
                <w:color w:val="auto"/>
                <w:lang w:val="en-GB"/>
              </w:rPr>
            </w:pPr>
            <w:r w:rsidRPr="00785A71">
              <w:rPr>
                <w:b/>
                <w:color w:val="auto"/>
                <w:lang w:val="en-GB"/>
              </w:rPr>
              <w:t>Additional comment</w:t>
            </w:r>
          </w:p>
        </w:tc>
        <w:tc>
          <w:tcPr>
            <w:tcW w:w="3659" w:type="pct"/>
            <w:shd w:val="clear" w:color="auto" w:fill="auto"/>
          </w:tcPr>
          <w:p w14:paraId="28F2E3C2" w14:textId="77777777" w:rsidR="00785A71" w:rsidRPr="00785A71" w:rsidRDefault="00785A71" w:rsidP="00785A71">
            <w:pPr>
              <w:spacing w:line="240" w:lineRule="auto"/>
              <w:rPr>
                <w:color w:val="auto"/>
                <w:lang w:val="en-GB"/>
              </w:rPr>
            </w:pPr>
            <w:r w:rsidRPr="00785A71">
              <w:rPr>
                <w:color w:val="auto"/>
                <w:lang w:val="en-GB"/>
              </w:rPr>
              <w:t xml:space="preserve">Fixed ex-ante </w:t>
            </w:r>
          </w:p>
        </w:tc>
      </w:tr>
    </w:tbl>
    <w:p w14:paraId="02BBE4BF" w14:textId="77777777" w:rsidR="00785A71" w:rsidRPr="00785A71" w:rsidRDefault="00785A71" w:rsidP="00785A71">
      <w:pPr>
        <w:spacing w:line="240" w:lineRule="auto"/>
        <w:rPr>
          <w:iCs/>
          <w:color w:val="auto"/>
        </w:rPr>
      </w:pPr>
    </w:p>
    <w:p w14:paraId="7D43285C" w14:textId="77777777" w:rsidR="00785A71" w:rsidRPr="00785A71" w:rsidRDefault="00785A71" w:rsidP="00785A71">
      <w:pPr>
        <w:spacing w:line="240" w:lineRule="auto"/>
        <w:rPr>
          <w:b/>
          <w:iCs/>
          <w:color w:val="auto"/>
        </w:rPr>
      </w:pPr>
      <w:r w:rsidRPr="00785A71">
        <w:rPr>
          <w:b/>
          <w:iCs/>
          <w:color w:val="auto"/>
        </w:rPr>
        <w:t>Table 0</w:t>
      </w:r>
      <w:r>
        <w:rPr>
          <w:b/>
          <w:iCs/>
          <w:color w:val="auto"/>
        </w:rPr>
        <w:t>7</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582"/>
        <w:gridCol w:w="7047"/>
      </w:tblGrid>
      <w:tr w:rsidR="00785A71" w:rsidRPr="00785A71" w14:paraId="686C4223" w14:textId="77777777" w:rsidTr="00785A71">
        <w:trPr>
          <w:cantSplit/>
          <w:trHeight w:val="280"/>
          <w:jc w:val="center"/>
        </w:trPr>
        <w:tc>
          <w:tcPr>
            <w:tcW w:w="1341" w:type="pct"/>
            <w:shd w:val="clear" w:color="auto" w:fill="auto"/>
          </w:tcPr>
          <w:p w14:paraId="14703B60" w14:textId="77777777" w:rsidR="00785A71" w:rsidRPr="00785A71" w:rsidRDefault="00785A71" w:rsidP="00785A71">
            <w:pPr>
              <w:spacing w:line="240" w:lineRule="auto"/>
              <w:rPr>
                <w:b/>
                <w:color w:val="auto"/>
                <w:lang w:val="en-GB"/>
              </w:rPr>
            </w:pPr>
            <w:r w:rsidRPr="00785A71">
              <w:rPr>
                <w:b/>
                <w:color w:val="auto"/>
                <w:lang w:val="en-GB"/>
              </w:rPr>
              <w:t>Relevant SDG Indicator</w:t>
            </w:r>
          </w:p>
        </w:tc>
        <w:tc>
          <w:tcPr>
            <w:tcW w:w="3659" w:type="pct"/>
            <w:shd w:val="clear" w:color="auto" w:fill="auto"/>
          </w:tcPr>
          <w:p w14:paraId="30A29649" w14:textId="77777777" w:rsidR="00785A71" w:rsidRPr="00785A71" w:rsidRDefault="00785A71" w:rsidP="00785A71">
            <w:pPr>
              <w:spacing w:line="240" w:lineRule="auto"/>
              <w:rPr>
                <w:color w:val="auto"/>
                <w:lang w:val="en-GB"/>
              </w:rPr>
            </w:pPr>
            <w:r w:rsidRPr="00785A71">
              <w:rPr>
                <w:color w:val="auto"/>
                <w:lang w:val="en-GB"/>
              </w:rPr>
              <w:t xml:space="preserve">SDG 13: Climate Action </w:t>
            </w:r>
          </w:p>
        </w:tc>
      </w:tr>
      <w:tr w:rsidR="00785A71" w:rsidRPr="00785A71" w14:paraId="5AE88491" w14:textId="77777777" w:rsidTr="00785A71">
        <w:trPr>
          <w:cantSplit/>
          <w:trHeight w:val="280"/>
          <w:jc w:val="center"/>
        </w:trPr>
        <w:tc>
          <w:tcPr>
            <w:tcW w:w="1341" w:type="pct"/>
            <w:shd w:val="clear" w:color="auto" w:fill="auto"/>
          </w:tcPr>
          <w:p w14:paraId="1C322DD5" w14:textId="77777777" w:rsidR="00785A71" w:rsidRPr="00785A71" w:rsidRDefault="00785A71" w:rsidP="00785A71">
            <w:pPr>
              <w:spacing w:line="240" w:lineRule="auto"/>
              <w:rPr>
                <w:b/>
                <w:color w:val="auto"/>
                <w:lang w:val="en-GB"/>
              </w:rPr>
            </w:pPr>
            <w:r w:rsidRPr="00785A71">
              <w:rPr>
                <w:b/>
                <w:color w:val="auto"/>
                <w:lang w:val="en-GB"/>
              </w:rPr>
              <w:t>Data/parameter</w:t>
            </w:r>
          </w:p>
        </w:tc>
        <w:tc>
          <w:tcPr>
            <w:tcW w:w="3659" w:type="pct"/>
            <w:shd w:val="clear" w:color="auto" w:fill="auto"/>
          </w:tcPr>
          <w:p w14:paraId="4C14F42F" w14:textId="77777777" w:rsidR="00785A71" w:rsidRPr="00785A71" w:rsidRDefault="00785A71" w:rsidP="00785A71">
            <w:pPr>
              <w:spacing w:line="240" w:lineRule="auto"/>
              <w:rPr>
                <w:color w:val="auto"/>
                <w:lang w:val="en-GB"/>
              </w:rPr>
            </w:pPr>
            <w:r w:rsidRPr="00785A71">
              <w:rPr>
                <w:color w:val="auto"/>
                <w:lang w:val="en-GB"/>
              </w:rPr>
              <w:t>MCF</w:t>
            </w:r>
          </w:p>
        </w:tc>
      </w:tr>
      <w:tr w:rsidR="00785A71" w:rsidRPr="00785A71" w14:paraId="59428C69" w14:textId="77777777" w:rsidTr="00785A71">
        <w:trPr>
          <w:cantSplit/>
          <w:trHeight w:val="281"/>
          <w:jc w:val="center"/>
        </w:trPr>
        <w:tc>
          <w:tcPr>
            <w:tcW w:w="1341" w:type="pct"/>
            <w:shd w:val="clear" w:color="auto" w:fill="auto"/>
          </w:tcPr>
          <w:p w14:paraId="2532922F" w14:textId="77777777" w:rsidR="00785A71" w:rsidRPr="00785A71" w:rsidRDefault="00785A71" w:rsidP="00785A71">
            <w:pPr>
              <w:spacing w:line="240" w:lineRule="auto"/>
              <w:rPr>
                <w:b/>
                <w:color w:val="auto"/>
                <w:lang w:val="en-GB"/>
              </w:rPr>
            </w:pPr>
            <w:r w:rsidRPr="00785A71">
              <w:rPr>
                <w:b/>
                <w:color w:val="auto"/>
                <w:lang w:val="en-GB"/>
              </w:rPr>
              <w:t>Unit</w:t>
            </w:r>
          </w:p>
        </w:tc>
        <w:tc>
          <w:tcPr>
            <w:tcW w:w="3659" w:type="pct"/>
            <w:shd w:val="clear" w:color="auto" w:fill="auto"/>
          </w:tcPr>
          <w:p w14:paraId="201ED0F2" w14:textId="77777777" w:rsidR="00785A71" w:rsidRPr="00785A71" w:rsidRDefault="00785A71" w:rsidP="00785A71">
            <w:pPr>
              <w:spacing w:line="240" w:lineRule="auto"/>
              <w:rPr>
                <w:color w:val="auto"/>
                <w:lang w:val="en-GB"/>
              </w:rPr>
            </w:pPr>
            <w:r w:rsidRPr="00785A71">
              <w:rPr>
                <w:color w:val="auto"/>
                <w:lang w:val="en-GB"/>
              </w:rPr>
              <w:t>-</w:t>
            </w:r>
          </w:p>
        </w:tc>
      </w:tr>
      <w:tr w:rsidR="00785A71" w:rsidRPr="00785A71" w14:paraId="32A4FE24" w14:textId="77777777" w:rsidTr="00785A71">
        <w:trPr>
          <w:cantSplit/>
          <w:trHeight w:val="280"/>
          <w:jc w:val="center"/>
        </w:trPr>
        <w:tc>
          <w:tcPr>
            <w:tcW w:w="1341" w:type="pct"/>
            <w:shd w:val="clear" w:color="auto" w:fill="auto"/>
          </w:tcPr>
          <w:p w14:paraId="69117055" w14:textId="77777777" w:rsidR="00785A71" w:rsidRPr="00785A71" w:rsidRDefault="00785A71" w:rsidP="00785A71">
            <w:pPr>
              <w:spacing w:line="240" w:lineRule="auto"/>
              <w:rPr>
                <w:b/>
                <w:color w:val="auto"/>
                <w:lang w:val="en-GB"/>
              </w:rPr>
            </w:pPr>
            <w:r w:rsidRPr="00785A71">
              <w:rPr>
                <w:b/>
                <w:color w:val="auto"/>
                <w:lang w:val="en-GB"/>
              </w:rPr>
              <w:t>Description</w:t>
            </w:r>
          </w:p>
        </w:tc>
        <w:tc>
          <w:tcPr>
            <w:tcW w:w="3659" w:type="pct"/>
            <w:shd w:val="clear" w:color="auto" w:fill="auto"/>
          </w:tcPr>
          <w:p w14:paraId="5D0F6510" w14:textId="77777777" w:rsidR="00785A71" w:rsidRPr="00785A71" w:rsidRDefault="00785A71" w:rsidP="00785A71">
            <w:pPr>
              <w:spacing w:line="240" w:lineRule="auto"/>
              <w:rPr>
                <w:color w:val="auto"/>
                <w:lang w:val="en-GB"/>
              </w:rPr>
            </w:pPr>
            <w:r w:rsidRPr="00785A71">
              <w:rPr>
                <w:color w:val="auto"/>
                <w:lang w:val="en-GB"/>
              </w:rPr>
              <w:t>Methane correction factor</w:t>
            </w:r>
          </w:p>
        </w:tc>
      </w:tr>
      <w:tr w:rsidR="00785A71" w:rsidRPr="00785A71" w14:paraId="2EB5CB70" w14:textId="77777777" w:rsidTr="00785A71">
        <w:trPr>
          <w:cantSplit/>
          <w:trHeight w:val="281"/>
          <w:jc w:val="center"/>
        </w:trPr>
        <w:tc>
          <w:tcPr>
            <w:tcW w:w="1341" w:type="pct"/>
            <w:shd w:val="clear" w:color="auto" w:fill="auto"/>
          </w:tcPr>
          <w:p w14:paraId="7EB6710F" w14:textId="77777777" w:rsidR="00785A71" w:rsidRPr="00785A71" w:rsidRDefault="00785A71" w:rsidP="00785A71">
            <w:pPr>
              <w:spacing w:line="240" w:lineRule="auto"/>
              <w:rPr>
                <w:b/>
                <w:color w:val="auto"/>
                <w:lang w:val="en-GB"/>
              </w:rPr>
            </w:pPr>
            <w:r w:rsidRPr="00785A71">
              <w:rPr>
                <w:b/>
                <w:color w:val="auto"/>
                <w:lang w:val="en-GB"/>
              </w:rPr>
              <w:t>Source of data</w:t>
            </w:r>
          </w:p>
        </w:tc>
        <w:tc>
          <w:tcPr>
            <w:tcW w:w="3659" w:type="pct"/>
            <w:shd w:val="clear" w:color="auto" w:fill="auto"/>
          </w:tcPr>
          <w:p w14:paraId="381C3F51" w14:textId="77777777" w:rsidR="00785A71" w:rsidRPr="00785A71" w:rsidRDefault="00785A71" w:rsidP="00785A71">
            <w:pPr>
              <w:spacing w:line="240" w:lineRule="auto"/>
              <w:rPr>
                <w:color w:val="auto"/>
                <w:lang w:val="en-GB"/>
              </w:rPr>
            </w:pPr>
            <w:r w:rsidRPr="00785A71">
              <w:rPr>
                <w:color w:val="auto"/>
                <w:lang w:val="en-GB"/>
              </w:rPr>
              <w:t>IPCC 2006 Guidelines for National Greenhouse Gas Inventories</w:t>
            </w:r>
          </w:p>
        </w:tc>
      </w:tr>
      <w:tr w:rsidR="00785A71" w:rsidRPr="00785A71" w14:paraId="4A1CA48F" w14:textId="77777777" w:rsidTr="00785A71">
        <w:trPr>
          <w:cantSplit/>
          <w:trHeight w:val="281"/>
          <w:jc w:val="center"/>
        </w:trPr>
        <w:tc>
          <w:tcPr>
            <w:tcW w:w="1341" w:type="pct"/>
            <w:shd w:val="clear" w:color="auto" w:fill="auto"/>
          </w:tcPr>
          <w:p w14:paraId="0F4A4655" w14:textId="77777777" w:rsidR="00785A71" w:rsidRPr="00785A71" w:rsidRDefault="00785A71" w:rsidP="00785A71">
            <w:pPr>
              <w:spacing w:line="240" w:lineRule="auto"/>
              <w:rPr>
                <w:b/>
                <w:color w:val="auto"/>
                <w:lang w:val="en-GB"/>
              </w:rPr>
            </w:pPr>
            <w:r w:rsidRPr="00785A71">
              <w:rPr>
                <w:b/>
                <w:color w:val="auto"/>
                <w:lang w:val="en-GB"/>
              </w:rPr>
              <w:t>Value(s) applied</w:t>
            </w:r>
          </w:p>
        </w:tc>
        <w:tc>
          <w:tcPr>
            <w:tcW w:w="3659" w:type="pct"/>
            <w:shd w:val="clear" w:color="auto" w:fill="auto"/>
          </w:tcPr>
          <w:p w14:paraId="2F78D8A9" w14:textId="77777777" w:rsidR="00785A71" w:rsidRPr="00785A71" w:rsidRDefault="00785A71" w:rsidP="00785A71">
            <w:pPr>
              <w:spacing w:line="240" w:lineRule="auto"/>
              <w:rPr>
                <w:color w:val="auto"/>
                <w:lang w:val="en-GB"/>
              </w:rPr>
            </w:pPr>
            <w:r w:rsidRPr="00785A71">
              <w:rPr>
                <w:color w:val="auto"/>
                <w:lang w:val="en-GB"/>
              </w:rPr>
              <w:t>0.8</w:t>
            </w:r>
          </w:p>
        </w:tc>
      </w:tr>
      <w:tr w:rsidR="00785A71" w:rsidRPr="00785A71" w14:paraId="7E810572" w14:textId="77777777" w:rsidTr="00785A71">
        <w:trPr>
          <w:cantSplit/>
          <w:jc w:val="center"/>
        </w:trPr>
        <w:tc>
          <w:tcPr>
            <w:tcW w:w="1341" w:type="pct"/>
            <w:shd w:val="clear" w:color="auto" w:fill="auto"/>
          </w:tcPr>
          <w:p w14:paraId="47E1E1A2" w14:textId="77777777" w:rsidR="00785A71" w:rsidRPr="00785A71" w:rsidRDefault="00785A71" w:rsidP="00785A71">
            <w:pPr>
              <w:spacing w:line="240" w:lineRule="auto"/>
              <w:rPr>
                <w:b/>
                <w:color w:val="auto"/>
                <w:lang w:val="en-GB"/>
              </w:rPr>
            </w:pPr>
            <w:r w:rsidRPr="00785A71">
              <w:rPr>
                <w:b/>
                <w:color w:val="auto"/>
                <w:lang w:val="en-GB"/>
              </w:rPr>
              <w:lastRenderedPageBreak/>
              <w:t xml:space="preserve">Choice of data or Measurement methods and procedures </w:t>
            </w:r>
          </w:p>
        </w:tc>
        <w:tc>
          <w:tcPr>
            <w:tcW w:w="3659" w:type="pct"/>
            <w:shd w:val="clear" w:color="auto" w:fill="auto"/>
          </w:tcPr>
          <w:p w14:paraId="3F99DBF8" w14:textId="77777777" w:rsidR="00785A71" w:rsidRPr="00785A71" w:rsidRDefault="00785A71" w:rsidP="00785A71">
            <w:pPr>
              <w:spacing w:line="240" w:lineRule="auto"/>
              <w:rPr>
                <w:color w:val="auto"/>
                <w:lang w:val="en-GB"/>
              </w:rPr>
            </w:pPr>
            <w:r w:rsidRPr="00785A71">
              <w:rPr>
                <w:color w:val="auto"/>
                <w:lang w:val="en-GB"/>
              </w:rPr>
              <w:t>As per IPCC 2006, MCF for the following types of solid wastes disposal sites are possible: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0"/>
              <w:gridCol w:w="2021"/>
            </w:tblGrid>
            <w:tr w:rsidR="00785A71" w:rsidRPr="00785A71" w14:paraId="0268A366" w14:textId="77777777" w:rsidTr="00785A71">
              <w:tc>
                <w:tcPr>
                  <w:tcW w:w="4912" w:type="dxa"/>
                  <w:shd w:val="clear" w:color="auto" w:fill="auto"/>
                </w:tcPr>
                <w:p w14:paraId="0C9883F3" w14:textId="77777777" w:rsidR="00785A71" w:rsidRPr="00785A71" w:rsidRDefault="00785A71" w:rsidP="00785A71">
                  <w:pPr>
                    <w:spacing w:line="240" w:lineRule="auto"/>
                    <w:rPr>
                      <w:b/>
                      <w:color w:val="auto"/>
                      <w:lang w:val="en-GB"/>
                    </w:rPr>
                  </w:pPr>
                  <w:r w:rsidRPr="00785A71">
                    <w:rPr>
                      <w:b/>
                      <w:color w:val="auto"/>
                      <w:lang w:val="en-GB"/>
                    </w:rPr>
                    <w:t xml:space="preserve">Disposal site type </w:t>
                  </w:r>
                </w:p>
              </w:tc>
              <w:tc>
                <w:tcPr>
                  <w:tcW w:w="2069" w:type="dxa"/>
                  <w:shd w:val="clear" w:color="auto" w:fill="auto"/>
                </w:tcPr>
                <w:p w14:paraId="520AC65C" w14:textId="77777777" w:rsidR="00785A71" w:rsidRPr="00785A71" w:rsidRDefault="00785A71" w:rsidP="00785A71">
                  <w:pPr>
                    <w:spacing w:line="240" w:lineRule="auto"/>
                    <w:rPr>
                      <w:b/>
                      <w:color w:val="auto"/>
                      <w:lang w:val="en-GB"/>
                    </w:rPr>
                  </w:pPr>
                  <w:r w:rsidRPr="00785A71">
                    <w:rPr>
                      <w:b/>
                      <w:color w:val="auto"/>
                      <w:lang w:val="en-GB"/>
                    </w:rPr>
                    <w:t>MCF</w:t>
                  </w:r>
                </w:p>
              </w:tc>
            </w:tr>
            <w:tr w:rsidR="00785A71" w:rsidRPr="00785A71" w14:paraId="101151FB" w14:textId="77777777" w:rsidTr="00785A71">
              <w:tc>
                <w:tcPr>
                  <w:tcW w:w="4912" w:type="dxa"/>
                  <w:shd w:val="clear" w:color="auto" w:fill="auto"/>
                </w:tcPr>
                <w:p w14:paraId="035129B8" w14:textId="77777777" w:rsidR="00785A71" w:rsidRPr="00785A71" w:rsidRDefault="00785A71" w:rsidP="00785A71">
                  <w:pPr>
                    <w:spacing w:line="240" w:lineRule="auto"/>
                    <w:rPr>
                      <w:color w:val="auto"/>
                      <w:lang w:val="en-GB"/>
                    </w:rPr>
                  </w:pPr>
                  <w:r w:rsidRPr="00785A71">
                    <w:rPr>
                      <w:color w:val="auto"/>
                      <w:lang w:val="en-GB"/>
                    </w:rPr>
                    <w:t>Managed – anaerobic</w:t>
                  </w:r>
                </w:p>
              </w:tc>
              <w:tc>
                <w:tcPr>
                  <w:tcW w:w="2069" w:type="dxa"/>
                  <w:shd w:val="clear" w:color="auto" w:fill="auto"/>
                </w:tcPr>
                <w:p w14:paraId="5BBA2B05" w14:textId="77777777" w:rsidR="00785A71" w:rsidRPr="00785A71" w:rsidRDefault="00785A71" w:rsidP="00785A71">
                  <w:pPr>
                    <w:spacing w:line="240" w:lineRule="auto"/>
                    <w:rPr>
                      <w:color w:val="auto"/>
                      <w:lang w:val="en-GB"/>
                    </w:rPr>
                  </w:pPr>
                  <w:r w:rsidRPr="00785A71">
                    <w:rPr>
                      <w:color w:val="auto"/>
                      <w:lang w:val="en-GB"/>
                    </w:rPr>
                    <w:t>1.0</w:t>
                  </w:r>
                </w:p>
              </w:tc>
            </w:tr>
            <w:tr w:rsidR="00785A71" w:rsidRPr="00785A71" w14:paraId="0B1E828E" w14:textId="77777777" w:rsidTr="00785A71">
              <w:tc>
                <w:tcPr>
                  <w:tcW w:w="4912" w:type="dxa"/>
                  <w:shd w:val="clear" w:color="auto" w:fill="auto"/>
                </w:tcPr>
                <w:p w14:paraId="0382BCFD" w14:textId="77777777" w:rsidR="00785A71" w:rsidRPr="00785A71" w:rsidRDefault="00785A71" w:rsidP="00785A71">
                  <w:pPr>
                    <w:spacing w:line="240" w:lineRule="auto"/>
                    <w:rPr>
                      <w:color w:val="auto"/>
                      <w:lang w:val="en-GB"/>
                    </w:rPr>
                  </w:pPr>
                  <w:r w:rsidRPr="00785A71">
                    <w:rPr>
                      <w:color w:val="auto"/>
                      <w:lang w:val="en-GB"/>
                    </w:rPr>
                    <w:t>Managed – aerobic</w:t>
                  </w:r>
                </w:p>
              </w:tc>
              <w:tc>
                <w:tcPr>
                  <w:tcW w:w="2069" w:type="dxa"/>
                  <w:shd w:val="clear" w:color="auto" w:fill="auto"/>
                </w:tcPr>
                <w:p w14:paraId="4998EF3B" w14:textId="77777777" w:rsidR="00785A71" w:rsidRPr="00785A71" w:rsidRDefault="00785A71" w:rsidP="00785A71">
                  <w:pPr>
                    <w:spacing w:line="240" w:lineRule="auto"/>
                    <w:rPr>
                      <w:color w:val="auto"/>
                      <w:lang w:val="en-GB"/>
                    </w:rPr>
                  </w:pPr>
                  <w:r w:rsidRPr="00785A71">
                    <w:rPr>
                      <w:color w:val="auto"/>
                      <w:lang w:val="en-GB"/>
                    </w:rPr>
                    <w:t>0.5</w:t>
                  </w:r>
                </w:p>
              </w:tc>
            </w:tr>
            <w:tr w:rsidR="00785A71" w:rsidRPr="00785A71" w14:paraId="66F34C4D" w14:textId="77777777" w:rsidTr="00785A71">
              <w:tc>
                <w:tcPr>
                  <w:tcW w:w="4912" w:type="dxa"/>
                  <w:shd w:val="clear" w:color="auto" w:fill="auto"/>
                </w:tcPr>
                <w:p w14:paraId="2C832614" w14:textId="77777777" w:rsidR="00785A71" w:rsidRPr="00785A71" w:rsidRDefault="00785A71" w:rsidP="00785A71">
                  <w:pPr>
                    <w:spacing w:line="240" w:lineRule="auto"/>
                    <w:rPr>
                      <w:color w:val="auto"/>
                      <w:lang w:val="en-GB"/>
                    </w:rPr>
                  </w:pPr>
                  <w:r w:rsidRPr="00785A71">
                    <w:rPr>
                      <w:color w:val="auto"/>
                      <w:lang w:val="en-GB"/>
                    </w:rPr>
                    <w:t xml:space="preserve">Unmanaged – deep (&gt;5m) or </w:t>
                  </w:r>
                  <w:proofErr w:type="gramStart"/>
                  <w:r w:rsidRPr="00785A71">
                    <w:rPr>
                      <w:color w:val="auto"/>
                      <w:lang w:val="en-GB"/>
                    </w:rPr>
                    <w:t>high water</w:t>
                  </w:r>
                  <w:proofErr w:type="gramEnd"/>
                  <w:r w:rsidRPr="00785A71">
                    <w:rPr>
                      <w:color w:val="auto"/>
                      <w:lang w:val="en-GB"/>
                    </w:rPr>
                    <w:t xml:space="preserve"> table</w:t>
                  </w:r>
                </w:p>
              </w:tc>
              <w:tc>
                <w:tcPr>
                  <w:tcW w:w="2069" w:type="dxa"/>
                  <w:shd w:val="clear" w:color="auto" w:fill="auto"/>
                </w:tcPr>
                <w:p w14:paraId="3E58925A" w14:textId="77777777" w:rsidR="00785A71" w:rsidRPr="00785A71" w:rsidRDefault="00785A71" w:rsidP="00785A71">
                  <w:pPr>
                    <w:spacing w:line="240" w:lineRule="auto"/>
                    <w:rPr>
                      <w:color w:val="auto"/>
                      <w:lang w:val="en-GB"/>
                    </w:rPr>
                  </w:pPr>
                  <w:r w:rsidRPr="00785A71">
                    <w:rPr>
                      <w:color w:val="auto"/>
                      <w:lang w:val="en-GB"/>
                    </w:rPr>
                    <w:t>0.8</w:t>
                  </w:r>
                </w:p>
              </w:tc>
            </w:tr>
            <w:tr w:rsidR="00785A71" w:rsidRPr="00785A71" w14:paraId="7EC78F87" w14:textId="77777777" w:rsidTr="00785A71">
              <w:tc>
                <w:tcPr>
                  <w:tcW w:w="4912" w:type="dxa"/>
                  <w:shd w:val="clear" w:color="auto" w:fill="auto"/>
                </w:tcPr>
                <w:p w14:paraId="1EC31C5D" w14:textId="77777777" w:rsidR="00785A71" w:rsidRPr="00785A71" w:rsidRDefault="00785A71" w:rsidP="00785A71">
                  <w:pPr>
                    <w:spacing w:line="240" w:lineRule="auto"/>
                    <w:rPr>
                      <w:color w:val="auto"/>
                      <w:lang w:val="en-GB"/>
                    </w:rPr>
                  </w:pPr>
                  <w:r w:rsidRPr="00785A71">
                    <w:rPr>
                      <w:color w:val="auto"/>
                      <w:lang w:val="en-GB"/>
                    </w:rPr>
                    <w:t>Unmanaged – shallow (&lt;5m)</w:t>
                  </w:r>
                </w:p>
              </w:tc>
              <w:tc>
                <w:tcPr>
                  <w:tcW w:w="2069" w:type="dxa"/>
                  <w:shd w:val="clear" w:color="auto" w:fill="auto"/>
                </w:tcPr>
                <w:p w14:paraId="3E23CEF6" w14:textId="77777777" w:rsidR="00785A71" w:rsidRPr="00785A71" w:rsidRDefault="00785A71" w:rsidP="00785A71">
                  <w:pPr>
                    <w:spacing w:line="240" w:lineRule="auto"/>
                    <w:rPr>
                      <w:color w:val="auto"/>
                      <w:lang w:val="en-GB"/>
                    </w:rPr>
                  </w:pPr>
                  <w:r w:rsidRPr="00785A71">
                    <w:rPr>
                      <w:color w:val="auto"/>
                      <w:lang w:val="en-GB"/>
                    </w:rPr>
                    <w:t>0.4</w:t>
                  </w:r>
                </w:p>
              </w:tc>
            </w:tr>
            <w:tr w:rsidR="00785A71" w:rsidRPr="00785A71" w14:paraId="7B53FBCA" w14:textId="77777777" w:rsidTr="00785A71">
              <w:tc>
                <w:tcPr>
                  <w:tcW w:w="4912" w:type="dxa"/>
                  <w:shd w:val="clear" w:color="auto" w:fill="auto"/>
                </w:tcPr>
                <w:p w14:paraId="48DA17EB" w14:textId="77777777" w:rsidR="00785A71" w:rsidRPr="00785A71" w:rsidRDefault="00785A71" w:rsidP="00785A71">
                  <w:pPr>
                    <w:spacing w:line="240" w:lineRule="auto"/>
                    <w:rPr>
                      <w:color w:val="auto"/>
                      <w:lang w:val="en-GB"/>
                    </w:rPr>
                  </w:pPr>
                  <w:r w:rsidRPr="00785A71">
                    <w:rPr>
                      <w:color w:val="auto"/>
                      <w:lang w:val="en-GB"/>
                    </w:rPr>
                    <w:t>Uncategorised SWDS</w:t>
                  </w:r>
                </w:p>
              </w:tc>
              <w:tc>
                <w:tcPr>
                  <w:tcW w:w="2069" w:type="dxa"/>
                  <w:shd w:val="clear" w:color="auto" w:fill="auto"/>
                </w:tcPr>
                <w:p w14:paraId="71D45F2B" w14:textId="77777777" w:rsidR="00785A71" w:rsidRPr="00785A71" w:rsidRDefault="00785A71" w:rsidP="00785A71">
                  <w:pPr>
                    <w:spacing w:line="240" w:lineRule="auto"/>
                    <w:rPr>
                      <w:color w:val="auto"/>
                      <w:lang w:val="en-GB"/>
                    </w:rPr>
                  </w:pPr>
                  <w:r w:rsidRPr="00785A71">
                    <w:rPr>
                      <w:color w:val="auto"/>
                      <w:lang w:val="en-GB"/>
                    </w:rPr>
                    <w:t>0.6</w:t>
                  </w:r>
                </w:p>
              </w:tc>
            </w:tr>
          </w:tbl>
          <w:p w14:paraId="5FEF684C" w14:textId="77777777" w:rsidR="00785A71" w:rsidRPr="00785A71" w:rsidRDefault="00785A71" w:rsidP="00785A71">
            <w:pPr>
              <w:spacing w:line="240" w:lineRule="auto"/>
              <w:rPr>
                <w:color w:val="auto"/>
                <w:lang w:val="en-GB"/>
              </w:rPr>
            </w:pPr>
            <w:r w:rsidRPr="00785A71">
              <w:rPr>
                <w:color w:val="auto"/>
                <w:lang w:val="en-GB"/>
              </w:rPr>
              <w:t>The landfill where the waste would be disposed in the absence of the composting project activity has an average depth of 6 meters and the waste is mechanically compacted. Hence, a value between 1 and 0.8 would be appropriate. For conservativeness a value of 0.8 has been applied.</w:t>
            </w:r>
          </w:p>
        </w:tc>
      </w:tr>
      <w:tr w:rsidR="00785A71" w:rsidRPr="00785A71" w14:paraId="7CC2EE96" w14:textId="77777777" w:rsidTr="00785A71">
        <w:trPr>
          <w:cantSplit/>
          <w:trHeight w:val="248"/>
          <w:jc w:val="center"/>
        </w:trPr>
        <w:tc>
          <w:tcPr>
            <w:tcW w:w="1341" w:type="pct"/>
            <w:shd w:val="clear" w:color="auto" w:fill="auto"/>
          </w:tcPr>
          <w:p w14:paraId="36BADE73" w14:textId="77777777" w:rsidR="00785A71" w:rsidRPr="00785A71" w:rsidRDefault="00785A71" w:rsidP="00785A71">
            <w:pPr>
              <w:spacing w:line="240" w:lineRule="auto"/>
              <w:rPr>
                <w:b/>
                <w:color w:val="auto"/>
                <w:lang w:val="en-GB"/>
              </w:rPr>
            </w:pPr>
            <w:r w:rsidRPr="00785A71">
              <w:rPr>
                <w:b/>
                <w:color w:val="auto"/>
                <w:lang w:val="en-GB"/>
              </w:rPr>
              <w:t>Purpose of data</w:t>
            </w:r>
          </w:p>
        </w:tc>
        <w:tc>
          <w:tcPr>
            <w:tcW w:w="3659" w:type="pct"/>
            <w:shd w:val="clear" w:color="auto" w:fill="auto"/>
          </w:tcPr>
          <w:p w14:paraId="39F4BB51" w14:textId="77777777" w:rsidR="00785A71" w:rsidRPr="00785A71" w:rsidRDefault="00785A71" w:rsidP="00785A71">
            <w:pPr>
              <w:spacing w:line="240" w:lineRule="auto"/>
              <w:rPr>
                <w:color w:val="auto"/>
                <w:lang w:val="en-GB"/>
              </w:rPr>
            </w:pPr>
            <w:r w:rsidRPr="00785A71">
              <w:rPr>
                <w:color w:val="auto"/>
                <w:lang w:val="en-GB"/>
              </w:rPr>
              <w:t xml:space="preserve">Calculation of baseline emission. </w:t>
            </w:r>
          </w:p>
        </w:tc>
      </w:tr>
      <w:tr w:rsidR="00785A71" w:rsidRPr="00785A71" w14:paraId="60DD8F15" w14:textId="77777777" w:rsidTr="00785A71">
        <w:trPr>
          <w:cantSplit/>
          <w:trHeight w:val="249"/>
          <w:jc w:val="center"/>
        </w:trPr>
        <w:tc>
          <w:tcPr>
            <w:tcW w:w="1341" w:type="pct"/>
            <w:shd w:val="clear" w:color="auto" w:fill="auto"/>
          </w:tcPr>
          <w:p w14:paraId="5D47DA5D" w14:textId="77777777" w:rsidR="00785A71" w:rsidRPr="00785A71" w:rsidRDefault="00785A71" w:rsidP="00785A71">
            <w:pPr>
              <w:spacing w:line="240" w:lineRule="auto"/>
              <w:rPr>
                <w:b/>
                <w:color w:val="auto"/>
                <w:lang w:val="en-GB"/>
              </w:rPr>
            </w:pPr>
            <w:r w:rsidRPr="00785A71">
              <w:rPr>
                <w:b/>
                <w:color w:val="auto"/>
                <w:lang w:val="en-GB"/>
              </w:rPr>
              <w:t>Additional comment</w:t>
            </w:r>
          </w:p>
        </w:tc>
        <w:tc>
          <w:tcPr>
            <w:tcW w:w="3659" w:type="pct"/>
            <w:shd w:val="clear" w:color="auto" w:fill="auto"/>
          </w:tcPr>
          <w:p w14:paraId="289114F4" w14:textId="77777777" w:rsidR="00785A71" w:rsidRPr="00785A71" w:rsidRDefault="00785A71" w:rsidP="00785A71">
            <w:pPr>
              <w:spacing w:line="240" w:lineRule="auto"/>
              <w:rPr>
                <w:color w:val="auto"/>
                <w:lang w:val="en-GB"/>
              </w:rPr>
            </w:pPr>
            <w:r w:rsidRPr="00785A71">
              <w:rPr>
                <w:color w:val="auto"/>
                <w:lang w:val="en-GB"/>
              </w:rPr>
              <w:t xml:space="preserve">Fixed ex-ante </w:t>
            </w:r>
          </w:p>
        </w:tc>
      </w:tr>
    </w:tbl>
    <w:p w14:paraId="2EC70C8B" w14:textId="77777777" w:rsidR="00785A71" w:rsidRPr="00785A71" w:rsidRDefault="00785A71" w:rsidP="00785A71">
      <w:pPr>
        <w:spacing w:line="240" w:lineRule="auto"/>
        <w:rPr>
          <w:iCs/>
          <w:color w:val="auto"/>
        </w:rPr>
      </w:pPr>
    </w:p>
    <w:p w14:paraId="25390A43" w14:textId="77777777" w:rsidR="00785A71" w:rsidRPr="00785A71" w:rsidRDefault="00785A71" w:rsidP="00785A71">
      <w:pPr>
        <w:spacing w:line="240" w:lineRule="auto"/>
        <w:rPr>
          <w:b/>
          <w:iCs/>
          <w:color w:val="auto"/>
        </w:rPr>
      </w:pPr>
      <w:r w:rsidRPr="00785A71">
        <w:rPr>
          <w:b/>
          <w:iCs/>
          <w:color w:val="auto"/>
        </w:rPr>
        <w:t>Table 0</w:t>
      </w:r>
      <w:r>
        <w:rPr>
          <w:b/>
          <w:iCs/>
          <w:color w:val="auto"/>
        </w:rPr>
        <w:t>8</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582"/>
        <w:gridCol w:w="7047"/>
      </w:tblGrid>
      <w:tr w:rsidR="00785A71" w:rsidRPr="00785A71" w14:paraId="29F34F14" w14:textId="77777777" w:rsidTr="00785A71">
        <w:trPr>
          <w:cantSplit/>
          <w:trHeight w:val="280"/>
          <w:jc w:val="center"/>
        </w:trPr>
        <w:tc>
          <w:tcPr>
            <w:tcW w:w="1341" w:type="pct"/>
            <w:shd w:val="clear" w:color="auto" w:fill="auto"/>
          </w:tcPr>
          <w:p w14:paraId="184B770C" w14:textId="77777777" w:rsidR="00785A71" w:rsidRPr="00785A71" w:rsidRDefault="00785A71" w:rsidP="00785A71">
            <w:pPr>
              <w:spacing w:line="240" w:lineRule="auto"/>
              <w:rPr>
                <w:b/>
                <w:color w:val="auto"/>
                <w:lang w:val="en-GB"/>
              </w:rPr>
            </w:pPr>
            <w:r w:rsidRPr="00785A71">
              <w:rPr>
                <w:b/>
                <w:color w:val="auto"/>
                <w:lang w:val="en-GB"/>
              </w:rPr>
              <w:t>Relevant SDG Indicator</w:t>
            </w:r>
          </w:p>
        </w:tc>
        <w:tc>
          <w:tcPr>
            <w:tcW w:w="3659" w:type="pct"/>
            <w:shd w:val="clear" w:color="auto" w:fill="auto"/>
          </w:tcPr>
          <w:p w14:paraId="2222BE82" w14:textId="77777777" w:rsidR="00785A71" w:rsidRPr="00785A71" w:rsidRDefault="00785A71" w:rsidP="00785A71">
            <w:pPr>
              <w:spacing w:line="240" w:lineRule="auto"/>
              <w:rPr>
                <w:color w:val="auto"/>
                <w:lang w:val="en-GB"/>
              </w:rPr>
            </w:pPr>
            <w:r w:rsidRPr="00785A71">
              <w:rPr>
                <w:color w:val="auto"/>
                <w:lang w:val="en-GB"/>
              </w:rPr>
              <w:t xml:space="preserve">SDG 13: Climate Action </w:t>
            </w:r>
          </w:p>
        </w:tc>
      </w:tr>
      <w:tr w:rsidR="00785A71" w:rsidRPr="00785A71" w14:paraId="12642A91" w14:textId="77777777" w:rsidTr="00785A71">
        <w:trPr>
          <w:cantSplit/>
          <w:trHeight w:val="280"/>
          <w:jc w:val="center"/>
        </w:trPr>
        <w:tc>
          <w:tcPr>
            <w:tcW w:w="1341" w:type="pct"/>
            <w:shd w:val="clear" w:color="auto" w:fill="auto"/>
          </w:tcPr>
          <w:p w14:paraId="762D8189" w14:textId="77777777" w:rsidR="00785A71" w:rsidRPr="00785A71" w:rsidRDefault="00785A71" w:rsidP="00785A71">
            <w:pPr>
              <w:spacing w:line="240" w:lineRule="auto"/>
              <w:rPr>
                <w:b/>
                <w:color w:val="auto"/>
                <w:lang w:val="en-GB"/>
              </w:rPr>
            </w:pPr>
            <w:r w:rsidRPr="00785A71">
              <w:rPr>
                <w:b/>
                <w:color w:val="auto"/>
                <w:lang w:val="en-GB"/>
              </w:rPr>
              <w:t>Data/parameter</w:t>
            </w:r>
          </w:p>
        </w:tc>
        <w:tc>
          <w:tcPr>
            <w:tcW w:w="3659" w:type="pct"/>
            <w:shd w:val="clear" w:color="auto" w:fill="auto"/>
          </w:tcPr>
          <w:p w14:paraId="4ACF6BB7" w14:textId="77777777" w:rsidR="00785A71" w:rsidRPr="00785A71" w:rsidRDefault="00785A71" w:rsidP="00785A71">
            <w:pPr>
              <w:spacing w:line="240" w:lineRule="auto"/>
              <w:rPr>
                <w:color w:val="auto"/>
                <w:lang w:val="en-GB"/>
              </w:rPr>
            </w:pPr>
            <w:proofErr w:type="spellStart"/>
            <w:r w:rsidRPr="00785A71">
              <w:rPr>
                <w:color w:val="auto"/>
                <w:lang w:val="en-GB"/>
              </w:rPr>
              <w:t>DOC</w:t>
            </w:r>
            <w:r w:rsidRPr="00785A71">
              <w:rPr>
                <w:color w:val="auto"/>
                <w:vertAlign w:val="subscript"/>
                <w:lang w:val="en-GB"/>
              </w:rPr>
              <w:t>j</w:t>
            </w:r>
            <w:proofErr w:type="spellEnd"/>
          </w:p>
        </w:tc>
      </w:tr>
      <w:tr w:rsidR="00785A71" w:rsidRPr="00785A71" w14:paraId="70BDF465" w14:textId="77777777" w:rsidTr="00785A71">
        <w:trPr>
          <w:cantSplit/>
          <w:trHeight w:val="281"/>
          <w:jc w:val="center"/>
        </w:trPr>
        <w:tc>
          <w:tcPr>
            <w:tcW w:w="1341" w:type="pct"/>
            <w:shd w:val="clear" w:color="auto" w:fill="auto"/>
          </w:tcPr>
          <w:p w14:paraId="27C1C369" w14:textId="77777777" w:rsidR="00785A71" w:rsidRPr="00785A71" w:rsidRDefault="00785A71" w:rsidP="00785A71">
            <w:pPr>
              <w:spacing w:line="240" w:lineRule="auto"/>
              <w:rPr>
                <w:b/>
                <w:color w:val="auto"/>
                <w:lang w:val="en-GB"/>
              </w:rPr>
            </w:pPr>
            <w:r w:rsidRPr="00785A71">
              <w:rPr>
                <w:b/>
                <w:color w:val="auto"/>
                <w:lang w:val="en-GB"/>
              </w:rPr>
              <w:t>Unit</w:t>
            </w:r>
          </w:p>
        </w:tc>
        <w:tc>
          <w:tcPr>
            <w:tcW w:w="3659" w:type="pct"/>
            <w:shd w:val="clear" w:color="auto" w:fill="auto"/>
          </w:tcPr>
          <w:p w14:paraId="4F72589A" w14:textId="77777777" w:rsidR="00785A71" w:rsidRPr="00785A71" w:rsidRDefault="00785A71" w:rsidP="00785A71">
            <w:pPr>
              <w:spacing w:line="240" w:lineRule="auto"/>
              <w:rPr>
                <w:color w:val="auto"/>
                <w:lang w:val="en-GB"/>
              </w:rPr>
            </w:pPr>
            <w:r w:rsidRPr="00785A71">
              <w:rPr>
                <w:color w:val="auto"/>
                <w:lang w:val="en-GB"/>
              </w:rPr>
              <w:t>-</w:t>
            </w:r>
          </w:p>
        </w:tc>
      </w:tr>
      <w:tr w:rsidR="00785A71" w:rsidRPr="00785A71" w14:paraId="3936B7F0" w14:textId="77777777" w:rsidTr="00785A71">
        <w:trPr>
          <w:cantSplit/>
          <w:trHeight w:val="280"/>
          <w:jc w:val="center"/>
        </w:trPr>
        <w:tc>
          <w:tcPr>
            <w:tcW w:w="1341" w:type="pct"/>
            <w:shd w:val="clear" w:color="auto" w:fill="auto"/>
          </w:tcPr>
          <w:p w14:paraId="4255A879" w14:textId="77777777" w:rsidR="00785A71" w:rsidRPr="00785A71" w:rsidRDefault="00785A71" w:rsidP="00785A71">
            <w:pPr>
              <w:spacing w:line="240" w:lineRule="auto"/>
              <w:rPr>
                <w:b/>
                <w:color w:val="auto"/>
                <w:lang w:val="en-GB"/>
              </w:rPr>
            </w:pPr>
            <w:r w:rsidRPr="00785A71">
              <w:rPr>
                <w:b/>
                <w:color w:val="auto"/>
                <w:lang w:val="en-GB"/>
              </w:rPr>
              <w:t>Description</w:t>
            </w:r>
          </w:p>
        </w:tc>
        <w:tc>
          <w:tcPr>
            <w:tcW w:w="3659" w:type="pct"/>
            <w:shd w:val="clear" w:color="auto" w:fill="auto"/>
          </w:tcPr>
          <w:p w14:paraId="6B2D0571" w14:textId="77777777" w:rsidR="00785A71" w:rsidRPr="00785A71" w:rsidRDefault="00785A71" w:rsidP="00785A71">
            <w:pPr>
              <w:spacing w:line="240" w:lineRule="auto"/>
              <w:rPr>
                <w:color w:val="auto"/>
                <w:lang w:val="en-GB"/>
              </w:rPr>
            </w:pPr>
            <w:r w:rsidRPr="00785A71">
              <w:rPr>
                <w:color w:val="auto"/>
                <w:lang w:val="en-GB"/>
              </w:rPr>
              <w:t>Fraction of degradable organic carbon in the waste type j (weight fraction)</w:t>
            </w:r>
          </w:p>
        </w:tc>
      </w:tr>
      <w:tr w:rsidR="00785A71" w:rsidRPr="00785A71" w14:paraId="4DEDFE5D" w14:textId="77777777" w:rsidTr="00785A71">
        <w:trPr>
          <w:cantSplit/>
          <w:trHeight w:val="281"/>
          <w:jc w:val="center"/>
        </w:trPr>
        <w:tc>
          <w:tcPr>
            <w:tcW w:w="1341" w:type="pct"/>
            <w:shd w:val="clear" w:color="auto" w:fill="auto"/>
          </w:tcPr>
          <w:p w14:paraId="033B3DA5" w14:textId="77777777" w:rsidR="00785A71" w:rsidRPr="00785A71" w:rsidRDefault="00785A71" w:rsidP="00785A71">
            <w:pPr>
              <w:spacing w:line="240" w:lineRule="auto"/>
              <w:rPr>
                <w:b/>
                <w:color w:val="auto"/>
                <w:lang w:val="en-GB"/>
              </w:rPr>
            </w:pPr>
            <w:r w:rsidRPr="00785A71">
              <w:rPr>
                <w:b/>
                <w:color w:val="auto"/>
                <w:lang w:val="en-GB"/>
              </w:rPr>
              <w:t>Source of data</w:t>
            </w:r>
          </w:p>
        </w:tc>
        <w:tc>
          <w:tcPr>
            <w:tcW w:w="3659" w:type="pct"/>
            <w:shd w:val="clear" w:color="auto" w:fill="auto"/>
          </w:tcPr>
          <w:p w14:paraId="12B8930C" w14:textId="77777777" w:rsidR="00785A71" w:rsidRPr="00785A71" w:rsidRDefault="00785A71" w:rsidP="00785A71">
            <w:pPr>
              <w:spacing w:line="240" w:lineRule="auto"/>
              <w:rPr>
                <w:color w:val="auto"/>
                <w:lang w:val="en-GB"/>
              </w:rPr>
            </w:pPr>
            <w:r w:rsidRPr="00785A71">
              <w:rPr>
                <w:color w:val="auto"/>
                <w:lang w:val="en-GB"/>
              </w:rPr>
              <w:t>IPCC 2006 Guidelines for National Greenhouse Gas Inventories (adapted from Volume 5, Tables 2.4 and 2.5)</w:t>
            </w:r>
          </w:p>
        </w:tc>
      </w:tr>
      <w:tr w:rsidR="00785A71" w:rsidRPr="00785A71" w14:paraId="6225155B" w14:textId="77777777" w:rsidTr="00785A71">
        <w:trPr>
          <w:cantSplit/>
          <w:trHeight w:val="281"/>
          <w:jc w:val="center"/>
        </w:trPr>
        <w:tc>
          <w:tcPr>
            <w:tcW w:w="1341" w:type="pct"/>
            <w:shd w:val="clear" w:color="auto" w:fill="auto"/>
          </w:tcPr>
          <w:p w14:paraId="3E441FCF" w14:textId="77777777" w:rsidR="00785A71" w:rsidRPr="00785A71" w:rsidRDefault="00785A71" w:rsidP="00785A71">
            <w:pPr>
              <w:spacing w:line="240" w:lineRule="auto"/>
              <w:rPr>
                <w:b/>
                <w:color w:val="auto"/>
                <w:lang w:val="en-GB"/>
              </w:rPr>
            </w:pPr>
            <w:r w:rsidRPr="00785A71">
              <w:rPr>
                <w:b/>
                <w:color w:val="auto"/>
                <w:lang w:val="en-GB"/>
              </w:rPr>
              <w:t>Value(s) applied</w:t>
            </w:r>
          </w:p>
        </w:tc>
        <w:tc>
          <w:tcPr>
            <w:tcW w:w="3659" w:type="pct"/>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0"/>
              <w:gridCol w:w="2121"/>
            </w:tblGrid>
            <w:tr w:rsidR="00785A71" w:rsidRPr="00785A71" w14:paraId="62FA3585" w14:textId="77777777" w:rsidTr="00785A71">
              <w:tc>
                <w:tcPr>
                  <w:tcW w:w="4822" w:type="dxa"/>
                  <w:shd w:val="clear" w:color="auto" w:fill="auto"/>
                </w:tcPr>
                <w:p w14:paraId="568522DD" w14:textId="77777777" w:rsidR="00785A71" w:rsidRPr="00785A71" w:rsidRDefault="00785A71" w:rsidP="00785A71">
                  <w:pPr>
                    <w:spacing w:line="240" w:lineRule="auto"/>
                    <w:rPr>
                      <w:b/>
                      <w:color w:val="auto"/>
                      <w:lang w:val="en-GB"/>
                    </w:rPr>
                  </w:pPr>
                  <w:r w:rsidRPr="00785A71">
                    <w:rPr>
                      <w:b/>
                      <w:color w:val="auto"/>
                      <w:lang w:val="en-GB"/>
                    </w:rPr>
                    <w:t>Waste type j</w:t>
                  </w:r>
                </w:p>
              </w:tc>
              <w:tc>
                <w:tcPr>
                  <w:tcW w:w="2159" w:type="dxa"/>
                  <w:shd w:val="clear" w:color="auto" w:fill="auto"/>
                </w:tcPr>
                <w:p w14:paraId="4C9749E2" w14:textId="77777777" w:rsidR="00785A71" w:rsidRPr="00785A71" w:rsidRDefault="00785A71" w:rsidP="00785A71">
                  <w:pPr>
                    <w:spacing w:line="240" w:lineRule="auto"/>
                    <w:rPr>
                      <w:b/>
                      <w:color w:val="auto"/>
                      <w:lang w:val="en-GB"/>
                    </w:rPr>
                  </w:pPr>
                  <w:proofErr w:type="spellStart"/>
                  <w:r w:rsidRPr="00785A71">
                    <w:rPr>
                      <w:b/>
                      <w:color w:val="auto"/>
                      <w:lang w:val="en-GB"/>
                    </w:rPr>
                    <w:t>DOC</w:t>
                  </w:r>
                  <w:r w:rsidRPr="00785A71">
                    <w:rPr>
                      <w:b/>
                      <w:color w:val="auto"/>
                      <w:vertAlign w:val="subscript"/>
                      <w:lang w:val="en-GB"/>
                    </w:rPr>
                    <w:t>j</w:t>
                  </w:r>
                  <w:proofErr w:type="spellEnd"/>
                  <w:r w:rsidRPr="00785A71">
                    <w:rPr>
                      <w:b/>
                      <w:color w:val="auto"/>
                      <w:lang w:val="en-GB"/>
                    </w:rPr>
                    <w:t xml:space="preserve"> (% wet waste)</w:t>
                  </w:r>
                </w:p>
              </w:tc>
            </w:tr>
            <w:tr w:rsidR="00785A71" w:rsidRPr="00785A71" w14:paraId="04CCB03D" w14:textId="77777777" w:rsidTr="00785A71">
              <w:tc>
                <w:tcPr>
                  <w:tcW w:w="4822" w:type="dxa"/>
                  <w:shd w:val="clear" w:color="auto" w:fill="auto"/>
                </w:tcPr>
                <w:p w14:paraId="33E42807" w14:textId="77777777" w:rsidR="00785A71" w:rsidRPr="00785A71" w:rsidRDefault="00785A71" w:rsidP="00785A71">
                  <w:pPr>
                    <w:spacing w:line="240" w:lineRule="auto"/>
                    <w:rPr>
                      <w:color w:val="auto"/>
                      <w:lang w:val="en-GB"/>
                    </w:rPr>
                  </w:pPr>
                  <w:r w:rsidRPr="00785A71">
                    <w:rPr>
                      <w:color w:val="auto"/>
                      <w:lang w:val="en-GB"/>
                    </w:rPr>
                    <w:t>Wood and wood products</w:t>
                  </w:r>
                </w:p>
              </w:tc>
              <w:tc>
                <w:tcPr>
                  <w:tcW w:w="2159" w:type="dxa"/>
                  <w:shd w:val="clear" w:color="auto" w:fill="auto"/>
                </w:tcPr>
                <w:p w14:paraId="52E05FEC" w14:textId="77777777" w:rsidR="00785A71" w:rsidRPr="00785A71" w:rsidRDefault="00785A71" w:rsidP="00785A71">
                  <w:pPr>
                    <w:spacing w:line="240" w:lineRule="auto"/>
                    <w:rPr>
                      <w:color w:val="auto"/>
                      <w:lang w:val="en-GB"/>
                    </w:rPr>
                  </w:pPr>
                  <w:r w:rsidRPr="00785A71">
                    <w:rPr>
                      <w:color w:val="auto"/>
                      <w:lang w:val="en-GB"/>
                    </w:rPr>
                    <w:t>43</w:t>
                  </w:r>
                </w:p>
              </w:tc>
            </w:tr>
            <w:tr w:rsidR="00785A71" w:rsidRPr="00785A71" w14:paraId="43F57C7D" w14:textId="77777777" w:rsidTr="00785A71">
              <w:tc>
                <w:tcPr>
                  <w:tcW w:w="4822" w:type="dxa"/>
                  <w:shd w:val="clear" w:color="auto" w:fill="auto"/>
                </w:tcPr>
                <w:p w14:paraId="3B91BCEC" w14:textId="77777777" w:rsidR="00785A71" w:rsidRPr="00785A71" w:rsidRDefault="00785A71" w:rsidP="00785A71">
                  <w:pPr>
                    <w:spacing w:line="240" w:lineRule="auto"/>
                    <w:rPr>
                      <w:color w:val="auto"/>
                      <w:lang w:val="en-GB"/>
                    </w:rPr>
                  </w:pPr>
                  <w:r w:rsidRPr="00785A71">
                    <w:rPr>
                      <w:color w:val="auto"/>
                      <w:lang w:val="en-GB"/>
                    </w:rPr>
                    <w:t>Pulp, paper and cardboard (other than sludge)</w:t>
                  </w:r>
                </w:p>
              </w:tc>
              <w:tc>
                <w:tcPr>
                  <w:tcW w:w="2159" w:type="dxa"/>
                  <w:shd w:val="clear" w:color="auto" w:fill="auto"/>
                </w:tcPr>
                <w:p w14:paraId="61097C61" w14:textId="77777777" w:rsidR="00785A71" w:rsidRPr="00785A71" w:rsidRDefault="00785A71" w:rsidP="00785A71">
                  <w:pPr>
                    <w:spacing w:line="240" w:lineRule="auto"/>
                    <w:rPr>
                      <w:color w:val="auto"/>
                      <w:lang w:val="en-GB"/>
                    </w:rPr>
                  </w:pPr>
                  <w:r w:rsidRPr="00785A71">
                    <w:rPr>
                      <w:color w:val="auto"/>
                      <w:lang w:val="en-GB"/>
                    </w:rPr>
                    <w:t>40</w:t>
                  </w:r>
                </w:p>
              </w:tc>
            </w:tr>
            <w:tr w:rsidR="00785A71" w:rsidRPr="00785A71" w14:paraId="34981B49" w14:textId="77777777" w:rsidTr="00785A71">
              <w:tc>
                <w:tcPr>
                  <w:tcW w:w="4822" w:type="dxa"/>
                  <w:shd w:val="clear" w:color="auto" w:fill="auto"/>
                </w:tcPr>
                <w:p w14:paraId="3BB5ACCA" w14:textId="77777777" w:rsidR="00785A71" w:rsidRPr="00785A71" w:rsidRDefault="00785A71" w:rsidP="00785A71">
                  <w:pPr>
                    <w:spacing w:line="240" w:lineRule="auto"/>
                    <w:rPr>
                      <w:color w:val="auto"/>
                      <w:lang w:val="en-GB"/>
                    </w:rPr>
                  </w:pPr>
                  <w:r w:rsidRPr="00785A71">
                    <w:rPr>
                      <w:color w:val="auto"/>
                      <w:lang w:val="en-GB"/>
                    </w:rPr>
                    <w:t>Food, food waste, beverages and tobacco (other than sludge)</w:t>
                  </w:r>
                </w:p>
              </w:tc>
              <w:tc>
                <w:tcPr>
                  <w:tcW w:w="2159" w:type="dxa"/>
                  <w:shd w:val="clear" w:color="auto" w:fill="auto"/>
                </w:tcPr>
                <w:p w14:paraId="43B29201" w14:textId="77777777" w:rsidR="00785A71" w:rsidRPr="00785A71" w:rsidRDefault="00785A71" w:rsidP="00785A71">
                  <w:pPr>
                    <w:spacing w:line="240" w:lineRule="auto"/>
                    <w:rPr>
                      <w:color w:val="auto"/>
                      <w:lang w:val="en-GB"/>
                    </w:rPr>
                  </w:pPr>
                  <w:r w:rsidRPr="00785A71">
                    <w:rPr>
                      <w:color w:val="auto"/>
                      <w:lang w:val="en-GB"/>
                    </w:rPr>
                    <w:t>15</w:t>
                  </w:r>
                </w:p>
              </w:tc>
            </w:tr>
            <w:tr w:rsidR="00785A71" w:rsidRPr="00785A71" w14:paraId="6DF17CD8" w14:textId="77777777" w:rsidTr="00785A71">
              <w:tc>
                <w:tcPr>
                  <w:tcW w:w="4822" w:type="dxa"/>
                  <w:shd w:val="clear" w:color="auto" w:fill="auto"/>
                </w:tcPr>
                <w:p w14:paraId="4A5BA113" w14:textId="77777777" w:rsidR="00785A71" w:rsidRPr="00785A71" w:rsidRDefault="00785A71" w:rsidP="00785A71">
                  <w:pPr>
                    <w:spacing w:line="240" w:lineRule="auto"/>
                    <w:rPr>
                      <w:color w:val="auto"/>
                      <w:lang w:val="en-GB"/>
                    </w:rPr>
                  </w:pPr>
                  <w:r w:rsidRPr="00785A71">
                    <w:rPr>
                      <w:color w:val="auto"/>
                      <w:lang w:val="en-GB"/>
                    </w:rPr>
                    <w:t>Textiles</w:t>
                  </w:r>
                </w:p>
              </w:tc>
              <w:tc>
                <w:tcPr>
                  <w:tcW w:w="2159" w:type="dxa"/>
                  <w:shd w:val="clear" w:color="auto" w:fill="auto"/>
                </w:tcPr>
                <w:p w14:paraId="383F42C6" w14:textId="77777777" w:rsidR="00785A71" w:rsidRPr="00785A71" w:rsidRDefault="00785A71" w:rsidP="00785A71">
                  <w:pPr>
                    <w:spacing w:line="240" w:lineRule="auto"/>
                    <w:rPr>
                      <w:color w:val="auto"/>
                      <w:lang w:val="en-GB"/>
                    </w:rPr>
                  </w:pPr>
                  <w:r w:rsidRPr="00785A71">
                    <w:rPr>
                      <w:color w:val="auto"/>
                      <w:lang w:val="en-GB"/>
                    </w:rPr>
                    <w:t>24</w:t>
                  </w:r>
                </w:p>
              </w:tc>
            </w:tr>
            <w:tr w:rsidR="00785A71" w:rsidRPr="00785A71" w14:paraId="32784A69" w14:textId="77777777" w:rsidTr="00785A71">
              <w:tc>
                <w:tcPr>
                  <w:tcW w:w="4822" w:type="dxa"/>
                  <w:shd w:val="clear" w:color="auto" w:fill="auto"/>
                </w:tcPr>
                <w:p w14:paraId="644F5F48" w14:textId="77777777" w:rsidR="00785A71" w:rsidRPr="00785A71" w:rsidRDefault="00785A71" w:rsidP="00785A71">
                  <w:pPr>
                    <w:spacing w:line="240" w:lineRule="auto"/>
                    <w:rPr>
                      <w:color w:val="auto"/>
                      <w:lang w:val="en-GB"/>
                    </w:rPr>
                  </w:pPr>
                  <w:r w:rsidRPr="00785A71">
                    <w:rPr>
                      <w:color w:val="auto"/>
                      <w:lang w:val="en-GB"/>
                    </w:rPr>
                    <w:t>Garden, yard and park waste</w:t>
                  </w:r>
                </w:p>
              </w:tc>
              <w:tc>
                <w:tcPr>
                  <w:tcW w:w="2159" w:type="dxa"/>
                  <w:shd w:val="clear" w:color="auto" w:fill="auto"/>
                </w:tcPr>
                <w:p w14:paraId="54072DE3" w14:textId="77777777" w:rsidR="00785A71" w:rsidRPr="00785A71" w:rsidRDefault="00785A71" w:rsidP="00785A71">
                  <w:pPr>
                    <w:spacing w:line="240" w:lineRule="auto"/>
                    <w:rPr>
                      <w:color w:val="auto"/>
                      <w:lang w:val="en-GB"/>
                    </w:rPr>
                  </w:pPr>
                  <w:r w:rsidRPr="00785A71">
                    <w:rPr>
                      <w:color w:val="auto"/>
                      <w:lang w:val="en-GB"/>
                    </w:rPr>
                    <w:t>20</w:t>
                  </w:r>
                </w:p>
              </w:tc>
            </w:tr>
            <w:tr w:rsidR="00785A71" w:rsidRPr="00785A71" w14:paraId="440923D4" w14:textId="77777777" w:rsidTr="00785A71">
              <w:tc>
                <w:tcPr>
                  <w:tcW w:w="4822" w:type="dxa"/>
                  <w:shd w:val="clear" w:color="auto" w:fill="auto"/>
                </w:tcPr>
                <w:p w14:paraId="4BCB7C07" w14:textId="77777777" w:rsidR="00785A71" w:rsidRPr="00785A71" w:rsidRDefault="00785A71" w:rsidP="00785A71">
                  <w:pPr>
                    <w:spacing w:line="240" w:lineRule="auto"/>
                    <w:rPr>
                      <w:color w:val="auto"/>
                      <w:lang w:val="en-GB"/>
                    </w:rPr>
                  </w:pPr>
                  <w:r w:rsidRPr="00785A71">
                    <w:rPr>
                      <w:color w:val="auto"/>
                      <w:lang w:val="en-GB"/>
                    </w:rPr>
                    <w:t>Glass, plastic, metal, other inert waste</w:t>
                  </w:r>
                </w:p>
              </w:tc>
              <w:tc>
                <w:tcPr>
                  <w:tcW w:w="2159" w:type="dxa"/>
                  <w:shd w:val="clear" w:color="auto" w:fill="auto"/>
                </w:tcPr>
                <w:p w14:paraId="5862093C" w14:textId="77777777" w:rsidR="00785A71" w:rsidRPr="00785A71" w:rsidRDefault="00785A71" w:rsidP="00785A71">
                  <w:pPr>
                    <w:spacing w:line="240" w:lineRule="auto"/>
                    <w:rPr>
                      <w:color w:val="auto"/>
                      <w:lang w:val="en-GB"/>
                    </w:rPr>
                  </w:pPr>
                  <w:r w:rsidRPr="00785A71">
                    <w:rPr>
                      <w:color w:val="auto"/>
                      <w:lang w:val="en-GB"/>
                    </w:rPr>
                    <w:t>0</w:t>
                  </w:r>
                </w:p>
              </w:tc>
            </w:tr>
          </w:tbl>
          <w:p w14:paraId="2DB05E79" w14:textId="77777777" w:rsidR="00785A71" w:rsidRPr="00785A71" w:rsidRDefault="00785A71" w:rsidP="00785A71">
            <w:pPr>
              <w:spacing w:line="240" w:lineRule="auto"/>
              <w:rPr>
                <w:color w:val="auto"/>
                <w:lang w:val="en-GB"/>
              </w:rPr>
            </w:pPr>
          </w:p>
        </w:tc>
      </w:tr>
      <w:tr w:rsidR="00785A71" w:rsidRPr="00785A71" w14:paraId="0AF642EE" w14:textId="77777777" w:rsidTr="00785A71">
        <w:trPr>
          <w:cantSplit/>
          <w:jc w:val="center"/>
        </w:trPr>
        <w:tc>
          <w:tcPr>
            <w:tcW w:w="1341" w:type="pct"/>
            <w:shd w:val="clear" w:color="auto" w:fill="auto"/>
          </w:tcPr>
          <w:p w14:paraId="43B13640" w14:textId="77777777" w:rsidR="00785A71" w:rsidRPr="00785A71" w:rsidRDefault="00785A71" w:rsidP="00785A71">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007B0833" w14:textId="77777777" w:rsidR="00785A71" w:rsidRPr="00785A71" w:rsidRDefault="00785A71" w:rsidP="00785A71">
            <w:pPr>
              <w:spacing w:line="240" w:lineRule="auto"/>
              <w:rPr>
                <w:color w:val="auto"/>
                <w:lang w:val="en-GB"/>
              </w:rPr>
            </w:pPr>
            <w:r w:rsidRPr="00785A71">
              <w:rPr>
                <w:color w:val="auto"/>
                <w:lang w:val="en-GB"/>
              </w:rPr>
              <w:t>Default value suggested by tool ‘Emissions from solid waste disposal sites’ version 8 for the municipal solid waste. Measures of the moisture content have shown values between 45-50% of the total waste amount (depending also on seasonal climatic circumstances and the waste composition).</w:t>
            </w:r>
          </w:p>
        </w:tc>
      </w:tr>
      <w:tr w:rsidR="00785A71" w:rsidRPr="00785A71" w14:paraId="3E29B7AD" w14:textId="77777777" w:rsidTr="00785A71">
        <w:trPr>
          <w:cantSplit/>
          <w:trHeight w:val="248"/>
          <w:jc w:val="center"/>
        </w:trPr>
        <w:tc>
          <w:tcPr>
            <w:tcW w:w="1341" w:type="pct"/>
            <w:shd w:val="clear" w:color="auto" w:fill="auto"/>
          </w:tcPr>
          <w:p w14:paraId="247252FF" w14:textId="77777777" w:rsidR="00785A71" w:rsidRPr="00785A71" w:rsidRDefault="00785A71" w:rsidP="00785A71">
            <w:pPr>
              <w:spacing w:line="240" w:lineRule="auto"/>
              <w:rPr>
                <w:b/>
                <w:color w:val="auto"/>
                <w:lang w:val="en-GB"/>
              </w:rPr>
            </w:pPr>
            <w:r w:rsidRPr="00785A71">
              <w:rPr>
                <w:b/>
                <w:color w:val="auto"/>
                <w:lang w:val="en-GB"/>
              </w:rPr>
              <w:t>Purpose of data</w:t>
            </w:r>
          </w:p>
        </w:tc>
        <w:tc>
          <w:tcPr>
            <w:tcW w:w="3659" w:type="pct"/>
            <w:shd w:val="clear" w:color="auto" w:fill="auto"/>
          </w:tcPr>
          <w:p w14:paraId="50E6B7E5" w14:textId="77777777" w:rsidR="00785A71" w:rsidRPr="00785A71" w:rsidRDefault="00785A71" w:rsidP="00785A71">
            <w:pPr>
              <w:spacing w:line="240" w:lineRule="auto"/>
              <w:rPr>
                <w:color w:val="auto"/>
                <w:lang w:val="en-GB"/>
              </w:rPr>
            </w:pPr>
            <w:r w:rsidRPr="00785A71">
              <w:rPr>
                <w:color w:val="auto"/>
                <w:lang w:val="en-GB"/>
              </w:rPr>
              <w:t xml:space="preserve">Calculation of baseline emission. </w:t>
            </w:r>
          </w:p>
        </w:tc>
      </w:tr>
      <w:tr w:rsidR="00785A71" w:rsidRPr="00785A71" w14:paraId="4F22B674" w14:textId="77777777" w:rsidTr="00785A71">
        <w:trPr>
          <w:cantSplit/>
          <w:trHeight w:val="249"/>
          <w:jc w:val="center"/>
        </w:trPr>
        <w:tc>
          <w:tcPr>
            <w:tcW w:w="1341" w:type="pct"/>
            <w:shd w:val="clear" w:color="auto" w:fill="auto"/>
          </w:tcPr>
          <w:p w14:paraId="61784428" w14:textId="77777777" w:rsidR="00785A71" w:rsidRPr="00785A71" w:rsidRDefault="00785A71" w:rsidP="00785A71">
            <w:pPr>
              <w:spacing w:line="240" w:lineRule="auto"/>
              <w:rPr>
                <w:b/>
                <w:color w:val="auto"/>
                <w:lang w:val="en-GB"/>
              </w:rPr>
            </w:pPr>
            <w:r w:rsidRPr="00785A71">
              <w:rPr>
                <w:b/>
                <w:color w:val="auto"/>
                <w:lang w:val="en-GB"/>
              </w:rPr>
              <w:t>Additional comment</w:t>
            </w:r>
          </w:p>
        </w:tc>
        <w:tc>
          <w:tcPr>
            <w:tcW w:w="3659" w:type="pct"/>
            <w:shd w:val="clear" w:color="auto" w:fill="auto"/>
          </w:tcPr>
          <w:p w14:paraId="5DDBAA57" w14:textId="77777777" w:rsidR="00785A71" w:rsidRPr="00785A71" w:rsidRDefault="00785A71" w:rsidP="00785A71">
            <w:pPr>
              <w:spacing w:line="240" w:lineRule="auto"/>
              <w:rPr>
                <w:color w:val="auto"/>
                <w:lang w:val="en-GB"/>
              </w:rPr>
            </w:pPr>
            <w:r w:rsidRPr="00785A71">
              <w:rPr>
                <w:color w:val="auto"/>
                <w:lang w:val="en-GB"/>
              </w:rPr>
              <w:t xml:space="preserve">Fixed ex-ante </w:t>
            </w:r>
          </w:p>
        </w:tc>
      </w:tr>
    </w:tbl>
    <w:p w14:paraId="01BE5ABC" w14:textId="77777777" w:rsidR="00785A71" w:rsidRPr="00785A71" w:rsidRDefault="00785A71" w:rsidP="00785A71">
      <w:pPr>
        <w:spacing w:line="240" w:lineRule="auto"/>
        <w:rPr>
          <w:color w:val="auto"/>
          <w:lang w:val="en-GB"/>
        </w:rPr>
      </w:pPr>
    </w:p>
    <w:p w14:paraId="7EAB828F" w14:textId="77777777" w:rsidR="00785A71" w:rsidRPr="00785A71" w:rsidRDefault="00785A71" w:rsidP="00785A71">
      <w:pPr>
        <w:spacing w:line="240" w:lineRule="auto"/>
        <w:rPr>
          <w:b/>
          <w:iCs/>
          <w:color w:val="auto"/>
        </w:rPr>
      </w:pPr>
      <w:r w:rsidRPr="00785A71">
        <w:rPr>
          <w:b/>
          <w:iCs/>
          <w:color w:val="auto"/>
        </w:rPr>
        <w:t>Table 0</w:t>
      </w:r>
      <w:r>
        <w:rPr>
          <w:b/>
          <w:iCs/>
          <w:color w:val="auto"/>
        </w:rPr>
        <w:t>9</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582"/>
        <w:gridCol w:w="7047"/>
      </w:tblGrid>
      <w:tr w:rsidR="00785A71" w:rsidRPr="00785A71" w14:paraId="2D8AA39B" w14:textId="77777777" w:rsidTr="00785A71">
        <w:trPr>
          <w:cantSplit/>
          <w:trHeight w:val="280"/>
          <w:jc w:val="center"/>
        </w:trPr>
        <w:tc>
          <w:tcPr>
            <w:tcW w:w="1341" w:type="pct"/>
            <w:shd w:val="clear" w:color="auto" w:fill="auto"/>
          </w:tcPr>
          <w:p w14:paraId="14BCA4DC" w14:textId="77777777" w:rsidR="00785A71" w:rsidRPr="00785A71" w:rsidRDefault="00785A71" w:rsidP="00785A71">
            <w:pPr>
              <w:spacing w:line="240" w:lineRule="auto"/>
              <w:rPr>
                <w:b/>
                <w:color w:val="auto"/>
                <w:lang w:val="en-GB"/>
              </w:rPr>
            </w:pPr>
            <w:proofErr w:type="spellStart"/>
            <w:r w:rsidRPr="00785A71">
              <w:rPr>
                <w:color w:val="auto"/>
                <w:lang w:val="en-GB"/>
              </w:rPr>
              <w:t>Table</w:t>
            </w:r>
            <w:r w:rsidRPr="00785A71">
              <w:rPr>
                <w:b/>
                <w:color w:val="auto"/>
                <w:lang w:val="en-GB"/>
              </w:rPr>
              <w:t>Relevant</w:t>
            </w:r>
            <w:proofErr w:type="spellEnd"/>
            <w:r w:rsidRPr="00785A71">
              <w:rPr>
                <w:b/>
                <w:color w:val="auto"/>
                <w:lang w:val="en-GB"/>
              </w:rPr>
              <w:t xml:space="preserve"> SDG Indicator</w:t>
            </w:r>
          </w:p>
        </w:tc>
        <w:tc>
          <w:tcPr>
            <w:tcW w:w="3659" w:type="pct"/>
            <w:shd w:val="clear" w:color="auto" w:fill="auto"/>
          </w:tcPr>
          <w:p w14:paraId="240D4E89" w14:textId="77777777" w:rsidR="00785A71" w:rsidRPr="00785A71" w:rsidRDefault="00785A71" w:rsidP="00785A71">
            <w:pPr>
              <w:spacing w:line="240" w:lineRule="auto"/>
              <w:rPr>
                <w:color w:val="auto"/>
                <w:lang w:val="en-GB"/>
              </w:rPr>
            </w:pPr>
            <w:r w:rsidRPr="00785A71">
              <w:rPr>
                <w:color w:val="auto"/>
                <w:lang w:val="en-GB"/>
              </w:rPr>
              <w:t xml:space="preserve">SDG 13: Climate Action </w:t>
            </w:r>
          </w:p>
        </w:tc>
      </w:tr>
      <w:tr w:rsidR="00785A71" w:rsidRPr="00785A71" w14:paraId="4E510B82" w14:textId="77777777" w:rsidTr="00785A71">
        <w:trPr>
          <w:cantSplit/>
          <w:trHeight w:val="280"/>
          <w:jc w:val="center"/>
        </w:trPr>
        <w:tc>
          <w:tcPr>
            <w:tcW w:w="1341" w:type="pct"/>
            <w:shd w:val="clear" w:color="auto" w:fill="auto"/>
          </w:tcPr>
          <w:p w14:paraId="3AB32FE0" w14:textId="77777777" w:rsidR="00785A71" w:rsidRPr="00785A71" w:rsidRDefault="00785A71" w:rsidP="00785A71">
            <w:pPr>
              <w:spacing w:line="240" w:lineRule="auto"/>
              <w:rPr>
                <w:b/>
                <w:color w:val="auto"/>
                <w:lang w:val="en-GB"/>
              </w:rPr>
            </w:pPr>
            <w:r w:rsidRPr="00785A71">
              <w:rPr>
                <w:b/>
                <w:color w:val="auto"/>
                <w:lang w:val="en-GB"/>
              </w:rPr>
              <w:lastRenderedPageBreak/>
              <w:t>Data/parameter</w:t>
            </w:r>
          </w:p>
        </w:tc>
        <w:tc>
          <w:tcPr>
            <w:tcW w:w="3659" w:type="pct"/>
            <w:shd w:val="clear" w:color="auto" w:fill="auto"/>
          </w:tcPr>
          <w:p w14:paraId="0740718E" w14:textId="77777777" w:rsidR="00785A71" w:rsidRPr="00785A71" w:rsidRDefault="00785A71" w:rsidP="00785A71">
            <w:pPr>
              <w:spacing w:line="240" w:lineRule="auto"/>
              <w:rPr>
                <w:color w:val="auto"/>
                <w:lang w:val="en-GB"/>
              </w:rPr>
            </w:pPr>
            <w:proofErr w:type="spellStart"/>
            <w:r w:rsidRPr="00785A71">
              <w:rPr>
                <w:color w:val="auto"/>
                <w:lang w:val="en-GB"/>
              </w:rPr>
              <w:t>k</w:t>
            </w:r>
            <w:r w:rsidRPr="00785A71">
              <w:rPr>
                <w:color w:val="auto"/>
                <w:vertAlign w:val="subscript"/>
                <w:lang w:val="en-GB"/>
              </w:rPr>
              <w:t>j</w:t>
            </w:r>
            <w:proofErr w:type="spellEnd"/>
          </w:p>
        </w:tc>
      </w:tr>
      <w:tr w:rsidR="00785A71" w:rsidRPr="00785A71" w14:paraId="28F54D3E" w14:textId="77777777" w:rsidTr="00785A71">
        <w:trPr>
          <w:cantSplit/>
          <w:trHeight w:val="281"/>
          <w:jc w:val="center"/>
        </w:trPr>
        <w:tc>
          <w:tcPr>
            <w:tcW w:w="1341" w:type="pct"/>
            <w:shd w:val="clear" w:color="auto" w:fill="auto"/>
          </w:tcPr>
          <w:p w14:paraId="1633598A" w14:textId="77777777" w:rsidR="00785A71" w:rsidRPr="00785A71" w:rsidRDefault="00785A71" w:rsidP="00785A71">
            <w:pPr>
              <w:spacing w:line="240" w:lineRule="auto"/>
              <w:rPr>
                <w:b/>
                <w:color w:val="auto"/>
                <w:lang w:val="en-GB"/>
              </w:rPr>
            </w:pPr>
            <w:r w:rsidRPr="00785A71">
              <w:rPr>
                <w:b/>
                <w:color w:val="auto"/>
                <w:lang w:val="en-GB"/>
              </w:rPr>
              <w:t>Unit</w:t>
            </w:r>
          </w:p>
        </w:tc>
        <w:tc>
          <w:tcPr>
            <w:tcW w:w="3659" w:type="pct"/>
            <w:shd w:val="clear" w:color="auto" w:fill="auto"/>
          </w:tcPr>
          <w:p w14:paraId="4AFEB868" w14:textId="77777777" w:rsidR="00785A71" w:rsidRPr="00785A71" w:rsidRDefault="00785A71" w:rsidP="00785A71">
            <w:pPr>
              <w:spacing w:line="240" w:lineRule="auto"/>
              <w:rPr>
                <w:color w:val="auto"/>
                <w:lang w:val="en-GB"/>
              </w:rPr>
            </w:pPr>
            <w:r w:rsidRPr="00785A71">
              <w:rPr>
                <w:color w:val="auto"/>
                <w:lang w:val="en-GB"/>
              </w:rPr>
              <w:t>1/</w:t>
            </w:r>
            <w:proofErr w:type="spellStart"/>
            <w:r w:rsidRPr="00785A71">
              <w:rPr>
                <w:color w:val="auto"/>
                <w:lang w:val="en-GB"/>
              </w:rPr>
              <w:t>yr</w:t>
            </w:r>
            <w:proofErr w:type="spellEnd"/>
          </w:p>
        </w:tc>
      </w:tr>
      <w:tr w:rsidR="00785A71" w:rsidRPr="00785A71" w14:paraId="365458EA" w14:textId="77777777" w:rsidTr="00785A71">
        <w:trPr>
          <w:cantSplit/>
          <w:trHeight w:val="280"/>
          <w:jc w:val="center"/>
        </w:trPr>
        <w:tc>
          <w:tcPr>
            <w:tcW w:w="1341" w:type="pct"/>
            <w:shd w:val="clear" w:color="auto" w:fill="auto"/>
          </w:tcPr>
          <w:p w14:paraId="65A106BB" w14:textId="77777777" w:rsidR="00785A71" w:rsidRPr="00785A71" w:rsidRDefault="00785A71" w:rsidP="00785A71">
            <w:pPr>
              <w:spacing w:line="240" w:lineRule="auto"/>
              <w:rPr>
                <w:b/>
                <w:color w:val="auto"/>
                <w:lang w:val="en-GB"/>
              </w:rPr>
            </w:pPr>
            <w:r w:rsidRPr="00785A71">
              <w:rPr>
                <w:b/>
                <w:color w:val="auto"/>
                <w:lang w:val="en-GB"/>
              </w:rPr>
              <w:t>Description</w:t>
            </w:r>
          </w:p>
        </w:tc>
        <w:tc>
          <w:tcPr>
            <w:tcW w:w="3659" w:type="pct"/>
            <w:shd w:val="clear" w:color="auto" w:fill="auto"/>
          </w:tcPr>
          <w:p w14:paraId="6D8C3183" w14:textId="77777777" w:rsidR="00785A71" w:rsidRPr="00785A71" w:rsidRDefault="00785A71" w:rsidP="00785A71">
            <w:pPr>
              <w:spacing w:line="240" w:lineRule="auto"/>
              <w:rPr>
                <w:color w:val="auto"/>
                <w:lang w:val="en-GB"/>
              </w:rPr>
            </w:pPr>
            <w:r w:rsidRPr="00785A71">
              <w:rPr>
                <w:color w:val="auto"/>
                <w:lang w:val="en-GB"/>
              </w:rPr>
              <w:t>Decay rate for the waste type j</w:t>
            </w:r>
          </w:p>
        </w:tc>
      </w:tr>
      <w:tr w:rsidR="00785A71" w:rsidRPr="00785A71" w14:paraId="5CEDEC3F" w14:textId="77777777" w:rsidTr="00785A71">
        <w:trPr>
          <w:cantSplit/>
          <w:trHeight w:val="281"/>
          <w:jc w:val="center"/>
        </w:trPr>
        <w:tc>
          <w:tcPr>
            <w:tcW w:w="1341" w:type="pct"/>
            <w:shd w:val="clear" w:color="auto" w:fill="auto"/>
          </w:tcPr>
          <w:p w14:paraId="5CE3D941" w14:textId="77777777" w:rsidR="00785A71" w:rsidRPr="00785A71" w:rsidRDefault="00785A71" w:rsidP="00785A71">
            <w:pPr>
              <w:spacing w:line="240" w:lineRule="auto"/>
              <w:rPr>
                <w:b/>
                <w:color w:val="auto"/>
                <w:lang w:val="en-GB"/>
              </w:rPr>
            </w:pPr>
            <w:r w:rsidRPr="00785A71">
              <w:rPr>
                <w:b/>
                <w:color w:val="auto"/>
                <w:lang w:val="en-GB"/>
              </w:rPr>
              <w:t>Source of data</w:t>
            </w:r>
          </w:p>
        </w:tc>
        <w:tc>
          <w:tcPr>
            <w:tcW w:w="3659" w:type="pct"/>
            <w:shd w:val="clear" w:color="auto" w:fill="auto"/>
          </w:tcPr>
          <w:p w14:paraId="2C12810F" w14:textId="77777777" w:rsidR="00785A71" w:rsidRPr="00785A71" w:rsidRDefault="00785A71" w:rsidP="00785A71">
            <w:pPr>
              <w:spacing w:line="240" w:lineRule="auto"/>
              <w:rPr>
                <w:color w:val="auto"/>
                <w:lang w:val="en-GB"/>
              </w:rPr>
            </w:pPr>
            <w:r w:rsidRPr="00785A71">
              <w:rPr>
                <w:color w:val="auto"/>
                <w:lang w:val="en-GB"/>
              </w:rPr>
              <w:t>IPCC 2006 Guidelines for National Greenhouse Gas Inventories (adapted from Volume 5, Table 3.3)</w:t>
            </w:r>
          </w:p>
        </w:tc>
      </w:tr>
      <w:tr w:rsidR="00785A71" w:rsidRPr="00785A71" w14:paraId="4F58AD22" w14:textId="77777777" w:rsidTr="00785A71">
        <w:trPr>
          <w:cantSplit/>
          <w:trHeight w:val="281"/>
          <w:jc w:val="center"/>
        </w:trPr>
        <w:tc>
          <w:tcPr>
            <w:tcW w:w="1341" w:type="pct"/>
            <w:shd w:val="clear" w:color="auto" w:fill="auto"/>
          </w:tcPr>
          <w:p w14:paraId="2E8D17E3" w14:textId="77777777" w:rsidR="00785A71" w:rsidRPr="00785A71" w:rsidRDefault="00785A71" w:rsidP="00785A71">
            <w:pPr>
              <w:spacing w:line="240" w:lineRule="auto"/>
              <w:rPr>
                <w:b/>
                <w:color w:val="auto"/>
                <w:lang w:val="en-GB"/>
              </w:rPr>
            </w:pPr>
            <w:r w:rsidRPr="00785A71">
              <w:rPr>
                <w:b/>
                <w:color w:val="auto"/>
                <w:lang w:val="en-GB"/>
              </w:rPr>
              <w:t>Value(s) applied</w:t>
            </w:r>
          </w:p>
        </w:tc>
        <w:tc>
          <w:tcPr>
            <w:tcW w:w="3659" w:type="pct"/>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3493"/>
              <w:gridCol w:w="1890"/>
            </w:tblGrid>
            <w:tr w:rsidR="00785A71" w:rsidRPr="00785A71" w14:paraId="22C16BD2" w14:textId="77777777" w:rsidTr="00785A71">
              <w:trPr>
                <w:trHeight w:val="321"/>
              </w:trPr>
              <w:tc>
                <w:tcPr>
                  <w:tcW w:w="4822" w:type="dxa"/>
                  <w:gridSpan w:val="2"/>
                  <w:vMerge w:val="restart"/>
                  <w:shd w:val="clear" w:color="auto" w:fill="auto"/>
                </w:tcPr>
                <w:p w14:paraId="75DA21A0" w14:textId="77777777" w:rsidR="00785A71" w:rsidRPr="00785A71" w:rsidRDefault="00785A71" w:rsidP="00785A71">
                  <w:pPr>
                    <w:spacing w:line="240" w:lineRule="auto"/>
                    <w:rPr>
                      <w:color w:val="auto"/>
                      <w:lang w:val="en-GB"/>
                    </w:rPr>
                  </w:pPr>
                  <w:r w:rsidRPr="00785A71">
                    <w:rPr>
                      <w:color w:val="auto"/>
                      <w:lang w:val="en-GB"/>
                    </w:rPr>
                    <w:t>Waste type j</w:t>
                  </w:r>
                </w:p>
              </w:tc>
              <w:tc>
                <w:tcPr>
                  <w:tcW w:w="1892" w:type="dxa"/>
                  <w:shd w:val="clear" w:color="auto" w:fill="auto"/>
                </w:tcPr>
                <w:p w14:paraId="4C48DFE0" w14:textId="77777777" w:rsidR="00785A71" w:rsidRPr="00785A71" w:rsidRDefault="00785A71" w:rsidP="00785A71">
                  <w:pPr>
                    <w:spacing w:line="240" w:lineRule="auto"/>
                    <w:rPr>
                      <w:color w:val="auto"/>
                      <w:lang w:val="en-GB"/>
                    </w:rPr>
                  </w:pPr>
                  <w:r w:rsidRPr="00785A71">
                    <w:rPr>
                      <w:color w:val="auto"/>
                      <w:lang w:val="en-GB"/>
                    </w:rPr>
                    <w:t>Tropical (MAT&gt;20°C)</w:t>
                  </w:r>
                </w:p>
              </w:tc>
            </w:tr>
            <w:tr w:rsidR="00785A71" w:rsidRPr="00785A71" w14:paraId="23DA5443" w14:textId="77777777" w:rsidTr="00785A71">
              <w:trPr>
                <w:trHeight w:val="153"/>
              </w:trPr>
              <w:tc>
                <w:tcPr>
                  <w:tcW w:w="4822" w:type="dxa"/>
                  <w:gridSpan w:val="2"/>
                  <w:vMerge/>
                  <w:shd w:val="clear" w:color="auto" w:fill="auto"/>
                </w:tcPr>
                <w:p w14:paraId="715209CA" w14:textId="77777777" w:rsidR="00785A71" w:rsidRPr="00785A71" w:rsidRDefault="00785A71" w:rsidP="00785A71">
                  <w:pPr>
                    <w:spacing w:line="240" w:lineRule="auto"/>
                    <w:rPr>
                      <w:color w:val="auto"/>
                      <w:lang w:val="en-GB"/>
                    </w:rPr>
                  </w:pPr>
                </w:p>
              </w:tc>
              <w:tc>
                <w:tcPr>
                  <w:tcW w:w="1892" w:type="dxa"/>
                  <w:shd w:val="clear" w:color="auto" w:fill="auto"/>
                </w:tcPr>
                <w:p w14:paraId="734E748E" w14:textId="77777777" w:rsidR="00785A71" w:rsidRPr="00785A71" w:rsidRDefault="00785A71" w:rsidP="00785A71">
                  <w:pPr>
                    <w:spacing w:line="240" w:lineRule="auto"/>
                    <w:rPr>
                      <w:color w:val="auto"/>
                      <w:lang w:val="en-GB"/>
                    </w:rPr>
                  </w:pPr>
                  <w:r w:rsidRPr="00785A71">
                    <w:rPr>
                      <w:color w:val="auto"/>
                      <w:lang w:val="en-GB"/>
                    </w:rPr>
                    <w:t>Wet (MAP &gt; 1000 mm)</w:t>
                  </w:r>
                </w:p>
              </w:tc>
            </w:tr>
            <w:tr w:rsidR="00785A71" w:rsidRPr="00785A71" w14:paraId="7748BAF2" w14:textId="77777777" w:rsidTr="00785A71">
              <w:trPr>
                <w:trHeight w:val="321"/>
              </w:trPr>
              <w:tc>
                <w:tcPr>
                  <w:tcW w:w="1312" w:type="dxa"/>
                  <w:vMerge w:val="restart"/>
                  <w:shd w:val="clear" w:color="auto" w:fill="auto"/>
                </w:tcPr>
                <w:p w14:paraId="09DF5EBE" w14:textId="77777777" w:rsidR="00785A71" w:rsidRPr="00785A71" w:rsidRDefault="00785A71" w:rsidP="00785A71">
                  <w:pPr>
                    <w:spacing w:line="240" w:lineRule="auto"/>
                    <w:rPr>
                      <w:color w:val="auto"/>
                      <w:lang w:val="en-GB"/>
                    </w:rPr>
                  </w:pPr>
                  <w:r w:rsidRPr="00785A71">
                    <w:rPr>
                      <w:color w:val="auto"/>
                      <w:lang w:val="en-GB"/>
                    </w:rPr>
                    <w:t>Slowly degrading</w:t>
                  </w:r>
                </w:p>
              </w:tc>
              <w:tc>
                <w:tcPr>
                  <w:tcW w:w="3510" w:type="dxa"/>
                  <w:shd w:val="clear" w:color="auto" w:fill="auto"/>
                </w:tcPr>
                <w:p w14:paraId="59424EAD" w14:textId="77777777" w:rsidR="00785A71" w:rsidRPr="00785A71" w:rsidRDefault="00785A71" w:rsidP="00785A71">
                  <w:pPr>
                    <w:spacing w:line="240" w:lineRule="auto"/>
                    <w:rPr>
                      <w:color w:val="auto"/>
                      <w:lang w:val="en-GB"/>
                    </w:rPr>
                  </w:pPr>
                  <w:r w:rsidRPr="00785A71">
                    <w:rPr>
                      <w:color w:val="auto"/>
                      <w:lang w:val="en-GB"/>
                    </w:rPr>
                    <w:t>Pulp, paper, cardboard (other than sludge), textiles</w:t>
                  </w:r>
                </w:p>
              </w:tc>
              <w:tc>
                <w:tcPr>
                  <w:tcW w:w="1892" w:type="dxa"/>
                  <w:shd w:val="clear" w:color="auto" w:fill="auto"/>
                </w:tcPr>
                <w:p w14:paraId="5FD130C4" w14:textId="77777777" w:rsidR="00785A71" w:rsidRPr="00785A71" w:rsidRDefault="00785A71" w:rsidP="00785A71">
                  <w:pPr>
                    <w:spacing w:line="240" w:lineRule="auto"/>
                    <w:rPr>
                      <w:color w:val="auto"/>
                      <w:lang w:val="en-GB"/>
                    </w:rPr>
                  </w:pPr>
                  <w:r w:rsidRPr="00785A71">
                    <w:rPr>
                      <w:color w:val="auto"/>
                      <w:lang w:val="en-GB"/>
                    </w:rPr>
                    <w:t>0.07</w:t>
                  </w:r>
                </w:p>
              </w:tc>
            </w:tr>
            <w:tr w:rsidR="00785A71" w:rsidRPr="00785A71" w14:paraId="0BF938C3" w14:textId="77777777" w:rsidTr="00785A71">
              <w:trPr>
                <w:trHeight w:val="153"/>
              </w:trPr>
              <w:tc>
                <w:tcPr>
                  <w:tcW w:w="1312" w:type="dxa"/>
                  <w:vMerge/>
                  <w:shd w:val="clear" w:color="auto" w:fill="auto"/>
                </w:tcPr>
                <w:p w14:paraId="3C38DDC2" w14:textId="77777777" w:rsidR="00785A71" w:rsidRPr="00785A71" w:rsidRDefault="00785A71" w:rsidP="00785A71">
                  <w:pPr>
                    <w:spacing w:line="240" w:lineRule="auto"/>
                    <w:rPr>
                      <w:color w:val="auto"/>
                      <w:lang w:val="en-GB"/>
                    </w:rPr>
                  </w:pPr>
                </w:p>
              </w:tc>
              <w:tc>
                <w:tcPr>
                  <w:tcW w:w="3510" w:type="dxa"/>
                  <w:shd w:val="clear" w:color="auto" w:fill="auto"/>
                </w:tcPr>
                <w:p w14:paraId="6CA04174" w14:textId="77777777" w:rsidR="00785A71" w:rsidRPr="00785A71" w:rsidRDefault="00785A71" w:rsidP="00785A71">
                  <w:pPr>
                    <w:spacing w:line="240" w:lineRule="auto"/>
                    <w:rPr>
                      <w:color w:val="auto"/>
                      <w:lang w:val="en-GB"/>
                    </w:rPr>
                  </w:pPr>
                  <w:r w:rsidRPr="00785A71">
                    <w:rPr>
                      <w:color w:val="auto"/>
                      <w:lang w:val="en-GB"/>
                    </w:rPr>
                    <w:t>Wood, wood products and straw</w:t>
                  </w:r>
                </w:p>
              </w:tc>
              <w:tc>
                <w:tcPr>
                  <w:tcW w:w="1892" w:type="dxa"/>
                  <w:shd w:val="clear" w:color="auto" w:fill="auto"/>
                </w:tcPr>
                <w:p w14:paraId="5AFBE125" w14:textId="77777777" w:rsidR="00785A71" w:rsidRPr="00785A71" w:rsidRDefault="00785A71" w:rsidP="00785A71">
                  <w:pPr>
                    <w:spacing w:line="240" w:lineRule="auto"/>
                    <w:rPr>
                      <w:color w:val="auto"/>
                      <w:lang w:val="en-GB"/>
                    </w:rPr>
                  </w:pPr>
                  <w:r w:rsidRPr="00785A71">
                    <w:rPr>
                      <w:color w:val="auto"/>
                      <w:lang w:val="en-GB"/>
                    </w:rPr>
                    <w:t>0.035</w:t>
                  </w:r>
                </w:p>
              </w:tc>
            </w:tr>
            <w:tr w:rsidR="00785A71" w:rsidRPr="00785A71" w14:paraId="1503860D" w14:textId="77777777" w:rsidTr="00785A71">
              <w:trPr>
                <w:trHeight w:val="335"/>
              </w:trPr>
              <w:tc>
                <w:tcPr>
                  <w:tcW w:w="1312" w:type="dxa"/>
                  <w:shd w:val="clear" w:color="auto" w:fill="auto"/>
                </w:tcPr>
                <w:p w14:paraId="73034F07" w14:textId="77777777" w:rsidR="00785A71" w:rsidRPr="00785A71" w:rsidRDefault="00785A71" w:rsidP="00785A71">
                  <w:pPr>
                    <w:spacing w:line="240" w:lineRule="auto"/>
                    <w:rPr>
                      <w:color w:val="auto"/>
                      <w:lang w:val="en-GB"/>
                    </w:rPr>
                  </w:pPr>
                  <w:r w:rsidRPr="00785A71">
                    <w:rPr>
                      <w:color w:val="auto"/>
                      <w:lang w:val="en-GB"/>
                    </w:rPr>
                    <w:t>Moderately degrading</w:t>
                  </w:r>
                </w:p>
              </w:tc>
              <w:tc>
                <w:tcPr>
                  <w:tcW w:w="3510" w:type="dxa"/>
                  <w:shd w:val="clear" w:color="auto" w:fill="auto"/>
                </w:tcPr>
                <w:p w14:paraId="60FBB69A" w14:textId="77777777" w:rsidR="00785A71" w:rsidRPr="00785A71" w:rsidRDefault="00785A71" w:rsidP="00785A71">
                  <w:pPr>
                    <w:spacing w:line="240" w:lineRule="auto"/>
                    <w:rPr>
                      <w:color w:val="auto"/>
                      <w:lang w:val="en-GB"/>
                    </w:rPr>
                  </w:pPr>
                  <w:r w:rsidRPr="00785A71">
                    <w:rPr>
                      <w:color w:val="auto"/>
                      <w:lang w:val="en-GB"/>
                    </w:rPr>
                    <w:t>Other (non-food) organic putrescible garden and park waste</w:t>
                  </w:r>
                </w:p>
              </w:tc>
              <w:tc>
                <w:tcPr>
                  <w:tcW w:w="1892" w:type="dxa"/>
                  <w:shd w:val="clear" w:color="auto" w:fill="auto"/>
                </w:tcPr>
                <w:p w14:paraId="339923EA" w14:textId="77777777" w:rsidR="00785A71" w:rsidRPr="00785A71" w:rsidRDefault="00785A71" w:rsidP="00785A71">
                  <w:pPr>
                    <w:spacing w:line="240" w:lineRule="auto"/>
                    <w:rPr>
                      <w:color w:val="auto"/>
                      <w:lang w:val="en-GB"/>
                    </w:rPr>
                  </w:pPr>
                  <w:r w:rsidRPr="00785A71">
                    <w:rPr>
                      <w:color w:val="auto"/>
                      <w:lang w:val="en-GB"/>
                    </w:rPr>
                    <w:t>0.17</w:t>
                  </w:r>
                </w:p>
              </w:tc>
            </w:tr>
            <w:tr w:rsidR="00785A71" w:rsidRPr="00785A71" w14:paraId="22F1A1F6" w14:textId="77777777" w:rsidTr="00785A71">
              <w:trPr>
                <w:trHeight w:val="335"/>
              </w:trPr>
              <w:tc>
                <w:tcPr>
                  <w:tcW w:w="1312" w:type="dxa"/>
                  <w:shd w:val="clear" w:color="auto" w:fill="auto"/>
                </w:tcPr>
                <w:p w14:paraId="433A637C" w14:textId="77777777" w:rsidR="00785A71" w:rsidRPr="00785A71" w:rsidRDefault="00785A71" w:rsidP="00785A71">
                  <w:pPr>
                    <w:spacing w:line="240" w:lineRule="auto"/>
                    <w:rPr>
                      <w:color w:val="auto"/>
                      <w:lang w:val="en-GB"/>
                    </w:rPr>
                  </w:pPr>
                  <w:r w:rsidRPr="00785A71">
                    <w:rPr>
                      <w:color w:val="auto"/>
                      <w:lang w:val="en-GB"/>
                    </w:rPr>
                    <w:t>Rapidly degrading</w:t>
                  </w:r>
                </w:p>
              </w:tc>
              <w:tc>
                <w:tcPr>
                  <w:tcW w:w="3510" w:type="dxa"/>
                  <w:shd w:val="clear" w:color="auto" w:fill="auto"/>
                </w:tcPr>
                <w:p w14:paraId="32075FD1" w14:textId="77777777" w:rsidR="00785A71" w:rsidRPr="00785A71" w:rsidRDefault="00785A71" w:rsidP="00785A71">
                  <w:pPr>
                    <w:spacing w:line="240" w:lineRule="auto"/>
                    <w:rPr>
                      <w:color w:val="auto"/>
                      <w:lang w:val="en-GB"/>
                    </w:rPr>
                  </w:pPr>
                  <w:r w:rsidRPr="00785A71">
                    <w:rPr>
                      <w:color w:val="auto"/>
                      <w:lang w:val="en-GB"/>
                    </w:rPr>
                    <w:t>Food, food waste, sewage sludge, beverages and tobacco</w:t>
                  </w:r>
                </w:p>
              </w:tc>
              <w:tc>
                <w:tcPr>
                  <w:tcW w:w="1892" w:type="dxa"/>
                  <w:shd w:val="clear" w:color="auto" w:fill="auto"/>
                </w:tcPr>
                <w:p w14:paraId="5FF3B19C" w14:textId="77777777" w:rsidR="00785A71" w:rsidRPr="00785A71" w:rsidRDefault="00785A71" w:rsidP="00785A71">
                  <w:pPr>
                    <w:spacing w:line="240" w:lineRule="auto"/>
                    <w:rPr>
                      <w:color w:val="auto"/>
                      <w:lang w:val="en-GB"/>
                    </w:rPr>
                  </w:pPr>
                  <w:r w:rsidRPr="00785A71">
                    <w:rPr>
                      <w:color w:val="auto"/>
                      <w:lang w:val="en-GB"/>
                    </w:rPr>
                    <w:t>0.40</w:t>
                  </w:r>
                </w:p>
              </w:tc>
            </w:tr>
          </w:tbl>
          <w:p w14:paraId="2ADF309C" w14:textId="77777777" w:rsidR="00785A71" w:rsidRPr="00785A71" w:rsidRDefault="00785A71" w:rsidP="00785A71">
            <w:pPr>
              <w:spacing w:line="240" w:lineRule="auto"/>
              <w:rPr>
                <w:color w:val="auto"/>
                <w:lang w:val="en-GB"/>
              </w:rPr>
            </w:pPr>
          </w:p>
        </w:tc>
      </w:tr>
      <w:tr w:rsidR="00785A71" w:rsidRPr="00785A71" w14:paraId="4986DF41" w14:textId="77777777" w:rsidTr="00785A71">
        <w:trPr>
          <w:cantSplit/>
          <w:jc w:val="center"/>
        </w:trPr>
        <w:tc>
          <w:tcPr>
            <w:tcW w:w="1341" w:type="pct"/>
            <w:shd w:val="clear" w:color="auto" w:fill="auto"/>
          </w:tcPr>
          <w:p w14:paraId="17F6D0BD" w14:textId="77777777" w:rsidR="00785A71" w:rsidRPr="00785A71" w:rsidRDefault="00785A71" w:rsidP="00785A71">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72B29EE6" w14:textId="77777777" w:rsidR="00785A71" w:rsidRPr="00785A71" w:rsidRDefault="00785A71" w:rsidP="00785A71">
            <w:pPr>
              <w:spacing w:line="240" w:lineRule="auto"/>
              <w:rPr>
                <w:color w:val="auto"/>
                <w:lang w:val="en-GB"/>
              </w:rPr>
            </w:pPr>
            <w:r w:rsidRPr="00785A71">
              <w:rPr>
                <w:color w:val="auto"/>
                <w:lang w:val="en-GB"/>
              </w:rPr>
              <w:t xml:space="preserve">The tool is based on the IPCC 2006 Guidelines and gives the default values for tropical conditions. Bali is located in tropical area with MAP of around 1700 mm per year and an average annual temperature (MAT) of 27°C. </w:t>
            </w:r>
            <w:proofErr w:type="gramStart"/>
            <w:r w:rsidRPr="00785A71">
              <w:rPr>
                <w:color w:val="auto"/>
                <w:lang w:val="en-GB"/>
              </w:rPr>
              <w:t>Therefore</w:t>
            </w:r>
            <w:proofErr w:type="gramEnd"/>
            <w:r w:rsidRPr="00785A71">
              <w:rPr>
                <w:color w:val="auto"/>
                <w:lang w:val="en-GB"/>
              </w:rPr>
              <w:t xml:space="preserve"> the proposed k values for wet conditions are used.</w:t>
            </w:r>
          </w:p>
        </w:tc>
      </w:tr>
      <w:tr w:rsidR="00785A71" w:rsidRPr="00785A71" w14:paraId="3231CE56" w14:textId="77777777" w:rsidTr="00785A71">
        <w:trPr>
          <w:cantSplit/>
          <w:trHeight w:val="248"/>
          <w:jc w:val="center"/>
        </w:trPr>
        <w:tc>
          <w:tcPr>
            <w:tcW w:w="1341" w:type="pct"/>
            <w:shd w:val="clear" w:color="auto" w:fill="auto"/>
          </w:tcPr>
          <w:p w14:paraId="562FAAA3" w14:textId="77777777" w:rsidR="00785A71" w:rsidRPr="00785A71" w:rsidRDefault="00785A71" w:rsidP="00785A71">
            <w:pPr>
              <w:spacing w:line="240" w:lineRule="auto"/>
              <w:rPr>
                <w:b/>
                <w:color w:val="auto"/>
                <w:lang w:val="en-GB"/>
              </w:rPr>
            </w:pPr>
            <w:r w:rsidRPr="00785A71">
              <w:rPr>
                <w:b/>
                <w:color w:val="auto"/>
                <w:lang w:val="en-GB"/>
              </w:rPr>
              <w:t>Purpose of data</w:t>
            </w:r>
          </w:p>
        </w:tc>
        <w:tc>
          <w:tcPr>
            <w:tcW w:w="3659" w:type="pct"/>
            <w:shd w:val="clear" w:color="auto" w:fill="auto"/>
          </w:tcPr>
          <w:p w14:paraId="7DB209E0" w14:textId="77777777" w:rsidR="00785A71" w:rsidRPr="00785A71" w:rsidRDefault="00785A71" w:rsidP="00785A71">
            <w:pPr>
              <w:spacing w:line="240" w:lineRule="auto"/>
              <w:rPr>
                <w:color w:val="auto"/>
                <w:lang w:val="en-GB"/>
              </w:rPr>
            </w:pPr>
            <w:r w:rsidRPr="00785A71">
              <w:rPr>
                <w:color w:val="auto"/>
                <w:lang w:val="en-GB"/>
              </w:rPr>
              <w:t xml:space="preserve">Calculation of baseline emission. </w:t>
            </w:r>
          </w:p>
        </w:tc>
      </w:tr>
      <w:tr w:rsidR="00785A71" w:rsidRPr="00785A71" w14:paraId="10420015" w14:textId="77777777" w:rsidTr="00785A71">
        <w:trPr>
          <w:cantSplit/>
          <w:trHeight w:val="249"/>
          <w:jc w:val="center"/>
        </w:trPr>
        <w:tc>
          <w:tcPr>
            <w:tcW w:w="1341" w:type="pct"/>
            <w:shd w:val="clear" w:color="auto" w:fill="auto"/>
          </w:tcPr>
          <w:p w14:paraId="3BC58BBD" w14:textId="77777777" w:rsidR="00785A71" w:rsidRPr="00785A71" w:rsidRDefault="00785A71" w:rsidP="00785A71">
            <w:pPr>
              <w:spacing w:line="240" w:lineRule="auto"/>
              <w:rPr>
                <w:b/>
                <w:color w:val="auto"/>
                <w:lang w:val="en-GB"/>
              </w:rPr>
            </w:pPr>
            <w:r w:rsidRPr="00785A71">
              <w:rPr>
                <w:b/>
                <w:color w:val="auto"/>
                <w:lang w:val="en-GB"/>
              </w:rPr>
              <w:t>Additional comment</w:t>
            </w:r>
          </w:p>
        </w:tc>
        <w:tc>
          <w:tcPr>
            <w:tcW w:w="3659" w:type="pct"/>
            <w:shd w:val="clear" w:color="auto" w:fill="auto"/>
          </w:tcPr>
          <w:p w14:paraId="248EAAFA" w14:textId="77777777" w:rsidR="00785A71" w:rsidRPr="00785A71" w:rsidRDefault="00785A71" w:rsidP="00785A71">
            <w:pPr>
              <w:spacing w:line="240" w:lineRule="auto"/>
              <w:rPr>
                <w:color w:val="auto"/>
                <w:lang w:val="en-GB"/>
              </w:rPr>
            </w:pPr>
            <w:r w:rsidRPr="00785A71">
              <w:rPr>
                <w:color w:val="auto"/>
                <w:lang w:val="en-GB"/>
              </w:rPr>
              <w:t xml:space="preserve">Fixed ex-ante </w:t>
            </w:r>
          </w:p>
        </w:tc>
      </w:tr>
    </w:tbl>
    <w:p w14:paraId="4F09CF23" w14:textId="77777777" w:rsidR="00785A71" w:rsidRPr="00785A71" w:rsidRDefault="00785A71" w:rsidP="00785A71">
      <w:pPr>
        <w:spacing w:line="240" w:lineRule="auto"/>
        <w:rPr>
          <w:iCs/>
          <w:color w:val="auto"/>
        </w:rPr>
      </w:pPr>
    </w:p>
    <w:p w14:paraId="465C63AE" w14:textId="77777777" w:rsidR="00785A71" w:rsidRPr="00785A71" w:rsidRDefault="00785A71" w:rsidP="00785A71">
      <w:pPr>
        <w:spacing w:line="240" w:lineRule="auto"/>
        <w:rPr>
          <w:b/>
          <w:iCs/>
          <w:color w:val="auto"/>
        </w:rPr>
      </w:pPr>
      <w:r w:rsidRPr="00785A71">
        <w:rPr>
          <w:b/>
          <w:iCs/>
          <w:color w:val="auto"/>
        </w:rPr>
        <w:t xml:space="preserve">Table </w:t>
      </w:r>
      <w:r>
        <w:rPr>
          <w:b/>
          <w:iCs/>
          <w:color w:val="auto"/>
        </w:rPr>
        <w:t>10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582"/>
        <w:gridCol w:w="7047"/>
      </w:tblGrid>
      <w:tr w:rsidR="00785A71" w:rsidRPr="00785A71" w14:paraId="650886AA" w14:textId="77777777" w:rsidTr="00785A71">
        <w:trPr>
          <w:cantSplit/>
          <w:trHeight w:val="280"/>
          <w:jc w:val="center"/>
        </w:trPr>
        <w:tc>
          <w:tcPr>
            <w:tcW w:w="1341" w:type="pct"/>
            <w:shd w:val="clear" w:color="auto" w:fill="auto"/>
          </w:tcPr>
          <w:p w14:paraId="6168EE9D" w14:textId="77777777" w:rsidR="00785A71" w:rsidRPr="00785A71" w:rsidRDefault="00785A71" w:rsidP="00785A71">
            <w:pPr>
              <w:spacing w:line="240" w:lineRule="auto"/>
              <w:rPr>
                <w:b/>
                <w:color w:val="auto"/>
                <w:lang w:val="en-GB"/>
              </w:rPr>
            </w:pPr>
            <w:r w:rsidRPr="00785A71">
              <w:rPr>
                <w:b/>
                <w:color w:val="auto"/>
                <w:lang w:val="en-GB"/>
              </w:rPr>
              <w:t>Relevant SDG Indicator</w:t>
            </w:r>
          </w:p>
        </w:tc>
        <w:tc>
          <w:tcPr>
            <w:tcW w:w="3659" w:type="pct"/>
            <w:shd w:val="clear" w:color="auto" w:fill="auto"/>
          </w:tcPr>
          <w:p w14:paraId="1196E62A" w14:textId="77777777" w:rsidR="00785A71" w:rsidRPr="00785A71" w:rsidRDefault="00785A71" w:rsidP="00785A71">
            <w:pPr>
              <w:spacing w:line="240" w:lineRule="auto"/>
              <w:rPr>
                <w:color w:val="auto"/>
                <w:lang w:val="en-GB"/>
              </w:rPr>
            </w:pPr>
            <w:r w:rsidRPr="00785A71">
              <w:rPr>
                <w:color w:val="auto"/>
                <w:lang w:val="en-GB"/>
              </w:rPr>
              <w:t xml:space="preserve">SDG 13: Climate Action </w:t>
            </w:r>
          </w:p>
        </w:tc>
      </w:tr>
      <w:tr w:rsidR="00785A71" w:rsidRPr="00785A71" w14:paraId="41197AD9" w14:textId="77777777" w:rsidTr="00785A71">
        <w:trPr>
          <w:cantSplit/>
          <w:trHeight w:val="280"/>
          <w:jc w:val="center"/>
        </w:trPr>
        <w:tc>
          <w:tcPr>
            <w:tcW w:w="1341" w:type="pct"/>
            <w:shd w:val="clear" w:color="auto" w:fill="auto"/>
          </w:tcPr>
          <w:p w14:paraId="13230472" w14:textId="77777777" w:rsidR="00785A71" w:rsidRPr="00785A71" w:rsidRDefault="00785A71" w:rsidP="00785A71">
            <w:pPr>
              <w:spacing w:line="240" w:lineRule="auto"/>
              <w:rPr>
                <w:b/>
                <w:color w:val="auto"/>
                <w:lang w:val="en-GB"/>
              </w:rPr>
            </w:pPr>
            <w:r w:rsidRPr="00785A71">
              <w:rPr>
                <w:b/>
                <w:color w:val="auto"/>
                <w:lang w:val="en-GB"/>
              </w:rPr>
              <w:t>Data/parameter</w:t>
            </w:r>
          </w:p>
        </w:tc>
        <w:tc>
          <w:tcPr>
            <w:tcW w:w="3659" w:type="pct"/>
            <w:shd w:val="clear" w:color="auto" w:fill="auto"/>
          </w:tcPr>
          <w:p w14:paraId="416E5757" w14:textId="77777777" w:rsidR="00785A71" w:rsidRPr="00785A71" w:rsidRDefault="00785A71" w:rsidP="00785A71">
            <w:pPr>
              <w:spacing w:line="240" w:lineRule="auto"/>
              <w:rPr>
                <w:color w:val="auto"/>
                <w:lang w:val="en-GB"/>
              </w:rPr>
            </w:pPr>
            <w:r w:rsidRPr="00785A71">
              <w:rPr>
                <w:color w:val="auto"/>
                <w:lang w:val="en-GB"/>
              </w:rPr>
              <w:t>GWP</w:t>
            </w:r>
            <w:r w:rsidRPr="00785A71">
              <w:rPr>
                <w:color w:val="auto"/>
                <w:vertAlign w:val="subscript"/>
                <w:lang w:val="en-GB"/>
              </w:rPr>
              <w:t>CH4</w:t>
            </w:r>
          </w:p>
        </w:tc>
      </w:tr>
      <w:tr w:rsidR="00785A71" w:rsidRPr="00785A71" w14:paraId="781CBA17" w14:textId="77777777" w:rsidTr="00785A71">
        <w:trPr>
          <w:cantSplit/>
          <w:trHeight w:val="281"/>
          <w:jc w:val="center"/>
        </w:trPr>
        <w:tc>
          <w:tcPr>
            <w:tcW w:w="1341" w:type="pct"/>
            <w:shd w:val="clear" w:color="auto" w:fill="auto"/>
          </w:tcPr>
          <w:p w14:paraId="098AB34C" w14:textId="77777777" w:rsidR="00785A71" w:rsidRPr="00785A71" w:rsidRDefault="00785A71" w:rsidP="00785A71">
            <w:pPr>
              <w:spacing w:line="240" w:lineRule="auto"/>
              <w:rPr>
                <w:b/>
                <w:color w:val="auto"/>
                <w:lang w:val="en-GB"/>
              </w:rPr>
            </w:pPr>
            <w:r w:rsidRPr="00785A71">
              <w:rPr>
                <w:b/>
                <w:color w:val="auto"/>
                <w:lang w:val="en-GB"/>
              </w:rPr>
              <w:t>Unit</w:t>
            </w:r>
          </w:p>
        </w:tc>
        <w:tc>
          <w:tcPr>
            <w:tcW w:w="3659" w:type="pct"/>
            <w:shd w:val="clear" w:color="auto" w:fill="auto"/>
          </w:tcPr>
          <w:p w14:paraId="290D23A2" w14:textId="77777777" w:rsidR="00785A71" w:rsidRPr="00785A71" w:rsidRDefault="00785A71" w:rsidP="00785A71">
            <w:pPr>
              <w:spacing w:line="240" w:lineRule="auto"/>
              <w:rPr>
                <w:color w:val="auto"/>
                <w:lang w:val="en-GB"/>
              </w:rPr>
            </w:pPr>
            <w:r w:rsidRPr="00785A71">
              <w:rPr>
                <w:color w:val="auto"/>
                <w:lang w:val="en-GB"/>
              </w:rPr>
              <w:t>t CO</w:t>
            </w:r>
            <w:r w:rsidRPr="00785A71">
              <w:rPr>
                <w:color w:val="auto"/>
                <w:vertAlign w:val="subscript"/>
                <w:lang w:val="en-GB"/>
              </w:rPr>
              <w:t>2</w:t>
            </w:r>
            <w:r w:rsidRPr="00785A71">
              <w:rPr>
                <w:color w:val="auto"/>
                <w:lang w:val="en-GB"/>
              </w:rPr>
              <w:t>e/t CH</w:t>
            </w:r>
            <w:r w:rsidRPr="00785A71">
              <w:rPr>
                <w:color w:val="auto"/>
                <w:vertAlign w:val="subscript"/>
                <w:lang w:val="en-GB"/>
              </w:rPr>
              <w:t>4</w:t>
            </w:r>
          </w:p>
        </w:tc>
      </w:tr>
      <w:tr w:rsidR="00785A71" w:rsidRPr="00785A71" w14:paraId="3365D9D6" w14:textId="77777777" w:rsidTr="00785A71">
        <w:trPr>
          <w:cantSplit/>
          <w:trHeight w:val="280"/>
          <w:jc w:val="center"/>
        </w:trPr>
        <w:tc>
          <w:tcPr>
            <w:tcW w:w="1341" w:type="pct"/>
            <w:shd w:val="clear" w:color="auto" w:fill="auto"/>
          </w:tcPr>
          <w:p w14:paraId="011C060F" w14:textId="77777777" w:rsidR="00785A71" w:rsidRPr="00785A71" w:rsidRDefault="00785A71" w:rsidP="00785A71">
            <w:pPr>
              <w:spacing w:line="240" w:lineRule="auto"/>
              <w:rPr>
                <w:b/>
                <w:color w:val="auto"/>
                <w:lang w:val="en-GB"/>
              </w:rPr>
            </w:pPr>
            <w:r w:rsidRPr="00785A71">
              <w:rPr>
                <w:b/>
                <w:color w:val="auto"/>
                <w:lang w:val="en-GB"/>
              </w:rPr>
              <w:t>Description</w:t>
            </w:r>
          </w:p>
        </w:tc>
        <w:tc>
          <w:tcPr>
            <w:tcW w:w="3659" w:type="pct"/>
            <w:shd w:val="clear" w:color="auto" w:fill="auto"/>
          </w:tcPr>
          <w:p w14:paraId="2B21311C" w14:textId="77777777" w:rsidR="00785A71" w:rsidRPr="00785A71" w:rsidRDefault="00785A71" w:rsidP="00785A71">
            <w:pPr>
              <w:spacing w:line="240" w:lineRule="auto"/>
              <w:rPr>
                <w:color w:val="auto"/>
                <w:lang w:val="en-GB"/>
              </w:rPr>
            </w:pPr>
            <w:r w:rsidRPr="00785A71">
              <w:rPr>
                <w:color w:val="auto"/>
                <w:lang w:val="en-GB"/>
              </w:rPr>
              <w:t>Global Warming Potential of methane</w:t>
            </w:r>
          </w:p>
        </w:tc>
      </w:tr>
      <w:tr w:rsidR="00785A71" w:rsidRPr="00785A71" w14:paraId="2DADC112" w14:textId="77777777" w:rsidTr="00785A71">
        <w:trPr>
          <w:cantSplit/>
          <w:trHeight w:val="281"/>
          <w:jc w:val="center"/>
        </w:trPr>
        <w:tc>
          <w:tcPr>
            <w:tcW w:w="1341" w:type="pct"/>
            <w:shd w:val="clear" w:color="auto" w:fill="auto"/>
          </w:tcPr>
          <w:p w14:paraId="6562C3D7" w14:textId="77777777" w:rsidR="00785A71" w:rsidRPr="00785A71" w:rsidRDefault="00785A71" w:rsidP="00785A71">
            <w:pPr>
              <w:spacing w:line="240" w:lineRule="auto"/>
              <w:rPr>
                <w:b/>
                <w:color w:val="auto"/>
                <w:lang w:val="en-GB"/>
              </w:rPr>
            </w:pPr>
            <w:r w:rsidRPr="00785A71">
              <w:rPr>
                <w:b/>
                <w:color w:val="auto"/>
                <w:lang w:val="en-GB"/>
              </w:rPr>
              <w:t>Source of data</w:t>
            </w:r>
          </w:p>
        </w:tc>
        <w:tc>
          <w:tcPr>
            <w:tcW w:w="3659" w:type="pct"/>
            <w:shd w:val="clear" w:color="auto" w:fill="auto"/>
          </w:tcPr>
          <w:p w14:paraId="18FFF02E" w14:textId="77777777" w:rsidR="00785A71" w:rsidRPr="00785A71" w:rsidRDefault="00785A71" w:rsidP="00785A71">
            <w:pPr>
              <w:spacing w:line="240" w:lineRule="auto"/>
              <w:rPr>
                <w:color w:val="auto"/>
                <w:lang w:val="en-GB"/>
              </w:rPr>
            </w:pPr>
            <w:r w:rsidRPr="00785A71">
              <w:rPr>
                <w:color w:val="auto"/>
                <w:lang w:val="en-GB"/>
              </w:rPr>
              <w:t>IPCC</w:t>
            </w:r>
          </w:p>
        </w:tc>
      </w:tr>
      <w:tr w:rsidR="00785A71" w:rsidRPr="00785A71" w14:paraId="0535E16E" w14:textId="77777777" w:rsidTr="00785A71">
        <w:trPr>
          <w:cantSplit/>
          <w:trHeight w:val="281"/>
          <w:jc w:val="center"/>
        </w:trPr>
        <w:tc>
          <w:tcPr>
            <w:tcW w:w="1341" w:type="pct"/>
            <w:shd w:val="clear" w:color="auto" w:fill="auto"/>
          </w:tcPr>
          <w:p w14:paraId="7DD49764" w14:textId="77777777" w:rsidR="00785A71" w:rsidRPr="00785A71" w:rsidRDefault="00785A71" w:rsidP="00785A71">
            <w:pPr>
              <w:spacing w:line="240" w:lineRule="auto"/>
              <w:rPr>
                <w:b/>
                <w:color w:val="auto"/>
                <w:lang w:val="en-GB"/>
              </w:rPr>
            </w:pPr>
            <w:r w:rsidRPr="00785A71">
              <w:rPr>
                <w:b/>
                <w:color w:val="auto"/>
                <w:lang w:val="en-GB"/>
              </w:rPr>
              <w:t>Value(s) applied</w:t>
            </w:r>
          </w:p>
        </w:tc>
        <w:tc>
          <w:tcPr>
            <w:tcW w:w="3659" w:type="pct"/>
            <w:shd w:val="clear" w:color="auto" w:fill="auto"/>
          </w:tcPr>
          <w:p w14:paraId="5FC0DEF2" w14:textId="77777777" w:rsidR="00785A71" w:rsidRPr="00785A71" w:rsidRDefault="00785A71" w:rsidP="00785A71">
            <w:pPr>
              <w:spacing w:line="240" w:lineRule="auto"/>
              <w:rPr>
                <w:color w:val="auto"/>
                <w:lang w:val="en-GB"/>
              </w:rPr>
            </w:pPr>
            <w:r w:rsidRPr="00785A71">
              <w:rPr>
                <w:color w:val="auto"/>
                <w:lang w:val="en-GB"/>
              </w:rPr>
              <w:t>25</w:t>
            </w:r>
          </w:p>
        </w:tc>
      </w:tr>
      <w:tr w:rsidR="00785A71" w:rsidRPr="00785A71" w14:paraId="6F47E6BD" w14:textId="77777777" w:rsidTr="00785A71">
        <w:trPr>
          <w:cantSplit/>
          <w:jc w:val="center"/>
        </w:trPr>
        <w:tc>
          <w:tcPr>
            <w:tcW w:w="1341" w:type="pct"/>
            <w:shd w:val="clear" w:color="auto" w:fill="auto"/>
          </w:tcPr>
          <w:p w14:paraId="7F15E192" w14:textId="77777777" w:rsidR="00785A71" w:rsidRPr="00785A71" w:rsidRDefault="00785A71" w:rsidP="00785A71">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057B891E" w14:textId="77777777" w:rsidR="00785A71" w:rsidRPr="00785A71" w:rsidRDefault="00785A71" w:rsidP="00785A71">
            <w:pPr>
              <w:spacing w:line="240" w:lineRule="auto"/>
              <w:rPr>
                <w:color w:val="auto"/>
                <w:lang w:val="en-GB"/>
              </w:rPr>
            </w:pPr>
            <w:r w:rsidRPr="00785A71">
              <w:rPr>
                <w:color w:val="auto"/>
                <w:lang w:val="en-GB"/>
              </w:rPr>
              <w:t>Applicable for 2</w:t>
            </w:r>
            <w:r w:rsidRPr="00785A71">
              <w:rPr>
                <w:color w:val="auto"/>
                <w:vertAlign w:val="superscript"/>
                <w:lang w:val="en-GB"/>
              </w:rPr>
              <w:t>nd</w:t>
            </w:r>
            <w:r w:rsidRPr="00785A71">
              <w:rPr>
                <w:color w:val="auto"/>
                <w:lang w:val="en-GB"/>
              </w:rPr>
              <w:t xml:space="preserve"> commitment period as per IPCC guideline </w:t>
            </w:r>
          </w:p>
        </w:tc>
      </w:tr>
      <w:tr w:rsidR="00785A71" w:rsidRPr="00785A71" w14:paraId="43CA8376" w14:textId="77777777" w:rsidTr="00785A71">
        <w:trPr>
          <w:cantSplit/>
          <w:trHeight w:val="248"/>
          <w:jc w:val="center"/>
        </w:trPr>
        <w:tc>
          <w:tcPr>
            <w:tcW w:w="1341" w:type="pct"/>
            <w:shd w:val="clear" w:color="auto" w:fill="auto"/>
          </w:tcPr>
          <w:p w14:paraId="346BCC42" w14:textId="77777777" w:rsidR="00785A71" w:rsidRPr="00785A71" w:rsidRDefault="00785A71" w:rsidP="00785A71">
            <w:pPr>
              <w:spacing w:line="240" w:lineRule="auto"/>
              <w:rPr>
                <w:b/>
                <w:color w:val="auto"/>
                <w:lang w:val="en-GB"/>
              </w:rPr>
            </w:pPr>
            <w:r w:rsidRPr="00785A71">
              <w:rPr>
                <w:b/>
                <w:color w:val="auto"/>
                <w:lang w:val="en-GB"/>
              </w:rPr>
              <w:t>Purpose of data</w:t>
            </w:r>
          </w:p>
        </w:tc>
        <w:tc>
          <w:tcPr>
            <w:tcW w:w="3659" w:type="pct"/>
            <w:shd w:val="clear" w:color="auto" w:fill="auto"/>
          </w:tcPr>
          <w:p w14:paraId="2687D386" w14:textId="77777777" w:rsidR="00785A71" w:rsidRPr="00785A71" w:rsidRDefault="00785A71" w:rsidP="00785A71">
            <w:pPr>
              <w:spacing w:line="240" w:lineRule="auto"/>
              <w:rPr>
                <w:color w:val="auto"/>
                <w:lang w:val="en-GB"/>
              </w:rPr>
            </w:pPr>
            <w:r w:rsidRPr="00785A71">
              <w:rPr>
                <w:color w:val="auto"/>
                <w:lang w:val="en-GB"/>
              </w:rPr>
              <w:t xml:space="preserve">Calculation of baseline and project emission. </w:t>
            </w:r>
          </w:p>
        </w:tc>
      </w:tr>
      <w:tr w:rsidR="00785A71" w:rsidRPr="00785A71" w14:paraId="4BB98E55" w14:textId="77777777" w:rsidTr="00785A71">
        <w:trPr>
          <w:cantSplit/>
          <w:trHeight w:val="249"/>
          <w:jc w:val="center"/>
        </w:trPr>
        <w:tc>
          <w:tcPr>
            <w:tcW w:w="1341" w:type="pct"/>
            <w:shd w:val="clear" w:color="auto" w:fill="auto"/>
          </w:tcPr>
          <w:p w14:paraId="4B222028" w14:textId="77777777" w:rsidR="00785A71" w:rsidRPr="00785A71" w:rsidRDefault="00785A71" w:rsidP="00785A71">
            <w:pPr>
              <w:spacing w:line="240" w:lineRule="auto"/>
              <w:rPr>
                <w:b/>
                <w:color w:val="auto"/>
                <w:lang w:val="en-GB"/>
              </w:rPr>
            </w:pPr>
            <w:r w:rsidRPr="00785A71">
              <w:rPr>
                <w:b/>
                <w:color w:val="auto"/>
                <w:lang w:val="en-GB"/>
              </w:rPr>
              <w:t>Additional comment</w:t>
            </w:r>
          </w:p>
        </w:tc>
        <w:tc>
          <w:tcPr>
            <w:tcW w:w="3659" w:type="pct"/>
            <w:shd w:val="clear" w:color="auto" w:fill="auto"/>
          </w:tcPr>
          <w:p w14:paraId="773873A6" w14:textId="77777777" w:rsidR="00785A71" w:rsidRPr="00785A71" w:rsidRDefault="00785A71" w:rsidP="00785A71">
            <w:pPr>
              <w:spacing w:line="240" w:lineRule="auto"/>
              <w:rPr>
                <w:color w:val="auto"/>
                <w:lang w:val="en-GB"/>
              </w:rPr>
            </w:pPr>
            <w:r w:rsidRPr="00785A71">
              <w:rPr>
                <w:color w:val="auto"/>
                <w:lang w:val="en-GB"/>
              </w:rPr>
              <w:t xml:space="preserve">Fixed ex-ante </w:t>
            </w:r>
          </w:p>
        </w:tc>
      </w:tr>
    </w:tbl>
    <w:p w14:paraId="2896236E" w14:textId="77777777" w:rsidR="00785A71" w:rsidRPr="00785A71" w:rsidRDefault="00785A71" w:rsidP="00785A71">
      <w:pPr>
        <w:spacing w:line="240" w:lineRule="auto"/>
        <w:rPr>
          <w:iCs/>
          <w:color w:val="auto"/>
        </w:rPr>
      </w:pPr>
    </w:p>
    <w:p w14:paraId="22D9F08E" w14:textId="77777777" w:rsidR="00785A71" w:rsidRPr="00785A71" w:rsidRDefault="00785A71" w:rsidP="00785A71">
      <w:pPr>
        <w:spacing w:line="240" w:lineRule="auto"/>
        <w:rPr>
          <w:b/>
          <w:iCs/>
          <w:color w:val="auto"/>
        </w:rPr>
      </w:pPr>
      <w:r w:rsidRPr="00785A71">
        <w:rPr>
          <w:b/>
          <w:iCs/>
          <w:color w:val="auto"/>
        </w:rPr>
        <w:t xml:space="preserve">Table </w:t>
      </w:r>
      <w:r>
        <w:rPr>
          <w:b/>
          <w:iCs/>
          <w:color w:val="auto"/>
        </w:rPr>
        <w:t>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582"/>
        <w:gridCol w:w="7047"/>
      </w:tblGrid>
      <w:tr w:rsidR="00785A71" w:rsidRPr="00785A71" w14:paraId="2C04872A" w14:textId="77777777" w:rsidTr="00785A71">
        <w:trPr>
          <w:cantSplit/>
          <w:trHeight w:val="280"/>
          <w:jc w:val="center"/>
        </w:trPr>
        <w:tc>
          <w:tcPr>
            <w:tcW w:w="1341" w:type="pct"/>
            <w:shd w:val="clear" w:color="auto" w:fill="auto"/>
          </w:tcPr>
          <w:p w14:paraId="1DEE36E7" w14:textId="77777777" w:rsidR="00785A71" w:rsidRPr="00785A71" w:rsidRDefault="00785A71" w:rsidP="00785A71">
            <w:pPr>
              <w:spacing w:line="240" w:lineRule="auto"/>
              <w:rPr>
                <w:b/>
                <w:color w:val="auto"/>
                <w:lang w:val="en-GB"/>
              </w:rPr>
            </w:pPr>
            <w:r w:rsidRPr="00785A71">
              <w:rPr>
                <w:b/>
                <w:color w:val="auto"/>
                <w:lang w:val="en-GB"/>
              </w:rPr>
              <w:t>Relevant SDG Indicator</w:t>
            </w:r>
          </w:p>
        </w:tc>
        <w:tc>
          <w:tcPr>
            <w:tcW w:w="3659" w:type="pct"/>
            <w:shd w:val="clear" w:color="auto" w:fill="auto"/>
          </w:tcPr>
          <w:p w14:paraId="56BD020D" w14:textId="77777777" w:rsidR="00785A71" w:rsidRPr="00785A71" w:rsidRDefault="00785A71" w:rsidP="00785A71">
            <w:pPr>
              <w:spacing w:line="240" w:lineRule="auto"/>
              <w:rPr>
                <w:color w:val="auto"/>
                <w:lang w:val="en-GB"/>
              </w:rPr>
            </w:pPr>
            <w:r w:rsidRPr="00785A71">
              <w:rPr>
                <w:color w:val="auto"/>
                <w:lang w:val="en-GB"/>
              </w:rPr>
              <w:t xml:space="preserve">SDG 13: Climate Action </w:t>
            </w:r>
          </w:p>
        </w:tc>
      </w:tr>
      <w:tr w:rsidR="00785A71" w:rsidRPr="00785A71" w14:paraId="7E76DE08" w14:textId="77777777" w:rsidTr="00785A71">
        <w:trPr>
          <w:cantSplit/>
          <w:trHeight w:val="280"/>
          <w:jc w:val="center"/>
        </w:trPr>
        <w:tc>
          <w:tcPr>
            <w:tcW w:w="1341" w:type="pct"/>
            <w:shd w:val="clear" w:color="auto" w:fill="auto"/>
          </w:tcPr>
          <w:p w14:paraId="44C212F3" w14:textId="77777777" w:rsidR="00785A71" w:rsidRPr="00785A71" w:rsidRDefault="00785A71" w:rsidP="00785A71">
            <w:pPr>
              <w:spacing w:line="240" w:lineRule="auto"/>
              <w:rPr>
                <w:b/>
                <w:color w:val="auto"/>
                <w:lang w:val="en-GB"/>
              </w:rPr>
            </w:pPr>
            <w:r w:rsidRPr="00785A71">
              <w:rPr>
                <w:b/>
                <w:color w:val="auto"/>
                <w:lang w:val="en-GB"/>
              </w:rPr>
              <w:t>Data/parameter</w:t>
            </w:r>
          </w:p>
        </w:tc>
        <w:tc>
          <w:tcPr>
            <w:tcW w:w="3659" w:type="pct"/>
            <w:shd w:val="clear" w:color="auto" w:fill="auto"/>
          </w:tcPr>
          <w:p w14:paraId="645DD30F" w14:textId="77777777" w:rsidR="00785A71" w:rsidRPr="00785A71" w:rsidRDefault="00785A71" w:rsidP="00785A71">
            <w:pPr>
              <w:spacing w:line="240" w:lineRule="auto"/>
              <w:rPr>
                <w:color w:val="auto"/>
                <w:lang w:val="en-GB"/>
              </w:rPr>
            </w:pPr>
            <w:r w:rsidRPr="00785A71">
              <w:rPr>
                <w:color w:val="auto"/>
                <w:lang w:val="en-GB"/>
              </w:rPr>
              <w:t>GWP</w:t>
            </w:r>
            <w:r w:rsidRPr="00785A71">
              <w:rPr>
                <w:color w:val="auto"/>
                <w:vertAlign w:val="subscript"/>
                <w:lang w:val="en-GB"/>
              </w:rPr>
              <w:t>N2O</w:t>
            </w:r>
          </w:p>
        </w:tc>
      </w:tr>
      <w:tr w:rsidR="00785A71" w:rsidRPr="00785A71" w14:paraId="27120D6B" w14:textId="77777777" w:rsidTr="00785A71">
        <w:trPr>
          <w:cantSplit/>
          <w:trHeight w:val="281"/>
          <w:jc w:val="center"/>
        </w:trPr>
        <w:tc>
          <w:tcPr>
            <w:tcW w:w="1341" w:type="pct"/>
            <w:shd w:val="clear" w:color="auto" w:fill="auto"/>
          </w:tcPr>
          <w:p w14:paraId="3130D537" w14:textId="77777777" w:rsidR="00785A71" w:rsidRPr="00785A71" w:rsidRDefault="00785A71" w:rsidP="00785A71">
            <w:pPr>
              <w:spacing w:line="240" w:lineRule="auto"/>
              <w:rPr>
                <w:b/>
                <w:color w:val="auto"/>
                <w:lang w:val="en-GB"/>
              </w:rPr>
            </w:pPr>
            <w:r w:rsidRPr="00785A71">
              <w:rPr>
                <w:b/>
                <w:color w:val="auto"/>
                <w:lang w:val="en-GB"/>
              </w:rPr>
              <w:lastRenderedPageBreak/>
              <w:t>Unit</w:t>
            </w:r>
          </w:p>
        </w:tc>
        <w:tc>
          <w:tcPr>
            <w:tcW w:w="3659" w:type="pct"/>
            <w:shd w:val="clear" w:color="auto" w:fill="auto"/>
          </w:tcPr>
          <w:p w14:paraId="39705FA5" w14:textId="77777777" w:rsidR="00785A71" w:rsidRPr="00785A71" w:rsidRDefault="00785A71" w:rsidP="00785A71">
            <w:pPr>
              <w:spacing w:line="240" w:lineRule="auto"/>
              <w:rPr>
                <w:color w:val="auto"/>
                <w:lang w:val="en-GB"/>
              </w:rPr>
            </w:pPr>
            <w:r w:rsidRPr="00785A71">
              <w:rPr>
                <w:color w:val="auto"/>
                <w:lang w:val="en-GB"/>
              </w:rPr>
              <w:t>t CO</w:t>
            </w:r>
            <w:r w:rsidRPr="00785A71">
              <w:rPr>
                <w:color w:val="auto"/>
                <w:vertAlign w:val="subscript"/>
                <w:lang w:val="en-GB"/>
              </w:rPr>
              <w:t>2</w:t>
            </w:r>
            <w:r w:rsidRPr="00785A71">
              <w:rPr>
                <w:color w:val="auto"/>
                <w:lang w:val="en-GB"/>
              </w:rPr>
              <w:t>e/t N</w:t>
            </w:r>
            <w:r w:rsidRPr="00785A71">
              <w:rPr>
                <w:color w:val="auto"/>
                <w:vertAlign w:val="subscript"/>
                <w:lang w:val="en-GB"/>
              </w:rPr>
              <w:t>2</w:t>
            </w:r>
            <w:r w:rsidRPr="00785A71">
              <w:rPr>
                <w:color w:val="auto"/>
                <w:lang w:val="en-GB"/>
              </w:rPr>
              <w:t>O</w:t>
            </w:r>
          </w:p>
        </w:tc>
      </w:tr>
      <w:tr w:rsidR="00785A71" w:rsidRPr="00785A71" w14:paraId="45E8C429" w14:textId="77777777" w:rsidTr="00785A71">
        <w:trPr>
          <w:cantSplit/>
          <w:trHeight w:val="280"/>
          <w:jc w:val="center"/>
        </w:trPr>
        <w:tc>
          <w:tcPr>
            <w:tcW w:w="1341" w:type="pct"/>
            <w:shd w:val="clear" w:color="auto" w:fill="auto"/>
          </w:tcPr>
          <w:p w14:paraId="7A99787E" w14:textId="77777777" w:rsidR="00785A71" w:rsidRPr="00785A71" w:rsidRDefault="00785A71" w:rsidP="00785A71">
            <w:pPr>
              <w:spacing w:line="240" w:lineRule="auto"/>
              <w:rPr>
                <w:b/>
                <w:color w:val="auto"/>
                <w:lang w:val="en-GB"/>
              </w:rPr>
            </w:pPr>
            <w:r w:rsidRPr="00785A71">
              <w:rPr>
                <w:b/>
                <w:color w:val="auto"/>
                <w:lang w:val="en-GB"/>
              </w:rPr>
              <w:t>Description</w:t>
            </w:r>
          </w:p>
        </w:tc>
        <w:tc>
          <w:tcPr>
            <w:tcW w:w="3659" w:type="pct"/>
            <w:shd w:val="clear" w:color="auto" w:fill="auto"/>
          </w:tcPr>
          <w:p w14:paraId="6CB06392" w14:textId="77777777" w:rsidR="00785A71" w:rsidRPr="00785A71" w:rsidRDefault="00785A71" w:rsidP="00785A71">
            <w:pPr>
              <w:spacing w:line="240" w:lineRule="auto"/>
              <w:rPr>
                <w:color w:val="auto"/>
                <w:lang w:val="en-GB"/>
              </w:rPr>
            </w:pPr>
            <w:r w:rsidRPr="00785A71">
              <w:rPr>
                <w:color w:val="auto"/>
                <w:lang w:val="en-GB"/>
              </w:rPr>
              <w:t xml:space="preserve">Global Warming Potential </w:t>
            </w:r>
            <w:proofErr w:type="gramStart"/>
            <w:r w:rsidRPr="00785A71">
              <w:rPr>
                <w:color w:val="auto"/>
                <w:lang w:val="en-GB"/>
              </w:rPr>
              <w:t>of  nitrous</w:t>
            </w:r>
            <w:proofErr w:type="gramEnd"/>
            <w:r w:rsidRPr="00785A71">
              <w:rPr>
                <w:color w:val="auto"/>
                <w:lang w:val="en-GB"/>
              </w:rPr>
              <w:t xml:space="preserve"> oxide.</w:t>
            </w:r>
          </w:p>
        </w:tc>
      </w:tr>
      <w:tr w:rsidR="00785A71" w:rsidRPr="00785A71" w14:paraId="3A26585C" w14:textId="77777777" w:rsidTr="00785A71">
        <w:trPr>
          <w:cantSplit/>
          <w:trHeight w:val="281"/>
          <w:jc w:val="center"/>
        </w:trPr>
        <w:tc>
          <w:tcPr>
            <w:tcW w:w="1341" w:type="pct"/>
            <w:shd w:val="clear" w:color="auto" w:fill="auto"/>
          </w:tcPr>
          <w:p w14:paraId="0DBA36EF" w14:textId="77777777" w:rsidR="00785A71" w:rsidRPr="00785A71" w:rsidRDefault="00785A71" w:rsidP="00785A71">
            <w:pPr>
              <w:spacing w:line="240" w:lineRule="auto"/>
              <w:rPr>
                <w:b/>
                <w:color w:val="auto"/>
                <w:lang w:val="en-GB"/>
              </w:rPr>
            </w:pPr>
            <w:r w:rsidRPr="00785A71">
              <w:rPr>
                <w:b/>
                <w:color w:val="auto"/>
                <w:lang w:val="en-GB"/>
              </w:rPr>
              <w:t>Source of data</w:t>
            </w:r>
          </w:p>
        </w:tc>
        <w:tc>
          <w:tcPr>
            <w:tcW w:w="3659" w:type="pct"/>
            <w:shd w:val="clear" w:color="auto" w:fill="auto"/>
          </w:tcPr>
          <w:p w14:paraId="3BDA20BA" w14:textId="77777777" w:rsidR="00785A71" w:rsidRPr="00785A71" w:rsidRDefault="00785A71" w:rsidP="00785A71">
            <w:pPr>
              <w:spacing w:line="240" w:lineRule="auto"/>
              <w:rPr>
                <w:color w:val="auto"/>
                <w:lang w:val="en-GB"/>
              </w:rPr>
            </w:pPr>
            <w:r w:rsidRPr="00785A71">
              <w:rPr>
                <w:color w:val="auto"/>
                <w:lang w:val="en-GB"/>
              </w:rPr>
              <w:t>IPCC</w:t>
            </w:r>
          </w:p>
        </w:tc>
      </w:tr>
      <w:tr w:rsidR="00785A71" w:rsidRPr="00785A71" w14:paraId="5E259FE3" w14:textId="77777777" w:rsidTr="00785A71">
        <w:trPr>
          <w:cantSplit/>
          <w:trHeight w:val="281"/>
          <w:jc w:val="center"/>
        </w:trPr>
        <w:tc>
          <w:tcPr>
            <w:tcW w:w="1341" w:type="pct"/>
            <w:shd w:val="clear" w:color="auto" w:fill="auto"/>
          </w:tcPr>
          <w:p w14:paraId="6C18A4A0" w14:textId="77777777" w:rsidR="00785A71" w:rsidRPr="00785A71" w:rsidRDefault="00785A71" w:rsidP="00785A71">
            <w:pPr>
              <w:spacing w:line="240" w:lineRule="auto"/>
              <w:rPr>
                <w:b/>
                <w:color w:val="auto"/>
                <w:lang w:val="en-GB"/>
              </w:rPr>
            </w:pPr>
            <w:r w:rsidRPr="00785A71">
              <w:rPr>
                <w:b/>
                <w:color w:val="auto"/>
                <w:lang w:val="en-GB"/>
              </w:rPr>
              <w:t>Value(s) applied</w:t>
            </w:r>
          </w:p>
        </w:tc>
        <w:tc>
          <w:tcPr>
            <w:tcW w:w="3659" w:type="pct"/>
            <w:shd w:val="clear" w:color="auto" w:fill="auto"/>
          </w:tcPr>
          <w:p w14:paraId="08707ADA" w14:textId="77777777" w:rsidR="00785A71" w:rsidRPr="00785A71" w:rsidRDefault="00785A71" w:rsidP="00785A71">
            <w:pPr>
              <w:spacing w:line="240" w:lineRule="auto"/>
              <w:rPr>
                <w:color w:val="auto"/>
                <w:lang w:val="en-GB"/>
              </w:rPr>
            </w:pPr>
            <w:r w:rsidRPr="00785A71">
              <w:rPr>
                <w:color w:val="auto"/>
                <w:lang w:val="en-GB"/>
              </w:rPr>
              <w:t>298</w:t>
            </w:r>
          </w:p>
        </w:tc>
      </w:tr>
      <w:tr w:rsidR="00785A71" w:rsidRPr="00785A71" w14:paraId="69EDE18A" w14:textId="77777777" w:rsidTr="00785A71">
        <w:trPr>
          <w:cantSplit/>
          <w:jc w:val="center"/>
        </w:trPr>
        <w:tc>
          <w:tcPr>
            <w:tcW w:w="1341" w:type="pct"/>
            <w:shd w:val="clear" w:color="auto" w:fill="auto"/>
          </w:tcPr>
          <w:p w14:paraId="6473A520" w14:textId="77777777" w:rsidR="00785A71" w:rsidRPr="00785A71" w:rsidRDefault="00785A71" w:rsidP="00785A71">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4392986A" w14:textId="77777777" w:rsidR="00785A71" w:rsidRPr="00785A71" w:rsidRDefault="00785A71" w:rsidP="00785A71">
            <w:pPr>
              <w:spacing w:line="240" w:lineRule="auto"/>
              <w:rPr>
                <w:color w:val="auto"/>
                <w:lang w:val="en-GB"/>
              </w:rPr>
            </w:pPr>
            <w:r w:rsidRPr="00785A71">
              <w:rPr>
                <w:color w:val="auto"/>
                <w:lang w:val="en-GB"/>
              </w:rPr>
              <w:t>Applicable for 2</w:t>
            </w:r>
            <w:r w:rsidRPr="00785A71">
              <w:rPr>
                <w:color w:val="auto"/>
                <w:vertAlign w:val="superscript"/>
                <w:lang w:val="en-GB"/>
              </w:rPr>
              <w:t>nd</w:t>
            </w:r>
            <w:r w:rsidRPr="00785A71">
              <w:rPr>
                <w:color w:val="auto"/>
                <w:lang w:val="en-GB"/>
              </w:rPr>
              <w:t xml:space="preserve"> commitment period as per IPCC guideline </w:t>
            </w:r>
          </w:p>
        </w:tc>
      </w:tr>
      <w:tr w:rsidR="00785A71" w:rsidRPr="00785A71" w14:paraId="2440E672" w14:textId="77777777" w:rsidTr="00785A71">
        <w:trPr>
          <w:cantSplit/>
          <w:trHeight w:val="248"/>
          <w:jc w:val="center"/>
        </w:trPr>
        <w:tc>
          <w:tcPr>
            <w:tcW w:w="1341" w:type="pct"/>
            <w:shd w:val="clear" w:color="auto" w:fill="auto"/>
          </w:tcPr>
          <w:p w14:paraId="65F24C76" w14:textId="77777777" w:rsidR="00785A71" w:rsidRPr="00785A71" w:rsidRDefault="00785A71" w:rsidP="00785A71">
            <w:pPr>
              <w:spacing w:line="240" w:lineRule="auto"/>
              <w:rPr>
                <w:b/>
                <w:color w:val="auto"/>
                <w:lang w:val="en-GB"/>
              </w:rPr>
            </w:pPr>
            <w:r w:rsidRPr="00785A71">
              <w:rPr>
                <w:b/>
                <w:color w:val="auto"/>
                <w:lang w:val="en-GB"/>
              </w:rPr>
              <w:t>Purpose of data</w:t>
            </w:r>
          </w:p>
        </w:tc>
        <w:tc>
          <w:tcPr>
            <w:tcW w:w="3659" w:type="pct"/>
            <w:shd w:val="clear" w:color="auto" w:fill="auto"/>
          </w:tcPr>
          <w:p w14:paraId="1B6C4933" w14:textId="77777777" w:rsidR="00785A71" w:rsidRPr="00785A71" w:rsidRDefault="00785A71" w:rsidP="00785A71">
            <w:pPr>
              <w:spacing w:line="240" w:lineRule="auto"/>
              <w:rPr>
                <w:color w:val="auto"/>
                <w:lang w:val="en-GB"/>
              </w:rPr>
            </w:pPr>
            <w:r w:rsidRPr="00785A71">
              <w:rPr>
                <w:color w:val="auto"/>
                <w:lang w:val="en-GB"/>
              </w:rPr>
              <w:t xml:space="preserve">Calculation of baseline and project emission. </w:t>
            </w:r>
          </w:p>
        </w:tc>
      </w:tr>
      <w:tr w:rsidR="00785A71" w:rsidRPr="00785A71" w14:paraId="0B7CCE2C" w14:textId="77777777" w:rsidTr="00785A71">
        <w:trPr>
          <w:cantSplit/>
          <w:trHeight w:val="249"/>
          <w:jc w:val="center"/>
        </w:trPr>
        <w:tc>
          <w:tcPr>
            <w:tcW w:w="1341" w:type="pct"/>
            <w:shd w:val="clear" w:color="auto" w:fill="auto"/>
          </w:tcPr>
          <w:p w14:paraId="68D570BD" w14:textId="77777777" w:rsidR="00785A71" w:rsidRPr="00785A71" w:rsidRDefault="00785A71" w:rsidP="00785A71">
            <w:pPr>
              <w:spacing w:line="240" w:lineRule="auto"/>
              <w:rPr>
                <w:b/>
                <w:color w:val="auto"/>
                <w:lang w:val="en-GB"/>
              </w:rPr>
            </w:pPr>
            <w:r w:rsidRPr="00785A71">
              <w:rPr>
                <w:b/>
                <w:color w:val="auto"/>
                <w:lang w:val="en-GB"/>
              </w:rPr>
              <w:t>Additional comment</w:t>
            </w:r>
          </w:p>
        </w:tc>
        <w:tc>
          <w:tcPr>
            <w:tcW w:w="3659" w:type="pct"/>
            <w:shd w:val="clear" w:color="auto" w:fill="auto"/>
          </w:tcPr>
          <w:p w14:paraId="5F52EDE2" w14:textId="77777777" w:rsidR="00785A71" w:rsidRPr="00785A71" w:rsidRDefault="00785A71" w:rsidP="00785A71">
            <w:pPr>
              <w:spacing w:line="240" w:lineRule="auto"/>
              <w:rPr>
                <w:color w:val="auto"/>
                <w:lang w:val="en-GB"/>
              </w:rPr>
            </w:pPr>
            <w:r w:rsidRPr="00785A71">
              <w:rPr>
                <w:color w:val="auto"/>
                <w:lang w:val="en-GB"/>
              </w:rPr>
              <w:t xml:space="preserve">Fixed ex-ante </w:t>
            </w:r>
          </w:p>
        </w:tc>
      </w:tr>
    </w:tbl>
    <w:p w14:paraId="4DFE2402" w14:textId="77777777" w:rsidR="00785A71" w:rsidRPr="00785A71" w:rsidRDefault="00785A71" w:rsidP="00785A71">
      <w:pPr>
        <w:spacing w:line="240" w:lineRule="auto"/>
        <w:rPr>
          <w:iCs/>
          <w:color w:val="auto"/>
        </w:rPr>
      </w:pPr>
    </w:p>
    <w:p w14:paraId="29B83925" w14:textId="77777777" w:rsidR="00785A71" w:rsidRPr="00785A71" w:rsidRDefault="00785A71" w:rsidP="00785A71">
      <w:pPr>
        <w:spacing w:line="240" w:lineRule="auto"/>
        <w:rPr>
          <w:b/>
          <w:iCs/>
          <w:color w:val="auto"/>
        </w:rPr>
      </w:pPr>
      <w:r w:rsidRPr="00785A71">
        <w:rPr>
          <w:b/>
          <w:iCs/>
          <w:color w:val="auto"/>
        </w:rPr>
        <w:t>Table 1</w:t>
      </w:r>
      <w:r>
        <w:rPr>
          <w:b/>
          <w:iCs/>
          <w:color w:val="auto"/>
        </w:rPr>
        <w:t>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bottom w:w="20" w:type="dxa"/>
        </w:tblCellMar>
        <w:tblLook w:val="00E0" w:firstRow="1" w:lastRow="1" w:firstColumn="1" w:lastColumn="0" w:noHBand="0" w:noVBand="0"/>
      </w:tblPr>
      <w:tblGrid>
        <w:gridCol w:w="2567"/>
        <w:gridCol w:w="7062"/>
      </w:tblGrid>
      <w:tr w:rsidR="00785A71" w:rsidRPr="00785A71" w14:paraId="6760B494" w14:textId="77777777" w:rsidTr="00785A71">
        <w:trPr>
          <w:cantSplit/>
          <w:trHeight w:val="280"/>
          <w:jc w:val="center"/>
        </w:trPr>
        <w:tc>
          <w:tcPr>
            <w:tcW w:w="1333" w:type="pct"/>
            <w:shd w:val="clear" w:color="auto" w:fill="auto"/>
          </w:tcPr>
          <w:p w14:paraId="1B7500CF" w14:textId="77777777" w:rsidR="00785A71" w:rsidRPr="00785A71" w:rsidRDefault="00785A71" w:rsidP="00785A71">
            <w:pPr>
              <w:spacing w:line="240" w:lineRule="auto"/>
              <w:rPr>
                <w:b/>
                <w:color w:val="auto"/>
                <w:lang w:val="en-GB"/>
              </w:rPr>
            </w:pPr>
            <w:r w:rsidRPr="00785A71">
              <w:rPr>
                <w:b/>
                <w:color w:val="auto"/>
                <w:lang w:val="en-GB"/>
              </w:rPr>
              <w:t>Relevant SDG Indicator</w:t>
            </w:r>
          </w:p>
        </w:tc>
        <w:tc>
          <w:tcPr>
            <w:tcW w:w="3667" w:type="pct"/>
            <w:shd w:val="clear" w:color="auto" w:fill="auto"/>
          </w:tcPr>
          <w:p w14:paraId="72ACB9CC" w14:textId="77777777" w:rsidR="00785A71" w:rsidRPr="00785A71" w:rsidRDefault="00785A71" w:rsidP="00785A71">
            <w:pPr>
              <w:spacing w:line="240" w:lineRule="auto"/>
              <w:rPr>
                <w:color w:val="auto"/>
                <w:lang w:val="en-GB"/>
              </w:rPr>
            </w:pPr>
            <w:r w:rsidRPr="00785A71">
              <w:rPr>
                <w:color w:val="auto"/>
                <w:lang w:val="en-GB"/>
              </w:rPr>
              <w:t xml:space="preserve">SDG 13: Climate Action </w:t>
            </w:r>
          </w:p>
        </w:tc>
      </w:tr>
      <w:tr w:rsidR="00785A71" w:rsidRPr="00785A71" w14:paraId="3377B75D" w14:textId="77777777" w:rsidTr="00785A71">
        <w:trPr>
          <w:cantSplit/>
          <w:trHeight w:val="280"/>
          <w:jc w:val="center"/>
        </w:trPr>
        <w:tc>
          <w:tcPr>
            <w:tcW w:w="1333" w:type="pct"/>
            <w:shd w:val="clear" w:color="auto" w:fill="auto"/>
          </w:tcPr>
          <w:p w14:paraId="03FC7A25" w14:textId="77777777" w:rsidR="00785A71" w:rsidRPr="00785A71" w:rsidRDefault="00785A71" w:rsidP="00785A71">
            <w:pPr>
              <w:spacing w:line="240" w:lineRule="auto"/>
              <w:rPr>
                <w:b/>
                <w:color w:val="auto"/>
                <w:lang w:val="en-GB"/>
              </w:rPr>
            </w:pPr>
            <w:r w:rsidRPr="00785A71">
              <w:rPr>
                <w:b/>
                <w:color w:val="auto"/>
                <w:lang w:val="en-GB"/>
              </w:rPr>
              <w:t>Data/parameter</w:t>
            </w:r>
          </w:p>
        </w:tc>
        <w:tc>
          <w:tcPr>
            <w:tcW w:w="3667" w:type="pct"/>
            <w:shd w:val="clear" w:color="auto" w:fill="auto"/>
          </w:tcPr>
          <w:p w14:paraId="07E691E5" w14:textId="77777777" w:rsidR="00785A71" w:rsidRPr="00785A71" w:rsidRDefault="00785A71" w:rsidP="00785A71">
            <w:pPr>
              <w:spacing w:line="240" w:lineRule="auto"/>
              <w:rPr>
                <w:color w:val="auto"/>
                <w:lang w:val="en-GB"/>
              </w:rPr>
            </w:pPr>
            <w:proofErr w:type="spellStart"/>
            <w:proofErr w:type="gramStart"/>
            <w:r w:rsidRPr="00785A71">
              <w:rPr>
                <w:color w:val="auto"/>
                <w:lang w:val="en-GB"/>
              </w:rPr>
              <w:t>EF</w:t>
            </w:r>
            <w:r w:rsidRPr="00785A71">
              <w:rPr>
                <w:color w:val="auto"/>
                <w:vertAlign w:val="subscript"/>
                <w:lang w:val="en-GB"/>
              </w:rPr>
              <w:t>EL</w:t>
            </w:r>
            <w:r w:rsidRPr="00785A71">
              <w:rPr>
                <w:color w:val="auto"/>
                <w:lang w:val="en-GB"/>
              </w:rPr>
              <w:t>,</w:t>
            </w:r>
            <w:r w:rsidRPr="00785A71">
              <w:rPr>
                <w:color w:val="auto"/>
                <w:vertAlign w:val="subscript"/>
                <w:lang w:val="en-GB"/>
              </w:rPr>
              <w:t>j</w:t>
            </w:r>
            <w:proofErr w:type="gramEnd"/>
            <w:r w:rsidRPr="00785A71">
              <w:rPr>
                <w:color w:val="auto"/>
                <w:vertAlign w:val="subscript"/>
                <w:lang w:val="en-GB"/>
              </w:rPr>
              <w:t>,y</w:t>
            </w:r>
            <w:proofErr w:type="spellEnd"/>
          </w:p>
        </w:tc>
      </w:tr>
      <w:tr w:rsidR="00785A71" w:rsidRPr="00785A71" w14:paraId="48EA1B5A" w14:textId="77777777" w:rsidTr="00785A71">
        <w:trPr>
          <w:cantSplit/>
          <w:trHeight w:val="281"/>
          <w:jc w:val="center"/>
        </w:trPr>
        <w:tc>
          <w:tcPr>
            <w:tcW w:w="1333" w:type="pct"/>
            <w:shd w:val="clear" w:color="auto" w:fill="auto"/>
          </w:tcPr>
          <w:p w14:paraId="12C234F8" w14:textId="77777777" w:rsidR="00785A71" w:rsidRPr="00785A71" w:rsidRDefault="00785A71" w:rsidP="00785A71">
            <w:pPr>
              <w:spacing w:line="240" w:lineRule="auto"/>
              <w:rPr>
                <w:b/>
                <w:color w:val="auto"/>
                <w:lang w:val="en-GB"/>
              </w:rPr>
            </w:pPr>
            <w:r w:rsidRPr="00785A71">
              <w:rPr>
                <w:b/>
                <w:color w:val="auto"/>
                <w:lang w:val="en-GB"/>
              </w:rPr>
              <w:t>Unit</w:t>
            </w:r>
          </w:p>
        </w:tc>
        <w:tc>
          <w:tcPr>
            <w:tcW w:w="3667" w:type="pct"/>
            <w:shd w:val="clear" w:color="auto" w:fill="auto"/>
          </w:tcPr>
          <w:p w14:paraId="3F76BAD4" w14:textId="77777777" w:rsidR="00785A71" w:rsidRPr="00785A71" w:rsidRDefault="00785A71" w:rsidP="00785A71">
            <w:pPr>
              <w:spacing w:line="240" w:lineRule="auto"/>
              <w:rPr>
                <w:color w:val="auto"/>
                <w:lang w:val="en-GB"/>
              </w:rPr>
            </w:pPr>
            <w:r w:rsidRPr="00785A71">
              <w:rPr>
                <w:color w:val="auto"/>
                <w:lang w:val="en-GB"/>
              </w:rPr>
              <w:t>tCO</w:t>
            </w:r>
            <w:r w:rsidRPr="00785A71">
              <w:rPr>
                <w:color w:val="auto"/>
                <w:vertAlign w:val="subscript"/>
                <w:lang w:val="en-GB"/>
              </w:rPr>
              <w:t>2</w:t>
            </w:r>
            <w:r w:rsidRPr="00785A71">
              <w:rPr>
                <w:color w:val="auto"/>
                <w:lang w:val="en-GB"/>
              </w:rPr>
              <w:t>/MWh</w:t>
            </w:r>
          </w:p>
        </w:tc>
      </w:tr>
      <w:tr w:rsidR="00785A71" w:rsidRPr="00785A71" w14:paraId="0EDE5DB0" w14:textId="77777777" w:rsidTr="00785A71">
        <w:trPr>
          <w:cantSplit/>
          <w:trHeight w:val="280"/>
          <w:jc w:val="center"/>
        </w:trPr>
        <w:tc>
          <w:tcPr>
            <w:tcW w:w="1333" w:type="pct"/>
            <w:shd w:val="clear" w:color="auto" w:fill="auto"/>
          </w:tcPr>
          <w:p w14:paraId="58281859" w14:textId="77777777" w:rsidR="00785A71" w:rsidRPr="00785A71" w:rsidRDefault="00785A71" w:rsidP="00785A71">
            <w:pPr>
              <w:spacing w:line="240" w:lineRule="auto"/>
              <w:rPr>
                <w:b/>
                <w:color w:val="auto"/>
                <w:lang w:val="en-GB"/>
              </w:rPr>
            </w:pPr>
            <w:r w:rsidRPr="00785A71">
              <w:rPr>
                <w:b/>
                <w:color w:val="auto"/>
                <w:lang w:val="en-GB"/>
              </w:rPr>
              <w:t>Description</w:t>
            </w:r>
          </w:p>
        </w:tc>
        <w:tc>
          <w:tcPr>
            <w:tcW w:w="3667" w:type="pct"/>
            <w:shd w:val="clear" w:color="auto" w:fill="auto"/>
          </w:tcPr>
          <w:p w14:paraId="153AE135" w14:textId="77777777" w:rsidR="00785A71" w:rsidRPr="00785A71" w:rsidRDefault="00785A71" w:rsidP="00785A71">
            <w:pPr>
              <w:spacing w:line="240" w:lineRule="auto"/>
              <w:rPr>
                <w:color w:val="auto"/>
                <w:lang w:val="en-GB"/>
              </w:rPr>
            </w:pPr>
            <w:r w:rsidRPr="00785A71">
              <w:rPr>
                <w:color w:val="auto"/>
                <w:lang w:val="en-GB"/>
              </w:rPr>
              <w:t>Emission factor for electricity generation</w:t>
            </w:r>
          </w:p>
        </w:tc>
      </w:tr>
      <w:tr w:rsidR="00785A71" w:rsidRPr="00785A71" w14:paraId="138F65FF" w14:textId="77777777" w:rsidTr="00785A71">
        <w:trPr>
          <w:cantSplit/>
          <w:trHeight w:val="281"/>
          <w:jc w:val="center"/>
        </w:trPr>
        <w:tc>
          <w:tcPr>
            <w:tcW w:w="1333" w:type="pct"/>
            <w:shd w:val="clear" w:color="auto" w:fill="auto"/>
          </w:tcPr>
          <w:p w14:paraId="03BCDB98" w14:textId="77777777" w:rsidR="00785A71" w:rsidRPr="00785A71" w:rsidRDefault="00785A71" w:rsidP="00785A71">
            <w:pPr>
              <w:spacing w:line="240" w:lineRule="auto"/>
              <w:rPr>
                <w:b/>
                <w:color w:val="auto"/>
                <w:lang w:val="en-GB"/>
              </w:rPr>
            </w:pPr>
            <w:r w:rsidRPr="00785A71">
              <w:rPr>
                <w:b/>
                <w:color w:val="auto"/>
                <w:lang w:val="en-GB"/>
              </w:rPr>
              <w:t>Source of data</w:t>
            </w:r>
          </w:p>
        </w:tc>
        <w:tc>
          <w:tcPr>
            <w:tcW w:w="3667" w:type="pct"/>
            <w:shd w:val="clear" w:color="auto" w:fill="auto"/>
          </w:tcPr>
          <w:p w14:paraId="7F410199" w14:textId="77777777" w:rsidR="00785A71" w:rsidRPr="00785A71" w:rsidRDefault="00785A71" w:rsidP="00785A71">
            <w:pPr>
              <w:spacing w:line="240" w:lineRule="auto"/>
              <w:rPr>
                <w:color w:val="auto"/>
                <w:lang w:val="en-GB"/>
              </w:rPr>
            </w:pPr>
            <w:r w:rsidRPr="00785A71">
              <w:rPr>
                <w:color w:val="auto"/>
                <w:lang w:val="en-GB"/>
              </w:rPr>
              <w:t xml:space="preserve">Directorate General of Electricity, Ministry of Energy and Mineral Resources, </w:t>
            </w:r>
            <w:proofErr w:type="gramStart"/>
            <w:r w:rsidRPr="00785A71">
              <w:rPr>
                <w:color w:val="auto"/>
                <w:lang w:val="en-GB"/>
              </w:rPr>
              <w:t>Indonesia :</w:t>
            </w:r>
            <w:proofErr w:type="gramEnd"/>
            <w:r w:rsidRPr="00785A71">
              <w:rPr>
                <w:color w:val="auto"/>
                <w:lang w:val="en-GB"/>
              </w:rPr>
              <w:t> 2018 - Emission Factor Reference Official Document</w:t>
            </w:r>
          </w:p>
          <w:p w14:paraId="7BE7514D" w14:textId="77777777" w:rsidR="00785A71" w:rsidRPr="00785A71" w:rsidRDefault="00785A71" w:rsidP="00785A71">
            <w:pPr>
              <w:spacing w:line="240" w:lineRule="auto"/>
              <w:rPr>
                <w:color w:val="auto"/>
                <w:lang w:val="en-GB"/>
              </w:rPr>
            </w:pPr>
          </w:p>
          <w:p w14:paraId="7426E796" w14:textId="77777777" w:rsidR="00785A71" w:rsidRPr="00785A71" w:rsidRDefault="009556BB" w:rsidP="00785A71">
            <w:pPr>
              <w:spacing w:line="240" w:lineRule="auto"/>
              <w:rPr>
                <w:color w:val="auto"/>
                <w:lang w:val="en-GB"/>
              </w:rPr>
            </w:pPr>
            <w:hyperlink r:id="rId15" w:history="1">
              <w:r w:rsidR="00785A71" w:rsidRPr="00785A71">
                <w:rPr>
                  <w:rStyle w:val="Hyperlink"/>
                  <w:rFonts w:ascii="Verdana" w:hAnsi="Verdana"/>
                  <w:color w:val="auto"/>
                  <w:lang w:val="en-GB"/>
                </w:rPr>
                <w:t>http://gatrik.esdm.go.id/frontend/download_index/?kode_category=emisi_pl</w:t>
              </w:r>
            </w:hyperlink>
          </w:p>
        </w:tc>
      </w:tr>
      <w:tr w:rsidR="00785A71" w:rsidRPr="00785A71" w14:paraId="649AF2ED" w14:textId="77777777" w:rsidTr="00785A71">
        <w:trPr>
          <w:cantSplit/>
          <w:trHeight w:val="281"/>
          <w:jc w:val="center"/>
        </w:trPr>
        <w:tc>
          <w:tcPr>
            <w:tcW w:w="1333" w:type="pct"/>
            <w:shd w:val="clear" w:color="auto" w:fill="auto"/>
          </w:tcPr>
          <w:p w14:paraId="7F48AEE4" w14:textId="77777777" w:rsidR="00785A71" w:rsidRPr="00785A71" w:rsidRDefault="00785A71" w:rsidP="00785A71">
            <w:pPr>
              <w:spacing w:line="240" w:lineRule="auto"/>
              <w:rPr>
                <w:b/>
                <w:color w:val="auto"/>
                <w:lang w:val="en-GB"/>
              </w:rPr>
            </w:pPr>
            <w:r w:rsidRPr="00785A71">
              <w:rPr>
                <w:b/>
                <w:color w:val="auto"/>
                <w:lang w:val="en-GB"/>
              </w:rPr>
              <w:t>Value(s) applied</w:t>
            </w:r>
          </w:p>
        </w:tc>
        <w:tc>
          <w:tcPr>
            <w:tcW w:w="3667" w:type="pct"/>
            <w:shd w:val="clear" w:color="auto" w:fill="auto"/>
          </w:tcPr>
          <w:p w14:paraId="226A5711" w14:textId="77777777" w:rsidR="00785A71" w:rsidRPr="00785A71" w:rsidRDefault="00785A71" w:rsidP="00785A71">
            <w:pPr>
              <w:spacing w:line="240" w:lineRule="auto"/>
              <w:rPr>
                <w:color w:val="auto"/>
                <w:lang w:val="en-GB"/>
              </w:rPr>
            </w:pPr>
            <w:r w:rsidRPr="00785A71">
              <w:rPr>
                <w:color w:val="auto"/>
                <w:lang w:val="en-GB"/>
              </w:rPr>
              <w:t>0.88</w:t>
            </w:r>
          </w:p>
        </w:tc>
      </w:tr>
      <w:tr w:rsidR="00785A71" w:rsidRPr="00785A71" w14:paraId="00407A90" w14:textId="77777777" w:rsidTr="00785A71">
        <w:trPr>
          <w:cantSplit/>
          <w:jc w:val="center"/>
        </w:trPr>
        <w:tc>
          <w:tcPr>
            <w:tcW w:w="1333" w:type="pct"/>
            <w:shd w:val="clear" w:color="auto" w:fill="auto"/>
          </w:tcPr>
          <w:p w14:paraId="27666071" w14:textId="77777777" w:rsidR="00785A71" w:rsidRPr="00785A71" w:rsidRDefault="00785A71" w:rsidP="00785A71">
            <w:pPr>
              <w:spacing w:line="240" w:lineRule="auto"/>
              <w:rPr>
                <w:b/>
                <w:color w:val="auto"/>
                <w:lang w:val="en-GB"/>
              </w:rPr>
            </w:pPr>
            <w:r w:rsidRPr="00785A71">
              <w:rPr>
                <w:b/>
                <w:color w:val="auto"/>
                <w:lang w:val="en-GB"/>
              </w:rPr>
              <w:t xml:space="preserve">Choice of data or Measurement methods and procedures </w:t>
            </w:r>
          </w:p>
        </w:tc>
        <w:tc>
          <w:tcPr>
            <w:tcW w:w="3667" w:type="pct"/>
            <w:shd w:val="clear" w:color="auto" w:fill="auto"/>
          </w:tcPr>
          <w:p w14:paraId="1D8E8992" w14:textId="77777777" w:rsidR="00785A71" w:rsidRPr="00785A71" w:rsidRDefault="00785A71" w:rsidP="00785A71">
            <w:pPr>
              <w:spacing w:line="240" w:lineRule="auto"/>
              <w:rPr>
                <w:color w:val="auto"/>
                <w:lang w:val="en-GB"/>
              </w:rPr>
            </w:pPr>
            <w:r w:rsidRPr="00785A71">
              <w:rPr>
                <w:color w:val="auto"/>
                <w:lang w:val="en-GB"/>
              </w:rPr>
              <w:t xml:space="preserve">Directorate General of Electricity, Ministry of Energy and Mineral Resources, Indonesia published the 2018 - Emission Factor Reference Official Document which is the latest version available now. As per the reference document, </w:t>
            </w:r>
            <w:proofErr w:type="spellStart"/>
            <w:r w:rsidRPr="00785A71">
              <w:rPr>
                <w:color w:val="auto"/>
                <w:lang w:val="en-GB"/>
              </w:rPr>
              <w:t>th</w:t>
            </w:r>
            <w:proofErr w:type="spellEnd"/>
            <w:r w:rsidRPr="00785A71">
              <w:rPr>
                <w:color w:val="auto"/>
                <w:lang w:val="en-GB"/>
              </w:rPr>
              <w:t xml:space="preserve"> ex-ante emission factor 0.88 tCO</w:t>
            </w:r>
            <w:r w:rsidRPr="00785A71">
              <w:rPr>
                <w:color w:val="auto"/>
                <w:vertAlign w:val="subscript"/>
                <w:lang w:val="en-GB"/>
              </w:rPr>
              <w:t>2</w:t>
            </w:r>
            <w:r w:rsidRPr="00785A71">
              <w:rPr>
                <w:color w:val="auto"/>
                <w:lang w:val="en-GB"/>
              </w:rPr>
              <w:t>/MWh is applicable for the grid ‘Jamali (</w:t>
            </w:r>
            <w:proofErr w:type="spellStart"/>
            <w:r w:rsidRPr="00785A71">
              <w:rPr>
                <w:color w:val="auto"/>
                <w:lang w:val="en-GB"/>
              </w:rPr>
              <w:t>Jawa</w:t>
            </w:r>
            <w:proofErr w:type="spellEnd"/>
            <w:r w:rsidRPr="00785A71">
              <w:rPr>
                <w:color w:val="auto"/>
                <w:lang w:val="en-GB"/>
              </w:rPr>
              <w:t xml:space="preserve">-Madura-Bali)’ in which </w:t>
            </w:r>
            <w:r w:rsidR="00E63499">
              <w:rPr>
                <w:color w:val="auto"/>
                <w:lang w:val="en-GB"/>
              </w:rPr>
              <w:t>the project is connected with.</w:t>
            </w:r>
          </w:p>
        </w:tc>
      </w:tr>
      <w:tr w:rsidR="00785A71" w:rsidRPr="00785A71" w14:paraId="43A052FC" w14:textId="77777777" w:rsidTr="00785A71">
        <w:trPr>
          <w:cantSplit/>
          <w:trHeight w:val="248"/>
          <w:jc w:val="center"/>
        </w:trPr>
        <w:tc>
          <w:tcPr>
            <w:tcW w:w="1333" w:type="pct"/>
            <w:shd w:val="clear" w:color="auto" w:fill="auto"/>
          </w:tcPr>
          <w:p w14:paraId="44AA9598" w14:textId="77777777" w:rsidR="00785A71" w:rsidRPr="00785A71" w:rsidRDefault="00785A71" w:rsidP="00785A71">
            <w:pPr>
              <w:spacing w:line="240" w:lineRule="auto"/>
              <w:rPr>
                <w:b/>
                <w:color w:val="auto"/>
                <w:lang w:val="en-GB"/>
              </w:rPr>
            </w:pPr>
            <w:r w:rsidRPr="00785A71">
              <w:rPr>
                <w:b/>
                <w:color w:val="auto"/>
                <w:lang w:val="en-GB"/>
              </w:rPr>
              <w:t>Purpose of data</w:t>
            </w:r>
          </w:p>
        </w:tc>
        <w:tc>
          <w:tcPr>
            <w:tcW w:w="3667" w:type="pct"/>
            <w:shd w:val="clear" w:color="auto" w:fill="auto"/>
          </w:tcPr>
          <w:p w14:paraId="5F39B34C" w14:textId="77777777" w:rsidR="00785A71" w:rsidRPr="00785A71" w:rsidRDefault="00785A71" w:rsidP="00785A71">
            <w:pPr>
              <w:spacing w:line="240" w:lineRule="auto"/>
              <w:rPr>
                <w:color w:val="auto"/>
                <w:lang w:val="en-GB"/>
              </w:rPr>
            </w:pPr>
            <w:r w:rsidRPr="00785A71">
              <w:rPr>
                <w:color w:val="auto"/>
                <w:lang w:val="en-GB"/>
              </w:rPr>
              <w:t xml:space="preserve">Calculation of project emission. </w:t>
            </w:r>
          </w:p>
        </w:tc>
      </w:tr>
      <w:tr w:rsidR="00785A71" w:rsidRPr="00785A71" w14:paraId="2C663142" w14:textId="77777777" w:rsidTr="00785A71">
        <w:trPr>
          <w:cantSplit/>
          <w:trHeight w:val="249"/>
          <w:jc w:val="center"/>
        </w:trPr>
        <w:tc>
          <w:tcPr>
            <w:tcW w:w="1333" w:type="pct"/>
            <w:shd w:val="clear" w:color="auto" w:fill="auto"/>
          </w:tcPr>
          <w:p w14:paraId="789C685B" w14:textId="77777777" w:rsidR="00785A71" w:rsidRPr="00785A71" w:rsidRDefault="00785A71" w:rsidP="00785A71">
            <w:pPr>
              <w:spacing w:line="240" w:lineRule="auto"/>
              <w:rPr>
                <w:b/>
                <w:color w:val="auto"/>
                <w:lang w:val="en-GB"/>
              </w:rPr>
            </w:pPr>
            <w:r w:rsidRPr="00785A71">
              <w:rPr>
                <w:b/>
                <w:color w:val="auto"/>
                <w:lang w:val="en-GB"/>
              </w:rPr>
              <w:t>Additional comment</w:t>
            </w:r>
          </w:p>
        </w:tc>
        <w:tc>
          <w:tcPr>
            <w:tcW w:w="3667" w:type="pct"/>
            <w:shd w:val="clear" w:color="auto" w:fill="auto"/>
          </w:tcPr>
          <w:p w14:paraId="235C70F5" w14:textId="77777777" w:rsidR="00785A71" w:rsidRPr="00785A71" w:rsidRDefault="00785A71" w:rsidP="00785A71">
            <w:pPr>
              <w:spacing w:line="240" w:lineRule="auto"/>
              <w:rPr>
                <w:color w:val="auto"/>
                <w:lang w:val="en-GB"/>
              </w:rPr>
            </w:pPr>
            <w:r w:rsidRPr="00785A71">
              <w:rPr>
                <w:color w:val="auto"/>
                <w:lang w:val="en-GB"/>
              </w:rPr>
              <w:t xml:space="preserve">Fixed ex-ante </w:t>
            </w:r>
          </w:p>
        </w:tc>
      </w:tr>
    </w:tbl>
    <w:p w14:paraId="677C8B0A" w14:textId="77777777" w:rsidR="00785A71" w:rsidRPr="00785A71" w:rsidRDefault="00785A71" w:rsidP="00785A71">
      <w:pPr>
        <w:spacing w:line="240" w:lineRule="auto"/>
        <w:rPr>
          <w:iCs/>
          <w:color w:val="auto"/>
        </w:rPr>
      </w:pPr>
    </w:p>
    <w:p w14:paraId="2FEEE536" w14:textId="77777777" w:rsidR="00785A71" w:rsidRPr="00785A71" w:rsidRDefault="00785A71" w:rsidP="00785A71">
      <w:pPr>
        <w:spacing w:line="240" w:lineRule="auto"/>
        <w:rPr>
          <w:b/>
          <w:iCs/>
          <w:color w:val="auto"/>
        </w:rPr>
      </w:pPr>
      <w:r w:rsidRPr="00785A71">
        <w:rPr>
          <w:b/>
          <w:iCs/>
          <w:color w:val="auto"/>
        </w:rPr>
        <w:t>Table 1</w:t>
      </w:r>
      <w:r>
        <w:rPr>
          <w:b/>
          <w:iCs/>
          <w:color w:val="auto"/>
        </w:rPr>
        <w:t>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582"/>
        <w:gridCol w:w="7047"/>
      </w:tblGrid>
      <w:tr w:rsidR="00785A71" w:rsidRPr="00785A71" w14:paraId="275E4083" w14:textId="77777777" w:rsidTr="00785A71">
        <w:trPr>
          <w:cantSplit/>
          <w:trHeight w:val="280"/>
          <w:jc w:val="center"/>
        </w:trPr>
        <w:tc>
          <w:tcPr>
            <w:tcW w:w="1341" w:type="pct"/>
            <w:shd w:val="clear" w:color="auto" w:fill="auto"/>
          </w:tcPr>
          <w:p w14:paraId="7ADC15A4" w14:textId="77777777" w:rsidR="00785A71" w:rsidRPr="00785A71" w:rsidRDefault="00785A71" w:rsidP="00785A71">
            <w:pPr>
              <w:spacing w:line="240" w:lineRule="auto"/>
              <w:rPr>
                <w:b/>
                <w:color w:val="auto"/>
                <w:lang w:val="en-GB"/>
              </w:rPr>
            </w:pPr>
            <w:r w:rsidRPr="00785A71">
              <w:rPr>
                <w:b/>
                <w:color w:val="auto"/>
                <w:lang w:val="en-GB"/>
              </w:rPr>
              <w:t>Relevant SDG Indicator</w:t>
            </w:r>
          </w:p>
        </w:tc>
        <w:tc>
          <w:tcPr>
            <w:tcW w:w="3659" w:type="pct"/>
            <w:shd w:val="clear" w:color="auto" w:fill="auto"/>
          </w:tcPr>
          <w:p w14:paraId="68372A4A" w14:textId="77777777" w:rsidR="00785A71" w:rsidRPr="00785A71" w:rsidRDefault="00785A71" w:rsidP="00785A71">
            <w:pPr>
              <w:spacing w:line="240" w:lineRule="auto"/>
              <w:rPr>
                <w:color w:val="auto"/>
                <w:lang w:val="en-GB"/>
              </w:rPr>
            </w:pPr>
            <w:r w:rsidRPr="00785A71">
              <w:rPr>
                <w:color w:val="auto"/>
                <w:lang w:val="en-GB"/>
              </w:rPr>
              <w:t xml:space="preserve">SDG 13: Climate Action </w:t>
            </w:r>
          </w:p>
        </w:tc>
      </w:tr>
      <w:tr w:rsidR="00785A71" w:rsidRPr="00785A71" w14:paraId="0BF96687" w14:textId="77777777" w:rsidTr="00785A71">
        <w:trPr>
          <w:cantSplit/>
          <w:trHeight w:val="280"/>
          <w:jc w:val="center"/>
        </w:trPr>
        <w:tc>
          <w:tcPr>
            <w:tcW w:w="1341" w:type="pct"/>
            <w:shd w:val="clear" w:color="auto" w:fill="auto"/>
          </w:tcPr>
          <w:p w14:paraId="65DD9D15" w14:textId="77777777" w:rsidR="00785A71" w:rsidRPr="00785A71" w:rsidRDefault="00785A71" w:rsidP="00785A71">
            <w:pPr>
              <w:spacing w:line="240" w:lineRule="auto"/>
              <w:rPr>
                <w:b/>
                <w:color w:val="auto"/>
                <w:lang w:val="en-GB"/>
              </w:rPr>
            </w:pPr>
            <w:r w:rsidRPr="00785A71">
              <w:rPr>
                <w:b/>
                <w:color w:val="auto"/>
                <w:lang w:val="en-GB"/>
              </w:rPr>
              <w:t>Data/parameter</w:t>
            </w:r>
          </w:p>
        </w:tc>
        <w:tc>
          <w:tcPr>
            <w:tcW w:w="3659" w:type="pct"/>
            <w:shd w:val="clear" w:color="auto" w:fill="auto"/>
          </w:tcPr>
          <w:p w14:paraId="01E01104" w14:textId="77777777" w:rsidR="00785A71" w:rsidRPr="00785A71" w:rsidRDefault="00785A71" w:rsidP="00785A71">
            <w:pPr>
              <w:spacing w:line="240" w:lineRule="auto"/>
              <w:rPr>
                <w:color w:val="auto"/>
                <w:lang w:val="en-GB"/>
              </w:rPr>
            </w:pPr>
            <w:proofErr w:type="spellStart"/>
            <w:r w:rsidRPr="00785A71">
              <w:rPr>
                <w:color w:val="auto"/>
                <w:lang w:val="en-GB"/>
              </w:rPr>
              <w:t>D</w:t>
            </w:r>
            <w:r w:rsidRPr="00785A71">
              <w:rPr>
                <w:color w:val="auto"/>
                <w:vertAlign w:val="subscript"/>
                <w:lang w:val="en-GB"/>
              </w:rPr>
              <w:t>diesel</w:t>
            </w:r>
            <w:proofErr w:type="spellEnd"/>
            <w:r w:rsidRPr="00785A71">
              <w:rPr>
                <w:color w:val="auto"/>
                <w:vertAlign w:val="subscript"/>
                <w:lang w:val="en-GB"/>
              </w:rPr>
              <w:t>,</w:t>
            </w:r>
          </w:p>
        </w:tc>
      </w:tr>
      <w:tr w:rsidR="00785A71" w:rsidRPr="00785A71" w14:paraId="4DB58517" w14:textId="77777777" w:rsidTr="00785A71">
        <w:trPr>
          <w:cantSplit/>
          <w:trHeight w:val="281"/>
          <w:jc w:val="center"/>
        </w:trPr>
        <w:tc>
          <w:tcPr>
            <w:tcW w:w="1341" w:type="pct"/>
            <w:shd w:val="clear" w:color="auto" w:fill="auto"/>
          </w:tcPr>
          <w:p w14:paraId="79DEF2A1" w14:textId="77777777" w:rsidR="00785A71" w:rsidRPr="00785A71" w:rsidRDefault="00785A71" w:rsidP="00785A71">
            <w:pPr>
              <w:spacing w:line="240" w:lineRule="auto"/>
              <w:rPr>
                <w:b/>
                <w:color w:val="auto"/>
                <w:lang w:val="en-GB"/>
              </w:rPr>
            </w:pPr>
            <w:r w:rsidRPr="00785A71">
              <w:rPr>
                <w:b/>
                <w:color w:val="auto"/>
                <w:lang w:val="en-GB"/>
              </w:rPr>
              <w:t>Unit</w:t>
            </w:r>
          </w:p>
        </w:tc>
        <w:tc>
          <w:tcPr>
            <w:tcW w:w="3659" w:type="pct"/>
            <w:shd w:val="clear" w:color="auto" w:fill="auto"/>
          </w:tcPr>
          <w:p w14:paraId="790EF40D" w14:textId="77777777" w:rsidR="00785A71" w:rsidRPr="00785A71" w:rsidRDefault="00785A71" w:rsidP="00785A71">
            <w:pPr>
              <w:spacing w:line="240" w:lineRule="auto"/>
              <w:rPr>
                <w:color w:val="auto"/>
                <w:lang w:val="en-GB"/>
              </w:rPr>
            </w:pPr>
            <w:r w:rsidRPr="00785A71">
              <w:rPr>
                <w:color w:val="auto"/>
                <w:lang w:val="en-GB"/>
              </w:rPr>
              <w:t>kg/l</w:t>
            </w:r>
          </w:p>
        </w:tc>
      </w:tr>
      <w:tr w:rsidR="00785A71" w:rsidRPr="00785A71" w14:paraId="174D2FDD" w14:textId="77777777" w:rsidTr="00785A71">
        <w:trPr>
          <w:cantSplit/>
          <w:trHeight w:val="280"/>
          <w:jc w:val="center"/>
        </w:trPr>
        <w:tc>
          <w:tcPr>
            <w:tcW w:w="1341" w:type="pct"/>
            <w:shd w:val="clear" w:color="auto" w:fill="auto"/>
          </w:tcPr>
          <w:p w14:paraId="47BFB2A0" w14:textId="77777777" w:rsidR="00785A71" w:rsidRPr="00785A71" w:rsidRDefault="00785A71" w:rsidP="00785A71">
            <w:pPr>
              <w:spacing w:line="240" w:lineRule="auto"/>
              <w:rPr>
                <w:b/>
                <w:color w:val="auto"/>
                <w:lang w:val="en-GB"/>
              </w:rPr>
            </w:pPr>
            <w:r w:rsidRPr="00785A71">
              <w:rPr>
                <w:b/>
                <w:color w:val="auto"/>
                <w:lang w:val="en-GB"/>
              </w:rPr>
              <w:t>Description</w:t>
            </w:r>
          </w:p>
        </w:tc>
        <w:tc>
          <w:tcPr>
            <w:tcW w:w="3659" w:type="pct"/>
            <w:shd w:val="clear" w:color="auto" w:fill="auto"/>
          </w:tcPr>
          <w:p w14:paraId="203473DA" w14:textId="77777777" w:rsidR="00785A71" w:rsidRPr="00785A71" w:rsidRDefault="00785A71" w:rsidP="00785A71">
            <w:pPr>
              <w:spacing w:line="240" w:lineRule="auto"/>
              <w:rPr>
                <w:color w:val="auto"/>
                <w:lang w:val="en-GB"/>
              </w:rPr>
            </w:pPr>
            <w:r w:rsidRPr="00785A71">
              <w:rPr>
                <w:color w:val="auto"/>
                <w:lang w:val="en-GB"/>
              </w:rPr>
              <w:t xml:space="preserve">Density of diesel </w:t>
            </w:r>
          </w:p>
        </w:tc>
      </w:tr>
      <w:tr w:rsidR="00785A71" w:rsidRPr="00785A71" w14:paraId="6D6BF389" w14:textId="77777777" w:rsidTr="00785A71">
        <w:trPr>
          <w:cantSplit/>
          <w:trHeight w:val="281"/>
          <w:jc w:val="center"/>
        </w:trPr>
        <w:tc>
          <w:tcPr>
            <w:tcW w:w="1341" w:type="pct"/>
            <w:shd w:val="clear" w:color="auto" w:fill="auto"/>
          </w:tcPr>
          <w:p w14:paraId="0731F792" w14:textId="77777777" w:rsidR="00785A71" w:rsidRPr="00785A71" w:rsidRDefault="00785A71" w:rsidP="00785A71">
            <w:pPr>
              <w:spacing w:line="240" w:lineRule="auto"/>
              <w:rPr>
                <w:b/>
                <w:color w:val="auto"/>
                <w:lang w:val="en-GB"/>
              </w:rPr>
            </w:pPr>
            <w:r w:rsidRPr="00785A71">
              <w:rPr>
                <w:b/>
                <w:color w:val="auto"/>
                <w:lang w:val="en-GB"/>
              </w:rPr>
              <w:t>Source of data</w:t>
            </w:r>
          </w:p>
        </w:tc>
        <w:tc>
          <w:tcPr>
            <w:tcW w:w="3659" w:type="pct"/>
            <w:shd w:val="clear" w:color="auto" w:fill="auto"/>
          </w:tcPr>
          <w:p w14:paraId="22F35E0E" w14:textId="77777777" w:rsidR="00785A71" w:rsidRPr="00785A71" w:rsidRDefault="00785A71" w:rsidP="00785A71">
            <w:pPr>
              <w:spacing w:line="240" w:lineRule="auto"/>
              <w:rPr>
                <w:color w:val="auto"/>
                <w:lang w:val="en-GB"/>
              </w:rPr>
            </w:pPr>
            <w:r w:rsidRPr="00785A71">
              <w:rPr>
                <w:color w:val="auto"/>
                <w:lang w:val="en-GB"/>
              </w:rPr>
              <w:t>IPCC 2006 Guidelines on National GHG Inventories</w:t>
            </w:r>
          </w:p>
        </w:tc>
      </w:tr>
      <w:tr w:rsidR="00785A71" w:rsidRPr="00785A71" w14:paraId="265C6AEC" w14:textId="77777777" w:rsidTr="00785A71">
        <w:trPr>
          <w:cantSplit/>
          <w:trHeight w:val="281"/>
          <w:jc w:val="center"/>
        </w:trPr>
        <w:tc>
          <w:tcPr>
            <w:tcW w:w="1341" w:type="pct"/>
            <w:shd w:val="clear" w:color="auto" w:fill="auto"/>
          </w:tcPr>
          <w:p w14:paraId="616AAE4D" w14:textId="77777777" w:rsidR="00785A71" w:rsidRPr="00785A71" w:rsidRDefault="00785A71" w:rsidP="00785A71">
            <w:pPr>
              <w:spacing w:line="240" w:lineRule="auto"/>
              <w:rPr>
                <w:b/>
                <w:color w:val="auto"/>
                <w:lang w:val="en-GB"/>
              </w:rPr>
            </w:pPr>
            <w:r w:rsidRPr="00785A71">
              <w:rPr>
                <w:b/>
                <w:color w:val="auto"/>
                <w:lang w:val="en-GB"/>
              </w:rPr>
              <w:t>Value(s) applied</w:t>
            </w:r>
          </w:p>
        </w:tc>
        <w:tc>
          <w:tcPr>
            <w:tcW w:w="3659" w:type="pct"/>
            <w:shd w:val="clear" w:color="auto" w:fill="auto"/>
          </w:tcPr>
          <w:p w14:paraId="54ADB097" w14:textId="77777777" w:rsidR="00785A71" w:rsidRPr="00785A71" w:rsidRDefault="00785A71" w:rsidP="00785A71">
            <w:pPr>
              <w:spacing w:line="240" w:lineRule="auto"/>
              <w:rPr>
                <w:color w:val="auto"/>
                <w:lang w:val="en-GB"/>
              </w:rPr>
            </w:pPr>
            <w:r w:rsidRPr="00785A71">
              <w:rPr>
                <w:color w:val="auto"/>
                <w:lang w:val="en-GB"/>
              </w:rPr>
              <w:t>0.832</w:t>
            </w:r>
          </w:p>
        </w:tc>
      </w:tr>
      <w:tr w:rsidR="00785A71" w:rsidRPr="00785A71" w14:paraId="1BF151B0" w14:textId="77777777" w:rsidTr="00785A71">
        <w:trPr>
          <w:cantSplit/>
          <w:jc w:val="center"/>
        </w:trPr>
        <w:tc>
          <w:tcPr>
            <w:tcW w:w="1341" w:type="pct"/>
            <w:shd w:val="clear" w:color="auto" w:fill="auto"/>
          </w:tcPr>
          <w:p w14:paraId="427E9FF3" w14:textId="77777777" w:rsidR="00785A71" w:rsidRPr="00785A71" w:rsidRDefault="00785A71" w:rsidP="00785A71">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0ECAFA4F" w14:textId="77777777" w:rsidR="00785A71" w:rsidRPr="00785A71" w:rsidRDefault="00785A71" w:rsidP="00785A71">
            <w:pPr>
              <w:spacing w:line="240" w:lineRule="auto"/>
              <w:rPr>
                <w:color w:val="auto"/>
                <w:lang w:val="en-GB"/>
              </w:rPr>
            </w:pPr>
            <w:r w:rsidRPr="00785A71">
              <w:rPr>
                <w:color w:val="auto"/>
                <w:lang w:val="en-GB"/>
              </w:rPr>
              <w:t>IPCC default value for diesel</w:t>
            </w:r>
          </w:p>
        </w:tc>
      </w:tr>
      <w:tr w:rsidR="00785A71" w:rsidRPr="00785A71" w14:paraId="39425418" w14:textId="77777777" w:rsidTr="00785A71">
        <w:trPr>
          <w:cantSplit/>
          <w:trHeight w:val="248"/>
          <w:jc w:val="center"/>
        </w:trPr>
        <w:tc>
          <w:tcPr>
            <w:tcW w:w="1341" w:type="pct"/>
            <w:shd w:val="clear" w:color="auto" w:fill="auto"/>
          </w:tcPr>
          <w:p w14:paraId="13D78E21" w14:textId="77777777" w:rsidR="00785A71" w:rsidRPr="00785A71" w:rsidRDefault="00785A71" w:rsidP="00785A71">
            <w:pPr>
              <w:spacing w:line="240" w:lineRule="auto"/>
              <w:rPr>
                <w:b/>
                <w:color w:val="auto"/>
                <w:lang w:val="en-GB"/>
              </w:rPr>
            </w:pPr>
            <w:r w:rsidRPr="00785A71">
              <w:rPr>
                <w:b/>
                <w:color w:val="auto"/>
                <w:lang w:val="en-GB"/>
              </w:rPr>
              <w:lastRenderedPageBreak/>
              <w:t>Purpose of data</w:t>
            </w:r>
          </w:p>
        </w:tc>
        <w:tc>
          <w:tcPr>
            <w:tcW w:w="3659" w:type="pct"/>
            <w:shd w:val="clear" w:color="auto" w:fill="auto"/>
          </w:tcPr>
          <w:p w14:paraId="4F743C83" w14:textId="77777777" w:rsidR="00785A71" w:rsidRPr="00785A71" w:rsidRDefault="00785A71" w:rsidP="00785A71">
            <w:pPr>
              <w:spacing w:line="240" w:lineRule="auto"/>
              <w:rPr>
                <w:color w:val="auto"/>
                <w:lang w:val="en-GB"/>
              </w:rPr>
            </w:pPr>
            <w:r w:rsidRPr="00785A71">
              <w:rPr>
                <w:color w:val="auto"/>
                <w:lang w:val="en-GB"/>
              </w:rPr>
              <w:t xml:space="preserve">Calculation of project emission. </w:t>
            </w:r>
          </w:p>
        </w:tc>
      </w:tr>
      <w:tr w:rsidR="00785A71" w:rsidRPr="00785A71" w14:paraId="71518303" w14:textId="77777777" w:rsidTr="00785A71">
        <w:trPr>
          <w:cantSplit/>
          <w:trHeight w:val="249"/>
          <w:jc w:val="center"/>
        </w:trPr>
        <w:tc>
          <w:tcPr>
            <w:tcW w:w="1341" w:type="pct"/>
            <w:shd w:val="clear" w:color="auto" w:fill="auto"/>
          </w:tcPr>
          <w:p w14:paraId="40A0E2C7" w14:textId="77777777" w:rsidR="00785A71" w:rsidRPr="00785A71" w:rsidRDefault="00785A71" w:rsidP="00785A71">
            <w:pPr>
              <w:spacing w:line="240" w:lineRule="auto"/>
              <w:rPr>
                <w:b/>
                <w:color w:val="auto"/>
                <w:lang w:val="en-GB"/>
              </w:rPr>
            </w:pPr>
            <w:r w:rsidRPr="00785A71">
              <w:rPr>
                <w:b/>
                <w:color w:val="auto"/>
                <w:lang w:val="en-GB"/>
              </w:rPr>
              <w:t>Additional comment</w:t>
            </w:r>
          </w:p>
        </w:tc>
        <w:tc>
          <w:tcPr>
            <w:tcW w:w="3659" w:type="pct"/>
            <w:shd w:val="clear" w:color="auto" w:fill="auto"/>
          </w:tcPr>
          <w:p w14:paraId="7728BFC3" w14:textId="77777777" w:rsidR="00785A71" w:rsidRPr="00785A71" w:rsidRDefault="00785A71" w:rsidP="00785A71">
            <w:pPr>
              <w:spacing w:line="240" w:lineRule="auto"/>
              <w:rPr>
                <w:color w:val="auto"/>
                <w:lang w:val="en-GB"/>
              </w:rPr>
            </w:pPr>
            <w:r w:rsidRPr="00785A71">
              <w:rPr>
                <w:color w:val="auto"/>
                <w:lang w:val="en-GB"/>
              </w:rPr>
              <w:t xml:space="preserve">Fixed ex-ante </w:t>
            </w:r>
          </w:p>
        </w:tc>
      </w:tr>
    </w:tbl>
    <w:p w14:paraId="5F1C0EF0" w14:textId="77777777" w:rsidR="00785A71" w:rsidRPr="00785A71" w:rsidRDefault="00785A71" w:rsidP="00785A71">
      <w:pPr>
        <w:spacing w:line="240" w:lineRule="auto"/>
        <w:rPr>
          <w:iCs/>
          <w:color w:val="auto"/>
        </w:rPr>
      </w:pPr>
    </w:p>
    <w:p w14:paraId="5275E8F9" w14:textId="77777777" w:rsidR="00785A71" w:rsidRPr="00785A71" w:rsidRDefault="00785A71" w:rsidP="00785A71">
      <w:pPr>
        <w:spacing w:line="240" w:lineRule="auto"/>
        <w:rPr>
          <w:b/>
          <w:iCs/>
          <w:color w:val="auto"/>
        </w:rPr>
      </w:pPr>
      <w:r w:rsidRPr="00785A71">
        <w:rPr>
          <w:b/>
          <w:iCs/>
          <w:color w:val="auto"/>
        </w:rPr>
        <w:t>Table 1</w:t>
      </w:r>
      <w:r>
        <w:rPr>
          <w:b/>
          <w:iCs/>
          <w:color w:val="auto"/>
        </w:rPr>
        <w:t>4</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582"/>
        <w:gridCol w:w="7047"/>
      </w:tblGrid>
      <w:tr w:rsidR="00785A71" w:rsidRPr="00785A71" w14:paraId="237D5C03" w14:textId="77777777" w:rsidTr="00785A71">
        <w:trPr>
          <w:cantSplit/>
          <w:trHeight w:val="280"/>
          <w:jc w:val="center"/>
        </w:trPr>
        <w:tc>
          <w:tcPr>
            <w:tcW w:w="1341" w:type="pct"/>
            <w:shd w:val="clear" w:color="auto" w:fill="auto"/>
          </w:tcPr>
          <w:p w14:paraId="107785DB" w14:textId="77777777" w:rsidR="00785A71" w:rsidRPr="00785A71" w:rsidRDefault="00785A71" w:rsidP="00785A71">
            <w:pPr>
              <w:spacing w:line="240" w:lineRule="auto"/>
              <w:rPr>
                <w:b/>
                <w:color w:val="auto"/>
                <w:lang w:val="en-GB"/>
              </w:rPr>
            </w:pPr>
            <w:r w:rsidRPr="00785A71">
              <w:rPr>
                <w:b/>
                <w:color w:val="auto"/>
                <w:lang w:val="en-GB"/>
              </w:rPr>
              <w:t>Relevant SDG Indicator</w:t>
            </w:r>
          </w:p>
        </w:tc>
        <w:tc>
          <w:tcPr>
            <w:tcW w:w="3659" w:type="pct"/>
            <w:shd w:val="clear" w:color="auto" w:fill="auto"/>
          </w:tcPr>
          <w:p w14:paraId="5456DD87" w14:textId="77777777" w:rsidR="00785A71" w:rsidRPr="00785A71" w:rsidRDefault="00785A71" w:rsidP="00785A71">
            <w:pPr>
              <w:spacing w:line="240" w:lineRule="auto"/>
              <w:rPr>
                <w:color w:val="auto"/>
                <w:lang w:val="en-GB"/>
              </w:rPr>
            </w:pPr>
            <w:r w:rsidRPr="00785A71">
              <w:rPr>
                <w:color w:val="auto"/>
                <w:lang w:val="en-GB"/>
              </w:rPr>
              <w:t xml:space="preserve">SDG 13: Climate Action </w:t>
            </w:r>
          </w:p>
        </w:tc>
      </w:tr>
      <w:tr w:rsidR="00785A71" w:rsidRPr="00785A71" w14:paraId="1FCACBF3" w14:textId="77777777" w:rsidTr="00785A71">
        <w:trPr>
          <w:cantSplit/>
          <w:trHeight w:val="280"/>
          <w:jc w:val="center"/>
        </w:trPr>
        <w:tc>
          <w:tcPr>
            <w:tcW w:w="1341" w:type="pct"/>
            <w:shd w:val="clear" w:color="auto" w:fill="auto"/>
          </w:tcPr>
          <w:p w14:paraId="1B3F9C02" w14:textId="77777777" w:rsidR="00785A71" w:rsidRPr="00785A71" w:rsidRDefault="00785A71" w:rsidP="00785A71">
            <w:pPr>
              <w:spacing w:line="240" w:lineRule="auto"/>
              <w:rPr>
                <w:b/>
                <w:color w:val="auto"/>
                <w:lang w:val="en-GB"/>
              </w:rPr>
            </w:pPr>
            <w:r w:rsidRPr="00785A71">
              <w:rPr>
                <w:b/>
                <w:color w:val="auto"/>
                <w:lang w:val="en-GB"/>
              </w:rPr>
              <w:t>Data/parameter</w:t>
            </w:r>
          </w:p>
        </w:tc>
        <w:tc>
          <w:tcPr>
            <w:tcW w:w="3659" w:type="pct"/>
            <w:shd w:val="clear" w:color="auto" w:fill="auto"/>
          </w:tcPr>
          <w:p w14:paraId="7250C60D" w14:textId="77777777" w:rsidR="00785A71" w:rsidRPr="00785A71" w:rsidRDefault="00785A71" w:rsidP="00785A71">
            <w:pPr>
              <w:spacing w:line="240" w:lineRule="auto"/>
              <w:rPr>
                <w:color w:val="auto"/>
                <w:lang w:val="en-GB"/>
              </w:rPr>
            </w:pPr>
            <w:r w:rsidRPr="00785A71">
              <w:rPr>
                <w:color w:val="auto"/>
                <w:lang w:val="en-GB"/>
              </w:rPr>
              <w:t>EF</w:t>
            </w:r>
            <w:r w:rsidRPr="00785A71">
              <w:rPr>
                <w:color w:val="auto"/>
                <w:vertAlign w:val="subscript"/>
                <w:lang w:val="en-GB"/>
              </w:rPr>
              <w:t>CH4</w:t>
            </w:r>
          </w:p>
        </w:tc>
      </w:tr>
      <w:tr w:rsidR="00785A71" w:rsidRPr="00785A71" w14:paraId="47027958" w14:textId="77777777" w:rsidTr="00785A71">
        <w:trPr>
          <w:cantSplit/>
          <w:trHeight w:val="281"/>
          <w:jc w:val="center"/>
        </w:trPr>
        <w:tc>
          <w:tcPr>
            <w:tcW w:w="1341" w:type="pct"/>
            <w:shd w:val="clear" w:color="auto" w:fill="auto"/>
          </w:tcPr>
          <w:p w14:paraId="41FEDA0E" w14:textId="77777777" w:rsidR="00785A71" w:rsidRPr="00785A71" w:rsidRDefault="00785A71" w:rsidP="00785A71">
            <w:pPr>
              <w:spacing w:line="240" w:lineRule="auto"/>
              <w:rPr>
                <w:b/>
                <w:color w:val="auto"/>
                <w:lang w:val="en-GB"/>
              </w:rPr>
            </w:pPr>
            <w:r w:rsidRPr="00785A71">
              <w:rPr>
                <w:b/>
                <w:color w:val="auto"/>
                <w:lang w:val="en-GB"/>
              </w:rPr>
              <w:t>Unit</w:t>
            </w:r>
          </w:p>
        </w:tc>
        <w:tc>
          <w:tcPr>
            <w:tcW w:w="3659" w:type="pct"/>
            <w:shd w:val="clear" w:color="auto" w:fill="auto"/>
          </w:tcPr>
          <w:p w14:paraId="69002E70" w14:textId="77777777" w:rsidR="00785A71" w:rsidRPr="00785A71" w:rsidRDefault="00785A71" w:rsidP="00785A71">
            <w:pPr>
              <w:spacing w:line="240" w:lineRule="auto"/>
              <w:rPr>
                <w:color w:val="auto"/>
                <w:lang w:val="en-GB"/>
              </w:rPr>
            </w:pPr>
            <w:r w:rsidRPr="00785A71">
              <w:rPr>
                <w:color w:val="auto"/>
                <w:lang w:val="en-GB"/>
              </w:rPr>
              <w:t>t CH</w:t>
            </w:r>
            <w:r w:rsidRPr="00785A71">
              <w:rPr>
                <w:color w:val="auto"/>
                <w:vertAlign w:val="subscript"/>
                <w:lang w:val="en-GB"/>
              </w:rPr>
              <w:t>4</w:t>
            </w:r>
            <w:r w:rsidRPr="00785A71">
              <w:rPr>
                <w:color w:val="auto"/>
                <w:lang w:val="en-GB"/>
              </w:rPr>
              <w:t xml:space="preserve"> / t</w:t>
            </w:r>
          </w:p>
        </w:tc>
      </w:tr>
      <w:tr w:rsidR="00785A71" w:rsidRPr="00785A71" w14:paraId="7E38A70C" w14:textId="77777777" w:rsidTr="00785A71">
        <w:trPr>
          <w:cantSplit/>
          <w:trHeight w:val="280"/>
          <w:jc w:val="center"/>
        </w:trPr>
        <w:tc>
          <w:tcPr>
            <w:tcW w:w="1341" w:type="pct"/>
            <w:shd w:val="clear" w:color="auto" w:fill="auto"/>
          </w:tcPr>
          <w:p w14:paraId="44F60C12" w14:textId="77777777" w:rsidR="00785A71" w:rsidRPr="00785A71" w:rsidRDefault="00785A71" w:rsidP="00785A71">
            <w:pPr>
              <w:spacing w:line="240" w:lineRule="auto"/>
              <w:rPr>
                <w:b/>
                <w:color w:val="auto"/>
                <w:lang w:val="en-GB"/>
              </w:rPr>
            </w:pPr>
            <w:r w:rsidRPr="00785A71">
              <w:rPr>
                <w:b/>
                <w:color w:val="auto"/>
                <w:lang w:val="en-GB"/>
              </w:rPr>
              <w:t>Description</w:t>
            </w:r>
          </w:p>
        </w:tc>
        <w:tc>
          <w:tcPr>
            <w:tcW w:w="3659" w:type="pct"/>
            <w:shd w:val="clear" w:color="auto" w:fill="auto"/>
          </w:tcPr>
          <w:p w14:paraId="2E39E5FB" w14:textId="77777777" w:rsidR="00785A71" w:rsidRPr="00785A71" w:rsidRDefault="00785A71" w:rsidP="00785A71">
            <w:pPr>
              <w:spacing w:line="240" w:lineRule="auto"/>
              <w:rPr>
                <w:color w:val="auto"/>
                <w:lang w:val="en-GB"/>
              </w:rPr>
            </w:pPr>
            <w:r w:rsidRPr="00785A71">
              <w:rPr>
                <w:color w:val="auto"/>
                <w:lang w:val="en-GB"/>
              </w:rPr>
              <w:t>Default emission factor of methane per tonne of waste composted (wet basis)</w:t>
            </w:r>
          </w:p>
        </w:tc>
      </w:tr>
      <w:tr w:rsidR="00785A71" w:rsidRPr="00785A71" w14:paraId="2AA200F4" w14:textId="77777777" w:rsidTr="00785A71">
        <w:trPr>
          <w:cantSplit/>
          <w:trHeight w:val="281"/>
          <w:jc w:val="center"/>
        </w:trPr>
        <w:tc>
          <w:tcPr>
            <w:tcW w:w="1341" w:type="pct"/>
            <w:shd w:val="clear" w:color="auto" w:fill="auto"/>
          </w:tcPr>
          <w:p w14:paraId="5E6D6188" w14:textId="77777777" w:rsidR="00785A71" w:rsidRPr="00785A71" w:rsidRDefault="00785A71" w:rsidP="00785A71">
            <w:pPr>
              <w:spacing w:line="240" w:lineRule="auto"/>
              <w:rPr>
                <w:b/>
                <w:color w:val="auto"/>
                <w:lang w:val="en-GB"/>
              </w:rPr>
            </w:pPr>
            <w:r w:rsidRPr="00785A71">
              <w:rPr>
                <w:b/>
                <w:color w:val="auto"/>
                <w:lang w:val="en-GB"/>
              </w:rPr>
              <w:t>Source of data</w:t>
            </w:r>
          </w:p>
        </w:tc>
        <w:tc>
          <w:tcPr>
            <w:tcW w:w="3659" w:type="pct"/>
            <w:shd w:val="clear" w:color="auto" w:fill="auto"/>
          </w:tcPr>
          <w:p w14:paraId="25438715" w14:textId="77777777" w:rsidR="00785A71" w:rsidRPr="00785A71" w:rsidRDefault="00785A71" w:rsidP="00785A71">
            <w:pPr>
              <w:spacing w:line="240" w:lineRule="auto"/>
              <w:rPr>
                <w:color w:val="auto"/>
                <w:lang w:val="en-GB"/>
              </w:rPr>
            </w:pPr>
            <w:r w:rsidRPr="00785A71">
              <w:rPr>
                <w:color w:val="auto"/>
                <w:lang w:val="en-GB"/>
              </w:rPr>
              <w:t>Tool: Project and leakage emissions from composting, version 2</w:t>
            </w:r>
          </w:p>
        </w:tc>
      </w:tr>
      <w:tr w:rsidR="00785A71" w:rsidRPr="00785A71" w14:paraId="61916631" w14:textId="77777777" w:rsidTr="00785A71">
        <w:trPr>
          <w:cantSplit/>
          <w:trHeight w:val="281"/>
          <w:jc w:val="center"/>
        </w:trPr>
        <w:tc>
          <w:tcPr>
            <w:tcW w:w="1341" w:type="pct"/>
            <w:shd w:val="clear" w:color="auto" w:fill="auto"/>
          </w:tcPr>
          <w:p w14:paraId="240B5FB1" w14:textId="77777777" w:rsidR="00785A71" w:rsidRPr="00785A71" w:rsidRDefault="00785A71" w:rsidP="00785A71">
            <w:pPr>
              <w:spacing w:line="240" w:lineRule="auto"/>
              <w:rPr>
                <w:b/>
                <w:color w:val="auto"/>
                <w:lang w:val="en-GB"/>
              </w:rPr>
            </w:pPr>
            <w:r w:rsidRPr="00785A71">
              <w:rPr>
                <w:b/>
                <w:color w:val="auto"/>
                <w:lang w:val="en-GB"/>
              </w:rPr>
              <w:t>Value(s) applied</w:t>
            </w:r>
          </w:p>
        </w:tc>
        <w:tc>
          <w:tcPr>
            <w:tcW w:w="3659" w:type="pct"/>
            <w:shd w:val="clear" w:color="auto" w:fill="auto"/>
          </w:tcPr>
          <w:p w14:paraId="6362D4FA" w14:textId="77777777" w:rsidR="00785A71" w:rsidRPr="00785A71" w:rsidRDefault="00785A71" w:rsidP="00785A71">
            <w:pPr>
              <w:spacing w:line="240" w:lineRule="auto"/>
              <w:rPr>
                <w:color w:val="auto"/>
                <w:lang w:val="en-GB"/>
              </w:rPr>
            </w:pPr>
            <w:r w:rsidRPr="00785A71">
              <w:rPr>
                <w:color w:val="auto"/>
                <w:lang w:val="en-GB"/>
              </w:rPr>
              <w:t>0.002</w:t>
            </w:r>
          </w:p>
        </w:tc>
      </w:tr>
      <w:tr w:rsidR="00785A71" w:rsidRPr="00785A71" w14:paraId="7F343A58" w14:textId="77777777" w:rsidTr="00785A71">
        <w:trPr>
          <w:cantSplit/>
          <w:jc w:val="center"/>
        </w:trPr>
        <w:tc>
          <w:tcPr>
            <w:tcW w:w="1341" w:type="pct"/>
            <w:shd w:val="clear" w:color="auto" w:fill="auto"/>
          </w:tcPr>
          <w:p w14:paraId="220A4ACE" w14:textId="77777777" w:rsidR="00785A71" w:rsidRPr="00785A71" w:rsidRDefault="00785A71" w:rsidP="00785A71">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7FE494FA" w14:textId="77777777" w:rsidR="00785A71" w:rsidRPr="00785A71" w:rsidRDefault="00785A71" w:rsidP="00785A71">
            <w:pPr>
              <w:spacing w:line="240" w:lineRule="auto"/>
              <w:rPr>
                <w:color w:val="auto"/>
                <w:lang w:val="en-GB"/>
              </w:rPr>
            </w:pPr>
            <w:r w:rsidRPr="00785A71">
              <w:rPr>
                <w:color w:val="auto"/>
                <w:lang w:val="en-GB"/>
              </w:rPr>
              <w:t>This is the default value provided in the tool for the option 2 in the step “Determination of methane and nitrous oxide emissions from the composting process”</w:t>
            </w:r>
          </w:p>
        </w:tc>
      </w:tr>
      <w:tr w:rsidR="00785A71" w:rsidRPr="00785A71" w14:paraId="4D21F48B" w14:textId="77777777" w:rsidTr="00785A71">
        <w:trPr>
          <w:cantSplit/>
          <w:trHeight w:val="248"/>
          <w:jc w:val="center"/>
        </w:trPr>
        <w:tc>
          <w:tcPr>
            <w:tcW w:w="1341" w:type="pct"/>
            <w:shd w:val="clear" w:color="auto" w:fill="auto"/>
          </w:tcPr>
          <w:p w14:paraId="11AF482B" w14:textId="77777777" w:rsidR="00785A71" w:rsidRPr="00785A71" w:rsidRDefault="00785A71" w:rsidP="00785A71">
            <w:pPr>
              <w:spacing w:line="240" w:lineRule="auto"/>
              <w:rPr>
                <w:b/>
                <w:color w:val="auto"/>
                <w:lang w:val="en-GB"/>
              </w:rPr>
            </w:pPr>
            <w:r w:rsidRPr="00785A71">
              <w:rPr>
                <w:b/>
                <w:color w:val="auto"/>
                <w:lang w:val="en-GB"/>
              </w:rPr>
              <w:t>Purpose of data</w:t>
            </w:r>
          </w:p>
        </w:tc>
        <w:tc>
          <w:tcPr>
            <w:tcW w:w="3659" w:type="pct"/>
            <w:shd w:val="clear" w:color="auto" w:fill="auto"/>
          </w:tcPr>
          <w:p w14:paraId="0C705963" w14:textId="77777777" w:rsidR="00785A71" w:rsidRPr="00785A71" w:rsidRDefault="00785A71" w:rsidP="00785A71">
            <w:pPr>
              <w:spacing w:line="240" w:lineRule="auto"/>
              <w:rPr>
                <w:color w:val="auto"/>
                <w:lang w:val="en-GB"/>
              </w:rPr>
            </w:pPr>
            <w:r w:rsidRPr="00785A71">
              <w:rPr>
                <w:color w:val="auto"/>
                <w:lang w:val="en-GB"/>
              </w:rPr>
              <w:t xml:space="preserve">Calculation of project emission. </w:t>
            </w:r>
          </w:p>
        </w:tc>
      </w:tr>
      <w:tr w:rsidR="00785A71" w:rsidRPr="00785A71" w14:paraId="3DB247A0" w14:textId="77777777" w:rsidTr="00785A71">
        <w:trPr>
          <w:cantSplit/>
          <w:trHeight w:val="249"/>
          <w:jc w:val="center"/>
        </w:trPr>
        <w:tc>
          <w:tcPr>
            <w:tcW w:w="1341" w:type="pct"/>
            <w:shd w:val="clear" w:color="auto" w:fill="auto"/>
          </w:tcPr>
          <w:p w14:paraId="2AAF6093" w14:textId="77777777" w:rsidR="00785A71" w:rsidRPr="00785A71" w:rsidRDefault="00785A71" w:rsidP="00785A71">
            <w:pPr>
              <w:spacing w:line="240" w:lineRule="auto"/>
              <w:rPr>
                <w:b/>
                <w:color w:val="auto"/>
                <w:lang w:val="en-GB"/>
              </w:rPr>
            </w:pPr>
            <w:r w:rsidRPr="00785A71">
              <w:rPr>
                <w:b/>
                <w:color w:val="auto"/>
                <w:lang w:val="en-GB"/>
              </w:rPr>
              <w:t>Additional comment</w:t>
            </w:r>
          </w:p>
        </w:tc>
        <w:tc>
          <w:tcPr>
            <w:tcW w:w="3659" w:type="pct"/>
            <w:shd w:val="clear" w:color="auto" w:fill="auto"/>
          </w:tcPr>
          <w:p w14:paraId="2518A658" w14:textId="77777777" w:rsidR="00785A71" w:rsidRPr="00785A71" w:rsidRDefault="00785A71" w:rsidP="00785A71">
            <w:pPr>
              <w:spacing w:line="240" w:lineRule="auto"/>
              <w:rPr>
                <w:color w:val="auto"/>
                <w:lang w:val="en-GB"/>
              </w:rPr>
            </w:pPr>
            <w:r w:rsidRPr="00785A71">
              <w:rPr>
                <w:color w:val="auto"/>
                <w:lang w:val="en-GB"/>
              </w:rPr>
              <w:t xml:space="preserve">Fixed ex-ante </w:t>
            </w:r>
          </w:p>
        </w:tc>
      </w:tr>
    </w:tbl>
    <w:p w14:paraId="7B728DCD" w14:textId="77777777" w:rsidR="00785A71" w:rsidRPr="00785A71" w:rsidRDefault="00785A71" w:rsidP="00785A71">
      <w:pPr>
        <w:spacing w:line="240" w:lineRule="auto"/>
        <w:rPr>
          <w:iCs/>
          <w:color w:val="auto"/>
        </w:rPr>
      </w:pPr>
    </w:p>
    <w:p w14:paraId="74B6F904" w14:textId="77777777" w:rsidR="00785A71" w:rsidRPr="00785A71" w:rsidRDefault="00785A71" w:rsidP="00785A71">
      <w:pPr>
        <w:spacing w:line="240" w:lineRule="auto"/>
        <w:rPr>
          <w:b/>
          <w:iCs/>
          <w:color w:val="auto"/>
        </w:rPr>
      </w:pPr>
      <w:r w:rsidRPr="00785A71">
        <w:rPr>
          <w:b/>
          <w:iCs/>
          <w:color w:val="auto"/>
        </w:rPr>
        <w:t>Table 1</w:t>
      </w:r>
      <w:r>
        <w:rPr>
          <w:b/>
          <w:iCs/>
          <w:color w:val="auto"/>
        </w:rPr>
        <w:t>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582"/>
        <w:gridCol w:w="7047"/>
      </w:tblGrid>
      <w:tr w:rsidR="00785A71" w:rsidRPr="00785A71" w14:paraId="09A6199D" w14:textId="77777777" w:rsidTr="00785A71">
        <w:trPr>
          <w:cantSplit/>
          <w:trHeight w:val="280"/>
          <w:jc w:val="center"/>
        </w:trPr>
        <w:tc>
          <w:tcPr>
            <w:tcW w:w="1341" w:type="pct"/>
            <w:shd w:val="clear" w:color="auto" w:fill="auto"/>
          </w:tcPr>
          <w:p w14:paraId="2A7BFEEC" w14:textId="77777777" w:rsidR="00785A71" w:rsidRPr="00785A71" w:rsidRDefault="00785A71" w:rsidP="00785A71">
            <w:pPr>
              <w:spacing w:line="240" w:lineRule="auto"/>
              <w:rPr>
                <w:b/>
                <w:color w:val="auto"/>
                <w:lang w:val="en-GB"/>
              </w:rPr>
            </w:pPr>
            <w:r w:rsidRPr="00785A71">
              <w:rPr>
                <w:b/>
                <w:color w:val="auto"/>
                <w:lang w:val="en-GB"/>
              </w:rPr>
              <w:t>Relevant SDG Indicator</w:t>
            </w:r>
          </w:p>
        </w:tc>
        <w:tc>
          <w:tcPr>
            <w:tcW w:w="3659" w:type="pct"/>
            <w:shd w:val="clear" w:color="auto" w:fill="auto"/>
          </w:tcPr>
          <w:p w14:paraId="71EF6FEF" w14:textId="77777777" w:rsidR="00785A71" w:rsidRPr="00785A71" w:rsidRDefault="00785A71" w:rsidP="00785A71">
            <w:pPr>
              <w:spacing w:line="240" w:lineRule="auto"/>
              <w:rPr>
                <w:color w:val="auto"/>
                <w:lang w:val="en-GB"/>
              </w:rPr>
            </w:pPr>
            <w:r w:rsidRPr="00785A71">
              <w:rPr>
                <w:color w:val="auto"/>
                <w:lang w:val="en-GB"/>
              </w:rPr>
              <w:t xml:space="preserve">SDG 13: Climate Action </w:t>
            </w:r>
          </w:p>
        </w:tc>
      </w:tr>
      <w:tr w:rsidR="00785A71" w:rsidRPr="00785A71" w14:paraId="0DE6DB8E" w14:textId="77777777" w:rsidTr="00785A71">
        <w:trPr>
          <w:cantSplit/>
          <w:trHeight w:val="280"/>
          <w:jc w:val="center"/>
        </w:trPr>
        <w:tc>
          <w:tcPr>
            <w:tcW w:w="1341" w:type="pct"/>
            <w:shd w:val="clear" w:color="auto" w:fill="auto"/>
          </w:tcPr>
          <w:p w14:paraId="44316431" w14:textId="77777777" w:rsidR="00785A71" w:rsidRPr="00785A71" w:rsidRDefault="00785A71" w:rsidP="00785A71">
            <w:pPr>
              <w:spacing w:line="240" w:lineRule="auto"/>
              <w:rPr>
                <w:b/>
                <w:color w:val="auto"/>
                <w:lang w:val="en-GB"/>
              </w:rPr>
            </w:pPr>
            <w:r w:rsidRPr="00785A71">
              <w:rPr>
                <w:b/>
                <w:color w:val="auto"/>
                <w:lang w:val="en-GB"/>
              </w:rPr>
              <w:t>Data/parameter</w:t>
            </w:r>
          </w:p>
        </w:tc>
        <w:tc>
          <w:tcPr>
            <w:tcW w:w="3659" w:type="pct"/>
            <w:shd w:val="clear" w:color="auto" w:fill="auto"/>
          </w:tcPr>
          <w:p w14:paraId="35DD8292" w14:textId="77777777" w:rsidR="00785A71" w:rsidRPr="00785A71" w:rsidRDefault="00785A71" w:rsidP="00785A71">
            <w:pPr>
              <w:spacing w:line="240" w:lineRule="auto"/>
              <w:rPr>
                <w:color w:val="auto"/>
                <w:lang w:val="en-GB"/>
              </w:rPr>
            </w:pPr>
            <w:r w:rsidRPr="00785A71">
              <w:rPr>
                <w:color w:val="auto"/>
                <w:lang w:val="en-GB"/>
              </w:rPr>
              <w:t>EF</w:t>
            </w:r>
            <w:r w:rsidRPr="00785A71">
              <w:rPr>
                <w:color w:val="auto"/>
                <w:vertAlign w:val="subscript"/>
                <w:lang w:val="en-GB"/>
              </w:rPr>
              <w:t>N2O</w:t>
            </w:r>
          </w:p>
        </w:tc>
      </w:tr>
      <w:tr w:rsidR="00785A71" w:rsidRPr="00785A71" w14:paraId="11B0E78A" w14:textId="77777777" w:rsidTr="00785A71">
        <w:trPr>
          <w:cantSplit/>
          <w:trHeight w:val="281"/>
          <w:jc w:val="center"/>
        </w:trPr>
        <w:tc>
          <w:tcPr>
            <w:tcW w:w="1341" w:type="pct"/>
            <w:shd w:val="clear" w:color="auto" w:fill="auto"/>
          </w:tcPr>
          <w:p w14:paraId="6C81991F" w14:textId="77777777" w:rsidR="00785A71" w:rsidRPr="00785A71" w:rsidRDefault="00785A71" w:rsidP="00785A71">
            <w:pPr>
              <w:spacing w:line="240" w:lineRule="auto"/>
              <w:rPr>
                <w:b/>
                <w:color w:val="auto"/>
                <w:lang w:val="en-GB"/>
              </w:rPr>
            </w:pPr>
            <w:r w:rsidRPr="00785A71">
              <w:rPr>
                <w:b/>
                <w:color w:val="auto"/>
                <w:lang w:val="en-GB"/>
              </w:rPr>
              <w:t>Unit</w:t>
            </w:r>
          </w:p>
        </w:tc>
        <w:tc>
          <w:tcPr>
            <w:tcW w:w="3659" w:type="pct"/>
            <w:shd w:val="clear" w:color="auto" w:fill="auto"/>
          </w:tcPr>
          <w:p w14:paraId="42DC1F7D" w14:textId="77777777" w:rsidR="00785A71" w:rsidRPr="00785A71" w:rsidRDefault="00785A71" w:rsidP="00785A71">
            <w:pPr>
              <w:spacing w:line="240" w:lineRule="auto"/>
              <w:rPr>
                <w:color w:val="auto"/>
                <w:lang w:val="en-GB"/>
              </w:rPr>
            </w:pPr>
            <w:r w:rsidRPr="00785A71">
              <w:rPr>
                <w:color w:val="auto"/>
                <w:lang w:val="en-GB"/>
              </w:rPr>
              <w:t>t N</w:t>
            </w:r>
            <w:r w:rsidRPr="00785A71">
              <w:rPr>
                <w:color w:val="auto"/>
                <w:vertAlign w:val="subscript"/>
                <w:lang w:val="en-GB"/>
              </w:rPr>
              <w:t>2</w:t>
            </w:r>
            <w:r w:rsidRPr="00785A71">
              <w:rPr>
                <w:color w:val="auto"/>
                <w:lang w:val="en-GB"/>
              </w:rPr>
              <w:t>O / t</w:t>
            </w:r>
          </w:p>
        </w:tc>
      </w:tr>
      <w:tr w:rsidR="00785A71" w:rsidRPr="00785A71" w14:paraId="35235E37" w14:textId="77777777" w:rsidTr="00785A71">
        <w:trPr>
          <w:cantSplit/>
          <w:trHeight w:val="280"/>
          <w:jc w:val="center"/>
        </w:trPr>
        <w:tc>
          <w:tcPr>
            <w:tcW w:w="1341" w:type="pct"/>
            <w:shd w:val="clear" w:color="auto" w:fill="auto"/>
          </w:tcPr>
          <w:p w14:paraId="4AAF468A" w14:textId="77777777" w:rsidR="00785A71" w:rsidRPr="00785A71" w:rsidRDefault="00785A71" w:rsidP="00785A71">
            <w:pPr>
              <w:spacing w:line="240" w:lineRule="auto"/>
              <w:rPr>
                <w:b/>
                <w:color w:val="auto"/>
                <w:lang w:val="en-GB"/>
              </w:rPr>
            </w:pPr>
            <w:r w:rsidRPr="00785A71">
              <w:rPr>
                <w:b/>
                <w:color w:val="auto"/>
                <w:lang w:val="en-GB"/>
              </w:rPr>
              <w:t>Description</w:t>
            </w:r>
          </w:p>
        </w:tc>
        <w:tc>
          <w:tcPr>
            <w:tcW w:w="3659" w:type="pct"/>
            <w:shd w:val="clear" w:color="auto" w:fill="auto"/>
          </w:tcPr>
          <w:p w14:paraId="4131F8D2" w14:textId="77777777" w:rsidR="00785A71" w:rsidRPr="00785A71" w:rsidRDefault="00785A71" w:rsidP="00785A71">
            <w:pPr>
              <w:spacing w:line="240" w:lineRule="auto"/>
              <w:rPr>
                <w:color w:val="auto"/>
                <w:lang w:val="en-GB"/>
              </w:rPr>
            </w:pPr>
            <w:r w:rsidRPr="00785A71">
              <w:rPr>
                <w:color w:val="auto"/>
                <w:lang w:val="en-GB"/>
              </w:rPr>
              <w:t>Default emission factor of nitrous oxide per tonne of waste composted (wet basis)</w:t>
            </w:r>
          </w:p>
        </w:tc>
      </w:tr>
      <w:tr w:rsidR="00785A71" w:rsidRPr="00785A71" w14:paraId="03954602" w14:textId="77777777" w:rsidTr="00785A71">
        <w:trPr>
          <w:cantSplit/>
          <w:trHeight w:val="281"/>
          <w:jc w:val="center"/>
        </w:trPr>
        <w:tc>
          <w:tcPr>
            <w:tcW w:w="1341" w:type="pct"/>
            <w:shd w:val="clear" w:color="auto" w:fill="auto"/>
          </w:tcPr>
          <w:p w14:paraId="28E23A3A" w14:textId="77777777" w:rsidR="00785A71" w:rsidRPr="00785A71" w:rsidRDefault="00785A71" w:rsidP="00785A71">
            <w:pPr>
              <w:spacing w:line="240" w:lineRule="auto"/>
              <w:rPr>
                <w:b/>
                <w:color w:val="auto"/>
                <w:lang w:val="en-GB"/>
              </w:rPr>
            </w:pPr>
            <w:r w:rsidRPr="00785A71">
              <w:rPr>
                <w:b/>
                <w:color w:val="auto"/>
                <w:lang w:val="en-GB"/>
              </w:rPr>
              <w:t>Source of data</w:t>
            </w:r>
          </w:p>
        </w:tc>
        <w:tc>
          <w:tcPr>
            <w:tcW w:w="3659" w:type="pct"/>
            <w:shd w:val="clear" w:color="auto" w:fill="auto"/>
          </w:tcPr>
          <w:p w14:paraId="09E0792C" w14:textId="77777777" w:rsidR="00785A71" w:rsidRPr="00785A71" w:rsidRDefault="00785A71" w:rsidP="00785A71">
            <w:pPr>
              <w:spacing w:line="240" w:lineRule="auto"/>
              <w:rPr>
                <w:color w:val="auto"/>
                <w:lang w:val="en-GB"/>
              </w:rPr>
            </w:pPr>
            <w:r w:rsidRPr="00785A71">
              <w:rPr>
                <w:color w:val="auto"/>
                <w:lang w:val="en-GB"/>
              </w:rPr>
              <w:t>Tool: Project and leakage emissions from composting, version 2</w:t>
            </w:r>
          </w:p>
        </w:tc>
      </w:tr>
      <w:tr w:rsidR="00785A71" w:rsidRPr="00785A71" w14:paraId="1FC4DCE9" w14:textId="77777777" w:rsidTr="00785A71">
        <w:trPr>
          <w:cantSplit/>
          <w:trHeight w:val="281"/>
          <w:jc w:val="center"/>
        </w:trPr>
        <w:tc>
          <w:tcPr>
            <w:tcW w:w="1341" w:type="pct"/>
            <w:shd w:val="clear" w:color="auto" w:fill="auto"/>
          </w:tcPr>
          <w:p w14:paraId="10AB76F9" w14:textId="77777777" w:rsidR="00785A71" w:rsidRPr="00785A71" w:rsidRDefault="00785A71" w:rsidP="00785A71">
            <w:pPr>
              <w:spacing w:line="240" w:lineRule="auto"/>
              <w:rPr>
                <w:b/>
                <w:color w:val="auto"/>
                <w:lang w:val="en-GB"/>
              </w:rPr>
            </w:pPr>
            <w:r w:rsidRPr="00785A71">
              <w:rPr>
                <w:b/>
                <w:color w:val="auto"/>
                <w:lang w:val="en-GB"/>
              </w:rPr>
              <w:t>Value(s) applied</w:t>
            </w:r>
          </w:p>
        </w:tc>
        <w:tc>
          <w:tcPr>
            <w:tcW w:w="3659" w:type="pct"/>
            <w:shd w:val="clear" w:color="auto" w:fill="auto"/>
          </w:tcPr>
          <w:p w14:paraId="1CFFE36F" w14:textId="77777777" w:rsidR="00785A71" w:rsidRPr="00785A71" w:rsidRDefault="00785A71" w:rsidP="00785A71">
            <w:pPr>
              <w:spacing w:line="240" w:lineRule="auto"/>
              <w:rPr>
                <w:color w:val="auto"/>
                <w:lang w:val="en-GB"/>
              </w:rPr>
            </w:pPr>
            <w:r w:rsidRPr="00785A71">
              <w:rPr>
                <w:color w:val="auto"/>
                <w:lang w:val="en-GB"/>
              </w:rPr>
              <w:t>0.0002</w:t>
            </w:r>
          </w:p>
        </w:tc>
      </w:tr>
      <w:tr w:rsidR="00785A71" w:rsidRPr="00785A71" w14:paraId="6313BF32" w14:textId="77777777" w:rsidTr="00785A71">
        <w:trPr>
          <w:cantSplit/>
          <w:jc w:val="center"/>
        </w:trPr>
        <w:tc>
          <w:tcPr>
            <w:tcW w:w="1341" w:type="pct"/>
            <w:shd w:val="clear" w:color="auto" w:fill="auto"/>
          </w:tcPr>
          <w:p w14:paraId="5E5BAA57" w14:textId="77777777" w:rsidR="00785A71" w:rsidRPr="00785A71" w:rsidRDefault="00785A71" w:rsidP="00785A71">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7DA2A152" w14:textId="77777777" w:rsidR="00785A71" w:rsidRPr="00785A71" w:rsidRDefault="00785A71" w:rsidP="00785A71">
            <w:pPr>
              <w:spacing w:line="240" w:lineRule="auto"/>
              <w:rPr>
                <w:color w:val="auto"/>
                <w:lang w:val="en-GB"/>
              </w:rPr>
            </w:pPr>
            <w:r w:rsidRPr="00785A71">
              <w:rPr>
                <w:color w:val="auto"/>
                <w:lang w:val="en-GB"/>
              </w:rPr>
              <w:t>This is the default value provided in the tool for the option 2 in the step “Determination of methane and nitrous oxide emissions from the composting process”</w:t>
            </w:r>
          </w:p>
        </w:tc>
      </w:tr>
      <w:tr w:rsidR="00785A71" w:rsidRPr="00785A71" w14:paraId="3BA6635D" w14:textId="77777777" w:rsidTr="00785A71">
        <w:trPr>
          <w:cantSplit/>
          <w:trHeight w:val="248"/>
          <w:jc w:val="center"/>
        </w:trPr>
        <w:tc>
          <w:tcPr>
            <w:tcW w:w="1341" w:type="pct"/>
            <w:shd w:val="clear" w:color="auto" w:fill="auto"/>
          </w:tcPr>
          <w:p w14:paraId="079ADD79" w14:textId="77777777" w:rsidR="00785A71" w:rsidRPr="00785A71" w:rsidRDefault="00785A71" w:rsidP="00785A71">
            <w:pPr>
              <w:spacing w:line="240" w:lineRule="auto"/>
              <w:rPr>
                <w:b/>
                <w:color w:val="auto"/>
                <w:lang w:val="en-GB"/>
              </w:rPr>
            </w:pPr>
            <w:r w:rsidRPr="00785A71">
              <w:rPr>
                <w:b/>
                <w:color w:val="auto"/>
                <w:lang w:val="en-GB"/>
              </w:rPr>
              <w:t>Purpose of data</w:t>
            </w:r>
          </w:p>
        </w:tc>
        <w:tc>
          <w:tcPr>
            <w:tcW w:w="3659" w:type="pct"/>
            <w:shd w:val="clear" w:color="auto" w:fill="auto"/>
          </w:tcPr>
          <w:p w14:paraId="5B2F2B8B" w14:textId="77777777" w:rsidR="00785A71" w:rsidRPr="00785A71" w:rsidRDefault="00785A71" w:rsidP="00785A71">
            <w:pPr>
              <w:spacing w:line="240" w:lineRule="auto"/>
              <w:rPr>
                <w:color w:val="auto"/>
                <w:lang w:val="en-GB"/>
              </w:rPr>
            </w:pPr>
            <w:r w:rsidRPr="00785A71">
              <w:rPr>
                <w:color w:val="auto"/>
                <w:lang w:val="en-GB"/>
              </w:rPr>
              <w:t xml:space="preserve">Calculation of project emission. </w:t>
            </w:r>
          </w:p>
        </w:tc>
      </w:tr>
      <w:tr w:rsidR="00785A71" w:rsidRPr="00785A71" w14:paraId="7C5E09F7" w14:textId="77777777" w:rsidTr="00785A71">
        <w:trPr>
          <w:cantSplit/>
          <w:trHeight w:val="249"/>
          <w:jc w:val="center"/>
        </w:trPr>
        <w:tc>
          <w:tcPr>
            <w:tcW w:w="1341" w:type="pct"/>
            <w:shd w:val="clear" w:color="auto" w:fill="auto"/>
          </w:tcPr>
          <w:p w14:paraId="793EC7E4" w14:textId="77777777" w:rsidR="00785A71" w:rsidRPr="00785A71" w:rsidRDefault="00785A71" w:rsidP="00785A71">
            <w:pPr>
              <w:spacing w:line="240" w:lineRule="auto"/>
              <w:rPr>
                <w:b/>
                <w:color w:val="auto"/>
                <w:lang w:val="en-GB"/>
              </w:rPr>
            </w:pPr>
            <w:r w:rsidRPr="00785A71">
              <w:rPr>
                <w:b/>
                <w:color w:val="auto"/>
                <w:lang w:val="en-GB"/>
              </w:rPr>
              <w:t>Additional comment</w:t>
            </w:r>
          </w:p>
        </w:tc>
        <w:tc>
          <w:tcPr>
            <w:tcW w:w="3659" w:type="pct"/>
            <w:shd w:val="clear" w:color="auto" w:fill="auto"/>
          </w:tcPr>
          <w:p w14:paraId="78875F40" w14:textId="77777777" w:rsidR="00785A71" w:rsidRPr="00785A71" w:rsidRDefault="00785A71" w:rsidP="00785A71">
            <w:pPr>
              <w:spacing w:line="240" w:lineRule="auto"/>
              <w:rPr>
                <w:color w:val="auto"/>
                <w:lang w:val="en-GB"/>
              </w:rPr>
            </w:pPr>
            <w:r w:rsidRPr="00785A71">
              <w:rPr>
                <w:color w:val="auto"/>
                <w:lang w:val="en-GB"/>
              </w:rPr>
              <w:t xml:space="preserve">Fixed ex-ante </w:t>
            </w:r>
          </w:p>
        </w:tc>
      </w:tr>
    </w:tbl>
    <w:p w14:paraId="3EB14257" w14:textId="77777777" w:rsidR="00785A71" w:rsidRPr="00785A71" w:rsidRDefault="00785A71" w:rsidP="003F50FE">
      <w:pPr>
        <w:spacing w:line="240" w:lineRule="auto"/>
        <w:rPr>
          <w:iCs/>
          <w:color w:val="auto"/>
        </w:rPr>
      </w:pPr>
    </w:p>
    <w:p w14:paraId="314AD5F4" w14:textId="77777777" w:rsidR="00785A71" w:rsidRPr="00785A71" w:rsidRDefault="00785A71" w:rsidP="003F50FE">
      <w:pPr>
        <w:spacing w:line="240" w:lineRule="auto"/>
        <w:rPr>
          <w:b/>
          <w:iCs/>
          <w:color w:val="auto"/>
        </w:rPr>
      </w:pPr>
      <w:r w:rsidRPr="00785A71">
        <w:rPr>
          <w:b/>
          <w:iCs/>
          <w:color w:val="auto"/>
        </w:rPr>
        <w:t>Table 1</w:t>
      </w:r>
      <w:r>
        <w:rPr>
          <w:b/>
          <w:iCs/>
          <w:color w:val="auto"/>
        </w:rPr>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582"/>
        <w:gridCol w:w="7047"/>
      </w:tblGrid>
      <w:tr w:rsidR="00785A71" w:rsidRPr="00785A71" w14:paraId="5CCB4A8C" w14:textId="77777777" w:rsidTr="00785A71">
        <w:trPr>
          <w:cantSplit/>
          <w:trHeight w:val="280"/>
          <w:jc w:val="center"/>
        </w:trPr>
        <w:tc>
          <w:tcPr>
            <w:tcW w:w="1341" w:type="pct"/>
            <w:shd w:val="clear" w:color="auto" w:fill="auto"/>
          </w:tcPr>
          <w:p w14:paraId="1EFEBD05" w14:textId="77777777" w:rsidR="00785A71" w:rsidRPr="00785A71" w:rsidRDefault="00785A71" w:rsidP="00785A71">
            <w:pPr>
              <w:spacing w:line="240" w:lineRule="auto"/>
              <w:rPr>
                <w:b/>
                <w:color w:val="auto"/>
                <w:lang w:val="en-GB"/>
              </w:rPr>
            </w:pPr>
            <w:r w:rsidRPr="00785A71">
              <w:rPr>
                <w:b/>
                <w:color w:val="auto"/>
                <w:lang w:val="en-GB"/>
              </w:rPr>
              <w:t>Relevant SDG Indicator</w:t>
            </w:r>
          </w:p>
        </w:tc>
        <w:tc>
          <w:tcPr>
            <w:tcW w:w="3659" w:type="pct"/>
            <w:shd w:val="clear" w:color="auto" w:fill="auto"/>
          </w:tcPr>
          <w:p w14:paraId="2DA63851" w14:textId="77777777" w:rsidR="00785A71" w:rsidRPr="00785A71" w:rsidRDefault="00785A71" w:rsidP="00785A71">
            <w:pPr>
              <w:spacing w:line="240" w:lineRule="auto"/>
              <w:rPr>
                <w:color w:val="auto"/>
                <w:lang w:val="en-GB"/>
              </w:rPr>
            </w:pPr>
            <w:r w:rsidRPr="00785A71">
              <w:rPr>
                <w:color w:val="auto"/>
                <w:lang w:val="en-GB"/>
              </w:rPr>
              <w:t xml:space="preserve">SDG 13: Climate Action </w:t>
            </w:r>
          </w:p>
        </w:tc>
      </w:tr>
      <w:tr w:rsidR="00785A71" w:rsidRPr="00785A71" w14:paraId="202E3916" w14:textId="77777777" w:rsidTr="00785A71">
        <w:trPr>
          <w:cantSplit/>
          <w:trHeight w:val="280"/>
          <w:jc w:val="center"/>
        </w:trPr>
        <w:tc>
          <w:tcPr>
            <w:tcW w:w="1341" w:type="pct"/>
            <w:shd w:val="clear" w:color="auto" w:fill="auto"/>
          </w:tcPr>
          <w:p w14:paraId="7DF7D5DD" w14:textId="77777777" w:rsidR="00785A71" w:rsidRPr="00785A71" w:rsidRDefault="00785A71" w:rsidP="00785A71">
            <w:pPr>
              <w:spacing w:line="240" w:lineRule="auto"/>
              <w:rPr>
                <w:b/>
                <w:color w:val="auto"/>
                <w:lang w:val="en-GB"/>
              </w:rPr>
            </w:pPr>
            <w:r w:rsidRPr="00785A71">
              <w:rPr>
                <w:b/>
                <w:color w:val="auto"/>
                <w:lang w:val="en-GB"/>
              </w:rPr>
              <w:t>Data/parameter</w:t>
            </w:r>
          </w:p>
        </w:tc>
        <w:tc>
          <w:tcPr>
            <w:tcW w:w="3659" w:type="pct"/>
            <w:shd w:val="clear" w:color="auto" w:fill="auto"/>
          </w:tcPr>
          <w:p w14:paraId="27D48CE7" w14:textId="77777777" w:rsidR="00785A71" w:rsidRPr="00785A71" w:rsidRDefault="00785A71" w:rsidP="00785A71">
            <w:pPr>
              <w:spacing w:line="240" w:lineRule="auto"/>
              <w:rPr>
                <w:color w:val="auto"/>
                <w:lang w:val="en-GB"/>
              </w:rPr>
            </w:pPr>
            <w:r w:rsidRPr="00785A71">
              <w:rPr>
                <w:color w:val="auto"/>
                <w:lang w:val="en-GB"/>
              </w:rPr>
              <w:t>TWCOM</w:t>
            </w:r>
            <w:r w:rsidRPr="00785A71">
              <w:rPr>
                <w:color w:val="auto"/>
                <w:vertAlign w:val="subscript"/>
                <w:lang w:val="en-GB"/>
              </w:rPr>
              <w:t>BAU</w:t>
            </w:r>
          </w:p>
        </w:tc>
      </w:tr>
      <w:tr w:rsidR="00785A71" w:rsidRPr="00785A71" w14:paraId="334AE635" w14:textId="77777777" w:rsidTr="00785A71">
        <w:trPr>
          <w:cantSplit/>
          <w:trHeight w:val="281"/>
          <w:jc w:val="center"/>
        </w:trPr>
        <w:tc>
          <w:tcPr>
            <w:tcW w:w="1341" w:type="pct"/>
            <w:shd w:val="clear" w:color="auto" w:fill="auto"/>
          </w:tcPr>
          <w:p w14:paraId="2850B931" w14:textId="77777777" w:rsidR="00785A71" w:rsidRPr="00785A71" w:rsidRDefault="00785A71" w:rsidP="00785A71">
            <w:pPr>
              <w:spacing w:line="240" w:lineRule="auto"/>
              <w:rPr>
                <w:b/>
                <w:color w:val="auto"/>
                <w:lang w:val="en-GB"/>
              </w:rPr>
            </w:pPr>
            <w:r w:rsidRPr="00785A71">
              <w:rPr>
                <w:b/>
                <w:color w:val="auto"/>
                <w:lang w:val="en-GB"/>
              </w:rPr>
              <w:t>Unit</w:t>
            </w:r>
          </w:p>
        </w:tc>
        <w:tc>
          <w:tcPr>
            <w:tcW w:w="3659" w:type="pct"/>
            <w:shd w:val="clear" w:color="auto" w:fill="auto"/>
          </w:tcPr>
          <w:p w14:paraId="3BDD491E" w14:textId="77777777" w:rsidR="00785A71" w:rsidRPr="00785A71" w:rsidRDefault="00785A71" w:rsidP="00785A71">
            <w:pPr>
              <w:spacing w:line="240" w:lineRule="auto"/>
              <w:rPr>
                <w:color w:val="auto"/>
                <w:lang w:val="en-GB"/>
              </w:rPr>
            </w:pPr>
            <w:r w:rsidRPr="00785A71">
              <w:rPr>
                <w:color w:val="auto"/>
                <w:lang w:val="en-GB"/>
              </w:rPr>
              <w:t>t</w:t>
            </w:r>
          </w:p>
        </w:tc>
      </w:tr>
      <w:tr w:rsidR="00785A71" w:rsidRPr="00785A71" w14:paraId="67559F34" w14:textId="77777777" w:rsidTr="00785A71">
        <w:trPr>
          <w:cantSplit/>
          <w:trHeight w:val="280"/>
          <w:jc w:val="center"/>
        </w:trPr>
        <w:tc>
          <w:tcPr>
            <w:tcW w:w="1341" w:type="pct"/>
            <w:shd w:val="clear" w:color="auto" w:fill="auto"/>
          </w:tcPr>
          <w:p w14:paraId="5B6E3EB8" w14:textId="77777777" w:rsidR="00785A71" w:rsidRPr="00785A71" w:rsidRDefault="00785A71" w:rsidP="00785A71">
            <w:pPr>
              <w:spacing w:line="240" w:lineRule="auto"/>
              <w:rPr>
                <w:b/>
                <w:color w:val="auto"/>
                <w:lang w:val="en-GB"/>
              </w:rPr>
            </w:pPr>
            <w:r w:rsidRPr="00785A71">
              <w:rPr>
                <w:b/>
                <w:color w:val="auto"/>
                <w:lang w:val="en-GB"/>
              </w:rPr>
              <w:t>Description</w:t>
            </w:r>
          </w:p>
        </w:tc>
        <w:tc>
          <w:tcPr>
            <w:tcW w:w="3659" w:type="pct"/>
            <w:shd w:val="clear" w:color="auto" w:fill="auto"/>
          </w:tcPr>
          <w:p w14:paraId="2F68ECEA" w14:textId="77777777" w:rsidR="00785A71" w:rsidRPr="00785A71" w:rsidRDefault="00785A71" w:rsidP="00785A71">
            <w:pPr>
              <w:spacing w:line="240" w:lineRule="auto"/>
              <w:rPr>
                <w:color w:val="auto"/>
                <w:lang w:val="en-GB"/>
              </w:rPr>
            </w:pPr>
            <w:r w:rsidRPr="00785A71">
              <w:rPr>
                <w:color w:val="auto"/>
                <w:lang w:val="en-GB"/>
              </w:rPr>
              <w:t>Maximum amount of organic waste processed for composting per year in the BAU scenario (pilot facility)</w:t>
            </w:r>
          </w:p>
        </w:tc>
      </w:tr>
      <w:tr w:rsidR="00785A71" w:rsidRPr="00785A71" w14:paraId="25A61128" w14:textId="77777777" w:rsidTr="00785A71">
        <w:trPr>
          <w:cantSplit/>
          <w:trHeight w:val="281"/>
          <w:jc w:val="center"/>
        </w:trPr>
        <w:tc>
          <w:tcPr>
            <w:tcW w:w="1341" w:type="pct"/>
            <w:shd w:val="clear" w:color="auto" w:fill="auto"/>
          </w:tcPr>
          <w:p w14:paraId="5AC971B2" w14:textId="77777777" w:rsidR="00785A71" w:rsidRPr="00785A71" w:rsidRDefault="00785A71" w:rsidP="00785A71">
            <w:pPr>
              <w:spacing w:line="240" w:lineRule="auto"/>
              <w:rPr>
                <w:b/>
                <w:color w:val="auto"/>
                <w:lang w:val="en-GB"/>
              </w:rPr>
            </w:pPr>
            <w:r w:rsidRPr="00785A71">
              <w:rPr>
                <w:b/>
                <w:color w:val="auto"/>
                <w:lang w:val="en-GB"/>
              </w:rPr>
              <w:t>Source of data</w:t>
            </w:r>
          </w:p>
        </w:tc>
        <w:tc>
          <w:tcPr>
            <w:tcW w:w="3659" w:type="pct"/>
            <w:shd w:val="clear" w:color="auto" w:fill="auto"/>
          </w:tcPr>
          <w:p w14:paraId="7D1B9167" w14:textId="77777777" w:rsidR="00785A71" w:rsidRPr="00785A71" w:rsidRDefault="00785A71" w:rsidP="00785A71">
            <w:pPr>
              <w:spacing w:line="240" w:lineRule="auto"/>
              <w:rPr>
                <w:color w:val="auto"/>
                <w:lang w:val="en-GB"/>
              </w:rPr>
            </w:pPr>
            <w:r w:rsidRPr="00785A71">
              <w:rPr>
                <w:color w:val="auto"/>
                <w:lang w:val="en-GB"/>
              </w:rPr>
              <w:t>Plant records</w:t>
            </w:r>
          </w:p>
        </w:tc>
      </w:tr>
      <w:tr w:rsidR="00785A71" w:rsidRPr="00785A71" w14:paraId="47C5E79D" w14:textId="77777777" w:rsidTr="00785A71">
        <w:trPr>
          <w:cantSplit/>
          <w:trHeight w:val="281"/>
          <w:jc w:val="center"/>
        </w:trPr>
        <w:tc>
          <w:tcPr>
            <w:tcW w:w="1341" w:type="pct"/>
            <w:shd w:val="clear" w:color="auto" w:fill="auto"/>
          </w:tcPr>
          <w:p w14:paraId="6EED055E" w14:textId="77777777" w:rsidR="00785A71" w:rsidRPr="00785A71" w:rsidRDefault="00785A71" w:rsidP="00785A71">
            <w:pPr>
              <w:spacing w:line="240" w:lineRule="auto"/>
              <w:rPr>
                <w:b/>
                <w:color w:val="auto"/>
                <w:lang w:val="en-GB"/>
              </w:rPr>
            </w:pPr>
            <w:r w:rsidRPr="00785A71">
              <w:rPr>
                <w:b/>
                <w:color w:val="auto"/>
                <w:lang w:val="en-GB"/>
              </w:rPr>
              <w:lastRenderedPageBreak/>
              <w:t>Value(s) applied</w:t>
            </w:r>
          </w:p>
        </w:tc>
        <w:tc>
          <w:tcPr>
            <w:tcW w:w="3659" w:type="pct"/>
            <w:shd w:val="clear" w:color="auto" w:fill="auto"/>
          </w:tcPr>
          <w:p w14:paraId="15F3DF30" w14:textId="77777777" w:rsidR="00785A71" w:rsidRPr="00785A71" w:rsidRDefault="00785A71" w:rsidP="00785A71">
            <w:pPr>
              <w:spacing w:line="240" w:lineRule="auto"/>
              <w:rPr>
                <w:color w:val="auto"/>
                <w:lang w:val="en-GB"/>
              </w:rPr>
            </w:pPr>
            <w:r w:rsidRPr="00785A71">
              <w:rPr>
                <w:color w:val="auto"/>
                <w:lang w:val="en-GB"/>
              </w:rPr>
              <w:t>595 t per year</w:t>
            </w:r>
          </w:p>
        </w:tc>
      </w:tr>
      <w:tr w:rsidR="00785A71" w:rsidRPr="00785A71" w14:paraId="6AE6525B" w14:textId="77777777" w:rsidTr="00785A71">
        <w:trPr>
          <w:cantSplit/>
          <w:jc w:val="center"/>
        </w:trPr>
        <w:tc>
          <w:tcPr>
            <w:tcW w:w="1341" w:type="pct"/>
            <w:shd w:val="clear" w:color="auto" w:fill="auto"/>
          </w:tcPr>
          <w:p w14:paraId="0E534E33" w14:textId="77777777" w:rsidR="00785A71" w:rsidRPr="00785A71" w:rsidRDefault="00785A71" w:rsidP="00785A71">
            <w:pPr>
              <w:spacing w:line="240" w:lineRule="auto"/>
              <w:rPr>
                <w:b/>
                <w:color w:val="auto"/>
                <w:lang w:val="en-GB"/>
              </w:rPr>
            </w:pPr>
            <w:r w:rsidRPr="00785A71">
              <w:rPr>
                <w:b/>
                <w:color w:val="auto"/>
                <w:lang w:val="en-GB"/>
              </w:rPr>
              <w:t xml:space="preserve">Choice of data or Measurement methods and procedures </w:t>
            </w:r>
          </w:p>
        </w:tc>
        <w:tc>
          <w:tcPr>
            <w:tcW w:w="3659" w:type="pct"/>
            <w:shd w:val="clear" w:color="auto" w:fill="auto"/>
          </w:tcPr>
          <w:p w14:paraId="2CEBBE0A" w14:textId="77777777" w:rsidR="00785A71" w:rsidRPr="00785A71" w:rsidRDefault="00785A71" w:rsidP="00785A71">
            <w:pPr>
              <w:spacing w:line="240" w:lineRule="auto"/>
              <w:rPr>
                <w:color w:val="auto"/>
                <w:lang w:val="en-GB"/>
              </w:rPr>
            </w:pPr>
            <w:r w:rsidRPr="00785A71">
              <w:rPr>
                <w:color w:val="auto"/>
                <w:lang w:val="en-GB"/>
              </w:rPr>
              <w:t>This figure reflects a conservative approach. It was calculated based on the average processed total volume per day (2 t) times the maximum operating days of the plant (350), times the average organic fraction of the waste (0.85, see Table 3 below).</w:t>
            </w:r>
          </w:p>
        </w:tc>
      </w:tr>
      <w:tr w:rsidR="00785A71" w:rsidRPr="00785A71" w14:paraId="02D6AD5B" w14:textId="77777777" w:rsidTr="00785A71">
        <w:trPr>
          <w:cantSplit/>
          <w:trHeight w:val="248"/>
          <w:jc w:val="center"/>
        </w:trPr>
        <w:tc>
          <w:tcPr>
            <w:tcW w:w="1341" w:type="pct"/>
            <w:shd w:val="clear" w:color="auto" w:fill="auto"/>
          </w:tcPr>
          <w:p w14:paraId="20F26D43" w14:textId="77777777" w:rsidR="00785A71" w:rsidRPr="00785A71" w:rsidRDefault="00785A71" w:rsidP="00785A71">
            <w:pPr>
              <w:spacing w:line="240" w:lineRule="auto"/>
              <w:rPr>
                <w:b/>
                <w:color w:val="auto"/>
                <w:lang w:val="en-GB"/>
              </w:rPr>
            </w:pPr>
            <w:r w:rsidRPr="00785A71">
              <w:rPr>
                <w:b/>
                <w:color w:val="auto"/>
                <w:lang w:val="en-GB"/>
              </w:rPr>
              <w:t>Purpose of data</w:t>
            </w:r>
          </w:p>
        </w:tc>
        <w:tc>
          <w:tcPr>
            <w:tcW w:w="3659" w:type="pct"/>
            <w:shd w:val="clear" w:color="auto" w:fill="auto"/>
          </w:tcPr>
          <w:p w14:paraId="0F567517" w14:textId="77777777" w:rsidR="00785A71" w:rsidRPr="00785A71" w:rsidRDefault="00785A71" w:rsidP="00785A71">
            <w:pPr>
              <w:spacing w:line="240" w:lineRule="auto"/>
              <w:rPr>
                <w:color w:val="auto"/>
                <w:lang w:val="en-GB"/>
              </w:rPr>
            </w:pPr>
            <w:r w:rsidRPr="00785A71">
              <w:rPr>
                <w:color w:val="auto"/>
                <w:lang w:val="en-GB"/>
              </w:rPr>
              <w:t xml:space="preserve">Calculation of project emission. </w:t>
            </w:r>
          </w:p>
        </w:tc>
      </w:tr>
      <w:tr w:rsidR="00785A71" w:rsidRPr="00785A71" w14:paraId="33333E66" w14:textId="77777777" w:rsidTr="00785A71">
        <w:trPr>
          <w:cantSplit/>
          <w:trHeight w:val="249"/>
          <w:jc w:val="center"/>
        </w:trPr>
        <w:tc>
          <w:tcPr>
            <w:tcW w:w="1341" w:type="pct"/>
            <w:shd w:val="clear" w:color="auto" w:fill="auto"/>
          </w:tcPr>
          <w:p w14:paraId="00C51FCE" w14:textId="77777777" w:rsidR="00785A71" w:rsidRPr="00785A71" w:rsidRDefault="00785A71" w:rsidP="00785A71">
            <w:pPr>
              <w:spacing w:line="240" w:lineRule="auto"/>
              <w:rPr>
                <w:b/>
                <w:color w:val="auto"/>
                <w:lang w:val="en-GB"/>
              </w:rPr>
            </w:pPr>
            <w:r w:rsidRPr="00785A71">
              <w:rPr>
                <w:b/>
                <w:color w:val="auto"/>
                <w:lang w:val="en-GB"/>
              </w:rPr>
              <w:t>Additional comment</w:t>
            </w:r>
          </w:p>
        </w:tc>
        <w:tc>
          <w:tcPr>
            <w:tcW w:w="3659" w:type="pct"/>
            <w:shd w:val="clear" w:color="auto" w:fill="auto"/>
          </w:tcPr>
          <w:p w14:paraId="2561C79B" w14:textId="77777777" w:rsidR="00785A71" w:rsidRPr="00785A71" w:rsidRDefault="00785A71" w:rsidP="00785A71">
            <w:pPr>
              <w:spacing w:line="240" w:lineRule="auto"/>
              <w:rPr>
                <w:color w:val="auto"/>
                <w:lang w:val="en-GB"/>
              </w:rPr>
            </w:pPr>
            <w:r w:rsidRPr="00785A71">
              <w:rPr>
                <w:color w:val="auto"/>
                <w:lang w:val="en-GB"/>
              </w:rPr>
              <w:t xml:space="preserve">Fixed ex-ante </w:t>
            </w:r>
          </w:p>
        </w:tc>
      </w:tr>
    </w:tbl>
    <w:p w14:paraId="4FEDA57C" w14:textId="77777777" w:rsidR="00785A71" w:rsidRPr="00C746F7" w:rsidRDefault="00785A71" w:rsidP="00785A71">
      <w:pPr>
        <w:spacing w:line="240" w:lineRule="auto"/>
        <w:rPr>
          <w:iCs/>
          <w:color w:val="auto"/>
        </w:rPr>
      </w:pPr>
    </w:p>
    <w:p w14:paraId="6AF260BF" w14:textId="77777777" w:rsidR="000E6BC0" w:rsidRPr="009F1B6F" w:rsidRDefault="00955476" w:rsidP="00115C3F">
      <w:pPr>
        <w:pStyle w:val="SectionList"/>
      </w:pPr>
      <w:bookmarkStart w:id="26" w:name="_Ref418094911"/>
      <w:bookmarkStart w:id="27" w:name="_Toc40962777"/>
      <w:r w:rsidRPr="009F1B6F">
        <w:t>D.2.</w:t>
      </w:r>
      <w:r w:rsidRPr="009F1B6F">
        <w:tab/>
      </w:r>
      <w:r w:rsidR="000E6BC0" w:rsidRPr="009F1B6F">
        <w:t>Data and parameters monitored</w:t>
      </w:r>
      <w:bookmarkEnd w:id="26"/>
      <w:bookmarkEnd w:id="27"/>
    </w:p>
    <w:p w14:paraId="6F7667AF" w14:textId="77777777" w:rsidR="006B4547" w:rsidRPr="006B4547" w:rsidRDefault="006B4547" w:rsidP="003F50FE">
      <w:pPr>
        <w:keepNext/>
        <w:keepLines/>
        <w:numPr>
          <w:ilvl w:val="3"/>
          <w:numId w:val="0"/>
        </w:numPr>
        <w:suppressAutoHyphens/>
        <w:spacing w:after="0" w:line="240" w:lineRule="auto"/>
        <w:contextualSpacing w:val="0"/>
        <w:jc w:val="both"/>
        <w:outlineLvl w:val="2"/>
        <w:rPr>
          <w:rFonts w:eastAsia="MS Mincho" w:cs="Arial"/>
          <w:b/>
          <w:color w:val="auto"/>
          <w:lang w:val="en-GB" w:eastAsia="de-DE"/>
          <w14:cntxtAlts w14:val="0"/>
        </w:rPr>
      </w:pPr>
      <w:r w:rsidRPr="006B4547">
        <w:rPr>
          <w:rFonts w:eastAsia="MS Mincho" w:cs="Arial"/>
          <w:b/>
          <w:color w:val="auto"/>
          <w:lang w:val="en-GB" w:eastAsia="de-DE"/>
          <w14:cntxtAlts w14:val="0"/>
        </w:rPr>
        <w:t xml:space="preserve">Table </w:t>
      </w:r>
      <w:r>
        <w:rPr>
          <w:rFonts w:eastAsia="MS Mincho" w:cs="Arial"/>
          <w:b/>
          <w:color w:val="auto"/>
          <w:lang w:val="en-GB" w:eastAsia="de-DE"/>
          <w14:cntxtAlts w14:val="0"/>
        </w:rPr>
        <w:t>17</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11"/>
        <w:gridCol w:w="7118"/>
      </w:tblGrid>
      <w:tr w:rsidR="006B4547" w:rsidRPr="006B4547" w14:paraId="388BA0BD" w14:textId="77777777" w:rsidTr="00D45600">
        <w:trPr>
          <w:cantSplit/>
          <w:jc w:val="center"/>
        </w:trPr>
        <w:tc>
          <w:tcPr>
            <w:tcW w:w="1304" w:type="pct"/>
            <w:shd w:val="clear" w:color="auto" w:fill="auto"/>
          </w:tcPr>
          <w:p w14:paraId="2C749EC9"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96" w:type="pct"/>
            <w:shd w:val="clear" w:color="auto" w:fill="auto"/>
          </w:tcPr>
          <w:p w14:paraId="10FC4264"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SDG 13: Climate Action </w:t>
            </w:r>
          </w:p>
        </w:tc>
      </w:tr>
      <w:tr w:rsidR="006B4547" w:rsidRPr="006B4547" w14:paraId="1B489417" w14:textId="77777777" w:rsidTr="00D45600">
        <w:trPr>
          <w:cantSplit/>
          <w:jc w:val="center"/>
        </w:trPr>
        <w:tc>
          <w:tcPr>
            <w:tcW w:w="1304" w:type="pct"/>
            <w:shd w:val="clear" w:color="auto" w:fill="auto"/>
          </w:tcPr>
          <w:p w14:paraId="5FA24528"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696" w:type="pct"/>
            <w:shd w:val="clear" w:color="auto" w:fill="auto"/>
          </w:tcPr>
          <w:p w14:paraId="6F43E8D8" w14:textId="77777777" w:rsidR="006B4547" w:rsidRPr="006B4547" w:rsidRDefault="00B33D53" w:rsidP="006B4547">
            <w:pPr>
              <w:spacing w:after="0" w:line="240" w:lineRule="auto"/>
              <w:contextualSpacing w:val="0"/>
              <w:jc w:val="both"/>
              <w:rPr>
                <w:rFonts w:eastAsia="Times New Roman" w:cs="Times New Roman"/>
                <w:color w:val="auto"/>
                <w:szCs w:val="20"/>
                <w:lang w:val="en-GB" w:eastAsia="de-DE"/>
                <w14:cntxtAlts w14:val="0"/>
              </w:rPr>
            </w:pPr>
            <w:proofErr w:type="spellStart"/>
            <w:r w:rsidRPr="006B4547">
              <w:rPr>
                <w:rFonts w:eastAsia="Times New Roman" w:cs="Times New Roman"/>
                <w:color w:val="auto"/>
                <w:szCs w:val="20"/>
                <w:lang w:val="en-GB" w:eastAsia="de-DE"/>
                <w14:cntxtAlts w14:val="0"/>
              </w:rPr>
              <w:t>F</w:t>
            </w:r>
            <w:r w:rsidR="006B4547" w:rsidRPr="006B4547">
              <w:rPr>
                <w:rFonts w:eastAsia="Times New Roman" w:cs="Times New Roman"/>
                <w:color w:val="auto"/>
                <w:szCs w:val="20"/>
                <w:lang w:val="en-GB" w:eastAsia="de-DE"/>
                <w14:cntxtAlts w14:val="0"/>
              </w:rPr>
              <w:t>y</w:t>
            </w:r>
            <w:proofErr w:type="spellEnd"/>
          </w:p>
        </w:tc>
      </w:tr>
      <w:tr w:rsidR="006B4547" w:rsidRPr="006B4547" w14:paraId="4CEB9490" w14:textId="77777777" w:rsidTr="00D45600">
        <w:trPr>
          <w:cantSplit/>
          <w:jc w:val="center"/>
        </w:trPr>
        <w:tc>
          <w:tcPr>
            <w:tcW w:w="1304" w:type="pct"/>
            <w:shd w:val="clear" w:color="auto" w:fill="auto"/>
          </w:tcPr>
          <w:p w14:paraId="4A66064E"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96" w:type="pct"/>
            <w:shd w:val="clear" w:color="auto" w:fill="auto"/>
          </w:tcPr>
          <w:p w14:paraId="470CB0E8"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r w:rsidR="006B4547" w:rsidRPr="006B4547" w14:paraId="10FF2BA6" w14:textId="77777777" w:rsidTr="00D45600">
        <w:trPr>
          <w:cantSplit/>
          <w:jc w:val="center"/>
        </w:trPr>
        <w:tc>
          <w:tcPr>
            <w:tcW w:w="1304" w:type="pct"/>
            <w:shd w:val="clear" w:color="auto" w:fill="auto"/>
          </w:tcPr>
          <w:p w14:paraId="04AF41D1"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96" w:type="pct"/>
            <w:shd w:val="clear" w:color="auto" w:fill="auto"/>
          </w:tcPr>
          <w:p w14:paraId="527C98CF"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Fraction of methane captured at the SWDS and flared, combusted or used in another manner that prevents the emissions of methane to the atmosphere in year y</w:t>
            </w:r>
          </w:p>
        </w:tc>
      </w:tr>
      <w:tr w:rsidR="006B4547" w:rsidRPr="006B4547" w14:paraId="7560A68E" w14:textId="77777777" w:rsidTr="00D45600">
        <w:trPr>
          <w:cantSplit/>
          <w:jc w:val="center"/>
        </w:trPr>
        <w:tc>
          <w:tcPr>
            <w:tcW w:w="1304" w:type="pct"/>
            <w:shd w:val="clear" w:color="auto" w:fill="auto"/>
          </w:tcPr>
          <w:p w14:paraId="283A28BE"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96" w:type="pct"/>
            <w:shd w:val="clear" w:color="auto" w:fill="auto"/>
          </w:tcPr>
          <w:p w14:paraId="5A39C5A8"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Based on historic data and written confirmation from landfill site operator </w:t>
            </w:r>
          </w:p>
        </w:tc>
      </w:tr>
      <w:tr w:rsidR="006B4547" w:rsidRPr="006B4547" w14:paraId="3EF69271" w14:textId="77777777" w:rsidTr="00D45600">
        <w:trPr>
          <w:cantSplit/>
          <w:jc w:val="center"/>
        </w:trPr>
        <w:tc>
          <w:tcPr>
            <w:tcW w:w="1304" w:type="pct"/>
            <w:shd w:val="clear" w:color="auto" w:fill="auto"/>
          </w:tcPr>
          <w:p w14:paraId="17E27E57"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96" w:type="pct"/>
            <w:shd w:val="clear" w:color="auto" w:fill="auto"/>
          </w:tcPr>
          <w:p w14:paraId="671580AE"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0</w:t>
            </w:r>
            <w:r w:rsidR="0015352B">
              <w:rPr>
                <w:rFonts w:eastAsia="Times New Roman" w:cs="Times New Roman"/>
                <w:color w:val="auto"/>
                <w:szCs w:val="20"/>
                <w:lang w:val="en-GB" w:eastAsia="de-DE"/>
                <w14:cntxtAlts w14:val="0"/>
              </w:rPr>
              <w:t xml:space="preserve"> for all vintages</w:t>
            </w:r>
          </w:p>
        </w:tc>
      </w:tr>
      <w:tr w:rsidR="006B4547" w:rsidRPr="006B4547" w14:paraId="01A6DA0A" w14:textId="77777777" w:rsidTr="00D45600">
        <w:trPr>
          <w:cantSplit/>
          <w:jc w:val="center"/>
        </w:trPr>
        <w:tc>
          <w:tcPr>
            <w:tcW w:w="1304" w:type="pct"/>
            <w:shd w:val="clear" w:color="auto" w:fill="auto"/>
          </w:tcPr>
          <w:p w14:paraId="145CBCDD" w14:textId="77777777" w:rsidR="006B4547" w:rsidRPr="006B4547" w:rsidRDefault="006B4547" w:rsidP="006B4547">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96" w:type="pct"/>
            <w:shd w:val="clear" w:color="auto" w:fill="auto"/>
          </w:tcPr>
          <w:p w14:paraId="44C62C86"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There are no LFG capture and flaring installations at the landfill. However, the landfill operator will issue yearly a confirmation that no such equipment is installed and operated.</w:t>
            </w:r>
          </w:p>
        </w:tc>
      </w:tr>
      <w:tr w:rsidR="006B4547" w:rsidRPr="006B4547" w14:paraId="77B1D733" w14:textId="77777777" w:rsidTr="00D45600">
        <w:trPr>
          <w:cantSplit/>
          <w:jc w:val="center"/>
        </w:trPr>
        <w:tc>
          <w:tcPr>
            <w:tcW w:w="1304" w:type="pct"/>
            <w:shd w:val="clear" w:color="auto" w:fill="auto"/>
          </w:tcPr>
          <w:p w14:paraId="79075E70"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96" w:type="pct"/>
            <w:shd w:val="clear" w:color="auto" w:fill="auto"/>
          </w:tcPr>
          <w:p w14:paraId="2ABEE05B"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Annual </w:t>
            </w:r>
          </w:p>
        </w:tc>
      </w:tr>
      <w:tr w:rsidR="006B4547" w:rsidRPr="006B4547" w14:paraId="002A2C81" w14:textId="77777777" w:rsidTr="00D45600">
        <w:trPr>
          <w:cantSplit/>
          <w:jc w:val="center"/>
        </w:trPr>
        <w:tc>
          <w:tcPr>
            <w:tcW w:w="1304" w:type="pct"/>
            <w:shd w:val="clear" w:color="auto" w:fill="auto"/>
          </w:tcPr>
          <w:p w14:paraId="7C99BF0D"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96" w:type="pct"/>
            <w:shd w:val="clear" w:color="auto" w:fill="auto"/>
          </w:tcPr>
          <w:p w14:paraId="31435BEC"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r w:rsidR="006B4547" w:rsidRPr="006B4547" w14:paraId="718F7C5E" w14:textId="77777777" w:rsidTr="00D45600">
        <w:trPr>
          <w:cantSplit/>
          <w:jc w:val="center"/>
        </w:trPr>
        <w:tc>
          <w:tcPr>
            <w:tcW w:w="1304" w:type="pct"/>
            <w:shd w:val="clear" w:color="auto" w:fill="auto"/>
          </w:tcPr>
          <w:p w14:paraId="6CF9F414"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96" w:type="pct"/>
            <w:shd w:val="clear" w:color="auto" w:fill="auto"/>
          </w:tcPr>
          <w:p w14:paraId="4C158B58"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baseline emission </w:t>
            </w:r>
          </w:p>
        </w:tc>
      </w:tr>
      <w:tr w:rsidR="006B4547" w:rsidRPr="006B4547" w14:paraId="03FD9DFD" w14:textId="77777777" w:rsidTr="00D45600">
        <w:trPr>
          <w:cantSplit/>
          <w:jc w:val="center"/>
        </w:trPr>
        <w:tc>
          <w:tcPr>
            <w:tcW w:w="1304" w:type="pct"/>
            <w:shd w:val="clear" w:color="auto" w:fill="auto"/>
          </w:tcPr>
          <w:p w14:paraId="28A31457"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96" w:type="pct"/>
            <w:shd w:val="clear" w:color="auto" w:fill="auto"/>
          </w:tcPr>
          <w:p w14:paraId="1350208E"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bl>
    <w:p w14:paraId="33A2A171" w14:textId="77777777" w:rsidR="003F50FE" w:rsidRDefault="003F50FE" w:rsidP="00F13DE6">
      <w:pPr>
        <w:keepNext/>
        <w:keepLines/>
        <w:suppressAutoHyphens/>
        <w:spacing w:line="240" w:lineRule="auto"/>
        <w:jc w:val="both"/>
        <w:rPr>
          <w:rFonts w:eastAsia="MS Mincho" w:cs="Arial"/>
          <w:b/>
          <w:color w:val="auto"/>
          <w:lang w:val="en-GB" w:eastAsia="de-DE"/>
          <w14:cntxtAlts w14:val="0"/>
        </w:rPr>
      </w:pPr>
    </w:p>
    <w:p w14:paraId="01183E2D" w14:textId="77777777" w:rsidR="006B4547" w:rsidRPr="006B4547" w:rsidRDefault="006B4547" w:rsidP="00F13DE6">
      <w:pPr>
        <w:keepNext/>
        <w:keepLines/>
        <w:suppressAutoHyphens/>
        <w:spacing w:line="240" w:lineRule="auto"/>
        <w:jc w:val="both"/>
        <w:rPr>
          <w:rFonts w:eastAsia="MS Mincho" w:cs="Arial"/>
          <w:b/>
          <w:color w:val="auto"/>
          <w:lang w:val="en-GB" w:eastAsia="de-DE"/>
          <w14:cntxtAlts w14:val="0"/>
        </w:rPr>
      </w:pPr>
      <w:r w:rsidRPr="006B4547">
        <w:rPr>
          <w:rFonts w:eastAsia="MS Mincho" w:cs="Arial"/>
          <w:b/>
          <w:color w:val="auto"/>
          <w:lang w:val="en-GB" w:eastAsia="de-DE"/>
          <w14:cntxtAlts w14:val="0"/>
        </w:rPr>
        <w:t>Table 1</w:t>
      </w:r>
      <w:r>
        <w:rPr>
          <w:rFonts w:eastAsia="MS Mincho" w:cs="Arial"/>
          <w:b/>
          <w:color w:val="auto"/>
          <w:lang w:val="en-GB" w:eastAsia="de-DE"/>
          <w14:cntxtAlts w14:val="0"/>
        </w:rPr>
        <w:t>8</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11"/>
        <w:gridCol w:w="7118"/>
      </w:tblGrid>
      <w:tr w:rsidR="006B4547" w:rsidRPr="006B4547" w14:paraId="49787FAB" w14:textId="77777777" w:rsidTr="00D45600">
        <w:trPr>
          <w:cantSplit/>
          <w:jc w:val="center"/>
        </w:trPr>
        <w:tc>
          <w:tcPr>
            <w:tcW w:w="1304" w:type="pct"/>
            <w:shd w:val="clear" w:color="auto" w:fill="auto"/>
          </w:tcPr>
          <w:p w14:paraId="1A15FAD3"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96" w:type="pct"/>
            <w:shd w:val="clear" w:color="auto" w:fill="auto"/>
          </w:tcPr>
          <w:p w14:paraId="58442627"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SDG</w:t>
            </w:r>
            <w:r w:rsidRPr="006B4547" w:rsidDel="00430CBD">
              <w:rPr>
                <w:rFonts w:eastAsia="Times New Roman" w:cs="Times New Roman"/>
                <w:color w:val="auto"/>
                <w:szCs w:val="20"/>
                <w:lang w:val="en-GB" w:eastAsia="de-DE"/>
                <w14:cntxtAlts w14:val="0"/>
              </w:rPr>
              <w:t xml:space="preserve"> </w:t>
            </w:r>
            <w:r w:rsidRPr="006B4547">
              <w:rPr>
                <w:rFonts w:eastAsia="Times New Roman" w:cs="Times New Roman"/>
                <w:color w:val="auto"/>
                <w:szCs w:val="20"/>
                <w:lang w:val="en-GB" w:eastAsia="de-DE"/>
                <w14:cntxtAlts w14:val="0"/>
              </w:rPr>
              <w:t xml:space="preserve">13: Climate Action </w:t>
            </w:r>
          </w:p>
        </w:tc>
      </w:tr>
      <w:tr w:rsidR="006B4547" w:rsidRPr="006B4547" w14:paraId="6B7B17AB" w14:textId="77777777" w:rsidTr="00D45600">
        <w:trPr>
          <w:cantSplit/>
          <w:jc w:val="center"/>
        </w:trPr>
        <w:tc>
          <w:tcPr>
            <w:tcW w:w="1304" w:type="pct"/>
            <w:shd w:val="clear" w:color="auto" w:fill="auto"/>
          </w:tcPr>
          <w:p w14:paraId="2EC6AF05"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696" w:type="pct"/>
            <w:shd w:val="clear" w:color="auto" w:fill="auto"/>
          </w:tcPr>
          <w:p w14:paraId="17351BE0"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proofErr w:type="spellStart"/>
            <w:r w:rsidRPr="006B4547">
              <w:rPr>
                <w:rFonts w:eastAsia="Times New Roman" w:cs="Times New Roman"/>
                <w:color w:val="auto"/>
                <w:szCs w:val="20"/>
                <w:lang w:val="en-GB" w:eastAsia="de-DE"/>
                <w14:cntxtAlts w14:val="0"/>
              </w:rPr>
              <w:t>W</w:t>
            </w:r>
            <w:r w:rsidRPr="006B4547">
              <w:rPr>
                <w:rFonts w:eastAsia="Times New Roman" w:cs="Times New Roman"/>
                <w:color w:val="auto"/>
                <w:szCs w:val="20"/>
                <w:vertAlign w:val="subscript"/>
                <w:lang w:val="en-GB" w:eastAsia="de-DE"/>
                <w14:cntxtAlts w14:val="0"/>
              </w:rPr>
              <w:t>x</w:t>
            </w:r>
            <w:proofErr w:type="spellEnd"/>
            <w:r w:rsidRPr="006B4547">
              <w:rPr>
                <w:rFonts w:eastAsia="Times New Roman" w:cs="Times New Roman"/>
                <w:color w:val="auto"/>
                <w:szCs w:val="20"/>
                <w:vertAlign w:val="subscript"/>
                <w:lang w:val="en-GB" w:eastAsia="de-DE"/>
                <w14:cntxtAlts w14:val="0"/>
              </w:rPr>
              <w:t xml:space="preserve"> </w:t>
            </w:r>
            <w:r w:rsidRPr="006B4547">
              <w:rPr>
                <w:rFonts w:eastAsia="Times New Roman" w:cs="Times New Roman"/>
                <w:color w:val="auto"/>
                <w:szCs w:val="20"/>
                <w:lang w:val="en-GB" w:eastAsia="de-DE"/>
                <w14:cntxtAlts w14:val="0"/>
              </w:rPr>
              <w:t xml:space="preserve">= </w:t>
            </w:r>
            <w:proofErr w:type="spellStart"/>
            <w:r w:rsidRPr="006B4547">
              <w:rPr>
                <w:rFonts w:eastAsia="Times New Roman" w:cs="Times New Roman"/>
                <w:color w:val="auto"/>
                <w:szCs w:val="20"/>
                <w:lang w:val="en-GB" w:eastAsia="de-DE"/>
                <w14:cntxtAlts w14:val="0"/>
              </w:rPr>
              <w:t>Q</w:t>
            </w:r>
            <w:r w:rsidRPr="006B4547">
              <w:rPr>
                <w:rFonts w:eastAsia="Times New Roman" w:cs="Times New Roman"/>
                <w:color w:val="auto"/>
                <w:szCs w:val="20"/>
                <w:vertAlign w:val="subscript"/>
                <w:lang w:val="en-GB" w:eastAsia="de-DE"/>
                <w14:cntxtAlts w14:val="0"/>
              </w:rPr>
              <w:t>y</w:t>
            </w:r>
            <w:proofErr w:type="spellEnd"/>
            <w:r w:rsidRPr="006B4547">
              <w:rPr>
                <w:rFonts w:eastAsia="Times New Roman" w:cs="Times New Roman"/>
                <w:color w:val="auto"/>
                <w:szCs w:val="20"/>
                <w:lang w:val="en-GB" w:eastAsia="de-DE"/>
                <w14:cntxtAlts w14:val="0"/>
              </w:rPr>
              <w:t xml:space="preserve"> = </w:t>
            </w:r>
            <w:proofErr w:type="spellStart"/>
            <w:r w:rsidRPr="006B4547">
              <w:rPr>
                <w:rFonts w:eastAsia="Times New Roman" w:cs="Times New Roman"/>
                <w:color w:val="auto"/>
                <w:szCs w:val="20"/>
                <w:lang w:val="en-GB" w:eastAsia="de-DE"/>
                <w14:cntxtAlts w14:val="0"/>
              </w:rPr>
              <w:t>TWCO</w:t>
            </w:r>
            <w:r w:rsidRPr="006B4547">
              <w:rPr>
                <w:rFonts w:eastAsia="Times New Roman" w:cs="Times New Roman"/>
                <w:color w:val="auto"/>
                <w:szCs w:val="20"/>
                <w:vertAlign w:val="subscript"/>
                <w:lang w:val="en-GB" w:eastAsia="de-DE"/>
                <w14:cntxtAlts w14:val="0"/>
              </w:rPr>
              <w:t>y</w:t>
            </w:r>
            <w:proofErr w:type="spellEnd"/>
          </w:p>
        </w:tc>
      </w:tr>
      <w:tr w:rsidR="006B4547" w:rsidRPr="006B4547" w14:paraId="53FBC925" w14:textId="77777777" w:rsidTr="00D45600">
        <w:trPr>
          <w:cantSplit/>
          <w:jc w:val="center"/>
        </w:trPr>
        <w:tc>
          <w:tcPr>
            <w:tcW w:w="1304" w:type="pct"/>
            <w:shd w:val="clear" w:color="auto" w:fill="auto"/>
          </w:tcPr>
          <w:p w14:paraId="6C47FD45"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96" w:type="pct"/>
            <w:shd w:val="clear" w:color="auto" w:fill="auto"/>
          </w:tcPr>
          <w:p w14:paraId="20CC2D8A" w14:textId="77777777" w:rsidR="006B4547" w:rsidRPr="006B4547" w:rsidRDefault="00B33D53"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w:t>
            </w:r>
          </w:p>
        </w:tc>
      </w:tr>
      <w:tr w:rsidR="006B4547" w:rsidRPr="006B4547" w14:paraId="424A880F" w14:textId="77777777" w:rsidTr="00D45600">
        <w:trPr>
          <w:cantSplit/>
          <w:jc w:val="center"/>
        </w:trPr>
        <w:tc>
          <w:tcPr>
            <w:tcW w:w="1304" w:type="pct"/>
            <w:shd w:val="clear" w:color="auto" w:fill="auto"/>
          </w:tcPr>
          <w:p w14:paraId="7D606B40"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96" w:type="pct"/>
            <w:shd w:val="clear" w:color="auto" w:fill="auto"/>
          </w:tcPr>
          <w:p w14:paraId="76FF7C25"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Total amount of organic waste composted in year x/y </w:t>
            </w:r>
          </w:p>
        </w:tc>
      </w:tr>
      <w:tr w:rsidR="006B4547" w:rsidRPr="006B4547" w14:paraId="615F5989" w14:textId="77777777" w:rsidTr="00D45600">
        <w:trPr>
          <w:cantSplit/>
          <w:jc w:val="center"/>
        </w:trPr>
        <w:tc>
          <w:tcPr>
            <w:tcW w:w="1304" w:type="pct"/>
            <w:shd w:val="clear" w:color="auto" w:fill="auto"/>
          </w:tcPr>
          <w:p w14:paraId="40528197"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96" w:type="pct"/>
            <w:shd w:val="clear" w:color="auto" w:fill="auto"/>
          </w:tcPr>
          <w:p w14:paraId="3842450A" w14:textId="77777777" w:rsidR="006B4547" w:rsidRPr="006B4547" w:rsidRDefault="00E71000" w:rsidP="00E71000">
            <w:pPr>
              <w:pStyle w:val="SectionList2nd"/>
              <w:spacing w:after="0"/>
              <w:rPr>
                <w:szCs w:val="20"/>
                <w:lang w:eastAsia="de-DE"/>
              </w:rPr>
            </w:pPr>
            <w:r w:rsidRPr="006A4432">
              <w:rPr>
                <w:rFonts w:ascii="Verdana" w:hAnsi="Verdana" w:cs="Arial"/>
              </w:rPr>
              <w:t>Source organic waste processed: Annex 1a, 1b, 1c as summaries. The detailed spreadsheets are submitted</w:t>
            </w:r>
            <w:r w:rsidRPr="00817D1C">
              <w:rPr>
                <w:rFonts w:ascii="Verdana" w:hAnsi="Verdana" w:cs="Arial"/>
              </w:rPr>
              <w:t xml:space="preserve"> </w:t>
            </w:r>
            <w:r w:rsidRPr="006A4432">
              <w:rPr>
                <w:rFonts w:ascii="Verdana" w:hAnsi="Verdana" w:cs="Arial"/>
              </w:rPr>
              <w:t>with the MR with the name: Details of total organic waste processed 2018, 2019 and 2020 for Annex 1</w:t>
            </w:r>
          </w:p>
        </w:tc>
      </w:tr>
      <w:tr w:rsidR="006B4547" w:rsidRPr="006B4547" w14:paraId="41D9522B" w14:textId="77777777" w:rsidTr="00D45600">
        <w:trPr>
          <w:cantSplit/>
          <w:jc w:val="center"/>
        </w:trPr>
        <w:tc>
          <w:tcPr>
            <w:tcW w:w="1304" w:type="pct"/>
            <w:shd w:val="clear" w:color="auto" w:fill="auto"/>
          </w:tcPr>
          <w:p w14:paraId="21FAD2DC"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96" w:type="pct"/>
            <w:shd w:val="clear" w:color="auto" w:fill="auto"/>
          </w:tcPr>
          <w:p w14:paraId="2E77FF97" w14:textId="77777777" w:rsidR="006B4547" w:rsidRPr="00EA71A6" w:rsidRDefault="00DF7600" w:rsidP="006B4547">
            <w:pPr>
              <w:spacing w:after="0" w:line="240" w:lineRule="auto"/>
              <w:contextualSpacing w:val="0"/>
              <w:jc w:val="both"/>
              <w:rPr>
                <w:rFonts w:eastAsia="Times New Roman" w:cs="Times New Roman"/>
                <w:color w:val="auto"/>
                <w:szCs w:val="20"/>
                <w:lang w:val="en-GB" w:eastAsia="de-DE"/>
                <w14:cntxtAlts w14:val="0"/>
              </w:rPr>
            </w:pPr>
            <w:r w:rsidRPr="00EA71A6">
              <w:rPr>
                <w:rFonts w:eastAsia="Times New Roman" w:cs="Times New Roman"/>
                <w:color w:val="auto"/>
                <w:szCs w:val="20"/>
                <w:lang w:val="en-GB" w:eastAsia="de-DE"/>
                <w14:cntxtAlts w14:val="0"/>
              </w:rPr>
              <w:t>Vintage 2018, 04/11/2018 to 31/12/2018:</w:t>
            </w:r>
            <w:proofErr w:type="gramStart"/>
            <w:r w:rsidR="003779D1" w:rsidRPr="00EA71A6">
              <w:rPr>
                <w:rFonts w:eastAsia="Times New Roman" w:cs="Times New Roman"/>
                <w:color w:val="auto"/>
                <w:szCs w:val="20"/>
                <w:lang w:val="en-GB" w:eastAsia="de-DE"/>
                <w14:cntxtAlts w14:val="0"/>
              </w:rPr>
              <w:tab/>
            </w:r>
            <w:r w:rsidR="00BE3925" w:rsidRPr="00EA71A6">
              <w:rPr>
                <w:rFonts w:eastAsia="Times New Roman" w:cs="Times New Roman"/>
                <w:color w:val="auto"/>
                <w:szCs w:val="20"/>
                <w:lang w:val="en-GB" w:eastAsia="de-DE"/>
                <w14:cntxtAlts w14:val="0"/>
              </w:rPr>
              <w:t xml:space="preserve">  1,433</w:t>
            </w:r>
            <w:proofErr w:type="gramEnd"/>
          </w:p>
          <w:p w14:paraId="4C950A23" w14:textId="77777777" w:rsidR="00DF7600" w:rsidRPr="00EA71A6" w:rsidRDefault="00DF7600" w:rsidP="00DF7600">
            <w:pPr>
              <w:spacing w:after="0" w:line="240" w:lineRule="auto"/>
              <w:contextualSpacing w:val="0"/>
              <w:jc w:val="both"/>
              <w:rPr>
                <w:rFonts w:eastAsia="Times New Roman" w:cs="Times New Roman"/>
                <w:color w:val="auto"/>
                <w:szCs w:val="20"/>
                <w:lang w:val="en-GB" w:eastAsia="de-DE"/>
                <w14:cntxtAlts w14:val="0"/>
              </w:rPr>
            </w:pPr>
            <w:r w:rsidRPr="00EA71A6">
              <w:rPr>
                <w:rFonts w:eastAsia="Times New Roman" w:cs="Times New Roman"/>
                <w:color w:val="auto"/>
                <w:szCs w:val="20"/>
                <w:lang w:val="en-GB" w:eastAsia="de-DE"/>
                <w14:cntxtAlts w14:val="0"/>
              </w:rPr>
              <w:t>Vintage 2019, 01/01/2019 to 31/12/2019:</w:t>
            </w:r>
            <w:r w:rsidR="003779D1" w:rsidRPr="00EA71A6">
              <w:rPr>
                <w:rFonts w:eastAsia="Times New Roman" w:cs="Times New Roman"/>
                <w:color w:val="auto"/>
                <w:szCs w:val="20"/>
                <w:lang w:val="en-GB" w:eastAsia="de-DE"/>
                <w14:cntxtAlts w14:val="0"/>
              </w:rPr>
              <w:tab/>
            </w:r>
            <w:r w:rsidR="00BE3925" w:rsidRPr="00EA71A6">
              <w:rPr>
                <w:rFonts w:eastAsia="Times New Roman" w:cs="Times New Roman"/>
                <w:color w:val="auto"/>
                <w:szCs w:val="20"/>
                <w:lang w:val="en-GB" w:eastAsia="de-DE"/>
                <w14:cntxtAlts w14:val="0"/>
              </w:rPr>
              <w:t>10,994</w:t>
            </w:r>
          </w:p>
          <w:p w14:paraId="0CB2C918" w14:textId="77777777" w:rsidR="00DF7600" w:rsidRPr="006B4547" w:rsidRDefault="00DF7600" w:rsidP="00DF7600">
            <w:pPr>
              <w:spacing w:after="0" w:line="240" w:lineRule="auto"/>
              <w:contextualSpacing w:val="0"/>
              <w:jc w:val="both"/>
              <w:rPr>
                <w:rFonts w:eastAsia="Times New Roman" w:cs="Times New Roman"/>
                <w:color w:val="auto"/>
                <w:szCs w:val="20"/>
                <w:lang w:val="en-GB" w:eastAsia="de-DE"/>
                <w14:cntxtAlts w14:val="0"/>
              </w:rPr>
            </w:pPr>
            <w:r w:rsidRPr="00EA71A6">
              <w:rPr>
                <w:rFonts w:eastAsia="Times New Roman" w:cs="Times New Roman"/>
                <w:color w:val="auto"/>
                <w:szCs w:val="20"/>
                <w:lang w:val="en-GB" w:eastAsia="de-DE"/>
                <w14:cntxtAlts w14:val="0"/>
              </w:rPr>
              <w:t>Vintage 2020, 01/01/2020 to 31/12/2020:</w:t>
            </w:r>
            <w:proofErr w:type="gramStart"/>
            <w:r w:rsidR="003779D1" w:rsidRPr="00EA71A6">
              <w:rPr>
                <w:rFonts w:eastAsia="Times New Roman" w:cs="Times New Roman"/>
                <w:color w:val="auto"/>
                <w:szCs w:val="20"/>
                <w:lang w:val="en-GB" w:eastAsia="de-DE"/>
                <w14:cntxtAlts w14:val="0"/>
              </w:rPr>
              <w:tab/>
            </w:r>
            <w:r w:rsidR="00EA71A6" w:rsidRPr="00EA71A6">
              <w:rPr>
                <w:rFonts w:eastAsia="Times New Roman" w:cs="Times New Roman"/>
                <w:color w:val="auto"/>
                <w:szCs w:val="20"/>
                <w:lang w:val="en-GB" w:eastAsia="de-DE"/>
                <w14:cntxtAlts w14:val="0"/>
              </w:rPr>
              <w:t xml:space="preserve">  6,567</w:t>
            </w:r>
            <w:proofErr w:type="gramEnd"/>
          </w:p>
        </w:tc>
      </w:tr>
      <w:tr w:rsidR="006B4547" w:rsidRPr="006B4547" w14:paraId="55F0F436" w14:textId="77777777" w:rsidTr="00D45600">
        <w:trPr>
          <w:cantSplit/>
          <w:jc w:val="center"/>
        </w:trPr>
        <w:tc>
          <w:tcPr>
            <w:tcW w:w="1304" w:type="pct"/>
            <w:shd w:val="clear" w:color="auto" w:fill="auto"/>
          </w:tcPr>
          <w:p w14:paraId="49321B28" w14:textId="77777777" w:rsidR="006B4547" w:rsidRPr="006B4547" w:rsidRDefault="006B4547" w:rsidP="006B4547">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lastRenderedPageBreak/>
              <w:t>Measurement methods and procedures</w:t>
            </w:r>
          </w:p>
        </w:tc>
        <w:tc>
          <w:tcPr>
            <w:tcW w:w="3696" w:type="pct"/>
            <w:shd w:val="clear" w:color="auto" w:fill="auto"/>
          </w:tcPr>
          <w:p w14:paraId="224897B6"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Measure on wet basis using the weighing scales. </w:t>
            </w:r>
          </w:p>
        </w:tc>
      </w:tr>
      <w:tr w:rsidR="006B4547" w:rsidRPr="006B4547" w14:paraId="730C5822" w14:textId="77777777" w:rsidTr="00D45600">
        <w:trPr>
          <w:cantSplit/>
          <w:jc w:val="center"/>
        </w:trPr>
        <w:tc>
          <w:tcPr>
            <w:tcW w:w="1304" w:type="pct"/>
            <w:shd w:val="clear" w:color="auto" w:fill="auto"/>
          </w:tcPr>
          <w:p w14:paraId="17D5A651"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96" w:type="pct"/>
            <w:shd w:val="clear" w:color="auto" w:fill="auto"/>
          </w:tcPr>
          <w:p w14:paraId="7A5A3E13"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Continuously, aggregated at least annually for year x</w:t>
            </w:r>
          </w:p>
        </w:tc>
      </w:tr>
      <w:tr w:rsidR="006B4547" w:rsidRPr="006B4547" w14:paraId="0D029DB9" w14:textId="77777777" w:rsidTr="00D45600">
        <w:trPr>
          <w:cantSplit/>
          <w:jc w:val="center"/>
        </w:trPr>
        <w:tc>
          <w:tcPr>
            <w:tcW w:w="1304" w:type="pct"/>
            <w:shd w:val="clear" w:color="auto" w:fill="auto"/>
          </w:tcPr>
          <w:p w14:paraId="3B9E0CA8"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96" w:type="pct"/>
            <w:shd w:val="clear" w:color="auto" w:fill="auto"/>
          </w:tcPr>
          <w:p w14:paraId="3958700F" w14:textId="77777777" w:rsidR="00644F4F" w:rsidRDefault="00644F4F" w:rsidP="006B4547">
            <w:pPr>
              <w:spacing w:after="0" w:line="240" w:lineRule="auto"/>
              <w:contextualSpacing w:val="0"/>
              <w:jc w:val="both"/>
              <w:rPr>
                <w:rFonts w:eastAsia="Times New Roman" w:cs="Times New Roman"/>
                <w:color w:val="auto"/>
                <w:szCs w:val="20"/>
                <w:lang w:val="en-GB" w:eastAsia="de-DE"/>
                <w14:cntxtAlts w14:val="0"/>
              </w:rPr>
            </w:pPr>
            <w:r>
              <w:rPr>
                <w:rFonts w:eastAsia="Times New Roman" w:cs="Times New Roman"/>
                <w:color w:val="auto"/>
                <w:szCs w:val="20"/>
                <w:lang w:val="en-GB" w:eastAsia="de-DE"/>
                <w14:cntxtAlts w14:val="0"/>
              </w:rPr>
              <w:t>See Operating Procedure 10</w:t>
            </w:r>
          </w:p>
          <w:p w14:paraId="10CFBFED"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The weighing scales will be calibrated once in a year</w:t>
            </w:r>
          </w:p>
        </w:tc>
      </w:tr>
      <w:tr w:rsidR="006B4547" w:rsidRPr="006B4547" w14:paraId="75AB40FC" w14:textId="77777777" w:rsidTr="00D45600">
        <w:trPr>
          <w:cantSplit/>
          <w:jc w:val="center"/>
        </w:trPr>
        <w:tc>
          <w:tcPr>
            <w:tcW w:w="1304" w:type="pct"/>
            <w:shd w:val="clear" w:color="auto" w:fill="auto"/>
          </w:tcPr>
          <w:p w14:paraId="386985A5"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96" w:type="pct"/>
            <w:shd w:val="clear" w:color="auto" w:fill="auto"/>
          </w:tcPr>
          <w:p w14:paraId="4338D0B3"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baseline emission </w:t>
            </w:r>
          </w:p>
        </w:tc>
      </w:tr>
      <w:tr w:rsidR="006B4547" w:rsidRPr="006B4547" w14:paraId="3274F6F6" w14:textId="77777777" w:rsidTr="00D45600">
        <w:trPr>
          <w:cantSplit/>
          <w:jc w:val="center"/>
        </w:trPr>
        <w:tc>
          <w:tcPr>
            <w:tcW w:w="1304" w:type="pct"/>
            <w:shd w:val="clear" w:color="auto" w:fill="auto"/>
          </w:tcPr>
          <w:p w14:paraId="45E8FB35"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96" w:type="pct"/>
            <w:shd w:val="clear" w:color="auto" w:fill="auto"/>
          </w:tcPr>
          <w:p w14:paraId="15F9FD3E"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bl>
    <w:p w14:paraId="4C330120" w14:textId="77777777" w:rsidR="00F13DE6" w:rsidRDefault="00F13DE6" w:rsidP="00F13DE6">
      <w:pPr>
        <w:keepNext/>
        <w:keepLines/>
        <w:suppressAutoHyphens/>
        <w:spacing w:line="240" w:lineRule="auto"/>
        <w:jc w:val="both"/>
        <w:outlineLvl w:val="2"/>
        <w:rPr>
          <w:rFonts w:eastAsia="MS Mincho" w:cs="Arial"/>
          <w:b/>
          <w:color w:val="auto"/>
          <w:lang w:val="en-GB" w:eastAsia="de-DE"/>
          <w14:cntxtAlts w14:val="0"/>
        </w:rPr>
      </w:pPr>
    </w:p>
    <w:p w14:paraId="5BBF0695" w14:textId="77777777" w:rsidR="006B4547" w:rsidRPr="006B4547" w:rsidRDefault="006B4547" w:rsidP="00F13DE6">
      <w:pPr>
        <w:keepNext/>
        <w:keepLines/>
        <w:suppressAutoHyphens/>
        <w:spacing w:line="240" w:lineRule="auto"/>
        <w:jc w:val="both"/>
        <w:outlineLvl w:val="2"/>
        <w:rPr>
          <w:rFonts w:eastAsia="MS Mincho" w:cs="Arial"/>
          <w:b/>
          <w:color w:val="auto"/>
          <w:lang w:val="en-GB" w:eastAsia="de-DE"/>
          <w14:cntxtAlts w14:val="0"/>
        </w:rPr>
      </w:pPr>
      <w:r w:rsidRPr="006B4547">
        <w:rPr>
          <w:rFonts w:eastAsia="MS Mincho" w:cs="Arial"/>
          <w:b/>
          <w:color w:val="auto"/>
          <w:lang w:val="en-GB" w:eastAsia="de-DE"/>
          <w14:cntxtAlts w14:val="0"/>
        </w:rPr>
        <w:t>Table 1</w:t>
      </w:r>
      <w:r>
        <w:rPr>
          <w:rFonts w:eastAsia="MS Mincho" w:cs="Arial"/>
          <w:b/>
          <w:color w:val="auto"/>
          <w:lang w:val="en-GB" w:eastAsia="de-DE"/>
          <w14:cntxtAlts w14:val="0"/>
        </w:rPr>
        <w:t>9</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357"/>
        <w:gridCol w:w="7272"/>
      </w:tblGrid>
      <w:tr w:rsidR="006B4547" w:rsidRPr="006B4547" w14:paraId="2C4F7B14" w14:textId="77777777" w:rsidTr="00D45600">
        <w:trPr>
          <w:cantSplit/>
          <w:jc w:val="center"/>
        </w:trPr>
        <w:tc>
          <w:tcPr>
            <w:tcW w:w="1304" w:type="pct"/>
            <w:shd w:val="clear" w:color="auto" w:fill="auto"/>
          </w:tcPr>
          <w:p w14:paraId="4A6C79CA"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96" w:type="pct"/>
            <w:shd w:val="clear" w:color="auto" w:fill="auto"/>
          </w:tcPr>
          <w:p w14:paraId="3E89174B"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SDG 13: Climate Action </w:t>
            </w:r>
          </w:p>
        </w:tc>
      </w:tr>
      <w:tr w:rsidR="006B4547" w:rsidRPr="006B4547" w14:paraId="60C33E5D" w14:textId="77777777" w:rsidTr="00D45600">
        <w:trPr>
          <w:cantSplit/>
          <w:jc w:val="center"/>
        </w:trPr>
        <w:tc>
          <w:tcPr>
            <w:tcW w:w="1304" w:type="pct"/>
            <w:shd w:val="clear" w:color="auto" w:fill="auto"/>
          </w:tcPr>
          <w:p w14:paraId="00317826"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696" w:type="pct"/>
            <w:shd w:val="clear" w:color="auto" w:fill="auto"/>
          </w:tcPr>
          <w:p w14:paraId="04DB0108"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proofErr w:type="spellStart"/>
            <w:proofErr w:type="gramStart"/>
            <w:r w:rsidRPr="006B4547">
              <w:rPr>
                <w:rFonts w:eastAsia="Times New Roman" w:cs="Times New Roman"/>
                <w:color w:val="auto"/>
                <w:szCs w:val="20"/>
                <w:lang w:val="en-GB" w:eastAsia="de-DE"/>
                <w14:cntxtAlts w14:val="0"/>
              </w:rPr>
              <w:t>p</w:t>
            </w:r>
            <w:r w:rsidRPr="006B4547">
              <w:rPr>
                <w:rFonts w:eastAsia="Times New Roman" w:cs="Times New Roman"/>
                <w:color w:val="auto"/>
                <w:szCs w:val="20"/>
                <w:vertAlign w:val="subscript"/>
                <w:lang w:val="en-GB" w:eastAsia="de-DE"/>
                <w14:cntxtAlts w14:val="0"/>
              </w:rPr>
              <w:t>n,j</w:t>
            </w:r>
            <w:proofErr w:type="gramEnd"/>
            <w:r w:rsidRPr="006B4547">
              <w:rPr>
                <w:rFonts w:eastAsia="Times New Roman" w:cs="Times New Roman"/>
                <w:color w:val="auto"/>
                <w:szCs w:val="20"/>
                <w:vertAlign w:val="subscript"/>
                <w:lang w:val="en-GB" w:eastAsia="de-DE"/>
                <w14:cntxtAlts w14:val="0"/>
              </w:rPr>
              <w:t>,x</w:t>
            </w:r>
            <w:proofErr w:type="spellEnd"/>
          </w:p>
        </w:tc>
      </w:tr>
      <w:tr w:rsidR="006B4547" w:rsidRPr="006B4547" w14:paraId="2B929807" w14:textId="77777777" w:rsidTr="00D45600">
        <w:trPr>
          <w:cantSplit/>
          <w:jc w:val="center"/>
        </w:trPr>
        <w:tc>
          <w:tcPr>
            <w:tcW w:w="1304" w:type="pct"/>
            <w:shd w:val="clear" w:color="auto" w:fill="auto"/>
          </w:tcPr>
          <w:p w14:paraId="3D3C4F50"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96" w:type="pct"/>
            <w:shd w:val="clear" w:color="auto" w:fill="auto"/>
          </w:tcPr>
          <w:p w14:paraId="4DBB755F"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r w:rsidR="006B4547" w:rsidRPr="006B4547" w14:paraId="4B25522F" w14:textId="77777777" w:rsidTr="00D45600">
        <w:trPr>
          <w:cantSplit/>
          <w:jc w:val="center"/>
        </w:trPr>
        <w:tc>
          <w:tcPr>
            <w:tcW w:w="1304" w:type="pct"/>
            <w:shd w:val="clear" w:color="auto" w:fill="auto"/>
          </w:tcPr>
          <w:p w14:paraId="31DF0834"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96" w:type="pct"/>
            <w:shd w:val="clear" w:color="auto" w:fill="auto"/>
          </w:tcPr>
          <w:p w14:paraId="544A8D8E"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Weight fraction of the waste type j in the sample n collected during the year x</w:t>
            </w:r>
          </w:p>
        </w:tc>
      </w:tr>
      <w:tr w:rsidR="006B4547" w:rsidRPr="006B4547" w14:paraId="3599B180" w14:textId="77777777" w:rsidTr="00D45600">
        <w:trPr>
          <w:cantSplit/>
          <w:jc w:val="center"/>
        </w:trPr>
        <w:tc>
          <w:tcPr>
            <w:tcW w:w="1304" w:type="pct"/>
            <w:shd w:val="clear" w:color="auto" w:fill="auto"/>
          </w:tcPr>
          <w:p w14:paraId="71CEA77E"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96" w:type="pct"/>
            <w:shd w:val="clear" w:color="auto" w:fill="auto"/>
          </w:tcPr>
          <w:p w14:paraId="1FFC857C" w14:textId="77777777" w:rsidR="006B4547" w:rsidRPr="006B4547" w:rsidRDefault="00E71000" w:rsidP="00E71000">
            <w:pPr>
              <w:pStyle w:val="SectionList2nd"/>
              <w:spacing w:after="0"/>
              <w:rPr>
                <w:szCs w:val="20"/>
                <w:lang w:eastAsia="de-DE"/>
              </w:rPr>
            </w:pPr>
            <w:r w:rsidRPr="006A4432">
              <w:rPr>
                <w:rFonts w:ascii="Verdana" w:hAnsi="Verdana" w:cs="Arial"/>
              </w:rPr>
              <w:t xml:space="preserve">The detailed spreadsheets </w:t>
            </w:r>
            <w:r>
              <w:rPr>
                <w:rFonts w:ascii="Verdana" w:hAnsi="Verdana" w:cs="Arial"/>
              </w:rPr>
              <w:t xml:space="preserve">are summarized in Annex 2 of this MR and </w:t>
            </w:r>
            <w:r w:rsidRPr="006A4432">
              <w:rPr>
                <w:rFonts w:ascii="Verdana" w:hAnsi="Verdana" w:cs="Arial"/>
              </w:rPr>
              <w:t>are submitted</w:t>
            </w:r>
            <w:r w:rsidRPr="00817D1C">
              <w:rPr>
                <w:rFonts w:ascii="Verdana" w:hAnsi="Verdana" w:cs="Arial"/>
              </w:rPr>
              <w:t xml:space="preserve"> </w:t>
            </w:r>
            <w:r>
              <w:rPr>
                <w:rFonts w:ascii="Verdana" w:hAnsi="Verdana" w:cs="Arial"/>
              </w:rPr>
              <w:t xml:space="preserve">with the MR with the name: </w:t>
            </w:r>
            <w:r w:rsidRPr="006A4432">
              <w:rPr>
                <w:rFonts w:ascii="Verdana" w:hAnsi="Verdana" w:cs="Arial"/>
              </w:rPr>
              <w:t xml:space="preserve">Details of total organic waste processed 2018, 2019 </w:t>
            </w:r>
            <w:r>
              <w:rPr>
                <w:rFonts w:ascii="Verdana" w:hAnsi="Verdana" w:cs="Arial"/>
              </w:rPr>
              <w:t>&amp;</w:t>
            </w:r>
            <w:r w:rsidRPr="006A4432">
              <w:rPr>
                <w:rFonts w:ascii="Verdana" w:hAnsi="Verdana" w:cs="Arial"/>
              </w:rPr>
              <w:t xml:space="preserve"> 2020 for Annex </w:t>
            </w:r>
            <w:r>
              <w:rPr>
                <w:rFonts w:ascii="Verdana" w:hAnsi="Verdana" w:cs="Arial"/>
              </w:rPr>
              <w:t>2</w:t>
            </w:r>
          </w:p>
        </w:tc>
      </w:tr>
      <w:tr w:rsidR="006B4547" w:rsidRPr="006B4547" w14:paraId="7C4CC52C" w14:textId="77777777" w:rsidTr="00D45600">
        <w:trPr>
          <w:cantSplit/>
          <w:jc w:val="center"/>
        </w:trPr>
        <w:tc>
          <w:tcPr>
            <w:tcW w:w="1304" w:type="pct"/>
            <w:shd w:val="clear" w:color="auto" w:fill="auto"/>
          </w:tcPr>
          <w:p w14:paraId="643B51F7"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96" w:type="pct"/>
            <w:shd w:val="clear" w:color="auto" w:fill="auto"/>
          </w:tcPr>
          <w:p w14:paraId="52C46219" w14:textId="77777777" w:rsidR="006B4547" w:rsidRDefault="009556BB" w:rsidP="00920AE2">
            <w:pPr>
              <w:spacing w:before="40" w:after="0" w:line="240" w:lineRule="auto"/>
              <w:contextualSpacing w:val="0"/>
              <w:jc w:val="both"/>
              <w:rPr>
                <w:rFonts w:eastAsia="Times New Roman" w:cs="Times New Roman"/>
                <w:color w:val="auto"/>
                <w:szCs w:val="20"/>
                <w:lang w:val="en-GB" w:eastAsia="de-DE"/>
                <w14:cntxtAlts w14:val="0"/>
              </w:rPr>
            </w:pPr>
            <w:r w:rsidRPr="009556BB">
              <w:rPr>
                <w:rFonts w:eastAsia="Times New Roman" w:cs="Times New Roman"/>
                <w:noProof/>
                <w:color w:val="auto"/>
                <w:szCs w:val="20"/>
                <w:lang w:val="en-GB" w:eastAsia="de-DE"/>
                <w14:cntxtAlts w14:val="0"/>
              </w:rPr>
              <w:object w:dxaOrig="7091" w:dyaOrig="3628" w14:anchorId="3C3E9C3E">
                <v:shape id="_x0000_i1053" type="#_x0000_t75" alt="" style="width:352.7pt;height:179.55pt;mso-width-percent:0;mso-height-percent:0;mso-width-percent:0;mso-height-percent:0" o:ole="">
                  <v:imagedata r:id="rId16" o:title=""/>
                </v:shape>
                <o:OLEObject Type="Embed" ProgID="Excel.Sheet.12" ShapeID="_x0000_i1053" DrawAspect="Content" ObjectID="_1684055838" r:id="rId17"/>
              </w:object>
            </w:r>
          </w:p>
          <w:p w14:paraId="52F42C1A" w14:textId="77777777" w:rsidR="00353B70" w:rsidRPr="006B4547" w:rsidRDefault="00353B70" w:rsidP="006B4547">
            <w:pPr>
              <w:spacing w:after="0" w:line="240" w:lineRule="auto"/>
              <w:contextualSpacing w:val="0"/>
              <w:jc w:val="both"/>
              <w:rPr>
                <w:rFonts w:eastAsia="Times New Roman" w:cs="Times New Roman"/>
                <w:color w:val="auto"/>
                <w:szCs w:val="20"/>
                <w:lang w:val="en-GB" w:eastAsia="de-DE"/>
                <w14:cntxtAlts w14:val="0"/>
              </w:rPr>
            </w:pPr>
            <w:r>
              <w:rPr>
                <w:rFonts w:eastAsia="Times New Roman" w:cs="Times New Roman"/>
                <w:color w:val="auto"/>
                <w:szCs w:val="20"/>
                <w:lang w:val="en-GB" w:eastAsia="de-DE"/>
                <w14:cntxtAlts w14:val="0"/>
              </w:rPr>
              <w:t>The quarterly fractions are listed in Annex 2a / 2b and 2c</w:t>
            </w:r>
          </w:p>
        </w:tc>
      </w:tr>
      <w:tr w:rsidR="006B4547" w:rsidRPr="006B4547" w14:paraId="79E013A4" w14:textId="77777777" w:rsidTr="00D45600">
        <w:trPr>
          <w:cantSplit/>
          <w:jc w:val="center"/>
        </w:trPr>
        <w:tc>
          <w:tcPr>
            <w:tcW w:w="1304" w:type="pct"/>
            <w:shd w:val="clear" w:color="auto" w:fill="auto"/>
          </w:tcPr>
          <w:p w14:paraId="2835201F" w14:textId="77777777" w:rsidR="006B4547" w:rsidRPr="006B4547" w:rsidRDefault="006B4547" w:rsidP="006B4547">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96" w:type="pct"/>
            <w:shd w:val="clear" w:color="auto" w:fill="auto"/>
          </w:tcPr>
          <w:p w14:paraId="191E17E9"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Sample the waste composition, using the waste types j, as provided in the table for </w:t>
            </w:r>
            <w:proofErr w:type="spellStart"/>
            <w:r w:rsidRPr="006B4547">
              <w:rPr>
                <w:rFonts w:eastAsia="Times New Roman" w:cs="Times New Roman"/>
                <w:color w:val="auto"/>
                <w:szCs w:val="20"/>
                <w:lang w:val="en-GB" w:eastAsia="de-DE"/>
                <w14:cntxtAlts w14:val="0"/>
              </w:rPr>
              <w:t>DOC</w:t>
            </w:r>
            <w:r w:rsidRPr="006B4547">
              <w:rPr>
                <w:rFonts w:eastAsia="Times New Roman" w:cs="Times New Roman"/>
                <w:color w:val="auto"/>
                <w:szCs w:val="20"/>
                <w:vertAlign w:val="subscript"/>
                <w:lang w:val="en-GB" w:eastAsia="de-DE"/>
                <w14:cntxtAlts w14:val="0"/>
              </w:rPr>
              <w:t>j</w:t>
            </w:r>
            <w:proofErr w:type="spellEnd"/>
            <w:r w:rsidRPr="006B4547">
              <w:rPr>
                <w:rFonts w:eastAsia="Times New Roman" w:cs="Times New Roman"/>
                <w:color w:val="auto"/>
                <w:szCs w:val="20"/>
                <w:lang w:val="en-GB" w:eastAsia="de-DE"/>
                <w14:cntxtAlts w14:val="0"/>
              </w:rPr>
              <w:t xml:space="preserve"> and </w:t>
            </w:r>
            <w:proofErr w:type="spellStart"/>
            <w:r w:rsidRPr="006B4547">
              <w:rPr>
                <w:rFonts w:eastAsia="Times New Roman" w:cs="Times New Roman"/>
                <w:color w:val="auto"/>
                <w:szCs w:val="20"/>
                <w:lang w:val="en-GB" w:eastAsia="de-DE"/>
                <w14:cntxtAlts w14:val="0"/>
              </w:rPr>
              <w:t>k</w:t>
            </w:r>
            <w:r w:rsidRPr="006B4547">
              <w:rPr>
                <w:rFonts w:eastAsia="Times New Roman" w:cs="Times New Roman"/>
                <w:color w:val="auto"/>
                <w:szCs w:val="20"/>
                <w:vertAlign w:val="subscript"/>
                <w:lang w:val="en-GB" w:eastAsia="de-DE"/>
                <w14:cntxtAlts w14:val="0"/>
              </w:rPr>
              <w:t>j</w:t>
            </w:r>
            <w:proofErr w:type="spellEnd"/>
            <w:r w:rsidRPr="006B4547">
              <w:rPr>
                <w:rFonts w:eastAsia="Times New Roman" w:cs="Times New Roman"/>
                <w:color w:val="auto"/>
                <w:szCs w:val="20"/>
                <w:lang w:val="en-GB" w:eastAsia="de-DE"/>
                <w14:cntxtAlts w14:val="0"/>
              </w:rPr>
              <w:t>, and weigh each waste fraction (measure on wet basis)</w:t>
            </w:r>
          </w:p>
          <w:p w14:paraId="32880689"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p>
          <w:p w14:paraId="276F74C9"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The size and frequency of sampling should provide statistically significant data with a maximum uncertainty range of 20% at a 95% confidence level. Since waste composition is relatively stable over the year, a sampling will be undertaken quarterly (4 times a year). The weighted average of these samplings will be taken as weight fraction of waste type j in year y.</w:t>
            </w:r>
          </w:p>
        </w:tc>
      </w:tr>
      <w:tr w:rsidR="006B4547" w:rsidRPr="006B4547" w14:paraId="51C602D4" w14:textId="77777777" w:rsidTr="00D45600">
        <w:trPr>
          <w:cantSplit/>
          <w:jc w:val="center"/>
        </w:trPr>
        <w:tc>
          <w:tcPr>
            <w:tcW w:w="1304" w:type="pct"/>
            <w:shd w:val="clear" w:color="auto" w:fill="auto"/>
          </w:tcPr>
          <w:p w14:paraId="245E6581"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96" w:type="pct"/>
            <w:shd w:val="clear" w:color="auto" w:fill="auto"/>
          </w:tcPr>
          <w:p w14:paraId="5468C121"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Quarterly</w:t>
            </w:r>
            <w:r w:rsidR="00CC1FC4">
              <w:rPr>
                <w:rFonts w:eastAsia="Times New Roman" w:cs="Times New Roman"/>
                <w:color w:val="auto"/>
                <w:szCs w:val="20"/>
                <w:lang w:val="en-GB" w:eastAsia="de-DE"/>
                <w14:cntxtAlts w14:val="0"/>
              </w:rPr>
              <w:t xml:space="preserve"> for all vintages</w:t>
            </w:r>
          </w:p>
        </w:tc>
      </w:tr>
      <w:tr w:rsidR="006B4547" w:rsidRPr="006B4547" w14:paraId="5C1D1E19" w14:textId="77777777" w:rsidTr="00D45600">
        <w:trPr>
          <w:cantSplit/>
          <w:jc w:val="center"/>
        </w:trPr>
        <w:tc>
          <w:tcPr>
            <w:tcW w:w="1304" w:type="pct"/>
            <w:shd w:val="clear" w:color="auto" w:fill="auto"/>
          </w:tcPr>
          <w:p w14:paraId="346751D0"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lastRenderedPageBreak/>
              <w:t>QA/QC procedures</w:t>
            </w:r>
          </w:p>
        </w:tc>
        <w:tc>
          <w:tcPr>
            <w:tcW w:w="3696" w:type="pct"/>
            <w:shd w:val="clear" w:color="auto" w:fill="auto"/>
          </w:tcPr>
          <w:p w14:paraId="7ABA6762" w14:textId="77777777" w:rsidR="006B4547" w:rsidRPr="006B4547" w:rsidRDefault="006B4547" w:rsidP="009D3998">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A detailed sampling procedure </w:t>
            </w:r>
            <w:r w:rsidR="009D3998">
              <w:rPr>
                <w:rFonts w:eastAsia="Times New Roman" w:cs="Times New Roman"/>
                <w:color w:val="auto"/>
                <w:szCs w:val="20"/>
                <w:lang w:val="en-GB" w:eastAsia="de-DE"/>
                <w14:cntxtAlts w14:val="0"/>
              </w:rPr>
              <w:t>has</w:t>
            </w:r>
            <w:r w:rsidRPr="006B4547">
              <w:rPr>
                <w:rFonts w:eastAsia="Times New Roman" w:cs="Times New Roman"/>
                <w:color w:val="auto"/>
                <w:szCs w:val="20"/>
                <w:lang w:val="en-GB" w:eastAsia="de-DE"/>
                <w14:cntxtAlts w14:val="0"/>
              </w:rPr>
              <w:t xml:space="preserve"> be</w:t>
            </w:r>
            <w:r w:rsidR="009D3998">
              <w:rPr>
                <w:rFonts w:eastAsia="Times New Roman" w:cs="Times New Roman"/>
                <w:color w:val="auto"/>
                <w:szCs w:val="20"/>
                <w:lang w:val="en-GB" w:eastAsia="de-DE"/>
                <w14:cntxtAlts w14:val="0"/>
              </w:rPr>
              <w:t>en</w:t>
            </w:r>
            <w:r w:rsidRPr="006B4547">
              <w:rPr>
                <w:rFonts w:eastAsia="Times New Roman" w:cs="Times New Roman"/>
                <w:color w:val="auto"/>
                <w:szCs w:val="20"/>
                <w:lang w:val="en-GB" w:eastAsia="de-DE"/>
                <w14:cntxtAlts w14:val="0"/>
              </w:rPr>
              <w:t xml:space="preserve"> elaborated, written down and applied to ensure a consistent app</w:t>
            </w:r>
            <w:r w:rsidR="009D3998">
              <w:rPr>
                <w:rFonts w:eastAsia="Times New Roman" w:cs="Times New Roman"/>
                <w:color w:val="auto"/>
                <w:szCs w:val="20"/>
                <w:lang w:val="en-GB" w:eastAsia="de-DE"/>
                <w14:cntxtAlts w14:val="0"/>
              </w:rPr>
              <w:t>roach over the crediting period</w:t>
            </w:r>
            <w:r w:rsidRPr="006B4547">
              <w:rPr>
                <w:rFonts w:eastAsia="Times New Roman" w:cs="Times New Roman"/>
                <w:color w:val="auto"/>
                <w:szCs w:val="20"/>
                <w:lang w:val="en-GB" w:eastAsia="de-DE"/>
                <w14:cntxtAlts w14:val="0"/>
              </w:rPr>
              <w:t xml:space="preserve"> (see </w:t>
            </w:r>
            <w:r w:rsidR="00D91F17">
              <w:rPr>
                <w:rFonts w:eastAsia="Times New Roman" w:cs="Times New Roman"/>
                <w:color w:val="auto"/>
                <w:szCs w:val="20"/>
                <w:lang w:val="en-GB" w:eastAsia="de-DE"/>
                <w14:cntxtAlts w14:val="0"/>
              </w:rPr>
              <w:t>Operating Procedure 36</w:t>
            </w:r>
            <w:r w:rsidRPr="006B4547">
              <w:rPr>
                <w:rFonts w:eastAsia="Times New Roman" w:cs="Times New Roman"/>
                <w:color w:val="auto"/>
                <w:szCs w:val="20"/>
                <w:lang w:val="en-GB" w:eastAsia="de-DE"/>
                <w14:cntxtAlts w14:val="0"/>
              </w:rPr>
              <w:t>)</w:t>
            </w:r>
            <w:r w:rsidR="009D3998">
              <w:rPr>
                <w:rFonts w:eastAsia="Times New Roman" w:cs="Times New Roman"/>
                <w:color w:val="auto"/>
                <w:szCs w:val="20"/>
                <w:lang w:val="en-GB" w:eastAsia="de-DE"/>
                <w14:cntxtAlts w14:val="0"/>
              </w:rPr>
              <w:t>.</w:t>
            </w:r>
          </w:p>
        </w:tc>
      </w:tr>
      <w:tr w:rsidR="006B4547" w:rsidRPr="006B4547" w14:paraId="1EDDE470" w14:textId="77777777" w:rsidTr="00D45600">
        <w:trPr>
          <w:cantSplit/>
          <w:jc w:val="center"/>
        </w:trPr>
        <w:tc>
          <w:tcPr>
            <w:tcW w:w="1304" w:type="pct"/>
            <w:shd w:val="clear" w:color="auto" w:fill="auto"/>
          </w:tcPr>
          <w:p w14:paraId="64189CE4"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96" w:type="pct"/>
            <w:shd w:val="clear" w:color="auto" w:fill="auto"/>
          </w:tcPr>
          <w:p w14:paraId="1F47C1AE"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baseline emission </w:t>
            </w:r>
          </w:p>
        </w:tc>
      </w:tr>
      <w:tr w:rsidR="006B4547" w:rsidRPr="006B4547" w14:paraId="556F5010" w14:textId="77777777" w:rsidTr="00D45600">
        <w:trPr>
          <w:cantSplit/>
          <w:jc w:val="center"/>
        </w:trPr>
        <w:tc>
          <w:tcPr>
            <w:tcW w:w="1304" w:type="pct"/>
            <w:shd w:val="clear" w:color="auto" w:fill="auto"/>
          </w:tcPr>
          <w:p w14:paraId="41916751"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96" w:type="pct"/>
            <w:shd w:val="clear" w:color="auto" w:fill="auto"/>
          </w:tcPr>
          <w:p w14:paraId="023564F9" w14:textId="77777777" w:rsidR="006B4547" w:rsidRPr="006B4547" w:rsidRDefault="006B4547" w:rsidP="005661F7">
            <w:pPr>
              <w:spacing w:after="0" w:line="240" w:lineRule="auto"/>
              <w:contextualSpacing w:val="0"/>
              <w:jc w:val="both"/>
              <w:rPr>
                <w:rFonts w:eastAsia="Times New Roman" w:cs="Times New Roman"/>
                <w:color w:val="auto"/>
                <w:szCs w:val="20"/>
                <w:lang w:val="en-GB" w:eastAsia="de-DE"/>
                <w14:cntxtAlts w14:val="0"/>
              </w:rPr>
            </w:pPr>
          </w:p>
        </w:tc>
      </w:tr>
    </w:tbl>
    <w:p w14:paraId="2A5F6B14" w14:textId="77777777" w:rsidR="00F13DE6" w:rsidRDefault="00F13DE6" w:rsidP="00F13DE6">
      <w:pPr>
        <w:keepNext/>
        <w:keepLines/>
        <w:suppressAutoHyphens/>
        <w:spacing w:line="240" w:lineRule="auto"/>
        <w:jc w:val="both"/>
        <w:outlineLvl w:val="2"/>
        <w:rPr>
          <w:rFonts w:eastAsia="MS Mincho" w:cs="Arial"/>
          <w:b/>
          <w:color w:val="auto"/>
          <w:lang w:val="en-GB" w:eastAsia="de-DE"/>
          <w14:cntxtAlts w14:val="0"/>
        </w:rPr>
      </w:pPr>
    </w:p>
    <w:p w14:paraId="299BB303" w14:textId="77777777" w:rsidR="006B4547" w:rsidRPr="006B4547" w:rsidRDefault="006B4547" w:rsidP="00F13DE6">
      <w:pPr>
        <w:keepNext/>
        <w:keepLines/>
        <w:suppressAutoHyphens/>
        <w:spacing w:line="240" w:lineRule="auto"/>
        <w:jc w:val="both"/>
        <w:outlineLvl w:val="2"/>
        <w:rPr>
          <w:rFonts w:eastAsia="MS Mincho" w:cs="Arial"/>
          <w:b/>
          <w:color w:val="auto"/>
          <w:lang w:val="en-GB" w:eastAsia="de-DE"/>
          <w14:cntxtAlts w14:val="0"/>
        </w:rPr>
      </w:pPr>
      <w:r>
        <w:rPr>
          <w:rFonts w:eastAsia="MS Mincho" w:cs="Arial"/>
          <w:b/>
          <w:color w:val="auto"/>
          <w:lang w:val="en-GB" w:eastAsia="de-DE"/>
          <w14:cntxtAlts w14:val="0"/>
        </w:rPr>
        <w:t>Table 20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11"/>
        <w:gridCol w:w="7118"/>
      </w:tblGrid>
      <w:tr w:rsidR="006B4547" w:rsidRPr="006B4547" w14:paraId="70089E56" w14:textId="77777777" w:rsidTr="00D45600">
        <w:trPr>
          <w:cantSplit/>
          <w:jc w:val="center"/>
        </w:trPr>
        <w:tc>
          <w:tcPr>
            <w:tcW w:w="1304" w:type="pct"/>
            <w:shd w:val="clear" w:color="auto" w:fill="auto"/>
          </w:tcPr>
          <w:p w14:paraId="552F3E46"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96" w:type="pct"/>
            <w:shd w:val="clear" w:color="auto" w:fill="auto"/>
          </w:tcPr>
          <w:p w14:paraId="1074E883"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SDG 13: Climate Action </w:t>
            </w:r>
          </w:p>
        </w:tc>
      </w:tr>
      <w:tr w:rsidR="006B4547" w:rsidRPr="006B4547" w14:paraId="3A24C840" w14:textId="77777777" w:rsidTr="00D45600">
        <w:trPr>
          <w:cantSplit/>
          <w:jc w:val="center"/>
        </w:trPr>
        <w:tc>
          <w:tcPr>
            <w:tcW w:w="1304" w:type="pct"/>
            <w:shd w:val="clear" w:color="auto" w:fill="auto"/>
          </w:tcPr>
          <w:p w14:paraId="15AF44A7"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696" w:type="pct"/>
            <w:shd w:val="clear" w:color="auto" w:fill="auto"/>
          </w:tcPr>
          <w:p w14:paraId="7FE9746F"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proofErr w:type="spellStart"/>
            <w:r w:rsidRPr="006B4547">
              <w:rPr>
                <w:rFonts w:eastAsia="Times New Roman" w:cs="Times New Roman"/>
                <w:color w:val="auto"/>
                <w:szCs w:val="20"/>
                <w:lang w:val="en-GB" w:eastAsia="de-DE"/>
                <w14:cntxtAlts w14:val="0"/>
              </w:rPr>
              <w:t>Zx</w:t>
            </w:r>
            <w:proofErr w:type="spellEnd"/>
          </w:p>
        </w:tc>
      </w:tr>
      <w:tr w:rsidR="006B4547" w:rsidRPr="006B4547" w14:paraId="51AB9CAE" w14:textId="77777777" w:rsidTr="00D45600">
        <w:trPr>
          <w:cantSplit/>
          <w:jc w:val="center"/>
        </w:trPr>
        <w:tc>
          <w:tcPr>
            <w:tcW w:w="1304" w:type="pct"/>
            <w:shd w:val="clear" w:color="auto" w:fill="auto"/>
          </w:tcPr>
          <w:p w14:paraId="302317E4"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96" w:type="pct"/>
            <w:shd w:val="clear" w:color="auto" w:fill="auto"/>
          </w:tcPr>
          <w:p w14:paraId="4D585B19"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r w:rsidR="006B4547" w:rsidRPr="006B4547" w14:paraId="1284E4CC" w14:textId="77777777" w:rsidTr="00D45600">
        <w:trPr>
          <w:cantSplit/>
          <w:jc w:val="center"/>
        </w:trPr>
        <w:tc>
          <w:tcPr>
            <w:tcW w:w="1304" w:type="pct"/>
            <w:shd w:val="clear" w:color="auto" w:fill="auto"/>
          </w:tcPr>
          <w:p w14:paraId="3FA6ADCE"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96" w:type="pct"/>
            <w:shd w:val="clear" w:color="auto" w:fill="auto"/>
          </w:tcPr>
          <w:p w14:paraId="78669591"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Number of samples collected during the year x</w:t>
            </w:r>
          </w:p>
        </w:tc>
      </w:tr>
      <w:tr w:rsidR="006B4547" w:rsidRPr="006B4547" w14:paraId="2A066AE8" w14:textId="77777777" w:rsidTr="00D45600">
        <w:trPr>
          <w:cantSplit/>
          <w:jc w:val="center"/>
        </w:trPr>
        <w:tc>
          <w:tcPr>
            <w:tcW w:w="1304" w:type="pct"/>
            <w:shd w:val="clear" w:color="auto" w:fill="auto"/>
          </w:tcPr>
          <w:p w14:paraId="0F4A292C"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96" w:type="pct"/>
            <w:shd w:val="clear" w:color="auto" w:fill="auto"/>
          </w:tcPr>
          <w:p w14:paraId="2B1A4644"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Project participants</w:t>
            </w:r>
          </w:p>
        </w:tc>
      </w:tr>
      <w:tr w:rsidR="006B4547" w:rsidRPr="006B4547" w14:paraId="3CCA2969" w14:textId="77777777" w:rsidTr="00D45600">
        <w:trPr>
          <w:cantSplit/>
          <w:jc w:val="center"/>
        </w:trPr>
        <w:tc>
          <w:tcPr>
            <w:tcW w:w="1304" w:type="pct"/>
            <w:shd w:val="clear" w:color="auto" w:fill="auto"/>
          </w:tcPr>
          <w:p w14:paraId="534015B4"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96" w:type="pct"/>
            <w:shd w:val="clear" w:color="auto" w:fill="auto"/>
          </w:tcPr>
          <w:p w14:paraId="5C8D88E9"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12</w:t>
            </w:r>
            <w:r w:rsidR="0015352B">
              <w:rPr>
                <w:rFonts w:eastAsia="Times New Roman" w:cs="Times New Roman"/>
                <w:color w:val="auto"/>
                <w:szCs w:val="20"/>
                <w:lang w:val="en-GB" w:eastAsia="de-DE"/>
                <w14:cntxtAlts w14:val="0"/>
              </w:rPr>
              <w:t xml:space="preserve"> for all vintages</w:t>
            </w:r>
          </w:p>
        </w:tc>
      </w:tr>
      <w:tr w:rsidR="006B4547" w:rsidRPr="006B4547" w14:paraId="6BDC21B5" w14:textId="77777777" w:rsidTr="00D45600">
        <w:trPr>
          <w:cantSplit/>
          <w:jc w:val="center"/>
        </w:trPr>
        <w:tc>
          <w:tcPr>
            <w:tcW w:w="1304" w:type="pct"/>
            <w:shd w:val="clear" w:color="auto" w:fill="auto"/>
          </w:tcPr>
          <w:p w14:paraId="32A38806" w14:textId="77777777" w:rsidR="006B4547" w:rsidRPr="006B4547" w:rsidRDefault="006B4547" w:rsidP="006B4547">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96" w:type="pct"/>
            <w:shd w:val="clear" w:color="auto" w:fill="auto"/>
          </w:tcPr>
          <w:p w14:paraId="46A610B7"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Minimum of three samples every three months</w:t>
            </w:r>
          </w:p>
        </w:tc>
      </w:tr>
      <w:tr w:rsidR="006B4547" w:rsidRPr="006B4547" w14:paraId="15D519D7" w14:textId="77777777" w:rsidTr="00D45600">
        <w:trPr>
          <w:cantSplit/>
          <w:jc w:val="center"/>
        </w:trPr>
        <w:tc>
          <w:tcPr>
            <w:tcW w:w="1304" w:type="pct"/>
            <w:shd w:val="clear" w:color="auto" w:fill="auto"/>
          </w:tcPr>
          <w:p w14:paraId="770605CD"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96" w:type="pct"/>
            <w:shd w:val="clear" w:color="auto" w:fill="auto"/>
          </w:tcPr>
          <w:p w14:paraId="3D197CCA"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Continuously, aggregated annually</w:t>
            </w:r>
          </w:p>
        </w:tc>
      </w:tr>
      <w:tr w:rsidR="006B4547" w:rsidRPr="006B4547" w14:paraId="1BEDECAD" w14:textId="77777777" w:rsidTr="00D45600">
        <w:trPr>
          <w:cantSplit/>
          <w:jc w:val="center"/>
        </w:trPr>
        <w:tc>
          <w:tcPr>
            <w:tcW w:w="1304" w:type="pct"/>
            <w:shd w:val="clear" w:color="auto" w:fill="auto"/>
          </w:tcPr>
          <w:p w14:paraId="2B4D1962"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96" w:type="pct"/>
            <w:shd w:val="clear" w:color="auto" w:fill="auto"/>
          </w:tcPr>
          <w:p w14:paraId="47D39AFE"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The sample size and sampling technique must ensure the sample is representative</w:t>
            </w:r>
            <w:r w:rsidR="00644F4F">
              <w:rPr>
                <w:rFonts w:eastAsia="Times New Roman" w:cs="Times New Roman"/>
                <w:color w:val="auto"/>
                <w:szCs w:val="20"/>
                <w:lang w:val="en-GB" w:eastAsia="de-DE"/>
                <w14:cntxtAlts w14:val="0"/>
              </w:rPr>
              <w:t xml:space="preserve"> (see Operating Procedure 36)</w:t>
            </w:r>
            <w:r w:rsidRPr="006B4547">
              <w:rPr>
                <w:rFonts w:eastAsia="Times New Roman" w:cs="Times New Roman"/>
                <w:color w:val="auto"/>
                <w:szCs w:val="20"/>
                <w:lang w:val="en-GB" w:eastAsia="de-DE"/>
                <w14:cntxtAlts w14:val="0"/>
              </w:rPr>
              <w:t>.</w:t>
            </w:r>
          </w:p>
        </w:tc>
      </w:tr>
      <w:tr w:rsidR="006B4547" w:rsidRPr="006B4547" w14:paraId="56916CFA" w14:textId="77777777" w:rsidTr="00D45600">
        <w:trPr>
          <w:cantSplit/>
          <w:jc w:val="center"/>
        </w:trPr>
        <w:tc>
          <w:tcPr>
            <w:tcW w:w="1304" w:type="pct"/>
            <w:shd w:val="clear" w:color="auto" w:fill="auto"/>
          </w:tcPr>
          <w:p w14:paraId="119D59A1"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96" w:type="pct"/>
            <w:shd w:val="clear" w:color="auto" w:fill="auto"/>
          </w:tcPr>
          <w:p w14:paraId="5C84327A"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baseline emission </w:t>
            </w:r>
          </w:p>
        </w:tc>
      </w:tr>
      <w:tr w:rsidR="006B4547" w:rsidRPr="006B4547" w14:paraId="60DFF936" w14:textId="77777777" w:rsidTr="00D45600">
        <w:trPr>
          <w:cantSplit/>
          <w:jc w:val="center"/>
        </w:trPr>
        <w:tc>
          <w:tcPr>
            <w:tcW w:w="1304" w:type="pct"/>
            <w:shd w:val="clear" w:color="auto" w:fill="auto"/>
          </w:tcPr>
          <w:p w14:paraId="240E99EC"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96" w:type="pct"/>
            <w:shd w:val="clear" w:color="auto" w:fill="auto"/>
          </w:tcPr>
          <w:p w14:paraId="5F33CA2D"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bl>
    <w:p w14:paraId="0B6876CB" w14:textId="77777777" w:rsidR="00F13DE6" w:rsidRDefault="00F13DE6" w:rsidP="00F13DE6">
      <w:pPr>
        <w:keepNext/>
        <w:keepLines/>
        <w:suppressAutoHyphens/>
        <w:spacing w:line="240" w:lineRule="auto"/>
        <w:jc w:val="both"/>
        <w:outlineLvl w:val="2"/>
        <w:rPr>
          <w:rFonts w:eastAsia="MS Mincho" w:cs="Arial"/>
          <w:b/>
          <w:color w:val="auto"/>
          <w:lang w:val="en-GB" w:eastAsia="de-DE"/>
          <w14:cntxtAlts w14:val="0"/>
        </w:rPr>
      </w:pPr>
    </w:p>
    <w:p w14:paraId="41A20BFC" w14:textId="77777777" w:rsidR="006B4547" w:rsidRPr="006B4547" w:rsidRDefault="006B4547" w:rsidP="00F13DE6">
      <w:pPr>
        <w:keepNext/>
        <w:keepLines/>
        <w:suppressAutoHyphens/>
        <w:spacing w:line="240" w:lineRule="auto"/>
        <w:jc w:val="both"/>
        <w:outlineLvl w:val="2"/>
        <w:rPr>
          <w:rFonts w:eastAsia="MS Mincho" w:cs="Arial"/>
          <w:b/>
          <w:color w:val="auto"/>
          <w:lang w:val="en-GB" w:eastAsia="de-DE"/>
          <w14:cntxtAlts w14:val="0"/>
        </w:rPr>
      </w:pPr>
      <w:r w:rsidRPr="006B4547">
        <w:rPr>
          <w:rFonts w:eastAsia="MS Mincho" w:cs="Arial"/>
          <w:b/>
          <w:color w:val="auto"/>
          <w:lang w:val="en-GB" w:eastAsia="de-DE"/>
          <w14:cntxtAlts w14:val="0"/>
        </w:rPr>
        <w:t>Table 2</w:t>
      </w:r>
      <w:r>
        <w:rPr>
          <w:rFonts w:eastAsia="MS Mincho" w:cs="Arial"/>
          <w:b/>
          <w:color w:val="auto"/>
          <w:lang w:val="en-GB" w:eastAsia="de-DE"/>
          <w14:cntxtAlts w14:val="0"/>
        </w:rPr>
        <w:t>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11"/>
        <w:gridCol w:w="7118"/>
      </w:tblGrid>
      <w:tr w:rsidR="006B4547" w:rsidRPr="006B4547" w14:paraId="17E06DAA" w14:textId="77777777" w:rsidTr="00D45600">
        <w:trPr>
          <w:cantSplit/>
          <w:jc w:val="center"/>
        </w:trPr>
        <w:tc>
          <w:tcPr>
            <w:tcW w:w="1304" w:type="pct"/>
            <w:shd w:val="clear" w:color="auto" w:fill="auto"/>
          </w:tcPr>
          <w:p w14:paraId="00B28BE8"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96" w:type="pct"/>
            <w:shd w:val="clear" w:color="auto" w:fill="auto"/>
          </w:tcPr>
          <w:p w14:paraId="5CADF016"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SDG 13: Climate Action </w:t>
            </w:r>
          </w:p>
        </w:tc>
      </w:tr>
      <w:tr w:rsidR="006B4547" w:rsidRPr="006B4547" w14:paraId="4C0D3A83" w14:textId="77777777" w:rsidTr="00D45600">
        <w:trPr>
          <w:cantSplit/>
          <w:jc w:val="center"/>
        </w:trPr>
        <w:tc>
          <w:tcPr>
            <w:tcW w:w="1304" w:type="pct"/>
            <w:shd w:val="clear" w:color="auto" w:fill="auto"/>
          </w:tcPr>
          <w:p w14:paraId="17DBC064"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696" w:type="pct"/>
            <w:shd w:val="clear" w:color="auto" w:fill="auto"/>
          </w:tcPr>
          <w:p w14:paraId="6470878E"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proofErr w:type="spellStart"/>
            <w:proofErr w:type="gramStart"/>
            <w:r w:rsidRPr="006B4547">
              <w:rPr>
                <w:rFonts w:eastAsia="Times New Roman" w:cs="Times New Roman"/>
                <w:color w:val="auto"/>
                <w:szCs w:val="20"/>
                <w:lang w:val="en-GB" w:eastAsia="de-DE"/>
                <w14:cntxtAlts w14:val="0"/>
              </w:rPr>
              <w:t>EC</w:t>
            </w:r>
            <w:r w:rsidRPr="006B4547">
              <w:rPr>
                <w:rFonts w:eastAsia="Times New Roman" w:cs="Times New Roman"/>
                <w:color w:val="auto"/>
                <w:szCs w:val="20"/>
                <w:vertAlign w:val="subscript"/>
                <w:lang w:val="en-GB" w:eastAsia="de-DE"/>
                <w14:cntxtAlts w14:val="0"/>
              </w:rPr>
              <w:t>PJ,grid</w:t>
            </w:r>
            <w:proofErr w:type="gramEnd"/>
            <w:r w:rsidRPr="006B4547">
              <w:rPr>
                <w:rFonts w:eastAsia="Times New Roman" w:cs="Times New Roman"/>
                <w:color w:val="auto"/>
                <w:szCs w:val="20"/>
                <w:vertAlign w:val="subscript"/>
                <w:lang w:val="en-GB" w:eastAsia="de-DE"/>
                <w14:cntxtAlts w14:val="0"/>
              </w:rPr>
              <w:t>,y</w:t>
            </w:r>
            <w:proofErr w:type="spellEnd"/>
          </w:p>
        </w:tc>
      </w:tr>
      <w:tr w:rsidR="006B4547" w:rsidRPr="006B4547" w14:paraId="430627D9" w14:textId="77777777" w:rsidTr="00D45600">
        <w:trPr>
          <w:cantSplit/>
          <w:jc w:val="center"/>
        </w:trPr>
        <w:tc>
          <w:tcPr>
            <w:tcW w:w="1304" w:type="pct"/>
            <w:shd w:val="clear" w:color="auto" w:fill="auto"/>
          </w:tcPr>
          <w:p w14:paraId="328A8AF5"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96" w:type="pct"/>
            <w:shd w:val="clear" w:color="auto" w:fill="auto"/>
          </w:tcPr>
          <w:p w14:paraId="0801AAE7"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MWh</w:t>
            </w:r>
          </w:p>
        </w:tc>
      </w:tr>
      <w:tr w:rsidR="006B4547" w:rsidRPr="006B4547" w14:paraId="21130BEE" w14:textId="77777777" w:rsidTr="00D45600">
        <w:trPr>
          <w:cantSplit/>
          <w:jc w:val="center"/>
        </w:trPr>
        <w:tc>
          <w:tcPr>
            <w:tcW w:w="1304" w:type="pct"/>
            <w:shd w:val="clear" w:color="auto" w:fill="auto"/>
          </w:tcPr>
          <w:p w14:paraId="5E33980E"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96" w:type="pct"/>
            <w:shd w:val="clear" w:color="auto" w:fill="auto"/>
          </w:tcPr>
          <w:p w14:paraId="7C5D4453"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Quantity of electricity consumed from the grid in year y</w:t>
            </w:r>
          </w:p>
        </w:tc>
      </w:tr>
      <w:tr w:rsidR="006B4547" w:rsidRPr="006B4547" w14:paraId="660D512A" w14:textId="77777777" w:rsidTr="00D45600">
        <w:trPr>
          <w:cantSplit/>
          <w:jc w:val="center"/>
        </w:trPr>
        <w:tc>
          <w:tcPr>
            <w:tcW w:w="1304" w:type="pct"/>
            <w:shd w:val="clear" w:color="auto" w:fill="auto"/>
          </w:tcPr>
          <w:p w14:paraId="72BD72F6"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96" w:type="pct"/>
            <w:shd w:val="clear" w:color="auto" w:fill="auto"/>
          </w:tcPr>
          <w:p w14:paraId="68F04ED6"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Plant records /</w:t>
            </w:r>
            <w:r w:rsidRPr="006B4547">
              <w:rPr>
                <w:rFonts w:eastAsia="SimSun" w:cs="Arial"/>
                <w:color w:val="auto"/>
                <w:sz w:val="20"/>
                <w:szCs w:val="20"/>
                <w:lang w:val="en-GB" w:eastAsia="de-DE"/>
                <w14:cntxtAlts w14:val="0"/>
              </w:rPr>
              <w:t xml:space="preserve"> </w:t>
            </w:r>
            <w:r w:rsidRPr="006B4547">
              <w:rPr>
                <w:rFonts w:eastAsia="Times New Roman" w:cs="Times New Roman"/>
                <w:color w:val="auto"/>
                <w:szCs w:val="20"/>
                <w:lang w:val="en-GB" w:eastAsia="de-DE"/>
                <w14:cntxtAlts w14:val="0"/>
              </w:rPr>
              <w:t>Confirmation from governmental electric company PLN</w:t>
            </w:r>
          </w:p>
        </w:tc>
      </w:tr>
      <w:tr w:rsidR="006B4547" w:rsidRPr="006B4547" w14:paraId="4F27747C" w14:textId="77777777" w:rsidTr="00D45600">
        <w:trPr>
          <w:cantSplit/>
          <w:jc w:val="center"/>
        </w:trPr>
        <w:tc>
          <w:tcPr>
            <w:tcW w:w="1304" w:type="pct"/>
            <w:shd w:val="clear" w:color="auto" w:fill="auto"/>
          </w:tcPr>
          <w:p w14:paraId="27EFA7E7"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96" w:type="pct"/>
            <w:shd w:val="clear" w:color="auto" w:fill="auto"/>
          </w:tcPr>
          <w:p w14:paraId="3009151F" w14:textId="77777777" w:rsidR="00B33D53" w:rsidRPr="00CC1FC4" w:rsidRDefault="00BE3925" w:rsidP="00BE3925">
            <w:pPr>
              <w:spacing w:after="0" w:line="240" w:lineRule="auto"/>
              <w:contextualSpacing w:val="0"/>
              <w:jc w:val="both"/>
              <w:rPr>
                <w:rFonts w:eastAsia="Times New Roman" w:cs="Times New Roman"/>
                <w:color w:val="auto"/>
                <w:szCs w:val="22"/>
                <w:lang w:val="en-GB" w:eastAsia="de-DE"/>
                <w14:cntxtAlts w14:val="0"/>
              </w:rPr>
            </w:pPr>
            <w:r w:rsidRPr="00EA71A6">
              <w:rPr>
                <w:rFonts w:eastAsia="Times New Roman" w:cs="Times New Roman"/>
                <w:color w:val="auto"/>
                <w:szCs w:val="20"/>
                <w:lang w:val="en-GB" w:eastAsia="de-DE"/>
                <w14:cntxtAlts w14:val="0"/>
              </w:rPr>
              <w:t>Vintage 2018, 04/11/</w:t>
            </w:r>
            <w:r w:rsidRPr="00CC1FC4">
              <w:rPr>
                <w:rFonts w:eastAsia="Times New Roman" w:cs="Times New Roman"/>
                <w:color w:val="auto"/>
                <w:szCs w:val="22"/>
                <w:lang w:val="en-GB" w:eastAsia="de-DE"/>
                <w14:cntxtAlts w14:val="0"/>
              </w:rPr>
              <w:t>2018 to 31/12/2018:</w:t>
            </w:r>
            <w:proofErr w:type="gramStart"/>
            <w:r w:rsidRPr="00CC1FC4">
              <w:rPr>
                <w:rFonts w:eastAsia="Times New Roman" w:cs="Times New Roman"/>
                <w:color w:val="auto"/>
                <w:szCs w:val="22"/>
                <w:lang w:val="en-GB" w:eastAsia="de-DE"/>
                <w14:cntxtAlts w14:val="0"/>
              </w:rPr>
              <w:tab/>
            </w:r>
            <w:r w:rsidR="00EA71A6" w:rsidRPr="00CC1FC4">
              <w:rPr>
                <w:rFonts w:eastAsia="Times New Roman" w:cs="Times New Roman"/>
                <w:color w:val="auto"/>
                <w:szCs w:val="22"/>
                <w:lang w:val="en-GB" w:eastAsia="de-DE"/>
                <w14:cntxtAlts w14:val="0"/>
              </w:rPr>
              <w:t xml:space="preserve"> </w:t>
            </w:r>
            <w:r w:rsidR="007607F2" w:rsidRPr="00CC1FC4">
              <w:rPr>
                <w:rFonts w:eastAsia="Times New Roman" w:cs="Times New Roman"/>
                <w:color w:val="auto"/>
                <w:szCs w:val="22"/>
                <w:lang w:val="en-GB" w:eastAsia="de-DE"/>
                <w14:cntxtAlts w14:val="0"/>
              </w:rPr>
              <w:t xml:space="preserve"> </w:t>
            </w:r>
            <w:r w:rsidR="00EA71A6" w:rsidRPr="00CC1FC4">
              <w:rPr>
                <w:rFonts w:eastAsia="Times New Roman" w:cs="Arial"/>
                <w:color w:val="000000"/>
                <w:szCs w:val="22"/>
                <w14:cntxtAlts w14:val="0"/>
              </w:rPr>
              <w:t>1.</w:t>
            </w:r>
            <w:r w:rsidR="00B33D53" w:rsidRPr="00CC1FC4">
              <w:rPr>
                <w:rFonts w:eastAsia="Times New Roman" w:cs="Arial"/>
                <w:color w:val="000000"/>
                <w:szCs w:val="22"/>
                <w14:cntxtAlts w14:val="0"/>
              </w:rPr>
              <w:t>706</w:t>
            </w:r>
            <w:proofErr w:type="gramEnd"/>
          </w:p>
          <w:p w14:paraId="677C15AF" w14:textId="77777777" w:rsidR="00BE3925" w:rsidRPr="00CC1FC4" w:rsidRDefault="00BE3925" w:rsidP="00BE3925">
            <w:pPr>
              <w:spacing w:after="0" w:line="240" w:lineRule="auto"/>
              <w:contextualSpacing w:val="0"/>
              <w:jc w:val="both"/>
              <w:rPr>
                <w:rFonts w:eastAsia="Times New Roman" w:cs="Times New Roman"/>
                <w:color w:val="auto"/>
                <w:szCs w:val="22"/>
                <w:lang w:val="en-GB" w:eastAsia="de-DE"/>
                <w14:cntxtAlts w14:val="0"/>
              </w:rPr>
            </w:pPr>
            <w:r w:rsidRPr="00CC1FC4">
              <w:rPr>
                <w:rFonts w:eastAsia="Times New Roman" w:cs="Times New Roman"/>
                <w:color w:val="auto"/>
                <w:szCs w:val="22"/>
                <w:lang w:val="en-GB" w:eastAsia="de-DE"/>
                <w14:cntxtAlts w14:val="0"/>
              </w:rPr>
              <w:t>Vintage 2019, 01/01/2019 to 31/12/2019:</w:t>
            </w:r>
            <w:r w:rsidRPr="00CC1FC4">
              <w:rPr>
                <w:rFonts w:eastAsia="Times New Roman" w:cs="Times New Roman"/>
                <w:color w:val="auto"/>
                <w:szCs w:val="22"/>
                <w:lang w:val="en-GB" w:eastAsia="de-DE"/>
                <w14:cntxtAlts w14:val="0"/>
              </w:rPr>
              <w:tab/>
            </w:r>
            <w:r w:rsidR="00EA71A6" w:rsidRPr="00CC1FC4">
              <w:rPr>
                <w:rFonts w:eastAsia="Times New Roman" w:cs="Arial"/>
                <w:color w:val="000000"/>
                <w:szCs w:val="22"/>
                <w14:cntxtAlts w14:val="0"/>
              </w:rPr>
              <w:t>12.</w:t>
            </w:r>
            <w:r w:rsidR="007607F2" w:rsidRPr="00CC1FC4">
              <w:rPr>
                <w:rFonts w:eastAsia="Times New Roman" w:cs="Arial"/>
                <w:color w:val="000000"/>
                <w:szCs w:val="22"/>
                <w14:cntxtAlts w14:val="0"/>
              </w:rPr>
              <w:t>076</w:t>
            </w:r>
          </w:p>
          <w:p w14:paraId="1E58C919" w14:textId="77777777" w:rsidR="006B4547" w:rsidRPr="00EA71A6" w:rsidRDefault="00BE3925" w:rsidP="00EA71A6">
            <w:pPr>
              <w:spacing w:after="0" w:line="240" w:lineRule="auto"/>
              <w:contextualSpacing w:val="0"/>
              <w:jc w:val="both"/>
              <w:rPr>
                <w:rFonts w:ascii="Arial" w:hAnsi="Arial" w:cs="Arial"/>
                <w:color w:val="000000"/>
                <w:sz w:val="20"/>
                <w:szCs w:val="20"/>
              </w:rPr>
            </w:pPr>
            <w:r w:rsidRPr="00CC1FC4">
              <w:rPr>
                <w:rFonts w:eastAsia="Times New Roman" w:cs="Times New Roman"/>
                <w:color w:val="auto"/>
                <w:szCs w:val="22"/>
                <w:lang w:val="en-GB" w:eastAsia="de-DE"/>
                <w14:cntxtAlts w14:val="0"/>
              </w:rPr>
              <w:t>Vintage 2020, 01/01/2020 to 31/12/2020:</w:t>
            </w:r>
            <w:r w:rsidRPr="00CC1FC4">
              <w:rPr>
                <w:rFonts w:eastAsia="Times New Roman" w:cs="Times New Roman"/>
                <w:color w:val="auto"/>
                <w:szCs w:val="22"/>
                <w:lang w:val="en-GB" w:eastAsia="de-DE"/>
                <w14:cntxtAlts w14:val="0"/>
              </w:rPr>
              <w:tab/>
            </w:r>
            <w:r w:rsidR="00EA71A6" w:rsidRPr="00CC1FC4">
              <w:rPr>
                <w:rFonts w:cs="Arial"/>
                <w:color w:val="000000"/>
                <w:szCs w:val="22"/>
              </w:rPr>
              <w:t>10.453</w:t>
            </w:r>
          </w:p>
        </w:tc>
      </w:tr>
      <w:tr w:rsidR="006B4547" w:rsidRPr="006B4547" w14:paraId="6EFE7114" w14:textId="77777777" w:rsidTr="00D45600">
        <w:trPr>
          <w:cantSplit/>
          <w:jc w:val="center"/>
        </w:trPr>
        <w:tc>
          <w:tcPr>
            <w:tcW w:w="1304" w:type="pct"/>
            <w:shd w:val="clear" w:color="auto" w:fill="auto"/>
          </w:tcPr>
          <w:p w14:paraId="37AC9FED" w14:textId="77777777" w:rsidR="006B4547" w:rsidRPr="006B4547" w:rsidRDefault="006B4547" w:rsidP="006B4547">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96" w:type="pct"/>
            <w:shd w:val="clear" w:color="auto" w:fill="auto"/>
          </w:tcPr>
          <w:p w14:paraId="748009A2"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Power consumption is directly measured with meters.</w:t>
            </w:r>
          </w:p>
        </w:tc>
      </w:tr>
      <w:tr w:rsidR="006B4547" w:rsidRPr="006B4547" w14:paraId="411368A4" w14:textId="77777777" w:rsidTr="00D45600">
        <w:trPr>
          <w:cantSplit/>
          <w:jc w:val="center"/>
        </w:trPr>
        <w:tc>
          <w:tcPr>
            <w:tcW w:w="1304" w:type="pct"/>
            <w:shd w:val="clear" w:color="auto" w:fill="auto"/>
          </w:tcPr>
          <w:p w14:paraId="3244F564"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96" w:type="pct"/>
            <w:shd w:val="clear" w:color="auto" w:fill="auto"/>
          </w:tcPr>
          <w:p w14:paraId="1A86D12D"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Continuous monitoring and monthly recording </w:t>
            </w:r>
          </w:p>
        </w:tc>
      </w:tr>
      <w:tr w:rsidR="006B4547" w:rsidRPr="006B4547" w14:paraId="7C79D34B" w14:textId="77777777" w:rsidTr="00D45600">
        <w:trPr>
          <w:cantSplit/>
          <w:jc w:val="center"/>
        </w:trPr>
        <w:tc>
          <w:tcPr>
            <w:tcW w:w="1304" w:type="pct"/>
            <w:shd w:val="clear" w:color="auto" w:fill="auto"/>
          </w:tcPr>
          <w:p w14:paraId="20A22562"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96" w:type="pct"/>
            <w:shd w:val="clear" w:color="auto" w:fill="auto"/>
          </w:tcPr>
          <w:p w14:paraId="0780F739" w14:textId="77777777" w:rsidR="009D3998" w:rsidRDefault="009D3998" w:rsidP="006B4547">
            <w:pPr>
              <w:spacing w:after="0" w:line="240" w:lineRule="auto"/>
              <w:contextualSpacing w:val="0"/>
              <w:jc w:val="both"/>
              <w:rPr>
                <w:rFonts w:eastAsia="Times New Roman" w:cs="Times New Roman"/>
                <w:color w:val="auto"/>
                <w:szCs w:val="20"/>
                <w:lang w:val="en-GB" w:eastAsia="de-DE"/>
                <w14:cntxtAlts w14:val="0"/>
              </w:rPr>
            </w:pPr>
            <w:r>
              <w:rPr>
                <w:rFonts w:eastAsia="Times New Roman" w:cs="Times New Roman"/>
                <w:color w:val="auto"/>
                <w:szCs w:val="20"/>
                <w:lang w:val="en-GB" w:eastAsia="de-DE"/>
                <w14:cntxtAlts w14:val="0"/>
              </w:rPr>
              <w:t>Operating Procedure 36</w:t>
            </w:r>
          </w:p>
          <w:p w14:paraId="7998F848"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Energy meters are calibrated at least once in 5 years. </w:t>
            </w:r>
          </w:p>
        </w:tc>
      </w:tr>
      <w:tr w:rsidR="006B4547" w:rsidRPr="006B4547" w14:paraId="24DF424C" w14:textId="77777777" w:rsidTr="00D45600">
        <w:trPr>
          <w:cantSplit/>
          <w:jc w:val="center"/>
        </w:trPr>
        <w:tc>
          <w:tcPr>
            <w:tcW w:w="1304" w:type="pct"/>
            <w:shd w:val="clear" w:color="auto" w:fill="auto"/>
          </w:tcPr>
          <w:p w14:paraId="68ABEF3C"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96" w:type="pct"/>
            <w:shd w:val="clear" w:color="auto" w:fill="auto"/>
          </w:tcPr>
          <w:p w14:paraId="2705CEE7"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project emission </w:t>
            </w:r>
          </w:p>
        </w:tc>
      </w:tr>
      <w:tr w:rsidR="006B4547" w:rsidRPr="006B4547" w14:paraId="3993615E" w14:textId="77777777" w:rsidTr="00D45600">
        <w:trPr>
          <w:cantSplit/>
          <w:jc w:val="center"/>
        </w:trPr>
        <w:tc>
          <w:tcPr>
            <w:tcW w:w="1304" w:type="pct"/>
            <w:shd w:val="clear" w:color="auto" w:fill="auto"/>
          </w:tcPr>
          <w:p w14:paraId="23FF10F0"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96" w:type="pct"/>
            <w:shd w:val="clear" w:color="auto" w:fill="auto"/>
          </w:tcPr>
          <w:p w14:paraId="0B398AED"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bl>
    <w:p w14:paraId="660B209F" w14:textId="77777777" w:rsidR="00F13DE6" w:rsidRDefault="00F13DE6" w:rsidP="00F13DE6">
      <w:pPr>
        <w:keepNext/>
        <w:keepLines/>
        <w:suppressAutoHyphens/>
        <w:spacing w:line="240" w:lineRule="auto"/>
        <w:jc w:val="both"/>
        <w:outlineLvl w:val="2"/>
        <w:rPr>
          <w:rFonts w:eastAsia="MS Mincho" w:cs="Arial"/>
          <w:b/>
          <w:color w:val="auto"/>
          <w:lang w:val="en-GB" w:eastAsia="de-DE"/>
          <w14:cntxtAlts w14:val="0"/>
        </w:rPr>
      </w:pPr>
    </w:p>
    <w:p w14:paraId="53EF6CEB" w14:textId="77777777" w:rsidR="006B4547" w:rsidRPr="006B4547" w:rsidRDefault="00FE24EA" w:rsidP="00F13DE6">
      <w:pPr>
        <w:keepNext/>
        <w:keepLines/>
        <w:suppressAutoHyphens/>
        <w:spacing w:line="240" w:lineRule="auto"/>
        <w:jc w:val="both"/>
        <w:outlineLvl w:val="2"/>
        <w:rPr>
          <w:rFonts w:eastAsia="MS Mincho" w:cs="Arial"/>
          <w:b/>
          <w:color w:val="auto"/>
          <w:lang w:val="en-GB" w:eastAsia="de-DE"/>
          <w14:cntxtAlts w14:val="0"/>
        </w:rPr>
      </w:pPr>
      <w:r w:rsidRPr="00FE24EA">
        <w:rPr>
          <w:rFonts w:eastAsia="MS Mincho" w:cs="Arial"/>
          <w:b/>
          <w:color w:val="auto"/>
          <w:lang w:val="en-GB" w:eastAsia="de-DE"/>
          <w14:cntxtAlts w14:val="0"/>
        </w:rPr>
        <w:t>Table 2</w:t>
      </w:r>
      <w:r>
        <w:rPr>
          <w:rFonts w:eastAsia="MS Mincho" w:cs="Arial"/>
          <w:b/>
          <w:color w:val="auto"/>
          <w:lang w:val="en-GB" w:eastAsia="de-DE"/>
          <w14:cntxtAlts w14:val="0"/>
        </w:rPr>
        <w:t>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11"/>
        <w:gridCol w:w="7118"/>
      </w:tblGrid>
      <w:tr w:rsidR="006B4547" w:rsidRPr="006B4547" w14:paraId="7F03045C" w14:textId="77777777" w:rsidTr="00D45600">
        <w:trPr>
          <w:cantSplit/>
          <w:jc w:val="center"/>
        </w:trPr>
        <w:tc>
          <w:tcPr>
            <w:tcW w:w="1304" w:type="pct"/>
            <w:shd w:val="clear" w:color="auto" w:fill="auto"/>
          </w:tcPr>
          <w:p w14:paraId="23326890"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96" w:type="pct"/>
            <w:shd w:val="clear" w:color="auto" w:fill="auto"/>
          </w:tcPr>
          <w:p w14:paraId="5FE21315"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SDG 13: Climate Action </w:t>
            </w:r>
          </w:p>
        </w:tc>
      </w:tr>
      <w:tr w:rsidR="006B4547" w:rsidRPr="006B4547" w14:paraId="4E255CB8" w14:textId="77777777" w:rsidTr="00D45600">
        <w:trPr>
          <w:cantSplit/>
          <w:jc w:val="center"/>
        </w:trPr>
        <w:tc>
          <w:tcPr>
            <w:tcW w:w="1304" w:type="pct"/>
            <w:shd w:val="clear" w:color="auto" w:fill="auto"/>
          </w:tcPr>
          <w:p w14:paraId="31CB47AA"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696" w:type="pct"/>
            <w:shd w:val="clear" w:color="auto" w:fill="auto"/>
          </w:tcPr>
          <w:p w14:paraId="5E89238A"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proofErr w:type="spellStart"/>
            <w:proofErr w:type="gramStart"/>
            <w:r w:rsidRPr="006B4547">
              <w:rPr>
                <w:rFonts w:eastAsia="Times New Roman" w:cs="Times New Roman"/>
                <w:color w:val="auto"/>
                <w:szCs w:val="20"/>
                <w:lang w:val="en-GB" w:eastAsia="de-DE"/>
                <w14:cntxtAlts w14:val="0"/>
              </w:rPr>
              <w:t>TDL</w:t>
            </w:r>
            <w:r w:rsidRPr="006B4547">
              <w:rPr>
                <w:rFonts w:eastAsia="Times New Roman" w:cs="Times New Roman"/>
                <w:color w:val="auto"/>
                <w:szCs w:val="20"/>
                <w:vertAlign w:val="subscript"/>
                <w:lang w:val="en-GB" w:eastAsia="de-DE"/>
                <w14:cntxtAlts w14:val="0"/>
              </w:rPr>
              <w:t>j,y</w:t>
            </w:r>
            <w:proofErr w:type="spellEnd"/>
            <w:proofErr w:type="gramEnd"/>
          </w:p>
        </w:tc>
      </w:tr>
      <w:tr w:rsidR="006B4547" w:rsidRPr="006B4547" w14:paraId="26AD5EF7" w14:textId="77777777" w:rsidTr="00D45600">
        <w:trPr>
          <w:cantSplit/>
          <w:jc w:val="center"/>
        </w:trPr>
        <w:tc>
          <w:tcPr>
            <w:tcW w:w="1304" w:type="pct"/>
            <w:shd w:val="clear" w:color="auto" w:fill="auto"/>
          </w:tcPr>
          <w:p w14:paraId="0A62D4CA"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96" w:type="pct"/>
            <w:shd w:val="clear" w:color="auto" w:fill="auto"/>
          </w:tcPr>
          <w:p w14:paraId="0C8A09F9" w14:textId="77777777" w:rsidR="006B4547" w:rsidRPr="006B4547" w:rsidRDefault="006B4547" w:rsidP="006B4547">
            <w:pPr>
              <w:spacing w:after="0" w:line="240" w:lineRule="auto"/>
              <w:contextualSpacing w:val="0"/>
              <w:jc w:val="both"/>
              <w:rPr>
                <w:rFonts w:eastAsia="Times New Roman" w:cs="Times New Roman"/>
                <w:color w:val="auto"/>
                <w:szCs w:val="20"/>
                <w:vertAlign w:val="subscript"/>
                <w:lang w:val="en-GB" w:eastAsia="de-DE"/>
                <w14:cntxtAlts w14:val="0"/>
              </w:rPr>
            </w:pPr>
            <w:proofErr w:type="spellStart"/>
            <w:r w:rsidRPr="006B4547">
              <w:rPr>
                <w:rFonts w:eastAsia="Times New Roman" w:cs="Times New Roman"/>
                <w:color w:val="auto"/>
                <w:szCs w:val="20"/>
                <w:lang w:val="en-GB" w:eastAsia="de-DE"/>
                <w14:cntxtAlts w14:val="0"/>
              </w:rPr>
              <w:t>EC</w:t>
            </w:r>
            <w:r w:rsidRPr="006B4547">
              <w:rPr>
                <w:rFonts w:eastAsia="Times New Roman" w:cs="Times New Roman"/>
                <w:color w:val="auto"/>
                <w:szCs w:val="20"/>
                <w:vertAlign w:val="subscript"/>
                <w:lang w:val="en-GB" w:eastAsia="de-DE"/>
                <w14:cntxtAlts w14:val="0"/>
              </w:rPr>
              <w:t>pj</w:t>
            </w:r>
            <w:proofErr w:type="spellEnd"/>
            <w:r w:rsidRPr="006B4547">
              <w:rPr>
                <w:rFonts w:eastAsia="Times New Roman" w:cs="Times New Roman"/>
                <w:color w:val="auto"/>
                <w:szCs w:val="20"/>
                <w:vertAlign w:val="subscript"/>
                <w:lang w:val="en-GB" w:eastAsia="de-DE"/>
                <w14:cntxtAlts w14:val="0"/>
              </w:rPr>
              <w:t xml:space="preserve"> j y </w:t>
            </w:r>
          </w:p>
        </w:tc>
      </w:tr>
      <w:tr w:rsidR="006B4547" w:rsidRPr="006B4547" w14:paraId="132B7BE2" w14:textId="77777777" w:rsidTr="00D45600">
        <w:trPr>
          <w:cantSplit/>
          <w:jc w:val="center"/>
        </w:trPr>
        <w:tc>
          <w:tcPr>
            <w:tcW w:w="1304" w:type="pct"/>
            <w:shd w:val="clear" w:color="auto" w:fill="auto"/>
          </w:tcPr>
          <w:p w14:paraId="6420E479"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96" w:type="pct"/>
            <w:shd w:val="clear" w:color="auto" w:fill="auto"/>
          </w:tcPr>
          <w:p w14:paraId="5CE9DF61"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Average technical transmission and distribution losses for providing electricity to source j, in year y</w:t>
            </w:r>
          </w:p>
        </w:tc>
      </w:tr>
      <w:tr w:rsidR="006B4547" w:rsidRPr="006B4547" w14:paraId="3D563372" w14:textId="77777777" w:rsidTr="00D45600">
        <w:trPr>
          <w:cantSplit/>
          <w:jc w:val="center"/>
        </w:trPr>
        <w:tc>
          <w:tcPr>
            <w:tcW w:w="1304" w:type="pct"/>
            <w:shd w:val="clear" w:color="auto" w:fill="auto"/>
          </w:tcPr>
          <w:p w14:paraId="063C594F"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96" w:type="pct"/>
            <w:shd w:val="clear" w:color="auto" w:fill="auto"/>
          </w:tcPr>
          <w:p w14:paraId="543AD4C2"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Any of the below:</w:t>
            </w:r>
          </w:p>
          <w:p w14:paraId="700104FE"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(a) Data provided by grid operator/ </w:t>
            </w:r>
            <w:proofErr w:type="gramStart"/>
            <w:r w:rsidRPr="006B4547">
              <w:rPr>
                <w:rFonts w:eastAsia="Times New Roman" w:cs="Times New Roman"/>
                <w:color w:val="auto"/>
                <w:szCs w:val="20"/>
                <w:lang w:val="en-GB" w:eastAsia="de-DE"/>
                <w14:cntxtAlts w14:val="0"/>
              </w:rPr>
              <w:t>government  (</w:t>
            </w:r>
            <w:proofErr w:type="gramEnd"/>
            <w:r w:rsidRPr="006B4547">
              <w:rPr>
                <w:rFonts w:eastAsia="Times New Roman" w:cs="Times New Roman"/>
                <w:color w:val="auto"/>
                <w:szCs w:val="20"/>
                <w:lang w:val="en-GB" w:eastAsia="de-DE"/>
                <w14:cntxtAlts w14:val="0"/>
              </w:rPr>
              <w:t xml:space="preserve">or) </w:t>
            </w:r>
          </w:p>
          <w:p w14:paraId="72298167"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(b) default value provided in the tool ‘Baseline, project and/or leakage emissions from electricity consumption and monitoring of electricity generation, version 3 (</w:t>
            </w:r>
            <w:proofErr w:type="spellStart"/>
            <w:r w:rsidRPr="006B4547">
              <w:rPr>
                <w:rFonts w:eastAsia="Times New Roman" w:cs="Times New Roman"/>
                <w:color w:val="auto"/>
                <w:szCs w:val="20"/>
                <w:lang w:val="en-GB" w:eastAsia="de-DE"/>
                <w14:cntxtAlts w14:val="0"/>
              </w:rPr>
              <w:t>ie</w:t>
            </w:r>
            <w:proofErr w:type="spellEnd"/>
            <w:r w:rsidRPr="006B4547">
              <w:rPr>
                <w:rFonts w:eastAsia="Times New Roman" w:cs="Times New Roman"/>
                <w:color w:val="auto"/>
                <w:szCs w:val="20"/>
                <w:lang w:val="en-GB" w:eastAsia="de-DE"/>
                <w14:cntxtAlts w14:val="0"/>
              </w:rPr>
              <w:t xml:space="preserve">, 20%) </w:t>
            </w:r>
          </w:p>
        </w:tc>
      </w:tr>
      <w:tr w:rsidR="006B4547" w:rsidRPr="006B4547" w14:paraId="29E31878" w14:textId="77777777" w:rsidTr="00D45600">
        <w:trPr>
          <w:cantSplit/>
          <w:jc w:val="center"/>
        </w:trPr>
        <w:tc>
          <w:tcPr>
            <w:tcW w:w="1304" w:type="pct"/>
            <w:shd w:val="clear" w:color="auto" w:fill="auto"/>
          </w:tcPr>
          <w:p w14:paraId="2F006CF7"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96" w:type="pct"/>
            <w:shd w:val="clear" w:color="auto" w:fill="auto"/>
          </w:tcPr>
          <w:p w14:paraId="3E60FD52"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20%</w:t>
            </w:r>
            <w:r w:rsidR="0015352B">
              <w:rPr>
                <w:rFonts w:eastAsia="Times New Roman" w:cs="Times New Roman"/>
                <w:color w:val="auto"/>
                <w:szCs w:val="20"/>
                <w:lang w:val="en-GB" w:eastAsia="de-DE"/>
                <w14:cntxtAlts w14:val="0"/>
              </w:rPr>
              <w:t xml:space="preserve"> for all vintages</w:t>
            </w:r>
          </w:p>
        </w:tc>
      </w:tr>
      <w:tr w:rsidR="006B4547" w:rsidRPr="006B4547" w14:paraId="0765ED05" w14:textId="77777777" w:rsidTr="00D45600">
        <w:trPr>
          <w:cantSplit/>
          <w:jc w:val="center"/>
        </w:trPr>
        <w:tc>
          <w:tcPr>
            <w:tcW w:w="1304" w:type="pct"/>
            <w:shd w:val="clear" w:color="auto" w:fill="auto"/>
          </w:tcPr>
          <w:p w14:paraId="082E79BB" w14:textId="77777777" w:rsidR="006B4547" w:rsidRPr="006B4547" w:rsidRDefault="006B4547" w:rsidP="006B4547">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96" w:type="pct"/>
            <w:shd w:val="clear" w:color="auto" w:fill="auto"/>
          </w:tcPr>
          <w:p w14:paraId="7A00AF01"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-For (a): it should be estimated for the distribution and transmission networks of the electricity grid of the same voltage as the connection where the proposed project activity is connected to. The technical distribution losses should not contain other types of grid losses (</w:t>
            </w:r>
            <w:proofErr w:type="gramStart"/>
            <w:r w:rsidRPr="006B4547">
              <w:rPr>
                <w:rFonts w:eastAsia="Times New Roman" w:cs="Times New Roman"/>
                <w:color w:val="auto"/>
                <w:szCs w:val="20"/>
                <w:lang w:val="en-GB" w:eastAsia="de-DE"/>
                <w14:cntxtAlts w14:val="0"/>
              </w:rPr>
              <w:t>e.g.</w:t>
            </w:r>
            <w:proofErr w:type="gramEnd"/>
            <w:r w:rsidRPr="006B4547">
              <w:rPr>
                <w:rFonts w:eastAsia="Times New Roman" w:cs="Times New Roman"/>
                <w:color w:val="auto"/>
                <w:szCs w:val="20"/>
                <w:lang w:val="en-GB" w:eastAsia="de-DE"/>
                <w14:cntxtAlts w14:val="0"/>
              </w:rPr>
              <w:t xml:space="preserve"> commercial losses/theft). The distribution losses can either be calculated by the project participants or be based on references from utilities, network operators or other official documentation</w:t>
            </w:r>
            <w:r w:rsidRPr="006B4547" w:rsidDel="000E59DD">
              <w:rPr>
                <w:rFonts w:eastAsia="Times New Roman" w:cs="Times New Roman"/>
                <w:color w:val="auto"/>
                <w:szCs w:val="20"/>
                <w:lang w:val="en-GB" w:eastAsia="de-DE"/>
                <w14:cntxtAlts w14:val="0"/>
              </w:rPr>
              <w:t xml:space="preserve"> </w:t>
            </w:r>
          </w:p>
          <w:p w14:paraId="0746C2C9"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p>
          <w:p w14:paraId="40AB5197"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For (b), default value should be used (</w:t>
            </w:r>
            <w:proofErr w:type="spellStart"/>
            <w:r w:rsidRPr="006B4547">
              <w:rPr>
                <w:rFonts w:eastAsia="Times New Roman" w:cs="Times New Roman"/>
                <w:color w:val="auto"/>
                <w:szCs w:val="20"/>
                <w:lang w:val="en-GB" w:eastAsia="de-DE"/>
                <w14:cntxtAlts w14:val="0"/>
              </w:rPr>
              <w:t>ie</w:t>
            </w:r>
            <w:proofErr w:type="spellEnd"/>
            <w:r w:rsidRPr="006B4547">
              <w:rPr>
                <w:rFonts w:eastAsia="Times New Roman" w:cs="Times New Roman"/>
                <w:color w:val="auto"/>
                <w:szCs w:val="20"/>
                <w:lang w:val="en-GB" w:eastAsia="de-DE"/>
                <w14:cntxtAlts w14:val="0"/>
              </w:rPr>
              <w:t>, 20%)</w:t>
            </w:r>
          </w:p>
        </w:tc>
      </w:tr>
      <w:tr w:rsidR="006B4547" w:rsidRPr="006B4547" w14:paraId="520E1079" w14:textId="77777777" w:rsidTr="00D45600">
        <w:trPr>
          <w:cantSplit/>
          <w:jc w:val="center"/>
        </w:trPr>
        <w:tc>
          <w:tcPr>
            <w:tcW w:w="1304" w:type="pct"/>
            <w:shd w:val="clear" w:color="auto" w:fill="auto"/>
          </w:tcPr>
          <w:p w14:paraId="6C428027"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96" w:type="pct"/>
            <w:shd w:val="clear" w:color="auto" w:fill="auto"/>
          </w:tcPr>
          <w:p w14:paraId="4E3B3FDE"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Annual</w:t>
            </w:r>
          </w:p>
        </w:tc>
      </w:tr>
      <w:tr w:rsidR="006B4547" w:rsidRPr="006B4547" w14:paraId="0B429399" w14:textId="77777777" w:rsidTr="00D45600">
        <w:trPr>
          <w:cantSplit/>
          <w:jc w:val="center"/>
        </w:trPr>
        <w:tc>
          <w:tcPr>
            <w:tcW w:w="1304" w:type="pct"/>
            <w:shd w:val="clear" w:color="auto" w:fill="auto"/>
          </w:tcPr>
          <w:p w14:paraId="009AD039"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96" w:type="pct"/>
            <w:shd w:val="clear" w:color="auto" w:fill="auto"/>
          </w:tcPr>
          <w:p w14:paraId="4E32BB27"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r w:rsidR="006B4547" w:rsidRPr="006B4547" w14:paraId="02A3259F" w14:textId="77777777" w:rsidTr="00D45600">
        <w:trPr>
          <w:cantSplit/>
          <w:jc w:val="center"/>
        </w:trPr>
        <w:tc>
          <w:tcPr>
            <w:tcW w:w="1304" w:type="pct"/>
            <w:shd w:val="clear" w:color="auto" w:fill="auto"/>
          </w:tcPr>
          <w:p w14:paraId="14251E04"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96" w:type="pct"/>
            <w:shd w:val="clear" w:color="auto" w:fill="auto"/>
          </w:tcPr>
          <w:p w14:paraId="6EFD333A"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project emission </w:t>
            </w:r>
          </w:p>
        </w:tc>
      </w:tr>
      <w:tr w:rsidR="006B4547" w:rsidRPr="006B4547" w14:paraId="3858ED43" w14:textId="77777777" w:rsidTr="00D45600">
        <w:trPr>
          <w:cantSplit/>
          <w:jc w:val="center"/>
        </w:trPr>
        <w:tc>
          <w:tcPr>
            <w:tcW w:w="1304" w:type="pct"/>
            <w:shd w:val="clear" w:color="auto" w:fill="auto"/>
          </w:tcPr>
          <w:p w14:paraId="47E6E774"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96" w:type="pct"/>
            <w:shd w:val="clear" w:color="auto" w:fill="auto"/>
          </w:tcPr>
          <w:p w14:paraId="004A2ACF"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First preference will be given to the data provided by grid operator/government. If the data is not available, then the default value as per the tool, 20% will be used. </w:t>
            </w:r>
          </w:p>
        </w:tc>
      </w:tr>
    </w:tbl>
    <w:p w14:paraId="469307AC" w14:textId="77777777" w:rsidR="00F13DE6" w:rsidRDefault="00F13DE6" w:rsidP="00F13DE6">
      <w:pPr>
        <w:keepNext/>
        <w:keepLines/>
        <w:suppressAutoHyphens/>
        <w:spacing w:line="240" w:lineRule="auto"/>
        <w:jc w:val="both"/>
        <w:outlineLvl w:val="2"/>
        <w:rPr>
          <w:rFonts w:eastAsia="MS Mincho" w:cs="Arial"/>
          <w:b/>
          <w:color w:val="auto"/>
          <w:lang w:val="en-GB" w:eastAsia="de-DE"/>
          <w14:cntxtAlts w14:val="0"/>
        </w:rPr>
      </w:pPr>
    </w:p>
    <w:p w14:paraId="119A1BAB" w14:textId="77777777" w:rsidR="006B4547" w:rsidRPr="006B4547" w:rsidRDefault="00FE24EA" w:rsidP="00F13DE6">
      <w:pPr>
        <w:keepNext/>
        <w:keepLines/>
        <w:suppressAutoHyphens/>
        <w:spacing w:line="240" w:lineRule="auto"/>
        <w:jc w:val="both"/>
        <w:outlineLvl w:val="2"/>
        <w:rPr>
          <w:rFonts w:eastAsia="MS Mincho" w:cs="Arial"/>
          <w:b/>
          <w:color w:val="auto"/>
          <w:lang w:val="en-GB" w:eastAsia="de-DE"/>
          <w14:cntxtAlts w14:val="0"/>
        </w:rPr>
      </w:pPr>
      <w:r w:rsidRPr="00FE24EA">
        <w:rPr>
          <w:rFonts w:eastAsia="MS Mincho" w:cs="Arial"/>
          <w:b/>
          <w:color w:val="auto"/>
          <w:lang w:val="en-GB" w:eastAsia="de-DE"/>
          <w14:cntxtAlts w14:val="0"/>
        </w:rPr>
        <w:t>Table 2</w:t>
      </w:r>
      <w:r>
        <w:rPr>
          <w:rFonts w:eastAsia="MS Mincho" w:cs="Arial"/>
          <w:b/>
          <w:color w:val="auto"/>
          <w:lang w:val="en-GB" w:eastAsia="de-DE"/>
          <w14:cntxtAlts w14:val="0"/>
        </w:rPr>
        <w:t>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511"/>
        <w:gridCol w:w="7118"/>
      </w:tblGrid>
      <w:tr w:rsidR="006B4547" w:rsidRPr="006B4547" w14:paraId="082471D9" w14:textId="77777777" w:rsidTr="00D45600">
        <w:trPr>
          <w:cantSplit/>
          <w:jc w:val="center"/>
        </w:trPr>
        <w:tc>
          <w:tcPr>
            <w:tcW w:w="1304" w:type="pct"/>
            <w:shd w:val="clear" w:color="auto" w:fill="auto"/>
          </w:tcPr>
          <w:p w14:paraId="60241BDA"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96" w:type="pct"/>
            <w:shd w:val="clear" w:color="auto" w:fill="auto"/>
          </w:tcPr>
          <w:p w14:paraId="644D64E4"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SDG 13: Climate Action </w:t>
            </w:r>
          </w:p>
        </w:tc>
      </w:tr>
      <w:tr w:rsidR="006B4547" w:rsidRPr="006B4547" w14:paraId="5142D325" w14:textId="77777777" w:rsidTr="00D45600">
        <w:trPr>
          <w:cantSplit/>
          <w:jc w:val="center"/>
        </w:trPr>
        <w:tc>
          <w:tcPr>
            <w:tcW w:w="1304" w:type="pct"/>
            <w:shd w:val="clear" w:color="auto" w:fill="auto"/>
          </w:tcPr>
          <w:p w14:paraId="79303E56"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696" w:type="pct"/>
            <w:shd w:val="clear" w:color="auto" w:fill="auto"/>
          </w:tcPr>
          <w:p w14:paraId="4AD46566"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proofErr w:type="spellStart"/>
            <w:proofErr w:type="gramStart"/>
            <w:r w:rsidRPr="006B4547">
              <w:rPr>
                <w:rFonts w:eastAsia="Times New Roman" w:cs="Times New Roman"/>
                <w:color w:val="auto"/>
                <w:szCs w:val="20"/>
                <w:lang w:val="en-GB" w:eastAsia="de-DE"/>
                <w14:cntxtAlts w14:val="0"/>
              </w:rPr>
              <w:t>FC</w:t>
            </w:r>
            <w:r w:rsidRPr="006B4547">
              <w:rPr>
                <w:rFonts w:eastAsia="Times New Roman" w:cs="Times New Roman"/>
                <w:color w:val="auto"/>
                <w:szCs w:val="20"/>
                <w:vertAlign w:val="subscript"/>
                <w:lang w:val="en-GB" w:eastAsia="de-DE"/>
                <w14:cntxtAlts w14:val="0"/>
              </w:rPr>
              <w:t>diesel,y</w:t>
            </w:r>
            <w:proofErr w:type="spellEnd"/>
            <w:proofErr w:type="gramEnd"/>
          </w:p>
        </w:tc>
      </w:tr>
      <w:tr w:rsidR="006B4547" w:rsidRPr="006B4547" w14:paraId="62CA250B" w14:textId="77777777" w:rsidTr="00D45600">
        <w:trPr>
          <w:cantSplit/>
          <w:jc w:val="center"/>
        </w:trPr>
        <w:tc>
          <w:tcPr>
            <w:tcW w:w="1304" w:type="pct"/>
            <w:shd w:val="clear" w:color="auto" w:fill="auto"/>
          </w:tcPr>
          <w:p w14:paraId="0BAB0B29"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96" w:type="pct"/>
            <w:shd w:val="clear" w:color="auto" w:fill="auto"/>
          </w:tcPr>
          <w:p w14:paraId="3BD7D9C5" w14:textId="77777777" w:rsidR="006B4547" w:rsidRPr="006B4547" w:rsidRDefault="00B33D53"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L</w:t>
            </w:r>
          </w:p>
        </w:tc>
      </w:tr>
      <w:tr w:rsidR="006B4547" w:rsidRPr="006B4547" w14:paraId="2AAD4811" w14:textId="77777777" w:rsidTr="00D45600">
        <w:trPr>
          <w:cantSplit/>
          <w:jc w:val="center"/>
        </w:trPr>
        <w:tc>
          <w:tcPr>
            <w:tcW w:w="1304" w:type="pct"/>
            <w:shd w:val="clear" w:color="auto" w:fill="auto"/>
          </w:tcPr>
          <w:p w14:paraId="7FFC05F6"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96" w:type="pct"/>
            <w:shd w:val="clear" w:color="auto" w:fill="auto"/>
          </w:tcPr>
          <w:p w14:paraId="027DAEF3" w14:textId="77777777" w:rsidR="006B4547" w:rsidRPr="006B4547" w:rsidRDefault="004012E3" w:rsidP="006B4547">
            <w:pPr>
              <w:spacing w:after="0" w:line="240" w:lineRule="auto"/>
              <w:contextualSpacing w:val="0"/>
              <w:jc w:val="both"/>
              <w:rPr>
                <w:rFonts w:eastAsia="Times New Roman" w:cs="Times New Roman"/>
                <w:color w:val="auto"/>
                <w:szCs w:val="20"/>
                <w:lang w:val="en-GB" w:eastAsia="de-DE"/>
                <w14:cntxtAlts w14:val="0"/>
              </w:rPr>
            </w:pPr>
            <w:r>
              <w:rPr>
                <w:rFonts w:eastAsia="Times New Roman" w:cs="Times New Roman"/>
                <w:color w:val="auto"/>
                <w:szCs w:val="20"/>
                <w:lang w:val="en-GB" w:eastAsia="de-DE"/>
                <w14:cntxtAlts w14:val="0"/>
              </w:rPr>
              <w:t xml:space="preserve">Quantity of </w:t>
            </w:r>
            <w:r w:rsidR="006B4547" w:rsidRPr="006B4547">
              <w:rPr>
                <w:rFonts w:eastAsia="Times New Roman" w:cs="Times New Roman"/>
                <w:color w:val="auto"/>
                <w:szCs w:val="20"/>
                <w:lang w:val="en-GB" w:eastAsia="de-DE"/>
                <w14:cntxtAlts w14:val="0"/>
              </w:rPr>
              <w:t>diesel combusted during the year y</w:t>
            </w:r>
          </w:p>
        </w:tc>
      </w:tr>
      <w:tr w:rsidR="006B4547" w:rsidRPr="006B4547" w14:paraId="2A033F09" w14:textId="77777777" w:rsidTr="00D45600">
        <w:trPr>
          <w:cantSplit/>
          <w:jc w:val="center"/>
        </w:trPr>
        <w:tc>
          <w:tcPr>
            <w:tcW w:w="1304" w:type="pct"/>
            <w:shd w:val="clear" w:color="auto" w:fill="auto"/>
          </w:tcPr>
          <w:p w14:paraId="54B278F6"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96" w:type="pct"/>
            <w:shd w:val="clear" w:color="auto" w:fill="auto"/>
          </w:tcPr>
          <w:p w14:paraId="5DD75C78"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Plant records </w:t>
            </w:r>
          </w:p>
        </w:tc>
      </w:tr>
      <w:tr w:rsidR="006B4547" w:rsidRPr="006B4547" w14:paraId="4216AFD6" w14:textId="77777777" w:rsidTr="00D45600">
        <w:trPr>
          <w:cantSplit/>
          <w:jc w:val="center"/>
        </w:trPr>
        <w:tc>
          <w:tcPr>
            <w:tcW w:w="1304" w:type="pct"/>
            <w:shd w:val="clear" w:color="auto" w:fill="auto"/>
          </w:tcPr>
          <w:p w14:paraId="59961522"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96" w:type="pct"/>
            <w:shd w:val="clear" w:color="auto" w:fill="auto"/>
          </w:tcPr>
          <w:p w14:paraId="6DB5A386" w14:textId="77777777" w:rsidR="00BE3925" w:rsidRPr="00E83976" w:rsidRDefault="00BE3925" w:rsidP="00BE3925">
            <w:pPr>
              <w:spacing w:after="0" w:line="240" w:lineRule="auto"/>
              <w:contextualSpacing w:val="0"/>
              <w:jc w:val="both"/>
              <w:rPr>
                <w:rFonts w:eastAsia="Times New Roman" w:cs="Times New Roman"/>
                <w:color w:val="auto"/>
                <w:szCs w:val="22"/>
                <w:lang w:val="en-GB" w:eastAsia="de-DE"/>
                <w14:cntxtAlts w14:val="0"/>
              </w:rPr>
            </w:pPr>
            <w:r w:rsidRPr="00E83976">
              <w:rPr>
                <w:rFonts w:eastAsia="Times New Roman" w:cs="Times New Roman"/>
                <w:color w:val="auto"/>
                <w:szCs w:val="20"/>
                <w:lang w:val="en-GB" w:eastAsia="de-DE"/>
                <w14:cntxtAlts w14:val="0"/>
              </w:rPr>
              <w:t>Vintage 2018, 04/11/2018 to 31/12/2018:</w:t>
            </w:r>
            <w:r w:rsidRPr="00E83976">
              <w:rPr>
                <w:rFonts w:eastAsia="Times New Roman" w:cs="Times New Roman"/>
                <w:color w:val="auto"/>
                <w:szCs w:val="20"/>
                <w:lang w:val="en-GB" w:eastAsia="de-DE"/>
                <w14:cntxtAlts w14:val="0"/>
              </w:rPr>
              <w:tab/>
            </w:r>
            <w:r w:rsidR="00EA71A6">
              <w:rPr>
                <w:rFonts w:eastAsia="Times New Roman" w:cs="Times New Roman"/>
                <w:color w:val="auto"/>
                <w:szCs w:val="22"/>
                <w:lang w:val="en-GB" w:eastAsia="de-DE"/>
                <w14:cntxtAlts w14:val="0"/>
              </w:rPr>
              <w:t>1,542.</w:t>
            </w:r>
            <w:r w:rsidR="00DF37B9" w:rsidRPr="00E83976">
              <w:rPr>
                <w:rFonts w:eastAsia="Times New Roman" w:cs="Times New Roman"/>
                <w:color w:val="auto"/>
                <w:szCs w:val="22"/>
                <w:lang w:val="en-GB" w:eastAsia="de-DE"/>
                <w14:cntxtAlts w14:val="0"/>
              </w:rPr>
              <w:t>3</w:t>
            </w:r>
          </w:p>
          <w:p w14:paraId="6C4F3447" w14:textId="77777777" w:rsidR="00BE3925" w:rsidRPr="00E83976" w:rsidRDefault="00BE3925" w:rsidP="00DF37B9">
            <w:pPr>
              <w:spacing w:after="0" w:line="240" w:lineRule="auto"/>
              <w:contextualSpacing w:val="0"/>
              <w:jc w:val="both"/>
              <w:rPr>
                <w:rFonts w:eastAsia="Times New Roman" w:cs="Times New Roman"/>
                <w:color w:val="auto"/>
                <w:szCs w:val="22"/>
                <w:lang w:val="en-GB" w:eastAsia="de-DE"/>
                <w14:cntxtAlts w14:val="0"/>
              </w:rPr>
            </w:pPr>
            <w:r w:rsidRPr="00E83976">
              <w:rPr>
                <w:rFonts w:eastAsia="Times New Roman" w:cs="Times New Roman"/>
                <w:color w:val="auto"/>
                <w:szCs w:val="22"/>
                <w:lang w:val="en-GB" w:eastAsia="de-DE"/>
                <w14:cntxtAlts w14:val="0"/>
              </w:rPr>
              <w:t>Vintage 2019, 01/01/2019 to 31/12/2019:</w:t>
            </w:r>
            <w:r w:rsidRPr="00E83976">
              <w:rPr>
                <w:rFonts w:eastAsia="Times New Roman" w:cs="Times New Roman"/>
                <w:color w:val="auto"/>
                <w:szCs w:val="22"/>
                <w:lang w:val="en-GB" w:eastAsia="de-DE"/>
                <w14:cntxtAlts w14:val="0"/>
              </w:rPr>
              <w:tab/>
            </w:r>
            <w:r w:rsidR="00EA71A6">
              <w:rPr>
                <w:rFonts w:cs="Arial"/>
                <w:color w:val="000000"/>
                <w:szCs w:val="22"/>
              </w:rPr>
              <w:t>9,001.</w:t>
            </w:r>
            <w:r w:rsidR="00DF37B9" w:rsidRPr="00E83976">
              <w:rPr>
                <w:rFonts w:cs="Arial"/>
                <w:color w:val="000000"/>
                <w:szCs w:val="22"/>
              </w:rPr>
              <w:t>3</w:t>
            </w:r>
          </w:p>
          <w:p w14:paraId="35957783" w14:textId="77777777" w:rsidR="006B4547" w:rsidRPr="006B4547" w:rsidRDefault="00BE3925" w:rsidP="00BE3925">
            <w:pPr>
              <w:spacing w:after="0" w:line="240" w:lineRule="auto"/>
              <w:contextualSpacing w:val="0"/>
              <w:jc w:val="both"/>
              <w:rPr>
                <w:rFonts w:eastAsia="Times New Roman" w:cs="Times New Roman"/>
                <w:color w:val="auto"/>
                <w:szCs w:val="20"/>
                <w:lang w:val="en-GB" w:eastAsia="de-DE"/>
                <w14:cntxtAlts w14:val="0"/>
              </w:rPr>
            </w:pPr>
            <w:r w:rsidRPr="00E83976">
              <w:rPr>
                <w:rFonts w:eastAsia="Times New Roman" w:cs="Times New Roman"/>
                <w:color w:val="auto"/>
                <w:szCs w:val="20"/>
                <w:lang w:val="en-GB" w:eastAsia="de-DE"/>
                <w14:cntxtAlts w14:val="0"/>
              </w:rPr>
              <w:t>Vintage 2020, 01/01/2020 to 31/12/2020:</w:t>
            </w:r>
            <w:r w:rsidRPr="00E83976">
              <w:rPr>
                <w:rFonts w:eastAsia="Times New Roman" w:cs="Times New Roman"/>
                <w:color w:val="auto"/>
                <w:szCs w:val="20"/>
                <w:lang w:val="en-GB" w:eastAsia="de-DE"/>
                <w14:cntxtAlts w14:val="0"/>
              </w:rPr>
              <w:tab/>
            </w:r>
            <w:r w:rsidR="00E83976" w:rsidRPr="00E83976">
              <w:rPr>
                <w:rFonts w:eastAsia="Times New Roman" w:cs="Times New Roman"/>
                <w:color w:val="auto"/>
                <w:szCs w:val="20"/>
                <w:lang w:val="en-GB" w:eastAsia="de-DE"/>
                <w14:cntxtAlts w14:val="0"/>
              </w:rPr>
              <w:t>8</w:t>
            </w:r>
            <w:r w:rsidR="00EA71A6">
              <w:rPr>
                <w:rFonts w:eastAsia="Times New Roman" w:cs="Times New Roman"/>
                <w:color w:val="auto"/>
                <w:szCs w:val="20"/>
                <w:lang w:val="en-GB" w:eastAsia="de-DE"/>
                <w14:cntxtAlts w14:val="0"/>
              </w:rPr>
              <w:t>,</w:t>
            </w:r>
            <w:r w:rsidR="00E83976" w:rsidRPr="00E83976">
              <w:rPr>
                <w:rFonts w:eastAsia="Times New Roman" w:cs="Times New Roman"/>
                <w:color w:val="auto"/>
                <w:szCs w:val="20"/>
                <w:lang w:val="en-GB" w:eastAsia="de-DE"/>
                <w14:cntxtAlts w14:val="0"/>
              </w:rPr>
              <w:t>138.9</w:t>
            </w:r>
          </w:p>
        </w:tc>
      </w:tr>
      <w:tr w:rsidR="006B4547" w:rsidRPr="006B4547" w14:paraId="419329FB" w14:textId="77777777" w:rsidTr="00D45600">
        <w:trPr>
          <w:cantSplit/>
          <w:jc w:val="center"/>
        </w:trPr>
        <w:tc>
          <w:tcPr>
            <w:tcW w:w="1304" w:type="pct"/>
            <w:shd w:val="clear" w:color="auto" w:fill="auto"/>
          </w:tcPr>
          <w:p w14:paraId="7B647703" w14:textId="77777777" w:rsidR="006B4547" w:rsidRPr="006B4547" w:rsidRDefault="006B4547" w:rsidP="006B4547">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96" w:type="pct"/>
            <w:shd w:val="clear" w:color="auto" w:fill="auto"/>
          </w:tcPr>
          <w:p w14:paraId="583698DD"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Purchase records and invoices are used to estimate diesel consumption in year y. If </w:t>
            </w:r>
            <w:proofErr w:type="gramStart"/>
            <w:r w:rsidRPr="006B4547">
              <w:rPr>
                <w:rFonts w:eastAsia="Times New Roman" w:cs="Times New Roman"/>
                <w:color w:val="auto"/>
                <w:szCs w:val="20"/>
                <w:lang w:val="en-GB" w:eastAsia="de-DE"/>
                <w14:cntxtAlts w14:val="0"/>
              </w:rPr>
              <w:t>possible</w:t>
            </w:r>
            <w:proofErr w:type="gramEnd"/>
            <w:r w:rsidRPr="006B4547">
              <w:rPr>
                <w:rFonts w:eastAsia="Times New Roman" w:cs="Times New Roman"/>
                <w:color w:val="auto"/>
                <w:szCs w:val="20"/>
                <w:lang w:val="en-GB" w:eastAsia="de-DE"/>
                <w14:cntxtAlts w14:val="0"/>
              </w:rPr>
              <w:t xml:space="preserve"> accuracy will be cross-checked with direct measurements. </w:t>
            </w:r>
          </w:p>
        </w:tc>
      </w:tr>
      <w:tr w:rsidR="006B4547" w:rsidRPr="006B4547" w14:paraId="37947B99" w14:textId="77777777" w:rsidTr="00D45600">
        <w:trPr>
          <w:cantSplit/>
          <w:jc w:val="center"/>
        </w:trPr>
        <w:tc>
          <w:tcPr>
            <w:tcW w:w="1304" w:type="pct"/>
            <w:shd w:val="clear" w:color="auto" w:fill="auto"/>
          </w:tcPr>
          <w:p w14:paraId="45BE57E7"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96" w:type="pct"/>
            <w:shd w:val="clear" w:color="auto" w:fill="auto"/>
          </w:tcPr>
          <w:p w14:paraId="323F0AF7"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yearly / continuously</w:t>
            </w:r>
          </w:p>
        </w:tc>
      </w:tr>
      <w:tr w:rsidR="006B4547" w:rsidRPr="006B4547" w14:paraId="3E472EB5" w14:textId="77777777" w:rsidTr="00D45600">
        <w:trPr>
          <w:cantSplit/>
          <w:jc w:val="center"/>
        </w:trPr>
        <w:tc>
          <w:tcPr>
            <w:tcW w:w="1304" w:type="pct"/>
            <w:shd w:val="clear" w:color="auto" w:fill="auto"/>
          </w:tcPr>
          <w:p w14:paraId="56567C90"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lastRenderedPageBreak/>
              <w:t>QA/QC procedures</w:t>
            </w:r>
          </w:p>
        </w:tc>
        <w:tc>
          <w:tcPr>
            <w:tcW w:w="3696" w:type="pct"/>
            <w:shd w:val="clear" w:color="auto" w:fill="auto"/>
          </w:tcPr>
          <w:p w14:paraId="4EF5944D" w14:textId="77777777" w:rsidR="006B4547" w:rsidRPr="006B4547" w:rsidRDefault="004F2569" w:rsidP="006B4547">
            <w:pPr>
              <w:spacing w:after="0" w:line="240" w:lineRule="auto"/>
              <w:contextualSpacing w:val="0"/>
              <w:jc w:val="both"/>
              <w:rPr>
                <w:rFonts w:eastAsia="Times New Roman" w:cs="Times New Roman"/>
                <w:color w:val="auto"/>
                <w:szCs w:val="20"/>
                <w:lang w:val="en-GB" w:eastAsia="de-DE"/>
                <w14:cntxtAlts w14:val="0"/>
              </w:rPr>
            </w:pPr>
            <w:r>
              <w:rPr>
                <w:rFonts w:eastAsia="Times New Roman" w:cs="Times New Roman"/>
                <w:color w:val="auto"/>
                <w:szCs w:val="20"/>
                <w:lang w:val="en-GB" w:eastAsia="de-DE"/>
                <w14:cntxtAlts w14:val="0"/>
              </w:rPr>
              <w:t>See Operating Procedure 36</w:t>
            </w:r>
          </w:p>
        </w:tc>
      </w:tr>
      <w:tr w:rsidR="006B4547" w:rsidRPr="006B4547" w14:paraId="64885551" w14:textId="77777777" w:rsidTr="00D45600">
        <w:trPr>
          <w:cantSplit/>
          <w:jc w:val="center"/>
        </w:trPr>
        <w:tc>
          <w:tcPr>
            <w:tcW w:w="1304" w:type="pct"/>
            <w:shd w:val="clear" w:color="auto" w:fill="auto"/>
          </w:tcPr>
          <w:p w14:paraId="4BD79C56"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96" w:type="pct"/>
            <w:shd w:val="clear" w:color="auto" w:fill="auto"/>
          </w:tcPr>
          <w:p w14:paraId="29956D21"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project emission. </w:t>
            </w:r>
          </w:p>
        </w:tc>
      </w:tr>
      <w:tr w:rsidR="006B4547" w:rsidRPr="006B4547" w14:paraId="3BA3F9C5" w14:textId="77777777" w:rsidTr="00D45600">
        <w:trPr>
          <w:cantSplit/>
          <w:jc w:val="center"/>
        </w:trPr>
        <w:tc>
          <w:tcPr>
            <w:tcW w:w="1304" w:type="pct"/>
            <w:shd w:val="clear" w:color="auto" w:fill="auto"/>
          </w:tcPr>
          <w:p w14:paraId="5D3DE575"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96" w:type="pct"/>
            <w:shd w:val="clear" w:color="auto" w:fill="auto"/>
          </w:tcPr>
          <w:p w14:paraId="2A989BF6"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p>
        </w:tc>
      </w:tr>
    </w:tbl>
    <w:p w14:paraId="1CB1C665" w14:textId="6371F73F" w:rsidR="00F13DE6" w:rsidRDefault="00F13DE6" w:rsidP="00F13DE6">
      <w:pPr>
        <w:spacing w:line="240" w:lineRule="auto"/>
        <w:jc w:val="both"/>
        <w:rPr>
          <w:rFonts w:eastAsia="Times New Roman" w:cs="Times New Roman"/>
          <w:b/>
          <w:color w:val="auto"/>
          <w:szCs w:val="20"/>
          <w:lang w:val="en-GB"/>
          <w14:cntxtAlts w14:val="0"/>
        </w:rPr>
      </w:pPr>
    </w:p>
    <w:p w14:paraId="26271AF8" w14:textId="45426D9E" w:rsidR="00FC0D5D" w:rsidRDefault="00FC0D5D" w:rsidP="00F13DE6">
      <w:pPr>
        <w:spacing w:line="240" w:lineRule="auto"/>
        <w:jc w:val="both"/>
        <w:rPr>
          <w:rFonts w:eastAsia="Times New Roman" w:cs="Times New Roman"/>
          <w:b/>
          <w:color w:val="auto"/>
          <w:szCs w:val="20"/>
          <w:lang w:val="en-GB"/>
          <w14:cntxtAlts w14:val="0"/>
        </w:rPr>
      </w:pPr>
    </w:p>
    <w:p w14:paraId="207411DA" w14:textId="1FDDAEAA" w:rsidR="00FC0D5D" w:rsidRDefault="00FC0D5D" w:rsidP="00F13DE6">
      <w:pPr>
        <w:spacing w:line="240" w:lineRule="auto"/>
        <w:jc w:val="both"/>
        <w:rPr>
          <w:rFonts w:eastAsia="Times New Roman" w:cs="Times New Roman"/>
          <w:b/>
          <w:color w:val="auto"/>
          <w:szCs w:val="20"/>
          <w:lang w:val="en-GB"/>
          <w14:cntxtAlts w14:val="0"/>
        </w:rPr>
      </w:pPr>
    </w:p>
    <w:p w14:paraId="16827AC4" w14:textId="26AC5DDD" w:rsidR="00FC0D5D" w:rsidRDefault="00FC0D5D" w:rsidP="00F13DE6">
      <w:pPr>
        <w:spacing w:line="240" w:lineRule="auto"/>
        <w:jc w:val="both"/>
        <w:rPr>
          <w:rFonts w:eastAsia="Times New Roman" w:cs="Times New Roman"/>
          <w:b/>
          <w:color w:val="auto"/>
          <w:szCs w:val="20"/>
          <w:lang w:val="en-GB"/>
          <w14:cntxtAlts w14:val="0"/>
        </w:rPr>
      </w:pPr>
    </w:p>
    <w:p w14:paraId="3D99A4A7" w14:textId="4A4E6B71" w:rsidR="00FC0D5D" w:rsidRDefault="00FC0D5D" w:rsidP="00F13DE6">
      <w:pPr>
        <w:spacing w:line="240" w:lineRule="auto"/>
        <w:jc w:val="both"/>
        <w:rPr>
          <w:rFonts w:eastAsia="Times New Roman" w:cs="Times New Roman"/>
          <w:b/>
          <w:color w:val="auto"/>
          <w:szCs w:val="20"/>
          <w:lang w:val="en-GB"/>
          <w14:cntxtAlts w14:val="0"/>
        </w:rPr>
      </w:pPr>
    </w:p>
    <w:p w14:paraId="3D7CA08C" w14:textId="7127F42C" w:rsidR="00FC0D5D" w:rsidRDefault="00FC0D5D" w:rsidP="00F13DE6">
      <w:pPr>
        <w:spacing w:line="240" w:lineRule="auto"/>
        <w:jc w:val="both"/>
        <w:rPr>
          <w:rFonts w:eastAsia="Times New Roman" w:cs="Times New Roman"/>
          <w:b/>
          <w:color w:val="auto"/>
          <w:szCs w:val="20"/>
          <w:lang w:val="en-GB"/>
          <w14:cntxtAlts w14:val="0"/>
        </w:rPr>
      </w:pPr>
    </w:p>
    <w:p w14:paraId="24CF299B" w14:textId="3A7BEF42" w:rsidR="00FC0D5D" w:rsidRDefault="00FC0D5D" w:rsidP="00F13DE6">
      <w:pPr>
        <w:spacing w:line="240" w:lineRule="auto"/>
        <w:jc w:val="both"/>
        <w:rPr>
          <w:rFonts w:eastAsia="Times New Roman" w:cs="Times New Roman"/>
          <w:b/>
          <w:color w:val="auto"/>
          <w:szCs w:val="20"/>
          <w:lang w:val="en-GB"/>
          <w14:cntxtAlts w14:val="0"/>
        </w:rPr>
      </w:pPr>
    </w:p>
    <w:p w14:paraId="3F96898C" w14:textId="77777777" w:rsidR="00FC0D5D" w:rsidRDefault="00FC0D5D" w:rsidP="00F13DE6">
      <w:pPr>
        <w:spacing w:line="240" w:lineRule="auto"/>
        <w:jc w:val="both"/>
        <w:rPr>
          <w:rFonts w:eastAsia="Times New Roman" w:cs="Times New Roman"/>
          <w:b/>
          <w:color w:val="auto"/>
          <w:szCs w:val="20"/>
          <w:lang w:val="en-GB"/>
          <w14:cntxtAlts w14:val="0"/>
        </w:rPr>
      </w:pPr>
    </w:p>
    <w:p w14:paraId="6B14E3A2" w14:textId="77777777" w:rsidR="006B4547" w:rsidRPr="006B4547" w:rsidRDefault="00FE24EA" w:rsidP="00F13DE6">
      <w:pPr>
        <w:spacing w:line="240" w:lineRule="auto"/>
        <w:jc w:val="both"/>
        <w:rPr>
          <w:rFonts w:eastAsia="Times New Roman" w:cs="Times New Roman"/>
          <w:b/>
          <w:color w:val="auto"/>
          <w:szCs w:val="20"/>
          <w:lang w:val="en-GB"/>
          <w14:cntxtAlts w14:val="0"/>
        </w:rPr>
      </w:pPr>
      <w:r w:rsidRPr="00FE24EA">
        <w:rPr>
          <w:rFonts w:eastAsia="Times New Roman" w:cs="Times New Roman"/>
          <w:b/>
          <w:color w:val="auto"/>
          <w:szCs w:val="20"/>
          <w:lang w:val="en-GB"/>
          <w14:cntxtAlts w14:val="0"/>
        </w:rPr>
        <w:t>Table 24</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582"/>
        <w:gridCol w:w="7047"/>
      </w:tblGrid>
      <w:tr w:rsidR="006B4547" w:rsidRPr="006B4547" w14:paraId="4380FD58" w14:textId="77777777" w:rsidTr="00D45600">
        <w:trPr>
          <w:cantSplit/>
          <w:trHeight w:val="280"/>
          <w:jc w:val="center"/>
        </w:trPr>
        <w:tc>
          <w:tcPr>
            <w:tcW w:w="1341" w:type="pct"/>
            <w:shd w:val="clear" w:color="auto" w:fill="auto"/>
          </w:tcPr>
          <w:p w14:paraId="1B6DC0FB" w14:textId="77777777" w:rsidR="006B4547" w:rsidRPr="006B4547" w:rsidRDefault="006B4547" w:rsidP="006B4547">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59" w:type="pct"/>
            <w:shd w:val="clear" w:color="auto" w:fill="auto"/>
          </w:tcPr>
          <w:p w14:paraId="5C910BDD"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SDG 13: Climate Action </w:t>
            </w:r>
          </w:p>
        </w:tc>
      </w:tr>
      <w:tr w:rsidR="006B4547" w:rsidRPr="006B4547" w14:paraId="29E1100E" w14:textId="77777777" w:rsidTr="00D45600">
        <w:trPr>
          <w:cantSplit/>
          <w:trHeight w:val="280"/>
          <w:jc w:val="center"/>
        </w:trPr>
        <w:tc>
          <w:tcPr>
            <w:tcW w:w="1341" w:type="pct"/>
            <w:shd w:val="clear" w:color="auto" w:fill="auto"/>
          </w:tcPr>
          <w:p w14:paraId="4683ED90" w14:textId="77777777" w:rsidR="006B4547" w:rsidRPr="006B4547" w:rsidRDefault="006B4547" w:rsidP="006B4547">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Data/parameter</w:t>
            </w:r>
          </w:p>
        </w:tc>
        <w:tc>
          <w:tcPr>
            <w:tcW w:w="3659" w:type="pct"/>
            <w:shd w:val="clear" w:color="auto" w:fill="auto"/>
          </w:tcPr>
          <w:p w14:paraId="4E3D89EC" w14:textId="77777777" w:rsidR="006B4547" w:rsidRPr="00295370" w:rsidRDefault="00295370"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proofErr w:type="spellStart"/>
            <w:proofErr w:type="gramStart"/>
            <w:r w:rsidRPr="00295370">
              <w:rPr>
                <w:rFonts w:eastAsia="Times New Roman" w:cs="Cambria Math"/>
                <w:color w:val="auto"/>
                <w:szCs w:val="22"/>
                <w:lang w:val="en-GB" w:eastAsia="de-DE"/>
                <w14:cntxtAlts w14:val="0"/>
              </w:rPr>
              <w:t>NCV</w:t>
            </w:r>
            <w:r w:rsidRPr="00295370">
              <w:rPr>
                <w:rFonts w:eastAsia="Times New Roman" w:cs="Cambria Math"/>
                <w:color w:val="auto"/>
                <w:szCs w:val="22"/>
                <w:vertAlign w:val="subscript"/>
                <w:lang w:val="en-GB" w:eastAsia="de-DE"/>
                <w14:cntxtAlts w14:val="0"/>
              </w:rPr>
              <w:t>diesel,y</w:t>
            </w:r>
            <w:proofErr w:type="spellEnd"/>
            <w:proofErr w:type="gramEnd"/>
          </w:p>
        </w:tc>
      </w:tr>
      <w:tr w:rsidR="006B4547" w:rsidRPr="006B4547" w14:paraId="578F7730" w14:textId="77777777" w:rsidTr="00D45600">
        <w:trPr>
          <w:cantSplit/>
          <w:trHeight w:val="281"/>
          <w:jc w:val="center"/>
        </w:trPr>
        <w:tc>
          <w:tcPr>
            <w:tcW w:w="1341" w:type="pct"/>
            <w:shd w:val="clear" w:color="auto" w:fill="auto"/>
          </w:tcPr>
          <w:p w14:paraId="3A31C373" w14:textId="77777777" w:rsidR="006B4547" w:rsidRPr="006B4547" w:rsidRDefault="006B4547" w:rsidP="006B4547">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59" w:type="pct"/>
            <w:shd w:val="clear" w:color="auto" w:fill="auto"/>
          </w:tcPr>
          <w:p w14:paraId="2223EEDE"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TJ/Gg</w:t>
            </w:r>
          </w:p>
        </w:tc>
      </w:tr>
      <w:tr w:rsidR="006B4547" w:rsidRPr="006B4547" w14:paraId="6D754AC2" w14:textId="77777777" w:rsidTr="00D45600">
        <w:trPr>
          <w:cantSplit/>
          <w:trHeight w:val="280"/>
          <w:jc w:val="center"/>
        </w:trPr>
        <w:tc>
          <w:tcPr>
            <w:tcW w:w="1341" w:type="pct"/>
            <w:shd w:val="clear" w:color="auto" w:fill="auto"/>
          </w:tcPr>
          <w:p w14:paraId="35DC63A6" w14:textId="77777777" w:rsidR="006B4547" w:rsidRPr="006B4547" w:rsidRDefault="006B4547" w:rsidP="006B4547">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59" w:type="pct"/>
            <w:shd w:val="clear" w:color="auto" w:fill="auto"/>
          </w:tcPr>
          <w:p w14:paraId="62E7B0C4"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Net calorific value of diesel </w:t>
            </w:r>
          </w:p>
        </w:tc>
      </w:tr>
      <w:tr w:rsidR="006B4547" w:rsidRPr="006B4547" w14:paraId="25BD9C10" w14:textId="77777777" w:rsidTr="00D45600">
        <w:trPr>
          <w:cantSplit/>
          <w:trHeight w:val="281"/>
          <w:jc w:val="center"/>
        </w:trPr>
        <w:tc>
          <w:tcPr>
            <w:tcW w:w="1341" w:type="pct"/>
            <w:shd w:val="clear" w:color="auto" w:fill="auto"/>
          </w:tcPr>
          <w:p w14:paraId="47C1E279" w14:textId="77777777" w:rsidR="006B4547" w:rsidRPr="006B4547" w:rsidRDefault="006B4547" w:rsidP="006B4547">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59" w:type="pct"/>
            <w:shd w:val="clear" w:color="auto" w:fill="auto"/>
          </w:tcPr>
          <w:p w14:paraId="741A084E"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Table 1.2 of Chapter 1 of Vol. 2 (Energy) of the 2006 IPCC Guidelines on National GHG Inventories</w:t>
            </w:r>
          </w:p>
        </w:tc>
      </w:tr>
      <w:tr w:rsidR="006B4547" w:rsidRPr="006B4547" w14:paraId="5B5A93C1" w14:textId="77777777" w:rsidTr="00D45600">
        <w:trPr>
          <w:cantSplit/>
          <w:trHeight w:val="281"/>
          <w:jc w:val="center"/>
        </w:trPr>
        <w:tc>
          <w:tcPr>
            <w:tcW w:w="1341" w:type="pct"/>
            <w:shd w:val="clear" w:color="auto" w:fill="auto"/>
          </w:tcPr>
          <w:p w14:paraId="7618D1E0" w14:textId="77777777" w:rsidR="006B4547" w:rsidRPr="006B4547" w:rsidRDefault="006B4547" w:rsidP="006B4547">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59" w:type="pct"/>
            <w:shd w:val="clear" w:color="auto" w:fill="auto"/>
          </w:tcPr>
          <w:p w14:paraId="313863D4"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43.3</w:t>
            </w:r>
            <w:r w:rsidR="0015352B">
              <w:rPr>
                <w:rFonts w:eastAsia="Times New Roman" w:cs="Times New Roman"/>
                <w:color w:val="auto"/>
                <w:szCs w:val="20"/>
                <w:lang w:val="en-GB" w:eastAsia="de-DE"/>
                <w14:cntxtAlts w14:val="0"/>
              </w:rPr>
              <w:t xml:space="preserve"> for all vintages</w:t>
            </w:r>
          </w:p>
        </w:tc>
      </w:tr>
      <w:tr w:rsidR="006B4547" w:rsidRPr="006B4547" w14:paraId="4F2D7B33" w14:textId="77777777" w:rsidTr="00D45600">
        <w:trPr>
          <w:cantSplit/>
          <w:jc w:val="center"/>
        </w:trPr>
        <w:tc>
          <w:tcPr>
            <w:tcW w:w="1341" w:type="pct"/>
            <w:shd w:val="clear" w:color="auto" w:fill="auto"/>
          </w:tcPr>
          <w:p w14:paraId="3CE347DA" w14:textId="77777777" w:rsidR="006B4547" w:rsidRPr="006B4547" w:rsidRDefault="006B4547" w:rsidP="006B4547">
            <w:pPr>
              <w:tabs>
                <w:tab w:val="num" w:pos="0"/>
              </w:tabs>
              <w:spacing w:before="20" w:after="2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59" w:type="pct"/>
            <w:shd w:val="clear" w:color="auto" w:fill="auto"/>
          </w:tcPr>
          <w:p w14:paraId="76484FE2"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Since the supplier data is not available, the IPCC default value at the upper limit of the uncertainty at a 95% confidence interval has been considered. </w:t>
            </w:r>
          </w:p>
        </w:tc>
      </w:tr>
      <w:tr w:rsidR="006B4547" w:rsidRPr="006B4547" w14:paraId="19EF964F" w14:textId="77777777" w:rsidTr="00D45600">
        <w:trPr>
          <w:cantSplit/>
          <w:jc w:val="center"/>
        </w:trPr>
        <w:tc>
          <w:tcPr>
            <w:tcW w:w="1341" w:type="pct"/>
            <w:shd w:val="clear" w:color="auto" w:fill="auto"/>
          </w:tcPr>
          <w:p w14:paraId="1EDC3529"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59" w:type="pct"/>
            <w:shd w:val="clear" w:color="auto" w:fill="auto"/>
          </w:tcPr>
          <w:p w14:paraId="00F03360"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As and when </w:t>
            </w:r>
            <w:proofErr w:type="gramStart"/>
            <w:r w:rsidRPr="006B4547">
              <w:rPr>
                <w:rFonts w:eastAsia="Times New Roman" w:cs="Times New Roman"/>
                <w:color w:val="auto"/>
                <w:szCs w:val="20"/>
                <w:lang w:val="en-GB" w:eastAsia="de-DE"/>
                <w14:cntxtAlts w14:val="0"/>
              </w:rPr>
              <w:t>a</w:t>
            </w:r>
            <w:proofErr w:type="gramEnd"/>
            <w:r w:rsidRPr="006B4547">
              <w:rPr>
                <w:rFonts w:eastAsia="Times New Roman" w:cs="Times New Roman"/>
                <w:color w:val="auto"/>
                <w:szCs w:val="20"/>
                <w:lang w:val="en-GB" w:eastAsia="de-DE"/>
                <w14:cntxtAlts w14:val="0"/>
              </w:rPr>
              <w:t xml:space="preserve"> update in IPCC is available </w:t>
            </w:r>
          </w:p>
        </w:tc>
      </w:tr>
      <w:tr w:rsidR="006B4547" w:rsidRPr="006B4547" w14:paraId="3FAB6772" w14:textId="77777777" w:rsidTr="00D45600">
        <w:trPr>
          <w:cantSplit/>
          <w:jc w:val="center"/>
        </w:trPr>
        <w:tc>
          <w:tcPr>
            <w:tcW w:w="1341" w:type="pct"/>
            <w:shd w:val="clear" w:color="auto" w:fill="auto"/>
          </w:tcPr>
          <w:p w14:paraId="17662387"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59" w:type="pct"/>
            <w:shd w:val="clear" w:color="auto" w:fill="auto"/>
          </w:tcPr>
          <w:p w14:paraId="446DB451"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r w:rsidR="006B4547" w:rsidRPr="006B4547" w14:paraId="6C83E5B5" w14:textId="77777777" w:rsidTr="00D45600">
        <w:trPr>
          <w:cantSplit/>
          <w:trHeight w:val="248"/>
          <w:jc w:val="center"/>
        </w:trPr>
        <w:tc>
          <w:tcPr>
            <w:tcW w:w="1341" w:type="pct"/>
            <w:shd w:val="clear" w:color="auto" w:fill="auto"/>
          </w:tcPr>
          <w:p w14:paraId="2DAC64AB" w14:textId="77777777" w:rsidR="006B4547" w:rsidRPr="006B4547" w:rsidRDefault="006B4547" w:rsidP="006B4547">
            <w:pPr>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59" w:type="pct"/>
            <w:shd w:val="clear" w:color="auto" w:fill="auto"/>
          </w:tcPr>
          <w:p w14:paraId="499ECF4F"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project emission. </w:t>
            </w:r>
          </w:p>
        </w:tc>
      </w:tr>
      <w:tr w:rsidR="006B4547" w:rsidRPr="006B4547" w14:paraId="60EA730B" w14:textId="77777777" w:rsidTr="00D45600">
        <w:trPr>
          <w:cantSplit/>
          <w:trHeight w:val="249"/>
          <w:jc w:val="center"/>
        </w:trPr>
        <w:tc>
          <w:tcPr>
            <w:tcW w:w="1341" w:type="pct"/>
            <w:shd w:val="clear" w:color="auto" w:fill="auto"/>
          </w:tcPr>
          <w:p w14:paraId="1B10530F" w14:textId="77777777" w:rsidR="006B4547" w:rsidRPr="006B4547" w:rsidRDefault="006B4547" w:rsidP="006B4547">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59" w:type="pct"/>
            <w:shd w:val="clear" w:color="auto" w:fill="auto"/>
          </w:tcPr>
          <w:p w14:paraId="5C4F1521"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bl>
    <w:p w14:paraId="1D4C67F5" w14:textId="77777777" w:rsidR="00F13DE6" w:rsidRDefault="00F13DE6" w:rsidP="00F13DE6">
      <w:pPr>
        <w:spacing w:line="240" w:lineRule="auto"/>
        <w:jc w:val="both"/>
        <w:rPr>
          <w:rFonts w:eastAsia="MS Mincho" w:cs="Arial"/>
          <w:b/>
          <w:color w:val="auto"/>
          <w:lang w:val="en-GB" w:eastAsia="de-DE"/>
          <w14:cntxtAlts w14:val="0"/>
        </w:rPr>
      </w:pPr>
    </w:p>
    <w:p w14:paraId="173CD841" w14:textId="77777777" w:rsidR="006B4547" w:rsidRPr="006B4547" w:rsidRDefault="00FE24EA" w:rsidP="00F13DE6">
      <w:pPr>
        <w:spacing w:line="240" w:lineRule="auto"/>
        <w:jc w:val="both"/>
        <w:rPr>
          <w:rFonts w:eastAsia="Times New Roman" w:cs="Times New Roman"/>
          <w:color w:val="auto"/>
          <w:szCs w:val="20"/>
          <w:lang w:val="en-GB"/>
          <w14:cntxtAlts w14:val="0"/>
        </w:rPr>
      </w:pPr>
      <w:r>
        <w:rPr>
          <w:rFonts w:eastAsia="MS Mincho" w:cs="Arial"/>
          <w:b/>
          <w:color w:val="auto"/>
          <w:lang w:val="en-GB" w:eastAsia="de-DE"/>
          <w14:cntxtAlts w14:val="0"/>
        </w:rPr>
        <w:t>Table 25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2582"/>
        <w:gridCol w:w="7047"/>
      </w:tblGrid>
      <w:tr w:rsidR="006B4547" w:rsidRPr="006B4547" w14:paraId="038E1682" w14:textId="77777777" w:rsidTr="00D45600">
        <w:trPr>
          <w:cantSplit/>
          <w:trHeight w:val="280"/>
          <w:jc w:val="center"/>
        </w:trPr>
        <w:tc>
          <w:tcPr>
            <w:tcW w:w="1341" w:type="pct"/>
            <w:shd w:val="clear" w:color="auto" w:fill="auto"/>
          </w:tcPr>
          <w:p w14:paraId="1440FC93" w14:textId="77777777" w:rsidR="006B4547" w:rsidRPr="006B4547" w:rsidRDefault="006B4547" w:rsidP="006B4547">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w:t>
            </w:r>
          </w:p>
        </w:tc>
        <w:tc>
          <w:tcPr>
            <w:tcW w:w="3659" w:type="pct"/>
            <w:shd w:val="clear" w:color="auto" w:fill="auto"/>
          </w:tcPr>
          <w:p w14:paraId="1C264768"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SDG 13: Climate Action </w:t>
            </w:r>
          </w:p>
        </w:tc>
      </w:tr>
      <w:tr w:rsidR="006B4547" w:rsidRPr="006B4547" w14:paraId="151E970D" w14:textId="77777777" w:rsidTr="00D45600">
        <w:trPr>
          <w:cantSplit/>
          <w:trHeight w:val="280"/>
          <w:jc w:val="center"/>
        </w:trPr>
        <w:tc>
          <w:tcPr>
            <w:tcW w:w="1341" w:type="pct"/>
            <w:shd w:val="clear" w:color="auto" w:fill="auto"/>
          </w:tcPr>
          <w:p w14:paraId="7D0235C4" w14:textId="77777777" w:rsidR="006B4547" w:rsidRPr="006B4547" w:rsidRDefault="006B4547" w:rsidP="006B4547">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Data/parameter</w:t>
            </w:r>
          </w:p>
        </w:tc>
        <w:tc>
          <w:tcPr>
            <w:tcW w:w="3659" w:type="pct"/>
            <w:shd w:val="clear" w:color="auto" w:fill="auto"/>
          </w:tcPr>
          <w:p w14:paraId="58D5976A"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proofErr w:type="spellStart"/>
            <w:proofErr w:type="gramStart"/>
            <w:r w:rsidRPr="006B4547">
              <w:rPr>
                <w:rFonts w:eastAsia="Times New Roman" w:cs="Cambria Math"/>
                <w:color w:val="auto"/>
                <w:szCs w:val="22"/>
                <w:lang w:val="en-GB" w:eastAsia="de-DE"/>
                <w14:cntxtAlts w14:val="0"/>
              </w:rPr>
              <w:t>EF</w:t>
            </w:r>
            <w:r w:rsidRPr="006B4547">
              <w:rPr>
                <w:rFonts w:eastAsia="Times New Roman" w:cs="Cambria Math"/>
                <w:color w:val="auto"/>
                <w:szCs w:val="22"/>
                <w:vertAlign w:val="subscript"/>
                <w:lang w:val="en-GB" w:eastAsia="de-DE"/>
                <w14:cntxtAlts w14:val="0"/>
              </w:rPr>
              <w:t>diesel</w:t>
            </w:r>
            <w:proofErr w:type="spellEnd"/>
            <w:r w:rsidRPr="006B4547">
              <w:rPr>
                <w:rFonts w:eastAsia="Times New Roman" w:cs="Times New Roman"/>
                <w:color w:val="auto"/>
                <w:szCs w:val="22"/>
                <w:vertAlign w:val="subscript"/>
                <w:lang w:val="en-GB" w:eastAsia="de-DE"/>
                <w14:cntxtAlts w14:val="0"/>
              </w:rPr>
              <w:t>,</w:t>
            </w:r>
            <w:r w:rsidRPr="006B4547">
              <w:rPr>
                <w:rFonts w:ascii="Cambria Math" w:eastAsia="Times New Roman" w:hAnsi="Cambria Math" w:cs="Cambria Math"/>
                <w:color w:val="auto"/>
                <w:szCs w:val="22"/>
                <w:vertAlign w:val="subscript"/>
                <w:lang w:val="en-GB" w:eastAsia="de-DE"/>
                <w14:cntxtAlts w14:val="0"/>
              </w:rPr>
              <w:t>𝑦</w:t>
            </w:r>
            <w:proofErr w:type="gramEnd"/>
          </w:p>
        </w:tc>
      </w:tr>
      <w:tr w:rsidR="006B4547" w:rsidRPr="006B4547" w14:paraId="032D7788" w14:textId="77777777" w:rsidTr="00D45600">
        <w:trPr>
          <w:cantSplit/>
          <w:trHeight w:val="281"/>
          <w:jc w:val="center"/>
        </w:trPr>
        <w:tc>
          <w:tcPr>
            <w:tcW w:w="1341" w:type="pct"/>
            <w:shd w:val="clear" w:color="auto" w:fill="auto"/>
          </w:tcPr>
          <w:p w14:paraId="51958385" w14:textId="77777777" w:rsidR="006B4547" w:rsidRPr="006B4547" w:rsidRDefault="006B4547" w:rsidP="006B4547">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59" w:type="pct"/>
            <w:shd w:val="clear" w:color="auto" w:fill="auto"/>
          </w:tcPr>
          <w:p w14:paraId="6FE36F30"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tonnes/TJ</w:t>
            </w:r>
          </w:p>
        </w:tc>
      </w:tr>
      <w:tr w:rsidR="006B4547" w:rsidRPr="006B4547" w14:paraId="37B23651" w14:textId="77777777" w:rsidTr="00D45600">
        <w:trPr>
          <w:cantSplit/>
          <w:trHeight w:val="280"/>
          <w:jc w:val="center"/>
        </w:trPr>
        <w:tc>
          <w:tcPr>
            <w:tcW w:w="1341" w:type="pct"/>
            <w:shd w:val="clear" w:color="auto" w:fill="auto"/>
          </w:tcPr>
          <w:p w14:paraId="024F4FE3" w14:textId="77777777" w:rsidR="006B4547" w:rsidRPr="006B4547" w:rsidRDefault="006B4547" w:rsidP="006B4547">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59" w:type="pct"/>
            <w:shd w:val="clear" w:color="auto" w:fill="auto"/>
          </w:tcPr>
          <w:p w14:paraId="37B862C7"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Emission factor of diesel </w:t>
            </w:r>
          </w:p>
        </w:tc>
      </w:tr>
      <w:tr w:rsidR="006B4547" w:rsidRPr="006B4547" w14:paraId="64B1169D" w14:textId="77777777" w:rsidTr="00D45600">
        <w:trPr>
          <w:cantSplit/>
          <w:trHeight w:val="510"/>
          <w:jc w:val="center"/>
        </w:trPr>
        <w:tc>
          <w:tcPr>
            <w:tcW w:w="1341" w:type="pct"/>
            <w:shd w:val="clear" w:color="auto" w:fill="auto"/>
          </w:tcPr>
          <w:p w14:paraId="4ADAA54E" w14:textId="77777777" w:rsidR="006B4547" w:rsidRPr="006B4547" w:rsidRDefault="006B4547" w:rsidP="006B4547">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59" w:type="pct"/>
            <w:shd w:val="clear" w:color="auto" w:fill="auto"/>
          </w:tcPr>
          <w:p w14:paraId="4104800C"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Table 1.4 of Chapter 1 of Vol. 2 (Energy) of the 2006 IPCC Guidelines on National GHG Inventories</w:t>
            </w:r>
          </w:p>
        </w:tc>
      </w:tr>
      <w:tr w:rsidR="006B4547" w:rsidRPr="006B4547" w14:paraId="6582A87E" w14:textId="77777777" w:rsidTr="00D45600">
        <w:trPr>
          <w:cantSplit/>
          <w:trHeight w:val="281"/>
          <w:jc w:val="center"/>
        </w:trPr>
        <w:tc>
          <w:tcPr>
            <w:tcW w:w="1341" w:type="pct"/>
            <w:shd w:val="clear" w:color="auto" w:fill="auto"/>
          </w:tcPr>
          <w:p w14:paraId="78BD5F19" w14:textId="77777777" w:rsidR="006B4547" w:rsidRPr="006B4547" w:rsidRDefault="006B4547" w:rsidP="006B4547">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59" w:type="pct"/>
            <w:shd w:val="clear" w:color="auto" w:fill="auto"/>
          </w:tcPr>
          <w:p w14:paraId="13F628A9"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74.8</w:t>
            </w:r>
            <w:r w:rsidR="0015352B">
              <w:rPr>
                <w:rFonts w:eastAsia="Times New Roman" w:cs="Times New Roman"/>
                <w:color w:val="auto"/>
                <w:szCs w:val="20"/>
                <w:lang w:val="en-GB" w:eastAsia="de-DE"/>
                <w14:cntxtAlts w14:val="0"/>
              </w:rPr>
              <w:t xml:space="preserve"> for all vintages</w:t>
            </w:r>
          </w:p>
        </w:tc>
      </w:tr>
      <w:tr w:rsidR="006B4547" w:rsidRPr="006B4547" w14:paraId="6F18634D" w14:textId="77777777" w:rsidTr="00D45600">
        <w:trPr>
          <w:cantSplit/>
          <w:jc w:val="center"/>
        </w:trPr>
        <w:tc>
          <w:tcPr>
            <w:tcW w:w="1341" w:type="pct"/>
            <w:shd w:val="clear" w:color="auto" w:fill="auto"/>
          </w:tcPr>
          <w:p w14:paraId="6086E674" w14:textId="77777777" w:rsidR="006B4547" w:rsidRPr="006B4547" w:rsidRDefault="006B4547" w:rsidP="006B4547">
            <w:pPr>
              <w:tabs>
                <w:tab w:val="num" w:pos="0"/>
              </w:tabs>
              <w:spacing w:before="20" w:after="2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59" w:type="pct"/>
            <w:shd w:val="clear" w:color="auto" w:fill="auto"/>
          </w:tcPr>
          <w:p w14:paraId="3243D392"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Since the supplier data is not available, the IPCC default value at the upper limit of the uncertainty at a 95% confidence interval has been considered. </w:t>
            </w:r>
          </w:p>
        </w:tc>
      </w:tr>
      <w:tr w:rsidR="006B4547" w:rsidRPr="006B4547" w14:paraId="053EC0B9" w14:textId="77777777" w:rsidTr="00D45600">
        <w:trPr>
          <w:cantSplit/>
          <w:jc w:val="center"/>
        </w:trPr>
        <w:tc>
          <w:tcPr>
            <w:tcW w:w="1341" w:type="pct"/>
            <w:shd w:val="clear" w:color="auto" w:fill="auto"/>
          </w:tcPr>
          <w:p w14:paraId="15A663F5"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59" w:type="pct"/>
            <w:shd w:val="clear" w:color="auto" w:fill="auto"/>
          </w:tcPr>
          <w:p w14:paraId="2B555F88"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As and when </w:t>
            </w:r>
            <w:proofErr w:type="gramStart"/>
            <w:r w:rsidRPr="006B4547">
              <w:rPr>
                <w:rFonts w:eastAsia="Times New Roman" w:cs="Times New Roman"/>
                <w:color w:val="auto"/>
                <w:szCs w:val="20"/>
                <w:lang w:val="en-GB" w:eastAsia="de-DE"/>
                <w14:cntxtAlts w14:val="0"/>
              </w:rPr>
              <w:t>a</w:t>
            </w:r>
            <w:proofErr w:type="gramEnd"/>
            <w:r w:rsidRPr="006B4547">
              <w:rPr>
                <w:rFonts w:eastAsia="Times New Roman" w:cs="Times New Roman"/>
                <w:color w:val="auto"/>
                <w:szCs w:val="20"/>
                <w:lang w:val="en-GB" w:eastAsia="de-DE"/>
                <w14:cntxtAlts w14:val="0"/>
              </w:rPr>
              <w:t xml:space="preserve"> update in IPCC is available </w:t>
            </w:r>
          </w:p>
        </w:tc>
      </w:tr>
      <w:tr w:rsidR="006B4547" w:rsidRPr="006B4547" w14:paraId="23CB8186" w14:textId="77777777" w:rsidTr="00D45600">
        <w:trPr>
          <w:cantSplit/>
          <w:jc w:val="center"/>
        </w:trPr>
        <w:tc>
          <w:tcPr>
            <w:tcW w:w="1341" w:type="pct"/>
            <w:shd w:val="clear" w:color="auto" w:fill="auto"/>
          </w:tcPr>
          <w:p w14:paraId="5374244A"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lastRenderedPageBreak/>
              <w:t>QA/QC procedures</w:t>
            </w:r>
          </w:p>
        </w:tc>
        <w:tc>
          <w:tcPr>
            <w:tcW w:w="3659" w:type="pct"/>
            <w:shd w:val="clear" w:color="auto" w:fill="auto"/>
          </w:tcPr>
          <w:p w14:paraId="29A115BB"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r w:rsidR="006B4547" w:rsidRPr="006B4547" w14:paraId="11EE9180" w14:textId="77777777" w:rsidTr="00D45600">
        <w:trPr>
          <w:cantSplit/>
          <w:trHeight w:val="248"/>
          <w:jc w:val="center"/>
        </w:trPr>
        <w:tc>
          <w:tcPr>
            <w:tcW w:w="1341" w:type="pct"/>
            <w:shd w:val="clear" w:color="auto" w:fill="auto"/>
          </w:tcPr>
          <w:p w14:paraId="5134BC4F" w14:textId="77777777" w:rsidR="006B4547" w:rsidRPr="006B4547" w:rsidRDefault="006B4547" w:rsidP="006B4547">
            <w:pPr>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59" w:type="pct"/>
            <w:shd w:val="clear" w:color="auto" w:fill="auto"/>
          </w:tcPr>
          <w:p w14:paraId="6F28F93D"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Calculation of project emission. </w:t>
            </w:r>
          </w:p>
        </w:tc>
      </w:tr>
      <w:tr w:rsidR="006B4547" w:rsidRPr="006B4547" w14:paraId="5D8DD0E8" w14:textId="77777777" w:rsidTr="00D45600">
        <w:trPr>
          <w:cantSplit/>
          <w:trHeight w:val="249"/>
          <w:jc w:val="center"/>
        </w:trPr>
        <w:tc>
          <w:tcPr>
            <w:tcW w:w="1341" w:type="pct"/>
            <w:shd w:val="clear" w:color="auto" w:fill="auto"/>
          </w:tcPr>
          <w:p w14:paraId="08508431" w14:textId="77777777" w:rsidR="006B4547" w:rsidRPr="006B4547" w:rsidRDefault="006B4547" w:rsidP="006B4547">
            <w:pPr>
              <w:tabs>
                <w:tab w:val="num" w:pos="0"/>
              </w:tabs>
              <w:spacing w:before="20" w:after="2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59" w:type="pct"/>
            <w:shd w:val="clear" w:color="auto" w:fill="auto"/>
          </w:tcPr>
          <w:p w14:paraId="13EBF11E" w14:textId="77777777" w:rsidR="006B4547" w:rsidRPr="006B4547" w:rsidRDefault="006B4547" w:rsidP="006B4547">
            <w:pPr>
              <w:tabs>
                <w:tab w:val="num" w:pos="0"/>
              </w:tabs>
              <w:spacing w:before="20" w:after="20" w:line="240" w:lineRule="auto"/>
              <w:contextualSpacing w:val="0"/>
              <w:jc w:val="both"/>
              <w:rPr>
                <w:rFonts w:eastAsia="Times New Roman" w:cs="Times New Roman"/>
                <w:color w:val="auto"/>
                <w:szCs w:val="20"/>
                <w:lang w:val="en-GB" w:eastAsia="de-DE"/>
                <w14:cntxtAlts w14:val="0"/>
              </w:rPr>
            </w:pPr>
          </w:p>
        </w:tc>
      </w:tr>
    </w:tbl>
    <w:p w14:paraId="24943949" w14:textId="77777777" w:rsidR="00F13DE6" w:rsidRDefault="00F13DE6" w:rsidP="00F13DE6">
      <w:pPr>
        <w:spacing w:line="240" w:lineRule="auto"/>
        <w:jc w:val="both"/>
        <w:rPr>
          <w:rFonts w:eastAsia="Times New Roman" w:cs="Times New Roman"/>
          <w:b/>
          <w:color w:val="auto"/>
          <w:szCs w:val="20"/>
          <w:lang w:val="en-GB"/>
          <w14:cntxtAlts w14:val="0"/>
        </w:rPr>
      </w:pPr>
    </w:p>
    <w:p w14:paraId="656679A9" w14:textId="77777777" w:rsidR="006B4547" w:rsidRPr="006B4547" w:rsidRDefault="00FE24EA" w:rsidP="00F13DE6">
      <w:pPr>
        <w:spacing w:line="240" w:lineRule="auto"/>
        <w:jc w:val="both"/>
        <w:rPr>
          <w:rFonts w:eastAsia="Times New Roman" w:cs="Times New Roman"/>
          <w:color w:val="auto"/>
          <w:szCs w:val="20"/>
          <w:lang w:val="en-GB"/>
          <w14:cntxtAlts w14:val="0"/>
        </w:rPr>
      </w:pPr>
      <w:r w:rsidRPr="00FE24EA">
        <w:rPr>
          <w:rFonts w:eastAsia="Times New Roman" w:cs="Times New Roman"/>
          <w:b/>
          <w:color w:val="auto"/>
          <w:szCs w:val="20"/>
          <w:lang w:val="en-GB"/>
          <w14:cntxtAlts w14:val="0"/>
        </w:rPr>
        <w:t>Table 26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3160"/>
        <w:gridCol w:w="6469"/>
      </w:tblGrid>
      <w:tr w:rsidR="006B4547" w:rsidRPr="006B4547" w14:paraId="32D9C8FD" w14:textId="77777777" w:rsidTr="00FE24EA">
        <w:trPr>
          <w:cantSplit/>
          <w:jc w:val="center"/>
        </w:trPr>
        <w:tc>
          <w:tcPr>
            <w:tcW w:w="1604" w:type="pct"/>
            <w:shd w:val="clear" w:color="auto" w:fill="auto"/>
          </w:tcPr>
          <w:p w14:paraId="275647ED"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Indicator/Safeguarding Principle</w:t>
            </w:r>
          </w:p>
        </w:tc>
        <w:tc>
          <w:tcPr>
            <w:tcW w:w="3396" w:type="pct"/>
            <w:shd w:val="clear" w:color="auto" w:fill="auto"/>
          </w:tcPr>
          <w:p w14:paraId="3412086B"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MS Mincho" w:cs="Times New Roman"/>
                <w:color w:val="auto"/>
                <w:szCs w:val="20"/>
                <w:lang w:val="en-GB" w:eastAsia="de-DE"/>
                <w14:cntxtAlts w14:val="0"/>
              </w:rPr>
              <w:t>SDG 1</w:t>
            </w:r>
          </w:p>
        </w:tc>
      </w:tr>
      <w:tr w:rsidR="006B4547" w:rsidRPr="006B4547" w14:paraId="4AF32C7E" w14:textId="77777777" w:rsidTr="00FE24EA">
        <w:trPr>
          <w:cantSplit/>
          <w:jc w:val="center"/>
        </w:trPr>
        <w:tc>
          <w:tcPr>
            <w:tcW w:w="1604" w:type="pct"/>
            <w:shd w:val="clear" w:color="auto" w:fill="auto"/>
          </w:tcPr>
          <w:p w14:paraId="68005CC3"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396" w:type="pct"/>
            <w:shd w:val="clear" w:color="auto" w:fill="auto"/>
          </w:tcPr>
          <w:p w14:paraId="70F39049"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MS Mincho" w:cs="Times New Roman"/>
                <w:color w:val="auto"/>
                <w:szCs w:val="20"/>
                <w:lang w:val="en-GB" w:eastAsia="de-DE"/>
                <w14:cntxtAlts w14:val="0"/>
              </w:rPr>
              <w:t xml:space="preserve">No Poverty  </w:t>
            </w:r>
          </w:p>
        </w:tc>
      </w:tr>
      <w:tr w:rsidR="006B4547" w:rsidRPr="006B4547" w14:paraId="4FC2DA5B" w14:textId="77777777" w:rsidTr="00FE24EA">
        <w:trPr>
          <w:cantSplit/>
          <w:jc w:val="center"/>
        </w:trPr>
        <w:tc>
          <w:tcPr>
            <w:tcW w:w="1604" w:type="pct"/>
            <w:shd w:val="clear" w:color="auto" w:fill="auto"/>
          </w:tcPr>
          <w:p w14:paraId="6DFEADDF"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396" w:type="pct"/>
            <w:shd w:val="clear" w:color="auto" w:fill="auto"/>
          </w:tcPr>
          <w:p w14:paraId="5E612485"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 xml:space="preserve">Number of Jobs created  </w:t>
            </w:r>
          </w:p>
        </w:tc>
      </w:tr>
      <w:tr w:rsidR="006B4547" w:rsidRPr="006B4547" w14:paraId="5EE9FDFE" w14:textId="77777777" w:rsidTr="00FE24EA">
        <w:trPr>
          <w:cantSplit/>
          <w:jc w:val="center"/>
        </w:trPr>
        <w:tc>
          <w:tcPr>
            <w:tcW w:w="1604" w:type="pct"/>
            <w:shd w:val="clear" w:color="auto" w:fill="auto"/>
          </w:tcPr>
          <w:p w14:paraId="013FBF50"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396" w:type="pct"/>
            <w:shd w:val="clear" w:color="auto" w:fill="auto"/>
          </w:tcPr>
          <w:p w14:paraId="26CB4385" w14:textId="3E577B52" w:rsidR="006B4547" w:rsidRPr="006B4547" w:rsidRDefault="006B4547" w:rsidP="008D6E0E">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Number of new jobs created due to project implementation</w:t>
            </w:r>
            <w:r w:rsidR="008D6E0E">
              <w:rPr>
                <w:rFonts w:eastAsia="Times New Roman" w:cs="Times New Roman"/>
                <w:color w:val="auto"/>
                <w:szCs w:val="20"/>
                <w:lang w:val="en-GB" w:eastAsia="de-DE"/>
                <w14:cntxtAlts w14:val="0"/>
              </w:rPr>
              <w:t xml:space="preserve">. </w:t>
            </w:r>
            <w:r w:rsidRPr="006B4547">
              <w:rPr>
                <w:rFonts w:eastAsia="Times New Roman" w:cs="Times New Roman"/>
                <w:color w:val="auto"/>
                <w:szCs w:val="20"/>
                <w:lang w:val="en-GB" w:eastAsia="de-DE"/>
                <w14:cntxtAlts w14:val="0"/>
              </w:rPr>
              <w:t>Money spent as salar</w:t>
            </w:r>
            <w:r w:rsidR="008D6E0E">
              <w:rPr>
                <w:rFonts w:eastAsia="Times New Roman" w:cs="Times New Roman"/>
                <w:color w:val="auto"/>
                <w:szCs w:val="20"/>
                <w:lang w:val="en-GB" w:eastAsia="de-DE"/>
                <w14:cntxtAlts w14:val="0"/>
              </w:rPr>
              <w:t>y.</w:t>
            </w:r>
          </w:p>
        </w:tc>
      </w:tr>
      <w:tr w:rsidR="006B4547" w:rsidRPr="006B4547" w14:paraId="36C30CDB" w14:textId="77777777" w:rsidTr="00FE24EA">
        <w:trPr>
          <w:cantSplit/>
          <w:jc w:val="center"/>
        </w:trPr>
        <w:tc>
          <w:tcPr>
            <w:tcW w:w="1604" w:type="pct"/>
            <w:shd w:val="clear" w:color="auto" w:fill="auto"/>
          </w:tcPr>
          <w:p w14:paraId="51C1EE6C"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396" w:type="pct"/>
            <w:shd w:val="clear" w:color="auto" w:fill="auto"/>
          </w:tcPr>
          <w:p w14:paraId="17E49208"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salary vouchers and other financial statements.</w:t>
            </w:r>
          </w:p>
        </w:tc>
      </w:tr>
      <w:tr w:rsidR="006B4547" w:rsidRPr="006B4547" w14:paraId="51D58AA4" w14:textId="77777777" w:rsidTr="00FE24EA">
        <w:trPr>
          <w:cantSplit/>
          <w:jc w:val="center"/>
        </w:trPr>
        <w:tc>
          <w:tcPr>
            <w:tcW w:w="1604" w:type="pct"/>
            <w:shd w:val="clear" w:color="auto" w:fill="auto"/>
          </w:tcPr>
          <w:p w14:paraId="73D10020"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396" w:type="pct"/>
            <w:shd w:val="clear" w:color="auto" w:fill="auto"/>
          </w:tcPr>
          <w:p w14:paraId="33FED246"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65</w:t>
            </w:r>
          </w:p>
        </w:tc>
      </w:tr>
      <w:tr w:rsidR="006B4547" w:rsidRPr="006B4547" w14:paraId="192FACB7" w14:textId="77777777" w:rsidTr="00FE24EA">
        <w:trPr>
          <w:cantSplit/>
          <w:jc w:val="center"/>
        </w:trPr>
        <w:tc>
          <w:tcPr>
            <w:tcW w:w="1604" w:type="pct"/>
            <w:shd w:val="clear" w:color="auto" w:fill="auto"/>
          </w:tcPr>
          <w:p w14:paraId="08348CCC" w14:textId="77777777" w:rsidR="006B4547" w:rsidRPr="006B4547" w:rsidRDefault="006B4547" w:rsidP="006B4547">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396" w:type="pct"/>
            <w:shd w:val="clear" w:color="auto" w:fill="auto"/>
          </w:tcPr>
          <w:p w14:paraId="630A3211"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A detailed record of the employees working in the plant is kept separately with all contact details and photographs of the employees.</w:t>
            </w:r>
          </w:p>
        </w:tc>
      </w:tr>
      <w:tr w:rsidR="006B4547" w:rsidRPr="006B4547" w14:paraId="4F162956" w14:textId="77777777" w:rsidTr="00FE24EA">
        <w:trPr>
          <w:cantSplit/>
          <w:jc w:val="center"/>
        </w:trPr>
        <w:tc>
          <w:tcPr>
            <w:tcW w:w="1604" w:type="pct"/>
            <w:shd w:val="clear" w:color="auto" w:fill="auto"/>
          </w:tcPr>
          <w:p w14:paraId="5501A998"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396" w:type="pct"/>
            <w:shd w:val="clear" w:color="auto" w:fill="auto"/>
          </w:tcPr>
          <w:p w14:paraId="3BD40024"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Monthly</w:t>
            </w:r>
          </w:p>
        </w:tc>
      </w:tr>
      <w:tr w:rsidR="006B4547" w:rsidRPr="006B4547" w14:paraId="6C9AD3CA" w14:textId="77777777" w:rsidTr="00FE24EA">
        <w:trPr>
          <w:cantSplit/>
          <w:jc w:val="center"/>
        </w:trPr>
        <w:tc>
          <w:tcPr>
            <w:tcW w:w="1604" w:type="pct"/>
            <w:shd w:val="clear" w:color="auto" w:fill="auto"/>
          </w:tcPr>
          <w:p w14:paraId="203CB44B"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396" w:type="pct"/>
            <w:shd w:val="clear" w:color="auto" w:fill="auto"/>
          </w:tcPr>
          <w:p w14:paraId="53DD51E0"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w:t>
            </w:r>
          </w:p>
        </w:tc>
      </w:tr>
      <w:tr w:rsidR="006B4547" w:rsidRPr="006B4547" w14:paraId="74DFD094" w14:textId="77777777" w:rsidTr="00FE24EA">
        <w:trPr>
          <w:cantSplit/>
          <w:jc w:val="center"/>
        </w:trPr>
        <w:tc>
          <w:tcPr>
            <w:tcW w:w="1604" w:type="pct"/>
            <w:shd w:val="clear" w:color="auto" w:fill="auto"/>
          </w:tcPr>
          <w:p w14:paraId="0ABBEF49"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396" w:type="pct"/>
            <w:shd w:val="clear" w:color="auto" w:fill="auto"/>
          </w:tcPr>
          <w:p w14:paraId="66D78395"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r w:rsidR="006B4547" w:rsidRPr="006B4547" w14:paraId="680D43BE" w14:textId="77777777" w:rsidTr="00FE24EA">
        <w:trPr>
          <w:cantSplit/>
          <w:jc w:val="center"/>
        </w:trPr>
        <w:tc>
          <w:tcPr>
            <w:tcW w:w="1604" w:type="pct"/>
            <w:shd w:val="clear" w:color="auto" w:fill="auto"/>
          </w:tcPr>
          <w:p w14:paraId="4951BBB8"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396" w:type="pct"/>
            <w:shd w:val="clear" w:color="auto" w:fill="auto"/>
          </w:tcPr>
          <w:p w14:paraId="5F9B68B8"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Details of the salary paid to the employees can be verified with vouchers and bank documents.</w:t>
            </w:r>
          </w:p>
        </w:tc>
      </w:tr>
    </w:tbl>
    <w:p w14:paraId="5FECB540" w14:textId="77777777" w:rsidR="00F13DE6" w:rsidRDefault="00F13DE6" w:rsidP="00F13DE6">
      <w:pPr>
        <w:spacing w:line="240" w:lineRule="auto"/>
        <w:jc w:val="both"/>
        <w:rPr>
          <w:rFonts w:eastAsia="MS Mincho" w:cs="Arial"/>
          <w:b/>
          <w:color w:val="auto"/>
          <w:lang w:val="en-GB" w:eastAsia="de-DE"/>
          <w14:cntxtAlts w14:val="0"/>
        </w:rPr>
      </w:pPr>
    </w:p>
    <w:p w14:paraId="16F2414D" w14:textId="77777777" w:rsidR="006B4547" w:rsidRPr="006B4547" w:rsidRDefault="00FE24EA" w:rsidP="00F13DE6">
      <w:pPr>
        <w:spacing w:line="240" w:lineRule="auto"/>
        <w:jc w:val="both"/>
        <w:rPr>
          <w:rFonts w:eastAsia="MS Mincho" w:cs="Times New Roman"/>
          <w:color w:val="auto"/>
          <w:szCs w:val="20"/>
          <w:lang w:val="en-GB" w:eastAsia="de-DE"/>
          <w14:cntxtAlts w14:val="0"/>
        </w:rPr>
      </w:pPr>
      <w:r>
        <w:rPr>
          <w:rFonts w:eastAsia="MS Mincho" w:cs="Arial"/>
          <w:b/>
          <w:color w:val="auto"/>
          <w:lang w:val="en-GB" w:eastAsia="de-DE"/>
          <w14:cntxtAlts w14:val="0"/>
        </w:rPr>
        <w:t>Table 27</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3160"/>
        <w:gridCol w:w="6469"/>
      </w:tblGrid>
      <w:tr w:rsidR="006B4547" w:rsidRPr="006B4547" w14:paraId="7A82C735" w14:textId="77777777" w:rsidTr="00B970BC">
        <w:trPr>
          <w:cantSplit/>
          <w:jc w:val="center"/>
        </w:trPr>
        <w:tc>
          <w:tcPr>
            <w:tcW w:w="1641" w:type="pct"/>
            <w:shd w:val="clear" w:color="auto" w:fill="auto"/>
          </w:tcPr>
          <w:p w14:paraId="66BFF3C6"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Indicator/Safeguarding Principle</w:t>
            </w:r>
          </w:p>
        </w:tc>
        <w:tc>
          <w:tcPr>
            <w:tcW w:w="3359" w:type="pct"/>
            <w:shd w:val="clear" w:color="auto" w:fill="auto"/>
          </w:tcPr>
          <w:p w14:paraId="6CF7D3BC"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SDG 3</w:t>
            </w:r>
          </w:p>
        </w:tc>
      </w:tr>
      <w:tr w:rsidR="006B4547" w:rsidRPr="006B4547" w14:paraId="13DD459C" w14:textId="77777777" w:rsidTr="00B970BC">
        <w:trPr>
          <w:cantSplit/>
          <w:jc w:val="center"/>
        </w:trPr>
        <w:tc>
          <w:tcPr>
            <w:tcW w:w="1641" w:type="pct"/>
            <w:shd w:val="clear" w:color="auto" w:fill="auto"/>
          </w:tcPr>
          <w:p w14:paraId="06213C76"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359" w:type="pct"/>
            <w:shd w:val="clear" w:color="auto" w:fill="auto"/>
          </w:tcPr>
          <w:p w14:paraId="44192640"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MS Mincho" w:cs="Times New Roman"/>
                <w:color w:val="auto"/>
                <w:szCs w:val="20"/>
                <w:lang w:val="en-GB" w:eastAsia="de-DE"/>
                <w14:cntxtAlts w14:val="0"/>
              </w:rPr>
              <w:t>Good Health and Well Being</w:t>
            </w:r>
          </w:p>
        </w:tc>
      </w:tr>
      <w:tr w:rsidR="006B4547" w:rsidRPr="006B4547" w14:paraId="45ADB0B1" w14:textId="77777777" w:rsidTr="00B970BC">
        <w:trPr>
          <w:cantSplit/>
          <w:jc w:val="center"/>
        </w:trPr>
        <w:tc>
          <w:tcPr>
            <w:tcW w:w="1641" w:type="pct"/>
            <w:shd w:val="clear" w:color="auto" w:fill="auto"/>
          </w:tcPr>
          <w:p w14:paraId="2AC43BC7"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359" w:type="pct"/>
            <w:shd w:val="clear" w:color="auto" w:fill="auto"/>
          </w:tcPr>
          <w:p w14:paraId="45360D6C"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r w:rsidR="006B4547" w:rsidRPr="006B4547" w14:paraId="4EB12EEE" w14:textId="77777777" w:rsidTr="00B970BC">
        <w:trPr>
          <w:cantSplit/>
          <w:jc w:val="center"/>
        </w:trPr>
        <w:tc>
          <w:tcPr>
            <w:tcW w:w="1641" w:type="pct"/>
            <w:shd w:val="clear" w:color="auto" w:fill="auto"/>
          </w:tcPr>
          <w:p w14:paraId="33604294"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359" w:type="pct"/>
            <w:shd w:val="clear" w:color="auto" w:fill="auto"/>
          </w:tcPr>
          <w:p w14:paraId="0EE6FE29"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Improvement in the health conditions of the communities in and around the plant.</w:t>
            </w:r>
          </w:p>
        </w:tc>
      </w:tr>
      <w:tr w:rsidR="00B970BC" w:rsidRPr="006B4547" w14:paraId="148B486B" w14:textId="77777777" w:rsidTr="00B970BC">
        <w:trPr>
          <w:cantSplit/>
          <w:jc w:val="center"/>
        </w:trPr>
        <w:tc>
          <w:tcPr>
            <w:tcW w:w="1641" w:type="pct"/>
            <w:shd w:val="clear" w:color="auto" w:fill="auto"/>
          </w:tcPr>
          <w:p w14:paraId="7E623799" w14:textId="77777777" w:rsidR="00B970BC" w:rsidRPr="006B4547" w:rsidRDefault="00B970BC" w:rsidP="00B970BC">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359" w:type="pct"/>
            <w:shd w:val="clear" w:color="auto" w:fill="auto"/>
          </w:tcPr>
          <w:p w14:paraId="18FBF24E" w14:textId="3454CB2D" w:rsidR="00B970BC" w:rsidRPr="00B970BC" w:rsidRDefault="00B970BC" w:rsidP="00B970BC">
            <w:pPr>
              <w:spacing w:after="0" w:line="240" w:lineRule="auto"/>
              <w:contextualSpacing w:val="0"/>
              <w:jc w:val="both"/>
              <w:rPr>
                <w:rFonts w:asciiTheme="minorHAnsi" w:eastAsia="Times New Roman" w:hAnsiTheme="minorHAnsi" w:cs="Times New Roman"/>
                <w:color w:val="auto"/>
                <w:szCs w:val="20"/>
                <w:lang w:val="en-GB" w:eastAsia="de-DE"/>
                <w14:cntxtAlts w14:val="0"/>
              </w:rPr>
            </w:pPr>
            <w:r>
              <w:rPr>
                <w:rFonts w:asciiTheme="minorHAnsi" w:hAnsiTheme="minorHAnsi"/>
              </w:rPr>
              <w:t>Survey details</w:t>
            </w:r>
          </w:p>
        </w:tc>
      </w:tr>
      <w:tr w:rsidR="006B4547" w:rsidRPr="006B4547" w14:paraId="06A9B211" w14:textId="77777777" w:rsidTr="00B970BC">
        <w:trPr>
          <w:cantSplit/>
          <w:jc w:val="center"/>
        </w:trPr>
        <w:tc>
          <w:tcPr>
            <w:tcW w:w="1641" w:type="pct"/>
            <w:shd w:val="clear" w:color="auto" w:fill="auto"/>
          </w:tcPr>
          <w:p w14:paraId="3E65FF8C"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359" w:type="pct"/>
            <w:shd w:val="clear" w:color="auto" w:fill="auto"/>
          </w:tcPr>
          <w:p w14:paraId="6A096D0E" w14:textId="7ACAF0EE" w:rsidR="006B4547" w:rsidRPr="006B4547" w:rsidRDefault="00B970BC" w:rsidP="006B4547">
            <w:pPr>
              <w:spacing w:after="0" w:line="240" w:lineRule="auto"/>
              <w:contextualSpacing w:val="0"/>
              <w:jc w:val="both"/>
              <w:rPr>
                <w:rFonts w:eastAsia="Times New Roman" w:cs="Times New Roman"/>
                <w:color w:val="auto"/>
                <w:szCs w:val="20"/>
                <w:lang w:val="en-GB" w:eastAsia="de-DE"/>
                <w14:cntxtAlts w14:val="0"/>
              </w:rPr>
            </w:pPr>
            <w:r>
              <w:rPr>
                <w:rFonts w:eastAsia="Times New Roman" w:cs="Times New Roman"/>
                <w:color w:val="auto"/>
                <w:szCs w:val="20"/>
                <w:lang w:val="en-GB" w:eastAsia="de-DE"/>
                <w14:cntxtAlts w14:val="0"/>
              </w:rPr>
              <w:t>-</w:t>
            </w:r>
            <w:r w:rsidR="007C14DB">
              <w:rPr>
                <w:rFonts w:eastAsia="Times New Roman" w:cs="Times New Roman"/>
                <w:color w:val="auto"/>
                <w:szCs w:val="20"/>
                <w:lang w:val="en-GB" w:eastAsia="de-DE"/>
                <w14:cntxtAlts w14:val="0"/>
              </w:rPr>
              <w:t xml:space="preserve"> </w:t>
            </w:r>
            <w:r w:rsidR="006B4547" w:rsidRPr="006B4547">
              <w:rPr>
                <w:rFonts w:eastAsia="Times New Roman" w:cs="Times New Roman"/>
                <w:color w:val="auto"/>
                <w:szCs w:val="20"/>
                <w:lang w:val="en-GB" w:eastAsia="de-DE"/>
                <w14:cntxtAlts w14:val="0"/>
              </w:rPr>
              <w:t xml:space="preserve"> </w:t>
            </w:r>
          </w:p>
        </w:tc>
      </w:tr>
      <w:tr w:rsidR="00B970BC" w:rsidRPr="006B4547" w14:paraId="6BE0966F" w14:textId="77777777" w:rsidTr="00B970BC">
        <w:trPr>
          <w:cantSplit/>
          <w:jc w:val="center"/>
        </w:trPr>
        <w:tc>
          <w:tcPr>
            <w:tcW w:w="1641" w:type="pct"/>
            <w:shd w:val="clear" w:color="auto" w:fill="auto"/>
          </w:tcPr>
          <w:p w14:paraId="3720F2F2" w14:textId="77777777" w:rsidR="00B970BC" w:rsidRPr="006B4547" w:rsidRDefault="00B970BC" w:rsidP="00B970BC">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359" w:type="pct"/>
            <w:shd w:val="clear" w:color="auto" w:fill="auto"/>
          </w:tcPr>
          <w:p w14:paraId="0614ED4F" w14:textId="4AABAE87" w:rsidR="00B970BC" w:rsidRPr="00B970BC" w:rsidRDefault="00B970BC" w:rsidP="00B970BC">
            <w:pPr>
              <w:spacing w:after="0" w:line="240" w:lineRule="auto"/>
              <w:contextualSpacing w:val="0"/>
              <w:jc w:val="both"/>
              <w:rPr>
                <w:rFonts w:asciiTheme="minorHAnsi" w:eastAsia="Times New Roman" w:hAnsiTheme="minorHAnsi" w:cs="Times New Roman"/>
                <w:color w:val="auto"/>
                <w:szCs w:val="22"/>
                <w:lang w:val="en-GB" w:eastAsia="de-DE"/>
                <w14:cntxtAlts w14:val="0"/>
              </w:rPr>
            </w:pPr>
            <w:r w:rsidRPr="00B970BC">
              <w:rPr>
                <w:rFonts w:asciiTheme="minorHAnsi" w:hAnsiTheme="minorHAnsi"/>
                <w:szCs w:val="22"/>
              </w:rPr>
              <w:t>Annually a sample survey will be conducted to see how the health conditions are improved in the region. Also Doctors from nearby hospitals will be consulted to verify the same.</w:t>
            </w:r>
          </w:p>
        </w:tc>
      </w:tr>
      <w:tr w:rsidR="00B970BC" w:rsidRPr="006B4547" w14:paraId="5A755102" w14:textId="77777777" w:rsidTr="00B970BC">
        <w:trPr>
          <w:cantSplit/>
          <w:jc w:val="center"/>
        </w:trPr>
        <w:tc>
          <w:tcPr>
            <w:tcW w:w="1641" w:type="pct"/>
            <w:shd w:val="clear" w:color="auto" w:fill="auto"/>
          </w:tcPr>
          <w:p w14:paraId="21F81D02" w14:textId="77777777" w:rsidR="00B970BC" w:rsidRPr="006B4547" w:rsidRDefault="00B970BC" w:rsidP="00B970BC">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359" w:type="pct"/>
            <w:shd w:val="clear" w:color="auto" w:fill="auto"/>
          </w:tcPr>
          <w:p w14:paraId="467D92CB" w14:textId="77777777" w:rsidR="00B970BC" w:rsidRPr="006B4547" w:rsidRDefault="00B970BC" w:rsidP="00B970BC">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Annual</w:t>
            </w:r>
          </w:p>
        </w:tc>
      </w:tr>
      <w:tr w:rsidR="00B970BC" w:rsidRPr="006B4547" w14:paraId="1FF0ED62" w14:textId="77777777" w:rsidTr="00B970BC">
        <w:trPr>
          <w:cantSplit/>
          <w:jc w:val="center"/>
        </w:trPr>
        <w:tc>
          <w:tcPr>
            <w:tcW w:w="1641" w:type="pct"/>
            <w:shd w:val="clear" w:color="auto" w:fill="auto"/>
          </w:tcPr>
          <w:p w14:paraId="61B19CB5" w14:textId="77777777" w:rsidR="00B970BC" w:rsidRPr="006B4547" w:rsidRDefault="00B970BC" w:rsidP="00B970BC">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359" w:type="pct"/>
            <w:shd w:val="clear" w:color="auto" w:fill="auto"/>
          </w:tcPr>
          <w:p w14:paraId="75D5A391" w14:textId="1C94E8C1" w:rsidR="00B970BC" w:rsidRPr="00B970BC" w:rsidRDefault="00B970BC" w:rsidP="00B970BC">
            <w:pPr>
              <w:spacing w:after="0" w:line="240" w:lineRule="auto"/>
              <w:contextualSpacing w:val="0"/>
              <w:jc w:val="both"/>
              <w:rPr>
                <w:rFonts w:asciiTheme="minorHAnsi" w:eastAsia="Times New Roman" w:hAnsiTheme="minorHAnsi" w:cs="Times New Roman"/>
                <w:color w:val="auto"/>
                <w:szCs w:val="22"/>
                <w:lang w:val="en-GB" w:eastAsia="de-DE"/>
                <w14:cntxtAlts w14:val="0"/>
              </w:rPr>
            </w:pPr>
            <w:r w:rsidRPr="00B970BC">
              <w:rPr>
                <w:rFonts w:asciiTheme="minorHAnsi" w:hAnsiTheme="minorHAnsi"/>
                <w:szCs w:val="22"/>
              </w:rPr>
              <w:t>A survey team with the relevant experience will be formed to conduct the survey and the sample size is determined with the latest available guidelines.</w:t>
            </w:r>
          </w:p>
        </w:tc>
      </w:tr>
      <w:tr w:rsidR="00B970BC" w:rsidRPr="006B4547" w14:paraId="43B05ADF" w14:textId="77777777" w:rsidTr="00B970BC">
        <w:trPr>
          <w:cantSplit/>
          <w:jc w:val="center"/>
        </w:trPr>
        <w:tc>
          <w:tcPr>
            <w:tcW w:w="1641" w:type="pct"/>
            <w:shd w:val="clear" w:color="auto" w:fill="auto"/>
          </w:tcPr>
          <w:p w14:paraId="78CF9E3E" w14:textId="77777777" w:rsidR="00B970BC" w:rsidRPr="006B4547" w:rsidRDefault="00B970BC" w:rsidP="00B970BC">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359" w:type="pct"/>
            <w:shd w:val="clear" w:color="auto" w:fill="auto"/>
          </w:tcPr>
          <w:p w14:paraId="4FF6A1F7" w14:textId="77777777" w:rsidR="00B970BC" w:rsidRPr="006B4547" w:rsidRDefault="00B970BC" w:rsidP="00B970BC">
            <w:pPr>
              <w:tabs>
                <w:tab w:val="left" w:pos="1050"/>
              </w:tabs>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r w:rsidR="00B970BC" w:rsidRPr="006B4547" w14:paraId="7AE85142" w14:textId="77777777" w:rsidTr="00B970BC">
        <w:trPr>
          <w:cantSplit/>
          <w:jc w:val="center"/>
        </w:trPr>
        <w:tc>
          <w:tcPr>
            <w:tcW w:w="1641" w:type="pct"/>
            <w:shd w:val="clear" w:color="auto" w:fill="auto"/>
          </w:tcPr>
          <w:p w14:paraId="5F9AE431" w14:textId="77777777" w:rsidR="00B970BC" w:rsidRPr="006B4547" w:rsidRDefault="00B970BC" w:rsidP="00B970BC">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359" w:type="pct"/>
            <w:shd w:val="clear" w:color="auto" w:fill="auto"/>
          </w:tcPr>
          <w:p w14:paraId="54311B12" w14:textId="77777777" w:rsidR="00B970BC" w:rsidRPr="006B4547" w:rsidRDefault="00B970BC" w:rsidP="00B970BC">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bl>
    <w:p w14:paraId="3D825B5F" w14:textId="77777777" w:rsidR="00F13DE6" w:rsidRDefault="00F13DE6" w:rsidP="00F13DE6">
      <w:pPr>
        <w:spacing w:line="240" w:lineRule="auto"/>
        <w:jc w:val="both"/>
        <w:rPr>
          <w:rFonts w:eastAsia="MS Mincho" w:cs="Arial"/>
          <w:b/>
          <w:color w:val="auto"/>
          <w:lang w:val="en-GB" w:eastAsia="de-DE"/>
          <w14:cntxtAlts w14:val="0"/>
        </w:rPr>
      </w:pPr>
    </w:p>
    <w:p w14:paraId="6C4480DC" w14:textId="77777777" w:rsidR="007C14DB" w:rsidRDefault="007C14DB" w:rsidP="00F13DE6">
      <w:pPr>
        <w:spacing w:line="240" w:lineRule="auto"/>
        <w:jc w:val="both"/>
        <w:rPr>
          <w:rFonts w:eastAsia="MS Mincho" w:cs="Arial"/>
          <w:b/>
          <w:color w:val="auto"/>
          <w:lang w:val="en-GB" w:eastAsia="de-DE"/>
          <w14:cntxtAlts w14:val="0"/>
        </w:rPr>
      </w:pPr>
    </w:p>
    <w:p w14:paraId="5FB82DFF" w14:textId="77777777" w:rsidR="007C14DB" w:rsidRDefault="007C14DB" w:rsidP="00F13DE6">
      <w:pPr>
        <w:spacing w:line="240" w:lineRule="auto"/>
        <w:jc w:val="both"/>
        <w:rPr>
          <w:rFonts w:eastAsia="MS Mincho" w:cs="Arial"/>
          <w:b/>
          <w:color w:val="auto"/>
          <w:lang w:val="en-GB" w:eastAsia="de-DE"/>
          <w14:cntxtAlts w14:val="0"/>
        </w:rPr>
      </w:pPr>
    </w:p>
    <w:p w14:paraId="47C8BD7F" w14:textId="77777777" w:rsidR="007C14DB" w:rsidRDefault="007C14DB" w:rsidP="00F13DE6">
      <w:pPr>
        <w:spacing w:line="240" w:lineRule="auto"/>
        <w:jc w:val="both"/>
        <w:rPr>
          <w:rFonts w:eastAsia="MS Mincho" w:cs="Arial"/>
          <w:b/>
          <w:color w:val="auto"/>
          <w:lang w:val="en-GB" w:eastAsia="de-DE"/>
          <w14:cntxtAlts w14:val="0"/>
        </w:rPr>
      </w:pPr>
    </w:p>
    <w:p w14:paraId="4CF811DE" w14:textId="37C97CE2" w:rsidR="006B4547" w:rsidRPr="006B4547" w:rsidRDefault="00FE24EA" w:rsidP="00F13DE6">
      <w:pPr>
        <w:spacing w:line="240" w:lineRule="auto"/>
        <w:jc w:val="both"/>
        <w:rPr>
          <w:rFonts w:eastAsia="MS Mincho" w:cs="Times New Roman"/>
          <w:color w:val="auto"/>
          <w:szCs w:val="20"/>
          <w:lang w:val="en-GB" w:eastAsia="de-DE"/>
          <w14:cntxtAlts w14:val="0"/>
        </w:rPr>
      </w:pPr>
      <w:r>
        <w:rPr>
          <w:rFonts w:eastAsia="MS Mincho" w:cs="Arial"/>
          <w:b/>
          <w:color w:val="auto"/>
          <w:lang w:val="en-GB" w:eastAsia="de-DE"/>
          <w14:cntxtAlts w14:val="0"/>
        </w:rPr>
        <w:lastRenderedPageBreak/>
        <w:t>Table 2</w:t>
      </w:r>
      <w:r w:rsidR="00AA7AAC">
        <w:rPr>
          <w:rFonts w:eastAsia="MS Mincho" w:cs="Arial"/>
          <w:b/>
          <w:color w:val="auto"/>
          <w:lang w:val="en-GB" w:eastAsia="de-DE"/>
          <w14:cntxtAlts w14:val="0"/>
        </w:rPr>
        <w:t>8</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3160"/>
        <w:gridCol w:w="6469"/>
      </w:tblGrid>
      <w:tr w:rsidR="006B4547" w:rsidRPr="006B4547" w14:paraId="5BE0D1A3" w14:textId="77777777" w:rsidTr="00041155">
        <w:trPr>
          <w:cantSplit/>
          <w:jc w:val="center"/>
        </w:trPr>
        <w:tc>
          <w:tcPr>
            <w:tcW w:w="1641" w:type="pct"/>
            <w:shd w:val="clear" w:color="auto" w:fill="auto"/>
          </w:tcPr>
          <w:p w14:paraId="63D260FD"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Indicator/Safeguarding Principle</w:t>
            </w:r>
          </w:p>
        </w:tc>
        <w:tc>
          <w:tcPr>
            <w:tcW w:w="3359" w:type="pct"/>
            <w:shd w:val="clear" w:color="auto" w:fill="auto"/>
          </w:tcPr>
          <w:p w14:paraId="18DFC6F8"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SDG 6</w:t>
            </w:r>
          </w:p>
        </w:tc>
      </w:tr>
      <w:tr w:rsidR="006B4547" w:rsidRPr="006B4547" w14:paraId="6D16A5E0" w14:textId="77777777" w:rsidTr="00041155">
        <w:trPr>
          <w:cantSplit/>
          <w:jc w:val="center"/>
        </w:trPr>
        <w:tc>
          <w:tcPr>
            <w:tcW w:w="1641" w:type="pct"/>
            <w:shd w:val="clear" w:color="auto" w:fill="auto"/>
          </w:tcPr>
          <w:p w14:paraId="5AD7473C"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359" w:type="pct"/>
            <w:shd w:val="clear" w:color="auto" w:fill="auto"/>
          </w:tcPr>
          <w:p w14:paraId="0FD4ADA7" w14:textId="77777777" w:rsidR="006B4547" w:rsidRPr="00041155" w:rsidRDefault="006B4547" w:rsidP="006B4547">
            <w:pPr>
              <w:spacing w:after="0" w:line="240" w:lineRule="auto"/>
              <w:contextualSpacing w:val="0"/>
              <w:jc w:val="both"/>
              <w:rPr>
                <w:rFonts w:asciiTheme="minorHAnsi" w:eastAsia="Times New Roman" w:hAnsiTheme="minorHAnsi" w:cs="Times New Roman"/>
                <w:color w:val="auto"/>
                <w:szCs w:val="20"/>
                <w:lang w:val="en-GB" w:eastAsia="de-DE"/>
                <w14:cntxtAlts w14:val="0"/>
              </w:rPr>
            </w:pPr>
            <w:r w:rsidRPr="00041155">
              <w:rPr>
                <w:rFonts w:asciiTheme="minorHAnsi" w:eastAsia="MS Mincho" w:hAnsiTheme="minorHAnsi" w:cs="Times New Roman"/>
                <w:color w:val="auto"/>
                <w:szCs w:val="20"/>
                <w:lang w:val="en-GB" w:eastAsia="de-DE"/>
                <w14:cntxtAlts w14:val="0"/>
              </w:rPr>
              <w:t>Clean Water and Sanitation</w:t>
            </w:r>
          </w:p>
        </w:tc>
      </w:tr>
      <w:tr w:rsidR="006B4547" w:rsidRPr="006B4547" w14:paraId="56985603" w14:textId="77777777" w:rsidTr="00041155">
        <w:trPr>
          <w:cantSplit/>
          <w:jc w:val="center"/>
        </w:trPr>
        <w:tc>
          <w:tcPr>
            <w:tcW w:w="1641" w:type="pct"/>
            <w:shd w:val="clear" w:color="auto" w:fill="auto"/>
          </w:tcPr>
          <w:p w14:paraId="18E663C9"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359" w:type="pct"/>
            <w:shd w:val="clear" w:color="auto" w:fill="auto"/>
          </w:tcPr>
          <w:p w14:paraId="598ECE97" w14:textId="77777777" w:rsidR="006B4547" w:rsidRPr="00041155" w:rsidRDefault="006B4547" w:rsidP="006B4547">
            <w:pPr>
              <w:spacing w:after="0" w:line="240" w:lineRule="auto"/>
              <w:contextualSpacing w:val="0"/>
              <w:jc w:val="both"/>
              <w:rPr>
                <w:rFonts w:asciiTheme="minorHAnsi" w:eastAsia="Times New Roman" w:hAnsiTheme="minorHAnsi" w:cs="Times New Roman"/>
                <w:color w:val="auto"/>
                <w:szCs w:val="20"/>
                <w:lang w:val="en-GB" w:eastAsia="de-DE"/>
                <w14:cntxtAlts w14:val="0"/>
              </w:rPr>
            </w:pPr>
            <w:r w:rsidRPr="00041155">
              <w:rPr>
                <w:rFonts w:asciiTheme="minorHAnsi" w:eastAsia="Times New Roman" w:hAnsiTheme="minorHAnsi" w:cs="Times New Roman"/>
                <w:color w:val="auto"/>
                <w:szCs w:val="20"/>
                <w:lang w:val="en-GB" w:eastAsia="de-DE"/>
                <w14:cntxtAlts w14:val="0"/>
              </w:rPr>
              <w:t>NA</w:t>
            </w:r>
          </w:p>
        </w:tc>
      </w:tr>
      <w:tr w:rsidR="00041155" w:rsidRPr="006B4547" w14:paraId="4B121D79" w14:textId="77777777" w:rsidTr="00041155">
        <w:trPr>
          <w:cantSplit/>
          <w:jc w:val="center"/>
        </w:trPr>
        <w:tc>
          <w:tcPr>
            <w:tcW w:w="1641" w:type="pct"/>
            <w:shd w:val="clear" w:color="auto" w:fill="auto"/>
          </w:tcPr>
          <w:p w14:paraId="2D28A528" w14:textId="77777777" w:rsidR="00041155" w:rsidRPr="006B4547" w:rsidRDefault="00041155" w:rsidP="00041155">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359" w:type="pct"/>
            <w:shd w:val="clear" w:color="auto" w:fill="auto"/>
          </w:tcPr>
          <w:p w14:paraId="0B54B0DF" w14:textId="32ECDC96" w:rsidR="00041155" w:rsidRPr="00041155" w:rsidRDefault="00041155" w:rsidP="00041155">
            <w:pPr>
              <w:spacing w:after="0" w:line="240" w:lineRule="auto"/>
              <w:contextualSpacing w:val="0"/>
              <w:jc w:val="both"/>
              <w:rPr>
                <w:rFonts w:asciiTheme="minorHAnsi" w:eastAsia="Times New Roman" w:hAnsiTheme="minorHAnsi" w:cs="Times New Roman"/>
                <w:color w:val="auto"/>
                <w:szCs w:val="20"/>
                <w:lang w:val="en-GB" w:eastAsia="de-DE"/>
                <w14:cntxtAlts w14:val="0"/>
              </w:rPr>
            </w:pPr>
            <w:r w:rsidRPr="00041155">
              <w:rPr>
                <w:rFonts w:asciiTheme="minorHAnsi" w:hAnsiTheme="minorHAnsi"/>
              </w:rPr>
              <w:t>Improvement in the clean water availability and sanitation facilities.</w:t>
            </w:r>
          </w:p>
        </w:tc>
      </w:tr>
      <w:tr w:rsidR="00041155" w:rsidRPr="006B4547" w14:paraId="497ED498" w14:textId="77777777" w:rsidTr="00041155">
        <w:trPr>
          <w:cantSplit/>
          <w:jc w:val="center"/>
        </w:trPr>
        <w:tc>
          <w:tcPr>
            <w:tcW w:w="1641" w:type="pct"/>
            <w:shd w:val="clear" w:color="auto" w:fill="auto"/>
          </w:tcPr>
          <w:p w14:paraId="11018938" w14:textId="77777777" w:rsidR="00041155" w:rsidRPr="006B4547" w:rsidRDefault="00041155" w:rsidP="00041155">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359" w:type="pct"/>
            <w:shd w:val="clear" w:color="auto" w:fill="auto"/>
          </w:tcPr>
          <w:p w14:paraId="02F9F028" w14:textId="1D56AF33" w:rsidR="00041155" w:rsidRPr="00041155" w:rsidRDefault="00041155" w:rsidP="00041155">
            <w:pPr>
              <w:spacing w:after="0" w:line="240" w:lineRule="auto"/>
              <w:contextualSpacing w:val="0"/>
              <w:jc w:val="both"/>
              <w:rPr>
                <w:rFonts w:asciiTheme="minorHAnsi" w:eastAsia="Times New Roman" w:hAnsiTheme="minorHAnsi" w:cs="Times New Roman"/>
                <w:color w:val="auto"/>
                <w:szCs w:val="20"/>
                <w:lang w:val="en-GB" w:eastAsia="de-DE"/>
                <w14:cntxtAlts w14:val="0"/>
              </w:rPr>
            </w:pPr>
            <w:r w:rsidRPr="00041155">
              <w:rPr>
                <w:rFonts w:asciiTheme="minorHAnsi" w:eastAsia="Times New Roman" w:hAnsiTheme="minorHAnsi" w:cs="Times New Roman"/>
                <w:color w:val="auto"/>
                <w:szCs w:val="20"/>
                <w:lang w:val="en-GB" w:eastAsia="de-DE"/>
                <w14:cntxtAlts w14:val="0"/>
              </w:rPr>
              <w:t>Survey results and Lab certificates</w:t>
            </w:r>
          </w:p>
        </w:tc>
      </w:tr>
      <w:tr w:rsidR="00041155" w:rsidRPr="006B4547" w14:paraId="7AF599A3" w14:textId="77777777" w:rsidTr="00041155">
        <w:trPr>
          <w:cantSplit/>
          <w:jc w:val="center"/>
        </w:trPr>
        <w:tc>
          <w:tcPr>
            <w:tcW w:w="1641" w:type="pct"/>
            <w:shd w:val="clear" w:color="auto" w:fill="auto"/>
          </w:tcPr>
          <w:p w14:paraId="21AEAF8D" w14:textId="77777777" w:rsidR="00041155" w:rsidRPr="006B4547" w:rsidRDefault="00041155" w:rsidP="00041155">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359" w:type="pct"/>
            <w:shd w:val="clear" w:color="auto" w:fill="auto"/>
          </w:tcPr>
          <w:p w14:paraId="45918705" w14:textId="1497E3DB" w:rsidR="00041155" w:rsidRPr="00041155" w:rsidRDefault="00041155" w:rsidP="00041155">
            <w:pPr>
              <w:spacing w:after="0" w:line="240" w:lineRule="auto"/>
              <w:contextualSpacing w:val="0"/>
              <w:jc w:val="both"/>
              <w:rPr>
                <w:rFonts w:asciiTheme="minorHAnsi" w:eastAsia="Times New Roman" w:hAnsiTheme="minorHAnsi" w:cs="Times New Roman"/>
                <w:color w:val="auto"/>
                <w:szCs w:val="20"/>
                <w:lang w:val="en-GB" w:eastAsia="de-DE"/>
                <w14:cntxtAlts w14:val="0"/>
              </w:rPr>
            </w:pPr>
            <w:r w:rsidRPr="00041155">
              <w:rPr>
                <w:rFonts w:asciiTheme="minorHAnsi" w:eastAsia="Times New Roman" w:hAnsiTheme="minorHAnsi" w:cs="Times New Roman"/>
                <w:color w:val="auto"/>
                <w:szCs w:val="20"/>
                <w:lang w:val="en-GB" w:eastAsia="de-DE"/>
                <w14:cntxtAlts w14:val="0"/>
              </w:rPr>
              <w:t xml:space="preserve">- </w:t>
            </w:r>
            <w:r w:rsidRPr="00041155" w:rsidDel="00413065">
              <w:rPr>
                <w:rFonts w:asciiTheme="minorHAnsi" w:eastAsia="Times New Roman" w:hAnsiTheme="minorHAnsi" w:cs="Times New Roman"/>
                <w:color w:val="auto"/>
                <w:szCs w:val="20"/>
                <w:lang w:val="en-GB" w:eastAsia="de-DE"/>
                <w14:cntxtAlts w14:val="0"/>
              </w:rPr>
              <w:t xml:space="preserve"> </w:t>
            </w:r>
          </w:p>
        </w:tc>
      </w:tr>
      <w:tr w:rsidR="00041155" w:rsidRPr="006B4547" w14:paraId="210A1281" w14:textId="77777777" w:rsidTr="00041155">
        <w:trPr>
          <w:cantSplit/>
          <w:jc w:val="center"/>
        </w:trPr>
        <w:tc>
          <w:tcPr>
            <w:tcW w:w="1641" w:type="pct"/>
            <w:shd w:val="clear" w:color="auto" w:fill="auto"/>
          </w:tcPr>
          <w:p w14:paraId="3B1405B7" w14:textId="77777777" w:rsidR="00041155" w:rsidRPr="006B4547" w:rsidRDefault="00041155" w:rsidP="00041155">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359" w:type="pct"/>
            <w:shd w:val="clear" w:color="auto" w:fill="auto"/>
          </w:tcPr>
          <w:p w14:paraId="0D55896E" w14:textId="77777777" w:rsidR="00041155" w:rsidRPr="00041155" w:rsidRDefault="00041155" w:rsidP="00041155">
            <w:pPr>
              <w:spacing w:after="0" w:line="240" w:lineRule="auto"/>
              <w:contextualSpacing w:val="0"/>
              <w:jc w:val="both"/>
              <w:rPr>
                <w:rFonts w:asciiTheme="minorHAnsi" w:eastAsia="Times New Roman" w:hAnsiTheme="minorHAnsi" w:cs="Times New Roman"/>
                <w:color w:val="auto"/>
                <w:szCs w:val="20"/>
                <w:lang w:val="en-GB" w:eastAsia="de-DE"/>
                <w14:cntxtAlts w14:val="0"/>
              </w:rPr>
            </w:pPr>
            <w:r w:rsidRPr="00041155">
              <w:rPr>
                <w:rFonts w:asciiTheme="minorHAnsi" w:eastAsia="Times New Roman" w:hAnsiTheme="minorHAnsi" w:cs="Times New Roman"/>
                <w:color w:val="auto"/>
                <w:szCs w:val="20"/>
                <w:lang w:val="en-GB" w:eastAsia="de-DE"/>
                <w14:cntxtAlts w14:val="0"/>
              </w:rPr>
              <w:t>Annually a sample survey will be conducted to see how the status of clean water availability and sanitation facilities are improved in the region.</w:t>
            </w:r>
          </w:p>
          <w:p w14:paraId="574584F2" w14:textId="2585F26A" w:rsidR="00041155" w:rsidRPr="00041155" w:rsidRDefault="00041155" w:rsidP="00041155">
            <w:pPr>
              <w:spacing w:after="0" w:line="240" w:lineRule="auto"/>
              <w:contextualSpacing w:val="0"/>
              <w:jc w:val="both"/>
              <w:rPr>
                <w:rFonts w:asciiTheme="minorHAnsi" w:eastAsia="Times New Roman" w:hAnsiTheme="minorHAnsi" w:cs="Times New Roman"/>
                <w:color w:val="auto"/>
                <w:szCs w:val="20"/>
                <w:lang w:val="en-GB" w:eastAsia="de-DE"/>
                <w14:cntxtAlts w14:val="0"/>
              </w:rPr>
            </w:pPr>
            <w:r w:rsidRPr="00041155">
              <w:rPr>
                <w:rFonts w:asciiTheme="minorHAnsi" w:eastAsia="Times New Roman" w:hAnsiTheme="minorHAnsi" w:cs="Times New Roman"/>
                <w:color w:val="auto"/>
                <w:szCs w:val="20"/>
                <w:lang w:val="en-GB" w:eastAsia="de-DE"/>
                <w14:cntxtAlts w14:val="0"/>
              </w:rPr>
              <w:t>Water samples will be collected half yearly once and tested in government certified lab and results are compared with the previous readings.</w:t>
            </w:r>
          </w:p>
        </w:tc>
      </w:tr>
      <w:tr w:rsidR="00041155" w:rsidRPr="006B4547" w14:paraId="284C7E66" w14:textId="77777777" w:rsidTr="00041155">
        <w:trPr>
          <w:cantSplit/>
          <w:jc w:val="center"/>
        </w:trPr>
        <w:tc>
          <w:tcPr>
            <w:tcW w:w="1641" w:type="pct"/>
            <w:shd w:val="clear" w:color="auto" w:fill="auto"/>
          </w:tcPr>
          <w:p w14:paraId="1A74A97F" w14:textId="77777777" w:rsidR="00041155" w:rsidRPr="006B4547" w:rsidRDefault="00041155" w:rsidP="00041155">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359" w:type="pct"/>
            <w:shd w:val="clear" w:color="auto" w:fill="auto"/>
          </w:tcPr>
          <w:p w14:paraId="08971D52" w14:textId="19DEC08E" w:rsidR="00041155" w:rsidRPr="00041155" w:rsidRDefault="00041155" w:rsidP="00041155">
            <w:pPr>
              <w:spacing w:after="0" w:line="240" w:lineRule="auto"/>
              <w:contextualSpacing w:val="0"/>
              <w:jc w:val="both"/>
              <w:rPr>
                <w:rFonts w:asciiTheme="minorHAnsi" w:eastAsia="Times New Roman" w:hAnsiTheme="minorHAnsi" w:cs="Times New Roman"/>
                <w:color w:val="auto"/>
                <w:szCs w:val="20"/>
                <w:lang w:val="en-GB" w:eastAsia="de-DE"/>
                <w14:cntxtAlts w14:val="0"/>
              </w:rPr>
            </w:pPr>
            <w:r w:rsidRPr="00041155">
              <w:rPr>
                <w:rFonts w:asciiTheme="minorHAnsi" w:eastAsia="Times New Roman" w:hAnsiTheme="minorHAnsi" w:cs="Times New Roman"/>
                <w:color w:val="auto"/>
                <w:szCs w:val="20"/>
                <w:lang w:val="en-GB" w:eastAsia="de-DE"/>
                <w14:cntxtAlts w14:val="0"/>
              </w:rPr>
              <w:t>Sample survey will be conducted annually and water is tested half yearly once.</w:t>
            </w:r>
          </w:p>
        </w:tc>
      </w:tr>
      <w:tr w:rsidR="00041155" w:rsidRPr="006B4547" w14:paraId="685015A3" w14:textId="77777777" w:rsidTr="00041155">
        <w:trPr>
          <w:cantSplit/>
          <w:jc w:val="center"/>
        </w:trPr>
        <w:tc>
          <w:tcPr>
            <w:tcW w:w="1641" w:type="pct"/>
            <w:shd w:val="clear" w:color="auto" w:fill="auto"/>
          </w:tcPr>
          <w:p w14:paraId="1999DDF5" w14:textId="77777777" w:rsidR="00041155" w:rsidRPr="006B4547" w:rsidRDefault="00041155" w:rsidP="00041155">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359" w:type="pct"/>
            <w:shd w:val="clear" w:color="auto" w:fill="auto"/>
          </w:tcPr>
          <w:p w14:paraId="3EE4BDBF" w14:textId="77777777" w:rsidR="00041155" w:rsidRPr="00041155" w:rsidRDefault="00041155" w:rsidP="00041155">
            <w:pPr>
              <w:spacing w:after="0" w:line="240" w:lineRule="auto"/>
              <w:contextualSpacing w:val="0"/>
              <w:jc w:val="both"/>
              <w:rPr>
                <w:rFonts w:asciiTheme="minorHAnsi" w:eastAsia="Times New Roman" w:hAnsiTheme="minorHAnsi" w:cs="Times New Roman"/>
                <w:color w:val="auto"/>
                <w:szCs w:val="20"/>
                <w:lang w:val="en-GB" w:eastAsia="de-DE"/>
                <w14:cntxtAlts w14:val="0"/>
              </w:rPr>
            </w:pPr>
            <w:r w:rsidRPr="00041155">
              <w:rPr>
                <w:rFonts w:asciiTheme="minorHAnsi" w:eastAsia="Times New Roman" w:hAnsiTheme="minorHAnsi" w:cs="Times New Roman"/>
                <w:color w:val="auto"/>
                <w:szCs w:val="20"/>
                <w:lang w:val="en-GB" w:eastAsia="de-DE"/>
                <w14:cntxtAlts w14:val="0"/>
              </w:rPr>
              <w:t>Water samples are tested in a reputed and government certified lab</w:t>
            </w:r>
          </w:p>
        </w:tc>
      </w:tr>
      <w:tr w:rsidR="00041155" w:rsidRPr="006B4547" w14:paraId="3E3494AB" w14:textId="77777777" w:rsidTr="00041155">
        <w:trPr>
          <w:cantSplit/>
          <w:jc w:val="center"/>
        </w:trPr>
        <w:tc>
          <w:tcPr>
            <w:tcW w:w="1641" w:type="pct"/>
            <w:shd w:val="clear" w:color="auto" w:fill="auto"/>
          </w:tcPr>
          <w:p w14:paraId="635AF278" w14:textId="77777777" w:rsidR="00041155" w:rsidRPr="006B4547" w:rsidRDefault="00041155" w:rsidP="00041155">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359" w:type="pct"/>
            <w:shd w:val="clear" w:color="auto" w:fill="auto"/>
          </w:tcPr>
          <w:p w14:paraId="3314C0C8" w14:textId="77777777" w:rsidR="00041155" w:rsidRPr="00041155" w:rsidRDefault="00041155" w:rsidP="00041155">
            <w:pPr>
              <w:spacing w:after="0" w:line="240" w:lineRule="auto"/>
              <w:contextualSpacing w:val="0"/>
              <w:jc w:val="both"/>
              <w:rPr>
                <w:rFonts w:asciiTheme="minorHAnsi" w:eastAsia="Times New Roman" w:hAnsiTheme="minorHAnsi" w:cs="Times New Roman"/>
                <w:color w:val="auto"/>
                <w:szCs w:val="20"/>
                <w:lang w:val="en-GB" w:eastAsia="de-DE"/>
                <w14:cntxtAlts w14:val="0"/>
              </w:rPr>
            </w:pPr>
            <w:r w:rsidRPr="00041155">
              <w:rPr>
                <w:rFonts w:asciiTheme="minorHAnsi" w:eastAsia="Times New Roman" w:hAnsiTheme="minorHAnsi" w:cs="Times New Roman"/>
                <w:color w:val="auto"/>
                <w:szCs w:val="20"/>
                <w:lang w:val="en-GB" w:eastAsia="de-DE"/>
                <w14:cntxtAlts w14:val="0"/>
              </w:rPr>
              <w:t>NA</w:t>
            </w:r>
          </w:p>
        </w:tc>
      </w:tr>
      <w:tr w:rsidR="00041155" w:rsidRPr="006B4547" w14:paraId="31F965F7" w14:textId="77777777" w:rsidTr="00041155">
        <w:trPr>
          <w:cantSplit/>
          <w:jc w:val="center"/>
        </w:trPr>
        <w:tc>
          <w:tcPr>
            <w:tcW w:w="1641" w:type="pct"/>
            <w:shd w:val="clear" w:color="auto" w:fill="auto"/>
          </w:tcPr>
          <w:p w14:paraId="02384010" w14:textId="77777777" w:rsidR="00041155" w:rsidRPr="006B4547" w:rsidRDefault="00041155" w:rsidP="00041155">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359" w:type="pct"/>
            <w:shd w:val="clear" w:color="auto" w:fill="auto"/>
          </w:tcPr>
          <w:p w14:paraId="42FE546B" w14:textId="77777777" w:rsidR="00041155" w:rsidRPr="00041155" w:rsidRDefault="00041155" w:rsidP="00041155">
            <w:pPr>
              <w:spacing w:after="0" w:line="240" w:lineRule="auto"/>
              <w:contextualSpacing w:val="0"/>
              <w:jc w:val="both"/>
              <w:rPr>
                <w:rFonts w:asciiTheme="minorHAnsi" w:eastAsia="Times New Roman" w:hAnsiTheme="minorHAnsi" w:cs="Times New Roman"/>
                <w:color w:val="auto"/>
                <w:szCs w:val="20"/>
                <w:lang w:val="en-GB" w:eastAsia="de-DE"/>
                <w14:cntxtAlts w14:val="0"/>
              </w:rPr>
            </w:pPr>
            <w:r w:rsidRPr="00041155">
              <w:rPr>
                <w:rFonts w:asciiTheme="minorHAnsi" w:eastAsia="Times New Roman" w:hAnsiTheme="minorHAnsi" w:cs="Times New Roman"/>
                <w:color w:val="auto"/>
                <w:szCs w:val="20"/>
                <w:lang w:val="en-GB" w:eastAsia="de-DE"/>
                <w14:cntxtAlts w14:val="0"/>
              </w:rPr>
              <w:t>NA</w:t>
            </w:r>
          </w:p>
        </w:tc>
      </w:tr>
    </w:tbl>
    <w:p w14:paraId="47C97E16" w14:textId="77777777" w:rsidR="00F13DE6" w:rsidRDefault="00F13DE6" w:rsidP="00F13DE6">
      <w:pPr>
        <w:spacing w:line="240" w:lineRule="auto"/>
        <w:jc w:val="both"/>
        <w:rPr>
          <w:rFonts w:eastAsia="MS Mincho" w:cs="Arial"/>
          <w:b/>
          <w:color w:val="auto"/>
          <w:lang w:val="en-GB" w:eastAsia="de-DE"/>
          <w14:cntxtAlts w14:val="0"/>
        </w:rPr>
      </w:pPr>
    </w:p>
    <w:p w14:paraId="17F6E52A" w14:textId="77777777" w:rsidR="006B4547" w:rsidRPr="006B4547" w:rsidRDefault="00AA7AAC" w:rsidP="00F13DE6">
      <w:pPr>
        <w:spacing w:line="240" w:lineRule="auto"/>
        <w:jc w:val="both"/>
        <w:rPr>
          <w:rFonts w:eastAsia="MS Mincho" w:cs="Times New Roman"/>
          <w:color w:val="auto"/>
          <w:szCs w:val="20"/>
          <w:lang w:val="en-GB" w:eastAsia="de-DE"/>
          <w14:cntxtAlts w14:val="0"/>
        </w:rPr>
      </w:pPr>
      <w:r>
        <w:rPr>
          <w:rFonts w:eastAsia="MS Mincho" w:cs="Arial"/>
          <w:b/>
          <w:color w:val="auto"/>
          <w:lang w:val="en-GB" w:eastAsia="de-DE"/>
          <w14:cntxtAlts w14:val="0"/>
        </w:rPr>
        <w:t>Table 29</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3160"/>
        <w:gridCol w:w="6469"/>
      </w:tblGrid>
      <w:tr w:rsidR="006B4547" w:rsidRPr="006B4547" w14:paraId="6D455CB6" w14:textId="77777777" w:rsidTr="00D45600">
        <w:trPr>
          <w:cantSplit/>
          <w:jc w:val="center"/>
        </w:trPr>
        <w:tc>
          <w:tcPr>
            <w:tcW w:w="1304" w:type="pct"/>
            <w:shd w:val="clear" w:color="auto" w:fill="auto"/>
          </w:tcPr>
          <w:p w14:paraId="75C2478F"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Relevant SDG Indicator/Safeguarding Principle</w:t>
            </w:r>
          </w:p>
        </w:tc>
        <w:tc>
          <w:tcPr>
            <w:tcW w:w="3696" w:type="pct"/>
            <w:shd w:val="clear" w:color="auto" w:fill="auto"/>
          </w:tcPr>
          <w:p w14:paraId="394027D8"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SDG 11</w:t>
            </w:r>
          </w:p>
        </w:tc>
      </w:tr>
      <w:tr w:rsidR="006B4547" w:rsidRPr="006B4547" w14:paraId="1A05120B" w14:textId="77777777" w:rsidTr="00D45600">
        <w:trPr>
          <w:cantSplit/>
          <w:jc w:val="center"/>
        </w:trPr>
        <w:tc>
          <w:tcPr>
            <w:tcW w:w="1304" w:type="pct"/>
            <w:shd w:val="clear" w:color="auto" w:fill="auto"/>
          </w:tcPr>
          <w:p w14:paraId="1902AAC1"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Data / Parameter</w:t>
            </w:r>
          </w:p>
        </w:tc>
        <w:tc>
          <w:tcPr>
            <w:tcW w:w="3696" w:type="pct"/>
            <w:shd w:val="clear" w:color="auto" w:fill="auto"/>
          </w:tcPr>
          <w:p w14:paraId="165D72AD"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MS Mincho" w:cs="Times New Roman"/>
                <w:color w:val="auto"/>
                <w:szCs w:val="20"/>
                <w:lang w:val="en-GB" w:eastAsia="de-DE"/>
                <w14:cntxtAlts w14:val="0"/>
              </w:rPr>
              <w:t>Sustainable Cities and Communities</w:t>
            </w:r>
          </w:p>
        </w:tc>
      </w:tr>
      <w:tr w:rsidR="006B4547" w:rsidRPr="006B4547" w14:paraId="02748C1C" w14:textId="77777777" w:rsidTr="00D45600">
        <w:trPr>
          <w:cantSplit/>
          <w:jc w:val="center"/>
        </w:trPr>
        <w:tc>
          <w:tcPr>
            <w:tcW w:w="1304" w:type="pct"/>
            <w:shd w:val="clear" w:color="auto" w:fill="auto"/>
          </w:tcPr>
          <w:p w14:paraId="4F91F681"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Unit</w:t>
            </w:r>
          </w:p>
        </w:tc>
        <w:tc>
          <w:tcPr>
            <w:tcW w:w="3696" w:type="pct"/>
            <w:shd w:val="clear" w:color="auto" w:fill="auto"/>
          </w:tcPr>
          <w:p w14:paraId="2DAA89C8"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r w:rsidR="006B4547" w:rsidRPr="006B4547" w14:paraId="552CE143" w14:textId="77777777" w:rsidTr="00D45600">
        <w:trPr>
          <w:cantSplit/>
          <w:jc w:val="center"/>
        </w:trPr>
        <w:tc>
          <w:tcPr>
            <w:tcW w:w="1304" w:type="pct"/>
            <w:shd w:val="clear" w:color="auto" w:fill="auto"/>
          </w:tcPr>
          <w:p w14:paraId="4C2FC877"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Description</w:t>
            </w:r>
          </w:p>
        </w:tc>
        <w:tc>
          <w:tcPr>
            <w:tcW w:w="3696" w:type="pct"/>
            <w:shd w:val="clear" w:color="auto" w:fill="auto"/>
          </w:tcPr>
          <w:p w14:paraId="602A6335"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Cities with good waste management practices</w:t>
            </w:r>
          </w:p>
        </w:tc>
      </w:tr>
      <w:tr w:rsidR="006B4547" w:rsidRPr="006B4547" w14:paraId="6D7A1A6B" w14:textId="77777777" w:rsidTr="00D45600">
        <w:trPr>
          <w:cantSplit/>
          <w:jc w:val="center"/>
        </w:trPr>
        <w:tc>
          <w:tcPr>
            <w:tcW w:w="1304" w:type="pct"/>
            <w:shd w:val="clear" w:color="auto" w:fill="auto"/>
          </w:tcPr>
          <w:p w14:paraId="35CAAE98"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Source of data</w:t>
            </w:r>
          </w:p>
        </w:tc>
        <w:tc>
          <w:tcPr>
            <w:tcW w:w="3696" w:type="pct"/>
            <w:shd w:val="clear" w:color="auto" w:fill="auto"/>
          </w:tcPr>
          <w:p w14:paraId="3B98BC3C" w14:textId="271D5344" w:rsidR="006B4547" w:rsidRPr="006B4547" w:rsidRDefault="008955C0" w:rsidP="006B4547">
            <w:pPr>
              <w:spacing w:after="0" w:line="240" w:lineRule="auto"/>
              <w:contextualSpacing w:val="0"/>
              <w:jc w:val="both"/>
              <w:rPr>
                <w:rFonts w:eastAsia="Times New Roman" w:cs="Times New Roman"/>
                <w:color w:val="auto"/>
                <w:szCs w:val="20"/>
                <w:lang w:val="en-GB" w:eastAsia="de-DE"/>
                <w14:cntxtAlts w14:val="0"/>
              </w:rPr>
            </w:pPr>
            <w:r w:rsidRPr="008955C0">
              <w:rPr>
                <w:rFonts w:eastAsia="Times New Roman" w:cs="Times New Roman"/>
                <w:color w:val="auto"/>
                <w:szCs w:val="20"/>
                <w:lang w:val="en-GB" w:eastAsia="de-DE"/>
                <w14:cntxtAlts w14:val="0"/>
              </w:rPr>
              <w:t>Records of waste converted to compost</w:t>
            </w:r>
          </w:p>
        </w:tc>
      </w:tr>
      <w:tr w:rsidR="006B4547" w:rsidRPr="006B4547" w14:paraId="53189CB7" w14:textId="77777777" w:rsidTr="00D45600">
        <w:trPr>
          <w:cantSplit/>
          <w:jc w:val="center"/>
        </w:trPr>
        <w:tc>
          <w:tcPr>
            <w:tcW w:w="1304" w:type="pct"/>
            <w:shd w:val="clear" w:color="auto" w:fill="auto"/>
          </w:tcPr>
          <w:p w14:paraId="005465CC"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Value(s) applied</w:t>
            </w:r>
          </w:p>
        </w:tc>
        <w:tc>
          <w:tcPr>
            <w:tcW w:w="3696" w:type="pct"/>
            <w:shd w:val="clear" w:color="auto" w:fill="auto"/>
          </w:tcPr>
          <w:p w14:paraId="40D1FE61" w14:textId="2095404E" w:rsidR="006B4547" w:rsidRPr="006B4547" w:rsidRDefault="008955C0" w:rsidP="006B4547">
            <w:pPr>
              <w:spacing w:after="0" w:line="240" w:lineRule="auto"/>
              <w:contextualSpacing w:val="0"/>
              <w:jc w:val="both"/>
              <w:rPr>
                <w:rFonts w:eastAsia="Times New Roman" w:cs="Times New Roman"/>
                <w:color w:val="auto"/>
                <w:szCs w:val="20"/>
                <w:lang w:val="en-GB" w:eastAsia="de-DE"/>
                <w14:cntxtAlts w14:val="0"/>
              </w:rPr>
            </w:pPr>
            <w:r>
              <w:rPr>
                <w:rFonts w:eastAsia="Times New Roman" w:cs="Times New Roman"/>
                <w:color w:val="auto"/>
                <w:szCs w:val="20"/>
                <w:lang w:val="en-GB" w:eastAsia="de-DE"/>
                <w14:cntxtAlts w14:val="0"/>
              </w:rPr>
              <w:t>-</w:t>
            </w:r>
          </w:p>
        </w:tc>
      </w:tr>
      <w:tr w:rsidR="006B4547" w:rsidRPr="006B4547" w14:paraId="19DBE28B" w14:textId="77777777" w:rsidTr="00D45600">
        <w:trPr>
          <w:cantSplit/>
          <w:jc w:val="center"/>
        </w:trPr>
        <w:tc>
          <w:tcPr>
            <w:tcW w:w="1304" w:type="pct"/>
            <w:shd w:val="clear" w:color="auto" w:fill="auto"/>
          </w:tcPr>
          <w:p w14:paraId="7240F9A9" w14:textId="77777777" w:rsidR="006B4547" w:rsidRPr="006B4547" w:rsidRDefault="006B4547" w:rsidP="006B4547">
            <w:pPr>
              <w:spacing w:after="0" w:line="240" w:lineRule="auto"/>
              <w:contextualSpacing w:val="0"/>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Measurement methods and procedures</w:t>
            </w:r>
          </w:p>
        </w:tc>
        <w:tc>
          <w:tcPr>
            <w:tcW w:w="3696" w:type="pct"/>
            <w:shd w:val="clear" w:color="auto" w:fill="auto"/>
          </w:tcPr>
          <w:p w14:paraId="41B6B8CA" w14:textId="5AEAD687" w:rsidR="006B4547" w:rsidRPr="006B4547" w:rsidRDefault="008955C0" w:rsidP="006B4547">
            <w:pPr>
              <w:spacing w:after="0" w:line="240" w:lineRule="auto"/>
              <w:contextualSpacing w:val="0"/>
              <w:jc w:val="both"/>
              <w:rPr>
                <w:rFonts w:eastAsia="Times New Roman" w:cs="Times New Roman"/>
                <w:color w:val="auto"/>
                <w:szCs w:val="20"/>
                <w:lang w:val="en-GB" w:eastAsia="de-DE"/>
                <w14:cntxtAlts w14:val="0"/>
              </w:rPr>
            </w:pPr>
            <w:r w:rsidRPr="008955C0">
              <w:rPr>
                <w:rFonts w:eastAsia="Times New Roman" w:cs="Times New Roman"/>
                <w:color w:val="auto"/>
                <w:szCs w:val="20"/>
                <w:lang w:val="en-GB" w:eastAsia="de-DE"/>
                <w14:cntxtAlts w14:val="0"/>
              </w:rPr>
              <w:t xml:space="preserve">A sample survey of the households will be conducted annually to check the cleanliness of the </w:t>
            </w:r>
            <w:r>
              <w:rPr>
                <w:rFonts w:eastAsia="Times New Roman" w:cs="Times New Roman"/>
                <w:color w:val="auto"/>
                <w:szCs w:val="20"/>
                <w:lang w:val="en-GB" w:eastAsia="de-DE"/>
                <w14:cntxtAlts w14:val="0"/>
              </w:rPr>
              <w:t>village</w:t>
            </w:r>
          </w:p>
        </w:tc>
      </w:tr>
      <w:tr w:rsidR="006B4547" w:rsidRPr="006B4547" w14:paraId="12521FC1" w14:textId="77777777" w:rsidTr="00D45600">
        <w:trPr>
          <w:cantSplit/>
          <w:jc w:val="center"/>
        </w:trPr>
        <w:tc>
          <w:tcPr>
            <w:tcW w:w="1304" w:type="pct"/>
            <w:shd w:val="clear" w:color="auto" w:fill="auto"/>
          </w:tcPr>
          <w:p w14:paraId="238EBB13"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Monitoring frequency</w:t>
            </w:r>
          </w:p>
        </w:tc>
        <w:tc>
          <w:tcPr>
            <w:tcW w:w="3696" w:type="pct"/>
            <w:shd w:val="clear" w:color="auto" w:fill="auto"/>
          </w:tcPr>
          <w:p w14:paraId="35AB93CE" w14:textId="63A37A1E" w:rsidR="006B4547" w:rsidRPr="006B4547" w:rsidRDefault="008955C0" w:rsidP="006B4547">
            <w:pPr>
              <w:spacing w:after="0" w:line="240" w:lineRule="auto"/>
              <w:contextualSpacing w:val="0"/>
              <w:jc w:val="both"/>
              <w:rPr>
                <w:rFonts w:eastAsia="Times New Roman" w:cs="Times New Roman"/>
                <w:color w:val="auto"/>
                <w:szCs w:val="20"/>
                <w:lang w:val="en-GB" w:eastAsia="de-DE"/>
                <w14:cntxtAlts w14:val="0"/>
              </w:rPr>
            </w:pPr>
            <w:r>
              <w:rPr>
                <w:rFonts w:eastAsia="Times New Roman" w:cs="Times New Roman"/>
                <w:color w:val="auto"/>
                <w:szCs w:val="20"/>
                <w:lang w:val="en-GB" w:eastAsia="de-DE"/>
                <w14:cntxtAlts w14:val="0"/>
              </w:rPr>
              <w:t>Annually</w:t>
            </w:r>
          </w:p>
        </w:tc>
      </w:tr>
      <w:tr w:rsidR="006B4547" w:rsidRPr="006B4547" w14:paraId="156A5256" w14:textId="77777777" w:rsidTr="00D45600">
        <w:trPr>
          <w:cantSplit/>
          <w:jc w:val="center"/>
        </w:trPr>
        <w:tc>
          <w:tcPr>
            <w:tcW w:w="1304" w:type="pct"/>
            <w:shd w:val="clear" w:color="auto" w:fill="auto"/>
          </w:tcPr>
          <w:p w14:paraId="7398E163"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QA/QC procedures</w:t>
            </w:r>
          </w:p>
        </w:tc>
        <w:tc>
          <w:tcPr>
            <w:tcW w:w="3696" w:type="pct"/>
            <w:shd w:val="clear" w:color="auto" w:fill="auto"/>
          </w:tcPr>
          <w:p w14:paraId="4B0B8E99" w14:textId="2AB023E1" w:rsidR="006B4547" w:rsidRPr="006B4547" w:rsidRDefault="00572752"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r w:rsidR="006B4547" w:rsidRPr="006B4547" w14:paraId="022310B4" w14:textId="77777777" w:rsidTr="00D45600">
        <w:trPr>
          <w:cantSplit/>
          <w:jc w:val="center"/>
        </w:trPr>
        <w:tc>
          <w:tcPr>
            <w:tcW w:w="1304" w:type="pct"/>
            <w:shd w:val="clear" w:color="auto" w:fill="auto"/>
          </w:tcPr>
          <w:p w14:paraId="2AE55D0C"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Purpose of data</w:t>
            </w:r>
          </w:p>
        </w:tc>
        <w:tc>
          <w:tcPr>
            <w:tcW w:w="3696" w:type="pct"/>
            <w:shd w:val="clear" w:color="auto" w:fill="auto"/>
          </w:tcPr>
          <w:p w14:paraId="3C2F6ADA"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r w:rsidR="006B4547" w:rsidRPr="006B4547" w14:paraId="203AE7F0" w14:textId="77777777" w:rsidTr="00D45600">
        <w:trPr>
          <w:cantSplit/>
          <w:jc w:val="center"/>
        </w:trPr>
        <w:tc>
          <w:tcPr>
            <w:tcW w:w="1304" w:type="pct"/>
            <w:shd w:val="clear" w:color="auto" w:fill="auto"/>
          </w:tcPr>
          <w:p w14:paraId="16448543" w14:textId="77777777" w:rsidR="006B4547" w:rsidRPr="006B4547" w:rsidRDefault="006B4547" w:rsidP="006B4547">
            <w:pPr>
              <w:spacing w:after="0" w:line="240" w:lineRule="auto"/>
              <w:contextualSpacing w:val="0"/>
              <w:jc w:val="both"/>
              <w:rPr>
                <w:rFonts w:eastAsia="Times New Roman" w:cs="Times New Roman"/>
                <w:b/>
                <w:color w:val="auto"/>
                <w:szCs w:val="20"/>
                <w:lang w:val="en-GB" w:eastAsia="de-DE"/>
                <w14:cntxtAlts w14:val="0"/>
              </w:rPr>
            </w:pPr>
            <w:r w:rsidRPr="006B4547">
              <w:rPr>
                <w:rFonts w:eastAsia="Times New Roman" w:cs="Times New Roman"/>
                <w:b/>
                <w:color w:val="auto"/>
                <w:szCs w:val="20"/>
                <w:lang w:val="en-GB" w:eastAsia="de-DE"/>
                <w14:cntxtAlts w14:val="0"/>
              </w:rPr>
              <w:t>Additional comment</w:t>
            </w:r>
          </w:p>
        </w:tc>
        <w:tc>
          <w:tcPr>
            <w:tcW w:w="3696" w:type="pct"/>
            <w:shd w:val="clear" w:color="auto" w:fill="auto"/>
          </w:tcPr>
          <w:p w14:paraId="5DB913D6" w14:textId="77777777" w:rsidR="006B4547" w:rsidRPr="006B4547" w:rsidRDefault="006B4547" w:rsidP="006B4547">
            <w:pPr>
              <w:spacing w:after="0" w:line="240" w:lineRule="auto"/>
              <w:contextualSpacing w:val="0"/>
              <w:jc w:val="both"/>
              <w:rPr>
                <w:rFonts w:eastAsia="Times New Roman" w:cs="Times New Roman"/>
                <w:color w:val="auto"/>
                <w:szCs w:val="20"/>
                <w:lang w:val="en-GB" w:eastAsia="de-DE"/>
                <w14:cntxtAlts w14:val="0"/>
              </w:rPr>
            </w:pPr>
            <w:r w:rsidRPr="006B4547">
              <w:rPr>
                <w:rFonts w:eastAsia="Times New Roman" w:cs="Times New Roman"/>
                <w:color w:val="auto"/>
                <w:szCs w:val="20"/>
                <w:lang w:val="en-GB" w:eastAsia="de-DE"/>
                <w14:cntxtAlts w14:val="0"/>
              </w:rPr>
              <w:t>NA</w:t>
            </w:r>
          </w:p>
        </w:tc>
      </w:tr>
    </w:tbl>
    <w:p w14:paraId="0EE0AAF2" w14:textId="77777777" w:rsidR="006B4547" w:rsidRPr="006B4547" w:rsidRDefault="006B4547" w:rsidP="00292F78">
      <w:pPr>
        <w:contextualSpacing w:val="0"/>
        <w:jc w:val="both"/>
        <w:rPr>
          <w:rFonts w:eastAsia="MS Mincho" w:cs="Times New Roman"/>
          <w:color w:val="auto"/>
          <w:szCs w:val="20"/>
          <w:lang w:val="en-GB" w:eastAsia="de-DE"/>
          <w14:cntxtAlts w14:val="0"/>
        </w:rPr>
      </w:pPr>
    </w:p>
    <w:p w14:paraId="5C0AC7B3" w14:textId="77777777" w:rsidR="00AA7AAC" w:rsidRPr="009F1B6F" w:rsidRDefault="00955476" w:rsidP="00115C3F">
      <w:pPr>
        <w:pStyle w:val="SectionList"/>
      </w:pPr>
      <w:r w:rsidRPr="009F1B6F">
        <w:t>D.3.</w:t>
      </w:r>
      <w:r w:rsidRPr="009F1B6F">
        <w:tab/>
      </w:r>
      <w:r w:rsidR="00AA7AAC" w:rsidRPr="009F1B6F">
        <w:t>Comparison of monitored parameters with last monitoring period</w:t>
      </w:r>
    </w:p>
    <w:tbl>
      <w:tblPr>
        <w:tblStyle w:val="GSTableBoldline-heightcondensed"/>
        <w:tblW w:w="0" w:type="auto"/>
        <w:tblCellMar>
          <w:top w:w="57" w:type="dxa"/>
          <w:left w:w="57" w:type="dxa"/>
        </w:tblCellMar>
        <w:tblLook w:val="04A0" w:firstRow="1" w:lastRow="0" w:firstColumn="1" w:lastColumn="0" w:noHBand="0" w:noVBand="1"/>
      </w:tblPr>
      <w:tblGrid>
        <w:gridCol w:w="3213"/>
        <w:gridCol w:w="3213"/>
        <w:gridCol w:w="3213"/>
      </w:tblGrid>
      <w:tr w:rsidR="00AA7AAC" w:rsidRPr="0087412F" w14:paraId="462D94D1" w14:textId="77777777" w:rsidTr="00D45600">
        <w:trPr>
          <w:cnfStyle w:val="100000000000" w:firstRow="1" w:lastRow="0" w:firstColumn="0" w:lastColumn="0" w:oddVBand="0" w:evenVBand="0" w:oddHBand="0" w:evenHBand="0" w:firstRowFirstColumn="0" w:firstRowLastColumn="0" w:lastRowFirstColumn="0" w:lastRowLastColumn="0"/>
        </w:trPr>
        <w:tc>
          <w:tcPr>
            <w:tcW w:w="3285" w:type="dxa"/>
            <w:vAlign w:val="top"/>
          </w:tcPr>
          <w:p w14:paraId="249C0A4D" w14:textId="77777777" w:rsidR="00AA7AAC" w:rsidRPr="0087412F" w:rsidRDefault="00AA7AAC" w:rsidP="00D45600">
            <w:pPr>
              <w:spacing w:line="276" w:lineRule="auto"/>
              <w:rPr>
                <w:rFonts w:asciiTheme="minorHAnsi" w:hAnsiTheme="minorHAnsi"/>
                <w:color w:val="FFFFFF" w:themeColor="background1"/>
                <w:szCs w:val="22"/>
              </w:rPr>
            </w:pPr>
            <w:r w:rsidRPr="0087412F">
              <w:rPr>
                <w:rFonts w:asciiTheme="minorHAnsi" w:hAnsiTheme="minorHAnsi"/>
                <w:color w:val="FFFFFF" w:themeColor="background1"/>
                <w:szCs w:val="22"/>
              </w:rPr>
              <w:t>Data/Parameter</w:t>
            </w:r>
          </w:p>
        </w:tc>
        <w:tc>
          <w:tcPr>
            <w:tcW w:w="3285" w:type="dxa"/>
            <w:vAlign w:val="top"/>
          </w:tcPr>
          <w:p w14:paraId="1143F182" w14:textId="77777777" w:rsidR="00AA7AAC" w:rsidRPr="0087412F" w:rsidRDefault="00AA7AAC" w:rsidP="00D45600">
            <w:pPr>
              <w:spacing w:line="276" w:lineRule="auto"/>
              <w:rPr>
                <w:rFonts w:asciiTheme="minorHAnsi" w:hAnsiTheme="minorHAnsi"/>
                <w:color w:val="FFFFFF" w:themeColor="background1"/>
                <w:szCs w:val="22"/>
              </w:rPr>
            </w:pPr>
            <w:r w:rsidRPr="0087412F">
              <w:rPr>
                <w:rFonts w:asciiTheme="minorHAnsi" w:hAnsiTheme="minorHAnsi"/>
                <w:color w:val="FFFFFF" w:themeColor="background1"/>
                <w:szCs w:val="22"/>
              </w:rPr>
              <w:t>Value obtained in this monitoring period</w:t>
            </w:r>
          </w:p>
        </w:tc>
        <w:tc>
          <w:tcPr>
            <w:tcW w:w="3285" w:type="dxa"/>
            <w:vAlign w:val="top"/>
          </w:tcPr>
          <w:p w14:paraId="7694D147" w14:textId="77777777" w:rsidR="00AA7AAC" w:rsidRPr="0087412F" w:rsidRDefault="00AA7AAC" w:rsidP="00D45600">
            <w:pPr>
              <w:spacing w:line="276" w:lineRule="auto"/>
              <w:rPr>
                <w:rFonts w:asciiTheme="minorHAnsi" w:hAnsiTheme="minorHAnsi"/>
                <w:color w:val="FFFFFF" w:themeColor="background1"/>
                <w:szCs w:val="22"/>
              </w:rPr>
            </w:pPr>
            <w:r w:rsidRPr="0087412F">
              <w:rPr>
                <w:rFonts w:asciiTheme="minorHAnsi" w:hAnsiTheme="minorHAnsi"/>
                <w:color w:val="FFFFFF" w:themeColor="background1"/>
                <w:szCs w:val="22"/>
              </w:rPr>
              <w:t>Value obtained last monitoring period</w:t>
            </w:r>
          </w:p>
        </w:tc>
      </w:tr>
      <w:tr w:rsidR="00AE3A28" w:rsidRPr="00AA7AAC" w14:paraId="20E1D01C" w14:textId="77777777" w:rsidTr="00D45600">
        <w:tc>
          <w:tcPr>
            <w:tcW w:w="3285" w:type="dxa"/>
            <w:tcBorders>
              <w:bottom w:val="single" w:sz="4" w:space="0" w:color="A6A6A6" w:themeColor="background1" w:themeShade="A6"/>
            </w:tcBorders>
          </w:tcPr>
          <w:p w14:paraId="5DB2F1DC" w14:textId="77777777" w:rsidR="00AE3A28" w:rsidRDefault="00AE3A28" w:rsidP="003D4051">
            <w:pPr>
              <w:rPr>
                <w:rFonts w:asciiTheme="minorHAnsi" w:hAnsiTheme="minorHAnsi"/>
                <w:szCs w:val="22"/>
              </w:rPr>
            </w:pPr>
            <w:r>
              <w:rPr>
                <w:rFonts w:asciiTheme="minorHAnsi" w:hAnsiTheme="minorHAnsi"/>
                <w:szCs w:val="22"/>
              </w:rPr>
              <w:t xml:space="preserve">Not applicable for </w:t>
            </w:r>
            <w:r w:rsidR="003D4051">
              <w:rPr>
                <w:rFonts w:asciiTheme="minorHAnsi" w:hAnsiTheme="minorHAnsi"/>
                <w:szCs w:val="22"/>
              </w:rPr>
              <w:t>this MR</w:t>
            </w:r>
          </w:p>
        </w:tc>
        <w:tc>
          <w:tcPr>
            <w:tcW w:w="3285" w:type="dxa"/>
            <w:tcBorders>
              <w:bottom w:val="single" w:sz="4" w:space="0" w:color="A6A6A6" w:themeColor="background1" w:themeShade="A6"/>
            </w:tcBorders>
          </w:tcPr>
          <w:p w14:paraId="34F58041" w14:textId="77777777" w:rsidR="00AE3A28" w:rsidRDefault="003D4051" w:rsidP="00D45600">
            <w:pPr>
              <w:rPr>
                <w:rFonts w:asciiTheme="minorHAnsi" w:hAnsiTheme="minorHAnsi"/>
                <w:szCs w:val="22"/>
              </w:rPr>
            </w:pPr>
            <w:r>
              <w:rPr>
                <w:rFonts w:asciiTheme="minorHAnsi" w:hAnsiTheme="minorHAnsi"/>
                <w:szCs w:val="22"/>
              </w:rPr>
              <w:t>This is monitoring period 1</w:t>
            </w:r>
          </w:p>
        </w:tc>
        <w:tc>
          <w:tcPr>
            <w:tcW w:w="3285" w:type="dxa"/>
            <w:tcBorders>
              <w:bottom w:val="single" w:sz="4" w:space="0" w:color="A6A6A6" w:themeColor="background1" w:themeShade="A6"/>
            </w:tcBorders>
          </w:tcPr>
          <w:p w14:paraId="494616B4" w14:textId="77777777" w:rsidR="00AE3A28" w:rsidRDefault="003D4051" w:rsidP="00D45600">
            <w:pPr>
              <w:rPr>
                <w:rFonts w:asciiTheme="minorHAnsi" w:hAnsiTheme="minorHAnsi"/>
                <w:szCs w:val="22"/>
              </w:rPr>
            </w:pPr>
            <w:r>
              <w:rPr>
                <w:rFonts w:asciiTheme="minorHAnsi" w:hAnsiTheme="minorHAnsi"/>
                <w:szCs w:val="22"/>
              </w:rPr>
              <w:t>No comparison possible</w:t>
            </w:r>
          </w:p>
        </w:tc>
      </w:tr>
      <w:tr w:rsidR="00AA7AAC" w:rsidRPr="00AA7AAC" w14:paraId="3D523E55" w14:textId="77777777" w:rsidTr="00D45600">
        <w:tc>
          <w:tcPr>
            <w:tcW w:w="3285" w:type="dxa"/>
            <w:tcBorders>
              <w:bottom w:val="single" w:sz="4" w:space="0" w:color="A6A6A6" w:themeColor="background1" w:themeShade="A6"/>
            </w:tcBorders>
          </w:tcPr>
          <w:p w14:paraId="11F9780C" w14:textId="77777777" w:rsidR="00AA7AAC" w:rsidRPr="00AA7AAC" w:rsidRDefault="00AA7AAC" w:rsidP="00AE3A28">
            <w:pPr>
              <w:rPr>
                <w:rFonts w:asciiTheme="minorHAnsi" w:hAnsiTheme="minorHAnsi"/>
                <w:szCs w:val="22"/>
              </w:rPr>
            </w:pPr>
          </w:p>
        </w:tc>
        <w:tc>
          <w:tcPr>
            <w:tcW w:w="3285" w:type="dxa"/>
            <w:tcBorders>
              <w:bottom w:val="single" w:sz="4" w:space="0" w:color="A6A6A6" w:themeColor="background1" w:themeShade="A6"/>
            </w:tcBorders>
          </w:tcPr>
          <w:p w14:paraId="2A7F2ED7" w14:textId="77777777" w:rsidR="00AA7AAC" w:rsidRPr="00AA7AAC" w:rsidRDefault="00AA7AAC" w:rsidP="000F7734">
            <w:pPr>
              <w:rPr>
                <w:rFonts w:asciiTheme="minorHAnsi" w:hAnsiTheme="minorHAnsi"/>
                <w:szCs w:val="22"/>
              </w:rPr>
            </w:pPr>
          </w:p>
        </w:tc>
        <w:tc>
          <w:tcPr>
            <w:tcW w:w="3285" w:type="dxa"/>
            <w:tcBorders>
              <w:bottom w:val="single" w:sz="4" w:space="0" w:color="A6A6A6" w:themeColor="background1" w:themeShade="A6"/>
            </w:tcBorders>
          </w:tcPr>
          <w:p w14:paraId="6C34B6B5" w14:textId="77777777" w:rsidR="00AA7AAC" w:rsidRPr="00AA7AAC" w:rsidRDefault="00AA7AAC" w:rsidP="00D45600">
            <w:pPr>
              <w:rPr>
                <w:rFonts w:asciiTheme="minorHAnsi" w:hAnsiTheme="minorHAnsi"/>
                <w:szCs w:val="22"/>
              </w:rPr>
            </w:pPr>
          </w:p>
        </w:tc>
      </w:tr>
      <w:tr w:rsidR="00AA7AAC" w:rsidRPr="00AA7AAC" w14:paraId="19AAAB91" w14:textId="77777777" w:rsidTr="00D45600">
        <w:tc>
          <w:tcPr>
            <w:tcW w:w="3285" w:type="dxa"/>
            <w:tcBorders>
              <w:top w:val="single" w:sz="4" w:space="0" w:color="A6A6A6" w:themeColor="background1" w:themeShade="A6"/>
              <w:bottom w:val="single" w:sz="4" w:space="0" w:color="A6A6A6" w:themeColor="background1" w:themeShade="A6"/>
            </w:tcBorders>
          </w:tcPr>
          <w:p w14:paraId="172E1108" w14:textId="77777777" w:rsidR="00AA7AAC" w:rsidRPr="00AA7AAC" w:rsidRDefault="00AA7AAC" w:rsidP="00D45600">
            <w:pPr>
              <w:rPr>
                <w:rFonts w:asciiTheme="minorHAnsi" w:hAnsiTheme="minorHAnsi"/>
                <w:szCs w:val="22"/>
              </w:rPr>
            </w:pPr>
          </w:p>
        </w:tc>
        <w:tc>
          <w:tcPr>
            <w:tcW w:w="3285" w:type="dxa"/>
            <w:tcBorders>
              <w:top w:val="single" w:sz="4" w:space="0" w:color="A6A6A6" w:themeColor="background1" w:themeShade="A6"/>
              <w:bottom w:val="single" w:sz="4" w:space="0" w:color="A6A6A6" w:themeColor="background1" w:themeShade="A6"/>
            </w:tcBorders>
          </w:tcPr>
          <w:p w14:paraId="5D5024B0" w14:textId="77777777" w:rsidR="00AA7AAC" w:rsidRPr="00AA7AAC" w:rsidRDefault="00AA7AAC" w:rsidP="00D45600">
            <w:pPr>
              <w:rPr>
                <w:rFonts w:asciiTheme="minorHAnsi" w:hAnsiTheme="minorHAnsi"/>
                <w:szCs w:val="22"/>
              </w:rPr>
            </w:pPr>
          </w:p>
        </w:tc>
        <w:tc>
          <w:tcPr>
            <w:tcW w:w="3285" w:type="dxa"/>
            <w:tcBorders>
              <w:top w:val="single" w:sz="4" w:space="0" w:color="A6A6A6" w:themeColor="background1" w:themeShade="A6"/>
              <w:bottom w:val="single" w:sz="4" w:space="0" w:color="A6A6A6" w:themeColor="background1" w:themeShade="A6"/>
            </w:tcBorders>
          </w:tcPr>
          <w:p w14:paraId="669C6A66" w14:textId="77777777" w:rsidR="00AA7AAC" w:rsidRPr="00AA7AAC" w:rsidRDefault="00AA7AAC" w:rsidP="00D45600">
            <w:pPr>
              <w:rPr>
                <w:rFonts w:asciiTheme="minorHAnsi" w:hAnsiTheme="minorHAnsi"/>
                <w:szCs w:val="22"/>
              </w:rPr>
            </w:pPr>
          </w:p>
        </w:tc>
      </w:tr>
    </w:tbl>
    <w:p w14:paraId="43848B5A" w14:textId="50606324" w:rsidR="00AA7AAC" w:rsidRDefault="00AA7AAC" w:rsidP="00AA7AAC">
      <w:pPr>
        <w:rPr>
          <w:rFonts w:ascii="Avenir Book" w:hAnsi="Avenir Book"/>
        </w:rPr>
      </w:pPr>
    </w:p>
    <w:p w14:paraId="1CC82D3A" w14:textId="467BD90B" w:rsidR="00B15400" w:rsidRDefault="00B15400" w:rsidP="00AA7AAC">
      <w:pPr>
        <w:rPr>
          <w:rFonts w:ascii="Avenir Book" w:hAnsi="Avenir Book"/>
        </w:rPr>
      </w:pPr>
    </w:p>
    <w:p w14:paraId="18426612" w14:textId="465289AB" w:rsidR="00B15400" w:rsidRDefault="00B15400" w:rsidP="00AA7AAC">
      <w:pPr>
        <w:rPr>
          <w:rFonts w:ascii="Avenir Book" w:hAnsi="Avenir Book"/>
        </w:rPr>
      </w:pPr>
    </w:p>
    <w:p w14:paraId="677849BF" w14:textId="77777777" w:rsidR="00B15400" w:rsidRPr="00273D14" w:rsidRDefault="00B15400" w:rsidP="00AA7AAC">
      <w:pPr>
        <w:rPr>
          <w:rFonts w:ascii="Avenir Book" w:hAnsi="Avenir Book"/>
        </w:rPr>
      </w:pPr>
    </w:p>
    <w:p w14:paraId="4EE2E5F1" w14:textId="77777777" w:rsidR="0087412F" w:rsidRPr="009F1B6F" w:rsidRDefault="00955476" w:rsidP="00115C3F">
      <w:pPr>
        <w:pStyle w:val="SectionList"/>
      </w:pPr>
      <w:r w:rsidRPr="009F1B6F">
        <w:t>D.4.</w:t>
      </w:r>
      <w:r w:rsidRPr="009F1B6F">
        <w:tab/>
      </w:r>
      <w:r w:rsidR="0087412F" w:rsidRPr="009F1B6F">
        <w:t>Implementation of sampling plan</w:t>
      </w:r>
    </w:p>
    <w:p w14:paraId="719C3E1E" w14:textId="77777777" w:rsidR="002A16E8" w:rsidRPr="0095094A" w:rsidRDefault="002A16E8" w:rsidP="006E4BA3">
      <w:pPr>
        <w:pStyle w:val="SectionTitle"/>
        <w:spacing w:before="0" w:after="200" w:line="240" w:lineRule="auto"/>
        <w:rPr>
          <w:rFonts w:ascii="Verdana" w:hAnsi="Verdana"/>
          <w:sz w:val="22"/>
          <w:u w:val="single"/>
        </w:rPr>
      </w:pPr>
      <w:r w:rsidRPr="0095094A">
        <w:rPr>
          <w:rFonts w:ascii="Verdana" w:hAnsi="Verdana"/>
          <w:sz w:val="22"/>
          <w:u w:val="single"/>
        </w:rPr>
        <w:t>D.</w:t>
      </w:r>
      <w:r w:rsidR="0011292F" w:rsidRPr="0095094A">
        <w:rPr>
          <w:rFonts w:ascii="Verdana" w:hAnsi="Verdana"/>
          <w:sz w:val="22"/>
          <w:u w:val="single"/>
        </w:rPr>
        <w:t>4</w:t>
      </w:r>
      <w:r w:rsidRPr="0095094A">
        <w:rPr>
          <w:rFonts w:ascii="Verdana" w:hAnsi="Verdana"/>
          <w:sz w:val="22"/>
          <w:u w:val="single"/>
        </w:rPr>
        <w:t>.1.</w:t>
      </w:r>
      <w:r w:rsidRPr="0095094A">
        <w:rPr>
          <w:rFonts w:ascii="Verdana" w:hAnsi="Verdana"/>
          <w:sz w:val="22"/>
          <w:u w:val="single"/>
        </w:rPr>
        <w:tab/>
        <w:t>Description of implemented sampling design</w:t>
      </w:r>
    </w:p>
    <w:p w14:paraId="1207F080" w14:textId="77777777" w:rsidR="002A16E8" w:rsidRPr="000D550A" w:rsidRDefault="002A16E8" w:rsidP="0049618E">
      <w:pPr>
        <w:rPr>
          <w:color w:val="auto"/>
        </w:rPr>
      </w:pPr>
      <w:r w:rsidRPr="000D550A">
        <w:rPr>
          <w:color w:val="auto"/>
        </w:rPr>
        <w:t xml:space="preserve">The only sampling in the project for SDG 13 involves determining the weight of waste types. According to the "Emissions from solid waste disposal sites" version 8, the weight fraction of the waste types j should be determined by sample measurements. The following waste types will be distinguished: </w:t>
      </w:r>
    </w:p>
    <w:p w14:paraId="55A20BAE" w14:textId="77777777" w:rsidR="002A16E8" w:rsidRPr="000D550A" w:rsidRDefault="002A16E8" w:rsidP="00612EAE">
      <w:pPr>
        <w:pStyle w:val="ListParagraph"/>
        <w:numPr>
          <w:ilvl w:val="0"/>
          <w:numId w:val="28"/>
        </w:numPr>
        <w:spacing w:after="0" w:line="240" w:lineRule="auto"/>
        <w:jc w:val="both"/>
        <w:rPr>
          <w:color w:val="auto"/>
        </w:rPr>
      </w:pPr>
      <w:r w:rsidRPr="000D550A">
        <w:rPr>
          <w:color w:val="auto"/>
        </w:rPr>
        <w:t xml:space="preserve">Wood and wood products </w:t>
      </w:r>
    </w:p>
    <w:p w14:paraId="44A7005B" w14:textId="77777777" w:rsidR="002A16E8" w:rsidRPr="000D550A" w:rsidRDefault="002A16E8" w:rsidP="00612EAE">
      <w:pPr>
        <w:pStyle w:val="ListParagraph"/>
        <w:numPr>
          <w:ilvl w:val="0"/>
          <w:numId w:val="28"/>
        </w:numPr>
        <w:spacing w:after="0" w:line="240" w:lineRule="auto"/>
        <w:jc w:val="both"/>
        <w:rPr>
          <w:color w:val="auto"/>
        </w:rPr>
      </w:pPr>
      <w:r w:rsidRPr="000D550A">
        <w:rPr>
          <w:color w:val="auto"/>
        </w:rPr>
        <w:t xml:space="preserve">Pulp, paper and cardboard </w:t>
      </w:r>
    </w:p>
    <w:p w14:paraId="55C57D59" w14:textId="77777777" w:rsidR="002A16E8" w:rsidRPr="000D550A" w:rsidRDefault="002A16E8" w:rsidP="00612EAE">
      <w:pPr>
        <w:pStyle w:val="ListParagraph"/>
        <w:numPr>
          <w:ilvl w:val="0"/>
          <w:numId w:val="28"/>
        </w:numPr>
        <w:spacing w:after="0" w:line="240" w:lineRule="auto"/>
        <w:jc w:val="both"/>
        <w:rPr>
          <w:color w:val="auto"/>
        </w:rPr>
      </w:pPr>
      <w:r w:rsidRPr="000D550A">
        <w:rPr>
          <w:color w:val="auto"/>
        </w:rPr>
        <w:t xml:space="preserve">Food, food waste, beverages and tobacco </w:t>
      </w:r>
    </w:p>
    <w:p w14:paraId="14669474" w14:textId="77777777" w:rsidR="002A16E8" w:rsidRPr="000D550A" w:rsidRDefault="002A16E8" w:rsidP="00612EAE">
      <w:pPr>
        <w:pStyle w:val="ListParagraph"/>
        <w:numPr>
          <w:ilvl w:val="0"/>
          <w:numId w:val="28"/>
        </w:numPr>
        <w:spacing w:after="0" w:line="240" w:lineRule="auto"/>
        <w:jc w:val="both"/>
        <w:rPr>
          <w:color w:val="auto"/>
        </w:rPr>
      </w:pPr>
      <w:r w:rsidRPr="000D550A">
        <w:rPr>
          <w:color w:val="auto"/>
        </w:rPr>
        <w:t xml:space="preserve">Textiles </w:t>
      </w:r>
    </w:p>
    <w:p w14:paraId="3E59E6CE" w14:textId="77777777" w:rsidR="002A16E8" w:rsidRPr="000D550A" w:rsidRDefault="002A16E8" w:rsidP="00612EAE">
      <w:pPr>
        <w:pStyle w:val="ListParagraph"/>
        <w:numPr>
          <w:ilvl w:val="0"/>
          <w:numId w:val="28"/>
        </w:numPr>
        <w:spacing w:after="0" w:line="240" w:lineRule="auto"/>
        <w:jc w:val="both"/>
        <w:rPr>
          <w:color w:val="auto"/>
        </w:rPr>
      </w:pPr>
      <w:r w:rsidRPr="000D550A">
        <w:rPr>
          <w:color w:val="auto"/>
        </w:rPr>
        <w:t xml:space="preserve">Garden, yard and park waste </w:t>
      </w:r>
    </w:p>
    <w:p w14:paraId="19F83D50" w14:textId="77777777" w:rsidR="0049618E" w:rsidRPr="000D550A" w:rsidRDefault="0049618E" w:rsidP="002A16E8">
      <w:pPr>
        <w:rPr>
          <w:color w:val="auto"/>
        </w:rPr>
      </w:pPr>
    </w:p>
    <w:p w14:paraId="6354DCAF" w14:textId="77777777" w:rsidR="002A16E8" w:rsidRPr="000D550A" w:rsidRDefault="002A16E8" w:rsidP="00783ED6">
      <w:pPr>
        <w:contextualSpacing w:val="0"/>
        <w:rPr>
          <w:color w:val="auto"/>
        </w:rPr>
      </w:pPr>
      <w:r w:rsidRPr="000D550A">
        <w:rPr>
          <w:color w:val="auto"/>
        </w:rPr>
        <w:t xml:space="preserve">Since samples are taken from the organic waste proportion only, after separation of recyclable and inert material, category F (glass, plastic, metal and other inert material) is not included in the measurement. Organic waste proportions are relatively stable and therefore estimated only quarterly (defined as minimum sampling frequency per year by the methodology). However, the size and frequency of sampling should be statistically significant with a maximum uncertainty range of 20% at a 95% confidence level. </w:t>
      </w:r>
    </w:p>
    <w:p w14:paraId="49A30F5F" w14:textId="77777777" w:rsidR="002A16E8" w:rsidRPr="000D550A" w:rsidRDefault="002A16E8" w:rsidP="00783ED6">
      <w:pPr>
        <w:contextualSpacing w:val="0"/>
        <w:rPr>
          <w:color w:val="auto"/>
        </w:rPr>
      </w:pPr>
      <w:r w:rsidRPr="000D550A">
        <w:rPr>
          <w:color w:val="auto"/>
        </w:rPr>
        <w:t xml:space="preserve">A detailed written sampling procedure is applied to ensure a consistent approach over the crediting period (see Operating Procedure 36 as well as PDD Section B.7.2. and </w:t>
      </w:r>
      <w:r w:rsidR="00C1253F">
        <w:rPr>
          <w:color w:val="auto"/>
        </w:rPr>
        <w:t>B.7.3.</w:t>
      </w:r>
      <w:r w:rsidRPr="000D550A">
        <w:rPr>
          <w:color w:val="auto"/>
        </w:rPr>
        <w:t>). The size and frequency of sampling required in the sampling plan provides statistically significant data with a maximum uncertainty range of 20 % (= precision or sampling error of +/- 10 %) and a 95 % confidence level. The required confidence level has been reduced to 90 % since the PDD was registered, making the weight sampled more conservative</w:t>
      </w:r>
      <w:r w:rsidR="00C1253F">
        <w:rPr>
          <w:color w:val="auto"/>
        </w:rPr>
        <w:t>.</w:t>
      </w:r>
    </w:p>
    <w:p w14:paraId="0F919BA3" w14:textId="77777777" w:rsidR="00115B99" w:rsidRPr="00CA78FC" w:rsidRDefault="00115B99" w:rsidP="006E4BA3">
      <w:pPr>
        <w:spacing w:line="240" w:lineRule="auto"/>
        <w:contextualSpacing w:val="0"/>
        <w:rPr>
          <w:color w:val="auto"/>
          <w:u w:val="single"/>
        </w:rPr>
      </w:pPr>
      <w:r w:rsidRPr="00CA78FC">
        <w:rPr>
          <w:color w:val="auto"/>
          <w:u w:val="single"/>
        </w:rPr>
        <w:t>D.4.2.</w:t>
      </w:r>
      <w:r w:rsidRPr="00CA78FC">
        <w:rPr>
          <w:color w:val="auto"/>
          <w:u w:val="single"/>
        </w:rPr>
        <w:tab/>
        <w:t>Collected data</w:t>
      </w:r>
    </w:p>
    <w:p w14:paraId="600C73CF" w14:textId="77777777" w:rsidR="00115B99" w:rsidRPr="000D550A" w:rsidRDefault="00115B99" w:rsidP="006E4BA3">
      <w:pPr>
        <w:contextualSpacing w:val="0"/>
        <w:rPr>
          <w:color w:val="auto"/>
        </w:rPr>
      </w:pPr>
      <w:r w:rsidRPr="000D550A">
        <w:rPr>
          <w:color w:val="auto"/>
        </w:rPr>
        <w:lastRenderedPageBreak/>
        <w:t>A summary of the collected sampling data is provided in Annex 2 of the MR. The detailed calculations of the sampling procedure are shown in the separate spreadsheet “</w:t>
      </w:r>
      <w:r w:rsidR="00951794">
        <w:rPr>
          <w:color w:val="auto"/>
        </w:rPr>
        <w:t>Waste composition</w:t>
      </w:r>
      <w:r w:rsidRPr="000D550A">
        <w:rPr>
          <w:color w:val="auto"/>
        </w:rPr>
        <w:t>”</w:t>
      </w:r>
      <w:r w:rsidR="00951794">
        <w:rPr>
          <w:color w:val="auto"/>
        </w:rPr>
        <w:t xml:space="preserve"> available on site to the DOE.</w:t>
      </w:r>
    </w:p>
    <w:p w14:paraId="58C3C3DC" w14:textId="77777777" w:rsidR="00115B99" w:rsidRPr="0095094A" w:rsidRDefault="00115B99" w:rsidP="00D87F6C">
      <w:pPr>
        <w:spacing w:line="240" w:lineRule="auto"/>
        <w:contextualSpacing w:val="0"/>
        <w:rPr>
          <w:color w:val="auto"/>
          <w:u w:val="single"/>
        </w:rPr>
      </w:pPr>
      <w:r w:rsidRPr="0095094A">
        <w:rPr>
          <w:color w:val="auto"/>
          <w:u w:val="single"/>
        </w:rPr>
        <w:t>D.</w:t>
      </w:r>
      <w:r w:rsidR="00ED0697" w:rsidRPr="0095094A">
        <w:rPr>
          <w:color w:val="auto"/>
          <w:u w:val="single"/>
        </w:rPr>
        <w:t>4</w:t>
      </w:r>
      <w:r w:rsidRPr="0095094A">
        <w:rPr>
          <w:color w:val="auto"/>
          <w:u w:val="single"/>
        </w:rPr>
        <w:t>.3.</w:t>
      </w:r>
      <w:r w:rsidRPr="0095094A">
        <w:rPr>
          <w:color w:val="auto"/>
          <w:u w:val="single"/>
        </w:rPr>
        <w:tab/>
        <w:t>Analysis of the collected data</w:t>
      </w:r>
    </w:p>
    <w:p w14:paraId="693DABD5" w14:textId="77777777" w:rsidR="00115B99" w:rsidRPr="000D550A" w:rsidRDefault="00115B99" w:rsidP="00D87F6C">
      <w:pPr>
        <w:spacing w:line="240" w:lineRule="auto"/>
        <w:contextualSpacing w:val="0"/>
        <w:rPr>
          <w:color w:val="auto"/>
        </w:rPr>
      </w:pPr>
      <w:r w:rsidRPr="000D550A">
        <w:rPr>
          <w:color w:val="auto"/>
        </w:rPr>
        <w:t>D.</w:t>
      </w:r>
      <w:r w:rsidR="00ED0697" w:rsidRPr="000D550A">
        <w:rPr>
          <w:color w:val="auto"/>
        </w:rPr>
        <w:t>4</w:t>
      </w:r>
      <w:r w:rsidR="00DB4841">
        <w:rPr>
          <w:color w:val="auto"/>
        </w:rPr>
        <w:t xml:space="preserve">.3.1. </w:t>
      </w:r>
      <w:r w:rsidRPr="000D550A">
        <w:rPr>
          <w:color w:val="auto"/>
        </w:rPr>
        <w:t xml:space="preserve">Demonstration </w:t>
      </w:r>
      <w:r w:rsidR="00350F19">
        <w:rPr>
          <w:color w:val="auto"/>
        </w:rPr>
        <w:t>that</w:t>
      </w:r>
      <w:r w:rsidRPr="000D550A">
        <w:rPr>
          <w:color w:val="auto"/>
        </w:rPr>
        <w:t xml:space="preserve"> the required confidence/precision has been met</w:t>
      </w:r>
    </w:p>
    <w:p w14:paraId="7DF5ED35" w14:textId="77777777" w:rsidR="006E4BA3" w:rsidRPr="000D550A" w:rsidRDefault="006E4BA3" w:rsidP="00783ED6">
      <w:pPr>
        <w:contextualSpacing w:val="0"/>
        <w:rPr>
          <w:color w:val="auto"/>
        </w:rPr>
      </w:pPr>
      <w:r w:rsidRPr="000D550A">
        <w:rPr>
          <w:color w:val="auto"/>
        </w:rPr>
        <w:t>The percentage of waste types has been relatively stable since the beginning of the crediting period. Nevertheless, these small yearly changes are recorded in the spreadsheets for each year (see actual and historic data in Annex 2).</w:t>
      </w:r>
    </w:p>
    <w:p w14:paraId="5E99FA7F" w14:textId="77777777" w:rsidR="006E4BA3" w:rsidRPr="000D550A" w:rsidRDefault="006E4BA3" w:rsidP="00D87F6C">
      <w:pPr>
        <w:contextualSpacing w:val="0"/>
        <w:rPr>
          <w:color w:val="auto"/>
        </w:rPr>
      </w:pPr>
      <w:r w:rsidRPr="000D550A">
        <w:rPr>
          <w:color w:val="auto"/>
        </w:rPr>
        <w:t>Based on the sampling results listed in Annex 2, the following calculation determines the precision accomplished with the project’s sampling plan. For this calculation the following standard formula is used:</w:t>
      </w:r>
    </w:p>
    <w:p w14:paraId="542BB7DF" w14:textId="77777777" w:rsidR="006E4BA3" w:rsidRPr="000D550A" w:rsidRDefault="006E4BA3" w:rsidP="00BF2C2A">
      <w:pPr>
        <w:contextualSpacing w:val="0"/>
        <w:rPr>
          <w:color w:val="auto"/>
        </w:rPr>
      </w:pPr>
      <w:r w:rsidRPr="000D550A">
        <w:rPr>
          <w:color w:val="auto"/>
        </w:rPr>
        <w:t>Precision equals:</w:t>
      </w:r>
      <w:r w:rsidRPr="000D550A">
        <w:rPr>
          <w:color w:val="auto"/>
        </w:rPr>
        <w:tab/>
      </w:r>
      <w:r w:rsidRPr="000D550A">
        <w:rPr>
          <w:bCs/>
          <w:color w:val="auto"/>
        </w:rPr>
        <w:t>1.962 * sqrt (p * (1 - p) / n)</w:t>
      </w:r>
      <w:r w:rsidRPr="000D550A">
        <w:rPr>
          <w:bCs/>
          <w:color w:val="auto"/>
        </w:rPr>
        <w:tab/>
      </w:r>
      <w:r w:rsidRPr="000D550A">
        <w:rPr>
          <w:bCs/>
          <w:color w:val="auto"/>
        </w:rPr>
        <w:tab/>
      </w:r>
      <w:r w:rsidRPr="000D550A">
        <w:rPr>
          <w:bCs/>
          <w:color w:val="auto"/>
        </w:rPr>
        <w:tab/>
        <w:t>(sqrt = square root)</w:t>
      </w:r>
    </w:p>
    <w:p w14:paraId="2C39C8C5" w14:textId="77777777" w:rsidR="00735146" w:rsidRDefault="006E4BA3" w:rsidP="00BF2C2A">
      <w:pPr>
        <w:rPr>
          <w:color w:val="auto"/>
        </w:rPr>
      </w:pPr>
      <w:r w:rsidRPr="000D550A">
        <w:rPr>
          <w:color w:val="auto"/>
        </w:rPr>
        <w:t>Whereas 1.962 represents the z value for a 95% confidence level; n our daily sample size of 100 and p the response distribution. For p the value closest to 50% must be chosen. The p values for waste type E (garden, yard and park waste) are closest to 50%. For the precision calculation a conservative value of 0.7 (for 70%) was chosen, a value closer to 50% than any other ever observed percentage value for any waste type (see also argumentation for 0.7 in D.</w:t>
      </w:r>
      <w:r w:rsidR="003521EB">
        <w:rPr>
          <w:color w:val="auto"/>
        </w:rPr>
        <w:t>4</w:t>
      </w:r>
      <w:r w:rsidRPr="000D550A">
        <w:rPr>
          <w:color w:val="auto"/>
        </w:rPr>
        <w:t>.</w:t>
      </w:r>
      <w:r w:rsidR="003521EB">
        <w:rPr>
          <w:color w:val="auto"/>
        </w:rPr>
        <w:t>3</w:t>
      </w:r>
      <w:r w:rsidRPr="000D550A">
        <w:rPr>
          <w:color w:val="auto"/>
        </w:rPr>
        <w:t>.</w:t>
      </w:r>
      <w:r w:rsidR="003521EB">
        <w:rPr>
          <w:color w:val="auto"/>
        </w:rPr>
        <w:t>2.</w:t>
      </w:r>
      <w:r w:rsidRPr="000D550A">
        <w:rPr>
          <w:color w:val="auto"/>
        </w:rPr>
        <w:t xml:space="preserve"> The value 100 for n reflects the daily sample size of 100</w:t>
      </w:r>
      <w:r w:rsidR="00735146">
        <w:rPr>
          <w:color w:val="auto"/>
        </w:rPr>
        <w:t xml:space="preserve"> kg. </w:t>
      </w:r>
      <w:proofErr w:type="gramStart"/>
      <w:r w:rsidRPr="000D550A">
        <w:rPr>
          <w:color w:val="auto"/>
        </w:rPr>
        <w:t>Thus</w:t>
      </w:r>
      <w:proofErr w:type="gramEnd"/>
      <w:r w:rsidRPr="000D550A">
        <w:rPr>
          <w:color w:val="auto"/>
        </w:rPr>
        <w:t xml:space="preserve"> the form</w:t>
      </w:r>
      <w:r w:rsidR="00735146">
        <w:rPr>
          <w:color w:val="auto"/>
        </w:rPr>
        <w:t xml:space="preserve">ula becomes: </w:t>
      </w:r>
    </w:p>
    <w:p w14:paraId="3FD7F07A" w14:textId="77777777" w:rsidR="006E4BA3" w:rsidRPr="000D550A" w:rsidRDefault="00735146" w:rsidP="00735146">
      <w:pPr>
        <w:contextualSpacing w:val="0"/>
        <w:rPr>
          <w:color w:val="auto"/>
        </w:rPr>
      </w:pPr>
      <w:r>
        <w:rPr>
          <w:color w:val="auto"/>
        </w:rPr>
        <w:t xml:space="preserve">Precision equals: </w:t>
      </w:r>
      <w:r w:rsidR="006E4BA3" w:rsidRPr="000D550A">
        <w:rPr>
          <w:color w:val="auto"/>
        </w:rPr>
        <w:t>1.962 * sqrt (0.7 * (1 - 0.7) / 100) = 0.0899</w:t>
      </w:r>
    </w:p>
    <w:p w14:paraId="5A315A07" w14:textId="77777777" w:rsidR="006E4BA3" w:rsidRPr="000D550A" w:rsidRDefault="006E4BA3" w:rsidP="00D72156">
      <w:pPr>
        <w:contextualSpacing w:val="0"/>
        <w:rPr>
          <w:color w:val="auto"/>
        </w:rPr>
      </w:pPr>
      <w:r w:rsidRPr="000D550A">
        <w:rPr>
          <w:color w:val="auto"/>
        </w:rPr>
        <w:t>A precision of 8.99% is achieved at the required confidence level of 95%, a value better than the 10% required by the PPD. Even if the worst-case response distribution of 50% is chosen in a scenario calculation a precision of 9.81% results, a value still below the required 10%.</w:t>
      </w:r>
    </w:p>
    <w:p w14:paraId="325792FD" w14:textId="77777777" w:rsidR="006E4BA3" w:rsidRPr="000D550A" w:rsidRDefault="006E4BA3" w:rsidP="00D87F6C">
      <w:pPr>
        <w:spacing w:line="240" w:lineRule="auto"/>
        <w:contextualSpacing w:val="0"/>
        <w:rPr>
          <w:color w:val="auto"/>
        </w:rPr>
      </w:pPr>
      <w:r w:rsidRPr="000D550A">
        <w:rPr>
          <w:color w:val="auto"/>
        </w:rPr>
        <w:t>D.</w:t>
      </w:r>
      <w:r w:rsidR="00ED0697" w:rsidRPr="000D550A">
        <w:rPr>
          <w:color w:val="auto"/>
        </w:rPr>
        <w:t>4</w:t>
      </w:r>
      <w:r w:rsidR="00DB4841">
        <w:rPr>
          <w:color w:val="auto"/>
        </w:rPr>
        <w:t>.3.2.</w:t>
      </w:r>
      <w:r w:rsidRPr="000D550A">
        <w:rPr>
          <w:color w:val="auto"/>
        </w:rPr>
        <w:t xml:space="preserve"> Demonstration on whether a sufficient sample size is applied</w:t>
      </w:r>
    </w:p>
    <w:p w14:paraId="64AEC295" w14:textId="77777777" w:rsidR="00ED0697" w:rsidRPr="000D550A" w:rsidRDefault="00ED0697" w:rsidP="00783ED6">
      <w:pPr>
        <w:contextualSpacing w:val="0"/>
        <w:rPr>
          <w:color w:val="auto"/>
        </w:rPr>
      </w:pPr>
      <w:r w:rsidRPr="000D550A">
        <w:rPr>
          <w:color w:val="auto"/>
        </w:rPr>
        <w:t xml:space="preserve">The determination of the sample size follows the definition of the sampling plan given in </w:t>
      </w:r>
      <w:r w:rsidRPr="00FF08C2">
        <w:rPr>
          <w:color w:val="auto"/>
        </w:rPr>
        <w:t xml:space="preserve">the </w:t>
      </w:r>
      <w:r w:rsidR="00FF08C2" w:rsidRPr="00FF08C2">
        <w:rPr>
          <w:color w:val="auto"/>
        </w:rPr>
        <w:t>PDD B.7.</w:t>
      </w:r>
      <w:r w:rsidR="00DE4A0F">
        <w:rPr>
          <w:color w:val="auto"/>
        </w:rPr>
        <w:t>2</w:t>
      </w:r>
      <w:r w:rsidRPr="00FF08C2">
        <w:rPr>
          <w:color w:val="auto"/>
        </w:rPr>
        <w:t>., which</w:t>
      </w:r>
      <w:r w:rsidR="0018772E">
        <w:rPr>
          <w:color w:val="auto"/>
        </w:rPr>
        <w:t xml:space="preserve"> </w:t>
      </w:r>
      <w:r w:rsidRPr="000D550A">
        <w:rPr>
          <w:color w:val="auto"/>
        </w:rPr>
        <w:t>determines the applicable sample size for each of the three quarterly sampling days.</w:t>
      </w:r>
      <w:r w:rsidR="0018772E">
        <w:rPr>
          <w:color w:val="auto"/>
        </w:rPr>
        <w:t xml:space="preserve"> The Operating Procedure OP 36 and OP 36-1. </w:t>
      </w:r>
      <w:r w:rsidR="00CC1FC4">
        <w:rPr>
          <w:color w:val="auto"/>
        </w:rPr>
        <w:t>d</w:t>
      </w:r>
      <w:r w:rsidR="0018772E">
        <w:rPr>
          <w:color w:val="auto"/>
        </w:rPr>
        <w:t>escribes the process in detail.</w:t>
      </w:r>
    </w:p>
    <w:p w14:paraId="1F6BC3B2" w14:textId="77777777" w:rsidR="00ED0697" w:rsidRPr="000D550A" w:rsidRDefault="00ED0697" w:rsidP="00783ED6">
      <w:pPr>
        <w:contextualSpacing w:val="0"/>
        <w:rPr>
          <w:color w:val="auto"/>
        </w:rPr>
      </w:pPr>
      <w:r w:rsidRPr="000D550A">
        <w:rPr>
          <w:color w:val="auto"/>
        </w:rPr>
        <w:t xml:space="preserve">In the following paragraphs the process of determining the sample size is described. Because the waste type percentages have proven to be relatively stable since the beginning of the crediting period, the daily sample size has been reduced in 2013 to </w:t>
      </w:r>
      <w:r w:rsidRPr="000D550A">
        <w:rPr>
          <w:color w:val="auto"/>
        </w:rPr>
        <w:lastRenderedPageBreak/>
        <w:t xml:space="preserve">the 100 kg proposed in the </w:t>
      </w:r>
      <w:r w:rsidR="00DE4A0F">
        <w:rPr>
          <w:color w:val="auto"/>
        </w:rPr>
        <w:t xml:space="preserve">CDM </w:t>
      </w:r>
      <w:r w:rsidRPr="000D550A">
        <w:rPr>
          <w:color w:val="auto"/>
        </w:rPr>
        <w:t xml:space="preserve">PDD, Annex 4. This decision has been taken after a sensitivity analysis was performed. </w:t>
      </w:r>
      <w:r w:rsidR="00B16D48" w:rsidRPr="00B16D48">
        <w:rPr>
          <w:color w:val="auto"/>
        </w:rPr>
        <w:t>The sensitivity analysis is included in “</w:t>
      </w:r>
      <w:r w:rsidRPr="00B16D48">
        <w:rPr>
          <w:color w:val="auto"/>
        </w:rPr>
        <w:t>Sampling plan for waste types 141231</w:t>
      </w:r>
      <w:r w:rsidR="00B16D48" w:rsidRPr="00B16D48">
        <w:rPr>
          <w:color w:val="auto"/>
        </w:rPr>
        <w:t>” that is available on site to the DOE.</w:t>
      </w:r>
    </w:p>
    <w:p w14:paraId="043F36EB" w14:textId="77777777" w:rsidR="00ED0697" w:rsidRPr="000D550A" w:rsidRDefault="00ED0697" w:rsidP="00783ED6">
      <w:pPr>
        <w:contextualSpacing w:val="0"/>
        <w:rPr>
          <w:color w:val="auto"/>
        </w:rPr>
      </w:pPr>
      <w:r w:rsidRPr="000D550A">
        <w:rPr>
          <w:color w:val="auto"/>
        </w:rPr>
        <w:t>To achieve the maximum precision of 10% at a 95% confidence level as required by the PDD, in each quarter on each of the three sampling dates, a 100 kg sample is drawn from two different trucks to determine the percentage of the different waste types (</w:t>
      </w:r>
      <w:proofErr w:type="spellStart"/>
      <w:proofErr w:type="gramStart"/>
      <w:r w:rsidRPr="000D550A">
        <w:rPr>
          <w:color w:val="auto"/>
        </w:rPr>
        <w:t>P</w:t>
      </w:r>
      <w:r w:rsidRPr="000D550A">
        <w:rPr>
          <w:color w:val="auto"/>
          <w:vertAlign w:val="subscript"/>
        </w:rPr>
        <w:t>n,j</w:t>
      </w:r>
      <w:proofErr w:type="gramEnd"/>
      <w:r w:rsidRPr="000D550A">
        <w:rPr>
          <w:color w:val="auto"/>
          <w:vertAlign w:val="subscript"/>
        </w:rPr>
        <w:t>,y</w:t>
      </w:r>
      <w:proofErr w:type="spellEnd"/>
      <w:r w:rsidRPr="000D550A">
        <w:rPr>
          <w:color w:val="auto"/>
        </w:rPr>
        <w:t xml:space="preserve">). Please note that the 95% confidence level is obsolete for small scale projects for which now only 90% is required, resulting in even smaller required sample sizes. However, the project continues to </w:t>
      </w:r>
      <w:r w:rsidR="000F56FF">
        <w:rPr>
          <w:color w:val="auto"/>
        </w:rPr>
        <w:t>take 100 kg samples</w:t>
      </w:r>
      <w:r w:rsidRPr="000D550A">
        <w:rPr>
          <w:color w:val="auto"/>
        </w:rPr>
        <w:t>.</w:t>
      </w:r>
    </w:p>
    <w:p w14:paraId="082A9224" w14:textId="29BDC5E8" w:rsidR="00D45600" w:rsidRPr="000D550A" w:rsidRDefault="00272BB2" w:rsidP="00D45600">
      <w:pPr>
        <w:rPr>
          <w:color w:val="auto"/>
        </w:rPr>
      </w:pPr>
      <w:r>
        <w:rPr>
          <w:color w:val="auto"/>
        </w:rPr>
        <w:t>The following</w:t>
      </w:r>
      <w:r w:rsidR="00D45600" w:rsidRPr="000D550A">
        <w:rPr>
          <w:color w:val="auto"/>
        </w:rPr>
        <w:t xml:space="preserve"> </w:t>
      </w:r>
      <w:r>
        <w:rPr>
          <w:color w:val="auto"/>
        </w:rPr>
        <w:t xml:space="preserve">equation 3 </w:t>
      </w:r>
      <w:r w:rsidRPr="00272BB2">
        <w:rPr>
          <w:color w:val="auto"/>
        </w:rPr>
        <w:t xml:space="preserve">of Guideline for Sampling and surveys for CDM project activities and </w:t>
      </w:r>
      <w:r w:rsidR="005C6A57" w:rsidRPr="00272BB2">
        <w:rPr>
          <w:color w:val="auto"/>
        </w:rPr>
        <w:t>programs</w:t>
      </w:r>
      <w:r w:rsidRPr="00272BB2">
        <w:rPr>
          <w:color w:val="auto"/>
        </w:rPr>
        <w:t xml:space="preserve"> of activities Version 04.0.</w:t>
      </w:r>
      <w:r>
        <w:rPr>
          <w:color w:val="auto"/>
        </w:rPr>
        <w:t xml:space="preserve"> </w:t>
      </w:r>
      <w:r w:rsidR="00FC1A97">
        <w:rPr>
          <w:color w:val="auto"/>
        </w:rPr>
        <w:t>i</w:t>
      </w:r>
      <w:r w:rsidR="00D45600" w:rsidRPr="000D550A">
        <w:rPr>
          <w:color w:val="auto"/>
        </w:rPr>
        <w:t>s used to arrive at the minimum sample size in kg:</w:t>
      </w:r>
    </w:p>
    <w:p w14:paraId="64352E77" w14:textId="77777777" w:rsidR="00D45600" w:rsidRPr="000D550A" w:rsidRDefault="00D45600" w:rsidP="000D550A">
      <w:pPr>
        <w:spacing w:line="240" w:lineRule="auto"/>
        <w:rPr>
          <w:color w:val="auto"/>
          <w:u w:val="single"/>
        </w:rPr>
      </w:pPr>
      <w:r w:rsidRPr="000D550A">
        <w:rPr>
          <w:color w:val="auto"/>
          <w:u w:val="single"/>
        </w:rPr>
        <w:tab/>
        <w:t>z</w:t>
      </w:r>
      <w:r w:rsidRPr="000D550A">
        <w:rPr>
          <w:color w:val="auto"/>
          <w:u w:val="single"/>
          <w:vertAlign w:val="superscript"/>
        </w:rPr>
        <w:t>2</w:t>
      </w:r>
      <w:r w:rsidRPr="000D550A">
        <w:rPr>
          <w:color w:val="auto"/>
          <w:u w:val="single"/>
        </w:rPr>
        <w:t xml:space="preserve"> * p * q * N</w:t>
      </w:r>
      <w:r w:rsidRPr="000D550A">
        <w:rPr>
          <w:color w:val="auto"/>
          <w:u w:val="single"/>
        </w:rPr>
        <w:tab/>
        <w:t>_</w:t>
      </w:r>
      <w:r w:rsidR="000D550A" w:rsidRPr="000D550A">
        <w:rPr>
          <w:color w:val="auto"/>
          <w:u w:val="single"/>
        </w:rPr>
        <w:t>_</w:t>
      </w:r>
    </w:p>
    <w:p w14:paraId="67447EB1" w14:textId="77777777" w:rsidR="00D45600" w:rsidRPr="000D550A" w:rsidRDefault="00D45600" w:rsidP="00D45600">
      <w:pPr>
        <w:rPr>
          <w:color w:val="auto"/>
        </w:rPr>
      </w:pPr>
      <w:r w:rsidRPr="000D550A">
        <w:rPr>
          <w:color w:val="auto"/>
        </w:rPr>
        <w:t>(z</w:t>
      </w:r>
      <w:r w:rsidRPr="000D550A">
        <w:rPr>
          <w:color w:val="auto"/>
          <w:vertAlign w:val="superscript"/>
        </w:rPr>
        <w:t>2</w:t>
      </w:r>
      <w:r w:rsidRPr="000D550A">
        <w:rPr>
          <w:color w:val="auto"/>
        </w:rPr>
        <w:t xml:space="preserve"> * p * q) + ((N - 1) * y</w:t>
      </w:r>
      <w:r w:rsidRPr="000D550A">
        <w:rPr>
          <w:color w:val="auto"/>
          <w:vertAlign w:val="superscript"/>
        </w:rPr>
        <w:t>2</w:t>
      </w:r>
      <w:r w:rsidRPr="000D550A">
        <w:rPr>
          <w:color w:val="auto"/>
        </w:rPr>
        <w:t>)</w:t>
      </w:r>
    </w:p>
    <w:p w14:paraId="49BD48FB" w14:textId="77777777" w:rsidR="00D45600" w:rsidRPr="000D550A" w:rsidRDefault="00D45600" w:rsidP="00D45600">
      <w:pPr>
        <w:rPr>
          <w:color w:val="auto"/>
        </w:rPr>
      </w:pPr>
      <w:r w:rsidRPr="000D550A">
        <w:rPr>
          <w:color w:val="auto"/>
        </w:rPr>
        <w:t>z = value for a confidence level. This z value is 1.962 for a 95% confidence level.</w:t>
      </w:r>
    </w:p>
    <w:p w14:paraId="7DA5A89C" w14:textId="77777777" w:rsidR="00D45600" w:rsidRPr="000D550A" w:rsidRDefault="00D45600" w:rsidP="00D45600">
      <w:pPr>
        <w:rPr>
          <w:color w:val="auto"/>
        </w:rPr>
      </w:pPr>
      <w:r w:rsidRPr="000D550A">
        <w:rPr>
          <w:color w:val="auto"/>
        </w:rPr>
        <w:t>y = value for precision (= 1/2 of uncertainty range of 20%). This value is always 0.1 for a 10% precision.</w:t>
      </w:r>
    </w:p>
    <w:p w14:paraId="57426A4C" w14:textId="77777777" w:rsidR="00D45600" w:rsidRPr="000D550A" w:rsidRDefault="00D45600" w:rsidP="00D45600">
      <w:pPr>
        <w:rPr>
          <w:color w:val="auto"/>
        </w:rPr>
      </w:pPr>
      <w:r w:rsidRPr="000D550A">
        <w:rPr>
          <w:color w:val="auto"/>
        </w:rPr>
        <w:t>p = response distribution (expected sample percentage). The value closest to 50% must be chosen to be conservative. In all years of operation, the lowest level has never been below 70% or over 30% for any waste type. Therefor a value of 0.7 (for 70%) is chosen for the sample size calculation.</w:t>
      </w:r>
    </w:p>
    <w:p w14:paraId="29F4C8BE" w14:textId="77777777" w:rsidR="00D45600" w:rsidRPr="000D550A" w:rsidRDefault="00D45600" w:rsidP="00D45600">
      <w:pPr>
        <w:rPr>
          <w:color w:val="auto"/>
        </w:rPr>
      </w:pPr>
      <w:r w:rsidRPr="000D550A">
        <w:rPr>
          <w:color w:val="auto"/>
        </w:rPr>
        <w:t>q = 1 – p. This value is 0.3 (30%).</w:t>
      </w:r>
    </w:p>
    <w:p w14:paraId="2EC5E06A" w14:textId="77777777" w:rsidR="00D45600" w:rsidRPr="000D550A" w:rsidRDefault="00D45600" w:rsidP="00BF2C2A">
      <w:pPr>
        <w:rPr>
          <w:color w:val="auto"/>
        </w:rPr>
      </w:pPr>
      <w:r w:rsidRPr="000D550A">
        <w:rPr>
          <w:color w:val="auto"/>
        </w:rPr>
        <w:t>N = population (PDD value = 32,000). The value stays for 32,000 kg weight processed daily. In reality N is higher, but above 32,000, the sample size hardly changes.</w:t>
      </w:r>
      <w:r w:rsidR="00272BB2">
        <w:rPr>
          <w:color w:val="auto"/>
        </w:rPr>
        <w:t xml:space="preserve"> The following equation represents the </w:t>
      </w:r>
      <w:r w:rsidR="00F90F88">
        <w:rPr>
          <w:color w:val="auto"/>
        </w:rPr>
        <w:t>actual values:</w:t>
      </w:r>
    </w:p>
    <w:p w14:paraId="783F0F9B" w14:textId="77777777" w:rsidR="00D45600" w:rsidRPr="000D550A" w:rsidRDefault="00D45600" w:rsidP="000D550A">
      <w:pPr>
        <w:tabs>
          <w:tab w:val="left" w:pos="709"/>
          <w:tab w:val="left" w:pos="4820"/>
          <w:tab w:val="left" w:pos="5670"/>
        </w:tabs>
        <w:spacing w:line="240" w:lineRule="auto"/>
        <w:rPr>
          <w:color w:val="auto"/>
          <w:u w:val="single"/>
        </w:rPr>
      </w:pPr>
      <w:r w:rsidRPr="000D550A">
        <w:rPr>
          <w:color w:val="auto"/>
          <w:u w:val="single"/>
        </w:rPr>
        <w:tab/>
        <w:t>1.962 * 1.9</w:t>
      </w:r>
      <w:r w:rsidR="000D550A">
        <w:rPr>
          <w:color w:val="auto"/>
          <w:u w:val="single"/>
        </w:rPr>
        <w:t>62 * 0.7 * 0.3 * 32000____</w:t>
      </w:r>
      <w:r w:rsidR="000D550A" w:rsidRPr="000D550A">
        <w:rPr>
          <w:color w:val="auto"/>
          <w:u w:val="single"/>
        </w:rPr>
        <w:t>______</w:t>
      </w:r>
      <w:r w:rsidR="000D550A">
        <w:rPr>
          <w:color w:val="auto"/>
          <w:u w:val="single"/>
        </w:rPr>
        <w:t>__</w:t>
      </w:r>
    </w:p>
    <w:p w14:paraId="2646A9FE" w14:textId="77777777" w:rsidR="00D45600" w:rsidRPr="000D550A" w:rsidRDefault="00D45600" w:rsidP="00BF2C2A">
      <w:pPr>
        <w:rPr>
          <w:color w:val="auto"/>
        </w:rPr>
      </w:pPr>
      <w:r w:rsidRPr="000D550A">
        <w:rPr>
          <w:color w:val="auto"/>
        </w:rPr>
        <w:t>(1.962* 1.962 * 0.7 * 0.3) + ((32000 - 1) * 0.1 * 0.1)</w:t>
      </w:r>
    </w:p>
    <w:p w14:paraId="7FF43256" w14:textId="77777777" w:rsidR="00350F19" w:rsidRDefault="00D45600" w:rsidP="00551622">
      <w:pPr>
        <w:contextualSpacing w:val="0"/>
        <w:rPr>
          <w:color w:val="auto"/>
        </w:rPr>
      </w:pPr>
      <w:r w:rsidRPr="000D550A">
        <w:rPr>
          <w:color w:val="auto"/>
        </w:rPr>
        <w:t>The calculation results in a sample size of 80.5 kg each sampling day to satisfy the requirement for a 10% precision at a 95% confidence level. In reality, the project collects a 100 kg sample every sampling day, a weight considerably above the required amount.</w:t>
      </w:r>
    </w:p>
    <w:p w14:paraId="563C0EDE" w14:textId="77777777" w:rsidR="00551622" w:rsidRPr="000D550A" w:rsidRDefault="00551622" w:rsidP="00551622">
      <w:pPr>
        <w:spacing w:line="240" w:lineRule="auto"/>
        <w:contextualSpacing w:val="0"/>
        <w:rPr>
          <w:color w:val="auto"/>
        </w:rPr>
      </w:pPr>
      <w:r w:rsidRPr="000D550A">
        <w:rPr>
          <w:color w:val="auto"/>
        </w:rPr>
        <w:t>D.4</w:t>
      </w:r>
      <w:r>
        <w:rPr>
          <w:color w:val="auto"/>
        </w:rPr>
        <w:t>.3.</w:t>
      </w:r>
      <w:r w:rsidR="00272CEE">
        <w:rPr>
          <w:color w:val="auto"/>
        </w:rPr>
        <w:t>3</w:t>
      </w:r>
      <w:r>
        <w:rPr>
          <w:color w:val="auto"/>
        </w:rPr>
        <w:t>.</w:t>
      </w:r>
      <w:r w:rsidRPr="000D550A">
        <w:rPr>
          <w:color w:val="auto"/>
        </w:rPr>
        <w:t xml:space="preserve"> Demonstration </w:t>
      </w:r>
      <w:r w:rsidR="00272CEE">
        <w:rPr>
          <w:color w:val="auto"/>
        </w:rPr>
        <w:t>that the samples were randomly selected and are representative of the population</w:t>
      </w:r>
    </w:p>
    <w:p w14:paraId="59133DC7" w14:textId="77777777" w:rsidR="00350F19" w:rsidRDefault="003003E1" w:rsidP="00F90F88">
      <w:pPr>
        <w:contextualSpacing w:val="0"/>
        <w:rPr>
          <w:color w:val="auto"/>
        </w:rPr>
      </w:pPr>
      <w:r w:rsidRPr="003003E1">
        <w:rPr>
          <w:rFonts w:cs="Arial"/>
          <w:color w:val="auto"/>
          <w:szCs w:val="22"/>
        </w:rPr>
        <w:t xml:space="preserve">Under the surveillance of the Facility Manager, every quarter at randomly selected three days, a 100 kg sample of organic waste per day is analyzed. The representative </w:t>
      </w:r>
      <w:r w:rsidRPr="003003E1">
        <w:rPr>
          <w:rFonts w:cs="Arial"/>
          <w:color w:val="auto"/>
          <w:szCs w:val="22"/>
        </w:rPr>
        <w:lastRenderedPageBreak/>
        <w:t xml:space="preserve">100 kg samples are collected by picking a typical 50 kg fraction from </w:t>
      </w:r>
      <w:r>
        <w:rPr>
          <w:rFonts w:cs="Arial"/>
          <w:color w:val="auto"/>
          <w:szCs w:val="22"/>
        </w:rPr>
        <w:t>two different</w:t>
      </w:r>
      <w:r w:rsidRPr="003003E1">
        <w:rPr>
          <w:rFonts w:cs="Arial"/>
          <w:color w:val="auto"/>
          <w:szCs w:val="22"/>
        </w:rPr>
        <w:t xml:space="preserve"> trucks. The weight of each fraction is determined and recorded quarterly in the administration PC as OP 36-1 Quarterly Determination of Waste Composition and the percentages are calculated.</w:t>
      </w:r>
      <w:r w:rsidRPr="003003E1">
        <w:rPr>
          <w:color w:val="auto"/>
        </w:rPr>
        <w:t xml:space="preserve"> T</w:t>
      </w:r>
      <w:r>
        <w:rPr>
          <w:color w:val="auto"/>
        </w:rPr>
        <w:t>his</w:t>
      </w:r>
      <w:r w:rsidRPr="003003E1">
        <w:rPr>
          <w:color w:val="auto"/>
        </w:rPr>
        <w:t xml:space="preserve"> sampling </w:t>
      </w:r>
      <w:r>
        <w:rPr>
          <w:color w:val="auto"/>
        </w:rPr>
        <w:t>process</w:t>
      </w:r>
      <w:r w:rsidRPr="003003E1">
        <w:rPr>
          <w:color w:val="auto"/>
        </w:rPr>
        <w:t xml:space="preserve"> is </w:t>
      </w:r>
      <w:r>
        <w:rPr>
          <w:color w:val="auto"/>
        </w:rPr>
        <w:t>r</w:t>
      </w:r>
      <w:r w:rsidR="002C4F1F">
        <w:rPr>
          <w:color w:val="auto"/>
        </w:rPr>
        <w:t>egulat</w:t>
      </w:r>
      <w:r>
        <w:rPr>
          <w:color w:val="auto"/>
        </w:rPr>
        <w:t>ed</w:t>
      </w:r>
      <w:r w:rsidRPr="003003E1">
        <w:rPr>
          <w:color w:val="auto"/>
        </w:rPr>
        <w:t xml:space="preserve"> in </w:t>
      </w:r>
      <w:r w:rsidR="002C4F1F">
        <w:rPr>
          <w:color w:val="auto"/>
        </w:rPr>
        <w:t xml:space="preserve">the </w:t>
      </w:r>
      <w:r w:rsidRPr="003003E1">
        <w:rPr>
          <w:color w:val="auto"/>
        </w:rPr>
        <w:t>Operating Procedure</w:t>
      </w:r>
      <w:r>
        <w:rPr>
          <w:color w:val="auto"/>
        </w:rPr>
        <w:t>s</w:t>
      </w:r>
      <w:r w:rsidRPr="003003E1">
        <w:rPr>
          <w:color w:val="auto"/>
        </w:rPr>
        <w:t xml:space="preserve"> OP 36 and OP 36-1.</w:t>
      </w:r>
    </w:p>
    <w:p w14:paraId="5235E10B" w14:textId="77777777" w:rsidR="00E51EF3" w:rsidRPr="003B1DEE" w:rsidRDefault="00E51EF3" w:rsidP="00F90F88">
      <w:r>
        <w:br w:type="page"/>
      </w:r>
    </w:p>
    <w:p w14:paraId="78075675" w14:textId="77777777" w:rsidR="00816579" w:rsidRPr="00241108" w:rsidRDefault="00555016" w:rsidP="00555016">
      <w:pPr>
        <w:pStyle w:val="SectionTitle"/>
      </w:pPr>
      <w:bookmarkStart w:id="28" w:name="_Toc315189228"/>
      <w:bookmarkStart w:id="29" w:name="_Toc317860226"/>
      <w:bookmarkStart w:id="30" w:name="_Toc341474081"/>
      <w:bookmarkStart w:id="31" w:name="_Toc40962779"/>
      <w:bookmarkStart w:id="32" w:name="_Ref47706333"/>
      <w:bookmarkStart w:id="33" w:name="_Ref49860683"/>
      <w:r>
        <w:lastRenderedPageBreak/>
        <w:t>SECTION E.</w:t>
      </w:r>
      <w:r>
        <w:tab/>
      </w:r>
      <w:r w:rsidR="00816579" w:rsidRPr="00241108">
        <w:t xml:space="preserve">CALCULATION OF </w:t>
      </w:r>
      <w:bookmarkEnd w:id="28"/>
      <w:bookmarkEnd w:id="29"/>
      <w:bookmarkEnd w:id="30"/>
      <w:r w:rsidR="00816579" w:rsidRPr="00241108">
        <w:t xml:space="preserve">SDG </w:t>
      </w:r>
      <w:r w:rsidR="00816579">
        <w:t>IMPACTS</w:t>
      </w:r>
      <w:bookmarkEnd w:id="31"/>
      <w:bookmarkEnd w:id="32"/>
      <w:bookmarkEnd w:id="33"/>
    </w:p>
    <w:p w14:paraId="4C8CC32F" w14:textId="77777777" w:rsidR="00816579" w:rsidRPr="009F1B6F" w:rsidRDefault="00171A41" w:rsidP="00115C3F">
      <w:pPr>
        <w:pStyle w:val="SectionList"/>
      </w:pPr>
      <w:bookmarkStart w:id="34" w:name="_Ref315873983"/>
      <w:bookmarkStart w:id="35" w:name="_Ref418095428"/>
      <w:bookmarkStart w:id="36" w:name="_Toc40962780"/>
      <w:r w:rsidRPr="009F1B6F">
        <w:t>E.1.</w:t>
      </w:r>
      <w:r w:rsidRPr="009F1B6F">
        <w:tab/>
      </w:r>
      <w:r w:rsidR="00816579" w:rsidRPr="009F1B6F">
        <w:t xml:space="preserve">Calculation of baseline </w:t>
      </w:r>
      <w:bookmarkEnd w:id="34"/>
      <w:bookmarkEnd w:id="35"/>
      <w:r w:rsidR="00816579" w:rsidRPr="009F1B6F">
        <w:t>value or estimation of baseline situation of each SDG Impact</w:t>
      </w:r>
      <w:bookmarkEnd w:id="36"/>
    </w:p>
    <w:p w14:paraId="4F28C581" w14:textId="77777777" w:rsidR="000329F5" w:rsidRPr="00346792" w:rsidRDefault="000329F5" w:rsidP="0026162E">
      <w:pPr>
        <w:pStyle w:val="SectionList2nd"/>
        <w:spacing w:line="360" w:lineRule="auto"/>
      </w:pPr>
      <w:r w:rsidRPr="00346792">
        <w:rPr>
          <w:b/>
        </w:rPr>
        <w:t>E.1.1.   SDG 13:</w:t>
      </w:r>
      <w:r w:rsidRPr="00346792">
        <w:rPr>
          <w:b/>
        </w:rPr>
        <w:tab/>
        <w:t>Climate Action</w:t>
      </w:r>
    </w:p>
    <w:p w14:paraId="6A2DC120" w14:textId="77777777" w:rsidR="00DB4841" w:rsidRDefault="004E18EB" w:rsidP="0026162E">
      <w:pPr>
        <w:pStyle w:val="SectionList2nd"/>
        <w:spacing w:line="360" w:lineRule="auto"/>
      </w:pPr>
      <w:r w:rsidRPr="005618D1">
        <w:t>T</w:t>
      </w:r>
      <w:r w:rsidR="0026162E" w:rsidRPr="005618D1">
        <w:t>he baseline emissions (BE) are calculated based on the First Order Decay (FOD) Model.</w:t>
      </w:r>
      <w:r w:rsidR="005618D1" w:rsidRPr="005618D1">
        <w:t xml:space="preserve"> The calculation uses the</w:t>
      </w:r>
      <w:r w:rsidR="0026162E" w:rsidRPr="005618D1">
        <w:t xml:space="preserve"> </w:t>
      </w:r>
      <w:r w:rsidR="005618D1" w:rsidRPr="005618D1">
        <w:rPr>
          <w:rFonts w:asciiTheme="majorHAnsi" w:eastAsia="MS Mincho" w:hAnsiTheme="majorHAnsi"/>
        </w:rPr>
        <w:t xml:space="preserve">CDM methodology AMS-III.F.: Avoidance of methane emissions through composting, Version 12.0. </w:t>
      </w:r>
      <w:r w:rsidR="0026162E" w:rsidRPr="005618D1">
        <w:t xml:space="preserve">The </w:t>
      </w:r>
      <w:r w:rsidR="005618D1" w:rsidRPr="005618D1">
        <w:t>actual</w:t>
      </w:r>
      <w:r w:rsidR="0026162E" w:rsidRPr="005618D1">
        <w:t xml:space="preserve"> calculations are </w:t>
      </w:r>
      <w:r w:rsidR="005618D1" w:rsidRPr="005618D1">
        <w:t>submitted with the MR as</w:t>
      </w:r>
      <w:r w:rsidR="0069046F">
        <w:t xml:space="preserve"> “</w:t>
      </w:r>
      <w:r w:rsidR="00597333">
        <w:t xml:space="preserve">Details of </w:t>
      </w:r>
      <w:r w:rsidR="0069046F">
        <w:t>2018, 2019</w:t>
      </w:r>
      <w:r w:rsidR="0069046F" w:rsidRPr="0069046F">
        <w:t xml:space="preserve"> </w:t>
      </w:r>
      <w:r w:rsidR="00A551A2">
        <w:t>or</w:t>
      </w:r>
      <w:r w:rsidR="0069046F">
        <w:t xml:space="preserve"> 2020 </w:t>
      </w:r>
      <w:r w:rsidR="00597333">
        <w:t xml:space="preserve">BE </w:t>
      </w:r>
      <w:r w:rsidR="0069046F" w:rsidRPr="0069046F">
        <w:t>fo</w:t>
      </w:r>
      <w:r w:rsidR="0069046F">
        <w:t>r Annex 3 and 4”</w:t>
      </w:r>
      <w:r w:rsidR="005618D1">
        <w:t>.</w:t>
      </w:r>
      <w:r w:rsidR="00600A58">
        <w:t xml:space="preserve"> </w:t>
      </w:r>
      <w:r w:rsidR="005618D1">
        <w:t>The</w:t>
      </w:r>
      <w:r w:rsidR="0026162E" w:rsidRPr="00A93B40">
        <w:t>s</w:t>
      </w:r>
      <w:r w:rsidR="005618D1">
        <w:t>e</w:t>
      </w:r>
      <w:r w:rsidR="0026162E" w:rsidRPr="00A93B40">
        <w:t xml:space="preserve"> BE spreadsheet</w:t>
      </w:r>
      <w:r w:rsidR="00600A58">
        <w:t xml:space="preserve">s </w:t>
      </w:r>
      <w:r w:rsidR="00A551A2">
        <w:t>must be used to calculate</w:t>
      </w:r>
      <w:r w:rsidR="009F5976">
        <w:t xml:space="preserve"> each vi</w:t>
      </w:r>
      <w:r w:rsidR="00600A58">
        <w:t>ntage</w:t>
      </w:r>
      <w:r w:rsidR="006202C5">
        <w:t xml:space="preserve"> </w:t>
      </w:r>
      <w:r w:rsidR="00A551A2">
        <w:t xml:space="preserve">individually </w:t>
      </w:r>
      <w:r w:rsidR="0026162E" w:rsidRPr="00A93B40">
        <w:t xml:space="preserve">by changing the input of the </w:t>
      </w:r>
      <w:r w:rsidR="00600A58">
        <w:t>a</w:t>
      </w:r>
      <w:r w:rsidR="0006396B">
        <w:t>ctual parameters</w:t>
      </w:r>
      <w:r w:rsidR="00600A58">
        <w:t xml:space="preserve"> </w:t>
      </w:r>
      <w:r w:rsidR="00A551A2">
        <w:t xml:space="preserve">like </w:t>
      </w:r>
      <w:r w:rsidR="0026162E" w:rsidRPr="00A93B40">
        <w:t>waste types</w:t>
      </w:r>
      <w:r w:rsidR="00600A58">
        <w:t xml:space="preserve"> and deposition trend</w:t>
      </w:r>
      <w:r w:rsidR="0026162E" w:rsidRPr="00A93B40">
        <w:t>.</w:t>
      </w:r>
      <w:r w:rsidR="0006396B">
        <w:t xml:space="preserve"> The emission reductions eligible for </w:t>
      </w:r>
      <w:r w:rsidR="002C4F1F">
        <w:t>vintage</w:t>
      </w:r>
      <w:r w:rsidR="0006396B">
        <w:t xml:space="preserve"> are </w:t>
      </w:r>
      <w:r w:rsidR="00597333">
        <w:t xml:space="preserve">then </w:t>
      </w:r>
      <w:r w:rsidR="00A551A2">
        <w:t>consolidated</w:t>
      </w:r>
      <w:r w:rsidR="00597333">
        <w:t xml:space="preserve"> in </w:t>
      </w:r>
      <w:r w:rsidR="009441A9">
        <w:t xml:space="preserve">the spreadsheet </w:t>
      </w:r>
      <w:r w:rsidR="00597333" w:rsidRPr="005618D1">
        <w:t>“</w:t>
      </w:r>
      <w:r w:rsidR="00597333">
        <w:t>Summary Baseline emission Nov 20</w:t>
      </w:r>
      <w:r w:rsidR="00A551A2">
        <w:t>0</w:t>
      </w:r>
      <w:r w:rsidR="00597333">
        <w:t xml:space="preserve">8 to Dec </w:t>
      </w:r>
      <w:r w:rsidR="00597333" w:rsidRPr="0069046F">
        <w:t>20</w:t>
      </w:r>
      <w:r w:rsidR="00597333">
        <w:t>20</w:t>
      </w:r>
      <w:r w:rsidR="00597333" w:rsidRPr="0069046F">
        <w:t xml:space="preserve"> for Annex 4</w:t>
      </w:r>
      <w:r w:rsidR="00597333">
        <w:t>”</w:t>
      </w:r>
      <w:r w:rsidR="009441A9">
        <w:t>. A summary of it is shown in</w:t>
      </w:r>
      <w:r w:rsidR="00597333">
        <w:t xml:space="preserve"> </w:t>
      </w:r>
      <w:r w:rsidR="0006396B">
        <w:t>Annex 4</w:t>
      </w:r>
      <w:r w:rsidR="002C4F1F">
        <w:t>.</w:t>
      </w:r>
    </w:p>
    <w:p w14:paraId="7856CB9A" w14:textId="77777777" w:rsidR="004B2268" w:rsidRPr="003A3CF3" w:rsidRDefault="000329F5" w:rsidP="007613BD">
      <w:pPr>
        <w:pStyle w:val="SectionList2nd"/>
        <w:rPr>
          <w:u w:val="single"/>
        </w:rPr>
      </w:pPr>
      <w:r w:rsidRPr="003A3CF3">
        <w:rPr>
          <w:u w:val="single"/>
        </w:rPr>
        <w:t>E.1.1.1</w:t>
      </w:r>
      <w:r w:rsidR="007F629C" w:rsidRPr="003A3CF3">
        <w:rPr>
          <w:u w:val="single"/>
        </w:rPr>
        <w:t>.</w:t>
      </w:r>
      <w:r w:rsidR="00D042AC" w:rsidRPr="003A3CF3">
        <w:rPr>
          <w:u w:val="single"/>
        </w:rPr>
        <w:t xml:space="preserve"> </w:t>
      </w:r>
      <w:r w:rsidR="006202C5" w:rsidRPr="003A3CF3">
        <w:rPr>
          <w:rFonts w:cs="Arial"/>
          <w:u w:val="single"/>
        </w:rPr>
        <w:t>A</w:t>
      </w:r>
      <w:r w:rsidR="004B2268" w:rsidRPr="003A3CF3">
        <w:rPr>
          <w:rFonts w:cs="Arial"/>
          <w:u w:val="single"/>
        </w:rPr>
        <w:t>mount of organic waste processed</w:t>
      </w:r>
      <w:r w:rsidR="00750ACD" w:rsidRPr="003A3CF3">
        <w:rPr>
          <w:rFonts w:cs="Arial"/>
          <w:u w:val="single"/>
        </w:rPr>
        <w:t xml:space="preserve"> </w:t>
      </w:r>
      <w:r w:rsidR="00750ACD" w:rsidRPr="003A3CF3">
        <w:rPr>
          <w:rFonts w:cs="Arial"/>
          <w:bCs w:val="0"/>
          <w:u w:val="single"/>
        </w:rPr>
        <w:t>(</w:t>
      </w:r>
      <w:proofErr w:type="spellStart"/>
      <w:r w:rsidR="00750ACD" w:rsidRPr="003A3CF3">
        <w:rPr>
          <w:rFonts w:cs="Arial"/>
          <w:bCs w:val="0"/>
          <w:u w:val="single"/>
        </w:rPr>
        <w:t>W</w:t>
      </w:r>
      <w:r w:rsidR="00750ACD" w:rsidRPr="003A3CF3">
        <w:rPr>
          <w:rFonts w:cs="Arial"/>
          <w:bCs w:val="0"/>
          <w:u w:val="single"/>
          <w:vertAlign w:val="subscript"/>
        </w:rPr>
        <w:t>j</w:t>
      </w:r>
      <w:proofErr w:type="spellEnd"/>
      <w:r w:rsidR="00750ACD" w:rsidRPr="003A3CF3">
        <w:rPr>
          <w:rFonts w:cs="Arial"/>
          <w:bCs w:val="0"/>
          <w:u w:val="single"/>
        </w:rPr>
        <w:t>)</w:t>
      </w:r>
    </w:p>
    <w:p w14:paraId="34CDD120" w14:textId="77777777" w:rsidR="004B2268" w:rsidRPr="00A93B40" w:rsidRDefault="004B2268" w:rsidP="00D72156">
      <w:pPr>
        <w:pStyle w:val="SectionList2nd"/>
        <w:spacing w:line="360" w:lineRule="auto"/>
      </w:pPr>
      <w:r w:rsidRPr="00A93B40">
        <w:t>Of the two methods possible according to the PDD, the project has chosen to determine the actual weight of compostable organic waste directly after the waste separation on calibrated weighing scales ac</w:t>
      </w:r>
      <w:r w:rsidR="002C4F1F">
        <w:t>cording to Operating Procedure OP</w:t>
      </w:r>
      <w:r w:rsidRPr="00A93B40">
        <w:t xml:space="preserve"> 10 Weight Control.</w:t>
      </w:r>
    </w:p>
    <w:p w14:paraId="56DC8DF8" w14:textId="77777777" w:rsidR="00783ED6" w:rsidRPr="00A93B40" w:rsidRDefault="004B2268" w:rsidP="00D72156">
      <w:pPr>
        <w:pStyle w:val="SectionList2nd"/>
        <w:spacing w:line="360" w:lineRule="auto"/>
        <w:rPr>
          <w:lang w:val="en-US"/>
        </w:rPr>
      </w:pPr>
      <w:r w:rsidRPr="00A93B40">
        <w:rPr>
          <w:lang w:val="en-US"/>
        </w:rPr>
        <w:t>The BE spreadsheet</w:t>
      </w:r>
      <w:r w:rsidR="009441A9">
        <w:rPr>
          <w:lang w:val="en-US"/>
        </w:rPr>
        <w:t>s for Annex 3 are</w:t>
      </w:r>
      <w:r w:rsidRPr="00A93B40">
        <w:rPr>
          <w:lang w:val="en-US"/>
        </w:rPr>
        <w:t xml:space="preserve"> based on processing yearly 14,875 to</w:t>
      </w:r>
      <w:r w:rsidR="009441A9">
        <w:rPr>
          <w:lang w:val="en-US"/>
        </w:rPr>
        <w:t>ns of organic waste</w:t>
      </w:r>
      <w:r w:rsidRPr="00A93B40">
        <w:rPr>
          <w:lang w:val="en-US"/>
        </w:rPr>
        <w:t xml:space="preserve"> </w:t>
      </w:r>
      <w:r w:rsidR="009441A9">
        <w:rPr>
          <w:lang w:val="en-US"/>
        </w:rPr>
        <w:t>(</w:t>
      </w:r>
      <w:r w:rsidRPr="00A93B40">
        <w:rPr>
          <w:lang w:val="en-US"/>
        </w:rPr>
        <w:t>Cell E4</w:t>
      </w:r>
      <w:r w:rsidR="009441A9">
        <w:rPr>
          <w:lang w:val="en-US"/>
        </w:rPr>
        <w:t>)</w:t>
      </w:r>
      <w:r w:rsidRPr="00A93B40">
        <w:rPr>
          <w:lang w:val="en-US"/>
        </w:rPr>
        <w:t xml:space="preserve">. </w:t>
      </w:r>
      <w:r w:rsidR="00823267">
        <w:rPr>
          <w:lang w:val="en-US"/>
        </w:rPr>
        <w:t>The</w:t>
      </w:r>
      <w:r w:rsidRPr="00A93B40">
        <w:rPr>
          <w:lang w:val="en-US"/>
        </w:rPr>
        <w:t xml:space="preserve"> yearly deviation</w:t>
      </w:r>
      <w:r w:rsidR="00823267">
        <w:rPr>
          <w:lang w:val="en-US"/>
        </w:rPr>
        <w:t>s</w:t>
      </w:r>
      <w:r w:rsidRPr="00A93B40">
        <w:rPr>
          <w:lang w:val="en-US"/>
        </w:rPr>
        <w:t xml:space="preserve"> from this amount </w:t>
      </w:r>
      <w:r w:rsidR="00823267">
        <w:rPr>
          <w:lang w:val="en-US"/>
        </w:rPr>
        <w:t>are</w:t>
      </w:r>
      <w:r w:rsidRPr="00A93B40">
        <w:rPr>
          <w:lang w:val="en-US"/>
        </w:rPr>
        <w:t xml:space="preserve"> adjusted in the spreadsheet by</w:t>
      </w:r>
      <w:r w:rsidR="00823267">
        <w:rPr>
          <w:lang w:val="en-US"/>
        </w:rPr>
        <w:t xml:space="preserve"> inserting </w:t>
      </w:r>
      <w:r w:rsidR="00823267" w:rsidRPr="00A93B40">
        <w:rPr>
          <w:lang w:val="en-US"/>
        </w:rPr>
        <w:t>into row 31</w:t>
      </w:r>
      <w:r w:rsidR="00823267">
        <w:rPr>
          <w:lang w:val="en-US"/>
        </w:rPr>
        <w:t xml:space="preserve"> (</w:t>
      </w:r>
      <w:r w:rsidR="00823267" w:rsidRPr="00A93B40">
        <w:rPr>
          <w:lang w:val="en-US"/>
        </w:rPr>
        <w:t>Deposition trend</w:t>
      </w:r>
      <w:r w:rsidR="00823267">
        <w:rPr>
          <w:lang w:val="en-US"/>
        </w:rPr>
        <w:t xml:space="preserve">) the </w:t>
      </w:r>
      <w:proofErr w:type="gramStart"/>
      <w:r w:rsidR="00823267">
        <w:rPr>
          <w:lang w:val="en-US"/>
        </w:rPr>
        <w:t>amount</w:t>
      </w:r>
      <w:proofErr w:type="gramEnd"/>
      <w:r w:rsidRPr="00A93B40">
        <w:rPr>
          <w:lang w:val="en-US"/>
        </w:rPr>
        <w:t xml:space="preserve"> of actual tons processed in percent of the 14,875 tons. All other years remain zero. Calculating each year individually is necessary because the BE spreadsheet of the PDD cannot handle different yearly waste type percentages. See Annex 4 for </w:t>
      </w:r>
      <w:r w:rsidR="0073363E">
        <w:rPr>
          <w:lang w:val="en-US"/>
        </w:rPr>
        <w:t>consolidation of years</w:t>
      </w:r>
      <w:r w:rsidRPr="00A93B40">
        <w:rPr>
          <w:lang w:val="en-US"/>
        </w:rPr>
        <w:t>.</w:t>
      </w:r>
    </w:p>
    <w:p w14:paraId="663F38A9" w14:textId="77777777" w:rsidR="0092031F" w:rsidRPr="00A93B40" w:rsidRDefault="0092031F" w:rsidP="00D87F6C">
      <w:pPr>
        <w:pStyle w:val="SectionList2nd"/>
        <w:spacing w:after="120"/>
      </w:pPr>
      <w:r w:rsidRPr="00A93B40">
        <w:t>Table 30</w:t>
      </w:r>
      <w:r w:rsidR="00635B13" w:rsidRPr="00A93B40">
        <w:t>:</w:t>
      </w:r>
      <w:r w:rsidR="008B27B3" w:rsidRPr="00A93B40">
        <w:t xml:space="preserve"> </w:t>
      </w:r>
      <w:r w:rsidR="00635B13" w:rsidRPr="00A93B40">
        <w:t>Actual amount organic waste processed and Deposition Trend</w:t>
      </w:r>
    </w:p>
    <w:p w14:paraId="226D95DF" w14:textId="77777777" w:rsidR="00783ED6" w:rsidRPr="00A93B40" w:rsidRDefault="009556BB" w:rsidP="005D0F2D">
      <w:pPr>
        <w:pStyle w:val="SectionList2nd"/>
        <w:spacing w:after="0"/>
      </w:pPr>
      <w:r>
        <w:rPr>
          <w:noProof/>
        </w:rPr>
        <w:object w:dxaOrig="9827" w:dyaOrig="1653" w14:anchorId="0B7CBF5E">
          <v:shape id="_x0000_i1052" type="#_x0000_t75" alt="" style="width:490.35pt;height:79.3pt;mso-width-percent:0;mso-height-percent:0;mso-width-percent:0;mso-height-percent:0" o:ole="">
            <v:imagedata r:id="rId18" o:title=""/>
          </v:shape>
          <o:OLEObject Type="Embed" ProgID="Excel.Sheet.12" ShapeID="_x0000_i1052" DrawAspect="Content" ObjectID="_1684055839" r:id="rId19"/>
        </w:object>
      </w:r>
      <w:r w:rsidR="005D0F2D" w:rsidRPr="00A93B40">
        <w:t>Formula: Trend = processed per year / 14875 (to be processed according to PDD)</w:t>
      </w:r>
    </w:p>
    <w:p w14:paraId="611B43C2" w14:textId="77777777" w:rsidR="00D560D9" w:rsidRDefault="00D560D9" w:rsidP="00D560D9">
      <w:pPr>
        <w:pStyle w:val="SectionList2nd"/>
        <w:spacing w:after="0"/>
        <w:rPr>
          <w:rFonts w:ascii="Verdana" w:hAnsi="Verdana" w:cs="Arial"/>
        </w:rPr>
      </w:pPr>
      <w:r>
        <w:rPr>
          <w:rFonts w:ascii="Verdana" w:hAnsi="Verdana" w:cs="Arial"/>
        </w:rPr>
        <w:t>The total</w:t>
      </w:r>
      <w:r w:rsidRPr="006A4432">
        <w:rPr>
          <w:rFonts w:ascii="Verdana" w:hAnsi="Verdana" w:cs="Arial"/>
        </w:rPr>
        <w:t xml:space="preserve"> organic waste processed</w:t>
      </w:r>
      <w:r>
        <w:rPr>
          <w:rFonts w:ascii="Verdana" w:hAnsi="Verdana" w:cs="Arial"/>
        </w:rPr>
        <w:t xml:space="preserve"> is summarized in Annex 1a, 1b, 1c. </w:t>
      </w:r>
      <w:r w:rsidRPr="006A4432">
        <w:rPr>
          <w:rFonts w:ascii="Verdana" w:hAnsi="Verdana" w:cs="Arial"/>
        </w:rPr>
        <w:t>The detailed spreadsheets are submitted</w:t>
      </w:r>
      <w:r w:rsidRPr="00817D1C">
        <w:rPr>
          <w:rFonts w:ascii="Verdana" w:hAnsi="Verdana" w:cs="Arial"/>
        </w:rPr>
        <w:t xml:space="preserve"> </w:t>
      </w:r>
      <w:r>
        <w:rPr>
          <w:rFonts w:ascii="Verdana" w:hAnsi="Verdana" w:cs="Arial"/>
        </w:rPr>
        <w:t>with this</w:t>
      </w:r>
      <w:r w:rsidRPr="006A4432">
        <w:rPr>
          <w:rFonts w:ascii="Verdana" w:hAnsi="Verdana" w:cs="Arial"/>
        </w:rPr>
        <w:t xml:space="preserve"> MR with the name</w:t>
      </w:r>
      <w:r>
        <w:rPr>
          <w:rFonts w:ascii="Verdana" w:hAnsi="Verdana" w:cs="Arial"/>
        </w:rPr>
        <w:t>s:</w:t>
      </w:r>
    </w:p>
    <w:p w14:paraId="6E0348B5" w14:textId="77777777" w:rsidR="00817D1C" w:rsidRDefault="00D560D9" w:rsidP="00D560D9">
      <w:pPr>
        <w:pStyle w:val="SectionList2nd"/>
        <w:spacing w:after="0"/>
        <w:rPr>
          <w:rFonts w:ascii="Verdana" w:hAnsi="Verdana" w:cs="Arial"/>
        </w:rPr>
      </w:pPr>
      <w:r w:rsidRPr="006A4432">
        <w:rPr>
          <w:rFonts w:ascii="Verdana" w:hAnsi="Verdana" w:cs="Arial"/>
        </w:rPr>
        <w:t>Details of total organic waste processed</w:t>
      </w:r>
      <w:r>
        <w:rPr>
          <w:rFonts w:ascii="Verdana" w:hAnsi="Verdana" w:cs="Arial"/>
        </w:rPr>
        <w:t xml:space="preserve"> 2018, 2019 and 2020 for Annex 1.</w:t>
      </w:r>
    </w:p>
    <w:p w14:paraId="0F0942CA" w14:textId="77777777" w:rsidR="00A37097" w:rsidRPr="00817D1C" w:rsidRDefault="00131756" w:rsidP="00A37097">
      <w:pPr>
        <w:pStyle w:val="SectionList2nd"/>
        <w:spacing w:line="360" w:lineRule="auto"/>
      </w:pPr>
      <w:r>
        <w:rPr>
          <w:rFonts w:ascii="Verdana" w:hAnsi="Verdana" w:cs="Arial"/>
        </w:rPr>
        <w:t>Use: For c</w:t>
      </w:r>
      <w:r w:rsidR="00A37097">
        <w:rPr>
          <w:rFonts w:ascii="Verdana" w:hAnsi="Verdana" w:cs="Arial"/>
        </w:rPr>
        <w:t>alculation of baseline emission</w:t>
      </w:r>
      <w:r>
        <w:rPr>
          <w:rFonts w:ascii="Verdana" w:hAnsi="Verdana" w:cs="Arial"/>
        </w:rPr>
        <w:t xml:space="preserve"> in</w:t>
      </w:r>
      <w:r w:rsidR="00A37097">
        <w:rPr>
          <w:rFonts w:ascii="Verdana" w:hAnsi="Verdana" w:cs="Arial"/>
        </w:rPr>
        <w:t xml:space="preserve"> Annex 3a, 3b, 3c</w:t>
      </w:r>
    </w:p>
    <w:p w14:paraId="7153FCBF" w14:textId="77777777" w:rsidR="003F167D" w:rsidRPr="003A3CF3" w:rsidRDefault="000329F5" w:rsidP="00A64412">
      <w:pPr>
        <w:pStyle w:val="SectionList2nd"/>
        <w:rPr>
          <w:u w:val="single"/>
        </w:rPr>
      </w:pPr>
      <w:r w:rsidRPr="003A3CF3">
        <w:rPr>
          <w:u w:val="single"/>
        </w:rPr>
        <w:lastRenderedPageBreak/>
        <w:t>E.1.1.</w:t>
      </w:r>
      <w:r w:rsidR="003F167D" w:rsidRPr="003A3CF3">
        <w:rPr>
          <w:u w:val="single"/>
        </w:rPr>
        <w:t xml:space="preserve">2. </w:t>
      </w:r>
      <w:r w:rsidR="00035200" w:rsidRPr="003A3CF3">
        <w:rPr>
          <w:rFonts w:cs="Arial"/>
          <w:u w:val="single"/>
        </w:rPr>
        <w:t>Result of sampling waste types (</w:t>
      </w:r>
      <w:proofErr w:type="spellStart"/>
      <w:proofErr w:type="gramStart"/>
      <w:r w:rsidR="00035200" w:rsidRPr="003A3CF3">
        <w:rPr>
          <w:rFonts w:cs="Arial"/>
          <w:u w:val="single"/>
        </w:rPr>
        <w:t>p</w:t>
      </w:r>
      <w:r w:rsidR="00035200" w:rsidRPr="003A3CF3">
        <w:rPr>
          <w:rFonts w:cs="Arial"/>
          <w:u w:val="single"/>
          <w:vertAlign w:val="subscript"/>
        </w:rPr>
        <w:t>j,y</w:t>
      </w:r>
      <w:proofErr w:type="spellEnd"/>
      <w:proofErr w:type="gramEnd"/>
      <w:r w:rsidR="003F167D" w:rsidRPr="003A3CF3">
        <w:rPr>
          <w:rFonts w:cs="Arial"/>
          <w:bCs w:val="0"/>
          <w:u w:val="single"/>
        </w:rPr>
        <w:t>)</w:t>
      </w:r>
    </w:p>
    <w:p w14:paraId="3E142286" w14:textId="77777777" w:rsidR="00035200" w:rsidRPr="00CB67C6" w:rsidRDefault="00035200" w:rsidP="00035200">
      <w:pPr>
        <w:contextualSpacing w:val="0"/>
        <w:rPr>
          <w:rFonts w:cs="Arial"/>
          <w:color w:val="auto"/>
          <w:szCs w:val="22"/>
        </w:rPr>
      </w:pPr>
      <w:r w:rsidRPr="00A93B40">
        <w:rPr>
          <w:rFonts w:cs="Arial"/>
          <w:color w:val="auto"/>
          <w:szCs w:val="22"/>
        </w:rPr>
        <w:t xml:space="preserve">The methodology distinguishes between </w:t>
      </w:r>
      <w:r w:rsidR="0073363E">
        <w:rPr>
          <w:rFonts w:cs="Arial"/>
          <w:color w:val="auto"/>
          <w:szCs w:val="22"/>
        </w:rPr>
        <w:t>six</w:t>
      </w:r>
      <w:r w:rsidRPr="00A93B40">
        <w:rPr>
          <w:rFonts w:cs="Arial"/>
          <w:color w:val="auto"/>
          <w:szCs w:val="22"/>
        </w:rPr>
        <w:t xml:space="preserve"> types of waste </w:t>
      </w:r>
      <w:r w:rsidR="0072274F">
        <w:rPr>
          <w:rFonts w:cs="Arial"/>
          <w:color w:val="auto"/>
          <w:szCs w:val="22"/>
        </w:rPr>
        <w:t>of which five</w:t>
      </w:r>
      <w:r w:rsidRPr="00A93B40">
        <w:rPr>
          <w:rFonts w:cs="Arial"/>
          <w:color w:val="auto"/>
          <w:szCs w:val="22"/>
        </w:rPr>
        <w:t xml:space="preserve"> are eligible for emission reductions. </w:t>
      </w:r>
      <w:r w:rsidR="0072274F">
        <w:rPr>
          <w:rFonts w:cs="Arial"/>
          <w:color w:val="auto"/>
          <w:szCs w:val="22"/>
        </w:rPr>
        <w:t xml:space="preserve">The </w:t>
      </w:r>
      <w:r w:rsidR="00CB67C6">
        <w:rPr>
          <w:rFonts w:cs="Arial"/>
          <w:color w:val="auto"/>
          <w:szCs w:val="22"/>
        </w:rPr>
        <w:t>sixth</w:t>
      </w:r>
      <w:r w:rsidR="0072274F">
        <w:rPr>
          <w:rFonts w:cs="Arial"/>
          <w:color w:val="auto"/>
          <w:szCs w:val="22"/>
        </w:rPr>
        <w:t xml:space="preserve"> type</w:t>
      </w:r>
      <w:r w:rsidR="00CB67C6">
        <w:rPr>
          <w:rFonts w:cs="Arial"/>
          <w:color w:val="auto"/>
          <w:szCs w:val="22"/>
        </w:rPr>
        <w:t xml:space="preserve"> (i</w:t>
      </w:r>
      <w:r w:rsidR="0073363E">
        <w:rPr>
          <w:rFonts w:cs="Arial"/>
          <w:color w:val="auto"/>
          <w:szCs w:val="22"/>
        </w:rPr>
        <w:t>nert material like glass and plastic is separated before the determination of waste types and consequently is equal to 0.</w:t>
      </w:r>
      <w:r w:rsidR="0072274F">
        <w:rPr>
          <w:rFonts w:cs="Arial"/>
          <w:color w:val="auto"/>
          <w:szCs w:val="22"/>
        </w:rPr>
        <w:t xml:space="preserve"> </w:t>
      </w:r>
      <w:r w:rsidRPr="00A93B40">
        <w:rPr>
          <w:rFonts w:cs="Arial"/>
          <w:bCs/>
          <w:color w:val="auto"/>
          <w:szCs w:val="22"/>
        </w:rPr>
        <w:t xml:space="preserve">Table </w:t>
      </w:r>
      <w:r w:rsidR="00E53EFB">
        <w:rPr>
          <w:rFonts w:cs="Arial"/>
          <w:bCs/>
          <w:color w:val="auto"/>
          <w:szCs w:val="22"/>
        </w:rPr>
        <w:t>31</w:t>
      </w:r>
      <w:r w:rsidRPr="00A93B40">
        <w:rPr>
          <w:rFonts w:cs="Arial"/>
          <w:bCs/>
          <w:color w:val="auto"/>
          <w:szCs w:val="22"/>
        </w:rPr>
        <w:t xml:space="preserve"> below shows the sampled amounts of organic waste type for each year in percent of total organic waste as measured according to OP </w:t>
      </w:r>
      <w:r w:rsidRPr="00A93B40">
        <w:rPr>
          <w:rFonts w:cs="Arial"/>
          <w:color w:val="auto"/>
          <w:szCs w:val="22"/>
        </w:rPr>
        <w:t>36 CDM Monitoring Process, which complies with the PDD</w:t>
      </w:r>
      <w:r w:rsidR="002C4F1F">
        <w:rPr>
          <w:rFonts w:cs="Arial"/>
          <w:color w:val="auto"/>
          <w:szCs w:val="22"/>
        </w:rPr>
        <w:t xml:space="preserve"> B.7.2.</w:t>
      </w:r>
    </w:p>
    <w:p w14:paraId="257D4154" w14:textId="77777777" w:rsidR="00035200" w:rsidRPr="00A93B40" w:rsidRDefault="00035200" w:rsidP="00035200">
      <w:pPr>
        <w:contextualSpacing w:val="0"/>
        <w:rPr>
          <w:rFonts w:cs="Arial"/>
          <w:bCs/>
          <w:color w:val="auto"/>
          <w:szCs w:val="22"/>
        </w:rPr>
      </w:pPr>
      <w:r w:rsidRPr="00A93B40">
        <w:rPr>
          <w:rFonts w:cs="Arial"/>
          <w:bCs/>
          <w:color w:val="auto"/>
          <w:szCs w:val="22"/>
        </w:rPr>
        <w:t xml:space="preserve">The percentages of the different waste types are filled into column E, rows 21 to 25 of the BE spreadsheet. Column E row 26 </w:t>
      </w:r>
      <w:r w:rsidR="00CB67C6">
        <w:rPr>
          <w:rFonts w:cs="Arial"/>
          <w:bCs/>
          <w:color w:val="auto"/>
          <w:szCs w:val="22"/>
        </w:rPr>
        <w:t>for the sixth type</w:t>
      </w:r>
      <w:r w:rsidR="00CB67C6" w:rsidRPr="00CB67C6">
        <w:rPr>
          <w:rFonts w:cs="Arial"/>
          <w:bCs/>
          <w:color w:val="auto"/>
          <w:szCs w:val="22"/>
        </w:rPr>
        <w:t xml:space="preserve"> </w:t>
      </w:r>
      <w:r w:rsidR="00CB67C6" w:rsidRPr="00A93B40">
        <w:rPr>
          <w:rFonts w:cs="Arial"/>
          <w:bCs/>
          <w:color w:val="auto"/>
          <w:szCs w:val="22"/>
        </w:rPr>
        <w:t>is always</w:t>
      </w:r>
      <w:r w:rsidR="00CB67C6">
        <w:rPr>
          <w:rFonts w:cs="Arial"/>
          <w:bCs/>
          <w:color w:val="auto"/>
          <w:szCs w:val="22"/>
        </w:rPr>
        <w:t xml:space="preserve"> 0</w:t>
      </w:r>
      <w:r w:rsidRPr="00A93B40">
        <w:rPr>
          <w:rFonts w:cs="Arial"/>
          <w:bCs/>
          <w:color w:val="auto"/>
          <w:szCs w:val="22"/>
        </w:rPr>
        <w:t>.</w:t>
      </w:r>
    </w:p>
    <w:p w14:paraId="513FF467" w14:textId="77777777" w:rsidR="00783ED6" w:rsidRPr="00A93B40" w:rsidRDefault="008B27B3" w:rsidP="008B27B3">
      <w:pPr>
        <w:pStyle w:val="SectionList2nd"/>
        <w:spacing w:after="120"/>
      </w:pPr>
      <w:r w:rsidRPr="00A93B40">
        <w:t>Table 31: Percentage of organic waste types</w:t>
      </w:r>
    </w:p>
    <w:p w14:paraId="1D8FF8CC" w14:textId="77777777" w:rsidR="008B27B3" w:rsidRPr="00A93B40" w:rsidRDefault="009556BB" w:rsidP="00C43CE3">
      <w:pPr>
        <w:pStyle w:val="SectionList2nd"/>
        <w:spacing w:after="0"/>
      </w:pPr>
      <w:r>
        <w:rPr>
          <w:noProof/>
        </w:rPr>
        <w:object w:dxaOrig="9827" w:dyaOrig="2196" w14:anchorId="1926924A">
          <v:shape id="_x0000_i1051" type="#_x0000_t75" alt="" style="width:490.35pt;height:108.45pt;mso-width-percent:0;mso-height-percent:0;mso-width-percent:0;mso-height-percent:0" o:ole="">
            <v:imagedata r:id="rId20" o:title=""/>
          </v:shape>
          <o:OLEObject Type="Embed" ProgID="Excel.Sheet.12" ShapeID="_x0000_i1051" DrawAspect="Content" ObjectID="_1684055840" r:id="rId21"/>
        </w:object>
      </w:r>
      <w:r w:rsidR="00635B13" w:rsidRPr="00A93B40">
        <w:t xml:space="preserve">Note: No sampling 04/11/2018 to 31/12/2018, thus </w:t>
      </w:r>
      <w:proofErr w:type="spellStart"/>
      <w:r w:rsidR="00635B13" w:rsidRPr="00A93B40">
        <w:t>p</w:t>
      </w:r>
      <w:r w:rsidR="00635B13" w:rsidRPr="009C1239">
        <w:rPr>
          <w:vertAlign w:val="subscript"/>
        </w:rPr>
        <w:t>j</w:t>
      </w:r>
      <w:proofErr w:type="spellEnd"/>
      <w:r w:rsidR="00635B13" w:rsidRPr="00A93B40">
        <w:t xml:space="preserve"> values same as for total 2018</w:t>
      </w:r>
    </w:p>
    <w:p w14:paraId="37487ABC" w14:textId="77777777" w:rsidR="00D560D9" w:rsidRDefault="00D560D9" w:rsidP="00D560D9">
      <w:pPr>
        <w:pStyle w:val="SectionList2nd"/>
        <w:spacing w:after="0"/>
        <w:rPr>
          <w:rFonts w:ascii="Verdana" w:hAnsi="Verdana" w:cs="Arial"/>
        </w:rPr>
      </w:pPr>
      <w:r w:rsidRPr="006A4432">
        <w:rPr>
          <w:rFonts w:ascii="Verdana" w:hAnsi="Verdana" w:cs="Arial"/>
        </w:rPr>
        <w:t xml:space="preserve">The detailed spreadsheets </w:t>
      </w:r>
      <w:r>
        <w:rPr>
          <w:rFonts w:ascii="Verdana" w:hAnsi="Verdana" w:cs="Arial"/>
        </w:rPr>
        <w:t xml:space="preserve">are summarized in Annex 2 of this MR and </w:t>
      </w:r>
      <w:r w:rsidRPr="006A4432">
        <w:rPr>
          <w:rFonts w:ascii="Verdana" w:hAnsi="Verdana" w:cs="Arial"/>
        </w:rPr>
        <w:t>are submitted</w:t>
      </w:r>
      <w:r w:rsidRPr="00817D1C">
        <w:rPr>
          <w:rFonts w:ascii="Verdana" w:hAnsi="Verdana" w:cs="Arial"/>
        </w:rPr>
        <w:t xml:space="preserve"> </w:t>
      </w:r>
      <w:r>
        <w:rPr>
          <w:rFonts w:ascii="Verdana" w:hAnsi="Verdana" w:cs="Arial"/>
        </w:rPr>
        <w:t>with this MR with the names:</w:t>
      </w:r>
    </w:p>
    <w:p w14:paraId="729942DA" w14:textId="77777777" w:rsidR="00D560D9" w:rsidRDefault="00D560D9" w:rsidP="00D560D9">
      <w:pPr>
        <w:pStyle w:val="SectionList2nd"/>
        <w:spacing w:after="0"/>
        <w:rPr>
          <w:rFonts w:ascii="Verdana" w:hAnsi="Verdana" w:cs="Arial"/>
        </w:rPr>
      </w:pPr>
      <w:r w:rsidRPr="006A4432">
        <w:rPr>
          <w:rFonts w:ascii="Verdana" w:hAnsi="Verdana" w:cs="Arial"/>
        </w:rPr>
        <w:t xml:space="preserve">Details of total organic waste processed 2018, 2019 and 2020 for Annex </w:t>
      </w:r>
      <w:r>
        <w:rPr>
          <w:rFonts w:ascii="Verdana" w:hAnsi="Verdana" w:cs="Arial"/>
        </w:rPr>
        <w:t>2.</w:t>
      </w:r>
    </w:p>
    <w:p w14:paraId="7CA6AD1D" w14:textId="77777777" w:rsidR="00A37097" w:rsidRPr="00817D1C" w:rsidRDefault="00D560D9" w:rsidP="00D560D9">
      <w:pPr>
        <w:pStyle w:val="SectionList2nd"/>
        <w:spacing w:line="360" w:lineRule="auto"/>
      </w:pPr>
      <w:r>
        <w:rPr>
          <w:rFonts w:ascii="Verdana" w:hAnsi="Verdana" w:cs="Arial"/>
        </w:rPr>
        <w:t>Use: For calculation of baseline emission in Annex 3a, 3b, 3c</w:t>
      </w:r>
    </w:p>
    <w:p w14:paraId="214C1E8F" w14:textId="77777777" w:rsidR="00242095" w:rsidRPr="003A3CF3" w:rsidRDefault="000329F5" w:rsidP="00C43CE3">
      <w:pPr>
        <w:pStyle w:val="SectionList2nd"/>
        <w:rPr>
          <w:u w:val="single"/>
        </w:rPr>
      </w:pPr>
      <w:r w:rsidRPr="003A3CF3">
        <w:rPr>
          <w:u w:val="single"/>
        </w:rPr>
        <w:t>E.1.</w:t>
      </w:r>
      <w:r w:rsidR="00D042AC" w:rsidRPr="003A3CF3">
        <w:rPr>
          <w:u w:val="single"/>
        </w:rPr>
        <w:t>1</w:t>
      </w:r>
      <w:r w:rsidR="003F167D" w:rsidRPr="003A3CF3">
        <w:rPr>
          <w:u w:val="single"/>
        </w:rPr>
        <w:t>.3</w:t>
      </w:r>
      <w:r w:rsidR="00602DA1" w:rsidRPr="003A3CF3">
        <w:rPr>
          <w:u w:val="single"/>
        </w:rPr>
        <w:t>. Other parameters</w:t>
      </w:r>
    </w:p>
    <w:p w14:paraId="003D1285" w14:textId="77777777" w:rsidR="00602DA1" w:rsidRPr="00A93B40" w:rsidRDefault="00602DA1" w:rsidP="0026162E">
      <w:pPr>
        <w:pStyle w:val="SectionList2nd"/>
        <w:spacing w:line="360" w:lineRule="auto"/>
      </w:pPr>
      <w:r w:rsidRPr="00A93B40">
        <w:rPr>
          <w:rFonts w:cs="Arial"/>
        </w:rPr>
        <w:t xml:space="preserve">All default parameters are used as indicated </w:t>
      </w:r>
      <w:r w:rsidRPr="00727B6C">
        <w:rPr>
          <w:rFonts w:cs="Arial"/>
        </w:rPr>
        <w:t xml:space="preserve">in </w:t>
      </w:r>
      <w:r w:rsidR="00727B6C" w:rsidRPr="00727B6C">
        <w:rPr>
          <w:rFonts w:cs="Arial"/>
        </w:rPr>
        <w:t>S</w:t>
      </w:r>
      <w:r w:rsidRPr="00727B6C">
        <w:rPr>
          <w:rFonts w:cs="Arial"/>
        </w:rPr>
        <w:t>ection D.1</w:t>
      </w:r>
      <w:r w:rsidR="00727B6C">
        <w:rPr>
          <w:rFonts w:cs="Arial"/>
        </w:rPr>
        <w:t>.</w:t>
      </w:r>
    </w:p>
    <w:p w14:paraId="41FC1F21" w14:textId="77777777" w:rsidR="00602DA1" w:rsidRPr="003A3CF3" w:rsidRDefault="00602DA1" w:rsidP="00C43CE3">
      <w:pPr>
        <w:pStyle w:val="SectionList2nd"/>
        <w:rPr>
          <w:u w:val="single"/>
        </w:rPr>
      </w:pPr>
      <w:r w:rsidRPr="003A3CF3">
        <w:rPr>
          <w:u w:val="single"/>
        </w:rPr>
        <w:t>E.1.</w:t>
      </w:r>
      <w:r w:rsidR="00D042AC" w:rsidRPr="003A3CF3">
        <w:rPr>
          <w:u w:val="single"/>
        </w:rPr>
        <w:t>1</w:t>
      </w:r>
      <w:r w:rsidRPr="003A3CF3">
        <w:rPr>
          <w:u w:val="single"/>
        </w:rPr>
        <w:t>.4. Gross baseline emission</w:t>
      </w:r>
    </w:p>
    <w:p w14:paraId="00431248" w14:textId="77777777" w:rsidR="00900E40" w:rsidRPr="00D72156" w:rsidRDefault="00900E40" w:rsidP="00D72156">
      <w:pPr>
        <w:rPr>
          <w:rFonts w:cs="Arial"/>
          <w:color w:val="auto"/>
          <w:szCs w:val="22"/>
        </w:rPr>
      </w:pPr>
      <w:r w:rsidRPr="00D72156">
        <w:rPr>
          <w:rFonts w:cs="Arial"/>
          <w:color w:val="auto"/>
          <w:szCs w:val="22"/>
        </w:rPr>
        <w:t>The</w:t>
      </w:r>
      <w:r w:rsidR="00077050">
        <w:rPr>
          <w:rFonts w:cs="Arial"/>
          <w:color w:val="auto"/>
          <w:szCs w:val="22"/>
        </w:rPr>
        <w:t xml:space="preserve"> total baseline emission for this</w:t>
      </w:r>
      <w:r w:rsidRPr="00D72156">
        <w:rPr>
          <w:rFonts w:cs="Arial"/>
          <w:color w:val="auto"/>
          <w:szCs w:val="22"/>
        </w:rPr>
        <w:t xml:space="preserve"> monitoring period is calculated by inserting the data from Table </w:t>
      </w:r>
      <w:r w:rsidR="00AC730E" w:rsidRPr="00D72156">
        <w:rPr>
          <w:rFonts w:cs="Arial"/>
          <w:color w:val="auto"/>
          <w:szCs w:val="22"/>
        </w:rPr>
        <w:t>30</w:t>
      </w:r>
      <w:r w:rsidRPr="00D72156">
        <w:rPr>
          <w:rFonts w:cs="Arial"/>
          <w:color w:val="auto"/>
          <w:szCs w:val="22"/>
        </w:rPr>
        <w:t xml:space="preserve"> and </w:t>
      </w:r>
      <w:r w:rsidR="00AC730E" w:rsidRPr="00D72156">
        <w:rPr>
          <w:rFonts w:cs="Arial"/>
          <w:color w:val="auto"/>
          <w:szCs w:val="22"/>
        </w:rPr>
        <w:t>31</w:t>
      </w:r>
      <w:r w:rsidRPr="00D72156">
        <w:rPr>
          <w:rFonts w:cs="Arial"/>
          <w:color w:val="auto"/>
          <w:szCs w:val="22"/>
        </w:rPr>
        <w:t xml:space="preserve"> into the baseline </w:t>
      </w:r>
      <w:r w:rsidR="007914F7">
        <w:rPr>
          <w:rFonts w:cs="Arial"/>
          <w:color w:val="auto"/>
          <w:szCs w:val="22"/>
        </w:rPr>
        <w:t>emission</w:t>
      </w:r>
      <w:r w:rsidRPr="00D72156">
        <w:rPr>
          <w:rFonts w:cs="Arial"/>
          <w:color w:val="auto"/>
          <w:szCs w:val="22"/>
        </w:rPr>
        <w:t xml:space="preserve"> spreadsheet for </w:t>
      </w:r>
      <w:r w:rsidR="007914F7">
        <w:rPr>
          <w:rFonts w:cs="Arial"/>
          <w:color w:val="auto"/>
          <w:szCs w:val="22"/>
        </w:rPr>
        <w:t>each</w:t>
      </w:r>
      <w:r w:rsidRPr="00D72156">
        <w:rPr>
          <w:rFonts w:cs="Arial"/>
          <w:color w:val="auto"/>
          <w:szCs w:val="22"/>
        </w:rPr>
        <w:t xml:space="preserve"> </w:t>
      </w:r>
      <w:r w:rsidR="00CB67C6">
        <w:rPr>
          <w:rFonts w:cs="Arial"/>
          <w:color w:val="auto"/>
          <w:szCs w:val="22"/>
        </w:rPr>
        <w:t xml:space="preserve">vintage. </w:t>
      </w:r>
      <w:r w:rsidR="00736481">
        <w:rPr>
          <w:rFonts w:cs="Arial"/>
          <w:color w:val="auto"/>
          <w:szCs w:val="22"/>
        </w:rPr>
        <w:t xml:space="preserve">The summary of these baseline emission spreadsheets </w:t>
      </w:r>
      <w:proofErr w:type="gramStart"/>
      <w:r w:rsidR="00736481">
        <w:rPr>
          <w:rFonts w:cs="Arial"/>
          <w:color w:val="auto"/>
          <w:szCs w:val="22"/>
        </w:rPr>
        <w:t>are</w:t>
      </w:r>
      <w:proofErr w:type="gramEnd"/>
      <w:r w:rsidR="00736481">
        <w:rPr>
          <w:rFonts w:cs="Arial"/>
          <w:color w:val="auto"/>
          <w:szCs w:val="22"/>
        </w:rPr>
        <w:t xml:space="preserve"> reported in Annex 3a, 3b and 3c. </w:t>
      </w:r>
      <w:r w:rsidR="00077050" w:rsidRPr="00D72156">
        <w:rPr>
          <w:rFonts w:cs="Arial"/>
          <w:color w:val="auto"/>
          <w:szCs w:val="22"/>
        </w:rPr>
        <w:t>The values obtained in row 47 of the BE spreadsheet</w:t>
      </w:r>
      <w:r w:rsidR="00077050">
        <w:rPr>
          <w:rFonts w:cs="Arial"/>
          <w:color w:val="auto"/>
          <w:szCs w:val="22"/>
        </w:rPr>
        <w:t>s</w:t>
      </w:r>
      <w:r w:rsidR="00077050" w:rsidRPr="00D72156">
        <w:rPr>
          <w:rFonts w:cs="Arial"/>
          <w:color w:val="auto"/>
          <w:szCs w:val="22"/>
        </w:rPr>
        <w:t xml:space="preserve"> are then entered in Annex 4.</w:t>
      </w:r>
      <w:r w:rsidR="00077050">
        <w:rPr>
          <w:rFonts w:cs="Arial"/>
          <w:color w:val="auto"/>
          <w:szCs w:val="22"/>
        </w:rPr>
        <w:t xml:space="preserve"> </w:t>
      </w:r>
      <w:r w:rsidR="00CB67C6">
        <w:rPr>
          <w:rFonts w:cs="Arial"/>
          <w:color w:val="auto"/>
          <w:szCs w:val="22"/>
        </w:rPr>
        <w:t xml:space="preserve">The same </w:t>
      </w:r>
      <w:r w:rsidR="00077050">
        <w:rPr>
          <w:rFonts w:cs="Arial"/>
          <w:color w:val="auto"/>
          <w:szCs w:val="22"/>
        </w:rPr>
        <w:t xml:space="preserve">calculation </w:t>
      </w:r>
      <w:r w:rsidR="00CB67C6">
        <w:rPr>
          <w:rFonts w:cs="Arial"/>
          <w:color w:val="auto"/>
          <w:szCs w:val="22"/>
        </w:rPr>
        <w:t>wa</w:t>
      </w:r>
      <w:r w:rsidRPr="00D72156">
        <w:rPr>
          <w:rFonts w:cs="Arial"/>
          <w:color w:val="auto"/>
          <w:szCs w:val="22"/>
        </w:rPr>
        <w:t xml:space="preserve">s done </w:t>
      </w:r>
      <w:r w:rsidR="00077050">
        <w:rPr>
          <w:rFonts w:cs="Arial"/>
          <w:color w:val="auto"/>
          <w:szCs w:val="22"/>
        </w:rPr>
        <w:t>for</w:t>
      </w:r>
      <w:r w:rsidRPr="00D72156">
        <w:rPr>
          <w:rFonts w:cs="Arial"/>
          <w:color w:val="auto"/>
          <w:szCs w:val="22"/>
        </w:rPr>
        <w:t xml:space="preserve"> the relevant values of all past </w:t>
      </w:r>
      <w:r w:rsidR="00077050">
        <w:rPr>
          <w:rFonts w:cs="Arial"/>
          <w:color w:val="auto"/>
          <w:szCs w:val="22"/>
        </w:rPr>
        <w:t>vintage</w:t>
      </w:r>
      <w:r w:rsidRPr="00D72156">
        <w:rPr>
          <w:rFonts w:cs="Arial"/>
          <w:color w:val="auto"/>
          <w:szCs w:val="22"/>
        </w:rPr>
        <w:t>s</w:t>
      </w:r>
      <w:r w:rsidR="007914F7">
        <w:rPr>
          <w:rFonts w:cs="Arial"/>
          <w:color w:val="auto"/>
          <w:szCs w:val="22"/>
        </w:rPr>
        <w:t xml:space="preserve"> since the beginning of the first CDM crediting period</w:t>
      </w:r>
      <w:r w:rsidR="00077050">
        <w:rPr>
          <w:rFonts w:cs="Arial"/>
          <w:color w:val="auto"/>
          <w:szCs w:val="22"/>
        </w:rPr>
        <w:t xml:space="preserve"> as shown in Annex 4.</w:t>
      </w:r>
    </w:p>
    <w:p w14:paraId="2820F520" w14:textId="55C5EC42" w:rsidR="00635B13" w:rsidRDefault="00635B13" w:rsidP="00C43CE3">
      <w:pPr>
        <w:pStyle w:val="SectionList2nd"/>
        <w:spacing w:after="120"/>
      </w:pPr>
      <w:r w:rsidRPr="00A93B40">
        <w:t>Table 32: Gross baseline emission</w:t>
      </w:r>
    </w:p>
    <w:p w14:paraId="25057A0B" w14:textId="4A996554" w:rsidR="00254292" w:rsidRPr="00A93B40" w:rsidRDefault="009556BB" w:rsidP="00C43CE3">
      <w:pPr>
        <w:pStyle w:val="SectionList2nd"/>
        <w:spacing w:after="120"/>
      </w:pPr>
      <w:r>
        <w:rPr>
          <w:noProof/>
        </w:rPr>
        <w:object w:dxaOrig="10520" w:dyaOrig="1420" w14:anchorId="439221FA">
          <v:shape id="_x0000_i1050" type="#_x0000_t75" alt="" style="width:525.85pt;height:71.1pt;mso-width-percent:0;mso-height-percent:0;mso-width-percent:0;mso-height-percent:0" o:ole="">
            <v:imagedata r:id="rId22" o:title=""/>
          </v:shape>
          <o:OLEObject Type="Embed" ProgID="Excel.Sheet.12" ShapeID="_x0000_i1050" DrawAspect="Content" ObjectID="_1684055841" r:id="rId23"/>
        </w:object>
      </w:r>
    </w:p>
    <w:p w14:paraId="1368A379" w14:textId="6754E9D4" w:rsidR="00BE2368" w:rsidRDefault="00BE2368" w:rsidP="00BE2368">
      <w:pPr>
        <w:pStyle w:val="SectionList2nd"/>
        <w:spacing w:after="0"/>
        <w:rPr>
          <w:rFonts w:ascii="Verdana" w:hAnsi="Verdana" w:cs="Arial"/>
        </w:rPr>
      </w:pPr>
      <w:r>
        <w:lastRenderedPageBreak/>
        <w:t>Source: Annex 4</w:t>
      </w:r>
      <w:r w:rsidR="00ED03D4">
        <w:t xml:space="preserve"> </w:t>
      </w:r>
      <w:r w:rsidR="00736481">
        <w:t xml:space="preserve">with the </w:t>
      </w:r>
      <w:r w:rsidR="0021113C">
        <w:t>consolidated</w:t>
      </w:r>
      <w:r w:rsidR="00736481">
        <w:t xml:space="preserve"> values </w:t>
      </w:r>
      <w:r w:rsidR="00DE7038">
        <w:t>from</w:t>
      </w:r>
      <w:r w:rsidR="00736481">
        <w:t xml:space="preserve"> </w:t>
      </w:r>
      <w:r w:rsidR="00DE7038">
        <w:t xml:space="preserve">the spreadsheets of </w:t>
      </w:r>
      <w:r w:rsidR="00736481">
        <w:t>Annex 3a, 3b and 3c</w:t>
      </w:r>
      <w:r>
        <w:t>.</w:t>
      </w:r>
      <w:r w:rsidR="00DE7038">
        <w:t xml:space="preserve"> </w:t>
      </w:r>
      <w:r>
        <w:rPr>
          <w:rFonts w:ascii="Verdana" w:hAnsi="Verdana" w:cs="Arial"/>
        </w:rPr>
        <w:t>The detailed spreadsheet</w:t>
      </w:r>
      <w:r w:rsidR="00DE7038">
        <w:rPr>
          <w:rFonts w:ascii="Verdana" w:hAnsi="Verdana" w:cs="Arial"/>
        </w:rPr>
        <w:t>s</w:t>
      </w:r>
      <w:r>
        <w:rPr>
          <w:rFonts w:ascii="Verdana" w:hAnsi="Verdana" w:cs="Arial"/>
        </w:rPr>
        <w:t xml:space="preserve"> </w:t>
      </w:r>
      <w:r w:rsidR="00DE7038">
        <w:rPr>
          <w:rFonts w:ascii="Verdana" w:hAnsi="Verdana" w:cs="Arial"/>
        </w:rPr>
        <w:t>of Annex 3</w:t>
      </w:r>
      <w:r w:rsidR="0021113C">
        <w:rPr>
          <w:rFonts w:ascii="Verdana" w:hAnsi="Verdana" w:cs="Arial"/>
        </w:rPr>
        <w:t>a, 3b and 3c</w:t>
      </w:r>
      <w:r w:rsidR="00DE7038">
        <w:rPr>
          <w:rFonts w:ascii="Verdana" w:hAnsi="Verdana" w:cs="Arial"/>
        </w:rPr>
        <w:t xml:space="preserve"> are</w:t>
      </w:r>
      <w:r w:rsidRPr="006A4432">
        <w:rPr>
          <w:rFonts w:ascii="Verdana" w:hAnsi="Verdana" w:cs="Arial"/>
        </w:rPr>
        <w:t xml:space="preserve"> submitted</w:t>
      </w:r>
      <w:r w:rsidRPr="00817D1C">
        <w:rPr>
          <w:rFonts w:ascii="Verdana" w:hAnsi="Verdana" w:cs="Arial"/>
        </w:rPr>
        <w:t xml:space="preserve"> </w:t>
      </w:r>
      <w:r w:rsidR="00DE7038">
        <w:rPr>
          <w:rFonts w:ascii="Verdana" w:hAnsi="Verdana" w:cs="Arial"/>
        </w:rPr>
        <w:t>with this MR with the name</w:t>
      </w:r>
      <w:r w:rsidR="002654E4">
        <w:rPr>
          <w:rFonts w:ascii="Verdana" w:hAnsi="Verdana" w:cs="Arial"/>
        </w:rPr>
        <w:t>s</w:t>
      </w:r>
      <w:r w:rsidR="00DE7038">
        <w:rPr>
          <w:rFonts w:ascii="Verdana" w:hAnsi="Verdana" w:cs="Arial"/>
        </w:rPr>
        <w:t>:</w:t>
      </w:r>
    </w:p>
    <w:p w14:paraId="30540876" w14:textId="77777777" w:rsidR="00E16637" w:rsidRDefault="0021113C" w:rsidP="00BE2368">
      <w:pPr>
        <w:pStyle w:val="SectionList2nd"/>
        <w:spacing w:after="0"/>
        <w:rPr>
          <w:rFonts w:ascii="Verdana" w:hAnsi="Verdana" w:cs="Arial"/>
        </w:rPr>
      </w:pPr>
      <w:r>
        <w:rPr>
          <w:rFonts w:ascii="Verdana" w:hAnsi="Verdana" w:cs="Arial"/>
        </w:rPr>
        <w:t>Details of 2018, 2019 and 2020 baseline emissions</w:t>
      </w:r>
      <w:r w:rsidR="002654E4">
        <w:rPr>
          <w:rFonts w:ascii="Verdana" w:hAnsi="Verdana" w:cs="Arial"/>
        </w:rPr>
        <w:t xml:space="preserve"> for Annex 3</w:t>
      </w:r>
    </w:p>
    <w:p w14:paraId="22D576DA" w14:textId="77777777" w:rsidR="0054500E" w:rsidRPr="00375697" w:rsidRDefault="00982236" w:rsidP="00375697">
      <w:pPr>
        <w:pStyle w:val="SectionList2nd"/>
        <w:spacing w:line="360" w:lineRule="auto"/>
        <w:rPr>
          <w:rFonts w:ascii="Verdana" w:hAnsi="Verdana" w:cs="Arial"/>
        </w:rPr>
      </w:pPr>
      <w:r>
        <w:rPr>
          <w:rFonts w:ascii="Verdana" w:hAnsi="Verdana" w:cs="Arial"/>
        </w:rPr>
        <w:t>Consolidated</w:t>
      </w:r>
      <w:r w:rsidR="00E16637" w:rsidRPr="003F0985">
        <w:rPr>
          <w:rFonts w:ascii="Verdana" w:hAnsi="Verdana" w:cs="Arial"/>
        </w:rPr>
        <w:t xml:space="preserve"> baseline emission</w:t>
      </w:r>
      <w:r w:rsidR="00E16637">
        <w:rPr>
          <w:rFonts w:ascii="Verdana" w:hAnsi="Verdana" w:cs="Arial"/>
        </w:rPr>
        <w:t>s</w:t>
      </w:r>
      <w:r w:rsidR="0021113C">
        <w:rPr>
          <w:rFonts w:ascii="Verdana" w:hAnsi="Verdana" w:cs="Arial"/>
        </w:rPr>
        <w:t xml:space="preserve"> </w:t>
      </w:r>
      <w:r w:rsidR="00E16637" w:rsidRPr="003F0985">
        <w:rPr>
          <w:rFonts w:ascii="Verdana" w:hAnsi="Verdana" w:cs="Arial"/>
        </w:rPr>
        <w:t>2018</w:t>
      </w:r>
      <w:r w:rsidR="00E16637">
        <w:rPr>
          <w:rFonts w:ascii="Verdana" w:hAnsi="Verdana" w:cs="Arial"/>
        </w:rPr>
        <w:t>,</w:t>
      </w:r>
      <w:r w:rsidR="0021113C">
        <w:rPr>
          <w:rFonts w:ascii="Verdana" w:hAnsi="Verdana" w:cs="Arial"/>
        </w:rPr>
        <w:t xml:space="preserve"> to 2023</w:t>
      </w:r>
      <w:r w:rsidR="002654E4">
        <w:rPr>
          <w:rFonts w:ascii="Verdana" w:hAnsi="Verdana" w:cs="Arial"/>
        </w:rPr>
        <w:t xml:space="preserve"> for Annex 4</w:t>
      </w:r>
    </w:p>
    <w:p w14:paraId="723D56D1" w14:textId="77777777" w:rsidR="00484E8E" w:rsidRDefault="002F1556" w:rsidP="00BE2368">
      <w:pPr>
        <w:pStyle w:val="SectionList2nd"/>
        <w:spacing w:line="360" w:lineRule="auto"/>
      </w:pPr>
      <w:r w:rsidRPr="00974B81">
        <w:rPr>
          <w:b/>
          <w:u w:val="single"/>
        </w:rPr>
        <w:t>E.2.</w:t>
      </w:r>
      <w:r w:rsidRPr="00974B81">
        <w:rPr>
          <w:u w:val="single"/>
        </w:rPr>
        <w:tab/>
      </w:r>
      <w:r w:rsidR="00484E8E" w:rsidRPr="00555016">
        <w:rPr>
          <w:b/>
          <w:u w:val="single"/>
        </w:rPr>
        <w:t>Calculation of project value or estimation of project situation of each SDG Impact</w:t>
      </w:r>
    </w:p>
    <w:p w14:paraId="36389706" w14:textId="28DF2A48" w:rsidR="00484E8E" w:rsidRPr="002F1556" w:rsidRDefault="008B1935" w:rsidP="000329F5">
      <w:pPr>
        <w:contextualSpacing w:val="0"/>
        <w:rPr>
          <w:color w:val="auto"/>
        </w:rPr>
      </w:pPr>
      <w:r w:rsidRPr="002F1556">
        <w:rPr>
          <w:b/>
          <w:color w:val="auto"/>
        </w:rPr>
        <w:t>E.2.1.</w:t>
      </w:r>
      <w:r w:rsidR="0054500E">
        <w:rPr>
          <w:b/>
          <w:color w:val="auto"/>
        </w:rPr>
        <w:tab/>
      </w:r>
      <w:r w:rsidR="00484E8E" w:rsidRPr="002F1556">
        <w:rPr>
          <w:b/>
          <w:color w:val="auto"/>
        </w:rPr>
        <w:t xml:space="preserve"> SDG 13:</w:t>
      </w:r>
      <w:r w:rsidR="00B15400">
        <w:rPr>
          <w:b/>
          <w:color w:val="auto"/>
        </w:rPr>
        <w:t xml:space="preserve"> </w:t>
      </w:r>
      <w:r w:rsidR="00484E8E" w:rsidRPr="002F1556">
        <w:rPr>
          <w:b/>
          <w:color w:val="auto"/>
        </w:rPr>
        <w:t>Climate Action</w:t>
      </w:r>
    </w:p>
    <w:p w14:paraId="340687D7" w14:textId="77777777" w:rsidR="00DA4F61" w:rsidRPr="003A3CF3" w:rsidRDefault="0054500E" w:rsidP="00A64412">
      <w:pPr>
        <w:keepNext/>
        <w:spacing w:line="240" w:lineRule="auto"/>
        <w:contextualSpacing w:val="0"/>
        <w:rPr>
          <w:rFonts w:cs="Arial"/>
          <w:color w:val="auto"/>
          <w:szCs w:val="22"/>
          <w:u w:val="single"/>
        </w:rPr>
      </w:pPr>
      <w:r>
        <w:rPr>
          <w:rFonts w:cs="Arial"/>
          <w:color w:val="auto"/>
          <w:szCs w:val="22"/>
          <w:u w:val="single"/>
        </w:rPr>
        <w:t>E.2</w:t>
      </w:r>
      <w:r w:rsidR="005247F3">
        <w:rPr>
          <w:rFonts w:cs="Arial"/>
          <w:color w:val="auto"/>
          <w:szCs w:val="22"/>
          <w:u w:val="single"/>
        </w:rPr>
        <w:t>.1</w:t>
      </w:r>
      <w:r w:rsidR="005074A2" w:rsidRPr="003A3CF3">
        <w:rPr>
          <w:rFonts w:cs="Arial"/>
          <w:color w:val="auto"/>
          <w:szCs w:val="22"/>
          <w:u w:val="single"/>
        </w:rPr>
        <w:t xml:space="preserve">.1. </w:t>
      </w:r>
      <w:r w:rsidR="00DA4F61" w:rsidRPr="003A3CF3">
        <w:rPr>
          <w:rFonts w:cs="Arial"/>
          <w:color w:val="auto"/>
          <w:szCs w:val="22"/>
          <w:u w:val="single"/>
        </w:rPr>
        <w:t xml:space="preserve">Calculation of emissions from electricity consumption </w:t>
      </w:r>
      <w:r w:rsidR="00DA4F61" w:rsidRPr="003A3CF3">
        <w:rPr>
          <w:rFonts w:cs="Arial"/>
          <w:bCs/>
          <w:color w:val="auto"/>
          <w:szCs w:val="22"/>
          <w:u w:val="single"/>
        </w:rPr>
        <w:t>(PE</w:t>
      </w:r>
      <w:r w:rsidR="00DA4F61" w:rsidRPr="003A3CF3">
        <w:rPr>
          <w:rFonts w:cs="Arial"/>
          <w:bCs/>
          <w:color w:val="auto"/>
          <w:szCs w:val="22"/>
          <w:u w:val="single"/>
          <w:vertAlign w:val="subscript"/>
        </w:rPr>
        <w:t xml:space="preserve"> power</w:t>
      </w:r>
      <w:r w:rsidR="00DA4F61" w:rsidRPr="003A3CF3">
        <w:rPr>
          <w:rFonts w:cs="Arial"/>
          <w:bCs/>
          <w:color w:val="auto"/>
          <w:szCs w:val="22"/>
          <w:u w:val="single"/>
        </w:rPr>
        <w:t>)</w:t>
      </w:r>
    </w:p>
    <w:p w14:paraId="79960198" w14:textId="77777777" w:rsidR="00DA4F61" w:rsidRPr="00D72156" w:rsidRDefault="00DA4F61" w:rsidP="00D72156">
      <w:pPr>
        <w:rPr>
          <w:rFonts w:cs="Arial"/>
          <w:color w:val="auto"/>
          <w:szCs w:val="22"/>
        </w:rPr>
      </w:pPr>
      <w:r w:rsidRPr="00D72156">
        <w:rPr>
          <w:rFonts w:cs="Arial"/>
          <w:color w:val="auto"/>
          <w:szCs w:val="22"/>
        </w:rPr>
        <w:t>The power consumption is determined according to OP 36 CDM Monitoring Process.</w:t>
      </w:r>
    </w:p>
    <w:p w14:paraId="0AC810CB" w14:textId="77777777" w:rsidR="00DA4F61" w:rsidRPr="00D72156" w:rsidRDefault="00DA4F61" w:rsidP="00067F82">
      <w:pPr>
        <w:contextualSpacing w:val="0"/>
        <w:rPr>
          <w:rFonts w:cs="Arial"/>
          <w:color w:val="auto"/>
          <w:szCs w:val="22"/>
        </w:rPr>
      </w:pPr>
      <w:r w:rsidRPr="008F2D55">
        <w:rPr>
          <w:rFonts w:cs="Arial"/>
          <w:color w:val="auto"/>
          <w:szCs w:val="22"/>
        </w:rPr>
        <w:t xml:space="preserve">The </w:t>
      </w:r>
      <w:r w:rsidR="00CB67C6" w:rsidRPr="008F2D55">
        <w:rPr>
          <w:rFonts w:cs="Arial"/>
          <w:color w:val="auto"/>
          <w:szCs w:val="22"/>
        </w:rPr>
        <w:t>electricity consumption for the vintage years of this</w:t>
      </w:r>
      <w:r w:rsidRPr="008F2D55">
        <w:rPr>
          <w:rFonts w:cs="Arial"/>
          <w:color w:val="auto"/>
          <w:szCs w:val="22"/>
        </w:rPr>
        <w:t xml:space="preserve"> monitoring period</w:t>
      </w:r>
      <w:r w:rsidR="00D15F11" w:rsidRPr="008F2D55">
        <w:rPr>
          <w:rFonts w:cs="Arial"/>
          <w:color w:val="auto"/>
          <w:szCs w:val="22"/>
        </w:rPr>
        <w:t xml:space="preserve"> </w:t>
      </w:r>
      <w:proofErr w:type="gramStart"/>
      <w:r w:rsidR="00D15F11" w:rsidRPr="008F2D55">
        <w:rPr>
          <w:rFonts w:cs="Arial"/>
          <w:color w:val="auto"/>
          <w:szCs w:val="22"/>
        </w:rPr>
        <w:t>are</w:t>
      </w:r>
      <w:proofErr w:type="gramEnd"/>
      <w:r w:rsidRPr="008F2D55">
        <w:rPr>
          <w:rFonts w:cs="Arial"/>
          <w:color w:val="auto"/>
          <w:szCs w:val="22"/>
        </w:rPr>
        <w:t xml:space="preserve"> </w:t>
      </w:r>
      <w:r w:rsidR="008F2D55">
        <w:rPr>
          <w:rFonts w:cs="Arial"/>
          <w:color w:val="auto"/>
          <w:szCs w:val="22"/>
        </w:rPr>
        <w:t>calculated by adding up the v</w:t>
      </w:r>
      <w:r w:rsidR="000329FF">
        <w:rPr>
          <w:rFonts w:cs="Arial"/>
          <w:color w:val="auto"/>
          <w:szCs w:val="22"/>
        </w:rPr>
        <w:t xml:space="preserve">ouchers bought from </w:t>
      </w:r>
      <w:r w:rsidR="000329FF" w:rsidRPr="008F2D55">
        <w:rPr>
          <w:rFonts w:cs="Arial"/>
          <w:color w:val="auto"/>
          <w:szCs w:val="22"/>
        </w:rPr>
        <w:t>PLN (National Electric Company).</w:t>
      </w:r>
    </w:p>
    <w:p w14:paraId="3838F6DE" w14:textId="77777777" w:rsidR="00F16E87" w:rsidRPr="002E0321" w:rsidRDefault="002E0321" w:rsidP="00067F82">
      <w:pPr>
        <w:spacing w:after="120" w:line="240" w:lineRule="auto"/>
        <w:contextualSpacing w:val="0"/>
        <w:rPr>
          <w:rFonts w:cs="Arial"/>
          <w:color w:val="auto"/>
          <w:szCs w:val="22"/>
        </w:rPr>
      </w:pPr>
      <w:r w:rsidRPr="002E0321">
        <w:rPr>
          <w:rFonts w:cs="Arial"/>
          <w:color w:val="auto"/>
          <w:szCs w:val="22"/>
        </w:rPr>
        <w:t>Table 33: Total electricity consumption</w:t>
      </w:r>
    </w:p>
    <w:p w14:paraId="7C63622F" w14:textId="77777777" w:rsidR="00473B1C" w:rsidRPr="006A37F3" w:rsidRDefault="009556BB" w:rsidP="00473B1C">
      <w:pPr>
        <w:spacing w:afterLines="200" w:after="480" w:line="240" w:lineRule="auto"/>
        <w:rPr>
          <w:rFonts w:cs="Arial"/>
        </w:rPr>
      </w:pPr>
      <w:r w:rsidRPr="009556BB">
        <w:rPr>
          <w:rFonts w:cs="Arial"/>
          <w:noProof/>
          <w:color w:val="auto"/>
          <w:sz w:val="20"/>
          <w14:cntxtAlts w14:val="0"/>
        </w:rPr>
        <w:object w:dxaOrig="9827" w:dyaOrig="1380" w14:anchorId="344DDDCC">
          <v:shape id="_x0000_i1049" type="#_x0000_t75" alt="" style="width:490.35pt;height:1in;mso-width-percent:0;mso-height-percent:0;mso-width-percent:0;mso-height-percent:0" o:ole="">
            <v:imagedata r:id="rId24" o:title=""/>
          </v:shape>
          <o:OLEObject Type="Embed" ProgID="Excel.Sheet.12" ShapeID="_x0000_i1049" DrawAspect="Content" ObjectID="_1684055842" r:id="rId25"/>
        </w:object>
      </w:r>
      <w:r w:rsidR="00473B1C">
        <w:rPr>
          <w:rFonts w:cs="Arial"/>
        </w:rPr>
        <w:t xml:space="preserve">Source: Spreadsheet with value of vouchers purchased. </w:t>
      </w:r>
      <w:r w:rsidR="00473B1C" w:rsidRPr="006A37F3">
        <w:rPr>
          <w:rFonts w:cs="Arial"/>
        </w:rPr>
        <w:t xml:space="preserve">The detailed spreadsheet is </w:t>
      </w:r>
      <w:r w:rsidR="00473B1C">
        <w:rPr>
          <w:rFonts w:cs="Arial"/>
        </w:rPr>
        <w:t xml:space="preserve">summarized in Annex 5 of this MR and </w:t>
      </w:r>
      <w:r w:rsidR="00473B1C" w:rsidRPr="006A37F3">
        <w:rPr>
          <w:rFonts w:cs="Arial"/>
        </w:rPr>
        <w:t>submitted with this MR with the name:</w:t>
      </w:r>
    </w:p>
    <w:p w14:paraId="0BBAA67B" w14:textId="77777777" w:rsidR="00077AE3" w:rsidRDefault="00473B1C" w:rsidP="00473B1C">
      <w:pPr>
        <w:contextualSpacing w:val="0"/>
        <w:rPr>
          <w:rFonts w:cs="Arial"/>
          <w:color w:val="auto"/>
          <w:szCs w:val="22"/>
        </w:rPr>
      </w:pPr>
      <w:r w:rsidRPr="006A37F3">
        <w:rPr>
          <w:rFonts w:cs="Arial"/>
        </w:rPr>
        <w:t>Details of electricity consumption 2018, 2019</w:t>
      </w:r>
      <w:r>
        <w:rPr>
          <w:rFonts w:cs="Arial"/>
        </w:rPr>
        <w:t xml:space="preserve"> and 2020 for Annex 5</w:t>
      </w:r>
    </w:p>
    <w:p w14:paraId="12916479" w14:textId="77777777" w:rsidR="00F16E87" w:rsidRPr="002E0321" w:rsidRDefault="002E0321" w:rsidP="00067F82">
      <w:pPr>
        <w:spacing w:after="120" w:line="240" w:lineRule="auto"/>
        <w:contextualSpacing w:val="0"/>
        <w:rPr>
          <w:rFonts w:cs="Arial"/>
          <w:color w:val="auto"/>
          <w:szCs w:val="22"/>
        </w:rPr>
      </w:pPr>
      <w:r w:rsidRPr="002E0321">
        <w:rPr>
          <w:rFonts w:cs="Arial"/>
          <w:color w:val="auto"/>
          <w:szCs w:val="22"/>
        </w:rPr>
        <w:t>Table 34</w:t>
      </w:r>
      <w:r>
        <w:rPr>
          <w:rFonts w:cs="Arial"/>
          <w:color w:val="auto"/>
          <w:szCs w:val="22"/>
        </w:rPr>
        <w:t xml:space="preserve">: </w:t>
      </w:r>
      <w:r w:rsidRPr="002E0321">
        <w:rPr>
          <w:rFonts w:cs="Arial"/>
          <w:color w:val="auto"/>
          <w:szCs w:val="22"/>
        </w:rPr>
        <w:t>Calculation of conversion factor kWh to t CO2e</w:t>
      </w:r>
    </w:p>
    <w:p w14:paraId="6EC83ABD" w14:textId="77777777" w:rsidR="00F16E87" w:rsidRPr="002A765A" w:rsidRDefault="009556BB" w:rsidP="00D72156">
      <w:pPr>
        <w:spacing w:line="240" w:lineRule="auto"/>
        <w:rPr>
          <w:rFonts w:cs="Arial"/>
          <w:color w:val="auto"/>
        </w:rPr>
      </w:pPr>
      <w:r w:rsidRPr="009556BB">
        <w:rPr>
          <w:rFonts w:cs="Arial"/>
          <w:noProof/>
          <w:color w:val="auto"/>
          <w:sz w:val="20"/>
          <w14:cntxtAlts w14:val="0"/>
        </w:rPr>
        <w:object w:dxaOrig="9827" w:dyaOrig="1108" w14:anchorId="660372B8">
          <v:shape id="_x0000_i1048" type="#_x0000_t75" alt="" style="width:490.35pt;height:57.4pt;mso-width-percent:0;mso-height-percent:0;mso-width-percent:0;mso-height-percent:0" o:ole="">
            <v:imagedata r:id="rId26" o:title=""/>
          </v:shape>
          <o:OLEObject Type="Embed" ProgID="Excel.Sheet.12" ShapeID="_x0000_i1048" DrawAspect="Content" ObjectID="_1684055843" r:id="rId27"/>
        </w:object>
      </w:r>
      <w:r w:rsidR="002E0321" w:rsidRPr="002A765A">
        <w:rPr>
          <w:rFonts w:cs="Arial"/>
          <w:color w:val="auto"/>
        </w:rPr>
        <w:t xml:space="preserve">Formula: </w:t>
      </w:r>
      <w:proofErr w:type="spellStart"/>
      <w:r w:rsidR="002E0321" w:rsidRPr="00C70630">
        <w:rPr>
          <w:rFonts w:cs="Arial"/>
          <w:color w:val="auto"/>
        </w:rPr>
        <w:t>EC</w:t>
      </w:r>
      <w:r w:rsidR="002E0321" w:rsidRPr="002A765A">
        <w:rPr>
          <w:rFonts w:cs="Arial"/>
          <w:color w:val="auto"/>
          <w:vertAlign w:val="subscript"/>
        </w:rPr>
        <w:t>conv</w:t>
      </w:r>
      <w:proofErr w:type="spellEnd"/>
      <w:r w:rsidR="002E0321" w:rsidRPr="002A765A">
        <w:rPr>
          <w:rFonts w:cs="Arial"/>
          <w:color w:val="auto"/>
          <w:vertAlign w:val="subscript"/>
        </w:rPr>
        <w:t xml:space="preserve"> factor</w:t>
      </w:r>
      <w:r w:rsidR="002E0321" w:rsidRPr="002A765A">
        <w:rPr>
          <w:rFonts w:cs="Arial"/>
          <w:color w:val="auto"/>
        </w:rPr>
        <w:t xml:space="preserve"> = FE</w:t>
      </w:r>
      <w:r w:rsidR="002E0321" w:rsidRPr="002A765A">
        <w:rPr>
          <w:rFonts w:cs="Arial"/>
          <w:color w:val="auto"/>
          <w:vertAlign w:val="subscript"/>
        </w:rPr>
        <w:t>EL</w:t>
      </w:r>
      <w:r w:rsidR="002E0321" w:rsidRPr="002A765A">
        <w:rPr>
          <w:rFonts w:cs="Arial"/>
          <w:color w:val="auto"/>
        </w:rPr>
        <w:t xml:space="preserve"> * (1 + </w:t>
      </w:r>
      <w:proofErr w:type="spellStart"/>
      <w:r w:rsidR="002E0321" w:rsidRPr="002A765A">
        <w:rPr>
          <w:rFonts w:cs="Arial"/>
          <w:color w:val="auto"/>
        </w:rPr>
        <w:t>TDL</w:t>
      </w:r>
      <w:r w:rsidR="002E0321" w:rsidRPr="002A765A">
        <w:rPr>
          <w:rFonts w:cs="Arial"/>
          <w:color w:val="auto"/>
          <w:vertAlign w:val="subscript"/>
        </w:rPr>
        <w:t>grid</w:t>
      </w:r>
      <w:proofErr w:type="spellEnd"/>
      <w:r w:rsidR="002E0321" w:rsidRPr="002A765A">
        <w:rPr>
          <w:rFonts w:cs="Arial"/>
          <w:color w:val="auto"/>
        </w:rPr>
        <w:t>)</w:t>
      </w:r>
    </w:p>
    <w:p w14:paraId="12825B20" w14:textId="77777777" w:rsidR="00F16E87" w:rsidRPr="002A765A" w:rsidRDefault="002E0321" w:rsidP="00067F82">
      <w:pPr>
        <w:contextualSpacing w:val="0"/>
        <w:rPr>
          <w:rFonts w:cs="Arial"/>
          <w:color w:val="auto"/>
        </w:rPr>
      </w:pPr>
      <w:r w:rsidRPr="00C70630">
        <w:rPr>
          <w:rFonts w:cs="Arial"/>
          <w:color w:val="auto"/>
        </w:rPr>
        <w:t xml:space="preserve">Source: </w:t>
      </w:r>
      <w:r w:rsidR="000D226C" w:rsidRPr="00C70630">
        <w:rPr>
          <w:rFonts w:cs="Arial"/>
          <w:color w:val="auto"/>
        </w:rPr>
        <w:t>Table</w:t>
      </w:r>
      <w:r w:rsidR="00C70630">
        <w:rPr>
          <w:rFonts w:cs="Arial"/>
          <w:color w:val="auto"/>
        </w:rPr>
        <w:t xml:space="preserve"> 12 and 22</w:t>
      </w:r>
    </w:p>
    <w:p w14:paraId="2DEE94D9" w14:textId="77777777" w:rsidR="00F16E87" w:rsidRPr="002E0321" w:rsidRDefault="002E0321" w:rsidP="00C83227">
      <w:pPr>
        <w:rPr>
          <w:rFonts w:cs="Arial"/>
          <w:color w:val="auto"/>
          <w:szCs w:val="22"/>
        </w:rPr>
      </w:pPr>
      <w:r w:rsidRPr="002E0321">
        <w:rPr>
          <w:rFonts w:cs="Arial"/>
          <w:color w:val="auto"/>
          <w:szCs w:val="22"/>
        </w:rPr>
        <w:t xml:space="preserve">Table 35: Total emission from </w:t>
      </w:r>
      <w:r w:rsidR="009E681C" w:rsidRPr="002E0321">
        <w:rPr>
          <w:rFonts w:cs="Arial"/>
          <w:color w:val="auto"/>
          <w:szCs w:val="22"/>
        </w:rPr>
        <w:t>electricity</w:t>
      </w:r>
      <w:r w:rsidRPr="002E0321">
        <w:rPr>
          <w:rFonts w:cs="Arial"/>
          <w:color w:val="auto"/>
          <w:szCs w:val="22"/>
        </w:rPr>
        <w:t xml:space="preserve"> consumption</w:t>
      </w:r>
    </w:p>
    <w:p w14:paraId="34D1017B" w14:textId="77777777" w:rsidR="00F16E87" w:rsidRDefault="009556BB" w:rsidP="00E61120">
      <w:pPr>
        <w:spacing w:line="240" w:lineRule="auto"/>
        <w:rPr>
          <w:rFonts w:cs="Arial"/>
          <w:color w:val="auto"/>
          <w:szCs w:val="22"/>
        </w:rPr>
      </w:pPr>
      <w:r w:rsidRPr="009556BB">
        <w:rPr>
          <w:rFonts w:cs="Arial"/>
          <w:noProof/>
          <w:color w:val="auto"/>
          <w:szCs w:val="22"/>
          <w14:cntxtAlts w14:val="0"/>
        </w:rPr>
        <w:object w:dxaOrig="9827" w:dyaOrig="1380" w14:anchorId="39FAB253">
          <v:shape id="_x0000_i1047" type="#_x0000_t75" alt="" style="width:490.35pt;height:1in;mso-width-percent:0;mso-height-percent:0;mso-width-percent:0;mso-height-percent:0" o:ole="">
            <v:imagedata r:id="rId28" o:title=""/>
          </v:shape>
          <o:OLEObject Type="Embed" ProgID="Excel.Sheet.12" ShapeID="_x0000_i1047" DrawAspect="Content" ObjectID="_1684055844" r:id="rId29"/>
        </w:object>
      </w:r>
      <w:r w:rsidR="002E0321" w:rsidRPr="00C70630">
        <w:rPr>
          <w:rFonts w:cs="Arial"/>
          <w:color w:val="auto"/>
          <w:szCs w:val="22"/>
        </w:rPr>
        <w:t>Formula:</w:t>
      </w:r>
      <w:r w:rsidR="002E0321" w:rsidRPr="00D77A54">
        <w:rPr>
          <w:rFonts w:cs="Arial"/>
          <w:color w:val="auto"/>
          <w:szCs w:val="22"/>
        </w:rPr>
        <w:t xml:space="preserve"> </w:t>
      </w:r>
      <w:proofErr w:type="spellStart"/>
      <w:proofErr w:type="gramStart"/>
      <w:r w:rsidR="002E0321" w:rsidRPr="00C70630">
        <w:rPr>
          <w:rFonts w:cs="Arial"/>
          <w:color w:val="auto"/>
          <w:szCs w:val="22"/>
        </w:rPr>
        <w:t>PE</w:t>
      </w:r>
      <w:r w:rsidR="00C70630" w:rsidRPr="00C70630">
        <w:rPr>
          <w:rFonts w:cs="Arial"/>
          <w:color w:val="auto"/>
          <w:szCs w:val="22"/>
          <w:vertAlign w:val="subscript"/>
        </w:rPr>
        <w:t>EC,</w:t>
      </w:r>
      <w:r w:rsidR="002E0321" w:rsidRPr="00681B44">
        <w:rPr>
          <w:rFonts w:cs="Arial"/>
          <w:color w:val="auto"/>
          <w:szCs w:val="22"/>
          <w:vertAlign w:val="subscript"/>
        </w:rPr>
        <w:t>y</w:t>
      </w:r>
      <w:proofErr w:type="spellEnd"/>
      <w:proofErr w:type="gramEnd"/>
      <w:r w:rsidR="002E0321" w:rsidRPr="00D77A54">
        <w:rPr>
          <w:rFonts w:cs="Arial"/>
          <w:color w:val="auto"/>
          <w:szCs w:val="22"/>
        </w:rPr>
        <w:t xml:space="preserve"> = </w:t>
      </w:r>
      <w:proofErr w:type="spellStart"/>
      <w:r w:rsidR="002E0321" w:rsidRPr="00D77A54">
        <w:rPr>
          <w:rFonts w:cs="Arial"/>
          <w:color w:val="auto"/>
          <w:szCs w:val="22"/>
        </w:rPr>
        <w:t>EC</w:t>
      </w:r>
      <w:r w:rsidR="002E0321" w:rsidRPr="00681B44">
        <w:rPr>
          <w:rFonts w:cs="Arial"/>
          <w:color w:val="auto"/>
          <w:szCs w:val="22"/>
          <w:vertAlign w:val="subscript"/>
        </w:rPr>
        <w:t>y</w:t>
      </w:r>
      <w:proofErr w:type="spellEnd"/>
      <w:r w:rsidR="002E0321" w:rsidRPr="00D77A54">
        <w:rPr>
          <w:rFonts w:cs="Arial"/>
          <w:color w:val="auto"/>
          <w:szCs w:val="22"/>
        </w:rPr>
        <w:t xml:space="preserve"> * </w:t>
      </w:r>
      <w:proofErr w:type="spellStart"/>
      <w:r w:rsidR="002E0321" w:rsidRPr="00C70630">
        <w:rPr>
          <w:rFonts w:cs="Arial"/>
          <w:color w:val="auto"/>
          <w:szCs w:val="22"/>
        </w:rPr>
        <w:t>EC</w:t>
      </w:r>
      <w:r w:rsidR="002E0321" w:rsidRPr="00681B44">
        <w:rPr>
          <w:rFonts w:cs="Arial"/>
          <w:color w:val="auto"/>
          <w:szCs w:val="22"/>
          <w:vertAlign w:val="subscript"/>
        </w:rPr>
        <w:t>conv</w:t>
      </w:r>
      <w:proofErr w:type="spellEnd"/>
      <w:r w:rsidR="002E0321" w:rsidRPr="00681B44">
        <w:rPr>
          <w:rFonts w:cs="Arial"/>
          <w:color w:val="auto"/>
          <w:szCs w:val="22"/>
          <w:vertAlign w:val="subscript"/>
        </w:rPr>
        <w:t xml:space="preserve"> factor</w:t>
      </w:r>
      <w:r w:rsidR="002E0321" w:rsidRPr="00D77A54">
        <w:rPr>
          <w:rFonts w:cs="Arial"/>
          <w:color w:val="auto"/>
          <w:szCs w:val="22"/>
        </w:rPr>
        <w:t xml:space="preserve"> </w:t>
      </w:r>
      <w:r w:rsidR="00681B44">
        <w:rPr>
          <w:rFonts w:cs="Arial"/>
          <w:color w:val="auto"/>
          <w:szCs w:val="22"/>
        </w:rPr>
        <w:t>/ 1000 (</w:t>
      </w:r>
      <w:proofErr w:type="spellStart"/>
      <w:r w:rsidR="002E0321" w:rsidRPr="00D77A54">
        <w:rPr>
          <w:rFonts w:cs="Arial"/>
          <w:color w:val="auto"/>
          <w:szCs w:val="22"/>
        </w:rPr>
        <w:t>kWH</w:t>
      </w:r>
      <w:proofErr w:type="spellEnd"/>
      <w:r w:rsidR="002E0321" w:rsidRPr="00D77A54">
        <w:rPr>
          <w:rFonts w:cs="Arial"/>
          <w:color w:val="auto"/>
          <w:szCs w:val="22"/>
        </w:rPr>
        <w:t xml:space="preserve"> </w:t>
      </w:r>
      <w:r w:rsidR="00681B44">
        <w:rPr>
          <w:rFonts w:cs="Arial"/>
          <w:color w:val="auto"/>
          <w:szCs w:val="22"/>
        </w:rPr>
        <w:t>&gt;</w:t>
      </w:r>
      <w:r w:rsidR="002E0321" w:rsidRPr="00D77A54">
        <w:rPr>
          <w:rFonts w:cs="Arial"/>
          <w:color w:val="auto"/>
          <w:szCs w:val="22"/>
        </w:rPr>
        <w:t xml:space="preserve"> MWh)</w:t>
      </w:r>
    </w:p>
    <w:p w14:paraId="51328B72" w14:textId="77777777" w:rsidR="00C70630" w:rsidRPr="00D77A54" w:rsidRDefault="00C70630" w:rsidP="00067F82">
      <w:pPr>
        <w:contextualSpacing w:val="0"/>
        <w:rPr>
          <w:rFonts w:cs="Arial"/>
          <w:color w:val="auto"/>
          <w:szCs w:val="22"/>
        </w:rPr>
      </w:pPr>
      <w:r>
        <w:rPr>
          <w:rFonts w:cs="Arial"/>
          <w:color w:val="auto"/>
          <w:szCs w:val="22"/>
        </w:rPr>
        <w:t>Source: Table 33, 34</w:t>
      </w:r>
    </w:p>
    <w:p w14:paraId="1B1C845C" w14:textId="77777777" w:rsidR="00DA4F61" w:rsidRPr="003A3CF3" w:rsidRDefault="000329F5" w:rsidP="00DA4F61">
      <w:pPr>
        <w:keepNext/>
        <w:spacing w:after="60"/>
        <w:rPr>
          <w:rFonts w:cs="Arial"/>
          <w:bCs/>
          <w:color w:val="auto"/>
          <w:szCs w:val="22"/>
          <w:u w:val="single"/>
        </w:rPr>
      </w:pPr>
      <w:r w:rsidRPr="003A3CF3">
        <w:rPr>
          <w:rFonts w:cs="Arial"/>
          <w:color w:val="auto"/>
          <w:szCs w:val="22"/>
          <w:u w:val="single"/>
        </w:rPr>
        <w:t>E.</w:t>
      </w:r>
      <w:r w:rsidR="005247F3">
        <w:rPr>
          <w:rFonts w:cs="Arial"/>
          <w:color w:val="auto"/>
          <w:szCs w:val="22"/>
          <w:u w:val="single"/>
        </w:rPr>
        <w:t>2.1.2.</w:t>
      </w:r>
      <w:r w:rsidR="005074A2" w:rsidRPr="003A3CF3">
        <w:rPr>
          <w:rFonts w:cs="Arial"/>
          <w:color w:val="auto"/>
          <w:szCs w:val="22"/>
          <w:u w:val="single"/>
        </w:rPr>
        <w:t xml:space="preserve"> </w:t>
      </w:r>
      <w:r w:rsidR="00DA4F61" w:rsidRPr="003A3CF3">
        <w:rPr>
          <w:rFonts w:cs="Arial"/>
          <w:bCs/>
          <w:color w:val="auto"/>
          <w:szCs w:val="22"/>
          <w:u w:val="single"/>
        </w:rPr>
        <w:t xml:space="preserve">Calculation of emission from on-site diesel consumption (PE </w:t>
      </w:r>
      <w:r w:rsidR="00DA4F61" w:rsidRPr="003A3CF3">
        <w:rPr>
          <w:rFonts w:cs="Arial"/>
          <w:bCs/>
          <w:color w:val="auto"/>
          <w:szCs w:val="22"/>
          <w:u w:val="single"/>
          <w:vertAlign w:val="subscript"/>
        </w:rPr>
        <w:t>diesel</w:t>
      </w:r>
      <w:r w:rsidR="00DA4F61" w:rsidRPr="003A3CF3">
        <w:rPr>
          <w:rFonts w:cs="Arial"/>
          <w:bCs/>
          <w:color w:val="auto"/>
          <w:szCs w:val="22"/>
          <w:u w:val="single"/>
        </w:rPr>
        <w:t>)</w:t>
      </w:r>
    </w:p>
    <w:p w14:paraId="300E7F23" w14:textId="77777777" w:rsidR="00DA4F61" w:rsidRPr="009553DA" w:rsidRDefault="00DA4F61" w:rsidP="00067F82">
      <w:pPr>
        <w:contextualSpacing w:val="0"/>
        <w:rPr>
          <w:rFonts w:eastAsia="MS Mincho" w:cs="Arial"/>
          <w:color w:val="auto"/>
          <w:szCs w:val="22"/>
        </w:rPr>
      </w:pPr>
      <w:r w:rsidRPr="009553DA">
        <w:rPr>
          <w:rFonts w:cs="Arial"/>
          <w:color w:val="auto"/>
          <w:szCs w:val="22"/>
        </w:rPr>
        <w:t xml:space="preserve">The facility equipment and truck diesel consumption </w:t>
      </w:r>
      <w:proofErr w:type="gramStart"/>
      <w:r w:rsidRPr="009553DA">
        <w:rPr>
          <w:rFonts w:cs="Arial"/>
          <w:color w:val="auto"/>
          <w:szCs w:val="22"/>
        </w:rPr>
        <w:t>is</w:t>
      </w:r>
      <w:proofErr w:type="gramEnd"/>
      <w:r w:rsidRPr="009553DA">
        <w:rPr>
          <w:rFonts w:cs="Arial"/>
          <w:color w:val="auto"/>
          <w:szCs w:val="22"/>
        </w:rPr>
        <w:t xml:space="preserve"> determined monthly according to OP 36 CDM Monitoring Process. The truck diesel consumption includes diesel for </w:t>
      </w:r>
      <w:r w:rsidR="00D15F11">
        <w:rPr>
          <w:rFonts w:cs="Arial"/>
          <w:color w:val="auto"/>
          <w:szCs w:val="22"/>
        </w:rPr>
        <w:lastRenderedPageBreak/>
        <w:t xml:space="preserve">compost </w:t>
      </w:r>
      <w:r w:rsidRPr="009553DA">
        <w:rPr>
          <w:rFonts w:cs="Arial"/>
          <w:color w:val="auto"/>
          <w:szCs w:val="22"/>
        </w:rPr>
        <w:t>transports</w:t>
      </w:r>
      <w:r w:rsidR="00D15F11">
        <w:rPr>
          <w:rFonts w:cs="Arial"/>
          <w:color w:val="auto"/>
          <w:szCs w:val="22"/>
        </w:rPr>
        <w:t xml:space="preserve">. </w:t>
      </w:r>
      <w:r w:rsidR="003B26D7">
        <w:rPr>
          <w:rFonts w:cs="Arial"/>
          <w:color w:val="auto"/>
          <w:szCs w:val="22"/>
        </w:rPr>
        <w:t>T</w:t>
      </w:r>
      <w:r w:rsidRPr="009553DA">
        <w:rPr>
          <w:rFonts w:cs="Arial"/>
          <w:color w:val="auto"/>
          <w:szCs w:val="22"/>
        </w:rPr>
        <w:t>he facility equipment and truck fuel consumptions are summarized in Annex 5 then entered into Table 3</w:t>
      </w:r>
      <w:r w:rsidR="003B26D7">
        <w:rPr>
          <w:rFonts w:cs="Arial"/>
          <w:color w:val="auto"/>
          <w:szCs w:val="22"/>
        </w:rPr>
        <w:t>6 below</w:t>
      </w:r>
      <w:r w:rsidRPr="009553DA">
        <w:rPr>
          <w:rFonts w:cs="Arial"/>
          <w:color w:val="auto"/>
          <w:szCs w:val="22"/>
        </w:rPr>
        <w:t>.</w:t>
      </w:r>
    </w:p>
    <w:p w14:paraId="373020A8" w14:textId="77777777" w:rsidR="00F16E87" w:rsidRPr="00D77A54" w:rsidRDefault="00D77A54" w:rsidP="00C83227">
      <w:pPr>
        <w:rPr>
          <w:rFonts w:cs="Arial"/>
          <w:color w:val="auto"/>
          <w:szCs w:val="22"/>
        </w:rPr>
      </w:pPr>
      <w:r w:rsidRPr="00D77A54">
        <w:rPr>
          <w:rFonts w:cs="Arial"/>
          <w:color w:val="auto"/>
          <w:szCs w:val="22"/>
        </w:rPr>
        <w:t xml:space="preserve">Table 36: </w:t>
      </w:r>
      <w:r w:rsidR="00DA4F61" w:rsidRPr="00DA4F61">
        <w:rPr>
          <w:rFonts w:cs="Arial"/>
          <w:color w:val="auto"/>
          <w:szCs w:val="22"/>
        </w:rPr>
        <w:t>Total diesel consumption</w:t>
      </w:r>
    </w:p>
    <w:p w14:paraId="4C6196AF" w14:textId="77777777" w:rsidR="001619E8" w:rsidRPr="00286CAE" w:rsidRDefault="009556BB" w:rsidP="001619E8">
      <w:pPr>
        <w:spacing w:after="0" w:line="240" w:lineRule="auto"/>
        <w:contextualSpacing w:val="0"/>
        <w:rPr>
          <w:rFonts w:eastAsia="Times New Roman" w:cs="Arial"/>
          <w:color w:val="000000"/>
          <w:szCs w:val="22"/>
          <w14:cntxtAlts w14:val="0"/>
        </w:rPr>
      </w:pPr>
      <w:r w:rsidRPr="009556BB">
        <w:rPr>
          <w:rFonts w:cs="Arial"/>
          <w:noProof/>
          <w:color w:val="auto"/>
          <w:szCs w:val="22"/>
          <w14:cntxtAlts w14:val="0"/>
        </w:rPr>
        <w:object w:dxaOrig="9827" w:dyaOrig="1352" w14:anchorId="19E8A788">
          <v:shape id="_x0000_i1046" type="#_x0000_t75" alt="" style="width:490.35pt;height:64.7pt;mso-width-percent:0;mso-height-percent:0;mso-width-percent:0;mso-height-percent:0" o:ole="">
            <v:imagedata r:id="rId30" o:title=""/>
          </v:shape>
          <o:OLEObject Type="Embed" ProgID="Excel.Sheet.12" ShapeID="_x0000_i1046" DrawAspect="Content" ObjectID="_1684055845" r:id="rId31"/>
        </w:object>
      </w:r>
      <w:r w:rsidR="001619E8" w:rsidRPr="00286CAE">
        <w:rPr>
          <w:rFonts w:eastAsia="Times New Roman" w:cs="Arial"/>
          <w:color w:val="000000"/>
          <w:szCs w:val="22"/>
          <w14:cntxtAlts w14:val="0"/>
        </w:rPr>
        <w:t>Source: Annex 5 as summary.</w:t>
      </w:r>
    </w:p>
    <w:p w14:paraId="56DEA69E" w14:textId="77777777" w:rsidR="001619E8" w:rsidRPr="00286CAE" w:rsidRDefault="001619E8" w:rsidP="001619E8">
      <w:pPr>
        <w:spacing w:after="0" w:line="240" w:lineRule="auto"/>
        <w:contextualSpacing w:val="0"/>
        <w:rPr>
          <w:rFonts w:cs="Arial"/>
          <w:color w:val="auto"/>
          <w:szCs w:val="22"/>
        </w:rPr>
      </w:pPr>
      <w:r>
        <w:rPr>
          <w:rFonts w:cs="Arial"/>
        </w:rPr>
        <w:t>The detailed spreadsheets with liters of diesel purchased are summarized in Annex 5 of this MR and</w:t>
      </w:r>
      <w:r w:rsidRPr="00286CAE">
        <w:rPr>
          <w:rFonts w:eastAsia="Times New Roman" w:cs="Arial"/>
          <w:color w:val="auto"/>
          <w:szCs w:val="22"/>
          <w14:cntxtAlts w14:val="0"/>
        </w:rPr>
        <w:t xml:space="preserve"> submitted</w:t>
      </w:r>
      <w:r w:rsidRPr="00286CAE">
        <w:rPr>
          <w:rFonts w:cs="Arial"/>
          <w:color w:val="auto"/>
          <w:szCs w:val="22"/>
        </w:rPr>
        <w:t xml:space="preserve"> </w:t>
      </w:r>
      <w:r>
        <w:rPr>
          <w:rFonts w:eastAsia="Times New Roman" w:cs="Arial"/>
        </w:rPr>
        <w:t>with this</w:t>
      </w:r>
      <w:r w:rsidRPr="00286CAE">
        <w:rPr>
          <w:rFonts w:eastAsia="Times New Roman" w:cs="Arial"/>
          <w:color w:val="auto"/>
          <w:szCs w:val="22"/>
          <w14:cntxtAlts w14:val="0"/>
        </w:rPr>
        <w:t xml:space="preserve"> MR with the name:</w:t>
      </w:r>
    </w:p>
    <w:p w14:paraId="36AADC95" w14:textId="77777777" w:rsidR="008822E3" w:rsidRPr="00077AE3" w:rsidRDefault="001619E8" w:rsidP="001619E8">
      <w:pPr>
        <w:contextualSpacing w:val="0"/>
        <w:rPr>
          <w:rFonts w:cs="Arial"/>
          <w:color w:val="auto"/>
          <w:szCs w:val="22"/>
        </w:rPr>
      </w:pPr>
      <w:r w:rsidRPr="00286CAE">
        <w:rPr>
          <w:rFonts w:cs="Arial"/>
          <w:color w:val="auto"/>
          <w:szCs w:val="22"/>
        </w:rPr>
        <w:t>Details of diesel consumption 2018, 2019</w:t>
      </w:r>
      <w:r>
        <w:rPr>
          <w:rFonts w:cs="Arial"/>
        </w:rPr>
        <w:t xml:space="preserve"> and 2020 for Annex 5</w:t>
      </w:r>
    </w:p>
    <w:p w14:paraId="53DD0A28" w14:textId="77777777" w:rsidR="00F16E87" w:rsidRPr="00D77A54" w:rsidRDefault="00D77A54" w:rsidP="000155F7">
      <w:pPr>
        <w:spacing w:line="240" w:lineRule="auto"/>
        <w:contextualSpacing w:val="0"/>
        <w:rPr>
          <w:rFonts w:cs="Arial"/>
          <w:color w:val="auto"/>
          <w:szCs w:val="22"/>
        </w:rPr>
      </w:pPr>
      <w:r w:rsidRPr="00D77A54">
        <w:rPr>
          <w:rFonts w:cs="Arial"/>
          <w:color w:val="auto"/>
          <w:szCs w:val="22"/>
        </w:rPr>
        <w:t>Table 37: Calculation of conv</w:t>
      </w:r>
      <w:r>
        <w:rPr>
          <w:rFonts w:cs="Arial"/>
          <w:color w:val="auto"/>
          <w:szCs w:val="22"/>
        </w:rPr>
        <w:t>ersion factor liter diesel to t</w:t>
      </w:r>
      <w:r w:rsidRPr="00D77A54">
        <w:rPr>
          <w:rFonts w:cs="Arial"/>
          <w:color w:val="auto"/>
          <w:szCs w:val="22"/>
        </w:rPr>
        <w:t>CO2e</w:t>
      </w:r>
    </w:p>
    <w:p w14:paraId="61DB8C0D" w14:textId="77777777" w:rsidR="00F16E87" w:rsidRPr="00DD328B" w:rsidRDefault="009556BB" w:rsidP="00C43CE3">
      <w:pPr>
        <w:spacing w:after="0" w:line="240" w:lineRule="auto"/>
        <w:ind w:right="-289"/>
        <w:rPr>
          <w:rFonts w:cs="Arial"/>
          <w:color w:val="auto"/>
          <w:szCs w:val="22"/>
        </w:rPr>
      </w:pPr>
      <w:r w:rsidRPr="009556BB">
        <w:rPr>
          <w:rFonts w:cs="Arial"/>
          <w:noProof/>
          <w:color w:val="auto"/>
          <w:szCs w:val="22"/>
          <w14:cntxtAlts w14:val="0"/>
        </w:rPr>
        <w:object w:dxaOrig="9827" w:dyaOrig="1396" w14:anchorId="74C3F464">
          <v:shape id="_x0000_i1045" type="#_x0000_t75" alt="" style="width:490.35pt;height:1in;mso-width-percent:0;mso-height-percent:0;mso-width-percent:0;mso-height-percent:0" o:ole="">
            <v:imagedata r:id="rId32" o:title=""/>
          </v:shape>
          <o:OLEObject Type="Embed" ProgID="Excel.Sheet.12" ShapeID="_x0000_i1045" DrawAspect="Content" ObjectID="_1684055846" r:id="rId33"/>
        </w:object>
      </w:r>
      <w:r w:rsidR="00D77A54" w:rsidRPr="00DD328B">
        <w:rPr>
          <w:rFonts w:cs="Arial"/>
          <w:color w:val="auto"/>
          <w:szCs w:val="22"/>
        </w:rPr>
        <w:t xml:space="preserve">Formula: </w:t>
      </w:r>
      <w:proofErr w:type="spellStart"/>
      <w:r w:rsidR="00D77A54" w:rsidRPr="00DD328B">
        <w:rPr>
          <w:rFonts w:cs="Arial"/>
          <w:color w:val="auto"/>
          <w:szCs w:val="22"/>
        </w:rPr>
        <w:t>FC</w:t>
      </w:r>
      <w:r w:rsidR="00D77A54" w:rsidRPr="00DD328B">
        <w:rPr>
          <w:rFonts w:cs="Arial"/>
          <w:color w:val="auto"/>
          <w:szCs w:val="22"/>
          <w:vertAlign w:val="subscript"/>
        </w:rPr>
        <w:t>conv</w:t>
      </w:r>
      <w:proofErr w:type="spellEnd"/>
      <w:r w:rsidR="00D77A54" w:rsidRPr="00DD328B">
        <w:rPr>
          <w:rFonts w:cs="Arial"/>
          <w:color w:val="auto"/>
          <w:szCs w:val="22"/>
          <w:vertAlign w:val="subscript"/>
        </w:rPr>
        <w:t xml:space="preserve"> factor</w:t>
      </w:r>
      <w:r w:rsidR="00D77A54" w:rsidRPr="00DD328B">
        <w:rPr>
          <w:rFonts w:cs="Arial"/>
          <w:color w:val="auto"/>
          <w:szCs w:val="22"/>
        </w:rPr>
        <w:t xml:space="preserve"> = </w:t>
      </w:r>
      <w:proofErr w:type="spellStart"/>
      <w:proofErr w:type="gramStart"/>
      <w:r w:rsidR="00D77A54" w:rsidRPr="00DD328B">
        <w:rPr>
          <w:rFonts w:cs="Arial"/>
          <w:color w:val="auto"/>
          <w:szCs w:val="22"/>
        </w:rPr>
        <w:t>D</w:t>
      </w:r>
      <w:r w:rsidR="00D77A54" w:rsidRPr="00DD328B">
        <w:rPr>
          <w:rFonts w:cs="Arial"/>
          <w:color w:val="auto"/>
          <w:szCs w:val="22"/>
          <w:vertAlign w:val="subscript"/>
        </w:rPr>
        <w:t>diesel,y</w:t>
      </w:r>
      <w:proofErr w:type="spellEnd"/>
      <w:proofErr w:type="gramEnd"/>
      <w:r w:rsidR="00681B44">
        <w:rPr>
          <w:rFonts w:cs="Arial"/>
          <w:color w:val="auto"/>
          <w:szCs w:val="22"/>
        </w:rPr>
        <w:t xml:space="preserve"> / 1000 (</w:t>
      </w:r>
      <w:r w:rsidR="00D77A54" w:rsidRPr="00DD328B">
        <w:rPr>
          <w:rFonts w:cs="Arial"/>
          <w:color w:val="auto"/>
          <w:szCs w:val="22"/>
        </w:rPr>
        <w:t xml:space="preserve">kg </w:t>
      </w:r>
      <w:r w:rsidR="00681B44">
        <w:rPr>
          <w:rFonts w:cs="Arial"/>
          <w:color w:val="auto"/>
          <w:szCs w:val="22"/>
        </w:rPr>
        <w:t>&gt; ton)</w:t>
      </w:r>
      <w:r w:rsidR="00D77A54" w:rsidRPr="00DD328B">
        <w:rPr>
          <w:rFonts w:cs="Arial"/>
          <w:color w:val="auto"/>
          <w:szCs w:val="22"/>
        </w:rPr>
        <w:t xml:space="preserve"> * </w:t>
      </w:r>
      <w:proofErr w:type="spellStart"/>
      <w:r w:rsidR="00D77A54" w:rsidRPr="00DD328B">
        <w:rPr>
          <w:rFonts w:cs="Arial"/>
          <w:color w:val="auto"/>
          <w:szCs w:val="22"/>
        </w:rPr>
        <w:t>NCV</w:t>
      </w:r>
      <w:r w:rsidR="00D77A54" w:rsidRPr="00DD328B">
        <w:rPr>
          <w:rFonts w:cs="Arial"/>
          <w:color w:val="auto"/>
          <w:szCs w:val="22"/>
          <w:vertAlign w:val="subscript"/>
        </w:rPr>
        <w:t>diesel</w:t>
      </w:r>
      <w:proofErr w:type="spellEnd"/>
      <w:r w:rsidR="00681B44">
        <w:rPr>
          <w:rFonts w:cs="Arial"/>
          <w:color w:val="auto"/>
          <w:szCs w:val="22"/>
        </w:rPr>
        <w:t xml:space="preserve"> / 1000 (</w:t>
      </w:r>
      <w:r w:rsidR="00D77A54" w:rsidRPr="00DD328B">
        <w:rPr>
          <w:rFonts w:cs="Arial"/>
          <w:color w:val="auto"/>
          <w:szCs w:val="22"/>
        </w:rPr>
        <w:t xml:space="preserve">GJ </w:t>
      </w:r>
      <w:r w:rsidR="00681B44">
        <w:rPr>
          <w:rFonts w:cs="Arial"/>
          <w:color w:val="auto"/>
          <w:szCs w:val="22"/>
        </w:rPr>
        <w:t>&gt;</w:t>
      </w:r>
      <w:r w:rsidR="00D77A54" w:rsidRPr="00DD328B">
        <w:rPr>
          <w:rFonts w:cs="Arial"/>
          <w:color w:val="auto"/>
          <w:szCs w:val="22"/>
        </w:rPr>
        <w:t xml:space="preserve"> TJ) * EF</w:t>
      </w:r>
      <w:r w:rsidR="00D77A54" w:rsidRPr="00DD328B">
        <w:rPr>
          <w:rFonts w:cs="Arial"/>
          <w:color w:val="auto"/>
          <w:szCs w:val="22"/>
          <w:vertAlign w:val="subscript"/>
        </w:rPr>
        <w:t>CO2</w:t>
      </w:r>
    </w:p>
    <w:p w14:paraId="3E98C1AA" w14:textId="77777777" w:rsidR="00F16E87" w:rsidRPr="00DD328B" w:rsidRDefault="00D77A54" w:rsidP="00067F82">
      <w:pPr>
        <w:contextualSpacing w:val="0"/>
        <w:rPr>
          <w:rFonts w:cs="Arial"/>
          <w:color w:val="auto"/>
          <w:szCs w:val="22"/>
        </w:rPr>
      </w:pPr>
      <w:r w:rsidRPr="008B0C8A">
        <w:rPr>
          <w:rFonts w:cs="Arial"/>
          <w:color w:val="auto"/>
          <w:szCs w:val="22"/>
        </w:rPr>
        <w:t xml:space="preserve">Source: </w:t>
      </w:r>
      <w:r w:rsidR="00AB527A" w:rsidRPr="008B0C8A">
        <w:rPr>
          <w:rFonts w:cs="Arial"/>
          <w:color w:val="auto"/>
          <w:szCs w:val="22"/>
        </w:rPr>
        <w:t>Table</w:t>
      </w:r>
      <w:r w:rsidR="00E63499" w:rsidRPr="008B0C8A">
        <w:rPr>
          <w:rFonts w:cs="Arial"/>
          <w:color w:val="auto"/>
          <w:szCs w:val="22"/>
        </w:rPr>
        <w:t xml:space="preserve"> 13</w:t>
      </w:r>
      <w:r w:rsidR="008B0C8A" w:rsidRPr="008B0C8A">
        <w:rPr>
          <w:rFonts w:cs="Arial"/>
          <w:color w:val="auto"/>
          <w:szCs w:val="22"/>
        </w:rPr>
        <w:t>,</w:t>
      </w:r>
      <w:r w:rsidR="008B0C8A">
        <w:rPr>
          <w:rFonts w:cs="Arial"/>
          <w:color w:val="auto"/>
          <w:szCs w:val="22"/>
        </w:rPr>
        <w:t xml:space="preserve"> </w:t>
      </w:r>
      <w:r w:rsidR="008B0C8A" w:rsidRPr="008B0C8A">
        <w:rPr>
          <w:rFonts w:cs="Arial"/>
          <w:color w:val="auto"/>
          <w:szCs w:val="22"/>
        </w:rPr>
        <w:t>24</w:t>
      </w:r>
      <w:r w:rsidR="008B0C8A">
        <w:rPr>
          <w:rFonts w:cs="Arial"/>
          <w:color w:val="auto"/>
          <w:szCs w:val="22"/>
        </w:rPr>
        <w:t>, 25</w:t>
      </w:r>
    </w:p>
    <w:p w14:paraId="054A62AA" w14:textId="77777777" w:rsidR="00F16E87" w:rsidRPr="00DD328B" w:rsidRDefault="00DD328B" w:rsidP="00C83227">
      <w:pPr>
        <w:rPr>
          <w:rFonts w:cs="Arial"/>
          <w:color w:val="auto"/>
          <w:szCs w:val="22"/>
        </w:rPr>
      </w:pPr>
      <w:r w:rsidRPr="00DD328B">
        <w:rPr>
          <w:rFonts w:cs="Arial"/>
          <w:color w:val="auto"/>
          <w:szCs w:val="22"/>
        </w:rPr>
        <w:t>Table 38: Total emission from diesel consumption</w:t>
      </w:r>
    </w:p>
    <w:p w14:paraId="11B7C750" w14:textId="77777777" w:rsidR="00F16E87" w:rsidRPr="00DD328B" w:rsidRDefault="009556BB" w:rsidP="00067F82">
      <w:pPr>
        <w:contextualSpacing w:val="0"/>
        <w:rPr>
          <w:rFonts w:cs="Arial"/>
          <w:color w:val="auto"/>
          <w:szCs w:val="22"/>
        </w:rPr>
      </w:pPr>
      <w:r w:rsidRPr="009556BB">
        <w:rPr>
          <w:rFonts w:cs="Arial"/>
          <w:noProof/>
          <w:color w:val="auto"/>
          <w:sz w:val="20"/>
          <w14:cntxtAlts w14:val="0"/>
        </w:rPr>
        <w:object w:dxaOrig="9827" w:dyaOrig="1380" w14:anchorId="41D6C302">
          <v:shape id="_x0000_i1044" type="#_x0000_t75" alt="" style="width:490.35pt;height:1in;mso-width-percent:0;mso-height-percent:0;mso-width-percent:0;mso-height-percent:0" o:ole="">
            <v:imagedata r:id="rId34" o:title=""/>
          </v:shape>
          <o:OLEObject Type="Embed" ProgID="Excel.Sheet.12" ShapeID="_x0000_i1044" DrawAspect="Content" ObjectID="_1684055847" r:id="rId35"/>
        </w:object>
      </w:r>
      <w:r w:rsidR="00DD328B" w:rsidRPr="00DD328B">
        <w:rPr>
          <w:rFonts w:cs="Arial"/>
          <w:color w:val="auto"/>
          <w:szCs w:val="22"/>
        </w:rPr>
        <w:t xml:space="preserve">Formula: </w:t>
      </w:r>
      <w:proofErr w:type="spellStart"/>
      <w:r w:rsidR="00DD328B" w:rsidRPr="00DD328B">
        <w:rPr>
          <w:rFonts w:cs="Arial"/>
          <w:color w:val="auto"/>
          <w:szCs w:val="22"/>
        </w:rPr>
        <w:t>PE</w:t>
      </w:r>
      <w:r w:rsidR="00DD328B" w:rsidRPr="00DD328B">
        <w:rPr>
          <w:rFonts w:cs="Arial"/>
          <w:color w:val="auto"/>
          <w:szCs w:val="22"/>
          <w:vertAlign w:val="subscript"/>
        </w:rPr>
        <w:t>diesel</w:t>
      </w:r>
      <w:proofErr w:type="spellEnd"/>
      <w:r w:rsidR="00DD328B" w:rsidRPr="00DD328B">
        <w:rPr>
          <w:rFonts w:cs="Arial"/>
          <w:color w:val="auto"/>
          <w:szCs w:val="22"/>
        </w:rPr>
        <w:t xml:space="preserve"> = </w:t>
      </w:r>
      <w:proofErr w:type="spellStart"/>
      <w:r w:rsidR="00DD328B" w:rsidRPr="00DD328B">
        <w:rPr>
          <w:rFonts w:cs="Arial"/>
          <w:color w:val="auto"/>
          <w:szCs w:val="22"/>
        </w:rPr>
        <w:t>FC</w:t>
      </w:r>
      <w:r w:rsidR="00DD328B" w:rsidRPr="00DD328B">
        <w:rPr>
          <w:rFonts w:cs="Arial"/>
          <w:color w:val="auto"/>
          <w:szCs w:val="22"/>
          <w:vertAlign w:val="subscript"/>
        </w:rPr>
        <w:t>conv</w:t>
      </w:r>
      <w:proofErr w:type="spellEnd"/>
      <w:r w:rsidR="00DD328B" w:rsidRPr="00DD328B">
        <w:rPr>
          <w:rFonts w:cs="Arial"/>
          <w:color w:val="auto"/>
          <w:szCs w:val="22"/>
          <w:vertAlign w:val="subscript"/>
        </w:rPr>
        <w:t xml:space="preserve"> factor</w:t>
      </w:r>
      <w:r w:rsidR="00DD328B" w:rsidRPr="00DD328B">
        <w:rPr>
          <w:rFonts w:cs="Arial"/>
          <w:color w:val="auto"/>
          <w:szCs w:val="22"/>
        </w:rPr>
        <w:t xml:space="preserve"> * </w:t>
      </w:r>
      <w:proofErr w:type="spellStart"/>
      <w:r w:rsidR="00DD328B" w:rsidRPr="00DD328B">
        <w:rPr>
          <w:rFonts w:cs="Arial"/>
          <w:color w:val="auto"/>
          <w:szCs w:val="22"/>
        </w:rPr>
        <w:t>FC</w:t>
      </w:r>
      <w:r w:rsidR="00DD328B" w:rsidRPr="00DD328B">
        <w:rPr>
          <w:rFonts w:cs="Arial"/>
          <w:color w:val="auto"/>
          <w:szCs w:val="22"/>
          <w:vertAlign w:val="subscript"/>
        </w:rPr>
        <w:t>diesel</w:t>
      </w:r>
      <w:proofErr w:type="spellEnd"/>
    </w:p>
    <w:p w14:paraId="5265FA57" w14:textId="77777777" w:rsidR="00F16E87" w:rsidRPr="003A3CF3" w:rsidRDefault="005247F3" w:rsidP="00A64412">
      <w:pPr>
        <w:spacing w:line="240" w:lineRule="auto"/>
        <w:contextualSpacing w:val="0"/>
        <w:rPr>
          <w:rFonts w:cs="Arial"/>
          <w:color w:val="auto"/>
          <w:szCs w:val="22"/>
          <w:u w:val="single"/>
        </w:rPr>
      </w:pPr>
      <w:r>
        <w:rPr>
          <w:rFonts w:cs="Arial"/>
          <w:color w:val="auto"/>
          <w:szCs w:val="22"/>
          <w:u w:val="single"/>
        </w:rPr>
        <w:t>E.2</w:t>
      </w:r>
      <w:r w:rsidR="000329F5" w:rsidRPr="003A3CF3">
        <w:rPr>
          <w:rFonts w:cs="Arial"/>
          <w:color w:val="auto"/>
          <w:szCs w:val="22"/>
          <w:u w:val="single"/>
        </w:rPr>
        <w:t>.</w:t>
      </w:r>
      <w:r>
        <w:rPr>
          <w:rFonts w:cs="Arial"/>
          <w:color w:val="auto"/>
          <w:szCs w:val="22"/>
          <w:u w:val="single"/>
        </w:rPr>
        <w:t>1</w:t>
      </w:r>
      <w:r w:rsidR="005074A2" w:rsidRPr="003A3CF3">
        <w:rPr>
          <w:rFonts w:cs="Arial"/>
          <w:color w:val="auto"/>
          <w:szCs w:val="22"/>
          <w:u w:val="single"/>
        </w:rPr>
        <w:t xml:space="preserve">.3. </w:t>
      </w:r>
      <w:r w:rsidR="00196714" w:rsidRPr="003A3CF3">
        <w:rPr>
          <w:rFonts w:cs="Arial"/>
          <w:color w:val="auto"/>
          <w:szCs w:val="22"/>
          <w:u w:val="single"/>
        </w:rPr>
        <w:t>Correction for M</w:t>
      </w:r>
      <w:r w:rsidR="00DA4F61" w:rsidRPr="003A3CF3">
        <w:rPr>
          <w:rFonts w:cs="Arial"/>
          <w:color w:val="auto"/>
          <w:szCs w:val="22"/>
          <w:u w:val="single"/>
        </w:rPr>
        <w:t>ethane and Nitrous Oxide emissions from composting</w:t>
      </w:r>
    </w:p>
    <w:p w14:paraId="2D41B0E0" w14:textId="77777777" w:rsidR="00F16E87" w:rsidRPr="00681B44" w:rsidRDefault="00681B44" w:rsidP="00C83227">
      <w:pPr>
        <w:rPr>
          <w:rFonts w:cs="Arial"/>
          <w:color w:val="auto"/>
          <w:szCs w:val="22"/>
        </w:rPr>
      </w:pPr>
      <w:r w:rsidRPr="00681B44">
        <w:rPr>
          <w:rFonts w:cs="Arial"/>
          <w:color w:val="auto"/>
          <w:szCs w:val="22"/>
        </w:rPr>
        <w:t>Table 39: Calculation of correction factor for Methane emissions from composting</w:t>
      </w:r>
    </w:p>
    <w:p w14:paraId="4C2B4FF9" w14:textId="77777777" w:rsidR="00F16E87" w:rsidRPr="00D64F84" w:rsidRDefault="009556BB" w:rsidP="00D72156">
      <w:pPr>
        <w:spacing w:line="240" w:lineRule="auto"/>
        <w:rPr>
          <w:rFonts w:cs="Arial"/>
          <w:color w:val="auto"/>
          <w:szCs w:val="22"/>
        </w:rPr>
      </w:pPr>
      <w:r w:rsidRPr="009556BB">
        <w:rPr>
          <w:rFonts w:cs="Arial"/>
          <w:noProof/>
          <w:color w:val="auto"/>
          <w:sz w:val="20"/>
          <w14:cntxtAlts w14:val="0"/>
        </w:rPr>
        <w:object w:dxaOrig="9827" w:dyaOrig="1108" w14:anchorId="61DEBEC2">
          <v:shape id="_x0000_i1043" type="#_x0000_t75" alt="" style="width:490.35pt;height:57.4pt;mso-width-percent:0;mso-height-percent:0;mso-width-percent:0;mso-height-percent:0" o:ole="">
            <v:imagedata r:id="rId36" o:title=""/>
          </v:shape>
          <o:OLEObject Type="Embed" ProgID="Excel.Sheet.12" ShapeID="_x0000_i1043" DrawAspect="Content" ObjectID="_1684055848" r:id="rId37"/>
        </w:object>
      </w:r>
      <w:r w:rsidR="00D64F84" w:rsidRPr="00D64F84">
        <w:rPr>
          <w:rFonts w:cs="Arial"/>
          <w:color w:val="auto"/>
          <w:szCs w:val="22"/>
        </w:rPr>
        <w:t xml:space="preserve">Formula: CH4 </w:t>
      </w:r>
      <w:proofErr w:type="spellStart"/>
      <w:r w:rsidR="00D64F84" w:rsidRPr="00D64F84">
        <w:rPr>
          <w:rFonts w:cs="Arial"/>
          <w:color w:val="auto"/>
          <w:szCs w:val="22"/>
          <w:vertAlign w:val="subscript"/>
        </w:rPr>
        <w:t>corr</w:t>
      </w:r>
      <w:proofErr w:type="spellEnd"/>
      <w:r w:rsidR="00D64F84" w:rsidRPr="00D64F84">
        <w:rPr>
          <w:rFonts w:cs="Arial"/>
          <w:color w:val="auto"/>
          <w:szCs w:val="22"/>
          <w:vertAlign w:val="subscript"/>
        </w:rPr>
        <w:t xml:space="preserve"> factor</w:t>
      </w:r>
      <w:r w:rsidR="00D64F84" w:rsidRPr="00D64F84">
        <w:rPr>
          <w:rFonts w:cs="Arial"/>
          <w:color w:val="auto"/>
          <w:szCs w:val="22"/>
        </w:rPr>
        <w:t xml:space="preserve"> = EF</w:t>
      </w:r>
      <w:r w:rsidR="00D64F84" w:rsidRPr="00D64F84">
        <w:rPr>
          <w:rFonts w:cs="Arial"/>
          <w:color w:val="auto"/>
          <w:szCs w:val="22"/>
          <w:vertAlign w:val="subscript"/>
        </w:rPr>
        <w:t>CH4</w:t>
      </w:r>
      <w:r w:rsidR="00D64F84" w:rsidRPr="00D64F84">
        <w:rPr>
          <w:rFonts w:cs="Arial"/>
          <w:color w:val="auto"/>
          <w:szCs w:val="22"/>
        </w:rPr>
        <w:t xml:space="preserve"> * GWP</w:t>
      </w:r>
      <w:r w:rsidR="00D64F84" w:rsidRPr="00D64F84">
        <w:rPr>
          <w:rFonts w:cs="Arial"/>
          <w:color w:val="auto"/>
          <w:szCs w:val="22"/>
          <w:vertAlign w:val="subscript"/>
        </w:rPr>
        <w:t>CH4</w:t>
      </w:r>
    </w:p>
    <w:p w14:paraId="34A7F20D" w14:textId="77777777" w:rsidR="00F16E87" w:rsidRPr="00D64F84" w:rsidRDefault="00D64F84" w:rsidP="00067F82">
      <w:pPr>
        <w:contextualSpacing w:val="0"/>
        <w:rPr>
          <w:rFonts w:cs="Arial"/>
          <w:color w:val="auto"/>
          <w:szCs w:val="22"/>
        </w:rPr>
      </w:pPr>
      <w:r w:rsidRPr="00D64F84">
        <w:rPr>
          <w:rFonts w:cs="Arial"/>
          <w:color w:val="auto"/>
          <w:szCs w:val="22"/>
        </w:rPr>
        <w:t xml:space="preserve">Source: </w:t>
      </w:r>
      <w:r w:rsidR="00425D4C">
        <w:rPr>
          <w:rFonts w:cs="Arial"/>
          <w:color w:val="auto"/>
          <w:szCs w:val="22"/>
        </w:rPr>
        <w:t xml:space="preserve">Table </w:t>
      </w:r>
      <w:r w:rsidR="00B42761">
        <w:rPr>
          <w:rFonts w:cs="Arial"/>
          <w:color w:val="auto"/>
          <w:szCs w:val="22"/>
        </w:rPr>
        <w:t xml:space="preserve">10, </w:t>
      </w:r>
      <w:r w:rsidR="00425D4C">
        <w:rPr>
          <w:rFonts w:cs="Arial"/>
          <w:color w:val="auto"/>
          <w:szCs w:val="22"/>
        </w:rPr>
        <w:t>14</w:t>
      </w:r>
    </w:p>
    <w:p w14:paraId="6A9D26A4" w14:textId="77777777" w:rsidR="0043615A" w:rsidRDefault="0043615A" w:rsidP="00C83227">
      <w:pPr>
        <w:rPr>
          <w:rFonts w:cs="Arial"/>
          <w:color w:val="auto"/>
          <w:szCs w:val="22"/>
        </w:rPr>
      </w:pPr>
    </w:p>
    <w:p w14:paraId="1D39E82E" w14:textId="77777777" w:rsidR="0043615A" w:rsidRDefault="0043615A" w:rsidP="00C83227">
      <w:pPr>
        <w:rPr>
          <w:rFonts w:cs="Arial"/>
          <w:color w:val="auto"/>
          <w:szCs w:val="22"/>
        </w:rPr>
      </w:pPr>
    </w:p>
    <w:p w14:paraId="2613D101" w14:textId="77777777" w:rsidR="0043615A" w:rsidRDefault="0043615A" w:rsidP="00C83227">
      <w:pPr>
        <w:rPr>
          <w:rFonts w:cs="Arial"/>
          <w:color w:val="auto"/>
          <w:szCs w:val="22"/>
        </w:rPr>
      </w:pPr>
    </w:p>
    <w:p w14:paraId="525EF8ED" w14:textId="77777777" w:rsidR="0043615A" w:rsidRDefault="0043615A" w:rsidP="00C83227">
      <w:pPr>
        <w:rPr>
          <w:rFonts w:cs="Arial"/>
          <w:color w:val="auto"/>
          <w:szCs w:val="22"/>
        </w:rPr>
      </w:pPr>
    </w:p>
    <w:p w14:paraId="79F75857" w14:textId="77777777" w:rsidR="0043615A" w:rsidRDefault="0043615A" w:rsidP="00C83227">
      <w:pPr>
        <w:rPr>
          <w:rFonts w:cs="Arial"/>
          <w:color w:val="auto"/>
          <w:szCs w:val="22"/>
        </w:rPr>
      </w:pPr>
    </w:p>
    <w:p w14:paraId="29FDBA76" w14:textId="20806D8C" w:rsidR="00F16E87" w:rsidRDefault="00D64F84" w:rsidP="00C83227">
      <w:pPr>
        <w:rPr>
          <w:rFonts w:cs="Arial"/>
          <w:color w:val="auto"/>
          <w:szCs w:val="22"/>
        </w:rPr>
      </w:pPr>
      <w:r w:rsidRPr="00D64F84">
        <w:rPr>
          <w:rFonts w:cs="Arial"/>
          <w:color w:val="auto"/>
          <w:szCs w:val="22"/>
        </w:rPr>
        <w:lastRenderedPageBreak/>
        <w:t>Table 40: Methane emissions from composting</w:t>
      </w:r>
    </w:p>
    <w:p w14:paraId="0F379B6F" w14:textId="7E9F6C98" w:rsidR="0043615A" w:rsidRPr="00D64F84" w:rsidRDefault="009556BB" w:rsidP="00C83227">
      <w:pPr>
        <w:rPr>
          <w:rFonts w:cs="Arial"/>
          <w:color w:val="auto"/>
          <w:szCs w:val="22"/>
        </w:rPr>
      </w:pPr>
      <w:r w:rsidRPr="009556BB">
        <w:rPr>
          <w:rFonts w:cs="Arial"/>
          <w:noProof/>
          <w:color w:val="auto"/>
          <w:szCs w:val="22"/>
          <w14:cntxtAlts w14:val="0"/>
        </w:rPr>
        <w:object w:dxaOrig="10520" w:dyaOrig="1420" w14:anchorId="7EDC47D4">
          <v:shape id="_x0000_i1042" type="#_x0000_t75" alt="" style="width:525.85pt;height:71.1pt;mso-width-percent:0;mso-height-percent:0;mso-width-percent:0;mso-height-percent:0" o:ole="">
            <v:imagedata r:id="rId38" o:title=""/>
          </v:shape>
          <o:OLEObject Type="Embed" ProgID="Excel.Sheet.12" ShapeID="_x0000_i1042" DrawAspect="Content" ObjectID="_1684055849" r:id="rId39"/>
        </w:object>
      </w:r>
    </w:p>
    <w:p w14:paraId="05E6FD43" w14:textId="13149564" w:rsidR="00F16E87" w:rsidRDefault="00D64F84" w:rsidP="00653BB2">
      <w:pPr>
        <w:spacing w:line="240" w:lineRule="auto"/>
        <w:rPr>
          <w:rFonts w:cs="Arial"/>
          <w:color w:val="auto"/>
          <w:szCs w:val="22"/>
          <w:vertAlign w:val="subscript"/>
        </w:rPr>
      </w:pPr>
      <w:r w:rsidRPr="00D64F84">
        <w:rPr>
          <w:rFonts w:cs="Arial"/>
          <w:color w:val="auto"/>
          <w:szCs w:val="22"/>
        </w:rPr>
        <w:t>Formula: PE</w:t>
      </w:r>
      <w:r w:rsidRPr="00D64F84">
        <w:rPr>
          <w:rFonts w:cs="Arial"/>
          <w:color w:val="auto"/>
          <w:szCs w:val="22"/>
          <w:vertAlign w:val="subscript"/>
        </w:rPr>
        <w:t>CH4</w:t>
      </w:r>
      <w:r w:rsidRPr="00D64F84">
        <w:rPr>
          <w:rFonts w:cs="Arial"/>
          <w:color w:val="auto"/>
          <w:szCs w:val="22"/>
        </w:rPr>
        <w:t xml:space="preserve"> = Q * CH</w:t>
      </w:r>
      <w:r w:rsidRPr="004D3AD7">
        <w:rPr>
          <w:rFonts w:cs="Arial"/>
          <w:color w:val="auto"/>
          <w:szCs w:val="22"/>
          <w:vertAlign w:val="subscript"/>
        </w:rPr>
        <w:t>4</w:t>
      </w:r>
      <w:r w:rsidRPr="00D64F84">
        <w:rPr>
          <w:rFonts w:cs="Arial"/>
          <w:color w:val="auto"/>
          <w:szCs w:val="22"/>
        </w:rPr>
        <w:t xml:space="preserve"> </w:t>
      </w:r>
      <w:proofErr w:type="spellStart"/>
      <w:r w:rsidRPr="00D64F84">
        <w:rPr>
          <w:rFonts w:cs="Arial"/>
          <w:color w:val="auto"/>
          <w:szCs w:val="22"/>
          <w:vertAlign w:val="subscript"/>
        </w:rPr>
        <w:t>corr</w:t>
      </w:r>
      <w:proofErr w:type="spellEnd"/>
      <w:r w:rsidRPr="00D64F84">
        <w:rPr>
          <w:rFonts w:cs="Arial"/>
          <w:color w:val="auto"/>
          <w:szCs w:val="22"/>
          <w:vertAlign w:val="subscript"/>
        </w:rPr>
        <w:t xml:space="preserve"> factor</w:t>
      </w:r>
    </w:p>
    <w:p w14:paraId="098EB641" w14:textId="77777777" w:rsidR="00AE0C79" w:rsidRPr="00AE0C79" w:rsidRDefault="00AE0C79" w:rsidP="00067F82">
      <w:pPr>
        <w:contextualSpacing w:val="0"/>
        <w:rPr>
          <w:rFonts w:cs="Arial"/>
          <w:color w:val="auto"/>
          <w:sz w:val="20"/>
        </w:rPr>
      </w:pPr>
      <w:r w:rsidRPr="00AE0C79">
        <w:rPr>
          <w:rFonts w:cs="Arial"/>
          <w:color w:val="auto"/>
          <w:szCs w:val="22"/>
        </w:rPr>
        <w:t>Source: 30, 39</w:t>
      </w:r>
    </w:p>
    <w:p w14:paraId="42F296F5" w14:textId="77777777" w:rsidR="00F16E87" w:rsidRPr="004518AE" w:rsidRDefault="004518AE" w:rsidP="00C83227">
      <w:pPr>
        <w:rPr>
          <w:rFonts w:cs="Arial"/>
          <w:color w:val="auto"/>
          <w:szCs w:val="22"/>
        </w:rPr>
      </w:pPr>
      <w:r w:rsidRPr="004518AE">
        <w:rPr>
          <w:rFonts w:cs="Arial"/>
          <w:color w:val="auto"/>
          <w:szCs w:val="22"/>
        </w:rPr>
        <w:t>Table 41: Calculation of correction factor for Nitrous Oxide emissions from composting</w:t>
      </w:r>
    </w:p>
    <w:p w14:paraId="6F960972" w14:textId="77777777" w:rsidR="004518AE" w:rsidRPr="004518AE" w:rsidRDefault="009556BB" w:rsidP="00D72156">
      <w:pPr>
        <w:spacing w:line="240" w:lineRule="auto"/>
        <w:rPr>
          <w:rFonts w:ascii="Arial" w:eastAsia="Times New Roman" w:hAnsi="Arial" w:cs="Arial"/>
          <w:color w:val="000000"/>
          <w:sz w:val="20"/>
          <w:szCs w:val="20"/>
          <w14:cntxtAlts w14:val="0"/>
        </w:rPr>
      </w:pPr>
      <w:r w:rsidRPr="009556BB">
        <w:rPr>
          <w:rFonts w:cs="Arial"/>
          <w:noProof/>
          <w:color w:val="auto"/>
          <w:sz w:val="20"/>
          <w14:cntxtAlts w14:val="0"/>
        </w:rPr>
        <w:object w:dxaOrig="9827" w:dyaOrig="1108" w14:anchorId="7E7D567B">
          <v:shape id="_x0000_i1041" type="#_x0000_t75" alt="" style="width:490.35pt;height:57.4pt;mso-width-percent:0;mso-height-percent:0;mso-width-percent:0;mso-height-percent:0" o:ole="">
            <v:imagedata r:id="rId40" o:title=""/>
          </v:shape>
          <o:OLEObject Type="Embed" ProgID="Excel.Sheet.12" ShapeID="_x0000_i1041" DrawAspect="Content" ObjectID="_1684055850" r:id="rId41"/>
        </w:object>
      </w:r>
      <w:r w:rsidR="004518AE" w:rsidRPr="004518AE">
        <w:rPr>
          <w:rFonts w:eastAsia="Times New Roman" w:cs="Arial"/>
          <w:color w:val="auto"/>
          <w:szCs w:val="22"/>
          <w14:cntxtAlts w14:val="0"/>
        </w:rPr>
        <w:t>Formula: N</w:t>
      </w:r>
      <w:r w:rsidR="004518AE" w:rsidRPr="004518AE">
        <w:rPr>
          <w:rFonts w:eastAsia="Times New Roman" w:cs="Arial"/>
          <w:color w:val="auto"/>
          <w:szCs w:val="22"/>
          <w:vertAlign w:val="subscript"/>
          <w14:cntxtAlts w14:val="0"/>
        </w:rPr>
        <w:t>2</w:t>
      </w:r>
      <w:r w:rsidR="004518AE" w:rsidRPr="004518AE">
        <w:rPr>
          <w:rFonts w:eastAsia="Times New Roman" w:cs="Arial"/>
          <w:color w:val="auto"/>
          <w:szCs w:val="22"/>
          <w14:cntxtAlts w14:val="0"/>
        </w:rPr>
        <w:t>O</w:t>
      </w:r>
      <w:r w:rsidR="004518AE" w:rsidRPr="004518AE">
        <w:rPr>
          <w:rFonts w:eastAsia="Times New Roman" w:cs="Arial"/>
          <w:color w:val="auto"/>
          <w:szCs w:val="22"/>
          <w:vertAlign w:val="subscript"/>
          <w14:cntxtAlts w14:val="0"/>
        </w:rPr>
        <w:t xml:space="preserve"> </w:t>
      </w:r>
      <w:proofErr w:type="spellStart"/>
      <w:r w:rsidR="004518AE" w:rsidRPr="004518AE">
        <w:rPr>
          <w:rFonts w:eastAsia="Times New Roman" w:cs="Arial"/>
          <w:color w:val="auto"/>
          <w:szCs w:val="22"/>
          <w:vertAlign w:val="subscript"/>
          <w14:cntxtAlts w14:val="0"/>
        </w:rPr>
        <w:t>corr</w:t>
      </w:r>
      <w:proofErr w:type="spellEnd"/>
      <w:r w:rsidR="004518AE" w:rsidRPr="004518AE">
        <w:rPr>
          <w:rFonts w:eastAsia="Times New Roman" w:cs="Arial"/>
          <w:color w:val="auto"/>
          <w:szCs w:val="22"/>
          <w:vertAlign w:val="subscript"/>
          <w14:cntxtAlts w14:val="0"/>
        </w:rPr>
        <w:t xml:space="preserve"> factor</w:t>
      </w:r>
      <w:r w:rsidR="004518AE" w:rsidRPr="004518AE">
        <w:rPr>
          <w:rFonts w:eastAsia="Times New Roman" w:cs="Arial"/>
          <w:color w:val="auto"/>
          <w:szCs w:val="22"/>
          <w14:cntxtAlts w14:val="0"/>
        </w:rPr>
        <w:t xml:space="preserve"> = EF</w:t>
      </w:r>
      <w:r w:rsidR="004518AE" w:rsidRPr="004518AE">
        <w:rPr>
          <w:rFonts w:eastAsia="Times New Roman" w:cs="Arial"/>
          <w:color w:val="auto"/>
          <w:szCs w:val="22"/>
          <w:vertAlign w:val="subscript"/>
          <w14:cntxtAlts w14:val="0"/>
        </w:rPr>
        <w:t>N2O</w:t>
      </w:r>
      <w:r w:rsidR="004518AE" w:rsidRPr="004518AE">
        <w:rPr>
          <w:rFonts w:eastAsia="Times New Roman" w:cs="Arial"/>
          <w:color w:val="auto"/>
          <w:szCs w:val="22"/>
          <w14:cntxtAlts w14:val="0"/>
        </w:rPr>
        <w:t xml:space="preserve"> * GWP</w:t>
      </w:r>
      <w:r w:rsidR="004518AE" w:rsidRPr="004518AE">
        <w:rPr>
          <w:rFonts w:eastAsia="Times New Roman" w:cs="Arial"/>
          <w:color w:val="auto"/>
          <w:szCs w:val="22"/>
          <w:vertAlign w:val="subscript"/>
          <w14:cntxtAlts w14:val="0"/>
        </w:rPr>
        <w:t>N2O</w:t>
      </w:r>
    </w:p>
    <w:p w14:paraId="69F54F73" w14:textId="77777777" w:rsidR="004518AE" w:rsidRPr="004518AE" w:rsidRDefault="004518AE" w:rsidP="00A64412">
      <w:pPr>
        <w:contextualSpacing w:val="0"/>
        <w:rPr>
          <w:rFonts w:eastAsia="Times New Roman" w:cs="Arial"/>
          <w:color w:val="auto"/>
          <w:szCs w:val="22"/>
          <w14:cntxtAlts w14:val="0"/>
        </w:rPr>
      </w:pPr>
      <w:r w:rsidRPr="004518AE">
        <w:rPr>
          <w:rFonts w:eastAsia="Times New Roman" w:cs="Arial"/>
          <w:color w:val="auto"/>
          <w:szCs w:val="22"/>
          <w14:cntxtAlts w14:val="0"/>
        </w:rPr>
        <w:t xml:space="preserve">Source: </w:t>
      </w:r>
      <w:r w:rsidR="00425D4C">
        <w:rPr>
          <w:rFonts w:eastAsia="Times New Roman" w:cs="Arial"/>
          <w:color w:val="auto"/>
          <w:szCs w:val="22"/>
          <w14:cntxtAlts w14:val="0"/>
        </w:rPr>
        <w:t xml:space="preserve">Table </w:t>
      </w:r>
      <w:r w:rsidR="00B42761">
        <w:rPr>
          <w:rFonts w:eastAsia="Times New Roman" w:cs="Arial"/>
          <w:color w:val="auto"/>
          <w:szCs w:val="22"/>
          <w14:cntxtAlts w14:val="0"/>
        </w:rPr>
        <w:t xml:space="preserve">11, </w:t>
      </w:r>
      <w:r w:rsidR="00425D4C">
        <w:rPr>
          <w:rFonts w:eastAsia="Times New Roman" w:cs="Arial"/>
          <w:color w:val="auto"/>
          <w:szCs w:val="22"/>
          <w14:cntxtAlts w14:val="0"/>
        </w:rPr>
        <w:t>15</w:t>
      </w:r>
    </w:p>
    <w:p w14:paraId="02F5E47E" w14:textId="2105028F" w:rsidR="00F16E87" w:rsidRDefault="004D3AD7" w:rsidP="00C83227">
      <w:pPr>
        <w:rPr>
          <w:rFonts w:cs="Arial"/>
          <w:color w:val="auto"/>
          <w:szCs w:val="22"/>
        </w:rPr>
      </w:pPr>
      <w:r w:rsidRPr="004D3AD7">
        <w:rPr>
          <w:rFonts w:cs="Arial"/>
          <w:color w:val="auto"/>
          <w:szCs w:val="22"/>
        </w:rPr>
        <w:t xml:space="preserve">Table 42: </w:t>
      </w:r>
      <w:r>
        <w:rPr>
          <w:rFonts w:cs="Arial"/>
          <w:color w:val="auto"/>
          <w:szCs w:val="22"/>
        </w:rPr>
        <w:t>Ni</w:t>
      </w:r>
      <w:r w:rsidRPr="004D3AD7">
        <w:rPr>
          <w:rFonts w:cs="Arial"/>
          <w:color w:val="auto"/>
          <w:szCs w:val="22"/>
        </w:rPr>
        <w:t>trous Oxide emissions of from composting</w:t>
      </w:r>
    </w:p>
    <w:p w14:paraId="583FF2A7" w14:textId="4BBDE12C" w:rsidR="0043615A" w:rsidRPr="004D3AD7" w:rsidRDefault="009556BB" w:rsidP="00C83227">
      <w:pPr>
        <w:rPr>
          <w:rFonts w:cs="Arial"/>
          <w:color w:val="auto"/>
          <w:szCs w:val="22"/>
        </w:rPr>
      </w:pPr>
      <w:r w:rsidRPr="009556BB">
        <w:rPr>
          <w:rFonts w:cs="Arial"/>
          <w:noProof/>
          <w:color w:val="auto"/>
          <w:szCs w:val="22"/>
          <w14:cntxtAlts w14:val="0"/>
        </w:rPr>
        <w:object w:dxaOrig="10520" w:dyaOrig="1520" w14:anchorId="39BADB1A">
          <v:shape id="_x0000_i1040" type="#_x0000_t75" alt="" style="width:525.85pt;height:76.55pt;mso-width-percent:0;mso-height-percent:0;mso-width-percent:0;mso-height-percent:0" o:ole="">
            <v:imagedata r:id="rId42" o:title=""/>
          </v:shape>
          <o:OLEObject Type="Embed" ProgID="Excel.Sheet.12" ShapeID="_x0000_i1040" DrawAspect="Content" ObjectID="_1684055851" r:id="rId43"/>
        </w:object>
      </w:r>
    </w:p>
    <w:p w14:paraId="2E4B76F6" w14:textId="0177E046" w:rsidR="00F16E87" w:rsidRPr="004D3AD7" w:rsidRDefault="004D3AD7" w:rsidP="00E61120">
      <w:pPr>
        <w:contextualSpacing w:val="0"/>
        <w:rPr>
          <w:rFonts w:cs="Arial"/>
          <w:color w:val="auto"/>
          <w:szCs w:val="22"/>
        </w:rPr>
      </w:pPr>
      <w:r w:rsidRPr="004D3AD7">
        <w:rPr>
          <w:rFonts w:cs="Arial"/>
          <w:color w:val="auto"/>
          <w:szCs w:val="22"/>
        </w:rPr>
        <w:t>Formula: PE</w:t>
      </w:r>
      <w:r w:rsidRPr="004D3AD7">
        <w:rPr>
          <w:rFonts w:cs="Arial"/>
          <w:color w:val="auto"/>
          <w:szCs w:val="22"/>
          <w:vertAlign w:val="subscript"/>
        </w:rPr>
        <w:t>N2O</w:t>
      </w:r>
      <w:r w:rsidRPr="004D3AD7">
        <w:rPr>
          <w:rFonts w:cs="Arial"/>
          <w:color w:val="auto"/>
          <w:szCs w:val="22"/>
        </w:rPr>
        <w:t xml:space="preserve"> = Q * N</w:t>
      </w:r>
      <w:r w:rsidRPr="004D3AD7">
        <w:rPr>
          <w:rFonts w:cs="Arial"/>
          <w:color w:val="auto"/>
          <w:szCs w:val="22"/>
          <w:vertAlign w:val="subscript"/>
        </w:rPr>
        <w:t>2</w:t>
      </w:r>
      <w:r w:rsidRPr="004D3AD7">
        <w:rPr>
          <w:rFonts w:cs="Arial"/>
          <w:color w:val="auto"/>
          <w:szCs w:val="22"/>
        </w:rPr>
        <w:t xml:space="preserve">O </w:t>
      </w:r>
      <w:proofErr w:type="spellStart"/>
      <w:r w:rsidRPr="004D3AD7">
        <w:rPr>
          <w:rFonts w:cs="Arial"/>
          <w:color w:val="auto"/>
          <w:szCs w:val="22"/>
          <w:vertAlign w:val="subscript"/>
        </w:rPr>
        <w:t>corr</w:t>
      </w:r>
      <w:proofErr w:type="spellEnd"/>
      <w:r w:rsidRPr="004D3AD7">
        <w:rPr>
          <w:rFonts w:cs="Arial"/>
          <w:color w:val="auto"/>
          <w:szCs w:val="22"/>
          <w:vertAlign w:val="subscript"/>
        </w:rPr>
        <w:t xml:space="preserve"> factor</w:t>
      </w:r>
    </w:p>
    <w:p w14:paraId="201F9643" w14:textId="6EE39EEA" w:rsidR="00F16E87" w:rsidRDefault="004D3AD7" w:rsidP="000155F7">
      <w:pPr>
        <w:spacing w:line="240" w:lineRule="auto"/>
        <w:contextualSpacing w:val="0"/>
        <w:rPr>
          <w:rFonts w:cs="Arial"/>
          <w:color w:val="auto"/>
          <w:szCs w:val="22"/>
        </w:rPr>
      </w:pPr>
      <w:r w:rsidRPr="004D3AD7">
        <w:rPr>
          <w:rFonts w:cs="Arial"/>
          <w:color w:val="auto"/>
          <w:szCs w:val="22"/>
        </w:rPr>
        <w:t>Table 43: Total project emission</w:t>
      </w:r>
    </w:p>
    <w:p w14:paraId="2D546DC6" w14:textId="13932FC7" w:rsidR="0043615A" w:rsidRPr="004D3AD7" w:rsidRDefault="009556BB" w:rsidP="000155F7">
      <w:pPr>
        <w:spacing w:line="240" w:lineRule="auto"/>
        <w:contextualSpacing w:val="0"/>
        <w:rPr>
          <w:rFonts w:cs="Arial"/>
          <w:color w:val="auto"/>
          <w:szCs w:val="22"/>
        </w:rPr>
      </w:pPr>
      <w:r w:rsidRPr="009556BB">
        <w:rPr>
          <w:rFonts w:cs="Arial"/>
          <w:noProof/>
          <w:color w:val="auto"/>
          <w:szCs w:val="22"/>
          <w14:cntxtAlts w14:val="0"/>
        </w:rPr>
        <w:object w:dxaOrig="10520" w:dyaOrig="2260" w14:anchorId="6285B13E">
          <v:shape id="_x0000_i1039" type="#_x0000_t75" alt="" style="width:525.85pt;height:113pt;mso-width-percent:0;mso-height-percent:0;mso-width-percent:0;mso-height-percent:0" o:ole="">
            <v:imagedata r:id="rId44" o:title=""/>
          </v:shape>
          <o:OLEObject Type="Embed" ProgID="Excel.Sheet.12" ShapeID="_x0000_i1039" DrawAspect="Content" ObjectID="_1684055852" r:id="rId45"/>
        </w:object>
      </w:r>
    </w:p>
    <w:p w14:paraId="76D4391D" w14:textId="27690EF1" w:rsidR="00F16E87" w:rsidRPr="00BC53C7" w:rsidRDefault="00086FA5" w:rsidP="00D72156">
      <w:pPr>
        <w:spacing w:line="240" w:lineRule="auto"/>
        <w:rPr>
          <w:rFonts w:cs="Arial"/>
          <w:color w:val="auto"/>
          <w:szCs w:val="22"/>
        </w:rPr>
      </w:pPr>
      <w:r w:rsidRPr="00BC53C7">
        <w:rPr>
          <w:rFonts w:cs="Arial"/>
          <w:color w:val="auto"/>
          <w:szCs w:val="22"/>
        </w:rPr>
        <w:t>Formula: PE</w:t>
      </w:r>
      <w:r w:rsidRPr="00BC53C7">
        <w:rPr>
          <w:rFonts w:cs="Arial"/>
          <w:color w:val="auto"/>
          <w:szCs w:val="22"/>
          <w:vertAlign w:val="subscript"/>
        </w:rPr>
        <w:t>EC</w:t>
      </w:r>
      <w:r w:rsidRPr="00BC53C7">
        <w:rPr>
          <w:rFonts w:cs="Arial"/>
          <w:color w:val="auto"/>
          <w:szCs w:val="22"/>
        </w:rPr>
        <w:t xml:space="preserve"> + PE</w:t>
      </w:r>
      <w:r w:rsidRPr="00BC53C7">
        <w:rPr>
          <w:rFonts w:cs="Arial"/>
          <w:color w:val="auto"/>
          <w:szCs w:val="22"/>
          <w:vertAlign w:val="subscript"/>
        </w:rPr>
        <w:t>FC</w:t>
      </w:r>
      <w:r w:rsidRPr="00BC53C7">
        <w:rPr>
          <w:rFonts w:cs="Arial"/>
          <w:color w:val="auto"/>
          <w:szCs w:val="22"/>
        </w:rPr>
        <w:t xml:space="preserve"> + PE</w:t>
      </w:r>
      <w:r w:rsidRPr="00BC53C7">
        <w:rPr>
          <w:rFonts w:cs="Arial"/>
          <w:color w:val="auto"/>
          <w:szCs w:val="22"/>
          <w:vertAlign w:val="subscript"/>
        </w:rPr>
        <w:t>CH4</w:t>
      </w:r>
      <w:r w:rsidRPr="00BC53C7">
        <w:rPr>
          <w:rFonts w:cs="Arial"/>
          <w:color w:val="auto"/>
          <w:szCs w:val="22"/>
        </w:rPr>
        <w:t xml:space="preserve"> + PE</w:t>
      </w:r>
      <w:r w:rsidRPr="00BC53C7">
        <w:rPr>
          <w:rFonts w:cs="Arial"/>
          <w:color w:val="auto"/>
          <w:szCs w:val="22"/>
          <w:vertAlign w:val="subscript"/>
        </w:rPr>
        <w:t>N2O</w:t>
      </w:r>
    </w:p>
    <w:p w14:paraId="46A01741" w14:textId="77777777" w:rsidR="00F16E87" w:rsidRPr="00BC53C7" w:rsidRDefault="00086FA5" w:rsidP="00A64412">
      <w:pPr>
        <w:contextualSpacing w:val="0"/>
        <w:rPr>
          <w:rFonts w:cs="Arial"/>
          <w:color w:val="auto"/>
          <w:szCs w:val="22"/>
        </w:rPr>
      </w:pPr>
      <w:r w:rsidRPr="00BC53C7">
        <w:rPr>
          <w:rFonts w:cs="Arial"/>
          <w:color w:val="auto"/>
          <w:szCs w:val="22"/>
        </w:rPr>
        <w:t xml:space="preserve">Source: </w:t>
      </w:r>
      <w:r w:rsidR="00425D4C">
        <w:rPr>
          <w:rFonts w:cs="Arial"/>
          <w:color w:val="auto"/>
          <w:szCs w:val="22"/>
        </w:rPr>
        <w:t>Table 35, 38, 40, 42</w:t>
      </w:r>
    </w:p>
    <w:p w14:paraId="06A8ED10" w14:textId="77777777" w:rsidR="000329F5" w:rsidRPr="009F1B6F" w:rsidRDefault="00C66CB2" w:rsidP="00115C3F">
      <w:pPr>
        <w:pStyle w:val="SectionList"/>
      </w:pPr>
      <w:r w:rsidRPr="009F1B6F">
        <w:t>E.3.</w:t>
      </w:r>
      <w:r w:rsidRPr="009F1B6F">
        <w:tab/>
      </w:r>
      <w:r w:rsidR="00143F31" w:rsidRPr="009F1B6F">
        <w:t>Calculation of leakage</w:t>
      </w:r>
    </w:p>
    <w:p w14:paraId="199B2720" w14:textId="77777777" w:rsidR="00196D79" w:rsidRPr="00143F31" w:rsidRDefault="004E1C6C" w:rsidP="00A64412">
      <w:pPr>
        <w:pStyle w:val="SectionList2nd"/>
        <w:rPr>
          <w:b/>
          <w:u w:val="single"/>
        </w:rPr>
      </w:pPr>
      <w:r>
        <w:rPr>
          <w:b/>
        </w:rPr>
        <w:t>E.</w:t>
      </w:r>
      <w:r w:rsidR="00EC069F">
        <w:rPr>
          <w:b/>
        </w:rPr>
        <w:t xml:space="preserve">3.1. </w:t>
      </w:r>
      <w:r w:rsidR="00196D79">
        <w:rPr>
          <w:b/>
        </w:rPr>
        <w:t>SDG 13</w:t>
      </w:r>
      <w:r>
        <w:rPr>
          <w:b/>
        </w:rPr>
        <w:t>:</w:t>
      </w:r>
      <w:r>
        <w:rPr>
          <w:b/>
        </w:rPr>
        <w:tab/>
      </w:r>
      <w:r w:rsidR="00196D79">
        <w:rPr>
          <w:b/>
        </w:rPr>
        <w:t>Climate Action</w:t>
      </w:r>
    </w:p>
    <w:p w14:paraId="7038C5D2" w14:textId="77777777" w:rsidR="00125CC6" w:rsidRPr="00125CC6" w:rsidRDefault="00125CC6" w:rsidP="00125CC6">
      <w:pPr>
        <w:contextualSpacing w:val="0"/>
        <w:rPr>
          <w:rFonts w:cs="Arial"/>
          <w:color w:val="auto"/>
          <w:szCs w:val="22"/>
        </w:rPr>
      </w:pPr>
      <w:r w:rsidRPr="00125CC6">
        <w:rPr>
          <w:rFonts w:cs="Arial"/>
          <w:color w:val="auto"/>
          <w:szCs w:val="22"/>
        </w:rPr>
        <w:t xml:space="preserve">No leakage needs to be considered, since no composting technology equipment is transferred from or to another activity. </w:t>
      </w:r>
      <w:proofErr w:type="gramStart"/>
      <w:r w:rsidRPr="00125CC6">
        <w:rPr>
          <w:rFonts w:cs="Arial"/>
          <w:color w:val="auto"/>
          <w:szCs w:val="22"/>
        </w:rPr>
        <w:t>Thus</w:t>
      </w:r>
      <w:proofErr w:type="gramEnd"/>
      <w:r w:rsidRPr="00125CC6">
        <w:rPr>
          <w:rFonts w:cs="Arial"/>
          <w:color w:val="auto"/>
          <w:szCs w:val="22"/>
        </w:rPr>
        <w:t xml:space="preserve"> the total leakage L</w:t>
      </w:r>
      <w:r w:rsidRPr="00125CC6">
        <w:rPr>
          <w:rFonts w:cs="Arial"/>
          <w:color w:val="auto"/>
          <w:szCs w:val="22"/>
          <w:vertAlign w:val="subscript"/>
        </w:rPr>
        <w:t xml:space="preserve">y </w:t>
      </w:r>
      <w:r w:rsidRPr="00125CC6">
        <w:rPr>
          <w:rFonts w:cs="Arial"/>
          <w:color w:val="auto"/>
          <w:szCs w:val="22"/>
        </w:rPr>
        <w:t>= 0 tCO</w:t>
      </w:r>
      <w:r w:rsidRPr="00125CC6">
        <w:rPr>
          <w:rFonts w:cs="Arial"/>
          <w:color w:val="auto"/>
          <w:szCs w:val="22"/>
          <w:vertAlign w:val="subscript"/>
        </w:rPr>
        <w:t>2</w:t>
      </w:r>
      <w:r w:rsidRPr="00125CC6">
        <w:rPr>
          <w:rFonts w:cs="Arial"/>
          <w:color w:val="auto"/>
          <w:szCs w:val="22"/>
        </w:rPr>
        <w:t>e.</w:t>
      </w:r>
    </w:p>
    <w:p w14:paraId="4D0A0944" w14:textId="77777777" w:rsidR="00F16E87" w:rsidRPr="00BC53C7" w:rsidRDefault="00BC53C7" w:rsidP="000155F7">
      <w:pPr>
        <w:spacing w:line="240" w:lineRule="auto"/>
        <w:contextualSpacing w:val="0"/>
        <w:rPr>
          <w:rFonts w:cs="Arial"/>
          <w:color w:val="auto"/>
          <w:szCs w:val="22"/>
        </w:rPr>
      </w:pPr>
      <w:r w:rsidRPr="00BC53C7">
        <w:rPr>
          <w:rFonts w:cs="Arial"/>
          <w:color w:val="auto"/>
          <w:szCs w:val="22"/>
        </w:rPr>
        <w:t>Table 44: Leakage emission</w:t>
      </w:r>
    </w:p>
    <w:p w14:paraId="151258D6" w14:textId="77777777" w:rsidR="00F16E87" w:rsidRPr="003B26D7" w:rsidRDefault="009556BB" w:rsidP="00257979">
      <w:pPr>
        <w:contextualSpacing w:val="0"/>
        <w:rPr>
          <w:rFonts w:cs="Arial"/>
          <w:color w:val="auto"/>
          <w:szCs w:val="22"/>
        </w:rPr>
      </w:pPr>
      <w:r w:rsidRPr="009556BB">
        <w:rPr>
          <w:rFonts w:cs="Arial"/>
          <w:noProof/>
          <w:color w:val="auto"/>
          <w:sz w:val="20"/>
          <w14:cntxtAlts w14:val="0"/>
        </w:rPr>
        <w:object w:dxaOrig="9827" w:dyaOrig="293" w14:anchorId="666C483F">
          <v:shape id="_x0000_i1038" type="#_x0000_t75" alt="" style="width:491.25pt;height:14.6pt;mso-width-percent:0;mso-height-percent:0;mso-width-percent:0;mso-height-percent:0" o:ole="">
            <v:imagedata r:id="rId46" o:title=""/>
          </v:shape>
          <o:OLEObject Type="Embed" ProgID="Excel.Sheet.12" ShapeID="_x0000_i1038" DrawAspect="Content" ObjectID="_1684055853" r:id="rId47"/>
        </w:object>
      </w:r>
      <w:r w:rsidR="00E113F1" w:rsidRPr="003B26D7">
        <w:rPr>
          <w:rFonts w:cs="Arial"/>
          <w:color w:val="auto"/>
          <w:szCs w:val="22"/>
        </w:rPr>
        <w:t xml:space="preserve">Source: </w:t>
      </w:r>
      <w:r w:rsidR="00176B19" w:rsidRPr="003B26D7">
        <w:rPr>
          <w:rFonts w:cs="Arial"/>
          <w:color w:val="auto"/>
          <w:szCs w:val="22"/>
        </w:rPr>
        <w:t>Table 22</w:t>
      </w:r>
    </w:p>
    <w:p w14:paraId="7BE6C921" w14:textId="77777777" w:rsidR="00196714" w:rsidRPr="009E50DA" w:rsidRDefault="00C66CB2" w:rsidP="00C90C47">
      <w:pPr>
        <w:contextualSpacing w:val="0"/>
        <w:rPr>
          <w:rFonts w:cs="Arial"/>
          <w:b/>
          <w:color w:val="auto"/>
          <w:szCs w:val="22"/>
          <w:u w:val="single"/>
        </w:rPr>
      </w:pPr>
      <w:r>
        <w:rPr>
          <w:rFonts w:cs="Arial"/>
          <w:b/>
          <w:color w:val="auto"/>
          <w:szCs w:val="22"/>
          <w:u w:val="single"/>
        </w:rPr>
        <w:t xml:space="preserve">E.3.1.1. </w:t>
      </w:r>
      <w:r w:rsidR="003D7EB7" w:rsidRPr="009E50DA">
        <w:rPr>
          <w:rFonts w:cs="Arial"/>
          <w:b/>
          <w:color w:val="auto"/>
          <w:szCs w:val="22"/>
          <w:u w:val="single"/>
        </w:rPr>
        <w:t>Adjustment</w:t>
      </w:r>
      <w:r w:rsidR="00936E02" w:rsidRPr="009E50DA">
        <w:rPr>
          <w:rFonts w:cs="Arial"/>
          <w:b/>
          <w:color w:val="auto"/>
          <w:szCs w:val="22"/>
          <w:u w:val="single"/>
        </w:rPr>
        <w:t xml:space="preserve"> factor</w:t>
      </w:r>
    </w:p>
    <w:p w14:paraId="5FBEEA74" w14:textId="637DCD69" w:rsidR="009553DA" w:rsidRPr="005B48A3" w:rsidRDefault="00A14BA6" w:rsidP="00727B6C">
      <w:pPr>
        <w:contextualSpacing w:val="0"/>
        <w:rPr>
          <w:rFonts w:cs="Arial"/>
          <w:color w:val="auto"/>
          <w:szCs w:val="22"/>
        </w:rPr>
      </w:pPr>
      <w:r w:rsidRPr="005B48A3">
        <w:rPr>
          <w:rFonts w:cs="Arial"/>
          <w:color w:val="auto"/>
          <w:szCs w:val="22"/>
        </w:rPr>
        <w:t xml:space="preserve">No provision is made in the mandatory </w:t>
      </w:r>
      <w:r w:rsidR="007F370B" w:rsidRPr="005B48A3">
        <w:rPr>
          <w:rFonts w:cs="Arial"/>
          <w:color w:val="auto"/>
          <w:szCs w:val="22"/>
        </w:rPr>
        <w:t>Template Guide</w:t>
      </w:r>
      <w:r w:rsidRPr="005B48A3">
        <w:rPr>
          <w:rFonts w:cs="Arial"/>
          <w:color w:val="auto"/>
          <w:szCs w:val="22"/>
        </w:rPr>
        <w:t xml:space="preserve"> </w:t>
      </w:r>
      <w:r w:rsidR="007F370B" w:rsidRPr="005B48A3">
        <w:rPr>
          <w:rFonts w:cs="Arial"/>
          <w:color w:val="auto"/>
          <w:szCs w:val="22"/>
        </w:rPr>
        <w:t>for the MR v.1.1</w:t>
      </w:r>
      <w:r w:rsidRPr="005B48A3">
        <w:rPr>
          <w:rFonts w:cs="Arial"/>
          <w:color w:val="auto"/>
          <w:szCs w:val="22"/>
        </w:rPr>
        <w:t xml:space="preserve"> for the adjustment </w:t>
      </w:r>
      <w:r w:rsidR="007F370B" w:rsidRPr="005B48A3">
        <w:rPr>
          <w:rFonts w:cs="Arial"/>
          <w:color w:val="auto"/>
          <w:szCs w:val="22"/>
        </w:rPr>
        <w:t>of the emission reductions due to</w:t>
      </w:r>
      <w:r w:rsidR="009553DA" w:rsidRPr="005B48A3">
        <w:rPr>
          <w:rFonts w:cs="Arial"/>
          <w:color w:val="auto"/>
          <w:szCs w:val="22"/>
        </w:rPr>
        <w:t xml:space="preserve"> prior pilot plant activity before the implementation of the project activity</w:t>
      </w:r>
      <w:r w:rsidRPr="005B48A3">
        <w:rPr>
          <w:rFonts w:cs="Arial"/>
          <w:color w:val="auto"/>
          <w:szCs w:val="22"/>
        </w:rPr>
        <w:t xml:space="preserve">. The emissions reduction after the deduction of the project emission and leakage must be adjusted by a factor (1 - r) for waste volumes </w:t>
      </w:r>
      <w:r w:rsidR="009553DA" w:rsidRPr="005B48A3">
        <w:rPr>
          <w:rFonts w:cs="Arial"/>
          <w:color w:val="auto"/>
          <w:szCs w:val="22"/>
        </w:rPr>
        <w:t>processed in the baseline case.</w:t>
      </w:r>
      <w:r w:rsidR="00E113F1" w:rsidRPr="00E113F1">
        <w:rPr>
          <w:rFonts w:cs="Arial"/>
          <w:color w:val="auto"/>
          <w:szCs w:val="22"/>
        </w:rPr>
        <w:t xml:space="preserve"> </w:t>
      </w:r>
      <w:r w:rsidR="00E113F1" w:rsidRPr="005B48A3">
        <w:rPr>
          <w:rFonts w:cs="Arial"/>
          <w:color w:val="auto"/>
          <w:szCs w:val="22"/>
        </w:rPr>
        <w:t>The adjustment factor (r) is calculated by dividing the amount of organic waste that has been processed in the pilot plant by the Project capacity (PDD p 36)</w:t>
      </w:r>
      <w:r w:rsidR="005C6BC9">
        <w:rPr>
          <w:rFonts w:cs="Arial"/>
          <w:color w:val="auto"/>
          <w:szCs w:val="22"/>
        </w:rPr>
        <w:t>.</w:t>
      </w:r>
    </w:p>
    <w:p w14:paraId="3A353A89" w14:textId="77777777" w:rsidR="00F16E87" w:rsidRPr="00576780" w:rsidRDefault="00576780" w:rsidP="00C83227">
      <w:pPr>
        <w:rPr>
          <w:rFonts w:cs="Arial"/>
          <w:color w:val="auto"/>
          <w:szCs w:val="22"/>
        </w:rPr>
      </w:pPr>
      <w:r w:rsidRPr="00576780">
        <w:rPr>
          <w:rFonts w:cs="Arial"/>
          <w:color w:val="auto"/>
          <w:szCs w:val="22"/>
        </w:rPr>
        <w:t>Table 45:</w:t>
      </w:r>
      <w:r w:rsidRPr="00576780">
        <w:rPr>
          <w:color w:val="auto"/>
          <w:szCs w:val="22"/>
        </w:rPr>
        <w:t xml:space="preserve"> </w:t>
      </w:r>
      <w:r w:rsidR="0065248D">
        <w:rPr>
          <w:color w:val="auto"/>
          <w:szCs w:val="22"/>
        </w:rPr>
        <w:t>Calculation of adjustment factor</w:t>
      </w:r>
    </w:p>
    <w:p w14:paraId="27135DCE" w14:textId="77777777" w:rsidR="00F16E87" w:rsidRDefault="009556BB" w:rsidP="00727B6C">
      <w:pPr>
        <w:spacing w:after="0" w:line="240" w:lineRule="auto"/>
        <w:rPr>
          <w:rFonts w:cs="Arial"/>
          <w:color w:val="auto"/>
          <w:szCs w:val="22"/>
        </w:rPr>
      </w:pPr>
      <w:r w:rsidRPr="009556BB">
        <w:rPr>
          <w:rFonts w:cs="Arial"/>
          <w:noProof/>
          <w:color w:val="auto"/>
          <w:sz w:val="20"/>
          <w14:cntxtAlts w14:val="0"/>
        </w:rPr>
        <w:object w:dxaOrig="9827" w:dyaOrig="1108" w14:anchorId="27A6568D">
          <v:shape id="_x0000_i1037" type="#_x0000_t75" alt="" style="width:491.25pt;height:54.7pt;mso-width-percent:0;mso-height-percent:0;mso-width-percent:0;mso-height-percent:0" o:ole="">
            <v:imagedata r:id="rId48" o:title=""/>
          </v:shape>
          <o:OLEObject Type="Embed" ProgID="Excel.Sheet.12" ShapeID="_x0000_i1037" DrawAspect="Content" ObjectID="_1684055854" r:id="rId49"/>
        </w:object>
      </w:r>
      <w:r w:rsidR="00576780" w:rsidRPr="00576780">
        <w:rPr>
          <w:rFonts w:cs="Arial"/>
          <w:color w:val="auto"/>
          <w:szCs w:val="22"/>
        </w:rPr>
        <w:t xml:space="preserve">Formula: 1 - r = </w:t>
      </w:r>
      <w:proofErr w:type="spellStart"/>
      <w:r w:rsidR="00576780" w:rsidRPr="00576780">
        <w:rPr>
          <w:rFonts w:cs="Arial"/>
          <w:color w:val="auto"/>
          <w:szCs w:val="22"/>
        </w:rPr>
        <w:t>WCOM</w:t>
      </w:r>
      <w:r w:rsidR="00576780" w:rsidRPr="005515EF">
        <w:rPr>
          <w:rFonts w:cs="Arial"/>
          <w:color w:val="auto"/>
          <w:szCs w:val="22"/>
          <w:vertAlign w:val="subscript"/>
        </w:rPr>
        <w:t>Bau</w:t>
      </w:r>
      <w:proofErr w:type="spellEnd"/>
      <w:r w:rsidR="00576780" w:rsidRPr="00576780">
        <w:rPr>
          <w:rFonts w:cs="Arial"/>
          <w:color w:val="auto"/>
          <w:szCs w:val="22"/>
        </w:rPr>
        <w:t xml:space="preserve"> / TWCO</w:t>
      </w:r>
      <w:r w:rsidR="00BC78D0">
        <w:rPr>
          <w:rFonts w:cs="Arial"/>
          <w:color w:val="auto"/>
          <w:szCs w:val="22"/>
        </w:rPr>
        <w:t xml:space="preserve"> from PDD p 36</w:t>
      </w:r>
    </w:p>
    <w:p w14:paraId="2D027EFB" w14:textId="77777777" w:rsidR="00B42761" w:rsidRPr="00576780" w:rsidRDefault="00B42761" w:rsidP="00727B6C">
      <w:pPr>
        <w:spacing w:after="0" w:line="240" w:lineRule="auto"/>
        <w:rPr>
          <w:rFonts w:cs="Arial"/>
          <w:color w:val="auto"/>
          <w:szCs w:val="22"/>
        </w:rPr>
      </w:pPr>
      <w:r>
        <w:rPr>
          <w:rFonts w:cs="Arial"/>
          <w:color w:val="auto"/>
          <w:szCs w:val="22"/>
        </w:rPr>
        <w:t>Source: PDD p 36</w:t>
      </w:r>
    </w:p>
    <w:p w14:paraId="53CE202D" w14:textId="77777777" w:rsidR="00BC78D0" w:rsidRPr="00BC78D0" w:rsidRDefault="00B42761" w:rsidP="00A64412">
      <w:pPr>
        <w:contextualSpacing w:val="0"/>
        <w:rPr>
          <w:rFonts w:eastAsia="Times New Roman" w:cs="Arial"/>
          <w:color w:val="000000"/>
          <w:szCs w:val="22"/>
          <w14:cntxtAlts w14:val="0"/>
        </w:rPr>
      </w:pPr>
      <w:r>
        <w:rPr>
          <w:rFonts w:eastAsia="Times New Roman" w:cs="Arial"/>
          <w:color w:val="000000"/>
          <w:szCs w:val="22"/>
          <w14:cntxtAlts w14:val="0"/>
        </w:rPr>
        <w:t>Note</w:t>
      </w:r>
      <w:r w:rsidR="00BC78D0" w:rsidRPr="00BC78D0">
        <w:rPr>
          <w:rFonts w:eastAsia="Times New Roman" w:cs="Arial"/>
          <w:color w:val="000000"/>
          <w:szCs w:val="22"/>
          <w14:cntxtAlts w14:val="0"/>
        </w:rPr>
        <w:t xml:space="preserve">:  r is treated like an </w:t>
      </w:r>
      <w:proofErr w:type="gramStart"/>
      <w:r w:rsidR="00BC78D0" w:rsidRPr="00BC78D0">
        <w:rPr>
          <w:rFonts w:eastAsia="Times New Roman" w:cs="Arial"/>
          <w:color w:val="000000"/>
          <w:szCs w:val="22"/>
          <w14:cntxtAlts w14:val="0"/>
        </w:rPr>
        <w:t>ex ante</w:t>
      </w:r>
      <w:proofErr w:type="gramEnd"/>
      <w:r w:rsidR="00BC78D0" w:rsidRPr="00BC78D0">
        <w:rPr>
          <w:rFonts w:eastAsia="Times New Roman" w:cs="Arial"/>
          <w:color w:val="000000"/>
          <w:szCs w:val="22"/>
          <w14:cntxtAlts w14:val="0"/>
        </w:rPr>
        <w:t xml:space="preserve"> value as it is calculated with the Project capacity</w:t>
      </w:r>
    </w:p>
    <w:p w14:paraId="25B532A5" w14:textId="5DCD4144" w:rsidR="003F35B4" w:rsidRDefault="00576780" w:rsidP="00C83227">
      <w:pPr>
        <w:rPr>
          <w:rFonts w:cs="Arial"/>
          <w:color w:val="auto"/>
          <w:szCs w:val="22"/>
        </w:rPr>
      </w:pPr>
      <w:r w:rsidRPr="005B48A3">
        <w:rPr>
          <w:rFonts w:cs="Arial"/>
          <w:color w:val="auto"/>
          <w:szCs w:val="22"/>
        </w:rPr>
        <w:t>Table 46:</w:t>
      </w:r>
      <w:r w:rsidR="00EA7E29" w:rsidRPr="005B48A3">
        <w:rPr>
          <w:rFonts w:cs="Arial"/>
          <w:color w:val="auto"/>
          <w:szCs w:val="22"/>
        </w:rPr>
        <w:t xml:space="preserve"> </w:t>
      </w:r>
      <w:r w:rsidR="003F35B4" w:rsidRPr="005B48A3">
        <w:rPr>
          <w:rFonts w:cs="Arial"/>
          <w:color w:val="auto"/>
          <w:szCs w:val="22"/>
        </w:rPr>
        <w:t xml:space="preserve">Emission reduction </w:t>
      </w:r>
      <w:r w:rsidR="005B48A3" w:rsidRPr="005B48A3">
        <w:rPr>
          <w:rFonts w:cs="Arial"/>
          <w:color w:val="auto"/>
          <w:szCs w:val="22"/>
        </w:rPr>
        <w:t xml:space="preserve">from the project activity </w:t>
      </w:r>
      <w:r w:rsidR="003F35B4" w:rsidRPr="005B48A3">
        <w:rPr>
          <w:rFonts w:cs="Arial"/>
          <w:color w:val="auto"/>
          <w:szCs w:val="22"/>
        </w:rPr>
        <w:t>after adjustment</w:t>
      </w:r>
    </w:p>
    <w:p w14:paraId="264DC750" w14:textId="7870E4FD" w:rsidR="004D34EA" w:rsidRPr="005B48A3" w:rsidRDefault="009556BB" w:rsidP="00C83227">
      <w:pPr>
        <w:rPr>
          <w:rFonts w:cs="Arial"/>
          <w:color w:val="auto"/>
          <w:szCs w:val="22"/>
        </w:rPr>
      </w:pPr>
      <w:r w:rsidRPr="009556BB">
        <w:rPr>
          <w:rFonts w:cs="Arial"/>
          <w:noProof/>
          <w:color w:val="auto"/>
          <w:szCs w:val="22"/>
          <w14:cntxtAlts w14:val="0"/>
        </w:rPr>
        <w:object w:dxaOrig="10520" w:dyaOrig="2260" w14:anchorId="50BFA4A0">
          <v:shape id="_x0000_i1036" type="#_x0000_t75" alt="" style="width:525.85pt;height:113pt;mso-width-percent:0;mso-height-percent:0;mso-width-percent:0;mso-height-percent:0" o:ole="">
            <v:imagedata r:id="rId50" o:title=""/>
          </v:shape>
          <o:OLEObject Type="Embed" ProgID="Excel.Sheet.12" ShapeID="_x0000_i1036" DrawAspect="Content" ObjectID="_1684055855" r:id="rId51"/>
        </w:object>
      </w:r>
    </w:p>
    <w:p w14:paraId="3364A4AE" w14:textId="34126DD7" w:rsidR="00F16E87" w:rsidRPr="00576780" w:rsidRDefault="00576780" w:rsidP="00727B6C">
      <w:pPr>
        <w:spacing w:line="240" w:lineRule="auto"/>
        <w:rPr>
          <w:rFonts w:cs="Arial"/>
          <w:color w:val="auto"/>
          <w:szCs w:val="22"/>
        </w:rPr>
      </w:pPr>
      <w:r w:rsidRPr="00576780">
        <w:rPr>
          <w:rFonts w:cs="Arial"/>
          <w:color w:val="auto"/>
          <w:szCs w:val="22"/>
        </w:rPr>
        <w:t xml:space="preserve">Formula: </w:t>
      </w:r>
      <w:proofErr w:type="spellStart"/>
      <w:r w:rsidRPr="00576780">
        <w:rPr>
          <w:rFonts w:cs="Arial"/>
          <w:color w:val="auto"/>
          <w:szCs w:val="22"/>
        </w:rPr>
        <w:t>ER</w:t>
      </w:r>
      <w:r w:rsidR="0009334B" w:rsidRPr="0009334B">
        <w:rPr>
          <w:rFonts w:cs="Arial"/>
          <w:color w:val="auto"/>
          <w:szCs w:val="22"/>
          <w:vertAlign w:val="subscript"/>
        </w:rPr>
        <w:t>y</w:t>
      </w:r>
      <w:proofErr w:type="spellEnd"/>
      <w:r w:rsidRPr="00576780">
        <w:rPr>
          <w:rFonts w:cs="Arial"/>
          <w:color w:val="auto"/>
          <w:szCs w:val="22"/>
        </w:rPr>
        <w:t xml:space="preserve"> = (</w:t>
      </w:r>
      <w:proofErr w:type="spellStart"/>
      <w:r w:rsidRPr="00576780">
        <w:rPr>
          <w:rFonts w:cs="Arial"/>
          <w:color w:val="auto"/>
          <w:szCs w:val="22"/>
        </w:rPr>
        <w:t>BE</w:t>
      </w:r>
      <w:r w:rsidR="0009334B" w:rsidRPr="0009334B">
        <w:rPr>
          <w:rFonts w:cs="Arial"/>
          <w:color w:val="auto"/>
          <w:szCs w:val="22"/>
          <w:vertAlign w:val="subscript"/>
        </w:rPr>
        <w:t>y</w:t>
      </w:r>
      <w:proofErr w:type="spellEnd"/>
      <w:r w:rsidRPr="00576780">
        <w:rPr>
          <w:rFonts w:cs="Arial"/>
          <w:color w:val="auto"/>
          <w:szCs w:val="22"/>
        </w:rPr>
        <w:t xml:space="preserve"> - </w:t>
      </w:r>
      <w:proofErr w:type="spellStart"/>
      <w:r w:rsidRPr="00576780">
        <w:rPr>
          <w:rFonts w:cs="Arial"/>
          <w:color w:val="auto"/>
          <w:szCs w:val="22"/>
        </w:rPr>
        <w:t>PE</w:t>
      </w:r>
      <w:r w:rsidR="0009334B" w:rsidRPr="0009334B">
        <w:rPr>
          <w:rFonts w:cs="Arial"/>
          <w:color w:val="auto"/>
          <w:szCs w:val="22"/>
          <w:vertAlign w:val="subscript"/>
        </w:rPr>
        <w:t>y</w:t>
      </w:r>
      <w:proofErr w:type="spellEnd"/>
      <w:r w:rsidRPr="00576780">
        <w:rPr>
          <w:rFonts w:cs="Arial"/>
          <w:color w:val="auto"/>
          <w:szCs w:val="22"/>
        </w:rPr>
        <w:t xml:space="preserve"> - </w:t>
      </w:r>
      <w:proofErr w:type="spellStart"/>
      <w:r w:rsidRPr="00576780">
        <w:rPr>
          <w:rFonts w:cs="Arial"/>
          <w:color w:val="auto"/>
          <w:szCs w:val="22"/>
        </w:rPr>
        <w:t>LE</w:t>
      </w:r>
      <w:r w:rsidR="0009334B" w:rsidRPr="0009334B">
        <w:rPr>
          <w:rFonts w:cs="Arial"/>
          <w:color w:val="auto"/>
          <w:szCs w:val="22"/>
          <w:vertAlign w:val="subscript"/>
        </w:rPr>
        <w:t>y</w:t>
      </w:r>
      <w:proofErr w:type="spellEnd"/>
      <w:r w:rsidRPr="00576780">
        <w:rPr>
          <w:rFonts w:cs="Arial"/>
          <w:color w:val="auto"/>
          <w:szCs w:val="22"/>
        </w:rPr>
        <w:t>) * (1 - r)</w:t>
      </w:r>
    </w:p>
    <w:p w14:paraId="370E7EA7" w14:textId="77777777" w:rsidR="00DC57B0" w:rsidRPr="00196714" w:rsidRDefault="00576780" w:rsidP="00A64412">
      <w:pPr>
        <w:contextualSpacing w:val="0"/>
        <w:rPr>
          <w:rFonts w:cs="Arial"/>
          <w:color w:val="auto"/>
          <w:szCs w:val="22"/>
        </w:rPr>
      </w:pPr>
      <w:r w:rsidRPr="00576780">
        <w:rPr>
          <w:rFonts w:cs="Arial"/>
          <w:color w:val="auto"/>
          <w:szCs w:val="22"/>
        </w:rPr>
        <w:t>Source</w:t>
      </w:r>
      <w:r w:rsidRPr="00E82C08">
        <w:rPr>
          <w:rFonts w:cs="Arial"/>
          <w:color w:val="auto"/>
          <w:szCs w:val="22"/>
        </w:rPr>
        <w:t xml:space="preserve">: </w:t>
      </w:r>
      <w:r w:rsidR="00710475" w:rsidRPr="00E82C08">
        <w:rPr>
          <w:rFonts w:cs="Arial"/>
          <w:color w:val="auto"/>
          <w:szCs w:val="22"/>
        </w:rPr>
        <w:t>Tables</w:t>
      </w:r>
      <w:r w:rsidR="00E82C08">
        <w:rPr>
          <w:rFonts w:cs="Arial"/>
          <w:color w:val="auto"/>
          <w:szCs w:val="22"/>
        </w:rPr>
        <w:t xml:space="preserve"> 32, 42, 44, 45</w:t>
      </w:r>
    </w:p>
    <w:p w14:paraId="421DA588" w14:textId="77777777" w:rsidR="008B6AF5" w:rsidRPr="009F1B6F" w:rsidRDefault="00D6671A" w:rsidP="00115C3F">
      <w:pPr>
        <w:pStyle w:val="SectionList"/>
      </w:pPr>
      <w:r w:rsidRPr="009F1B6F">
        <w:t>E.4.</w:t>
      </w:r>
      <w:r w:rsidRPr="009F1B6F">
        <w:tab/>
      </w:r>
      <w:r w:rsidR="008B6AF5" w:rsidRPr="009F1B6F">
        <w:t>Calculation of net benefits or direct calculation for each SDG Impact</w:t>
      </w:r>
    </w:p>
    <w:tbl>
      <w:tblPr>
        <w:tblStyle w:val="GSTableBoldline-heightcondensed"/>
        <w:tblW w:w="5000" w:type="pct"/>
        <w:tblCellMar>
          <w:top w:w="57" w:type="dxa"/>
          <w:left w:w="57" w:type="dxa"/>
        </w:tblCellMar>
        <w:tblLook w:val="06A0" w:firstRow="1" w:lastRow="0" w:firstColumn="1" w:lastColumn="0" w:noHBand="1" w:noVBand="1"/>
      </w:tblPr>
      <w:tblGrid>
        <w:gridCol w:w="1328"/>
        <w:gridCol w:w="4490"/>
        <w:gridCol w:w="1430"/>
        <w:gridCol w:w="1243"/>
        <w:gridCol w:w="1148"/>
      </w:tblGrid>
      <w:tr w:rsidR="002C0D17" w:rsidRPr="001673A1" w14:paraId="1183E8C1" w14:textId="77777777" w:rsidTr="00EB60B3">
        <w:trPr>
          <w:cnfStyle w:val="100000000000" w:firstRow="1" w:lastRow="0" w:firstColumn="0" w:lastColumn="0" w:oddVBand="0" w:evenVBand="0" w:oddHBand="0" w:evenHBand="0" w:firstRowFirstColumn="0" w:firstRowLastColumn="0" w:lastRowFirstColumn="0" w:lastRowLastColumn="0"/>
          <w:trHeight w:val="658"/>
        </w:trPr>
        <w:tc>
          <w:tcPr>
            <w:tcW w:w="685" w:type="pct"/>
            <w:vAlign w:val="top"/>
          </w:tcPr>
          <w:p w14:paraId="06643C95" w14:textId="77777777" w:rsidR="002C0D17" w:rsidRPr="004714F2" w:rsidDel="00B62773" w:rsidRDefault="002C0D17" w:rsidP="00794646">
            <w:pPr>
              <w:rPr>
                <w:color w:val="FFFFFF" w:themeColor="background1"/>
              </w:rPr>
            </w:pPr>
            <w:r w:rsidRPr="004714F2">
              <w:rPr>
                <w:color w:val="FFFFFF" w:themeColor="background1"/>
              </w:rPr>
              <w:t>SDG</w:t>
            </w:r>
          </w:p>
        </w:tc>
        <w:tc>
          <w:tcPr>
            <w:tcW w:w="2330" w:type="pct"/>
            <w:vAlign w:val="top"/>
          </w:tcPr>
          <w:p w14:paraId="4E74E25D" w14:textId="77777777" w:rsidR="002C0D17" w:rsidRPr="004714F2" w:rsidRDefault="002C0D17" w:rsidP="00794646">
            <w:pPr>
              <w:rPr>
                <w:color w:val="FFFFFF" w:themeColor="background1"/>
              </w:rPr>
            </w:pPr>
            <w:r w:rsidRPr="004714F2">
              <w:rPr>
                <w:color w:val="FFFFFF" w:themeColor="background1"/>
              </w:rPr>
              <w:t>SDG Impact</w:t>
            </w:r>
          </w:p>
        </w:tc>
        <w:tc>
          <w:tcPr>
            <w:tcW w:w="743" w:type="pct"/>
            <w:vAlign w:val="top"/>
          </w:tcPr>
          <w:p w14:paraId="751CF980" w14:textId="77777777" w:rsidR="002C0D17" w:rsidRPr="004714F2" w:rsidRDefault="002C0D17" w:rsidP="00794646">
            <w:pPr>
              <w:spacing w:line="276" w:lineRule="auto"/>
              <w:rPr>
                <w:rFonts w:asciiTheme="minorHAnsi" w:hAnsiTheme="minorHAnsi"/>
                <w:color w:val="FFFFFF" w:themeColor="background1"/>
                <w:sz w:val="20"/>
              </w:rPr>
            </w:pPr>
            <w:r w:rsidRPr="004714F2">
              <w:rPr>
                <w:rFonts w:asciiTheme="minorHAnsi" w:hAnsiTheme="minorHAnsi"/>
                <w:color w:val="FFFFFF" w:themeColor="background1"/>
                <w:sz w:val="20"/>
              </w:rPr>
              <w:t xml:space="preserve">Baseline </w:t>
            </w:r>
            <w:r w:rsidRPr="004714F2">
              <w:rPr>
                <w:rFonts w:asciiTheme="minorHAnsi" w:hAnsiTheme="minorHAnsi"/>
                <w:color w:val="FFFFFF" w:themeColor="background1"/>
                <w:sz w:val="20"/>
              </w:rPr>
              <w:br/>
              <w:t>estimate</w:t>
            </w:r>
          </w:p>
        </w:tc>
        <w:tc>
          <w:tcPr>
            <w:tcW w:w="646" w:type="pct"/>
            <w:vAlign w:val="top"/>
          </w:tcPr>
          <w:p w14:paraId="739C9D08" w14:textId="77777777" w:rsidR="002C0D17" w:rsidRPr="004714F2" w:rsidRDefault="002C0D17" w:rsidP="00794646">
            <w:pPr>
              <w:spacing w:line="276" w:lineRule="auto"/>
              <w:rPr>
                <w:rFonts w:asciiTheme="minorHAnsi" w:hAnsiTheme="minorHAnsi"/>
                <w:color w:val="FFFFFF" w:themeColor="background1"/>
                <w:sz w:val="20"/>
              </w:rPr>
            </w:pPr>
            <w:r w:rsidRPr="004714F2">
              <w:rPr>
                <w:rFonts w:asciiTheme="minorHAnsi" w:hAnsiTheme="minorHAnsi"/>
                <w:color w:val="FFFFFF" w:themeColor="background1"/>
                <w:sz w:val="20"/>
              </w:rPr>
              <w:t xml:space="preserve">Project </w:t>
            </w:r>
            <w:r w:rsidRPr="004714F2">
              <w:rPr>
                <w:rFonts w:asciiTheme="minorHAnsi" w:hAnsiTheme="minorHAnsi"/>
                <w:color w:val="FFFFFF" w:themeColor="background1"/>
                <w:sz w:val="20"/>
              </w:rPr>
              <w:br/>
              <w:t>estimate</w:t>
            </w:r>
          </w:p>
        </w:tc>
        <w:tc>
          <w:tcPr>
            <w:tcW w:w="596" w:type="pct"/>
            <w:vAlign w:val="top"/>
          </w:tcPr>
          <w:p w14:paraId="5A412DB9" w14:textId="77777777" w:rsidR="002C0D17" w:rsidRPr="004714F2" w:rsidRDefault="002C0D17" w:rsidP="00794646">
            <w:pPr>
              <w:spacing w:line="276" w:lineRule="auto"/>
              <w:rPr>
                <w:rFonts w:asciiTheme="minorHAnsi" w:hAnsiTheme="minorHAnsi"/>
                <w:color w:val="FFFFFF" w:themeColor="background1"/>
                <w:sz w:val="20"/>
              </w:rPr>
            </w:pPr>
            <w:r w:rsidRPr="004714F2">
              <w:rPr>
                <w:rFonts w:asciiTheme="minorHAnsi" w:hAnsiTheme="minorHAnsi"/>
                <w:color w:val="FFFFFF" w:themeColor="background1"/>
                <w:sz w:val="20"/>
              </w:rPr>
              <w:t xml:space="preserve">Net </w:t>
            </w:r>
            <w:r w:rsidRPr="004714F2">
              <w:rPr>
                <w:rFonts w:asciiTheme="minorHAnsi" w:hAnsiTheme="minorHAnsi"/>
                <w:color w:val="FFFFFF" w:themeColor="background1"/>
                <w:sz w:val="20"/>
              </w:rPr>
              <w:br/>
              <w:t>benefit</w:t>
            </w:r>
          </w:p>
        </w:tc>
      </w:tr>
      <w:tr w:rsidR="002C0D17" w:rsidRPr="001673A1" w14:paraId="1C29CEA0" w14:textId="77777777" w:rsidTr="00EB60B3">
        <w:trPr>
          <w:trHeight w:val="494"/>
        </w:trPr>
        <w:tc>
          <w:tcPr>
            <w:tcW w:w="685" w:type="pct"/>
          </w:tcPr>
          <w:p w14:paraId="0C84DFBA" w14:textId="77777777" w:rsidR="002C0D17" w:rsidRPr="001673A1" w:rsidRDefault="002C0D17" w:rsidP="00794646">
            <w:r w:rsidRPr="001673A1">
              <w:t>13</w:t>
            </w:r>
          </w:p>
        </w:tc>
        <w:tc>
          <w:tcPr>
            <w:tcW w:w="2330" w:type="pct"/>
          </w:tcPr>
          <w:p w14:paraId="60878B1B" w14:textId="77777777" w:rsidR="002C0D17" w:rsidRPr="00D64963" w:rsidRDefault="008A640E" w:rsidP="00794646">
            <w:pPr>
              <w:rPr>
                <w:rFonts w:asciiTheme="minorHAnsi" w:hAnsiTheme="minorHAnsi"/>
                <w:szCs w:val="22"/>
              </w:rPr>
            </w:pPr>
            <w:r>
              <w:rPr>
                <w:rFonts w:asciiTheme="minorHAnsi" w:hAnsiTheme="minorHAnsi"/>
                <w:szCs w:val="22"/>
              </w:rPr>
              <w:t>Vintage</w:t>
            </w:r>
            <w:r w:rsidR="00FA72C2">
              <w:rPr>
                <w:rFonts w:asciiTheme="minorHAnsi" w:hAnsiTheme="minorHAnsi"/>
                <w:szCs w:val="22"/>
              </w:rPr>
              <w:t xml:space="preserve"> 04/11/2018 to 31/12/2018</w:t>
            </w:r>
          </w:p>
        </w:tc>
        <w:tc>
          <w:tcPr>
            <w:tcW w:w="743" w:type="pct"/>
          </w:tcPr>
          <w:p w14:paraId="4AF06EEA" w14:textId="77777777" w:rsidR="002C0D17" w:rsidRPr="00E31A1E" w:rsidRDefault="00C7111F" w:rsidP="00F90F97">
            <w:pPr>
              <w:jc w:val="right"/>
              <w:rPr>
                <w:rFonts w:asciiTheme="minorHAnsi" w:hAnsiTheme="minorHAnsi"/>
                <w:szCs w:val="22"/>
              </w:rPr>
            </w:pPr>
            <w:r w:rsidRPr="00E31A1E">
              <w:rPr>
                <w:rFonts w:asciiTheme="minorHAnsi" w:hAnsiTheme="minorHAnsi"/>
                <w:szCs w:val="22"/>
              </w:rPr>
              <w:t>238</w:t>
            </w:r>
          </w:p>
        </w:tc>
        <w:tc>
          <w:tcPr>
            <w:tcW w:w="646" w:type="pct"/>
          </w:tcPr>
          <w:p w14:paraId="04DBD443" w14:textId="77973F28" w:rsidR="002C0D17" w:rsidRPr="00E31A1E" w:rsidRDefault="00622102" w:rsidP="00F90F97">
            <w:pPr>
              <w:jc w:val="right"/>
              <w:rPr>
                <w:rFonts w:asciiTheme="minorHAnsi" w:hAnsiTheme="minorHAnsi"/>
                <w:szCs w:val="22"/>
              </w:rPr>
            </w:pPr>
            <w:r w:rsidRPr="00E31A1E">
              <w:rPr>
                <w:rFonts w:asciiTheme="minorHAnsi" w:hAnsiTheme="minorHAnsi"/>
                <w:szCs w:val="22"/>
              </w:rPr>
              <w:t>16</w:t>
            </w:r>
            <w:r w:rsidR="004D34EA">
              <w:rPr>
                <w:rFonts w:asciiTheme="minorHAnsi" w:hAnsiTheme="minorHAnsi"/>
                <w:szCs w:val="22"/>
              </w:rPr>
              <w:t>4</w:t>
            </w:r>
          </w:p>
        </w:tc>
        <w:tc>
          <w:tcPr>
            <w:tcW w:w="596" w:type="pct"/>
          </w:tcPr>
          <w:p w14:paraId="006ACC3C" w14:textId="523C68F0" w:rsidR="002C0D17" w:rsidRPr="00E31A1E" w:rsidRDefault="00A3306F" w:rsidP="00562F3E">
            <w:pPr>
              <w:jc w:val="right"/>
              <w:rPr>
                <w:rFonts w:asciiTheme="minorHAnsi" w:hAnsiTheme="minorHAnsi"/>
                <w:szCs w:val="22"/>
              </w:rPr>
            </w:pPr>
            <w:r w:rsidRPr="00E31A1E">
              <w:rPr>
                <w:rFonts w:asciiTheme="minorHAnsi" w:hAnsiTheme="minorHAnsi"/>
                <w:szCs w:val="22"/>
              </w:rPr>
              <w:t>7</w:t>
            </w:r>
            <w:r w:rsidR="004D34EA">
              <w:rPr>
                <w:rFonts w:asciiTheme="minorHAnsi" w:hAnsiTheme="minorHAnsi"/>
                <w:szCs w:val="22"/>
              </w:rPr>
              <w:t>4</w:t>
            </w:r>
          </w:p>
        </w:tc>
      </w:tr>
      <w:tr w:rsidR="008A640E" w:rsidRPr="001673A1" w14:paraId="70F709EF" w14:textId="77777777" w:rsidTr="00EB60B3">
        <w:trPr>
          <w:trHeight w:val="494"/>
        </w:trPr>
        <w:tc>
          <w:tcPr>
            <w:tcW w:w="685" w:type="pct"/>
            <w:tcBorders>
              <w:bottom w:val="single" w:sz="4" w:space="0" w:color="A6A6A6" w:themeColor="background1" w:themeShade="A6"/>
            </w:tcBorders>
          </w:tcPr>
          <w:p w14:paraId="0AE885C7" w14:textId="77777777" w:rsidR="008A640E" w:rsidRPr="00FA72C2" w:rsidRDefault="008A640E" w:rsidP="00F60200">
            <w:r w:rsidRPr="00FA72C2">
              <w:t>13</w:t>
            </w:r>
          </w:p>
        </w:tc>
        <w:tc>
          <w:tcPr>
            <w:tcW w:w="2330" w:type="pct"/>
            <w:tcBorders>
              <w:bottom w:val="single" w:sz="4" w:space="0" w:color="A6A6A6" w:themeColor="background1" w:themeShade="A6"/>
            </w:tcBorders>
          </w:tcPr>
          <w:p w14:paraId="1560E45F" w14:textId="77777777" w:rsidR="008A640E" w:rsidRPr="00655F14" w:rsidRDefault="008A640E" w:rsidP="00F60200">
            <w:r w:rsidRPr="008A640E">
              <w:t>Vintage</w:t>
            </w:r>
            <w:r w:rsidR="00FA72C2">
              <w:t xml:space="preserve"> 01/01/2019 to 31/12/2019</w:t>
            </w:r>
          </w:p>
        </w:tc>
        <w:tc>
          <w:tcPr>
            <w:tcW w:w="743" w:type="pct"/>
            <w:tcBorders>
              <w:bottom w:val="single" w:sz="4" w:space="0" w:color="A6A6A6" w:themeColor="background1" w:themeShade="A6"/>
            </w:tcBorders>
          </w:tcPr>
          <w:p w14:paraId="4125CDC4" w14:textId="6B6E7129" w:rsidR="008A640E" w:rsidRPr="00D64963" w:rsidRDefault="00FA72C2" w:rsidP="00F90F97">
            <w:pPr>
              <w:jc w:val="right"/>
              <w:rPr>
                <w:rFonts w:asciiTheme="minorHAnsi" w:hAnsiTheme="minorHAnsi"/>
                <w:szCs w:val="22"/>
              </w:rPr>
            </w:pPr>
            <w:r>
              <w:rPr>
                <w:rFonts w:asciiTheme="minorHAnsi" w:hAnsiTheme="minorHAnsi"/>
                <w:szCs w:val="22"/>
              </w:rPr>
              <w:t>9</w:t>
            </w:r>
            <w:r w:rsidR="00E31A1E">
              <w:rPr>
                <w:rFonts w:asciiTheme="minorHAnsi" w:hAnsiTheme="minorHAnsi"/>
                <w:szCs w:val="22"/>
              </w:rPr>
              <w:t>,</w:t>
            </w:r>
            <w:r>
              <w:rPr>
                <w:rFonts w:asciiTheme="minorHAnsi" w:hAnsiTheme="minorHAnsi"/>
                <w:szCs w:val="22"/>
              </w:rPr>
              <w:t>52</w:t>
            </w:r>
            <w:r w:rsidR="004D34EA">
              <w:rPr>
                <w:rFonts w:asciiTheme="minorHAnsi" w:hAnsiTheme="minorHAnsi"/>
                <w:szCs w:val="22"/>
              </w:rPr>
              <w:t>3</w:t>
            </w:r>
          </w:p>
        </w:tc>
        <w:tc>
          <w:tcPr>
            <w:tcW w:w="646" w:type="pct"/>
            <w:tcBorders>
              <w:bottom w:val="single" w:sz="4" w:space="0" w:color="A6A6A6" w:themeColor="background1" w:themeShade="A6"/>
            </w:tcBorders>
          </w:tcPr>
          <w:p w14:paraId="6253B1B4" w14:textId="57266DF3" w:rsidR="008A640E" w:rsidRPr="00D64963" w:rsidRDefault="00D015AC" w:rsidP="00562F3E">
            <w:pPr>
              <w:jc w:val="right"/>
              <w:rPr>
                <w:rFonts w:asciiTheme="minorHAnsi" w:hAnsiTheme="minorHAnsi"/>
                <w:szCs w:val="22"/>
              </w:rPr>
            </w:pPr>
            <w:r>
              <w:rPr>
                <w:rFonts w:asciiTheme="minorHAnsi" w:hAnsiTheme="minorHAnsi"/>
                <w:szCs w:val="22"/>
              </w:rPr>
              <w:t>1</w:t>
            </w:r>
            <w:r w:rsidR="00E31A1E">
              <w:rPr>
                <w:rFonts w:asciiTheme="minorHAnsi" w:hAnsiTheme="minorHAnsi"/>
                <w:szCs w:val="22"/>
              </w:rPr>
              <w:t>,</w:t>
            </w:r>
            <w:r w:rsidR="00562F3E">
              <w:rPr>
                <w:rFonts w:asciiTheme="minorHAnsi" w:hAnsiTheme="minorHAnsi"/>
                <w:szCs w:val="22"/>
              </w:rPr>
              <w:t>2</w:t>
            </w:r>
            <w:r w:rsidR="004D34EA">
              <w:rPr>
                <w:rFonts w:asciiTheme="minorHAnsi" w:hAnsiTheme="minorHAnsi"/>
                <w:szCs w:val="22"/>
              </w:rPr>
              <w:t>38</w:t>
            </w:r>
          </w:p>
        </w:tc>
        <w:tc>
          <w:tcPr>
            <w:tcW w:w="596" w:type="pct"/>
            <w:tcBorders>
              <w:bottom w:val="single" w:sz="4" w:space="0" w:color="A6A6A6" w:themeColor="background1" w:themeShade="A6"/>
            </w:tcBorders>
          </w:tcPr>
          <w:p w14:paraId="3FD5324A" w14:textId="60DBC747" w:rsidR="008A640E" w:rsidRPr="00D64963" w:rsidRDefault="004D34EA" w:rsidP="00562F3E">
            <w:pPr>
              <w:jc w:val="right"/>
              <w:rPr>
                <w:rFonts w:asciiTheme="minorHAnsi" w:hAnsiTheme="minorHAnsi"/>
                <w:szCs w:val="22"/>
              </w:rPr>
            </w:pPr>
            <w:r>
              <w:rPr>
                <w:rFonts w:asciiTheme="minorHAnsi" w:hAnsiTheme="minorHAnsi"/>
                <w:szCs w:val="22"/>
              </w:rPr>
              <w:t>8</w:t>
            </w:r>
            <w:r w:rsidR="00E31A1E">
              <w:rPr>
                <w:rFonts w:asciiTheme="minorHAnsi" w:hAnsiTheme="minorHAnsi"/>
                <w:szCs w:val="22"/>
              </w:rPr>
              <w:t>,</w:t>
            </w:r>
            <w:r>
              <w:rPr>
                <w:rFonts w:asciiTheme="minorHAnsi" w:hAnsiTheme="minorHAnsi"/>
                <w:szCs w:val="22"/>
              </w:rPr>
              <w:t>28</w:t>
            </w:r>
            <w:r w:rsidR="00D015AC">
              <w:rPr>
                <w:rFonts w:asciiTheme="minorHAnsi" w:hAnsiTheme="minorHAnsi"/>
                <w:szCs w:val="22"/>
              </w:rPr>
              <w:t>5</w:t>
            </w:r>
          </w:p>
        </w:tc>
      </w:tr>
      <w:tr w:rsidR="008A640E" w:rsidRPr="001673A1" w14:paraId="22E18074" w14:textId="77777777" w:rsidTr="00EB60B3">
        <w:trPr>
          <w:trHeight w:val="494"/>
        </w:trPr>
        <w:tc>
          <w:tcPr>
            <w:tcW w:w="685" w:type="pct"/>
            <w:tcBorders>
              <w:bottom w:val="single" w:sz="4" w:space="0" w:color="A6A6A6" w:themeColor="background1" w:themeShade="A6"/>
            </w:tcBorders>
          </w:tcPr>
          <w:p w14:paraId="504519D9" w14:textId="77777777" w:rsidR="008A640E" w:rsidRPr="00FA72C2" w:rsidRDefault="00D015AC" w:rsidP="00F60200">
            <w:r>
              <w:t>1</w:t>
            </w:r>
            <w:r w:rsidR="008A640E" w:rsidRPr="00FA72C2">
              <w:t>3</w:t>
            </w:r>
          </w:p>
        </w:tc>
        <w:tc>
          <w:tcPr>
            <w:tcW w:w="2330" w:type="pct"/>
            <w:tcBorders>
              <w:bottom w:val="single" w:sz="4" w:space="0" w:color="A6A6A6" w:themeColor="background1" w:themeShade="A6"/>
            </w:tcBorders>
          </w:tcPr>
          <w:p w14:paraId="05FD75C6" w14:textId="77777777" w:rsidR="008A640E" w:rsidRPr="00655F14" w:rsidRDefault="008A640E" w:rsidP="00F60200">
            <w:r w:rsidRPr="008A640E">
              <w:t>Vintage</w:t>
            </w:r>
            <w:r w:rsidR="00FA72C2">
              <w:t xml:space="preserve"> 01/01/2020 to 31/12/2020</w:t>
            </w:r>
          </w:p>
        </w:tc>
        <w:tc>
          <w:tcPr>
            <w:tcW w:w="743" w:type="pct"/>
            <w:tcBorders>
              <w:bottom w:val="single" w:sz="4" w:space="0" w:color="A6A6A6" w:themeColor="background1" w:themeShade="A6"/>
            </w:tcBorders>
          </w:tcPr>
          <w:p w14:paraId="679BDB88" w14:textId="76779600" w:rsidR="008A640E" w:rsidRPr="00D64963" w:rsidRDefault="00D015AC" w:rsidP="00F90F97">
            <w:pPr>
              <w:jc w:val="right"/>
              <w:rPr>
                <w:rFonts w:asciiTheme="minorHAnsi" w:hAnsiTheme="minorHAnsi"/>
                <w:szCs w:val="22"/>
              </w:rPr>
            </w:pPr>
            <w:r>
              <w:rPr>
                <w:rFonts w:asciiTheme="minorHAnsi" w:hAnsiTheme="minorHAnsi"/>
                <w:szCs w:val="22"/>
              </w:rPr>
              <w:t>9</w:t>
            </w:r>
            <w:r w:rsidR="00E31A1E">
              <w:rPr>
                <w:rFonts w:asciiTheme="minorHAnsi" w:hAnsiTheme="minorHAnsi"/>
                <w:szCs w:val="22"/>
              </w:rPr>
              <w:t>,</w:t>
            </w:r>
            <w:r>
              <w:rPr>
                <w:rFonts w:asciiTheme="minorHAnsi" w:hAnsiTheme="minorHAnsi"/>
                <w:szCs w:val="22"/>
              </w:rPr>
              <w:t>08</w:t>
            </w:r>
            <w:r w:rsidR="004D34EA">
              <w:rPr>
                <w:rFonts w:asciiTheme="minorHAnsi" w:hAnsiTheme="minorHAnsi"/>
                <w:szCs w:val="22"/>
              </w:rPr>
              <w:t>3</w:t>
            </w:r>
          </w:p>
        </w:tc>
        <w:tc>
          <w:tcPr>
            <w:tcW w:w="646" w:type="pct"/>
            <w:tcBorders>
              <w:bottom w:val="single" w:sz="4" w:space="0" w:color="A6A6A6" w:themeColor="background1" w:themeShade="A6"/>
            </w:tcBorders>
          </w:tcPr>
          <w:p w14:paraId="6141EFDC" w14:textId="77777777" w:rsidR="008A640E" w:rsidRPr="00D64963" w:rsidRDefault="00E31A1E" w:rsidP="00562F3E">
            <w:pPr>
              <w:jc w:val="right"/>
              <w:rPr>
                <w:rFonts w:asciiTheme="minorHAnsi" w:hAnsiTheme="minorHAnsi"/>
                <w:szCs w:val="22"/>
              </w:rPr>
            </w:pPr>
            <w:r>
              <w:rPr>
                <w:rFonts w:asciiTheme="minorHAnsi" w:hAnsiTheme="minorHAnsi"/>
                <w:szCs w:val="22"/>
              </w:rPr>
              <w:t>75</w:t>
            </w:r>
            <w:r w:rsidR="00562F3E">
              <w:rPr>
                <w:rFonts w:asciiTheme="minorHAnsi" w:hAnsiTheme="minorHAnsi"/>
                <w:szCs w:val="22"/>
              </w:rPr>
              <w:t>3</w:t>
            </w:r>
          </w:p>
        </w:tc>
        <w:tc>
          <w:tcPr>
            <w:tcW w:w="596" w:type="pct"/>
            <w:tcBorders>
              <w:bottom w:val="single" w:sz="4" w:space="0" w:color="A6A6A6" w:themeColor="background1" w:themeShade="A6"/>
            </w:tcBorders>
          </w:tcPr>
          <w:p w14:paraId="399BA3A3" w14:textId="7DB7DB36" w:rsidR="008A640E" w:rsidRPr="00D64963" w:rsidRDefault="00D015AC" w:rsidP="00562F3E">
            <w:pPr>
              <w:jc w:val="right"/>
              <w:rPr>
                <w:rFonts w:asciiTheme="minorHAnsi" w:hAnsiTheme="minorHAnsi"/>
                <w:szCs w:val="22"/>
              </w:rPr>
            </w:pPr>
            <w:r>
              <w:rPr>
                <w:rFonts w:asciiTheme="minorHAnsi" w:hAnsiTheme="minorHAnsi"/>
                <w:szCs w:val="22"/>
              </w:rPr>
              <w:t>8</w:t>
            </w:r>
            <w:r w:rsidR="00E31A1E">
              <w:rPr>
                <w:rFonts w:asciiTheme="minorHAnsi" w:hAnsiTheme="minorHAnsi"/>
                <w:szCs w:val="22"/>
              </w:rPr>
              <w:t>,</w:t>
            </w:r>
            <w:r w:rsidR="004D34EA">
              <w:rPr>
                <w:rFonts w:asciiTheme="minorHAnsi" w:hAnsiTheme="minorHAnsi"/>
                <w:szCs w:val="22"/>
              </w:rPr>
              <w:t>330</w:t>
            </w:r>
          </w:p>
        </w:tc>
      </w:tr>
      <w:tr w:rsidR="00EB60B3" w:rsidRPr="008A640E" w14:paraId="5221BC8E" w14:textId="77777777" w:rsidTr="00EB60B3">
        <w:trPr>
          <w:trHeight w:val="494"/>
        </w:trPr>
        <w:tc>
          <w:tcPr>
            <w:tcW w:w="685" w:type="pct"/>
            <w:tcBorders>
              <w:bottom w:val="single" w:sz="4" w:space="0" w:color="A6A6A6" w:themeColor="background1" w:themeShade="A6"/>
            </w:tcBorders>
          </w:tcPr>
          <w:p w14:paraId="4009AC9F" w14:textId="77777777" w:rsidR="00EB60B3" w:rsidRPr="008A640E" w:rsidRDefault="00EB60B3" w:rsidP="00F60200">
            <w:pPr>
              <w:rPr>
                <w:b/>
                <w:u w:val="single"/>
              </w:rPr>
            </w:pPr>
            <w:r w:rsidRPr="008A640E">
              <w:rPr>
                <w:b/>
                <w:u w:val="single"/>
              </w:rPr>
              <w:lastRenderedPageBreak/>
              <w:t>13</w:t>
            </w:r>
          </w:p>
        </w:tc>
        <w:tc>
          <w:tcPr>
            <w:tcW w:w="2330" w:type="pct"/>
            <w:tcBorders>
              <w:bottom w:val="single" w:sz="4" w:space="0" w:color="A6A6A6" w:themeColor="background1" w:themeShade="A6"/>
            </w:tcBorders>
          </w:tcPr>
          <w:p w14:paraId="4E30185E" w14:textId="77777777" w:rsidR="00EB60B3" w:rsidRPr="008A640E" w:rsidRDefault="00EB60B3" w:rsidP="00F60200">
            <w:pPr>
              <w:rPr>
                <w:b/>
              </w:rPr>
            </w:pPr>
            <w:r w:rsidRPr="008A640E">
              <w:rPr>
                <w:rFonts w:asciiTheme="minorHAnsi" w:hAnsiTheme="minorHAnsi"/>
                <w:b/>
                <w:szCs w:val="22"/>
              </w:rPr>
              <w:t>Vintage Total 2018 to 2020</w:t>
            </w:r>
          </w:p>
        </w:tc>
        <w:tc>
          <w:tcPr>
            <w:tcW w:w="743" w:type="pct"/>
            <w:tcBorders>
              <w:bottom w:val="single" w:sz="4" w:space="0" w:color="A6A6A6" w:themeColor="background1" w:themeShade="A6"/>
            </w:tcBorders>
          </w:tcPr>
          <w:p w14:paraId="2623A85D" w14:textId="64E27477" w:rsidR="00EB60B3" w:rsidRPr="008A640E" w:rsidRDefault="00EB60B3" w:rsidP="00562F3E">
            <w:pPr>
              <w:jc w:val="right"/>
              <w:rPr>
                <w:rFonts w:asciiTheme="minorHAnsi" w:hAnsiTheme="minorHAnsi"/>
                <w:b/>
                <w:szCs w:val="22"/>
              </w:rPr>
            </w:pPr>
            <w:r>
              <w:rPr>
                <w:rFonts w:asciiTheme="minorHAnsi" w:hAnsiTheme="minorHAnsi"/>
                <w:b/>
                <w:szCs w:val="22"/>
              </w:rPr>
              <w:t>18,8</w:t>
            </w:r>
            <w:r w:rsidR="004D34EA">
              <w:rPr>
                <w:rFonts w:asciiTheme="minorHAnsi" w:hAnsiTheme="minorHAnsi"/>
                <w:b/>
                <w:szCs w:val="22"/>
              </w:rPr>
              <w:t>44</w:t>
            </w:r>
          </w:p>
        </w:tc>
        <w:tc>
          <w:tcPr>
            <w:tcW w:w="646" w:type="pct"/>
            <w:tcBorders>
              <w:bottom w:val="single" w:sz="4" w:space="0" w:color="A6A6A6" w:themeColor="background1" w:themeShade="A6"/>
            </w:tcBorders>
          </w:tcPr>
          <w:p w14:paraId="40FEC5F0" w14:textId="4EEB38E9" w:rsidR="00EB60B3" w:rsidRPr="008A640E" w:rsidRDefault="00FF627D" w:rsidP="00562F3E">
            <w:pPr>
              <w:jc w:val="right"/>
              <w:rPr>
                <w:rFonts w:asciiTheme="minorHAnsi" w:hAnsiTheme="minorHAnsi"/>
                <w:b/>
                <w:szCs w:val="22"/>
              </w:rPr>
            </w:pPr>
            <w:r>
              <w:rPr>
                <w:rFonts w:asciiTheme="minorHAnsi" w:hAnsiTheme="minorHAnsi"/>
                <w:b/>
                <w:szCs w:val="22"/>
              </w:rPr>
              <w:t>2,1</w:t>
            </w:r>
            <w:r w:rsidR="004D34EA">
              <w:rPr>
                <w:rFonts w:asciiTheme="minorHAnsi" w:hAnsiTheme="minorHAnsi"/>
                <w:b/>
                <w:szCs w:val="22"/>
              </w:rPr>
              <w:t>55</w:t>
            </w:r>
          </w:p>
        </w:tc>
        <w:tc>
          <w:tcPr>
            <w:tcW w:w="596" w:type="pct"/>
            <w:tcBorders>
              <w:bottom w:val="single" w:sz="4" w:space="0" w:color="A6A6A6" w:themeColor="background1" w:themeShade="A6"/>
            </w:tcBorders>
          </w:tcPr>
          <w:p w14:paraId="08FC4CFA" w14:textId="0638C6CD" w:rsidR="00EB60B3" w:rsidRPr="008A640E" w:rsidRDefault="00FF627D" w:rsidP="00562F3E">
            <w:pPr>
              <w:jc w:val="right"/>
              <w:rPr>
                <w:rFonts w:asciiTheme="minorHAnsi" w:hAnsiTheme="minorHAnsi"/>
                <w:b/>
                <w:szCs w:val="22"/>
              </w:rPr>
            </w:pPr>
            <w:r>
              <w:rPr>
                <w:rFonts w:asciiTheme="minorHAnsi" w:hAnsiTheme="minorHAnsi"/>
                <w:b/>
                <w:szCs w:val="22"/>
              </w:rPr>
              <w:t>16,</w:t>
            </w:r>
            <w:r w:rsidR="00F125B2">
              <w:rPr>
                <w:rFonts w:asciiTheme="minorHAnsi" w:hAnsiTheme="minorHAnsi"/>
                <w:b/>
                <w:szCs w:val="22"/>
              </w:rPr>
              <w:t>021</w:t>
            </w:r>
          </w:p>
        </w:tc>
      </w:tr>
      <w:tr w:rsidR="00EB60B3" w:rsidRPr="001673A1" w14:paraId="1087752D" w14:textId="77777777" w:rsidTr="00EB60B3">
        <w:trPr>
          <w:trHeight w:val="494"/>
        </w:trPr>
        <w:tc>
          <w:tcPr>
            <w:tcW w:w="685" w:type="pct"/>
            <w:tcBorders>
              <w:bottom w:val="single" w:sz="4" w:space="0" w:color="A6A6A6" w:themeColor="background1" w:themeShade="A6"/>
            </w:tcBorders>
          </w:tcPr>
          <w:p w14:paraId="734B7417" w14:textId="77777777" w:rsidR="00EB60B3" w:rsidRDefault="00EB60B3" w:rsidP="003B1021">
            <w:pPr>
              <w:spacing w:line="240" w:lineRule="auto"/>
              <w:contextualSpacing w:val="0"/>
              <w:rPr>
                <w:u w:val="single"/>
              </w:rPr>
            </w:pPr>
            <w:r w:rsidRPr="00B14F5A">
              <w:rPr>
                <w:u w:val="single"/>
              </w:rPr>
              <w:t>Note</w:t>
            </w:r>
            <w:r>
              <w:rPr>
                <w:u w:val="single"/>
              </w:rPr>
              <w:t xml:space="preserve"> to 13:</w:t>
            </w:r>
          </w:p>
          <w:p w14:paraId="30B194C3" w14:textId="77777777" w:rsidR="00EB60B3" w:rsidRPr="001673A1" w:rsidDel="00B62773" w:rsidRDefault="00EB60B3" w:rsidP="006433FB">
            <w:pPr>
              <w:spacing w:line="240" w:lineRule="auto"/>
            </w:pPr>
          </w:p>
        </w:tc>
        <w:tc>
          <w:tcPr>
            <w:tcW w:w="2330" w:type="pct"/>
            <w:tcBorders>
              <w:bottom w:val="single" w:sz="4" w:space="0" w:color="A6A6A6" w:themeColor="background1" w:themeShade="A6"/>
            </w:tcBorders>
          </w:tcPr>
          <w:p w14:paraId="27A4C0CD" w14:textId="77777777" w:rsidR="00EB60B3" w:rsidRDefault="00EB60B3" w:rsidP="003B1021">
            <w:pPr>
              <w:spacing w:line="240" w:lineRule="auto"/>
              <w:contextualSpacing w:val="0"/>
            </w:pPr>
            <w:r w:rsidRPr="00655F14">
              <w:t>Net benefit</w:t>
            </w:r>
            <w:r>
              <w:t>s</w:t>
            </w:r>
            <w:r w:rsidRPr="00655F14">
              <w:t xml:space="preserve"> adjusted with factor 1 - r</w:t>
            </w:r>
          </w:p>
          <w:p w14:paraId="768548A5" w14:textId="77777777" w:rsidR="00EB60B3" w:rsidRPr="00D64963" w:rsidRDefault="00EB60B3" w:rsidP="003B1021">
            <w:pPr>
              <w:spacing w:line="240" w:lineRule="auto"/>
              <w:contextualSpacing w:val="0"/>
              <w:rPr>
                <w:rFonts w:asciiTheme="minorHAnsi" w:hAnsiTheme="minorHAnsi"/>
                <w:szCs w:val="22"/>
              </w:rPr>
            </w:pPr>
            <w:r>
              <w:rPr>
                <w:rFonts w:asciiTheme="minorHAnsi" w:hAnsiTheme="minorHAnsi"/>
                <w:szCs w:val="22"/>
              </w:rPr>
              <w:t>See Table 45 and 46 for details</w:t>
            </w:r>
          </w:p>
        </w:tc>
        <w:tc>
          <w:tcPr>
            <w:tcW w:w="743" w:type="pct"/>
            <w:tcBorders>
              <w:bottom w:val="single" w:sz="4" w:space="0" w:color="A6A6A6" w:themeColor="background1" w:themeShade="A6"/>
            </w:tcBorders>
          </w:tcPr>
          <w:p w14:paraId="7240C96A" w14:textId="77777777" w:rsidR="00EB60B3" w:rsidRPr="00D64963" w:rsidRDefault="00EB60B3" w:rsidP="00794646">
            <w:pPr>
              <w:rPr>
                <w:rFonts w:asciiTheme="minorHAnsi" w:hAnsiTheme="minorHAnsi"/>
                <w:szCs w:val="22"/>
              </w:rPr>
            </w:pPr>
          </w:p>
        </w:tc>
        <w:tc>
          <w:tcPr>
            <w:tcW w:w="646" w:type="pct"/>
            <w:tcBorders>
              <w:bottom w:val="single" w:sz="4" w:space="0" w:color="A6A6A6" w:themeColor="background1" w:themeShade="A6"/>
            </w:tcBorders>
          </w:tcPr>
          <w:p w14:paraId="3A7BE1DE" w14:textId="77777777" w:rsidR="00EB60B3" w:rsidRPr="00D64963" w:rsidRDefault="00EB60B3" w:rsidP="00794646">
            <w:pPr>
              <w:rPr>
                <w:rFonts w:asciiTheme="minorHAnsi" w:hAnsiTheme="minorHAnsi"/>
                <w:szCs w:val="22"/>
              </w:rPr>
            </w:pPr>
          </w:p>
        </w:tc>
        <w:tc>
          <w:tcPr>
            <w:tcW w:w="596" w:type="pct"/>
            <w:tcBorders>
              <w:bottom w:val="single" w:sz="4" w:space="0" w:color="A6A6A6" w:themeColor="background1" w:themeShade="A6"/>
            </w:tcBorders>
          </w:tcPr>
          <w:p w14:paraId="3D94CCF4" w14:textId="77777777" w:rsidR="00EB60B3" w:rsidRPr="00D64963" w:rsidRDefault="00EB60B3" w:rsidP="00794646">
            <w:pPr>
              <w:rPr>
                <w:rFonts w:asciiTheme="minorHAnsi" w:hAnsiTheme="minorHAnsi"/>
                <w:szCs w:val="22"/>
              </w:rPr>
            </w:pPr>
          </w:p>
        </w:tc>
      </w:tr>
      <w:tr w:rsidR="00EB60B3" w:rsidRPr="001673A1" w14:paraId="3880B694" w14:textId="77777777" w:rsidTr="00EB60B3">
        <w:trPr>
          <w:trHeight w:val="494"/>
        </w:trPr>
        <w:tc>
          <w:tcPr>
            <w:tcW w:w="685" w:type="pct"/>
            <w:tcBorders>
              <w:top w:val="single" w:sz="4" w:space="0" w:color="A6A6A6" w:themeColor="background1" w:themeShade="A6"/>
              <w:bottom w:val="single" w:sz="4" w:space="0" w:color="A6A6A6" w:themeColor="background1" w:themeShade="A6"/>
            </w:tcBorders>
          </w:tcPr>
          <w:p w14:paraId="37A6EC3B" w14:textId="77777777" w:rsidR="00EB60B3" w:rsidRPr="001673A1" w:rsidDel="00B62773" w:rsidRDefault="00EB60B3" w:rsidP="00794646"/>
        </w:tc>
        <w:tc>
          <w:tcPr>
            <w:tcW w:w="2330" w:type="pct"/>
            <w:tcBorders>
              <w:top w:val="single" w:sz="4" w:space="0" w:color="A6A6A6" w:themeColor="background1" w:themeShade="A6"/>
              <w:bottom w:val="single" w:sz="4" w:space="0" w:color="A6A6A6" w:themeColor="background1" w:themeShade="A6"/>
            </w:tcBorders>
          </w:tcPr>
          <w:p w14:paraId="19C165B5" w14:textId="77777777" w:rsidR="00EB60B3" w:rsidRPr="00D64963" w:rsidRDefault="00EB60B3" w:rsidP="00BC53E6">
            <w:pPr>
              <w:rPr>
                <w:rFonts w:asciiTheme="minorHAnsi" w:hAnsiTheme="minorHAnsi"/>
                <w:szCs w:val="22"/>
              </w:rPr>
            </w:pPr>
          </w:p>
        </w:tc>
        <w:tc>
          <w:tcPr>
            <w:tcW w:w="743" w:type="pct"/>
            <w:tcBorders>
              <w:top w:val="single" w:sz="4" w:space="0" w:color="A6A6A6" w:themeColor="background1" w:themeShade="A6"/>
              <w:bottom w:val="single" w:sz="4" w:space="0" w:color="A6A6A6" w:themeColor="background1" w:themeShade="A6"/>
            </w:tcBorders>
          </w:tcPr>
          <w:p w14:paraId="2B67952A" w14:textId="77777777" w:rsidR="00EB60B3" w:rsidRPr="00D64963" w:rsidRDefault="00EB60B3" w:rsidP="00794646">
            <w:pPr>
              <w:rPr>
                <w:rFonts w:asciiTheme="minorHAnsi" w:hAnsiTheme="minorHAnsi"/>
                <w:szCs w:val="22"/>
              </w:rPr>
            </w:pPr>
          </w:p>
        </w:tc>
        <w:tc>
          <w:tcPr>
            <w:tcW w:w="646" w:type="pct"/>
            <w:tcBorders>
              <w:top w:val="single" w:sz="4" w:space="0" w:color="A6A6A6" w:themeColor="background1" w:themeShade="A6"/>
              <w:bottom w:val="single" w:sz="4" w:space="0" w:color="A6A6A6" w:themeColor="background1" w:themeShade="A6"/>
            </w:tcBorders>
          </w:tcPr>
          <w:p w14:paraId="3FD23FE1" w14:textId="77777777" w:rsidR="00EB60B3" w:rsidRPr="00D64963" w:rsidRDefault="00EB60B3" w:rsidP="00794646">
            <w:pPr>
              <w:rPr>
                <w:rFonts w:asciiTheme="minorHAnsi" w:hAnsiTheme="minorHAnsi"/>
                <w:szCs w:val="22"/>
              </w:rPr>
            </w:pPr>
          </w:p>
        </w:tc>
        <w:tc>
          <w:tcPr>
            <w:tcW w:w="596" w:type="pct"/>
            <w:tcBorders>
              <w:top w:val="single" w:sz="4" w:space="0" w:color="A6A6A6" w:themeColor="background1" w:themeShade="A6"/>
              <w:bottom w:val="single" w:sz="4" w:space="0" w:color="A6A6A6" w:themeColor="background1" w:themeShade="A6"/>
            </w:tcBorders>
          </w:tcPr>
          <w:p w14:paraId="7FE9697C" w14:textId="77777777" w:rsidR="00EB60B3" w:rsidRPr="00D64963" w:rsidRDefault="00EB60B3" w:rsidP="00794646">
            <w:pPr>
              <w:rPr>
                <w:rFonts w:asciiTheme="minorHAnsi" w:hAnsiTheme="minorHAnsi"/>
                <w:szCs w:val="22"/>
              </w:rPr>
            </w:pPr>
          </w:p>
        </w:tc>
      </w:tr>
      <w:tr w:rsidR="00EB60B3" w:rsidRPr="001673A1" w14:paraId="0CCCF6BE" w14:textId="77777777" w:rsidTr="00EB60B3">
        <w:trPr>
          <w:trHeight w:val="494"/>
        </w:trPr>
        <w:tc>
          <w:tcPr>
            <w:tcW w:w="685" w:type="pct"/>
            <w:tcBorders>
              <w:top w:val="single" w:sz="4" w:space="0" w:color="A6A6A6" w:themeColor="background1" w:themeShade="A6"/>
              <w:bottom w:val="single" w:sz="4" w:space="0" w:color="A6A6A6" w:themeColor="background1" w:themeShade="A6"/>
            </w:tcBorders>
          </w:tcPr>
          <w:p w14:paraId="3CE92169" w14:textId="77777777" w:rsidR="00EB60B3" w:rsidRDefault="00EB60B3" w:rsidP="00794646"/>
        </w:tc>
        <w:tc>
          <w:tcPr>
            <w:tcW w:w="2330" w:type="pct"/>
            <w:tcBorders>
              <w:top w:val="single" w:sz="4" w:space="0" w:color="A6A6A6" w:themeColor="background1" w:themeShade="A6"/>
              <w:bottom w:val="single" w:sz="4" w:space="0" w:color="A6A6A6" w:themeColor="background1" w:themeShade="A6"/>
            </w:tcBorders>
          </w:tcPr>
          <w:p w14:paraId="56B38439" w14:textId="77777777" w:rsidR="00EB60B3" w:rsidRPr="00D64963" w:rsidRDefault="00EB60B3" w:rsidP="00794646">
            <w:pPr>
              <w:rPr>
                <w:rFonts w:asciiTheme="minorHAnsi" w:hAnsiTheme="minorHAnsi"/>
                <w:szCs w:val="22"/>
              </w:rPr>
            </w:pPr>
          </w:p>
        </w:tc>
        <w:tc>
          <w:tcPr>
            <w:tcW w:w="743" w:type="pct"/>
            <w:tcBorders>
              <w:top w:val="single" w:sz="4" w:space="0" w:color="A6A6A6" w:themeColor="background1" w:themeShade="A6"/>
              <w:bottom w:val="single" w:sz="4" w:space="0" w:color="A6A6A6" w:themeColor="background1" w:themeShade="A6"/>
            </w:tcBorders>
          </w:tcPr>
          <w:p w14:paraId="3FE458B2" w14:textId="77777777" w:rsidR="00EB60B3" w:rsidRPr="00D64963" w:rsidRDefault="00EB60B3" w:rsidP="00794646">
            <w:pPr>
              <w:rPr>
                <w:rFonts w:asciiTheme="minorHAnsi" w:hAnsiTheme="minorHAnsi"/>
                <w:szCs w:val="22"/>
                <w:highlight w:val="yellow"/>
              </w:rPr>
            </w:pPr>
          </w:p>
        </w:tc>
        <w:tc>
          <w:tcPr>
            <w:tcW w:w="646" w:type="pct"/>
            <w:tcBorders>
              <w:top w:val="single" w:sz="4" w:space="0" w:color="A6A6A6" w:themeColor="background1" w:themeShade="A6"/>
              <w:bottom w:val="single" w:sz="4" w:space="0" w:color="A6A6A6" w:themeColor="background1" w:themeShade="A6"/>
            </w:tcBorders>
          </w:tcPr>
          <w:p w14:paraId="362B8446" w14:textId="77777777" w:rsidR="00EB60B3" w:rsidRPr="00D64963" w:rsidRDefault="00EB60B3" w:rsidP="00794646">
            <w:pPr>
              <w:rPr>
                <w:rFonts w:asciiTheme="minorHAnsi" w:hAnsiTheme="minorHAnsi"/>
                <w:szCs w:val="22"/>
              </w:rPr>
            </w:pPr>
          </w:p>
        </w:tc>
        <w:tc>
          <w:tcPr>
            <w:tcW w:w="596" w:type="pct"/>
            <w:tcBorders>
              <w:top w:val="single" w:sz="4" w:space="0" w:color="A6A6A6" w:themeColor="background1" w:themeShade="A6"/>
              <w:bottom w:val="single" w:sz="4" w:space="0" w:color="A6A6A6" w:themeColor="background1" w:themeShade="A6"/>
            </w:tcBorders>
          </w:tcPr>
          <w:p w14:paraId="3E7E4294" w14:textId="77777777" w:rsidR="00EB60B3" w:rsidRPr="00D64963" w:rsidRDefault="00EB60B3" w:rsidP="00794646">
            <w:pPr>
              <w:rPr>
                <w:rFonts w:asciiTheme="minorHAnsi" w:hAnsiTheme="minorHAnsi"/>
                <w:szCs w:val="22"/>
              </w:rPr>
            </w:pPr>
          </w:p>
        </w:tc>
      </w:tr>
      <w:tr w:rsidR="00EB60B3" w:rsidRPr="001673A1" w14:paraId="21A6F612" w14:textId="77777777" w:rsidTr="00EB60B3">
        <w:trPr>
          <w:trHeight w:val="494"/>
        </w:trPr>
        <w:tc>
          <w:tcPr>
            <w:tcW w:w="685" w:type="pct"/>
            <w:tcBorders>
              <w:top w:val="single" w:sz="4" w:space="0" w:color="A6A6A6" w:themeColor="background1" w:themeShade="A6"/>
              <w:bottom w:val="single" w:sz="4" w:space="0" w:color="A6A6A6" w:themeColor="background1" w:themeShade="A6"/>
            </w:tcBorders>
          </w:tcPr>
          <w:p w14:paraId="2E229BBC" w14:textId="77777777" w:rsidR="00EB60B3" w:rsidRPr="00655F14" w:rsidRDefault="00EB60B3" w:rsidP="00794646"/>
        </w:tc>
        <w:tc>
          <w:tcPr>
            <w:tcW w:w="2330" w:type="pct"/>
            <w:tcBorders>
              <w:top w:val="single" w:sz="4" w:space="0" w:color="A6A6A6" w:themeColor="background1" w:themeShade="A6"/>
              <w:bottom w:val="single" w:sz="4" w:space="0" w:color="A6A6A6" w:themeColor="background1" w:themeShade="A6"/>
            </w:tcBorders>
          </w:tcPr>
          <w:p w14:paraId="00BD446E" w14:textId="77777777" w:rsidR="00EB60B3" w:rsidRPr="00655F14" w:rsidRDefault="00EB60B3" w:rsidP="00794646"/>
        </w:tc>
        <w:tc>
          <w:tcPr>
            <w:tcW w:w="743" w:type="pct"/>
            <w:tcBorders>
              <w:top w:val="single" w:sz="4" w:space="0" w:color="A6A6A6" w:themeColor="background1" w:themeShade="A6"/>
              <w:bottom w:val="single" w:sz="4" w:space="0" w:color="A6A6A6" w:themeColor="background1" w:themeShade="A6"/>
            </w:tcBorders>
          </w:tcPr>
          <w:p w14:paraId="77F6EE39" w14:textId="77777777" w:rsidR="00EB60B3" w:rsidRPr="001673A1" w:rsidRDefault="00EB60B3" w:rsidP="00794646">
            <w:pPr>
              <w:rPr>
                <w:rFonts w:ascii="Avenir Book" w:hAnsi="Avenir Book"/>
                <w:b/>
                <w:sz w:val="20"/>
              </w:rPr>
            </w:pPr>
          </w:p>
        </w:tc>
        <w:tc>
          <w:tcPr>
            <w:tcW w:w="646" w:type="pct"/>
            <w:tcBorders>
              <w:top w:val="single" w:sz="4" w:space="0" w:color="A6A6A6" w:themeColor="background1" w:themeShade="A6"/>
              <w:bottom w:val="single" w:sz="4" w:space="0" w:color="A6A6A6" w:themeColor="background1" w:themeShade="A6"/>
            </w:tcBorders>
          </w:tcPr>
          <w:p w14:paraId="571DFEBD" w14:textId="77777777" w:rsidR="00EB60B3" w:rsidRPr="001673A1" w:rsidRDefault="00EB60B3" w:rsidP="00794646">
            <w:pPr>
              <w:rPr>
                <w:rFonts w:ascii="Avenir Book" w:hAnsi="Avenir Book"/>
                <w:b/>
                <w:sz w:val="20"/>
              </w:rPr>
            </w:pPr>
          </w:p>
        </w:tc>
        <w:tc>
          <w:tcPr>
            <w:tcW w:w="596" w:type="pct"/>
            <w:tcBorders>
              <w:top w:val="single" w:sz="4" w:space="0" w:color="A6A6A6" w:themeColor="background1" w:themeShade="A6"/>
              <w:bottom w:val="single" w:sz="4" w:space="0" w:color="A6A6A6" w:themeColor="background1" w:themeShade="A6"/>
            </w:tcBorders>
          </w:tcPr>
          <w:p w14:paraId="34C26B9B" w14:textId="77777777" w:rsidR="00EB60B3" w:rsidRPr="001673A1" w:rsidRDefault="00EB60B3" w:rsidP="00794646">
            <w:pPr>
              <w:rPr>
                <w:rFonts w:ascii="Avenir Book" w:hAnsi="Avenir Book"/>
                <w:b/>
                <w:sz w:val="20"/>
              </w:rPr>
            </w:pPr>
          </w:p>
        </w:tc>
      </w:tr>
      <w:tr w:rsidR="00EB60B3" w:rsidRPr="001673A1" w14:paraId="63DD56DE" w14:textId="77777777" w:rsidTr="00EB60B3">
        <w:trPr>
          <w:trHeight w:val="494"/>
        </w:trPr>
        <w:tc>
          <w:tcPr>
            <w:tcW w:w="685" w:type="pct"/>
            <w:tcBorders>
              <w:top w:val="single" w:sz="4" w:space="0" w:color="A6A6A6" w:themeColor="background1" w:themeShade="A6"/>
              <w:bottom w:val="single" w:sz="4" w:space="0" w:color="A6A6A6" w:themeColor="background1" w:themeShade="A6"/>
            </w:tcBorders>
          </w:tcPr>
          <w:p w14:paraId="1D3AE56F" w14:textId="77777777" w:rsidR="00EB60B3" w:rsidRPr="001673A1" w:rsidRDefault="00EB60B3" w:rsidP="00794646"/>
        </w:tc>
        <w:tc>
          <w:tcPr>
            <w:tcW w:w="2330" w:type="pct"/>
            <w:tcBorders>
              <w:top w:val="single" w:sz="4" w:space="0" w:color="A6A6A6" w:themeColor="background1" w:themeShade="A6"/>
              <w:bottom w:val="single" w:sz="4" w:space="0" w:color="A6A6A6" w:themeColor="background1" w:themeShade="A6"/>
            </w:tcBorders>
          </w:tcPr>
          <w:p w14:paraId="7780A571" w14:textId="77777777" w:rsidR="00EB60B3" w:rsidRPr="001673A1" w:rsidRDefault="00EB60B3" w:rsidP="00794646">
            <w:pPr>
              <w:rPr>
                <w:rFonts w:ascii="Avenir Book" w:hAnsi="Avenir Book"/>
                <w:b/>
              </w:rPr>
            </w:pPr>
          </w:p>
        </w:tc>
        <w:tc>
          <w:tcPr>
            <w:tcW w:w="743" w:type="pct"/>
            <w:tcBorders>
              <w:top w:val="single" w:sz="4" w:space="0" w:color="A6A6A6" w:themeColor="background1" w:themeShade="A6"/>
              <w:bottom w:val="single" w:sz="4" w:space="0" w:color="A6A6A6" w:themeColor="background1" w:themeShade="A6"/>
            </w:tcBorders>
          </w:tcPr>
          <w:p w14:paraId="1D57E341" w14:textId="77777777" w:rsidR="00EB60B3" w:rsidRPr="001673A1" w:rsidRDefault="00EB60B3" w:rsidP="00794646">
            <w:pPr>
              <w:rPr>
                <w:rFonts w:ascii="Avenir Book" w:hAnsi="Avenir Book"/>
                <w:b/>
                <w:sz w:val="20"/>
              </w:rPr>
            </w:pPr>
          </w:p>
        </w:tc>
        <w:tc>
          <w:tcPr>
            <w:tcW w:w="646" w:type="pct"/>
            <w:tcBorders>
              <w:top w:val="single" w:sz="4" w:space="0" w:color="A6A6A6" w:themeColor="background1" w:themeShade="A6"/>
              <w:bottom w:val="single" w:sz="4" w:space="0" w:color="A6A6A6" w:themeColor="background1" w:themeShade="A6"/>
            </w:tcBorders>
          </w:tcPr>
          <w:p w14:paraId="4FB5EA30" w14:textId="77777777" w:rsidR="00EB60B3" w:rsidRPr="001673A1" w:rsidRDefault="00EB60B3" w:rsidP="00794646">
            <w:pPr>
              <w:rPr>
                <w:rFonts w:ascii="Avenir Book" w:hAnsi="Avenir Book"/>
                <w:b/>
                <w:sz w:val="20"/>
              </w:rPr>
            </w:pPr>
          </w:p>
        </w:tc>
        <w:tc>
          <w:tcPr>
            <w:tcW w:w="596" w:type="pct"/>
            <w:tcBorders>
              <w:top w:val="single" w:sz="4" w:space="0" w:color="A6A6A6" w:themeColor="background1" w:themeShade="A6"/>
              <w:bottom w:val="single" w:sz="4" w:space="0" w:color="A6A6A6" w:themeColor="background1" w:themeShade="A6"/>
            </w:tcBorders>
          </w:tcPr>
          <w:p w14:paraId="10E60869" w14:textId="77777777" w:rsidR="00EB60B3" w:rsidRPr="001673A1" w:rsidRDefault="00EB60B3" w:rsidP="00794646">
            <w:pPr>
              <w:rPr>
                <w:rFonts w:ascii="Avenir Book" w:hAnsi="Avenir Book"/>
                <w:b/>
                <w:sz w:val="20"/>
              </w:rPr>
            </w:pPr>
          </w:p>
        </w:tc>
      </w:tr>
      <w:tr w:rsidR="00EB60B3" w:rsidRPr="001673A1" w14:paraId="2E6D453B" w14:textId="77777777" w:rsidTr="00EB60B3">
        <w:trPr>
          <w:trHeight w:val="494"/>
        </w:trPr>
        <w:tc>
          <w:tcPr>
            <w:tcW w:w="685" w:type="pct"/>
            <w:tcBorders>
              <w:top w:val="single" w:sz="4" w:space="0" w:color="A6A6A6" w:themeColor="background1" w:themeShade="A6"/>
              <w:bottom w:val="single" w:sz="4" w:space="0" w:color="A6A6A6" w:themeColor="background1" w:themeShade="A6"/>
            </w:tcBorders>
          </w:tcPr>
          <w:p w14:paraId="3D5A81BA" w14:textId="77777777" w:rsidR="00EB60B3" w:rsidRPr="001673A1" w:rsidRDefault="00EB60B3" w:rsidP="00794646"/>
        </w:tc>
        <w:tc>
          <w:tcPr>
            <w:tcW w:w="2330" w:type="pct"/>
            <w:tcBorders>
              <w:top w:val="single" w:sz="4" w:space="0" w:color="A6A6A6" w:themeColor="background1" w:themeShade="A6"/>
              <w:bottom w:val="single" w:sz="4" w:space="0" w:color="A6A6A6" w:themeColor="background1" w:themeShade="A6"/>
            </w:tcBorders>
          </w:tcPr>
          <w:p w14:paraId="542F98CE" w14:textId="77777777" w:rsidR="00EB60B3" w:rsidRPr="001673A1" w:rsidRDefault="00EB60B3" w:rsidP="00794646">
            <w:pPr>
              <w:rPr>
                <w:rFonts w:ascii="Avenir Book" w:hAnsi="Avenir Book"/>
                <w:b/>
              </w:rPr>
            </w:pPr>
          </w:p>
        </w:tc>
        <w:tc>
          <w:tcPr>
            <w:tcW w:w="743" w:type="pct"/>
            <w:tcBorders>
              <w:top w:val="single" w:sz="4" w:space="0" w:color="A6A6A6" w:themeColor="background1" w:themeShade="A6"/>
              <w:bottom w:val="single" w:sz="4" w:space="0" w:color="A6A6A6" w:themeColor="background1" w:themeShade="A6"/>
            </w:tcBorders>
          </w:tcPr>
          <w:p w14:paraId="410607AE" w14:textId="77777777" w:rsidR="00EB60B3" w:rsidRPr="001673A1" w:rsidRDefault="00EB60B3" w:rsidP="00794646">
            <w:pPr>
              <w:rPr>
                <w:rFonts w:ascii="Avenir Book" w:hAnsi="Avenir Book"/>
                <w:b/>
                <w:sz w:val="20"/>
              </w:rPr>
            </w:pPr>
          </w:p>
        </w:tc>
        <w:tc>
          <w:tcPr>
            <w:tcW w:w="646" w:type="pct"/>
            <w:tcBorders>
              <w:top w:val="single" w:sz="4" w:space="0" w:color="A6A6A6" w:themeColor="background1" w:themeShade="A6"/>
              <w:bottom w:val="single" w:sz="4" w:space="0" w:color="A6A6A6" w:themeColor="background1" w:themeShade="A6"/>
            </w:tcBorders>
          </w:tcPr>
          <w:p w14:paraId="1F6166D2" w14:textId="77777777" w:rsidR="00EB60B3" w:rsidRPr="001673A1" w:rsidRDefault="00EB60B3" w:rsidP="00794646">
            <w:pPr>
              <w:rPr>
                <w:rFonts w:ascii="Avenir Book" w:hAnsi="Avenir Book"/>
                <w:b/>
                <w:sz w:val="20"/>
              </w:rPr>
            </w:pPr>
          </w:p>
        </w:tc>
        <w:tc>
          <w:tcPr>
            <w:tcW w:w="596" w:type="pct"/>
            <w:tcBorders>
              <w:top w:val="single" w:sz="4" w:space="0" w:color="A6A6A6" w:themeColor="background1" w:themeShade="A6"/>
              <w:bottom w:val="single" w:sz="4" w:space="0" w:color="A6A6A6" w:themeColor="background1" w:themeShade="A6"/>
            </w:tcBorders>
          </w:tcPr>
          <w:p w14:paraId="76B23A23" w14:textId="77777777" w:rsidR="00EB60B3" w:rsidRPr="001673A1" w:rsidRDefault="00EB60B3" w:rsidP="00794646">
            <w:pPr>
              <w:rPr>
                <w:rFonts w:ascii="Avenir Book" w:hAnsi="Avenir Book"/>
                <w:b/>
                <w:sz w:val="20"/>
              </w:rPr>
            </w:pPr>
          </w:p>
        </w:tc>
      </w:tr>
    </w:tbl>
    <w:p w14:paraId="174AFE32" w14:textId="77777777" w:rsidR="00F16E87" w:rsidRPr="00C746F7" w:rsidRDefault="00F16E87" w:rsidP="00C83227">
      <w:pPr>
        <w:rPr>
          <w:rFonts w:cs="Arial"/>
          <w:color w:val="auto"/>
          <w:sz w:val="20"/>
        </w:rPr>
      </w:pPr>
    </w:p>
    <w:p w14:paraId="33068487" w14:textId="77777777" w:rsidR="006C0B31" w:rsidRPr="009F1B6F" w:rsidRDefault="00D6671A" w:rsidP="00115C3F">
      <w:pPr>
        <w:pStyle w:val="SectionList"/>
      </w:pPr>
      <w:r w:rsidRPr="009F1B6F">
        <w:t>E.5.</w:t>
      </w:r>
      <w:r w:rsidRPr="009F1B6F">
        <w:tab/>
      </w:r>
      <w:r w:rsidR="006C0B31" w:rsidRPr="009F1B6F">
        <w:t>Comparison of actual SDG Impacts with estimates in approved PDD</w:t>
      </w:r>
    </w:p>
    <w:tbl>
      <w:tblPr>
        <w:tblStyle w:val="GSTableBoldline-heightcondensed"/>
        <w:tblW w:w="5004" w:type="pct"/>
        <w:tblLayout w:type="fixed"/>
        <w:tblCellMar>
          <w:top w:w="57" w:type="dxa"/>
          <w:left w:w="57" w:type="dxa"/>
        </w:tblCellMar>
        <w:tblLook w:val="06A0" w:firstRow="1" w:lastRow="0" w:firstColumn="1" w:lastColumn="0" w:noHBand="1" w:noVBand="1"/>
      </w:tblPr>
      <w:tblGrid>
        <w:gridCol w:w="851"/>
        <w:gridCol w:w="4966"/>
        <w:gridCol w:w="3830"/>
      </w:tblGrid>
      <w:tr w:rsidR="00B511C2" w:rsidRPr="001673A1" w14:paraId="7D4FAB0D" w14:textId="77777777" w:rsidTr="003B50C5">
        <w:trPr>
          <w:cnfStyle w:val="100000000000" w:firstRow="1" w:lastRow="0" w:firstColumn="0" w:lastColumn="0" w:oddVBand="0" w:evenVBand="0" w:oddHBand="0" w:evenHBand="0" w:firstRowFirstColumn="0" w:firstRowLastColumn="0" w:lastRowFirstColumn="0" w:lastRowLastColumn="0"/>
          <w:trHeight w:val="658"/>
        </w:trPr>
        <w:tc>
          <w:tcPr>
            <w:tcW w:w="441" w:type="pct"/>
            <w:vAlign w:val="top"/>
          </w:tcPr>
          <w:p w14:paraId="1C170A02" w14:textId="77777777" w:rsidR="00B511C2" w:rsidRPr="004714F2" w:rsidDel="00B62773" w:rsidRDefault="00B511C2" w:rsidP="003B50C5">
            <w:pPr>
              <w:rPr>
                <w:color w:val="FFFFFF" w:themeColor="background1"/>
              </w:rPr>
            </w:pPr>
            <w:r w:rsidRPr="004714F2">
              <w:rPr>
                <w:color w:val="FFFFFF" w:themeColor="background1"/>
              </w:rPr>
              <w:t>SDG</w:t>
            </w:r>
          </w:p>
        </w:tc>
        <w:tc>
          <w:tcPr>
            <w:tcW w:w="2574" w:type="pct"/>
          </w:tcPr>
          <w:p w14:paraId="3AE7B5D6" w14:textId="77777777" w:rsidR="00B511C2" w:rsidRPr="006E4BDF" w:rsidRDefault="00B511C2" w:rsidP="003B50C5">
            <w:pPr>
              <w:spacing w:line="276" w:lineRule="auto"/>
              <w:ind w:left="83" w:right="823"/>
              <w:rPr>
                <w:rFonts w:asciiTheme="minorHAnsi" w:hAnsiTheme="minorHAnsi"/>
                <w:bCs/>
                <w:color w:val="FFFFFF" w:themeColor="background1"/>
                <w:sz w:val="20"/>
              </w:rPr>
            </w:pPr>
            <w:r w:rsidRPr="006E4BDF">
              <w:rPr>
                <w:rFonts w:asciiTheme="minorHAnsi" w:hAnsiTheme="minorHAnsi"/>
                <w:bCs/>
                <w:color w:val="FFFFFF" w:themeColor="background1"/>
              </w:rPr>
              <w:t xml:space="preserve">Values </w:t>
            </w:r>
            <w:r w:rsidRPr="006E4BDF">
              <w:rPr>
                <w:rFonts w:asciiTheme="minorHAnsi" w:eastAsia="MS Mincho" w:hAnsiTheme="minorHAnsi"/>
                <w:bCs/>
                <w:color w:val="FFFFFF" w:themeColor="background1"/>
              </w:rPr>
              <w:t>estimated</w:t>
            </w:r>
            <w:r w:rsidRPr="006E4BDF">
              <w:rPr>
                <w:rFonts w:asciiTheme="minorHAnsi" w:hAnsiTheme="minorHAnsi"/>
                <w:bCs/>
                <w:color w:val="FFFFFF" w:themeColor="background1"/>
              </w:rPr>
              <w:t xml:space="preserve"> in ex ante calculation of approved </w:t>
            </w:r>
            <w:r w:rsidRPr="006E4BDF">
              <w:rPr>
                <w:rFonts w:asciiTheme="minorHAnsi" w:eastAsia="MS Mincho" w:hAnsiTheme="minorHAnsi"/>
                <w:bCs/>
                <w:color w:val="FFFFFF" w:themeColor="background1"/>
              </w:rPr>
              <w:t xml:space="preserve">PDD </w:t>
            </w:r>
            <w:r>
              <w:rPr>
                <w:rFonts w:asciiTheme="minorHAnsi" w:eastAsia="MS Mincho" w:hAnsiTheme="minorHAnsi"/>
                <w:bCs/>
                <w:color w:val="FFFFFF" w:themeColor="background1"/>
              </w:rPr>
              <w:br/>
            </w:r>
            <w:r w:rsidRPr="006E4BDF">
              <w:rPr>
                <w:rFonts w:asciiTheme="minorHAnsi" w:eastAsia="MS Mincho" w:hAnsiTheme="minorHAnsi"/>
                <w:bCs/>
                <w:color w:val="FFFFFF" w:themeColor="background1"/>
              </w:rPr>
              <w:t>for this monitoring period</w:t>
            </w:r>
          </w:p>
        </w:tc>
        <w:tc>
          <w:tcPr>
            <w:tcW w:w="1985" w:type="pct"/>
            <w:vAlign w:val="top"/>
          </w:tcPr>
          <w:p w14:paraId="663794AD" w14:textId="77777777" w:rsidR="00B511C2" w:rsidRPr="006E4BDF" w:rsidRDefault="00B511C2" w:rsidP="00A12B18">
            <w:pPr>
              <w:spacing w:line="276" w:lineRule="auto"/>
              <w:rPr>
                <w:rFonts w:asciiTheme="minorHAnsi" w:hAnsiTheme="minorHAnsi"/>
                <w:bCs/>
                <w:color w:val="FFFFFF" w:themeColor="background1"/>
                <w:sz w:val="20"/>
              </w:rPr>
            </w:pPr>
            <w:r w:rsidRPr="006E4BDF">
              <w:rPr>
                <w:rFonts w:asciiTheme="minorHAnsi" w:hAnsiTheme="minorHAnsi"/>
                <w:bCs/>
                <w:color w:val="FFFFFF" w:themeColor="background1"/>
              </w:rPr>
              <w:t>Actual values</w:t>
            </w:r>
            <w:r w:rsidR="00622102">
              <w:rPr>
                <w:rFonts w:asciiTheme="minorHAnsi" w:hAnsiTheme="minorHAnsi"/>
                <w:bCs/>
                <w:color w:val="FFFFFF" w:themeColor="background1"/>
              </w:rPr>
              <w:t xml:space="preserve"> </w:t>
            </w:r>
            <w:r w:rsidRPr="006E4BDF">
              <w:rPr>
                <w:rFonts w:asciiTheme="minorHAnsi" w:eastAsia="MS Mincho" w:hAnsiTheme="minorHAnsi"/>
                <w:bCs/>
                <w:color w:val="FFFFFF" w:themeColor="background1"/>
              </w:rPr>
              <w:t>achieved</w:t>
            </w:r>
            <w:r w:rsidRPr="006E4BDF">
              <w:rPr>
                <w:rFonts w:asciiTheme="minorHAnsi" w:hAnsiTheme="minorHAnsi"/>
                <w:bCs/>
                <w:color w:val="FFFFFF" w:themeColor="background1"/>
              </w:rPr>
              <w:t xml:space="preserve"> during th</w:t>
            </w:r>
            <w:r w:rsidRPr="006E4BDF">
              <w:rPr>
                <w:rFonts w:asciiTheme="minorHAnsi" w:eastAsia="MS Mincho" w:hAnsiTheme="minorHAnsi"/>
                <w:bCs/>
                <w:color w:val="FFFFFF" w:themeColor="background1"/>
              </w:rPr>
              <w:t>is</w:t>
            </w:r>
            <w:r w:rsidRPr="006E4BDF">
              <w:rPr>
                <w:rFonts w:asciiTheme="minorHAnsi" w:hAnsiTheme="minorHAnsi"/>
                <w:bCs/>
                <w:color w:val="FFFFFF" w:themeColor="background1"/>
              </w:rPr>
              <w:t xml:space="preserve"> monitoring period</w:t>
            </w:r>
          </w:p>
        </w:tc>
      </w:tr>
      <w:tr w:rsidR="00B511C2" w:rsidRPr="001673A1" w14:paraId="290C7B85" w14:textId="77777777" w:rsidTr="003B50C5">
        <w:trPr>
          <w:trHeight w:val="494"/>
        </w:trPr>
        <w:tc>
          <w:tcPr>
            <w:tcW w:w="441" w:type="pct"/>
          </w:tcPr>
          <w:p w14:paraId="74621BBD" w14:textId="77777777" w:rsidR="00B511C2" w:rsidRPr="001673A1" w:rsidRDefault="00B511C2" w:rsidP="003B50C5">
            <w:r w:rsidRPr="00A3306F">
              <w:t>13</w:t>
            </w:r>
          </w:p>
        </w:tc>
        <w:tc>
          <w:tcPr>
            <w:tcW w:w="2574" w:type="pct"/>
          </w:tcPr>
          <w:p w14:paraId="72CF11FA" w14:textId="77777777" w:rsidR="00B511C2" w:rsidRPr="00D64963" w:rsidRDefault="00F60200" w:rsidP="006150E9">
            <w:pPr>
              <w:rPr>
                <w:rFonts w:asciiTheme="majorHAnsi" w:hAnsiTheme="majorHAnsi"/>
                <w:szCs w:val="22"/>
              </w:rPr>
            </w:pPr>
            <w:r>
              <w:rPr>
                <w:rFonts w:asciiTheme="majorHAnsi" w:hAnsiTheme="majorHAnsi"/>
                <w:szCs w:val="22"/>
              </w:rPr>
              <w:t xml:space="preserve">VIN </w:t>
            </w:r>
            <w:r w:rsidR="00A3306F">
              <w:rPr>
                <w:rFonts w:asciiTheme="majorHAnsi" w:hAnsiTheme="majorHAnsi"/>
                <w:szCs w:val="22"/>
              </w:rPr>
              <w:t>04/11/</w:t>
            </w:r>
            <w:r w:rsidR="00D64963" w:rsidRPr="00D64963">
              <w:rPr>
                <w:rFonts w:asciiTheme="majorHAnsi" w:hAnsiTheme="majorHAnsi"/>
                <w:szCs w:val="22"/>
              </w:rPr>
              <w:t>2018</w:t>
            </w:r>
            <w:r>
              <w:rPr>
                <w:rFonts w:asciiTheme="majorHAnsi" w:hAnsiTheme="majorHAnsi"/>
                <w:szCs w:val="22"/>
              </w:rPr>
              <w:t xml:space="preserve"> to 31/12/20</w:t>
            </w:r>
            <w:r w:rsidR="006150E9">
              <w:rPr>
                <w:rFonts w:asciiTheme="majorHAnsi" w:hAnsiTheme="majorHAnsi"/>
                <w:szCs w:val="22"/>
              </w:rPr>
              <w:t>19</w:t>
            </w:r>
            <w:r w:rsidR="00A3306F">
              <w:rPr>
                <w:rFonts w:asciiTheme="majorHAnsi" w:hAnsiTheme="majorHAnsi"/>
                <w:szCs w:val="22"/>
              </w:rPr>
              <w:t xml:space="preserve">:    </w:t>
            </w:r>
            <w:r w:rsidR="006150E9">
              <w:rPr>
                <w:rFonts w:asciiTheme="majorHAnsi" w:hAnsiTheme="majorHAnsi"/>
                <w:szCs w:val="22"/>
              </w:rPr>
              <w:t>7,698</w:t>
            </w:r>
          </w:p>
        </w:tc>
        <w:tc>
          <w:tcPr>
            <w:tcW w:w="1985" w:type="pct"/>
          </w:tcPr>
          <w:p w14:paraId="0CF18874" w14:textId="10A2F8B1" w:rsidR="00B511C2" w:rsidRPr="00D64963" w:rsidRDefault="006150E9" w:rsidP="00F90F97">
            <w:pPr>
              <w:jc w:val="right"/>
              <w:rPr>
                <w:rFonts w:asciiTheme="majorHAnsi" w:hAnsiTheme="majorHAnsi"/>
                <w:szCs w:val="22"/>
              </w:rPr>
            </w:pPr>
            <w:r>
              <w:rPr>
                <w:rFonts w:asciiTheme="majorHAnsi" w:hAnsiTheme="majorHAnsi"/>
                <w:szCs w:val="22"/>
              </w:rPr>
              <w:t>8,</w:t>
            </w:r>
            <w:r w:rsidR="00A5377D">
              <w:rPr>
                <w:rFonts w:asciiTheme="majorHAnsi" w:hAnsiTheme="majorHAnsi"/>
                <w:szCs w:val="22"/>
              </w:rPr>
              <w:t>356</w:t>
            </w:r>
          </w:p>
        </w:tc>
      </w:tr>
      <w:tr w:rsidR="006150E9" w:rsidRPr="001673A1" w14:paraId="4339E05C" w14:textId="77777777" w:rsidTr="003B50C5">
        <w:trPr>
          <w:trHeight w:val="494"/>
        </w:trPr>
        <w:tc>
          <w:tcPr>
            <w:tcW w:w="441" w:type="pct"/>
            <w:tcBorders>
              <w:top w:val="single" w:sz="4" w:space="0" w:color="A6A6A6" w:themeColor="background1" w:themeShade="A6"/>
              <w:bottom w:val="single" w:sz="4" w:space="0" w:color="A6A6A6" w:themeColor="background1" w:themeShade="A6"/>
            </w:tcBorders>
          </w:tcPr>
          <w:p w14:paraId="5EEB6BB1" w14:textId="77777777" w:rsidR="006150E9" w:rsidRPr="006150E9" w:rsidRDefault="006150E9" w:rsidP="003B50C5">
            <w:pPr>
              <w:rPr>
                <w:u w:val="single"/>
              </w:rPr>
            </w:pPr>
            <w:r w:rsidRPr="006150E9">
              <w:rPr>
                <w:u w:val="single"/>
              </w:rPr>
              <w:t>Note:</w:t>
            </w:r>
          </w:p>
        </w:tc>
        <w:tc>
          <w:tcPr>
            <w:tcW w:w="2574" w:type="pct"/>
            <w:tcBorders>
              <w:top w:val="single" w:sz="4" w:space="0" w:color="A6A6A6" w:themeColor="background1" w:themeShade="A6"/>
              <w:bottom w:val="single" w:sz="4" w:space="0" w:color="A6A6A6" w:themeColor="background1" w:themeShade="A6"/>
            </w:tcBorders>
          </w:tcPr>
          <w:p w14:paraId="088F3EFE" w14:textId="77777777" w:rsidR="006150E9" w:rsidRDefault="006150E9" w:rsidP="006150E9">
            <w:pPr>
              <w:rPr>
                <w:szCs w:val="22"/>
              </w:rPr>
            </w:pPr>
            <w:r>
              <w:rPr>
                <w:szCs w:val="22"/>
              </w:rPr>
              <w:t>In the PDD only above period is available</w:t>
            </w:r>
          </w:p>
        </w:tc>
        <w:tc>
          <w:tcPr>
            <w:tcW w:w="1985" w:type="pct"/>
            <w:tcBorders>
              <w:top w:val="single" w:sz="4" w:space="0" w:color="A6A6A6" w:themeColor="background1" w:themeShade="A6"/>
              <w:bottom w:val="single" w:sz="4" w:space="0" w:color="A6A6A6" w:themeColor="background1" w:themeShade="A6"/>
            </w:tcBorders>
          </w:tcPr>
          <w:p w14:paraId="7A705A01" w14:textId="77777777" w:rsidR="006150E9" w:rsidRPr="00F90F97" w:rsidRDefault="006150E9" w:rsidP="00F90F97">
            <w:pPr>
              <w:jc w:val="right"/>
              <w:rPr>
                <w:szCs w:val="22"/>
              </w:rPr>
            </w:pPr>
          </w:p>
        </w:tc>
      </w:tr>
      <w:tr w:rsidR="00B511C2" w:rsidRPr="001673A1" w14:paraId="6FF442A7" w14:textId="77777777" w:rsidTr="003B50C5">
        <w:trPr>
          <w:trHeight w:val="494"/>
        </w:trPr>
        <w:tc>
          <w:tcPr>
            <w:tcW w:w="441" w:type="pct"/>
            <w:tcBorders>
              <w:top w:val="single" w:sz="4" w:space="0" w:color="A6A6A6" w:themeColor="background1" w:themeShade="A6"/>
              <w:bottom w:val="single" w:sz="4" w:space="0" w:color="A6A6A6" w:themeColor="background1" w:themeShade="A6"/>
            </w:tcBorders>
          </w:tcPr>
          <w:p w14:paraId="1E60F6FA" w14:textId="77777777" w:rsidR="00B511C2" w:rsidRPr="001673A1" w:rsidDel="00B62773" w:rsidRDefault="00F60200" w:rsidP="003B50C5">
            <w:r>
              <w:t>1</w:t>
            </w:r>
            <w:r w:rsidR="005247F3">
              <w:t>3</w:t>
            </w:r>
          </w:p>
        </w:tc>
        <w:tc>
          <w:tcPr>
            <w:tcW w:w="2574" w:type="pct"/>
            <w:tcBorders>
              <w:top w:val="single" w:sz="4" w:space="0" w:color="A6A6A6" w:themeColor="background1" w:themeShade="A6"/>
              <w:bottom w:val="single" w:sz="4" w:space="0" w:color="A6A6A6" w:themeColor="background1" w:themeShade="A6"/>
            </w:tcBorders>
          </w:tcPr>
          <w:p w14:paraId="08EF883A" w14:textId="77777777" w:rsidR="00B511C2" w:rsidRPr="00F90F97" w:rsidRDefault="00F90F97" w:rsidP="006150E9">
            <w:pPr>
              <w:rPr>
                <w:szCs w:val="22"/>
              </w:rPr>
            </w:pPr>
            <w:r>
              <w:rPr>
                <w:szCs w:val="22"/>
              </w:rPr>
              <w:t>VIN 01</w:t>
            </w:r>
            <w:r w:rsidR="00F60200" w:rsidRPr="00F90F97">
              <w:rPr>
                <w:szCs w:val="22"/>
              </w:rPr>
              <w:t>/</w:t>
            </w:r>
            <w:r>
              <w:rPr>
                <w:szCs w:val="22"/>
              </w:rPr>
              <w:t>0</w:t>
            </w:r>
            <w:r w:rsidR="00F60200" w:rsidRPr="00F90F97">
              <w:rPr>
                <w:szCs w:val="22"/>
              </w:rPr>
              <w:t>1/20</w:t>
            </w:r>
            <w:r>
              <w:rPr>
                <w:szCs w:val="22"/>
              </w:rPr>
              <w:t>20</w:t>
            </w:r>
            <w:r w:rsidR="00F60200" w:rsidRPr="00F90F97">
              <w:rPr>
                <w:szCs w:val="22"/>
              </w:rPr>
              <w:t xml:space="preserve"> to 31/12/20</w:t>
            </w:r>
            <w:r>
              <w:rPr>
                <w:szCs w:val="22"/>
              </w:rPr>
              <w:t>20</w:t>
            </w:r>
            <w:r w:rsidR="00F60200" w:rsidRPr="00F90F97">
              <w:rPr>
                <w:szCs w:val="22"/>
              </w:rPr>
              <w:t xml:space="preserve">:    </w:t>
            </w:r>
            <w:r w:rsidR="006150E9">
              <w:rPr>
                <w:szCs w:val="22"/>
              </w:rPr>
              <w:t>8,513</w:t>
            </w:r>
          </w:p>
        </w:tc>
        <w:tc>
          <w:tcPr>
            <w:tcW w:w="1985" w:type="pct"/>
            <w:tcBorders>
              <w:top w:val="single" w:sz="4" w:space="0" w:color="A6A6A6" w:themeColor="background1" w:themeShade="A6"/>
              <w:bottom w:val="single" w:sz="4" w:space="0" w:color="A6A6A6" w:themeColor="background1" w:themeShade="A6"/>
            </w:tcBorders>
          </w:tcPr>
          <w:p w14:paraId="6849BD69" w14:textId="65F23031" w:rsidR="00B511C2" w:rsidRPr="00F90F97" w:rsidRDefault="00F90F97" w:rsidP="00F90F97">
            <w:pPr>
              <w:jc w:val="right"/>
              <w:rPr>
                <w:szCs w:val="22"/>
              </w:rPr>
            </w:pPr>
            <w:r w:rsidRPr="00F90F97">
              <w:rPr>
                <w:szCs w:val="22"/>
              </w:rPr>
              <w:t>8,</w:t>
            </w:r>
            <w:r w:rsidR="00A5377D">
              <w:rPr>
                <w:szCs w:val="22"/>
              </w:rPr>
              <w:t>33</w:t>
            </w:r>
            <w:r w:rsidRPr="00F90F97">
              <w:rPr>
                <w:szCs w:val="22"/>
              </w:rPr>
              <w:t>0</w:t>
            </w:r>
          </w:p>
        </w:tc>
      </w:tr>
      <w:tr w:rsidR="00572752" w:rsidRPr="001673A1" w14:paraId="7CA2C166" w14:textId="77777777" w:rsidTr="003B50C5">
        <w:trPr>
          <w:trHeight w:val="494"/>
        </w:trPr>
        <w:tc>
          <w:tcPr>
            <w:tcW w:w="441" w:type="pct"/>
            <w:tcBorders>
              <w:top w:val="single" w:sz="4" w:space="0" w:color="A6A6A6" w:themeColor="background1" w:themeShade="A6"/>
              <w:bottom w:val="single" w:sz="4" w:space="0" w:color="A6A6A6" w:themeColor="background1" w:themeShade="A6"/>
            </w:tcBorders>
          </w:tcPr>
          <w:p w14:paraId="08ADF4E3" w14:textId="77777777" w:rsidR="00572752" w:rsidRDefault="00572752" w:rsidP="00572752">
            <w:r>
              <w:t>1</w:t>
            </w:r>
          </w:p>
        </w:tc>
        <w:tc>
          <w:tcPr>
            <w:tcW w:w="2574" w:type="pct"/>
            <w:tcBorders>
              <w:top w:val="single" w:sz="4" w:space="0" w:color="A6A6A6" w:themeColor="background1" w:themeShade="A6"/>
              <w:bottom w:val="single" w:sz="4" w:space="0" w:color="A6A6A6" w:themeColor="background1" w:themeShade="A6"/>
            </w:tcBorders>
          </w:tcPr>
          <w:p w14:paraId="14985174" w14:textId="3768248F" w:rsidR="00572752" w:rsidRPr="001673A1" w:rsidRDefault="00572752" w:rsidP="00572752">
            <w:pPr>
              <w:rPr>
                <w:rFonts w:ascii="Avenir Book" w:hAnsi="Avenir Book"/>
                <w:b/>
                <w:sz w:val="20"/>
              </w:rPr>
            </w:pPr>
            <w:r>
              <w:rPr>
                <w:rFonts w:asciiTheme="majorHAnsi" w:hAnsiTheme="majorHAnsi"/>
                <w:szCs w:val="22"/>
              </w:rPr>
              <w:t>VIN 04/11/</w:t>
            </w:r>
            <w:r w:rsidRPr="00D64963">
              <w:rPr>
                <w:rFonts w:asciiTheme="majorHAnsi" w:hAnsiTheme="majorHAnsi"/>
                <w:szCs w:val="22"/>
              </w:rPr>
              <w:t>2018</w:t>
            </w:r>
            <w:r>
              <w:rPr>
                <w:rFonts w:asciiTheme="majorHAnsi" w:hAnsiTheme="majorHAnsi"/>
                <w:szCs w:val="22"/>
              </w:rPr>
              <w:t xml:space="preserve"> to 31/12/2020:  65</w:t>
            </w:r>
          </w:p>
        </w:tc>
        <w:tc>
          <w:tcPr>
            <w:tcW w:w="1985" w:type="pct"/>
            <w:tcBorders>
              <w:top w:val="single" w:sz="4" w:space="0" w:color="A6A6A6" w:themeColor="background1" w:themeShade="A6"/>
              <w:bottom w:val="single" w:sz="4" w:space="0" w:color="A6A6A6" w:themeColor="background1" w:themeShade="A6"/>
            </w:tcBorders>
          </w:tcPr>
          <w:p w14:paraId="32799054" w14:textId="7056BCB6" w:rsidR="00572752" w:rsidRPr="001673A1" w:rsidRDefault="00572752" w:rsidP="00572752">
            <w:pPr>
              <w:jc w:val="right"/>
              <w:rPr>
                <w:rFonts w:ascii="Avenir Book" w:hAnsi="Avenir Book"/>
                <w:b/>
                <w:sz w:val="20"/>
              </w:rPr>
            </w:pPr>
            <w:r>
              <w:rPr>
                <w:szCs w:val="22"/>
              </w:rPr>
              <w:t>61</w:t>
            </w:r>
          </w:p>
        </w:tc>
      </w:tr>
      <w:tr w:rsidR="00572752" w:rsidRPr="001673A1" w14:paraId="7A43BD27" w14:textId="77777777" w:rsidTr="003B50C5">
        <w:trPr>
          <w:trHeight w:val="494"/>
        </w:trPr>
        <w:tc>
          <w:tcPr>
            <w:tcW w:w="441" w:type="pct"/>
            <w:tcBorders>
              <w:top w:val="single" w:sz="4" w:space="0" w:color="A6A6A6" w:themeColor="background1" w:themeShade="A6"/>
              <w:bottom w:val="single" w:sz="4" w:space="0" w:color="A6A6A6" w:themeColor="background1" w:themeShade="A6"/>
            </w:tcBorders>
          </w:tcPr>
          <w:p w14:paraId="0AE272EC" w14:textId="77777777" w:rsidR="00572752" w:rsidRDefault="00572752" w:rsidP="00572752">
            <w:r>
              <w:t>3</w:t>
            </w:r>
          </w:p>
        </w:tc>
        <w:tc>
          <w:tcPr>
            <w:tcW w:w="2574" w:type="pct"/>
            <w:tcBorders>
              <w:top w:val="single" w:sz="4" w:space="0" w:color="A6A6A6" w:themeColor="background1" w:themeShade="A6"/>
              <w:bottom w:val="single" w:sz="4" w:space="0" w:color="A6A6A6" w:themeColor="background1" w:themeShade="A6"/>
            </w:tcBorders>
          </w:tcPr>
          <w:p w14:paraId="2C5F8DCB" w14:textId="248BAC6F" w:rsidR="00572752" w:rsidRPr="001673A1" w:rsidRDefault="00572752" w:rsidP="00572752">
            <w:pPr>
              <w:rPr>
                <w:rFonts w:ascii="Avenir Book" w:hAnsi="Avenir Book"/>
                <w:b/>
                <w:sz w:val="20"/>
              </w:rPr>
            </w:pPr>
            <w:r>
              <w:rPr>
                <w:rFonts w:asciiTheme="majorHAnsi" w:hAnsiTheme="majorHAnsi"/>
                <w:szCs w:val="22"/>
              </w:rPr>
              <w:t>VIN 04/11/</w:t>
            </w:r>
            <w:r w:rsidRPr="00D64963">
              <w:rPr>
                <w:rFonts w:asciiTheme="majorHAnsi" w:hAnsiTheme="majorHAnsi"/>
                <w:szCs w:val="22"/>
              </w:rPr>
              <w:t>2018</w:t>
            </w:r>
            <w:r>
              <w:rPr>
                <w:rFonts w:asciiTheme="majorHAnsi" w:hAnsiTheme="majorHAnsi"/>
                <w:szCs w:val="22"/>
              </w:rPr>
              <w:t xml:space="preserve"> to 31/12/2020:  NA</w:t>
            </w:r>
          </w:p>
        </w:tc>
        <w:tc>
          <w:tcPr>
            <w:tcW w:w="1985" w:type="pct"/>
            <w:tcBorders>
              <w:top w:val="single" w:sz="4" w:space="0" w:color="A6A6A6" w:themeColor="background1" w:themeShade="A6"/>
              <w:bottom w:val="single" w:sz="4" w:space="0" w:color="A6A6A6" w:themeColor="background1" w:themeShade="A6"/>
            </w:tcBorders>
          </w:tcPr>
          <w:p w14:paraId="68CF7837" w14:textId="7547FDEC" w:rsidR="00572752" w:rsidRPr="001673A1" w:rsidRDefault="00572752" w:rsidP="00572752">
            <w:pPr>
              <w:rPr>
                <w:rFonts w:ascii="Avenir Book" w:hAnsi="Avenir Book"/>
                <w:b/>
                <w:sz w:val="20"/>
              </w:rPr>
            </w:pPr>
          </w:p>
        </w:tc>
      </w:tr>
      <w:tr w:rsidR="00572752" w:rsidRPr="001673A1" w14:paraId="5C6A16D3" w14:textId="77777777" w:rsidTr="003B50C5">
        <w:trPr>
          <w:trHeight w:val="494"/>
        </w:trPr>
        <w:tc>
          <w:tcPr>
            <w:tcW w:w="441" w:type="pct"/>
            <w:tcBorders>
              <w:top w:val="single" w:sz="4" w:space="0" w:color="A6A6A6" w:themeColor="background1" w:themeShade="A6"/>
              <w:bottom w:val="single" w:sz="4" w:space="0" w:color="A6A6A6" w:themeColor="background1" w:themeShade="A6"/>
            </w:tcBorders>
          </w:tcPr>
          <w:p w14:paraId="13BC85F2" w14:textId="77777777" w:rsidR="00572752" w:rsidRDefault="00572752" w:rsidP="00572752">
            <w:r>
              <w:t>6</w:t>
            </w:r>
          </w:p>
        </w:tc>
        <w:tc>
          <w:tcPr>
            <w:tcW w:w="2574" w:type="pct"/>
            <w:tcBorders>
              <w:top w:val="single" w:sz="4" w:space="0" w:color="A6A6A6" w:themeColor="background1" w:themeShade="A6"/>
              <w:bottom w:val="single" w:sz="4" w:space="0" w:color="A6A6A6" w:themeColor="background1" w:themeShade="A6"/>
            </w:tcBorders>
          </w:tcPr>
          <w:p w14:paraId="426B434B" w14:textId="2A3A5E3B" w:rsidR="00572752" w:rsidRPr="001673A1" w:rsidRDefault="00572752" w:rsidP="00572752">
            <w:pPr>
              <w:rPr>
                <w:rFonts w:ascii="Avenir Book" w:hAnsi="Avenir Book"/>
                <w:b/>
                <w:sz w:val="20"/>
              </w:rPr>
            </w:pPr>
            <w:r>
              <w:rPr>
                <w:rFonts w:asciiTheme="majorHAnsi" w:hAnsiTheme="majorHAnsi"/>
                <w:szCs w:val="22"/>
              </w:rPr>
              <w:t>VIN 04/11/</w:t>
            </w:r>
            <w:r w:rsidRPr="00D64963">
              <w:rPr>
                <w:rFonts w:asciiTheme="majorHAnsi" w:hAnsiTheme="majorHAnsi"/>
                <w:szCs w:val="22"/>
              </w:rPr>
              <w:t>2018</w:t>
            </w:r>
            <w:r>
              <w:rPr>
                <w:rFonts w:asciiTheme="majorHAnsi" w:hAnsiTheme="majorHAnsi"/>
                <w:szCs w:val="22"/>
              </w:rPr>
              <w:t xml:space="preserve"> to 31/12/2020:  NA</w:t>
            </w:r>
          </w:p>
        </w:tc>
        <w:tc>
          <w:tcPr>
            <w:tcW w:w="1985" w:type="pct"/>
            <w:tcBorders>
              <w:top w:val="single" w:sz="4" w:space="0" w:color="A6A6A6" w:themeColor="background1" w:themeShade="A6"/>
              <w:bottom w:val="single" w:sz="4" w:space="0" w:color="A6A6A6" w:themeColor="background1" w:themeShade="A6"/>
            </w:tcBorders>
          </w:tcPr>
          <w:p w14:paraId="28017ECC" w14:textId="77777777" w:rsidR="00572752" w:rsidRPr="001673A1" w:rsidRDefault="00572752" w:rsidP="00572752">
            <w:pPr>
              <w:rPr>
                <w:rFonts w:ascii="Avenir Book" w:hAnsi="Avenir Book"/>
                <w:b/>
                <w:sz w:val="20"/>
              </w:rPr>
            </w:pPr>
          </w:p>
        </w:tc>
      </w:tr>
      <w:tr w:rsidR="00572752" w:rsidRPr="001673A1" w14:paraId="6D922F60" w14:textId="77777777" w:rsidTr="003B50C5">
        <w:trPr>
          <w:trHeight w:val="494"/>
        </w:trPr>
        <w:tc>
          <w:tcPr>
            <w:tcW w:w="441" w:type="pct"/>
            <w:tcBorders>
              <w:top w:val="single" w:sz="4" w:space="0" w:color="A6A6A6" w:themeColor="background1" w:themeShade="A6"/>
              <w:bottom w:val="single" w:sz="4" w:space="0" w:color="A6A6A6" w:themeColor="background1" w:themeShade="A6"/>
            </w:tcBorders>
          </w:tcPr>
          <w:p w14:paraId="6CFA77C3" w14:textId="77777777" w:rsidR="00572752" w:rsidRDefault="00572752" w:rsidP="00572752">
            <w:r>
              <w:t>11</w:t>
            </w:r>
          </w:p>
        </w:tc>
        <w:tc>
          <w:tcPr>
            <w:tcW w:w="2574" w:type="pct"/>
            <w:tcBorders>
              <w:top w:val="single" w:sz="4" w:space="0" w:color="A6A6A6" w:themeColor="background1" w:themeShade="A6"/>
              <w:bottom w:val="single" w:sz="4" w:space="0" w:color="A6A6A6" w:themeColor="background1" w:themeShade="A6"/>
            </w:tcBorders>
          </w:tcPr>
          <w:p w14:paraId="5FD16F3F" w14:textId="24B48B37" w:rsidR="00572752" w:rsidRPr="001673A1" w:rsidRDefault="00572752" w:rsidP="00572752">
            <w:pPr>
              <w:rPr>
                <w:rFonts w:ascii="Avenir Book" w:hAnsi="Avenir Book"/>
                <w:b/>
                <w:sz w:val="20"/>
              </w:rPr>
            </w:pPr>
            <w:r>
              <w:rPr>
                <w:rFonts w:asciiTheme="majorHAnsi" w:hAnsiTheme="majorHAnsi"/>
                <w:szCs w:val="22"/>
              </w:rPr>
              <w:t>VIN 04/11/</w:t>
            </w:r>
            <w:r w:rsidRPr="00D64963">
              <w:rPr>
                <w:rFonts w:asciiTheme="majorHAnsi" w:hAnsiTheme="majorHAnsi"/>
                <w:szCs w:val="22"/>
              </w:rPr>
              <w:t>2018</w:t>
            </w:r>
            <w:r>
              <w:rPr>
                <w:rFonts w:asciiTheme="majorHAnsi" w:hAnsiTheme="majorHAnsi"/>
                <w:szCs w:val="22"/>
              </w:rPr>
              <w:t xml:space="preserve"> to 31/12/2020:  8,224</w:t>
            </w:r>
          </w:p>
        </w:tc>
        <w:tc>
          <w:tcPr>
            <w:tcW w:w="1985" w:type="pct"/>
            <w:tcBorders>
              <w:top w:val="single" w:sz="4" w:space="0" w:color="A6A6A6" w:themeColor="background1" w:themeShade="A6"/>
              <w:bottom w:val="single" w:sz="4" w:space="0" w:color="A6A6A6" w:themeColor="background1" w:themeShade="A6"/>
            </w:tcBorders>
          </w:tcPr>
          <w:p w14:paraId="00A5A406" w14:textId="46422233" w:rsidR="00572752" w:rsidRPr="001673A1" w:rsidRDefault="00572752" w:rsidP="00572752">
            <w:pPr>
              <w:jc w:val="right"/>
              <w:rPr>
                <w:rFonts w:ascii="Avenir Book" w:hAnsi="Avenir Book"/>
                <w:b/>
                <w:sz w:val="20"/>
              </w:rPr>
            </w:pPr>
            <w:r>
              <w:rPr>
                <w:szCs w:val="22"/>
              </w:rPr>
              <w:t>15,301</w:t>
            </w:r>
          </w:p>
        </w:tc>
      </w:tr>
    </w:tbl>
    <w:p w14:paraId="09FAFCE2" w14:textId="77777777" w:rsidR="00D9251C" w:rsidRDefault="00D9251C" w:rsidP="00D9251C"/>
    <w:p w14:paraId="7CC4207F" w14:textId="77777777" w:rsidR="00900758" w:rsidRDefault="00EC069F" w:rsidP="00900758">
      <w:pPr>
        <w:pStyle w:val="Default"/>
        <w:rPr>
          <w:sz w:val="22"/>
          <w:szCs w:val="22"/>
          <w:lang w:eastAsia="en-GB"/>
        </w:rPr>
      </w:pPr>
      <w:r>
        <w:rPr>
          <w:sz w:val="22"/>
          <w:szCs w:val="22"/>
          <w:lang w:eastAsia="en-GB"/>
        </w:rPr>
        <w:t>E.5.1.</w:t>
      </w:r>
      <w:r>
        <w:rPr>
          <w:sz w:val="22"/>
          <w:szCs w:val="22"/>
          <w:lang w:eastAsia="en-GB"/>
        </w:rPr>
        <w:tab/>
      </w:r>
      <w:r w:rsidR="00900758" w:rsidRPr="00EC069F">
        <w:rPr>
          <w:sz w:val="22"/>
          <w:szCs w:val="22"/>
          <w:u w:val="single"/>
          <w:lang w:eastAsia="en-GB"/>
        </w:rPr>
        <w:t>Explanation of calculation of value estimated ex ante calculation of approved PDD for this monitoring period</w:t>
      </w:r>
    </w:p>
    <w:p w14:paraId="0B1FA366" w14:textId="77777777" w:rsidR="00EC069F" w:rsidRPr="00900758" w:rsidRDefault="00EC069F" w:rsidP="00900758">
      <w:pPr>
        <w:pStyle w:val="Default"/>
        <w:rPr>
          <w:sz w:val="22"/>
          <w:szCs w:val="22"/>
          <w:lang w:eastAsia="en-GB"/>
        </w:rPr>
      </w:pPr>
    </w:p>
    <w:p w14:paraId="57CC2BE3" w14:textId="77777777" w:rsidR="00012CE1" w:rsidRPr="00900758" w:rsidRDefault="00900758" w:rsidP="008E4D19">
      <w:pPr>
        <w:pStyle w:val="Default"/>
        <w:spacing w:line="360" w:lineRule="auto"/>
        <w:rPr>
          <w:sz w:val="22"/>
          <w:szCs w:val="22"/>
          <w:lang w:eastAsia="en-GB"/>
        </w:rPr>
      </w:pPr>
      <w:r w:rsidRPr="00900758">
        <w:rPr>
          <w:sz w:val="22"/>
          <w:szCs w:val="22"/>
          <w:lang w:eastAsia="en-GB"/>
        </w:rPr>
        <w:t xml:space="preserve">SDG 13: 2018 comprised only November and December. In 2020 the Covid-19 </w:t>
      </w:r>
      <w:proofErr w:type="gramStart"/>
      <w:r w:rsidRPr="00900758">
        <w:rPr>
          <w:sz w:val="22"/>
          <w:szCs w:val="22"/>
          <w:lang w:eastAsia="en-GB"/>
        </w:rPr>
        <w:t>crisis imposed</w:t>
      </w:r>
      <w:proofErr w:type="gramEnd"/>
      <w:r w:rsidRPr="00900758">
        <w:rPr>
          <w:sz w:val="22"/>
          <w:szCs w:val="22"/>
          <w:lang w:eastAsia="en-GB"/>
        </w:rPr>
        <w:t xml:space="preserve"> travel restriction for our waste separators. They often hail from the island of Java where they went for Ramadan, but their return was restricted and less waste could be processed. After 15 years of operation, the facility also needed some repairs in 2020 that reduced the capacity. By the end of 2020 these issues were nearly resolved.</w:t>
      </w:r>
    </w:p>
    <w:p w14:paraId="4EBC8745" w14:textId="77777777" w:rsidR="00012CE1" w:rsidRPr="00900758" w:rsidRDefault="00012CE1" w:rsidP="00012CE1">
      <w:pPr>
        <w:pStyle w:val="Default"/>
        <w:rPr>
          <w:sz w:val="22"/>
          <w:szCs w:val="22"/>
          <w:lang w:eastAsia="en-GB"/>
        </w:rPr>
      </w:pPr>
    </w:p>
    <w:p w14:paraId="319E39CF" w14:textId="77777777" w:rsidR="00A34D2B" w:rsidRPr="003B1DEE" w:rsidRDefault="00BC53E6" w:rsidP="00D9251C">
      <w:r>
        <w:rPr>
          <w:rFonts w:ascii="Avenir Book" w:hAnsi="Avenir Book"/>
          <w:bCs/>
          <w:iCs/>
          <w:szCs w:val="22"/>
        </w:rPr>
        <w:lastRenderedPageBreak/>
        <w:t xml:space="preserve">Note: </w:t>
      </w:r>
      <w:r w:rsidR="009E50DA" w:rsidRPr="00047869">
        <w:rPr>
          <w:rFonts w:ascii="Avenir Book" w:hAnsi="Avenir Book"/>
          <w:bCs/>
          <w:iCs/>
          <w:szCs w:val="22"/>
        </w:rPr>
        <w:t>Whenever emission reductions are capped, both the original and capped values used for calculations must be transparently reported.  Use brackets to denote original values.</w:t>
      </w:r>
    </w:p>
    <w:p w14:paraId="1E1C8894" w14:textId="77777777" w:rsidR="006C0B31" w:rsidRPr="00974B81" w:rsidRDefault="00D55949" w:rsidP="00115C3F">
      <w:pPr>
        <w:pStyle w:val="SectionList"/>
      </w:pPr>
      <w:r w:rsidRPr="009F1B6F">
        <w:t>E.6.</w:t>
      </w:r>
      <w:r w:rsidRPr="009F1B6F">
        <w:tab/>
      </w:r>
      <w:r w:rsidR="006C0B31" w:rsidRPr="009F1B6F">
        <w:t>Remarks on increase in achieved SDG Impacts from estimated value in</w:t>
      </w:r>
      <w:r w:rsidR="006C0B31" w:rsidRPr="00974B81">
        <w:t xml:space="preserve"> approved PDD</w:t>
      </w:r>
    </w:p>
    <w:p w14:paraId="47B04917" w14:textId="77777777" w:rsidR="00A93B40" w:rsidRPr="00CF5716" w:rsidRDefault="002F1556" w:rsidP="002F1556">
      <w:pPr>
        <w:pStyle w:val="SectionList2nd"/>
        <w:rPr>
          <w:rFonts w:ascii="Verdana" w:hAnsi="Verdana"/>
        </w:rPr>
      </w:pPr>
      <w:r>
        <w:rPr>
          <w:rFonts w:ascii="Verdana" w:hAnsi="Verdana"/>
          <w:b/>
        </w:rPr>
        <w:t>E.6.</w:t>
      </w:r>
      <w:r w:rsidR="00EC069F">
        <w:rPr>
          <w:rFonts w:ascii="Verdana" w:hAnsi="Verdana"/>
          <w:b/>
        </w:rPr>
        <w:t>1.</w:t>
      </w:r>
      <w:r w:rsidR="00D55949">
        <w:rPr>
          <w:rFonts w:ascii="Verdana" w:hAnsi="Verdana"/>
          <w:b/>
        </w:rPr>
        <w:t xml:space="preserve"> </w:t>
      </w:r>
      <w:r w:rsidR="00B20DEA" w:rsidRPr="0050108F">
        <w:rPr>
          <w:rFonts w:ascii="Verdana" w:hAnsi="Verdana"/>
          <w:b/>
        </w:rPr>
        <w:t xml:space="preserve">SDG </w:t>
      </w:r>
      <w:r w:rsidR="00812C8E">
        <w:rPr>
          <w:rFonts w:ascii="Verdana" w:hAnsi="Verdana"/>
          <w:b/>
        </w:rPr>
        <w:t>1</w:t>
      </w:r>
      <w:r w:rsidR="001D53A3">
        <w:rPr>
          <w:rFonts w:ascii="Verdana" w:hAnsi="Verdana"/>
          <w:b/>
        </w:rPr>
        <w:t>3</w:t>
      </w:r>
      <w:r w:rsidR="00B20DEA">
        <w:rPr>
          <w:rFonts w:ascii="Verdana" w:hAnsi="Verdana"/>
          <w:b/>
        </w:rPr>
        <w:t>:</w:t>
      </w:r>
      <w:r w:rsidR="00B20DEA">
        <w:rPr>
          <w:rFonts w:ascii="Verdana" w:hAnsi="Verdana"/>
          <w:b/>
        </w:rPr>
        <w:tab/>
      </w:r>
      <w:r w:rsidR="00812C8E">
        <w:rPr>
          <w:rFonts w:ascii="Verdana" w:eastAsia="MS Mincho" w:hAnsi="Verdana"/>
          <w:b/>
        </w:rPr>
        <w:t>Climate Action</w:t>
      </w:r>
    </w:p>
    <w:p w14:paraId="50F0E174" w14:textId="77777777" w:rsidR="008B0080" w:rsidRPr="00974B81" w:rsidRDefault="0097701C" w:rsidP="00115C3F">
      <w:pPr>
        <w:pStyle w:val="SectionList"/>
      </w:pPr>
      <w:r w:rsidRPr="004A2BB4">
        <w:t>NA, the estimated values in the approved PDD were not exceeded.</w:t>
      </w:r>
    </w:p>
    <w:p w14:paraId="440600C6" w14:textId="77777777" w:rsidR="0097701C" w:rsidRPr="0097701C" w:rsidRDefault="0097701C" w:rsidP="0097701C">
      <w:pPr>
        <w:pStyle w:val="Default"/>
        <w:rPr>
          <w:lang w:eastAsia="en-GB"/>
        </w:rPr>
      </w:pPr>
    </w:p>
    <w:p w14:paraId="35587968" w14:textId="77777777" w:rsidR="00B20DEA" w:rsidRPr="00B20DEA" w:rsidRDefault="00CF5716" w:rsidP="00555016">
      <w:pPr>
        <w:pStyle w:val="SectionList2nd"/>
        <w:rPr>
          <w:rFonts w:ascii="Verdana" w:hAnsi="Verdana"/>
          <w:b/>
        </w:rPr>
      </w:pPr>
      <w:r>
        <w:rPr>
          <w:rFonts w:ascii="Verdana" w:hAnsi="Verdana"/>
          <w:b/>
        </w:rPr>
        <w:t>E.6.2.</w:t>
      </w:r>
      <w:r w:rsidR="001D53A3">
        <w:rPr>
          <w:rFonts w:ascii="Verdana" w:hAnsi="Verdana"/>
          <w:b/>
        </w:rPr>
        <w:t xml:space="preserve"> </w:t>
      </w:r>
      <w:r w:rsidR="00B20DEA" w:rsidRPr="0050108F">
        <w:rPr>
          <w:rFonts w:ascii="Verdana" w:hAnsi="Verdana"/>
          <w:b/>
        </w:rPr>
        <w:t xml:space="preserve">SDG </w:t>
      </w:r>
      <w:r w:rsidR="001D53A3">
        <w:rPr>
          <w:rFonts w:ascii="Verdana" w:hAnsi="Verdana"/>
          <w:b/>
        </w:rPr>
        <w:t>1</w:t>
      </w:r>
      <w:r w:rsidR="00B20DEA">
        <w:rPr>
          <w:rFonts w:ascii="Verdana" w:hAnsi="Verdana"/>
          <w:b/>
        </w:rPr>
        <w:t>:</w:t>
      </w:r>
      <w:r w:rsidR="00B20DEA">
        <w:rPr>
          <w:rFonts w:ascii="Verdana" w:hAnsi="Verdana"/>
          <w:b/>
        </w:rPr>
        <w:tab/>
      </w:r>
      <w:r w:rsidR="00B20DEA" w:rsidRPr="0050108F">
        <w:rPr>
          <w:rFonts w:ascii="Verdana" w:eastAsia="MS Mincho" w:hAnsi="Verdana"/>
          <w:b/>
        </w:rPr>
        <w:t>No Poverty</w:t>
      </w:r>
    </w:p>
    <w:p w14:paraId="26B0C598" w14:textId="77777777" w:rsidR="00B20DEA" w:rsidRDefault="00B20DEA" w:rsidP="00B20DEA">
      <w:pPr>
        <w:pStyle w:val="SectionList2nd"/>
        <w:rPr>
          <w:rFonts w:ascii="Verdana" w:hAnsi="Verdana"/>
          <w:b/>
        </w:rPr>
      </w:pPr>
    </w:p>
    <w:p w14:paraId="66990EFD" w14:textId="77777777" w:rsidR="00B20DEA" w:rsidRPr="0050108F" w:rsidRDefault="006F1527" w:rsidP="00CF5716">
      <w:pPr>
        <w:pStyle w:val="SectionList2nd"/>
        <w:rPr>
          <w:rFonts w:ascii="Verdana" w:hAnsi="Verdana"/>
          <w:b/>
        </w:rPr>
      </w:pPr>
      <w:r>
        <w:rPr>
          <w:rFonts w:ascii="Verdana" w:hAnsi="Verdana"/>
          <w:b/>
        </w:rPr>
        <w:t xml:space="preserve">E.6.3. </w:t>
      </w:r>
      <w:r w:rsidR="00B20DEA" w:rsidRPr="0050108F">
        <w:rPr>
          <w:rFonts w:ascii="Verdana" w:hAnsi="Verdana"/>
          <w:b/>
        </w:rPr>
        <w:t>SDG 3:</w:t>
      </w:r>
      <w:r w:rsidR="00B20DEA" w:rsidRPr="0050108F">
        <w:rPr>
          <w:rFonts w:ascii="Verdana" w:hAnsi="Verdana"/>
          <w:b/>
        </w:rPr>
        <w:tab/>
      </w:r>
      <w:r w:rsidR="00B20DEA" w:rsidRPr="0050108F">
        <w:rPr>
          <w:rFonts w:ascii="Verdana" w:eastAsia="MS Mincho" w:hAnsi="Verdana"/>
          <w:b/>
        </w:rPr>
        <w:t>Good Health and Well Being</w:t>
      </w:r>
    </w:p>
    <w:p w14:paraId="66412D19" w14:textId="77777777" w:rsidR="00190833" w:rsidRPr="00190833" w:rsidRDefault="00190833" w:rsidP="00190833">
      <w:pPr>
        <w:pStyle w:val="SectionList2nd"/>
        <w:tabs>
          <w:tab w:val="left" w:pos="993"/>
        </w:tabs>
        <w:spacing w:line="276" w:lineRule="auto"/>
        <w:jc w:val="both"/>
      </w:pPr>
      <w:r w:rsidRPr="00190833">
        <w:t>Solid waste disposed in landfills without treating is generally hazardous as it contains toxic materials and a variety of pathogenic microorganisms</w:t>
      </w:r>
      <w:r w:rsidRPr="00190833">
        <w:rPr>
          <w:vertAlign w:val="superscript"/>
        </w:rPr>
        <w:footnoteReference w:id="1"/>
      </w:r>
      <w:r w:rsidRPr="00190833">
        <w:t xml:space="preserve">. These pathogens can create health problems to the communities who come under the influence of the landfills. Project provides showcase and education for organic waste management and plastics, papers, metals, glass management. Pathogenic microorganisms are eliminated by composting temperature exceeding 70 centigrade, thereby reducing the health hazards related to landfills. Hence, health hazards reduced in and around the landfill area especially in </w:t>
      </w:r>
      <w:proofErr w:type="spellStart"/>
      <w:r w:rsidRPr="00190833">
        <w:t>Temesi</w:t>
      </w:r>
      <w:proofErr w:type="spellEnd"/>
      <w:r w:rsidRPr="00190833">
        <w:t xml:space="preserve"> village due to the project. The project’s Quality System has operating procedures that assure worker’s safety (Procedure no. 24) and health (no. 25). It also provides a system for reporting inadequate conditions (no. 27) and for quality alerts (no. 28 that includes health and safety).</w:t>
      </w:r>
    </w:p>
    <w:p w14:paraId="75214EFF" w14:textId="77777777" w:rsidR="00A93B40" w:rsidRPr="0050108F" w:rsidRDefault="006F1527" w:rsidP="00CF5716">
      <w:pPr>
        <w:pStyle w:val="SectionList2nd"/>
        <w:tabs>
          <w:tab w:val="left" w:pos="993"/>
        </w:tabs>
        <w:rPr>
          <w:rFonts w:ascii="Verdana" w:hAnsi="Verdana"/>
          <w:b/>
        </w:rPr>
      </w:pPr>
      <w:r>
        <w:rPr>
          <w:rFonts w:ascii="Verdana" w:hAnsi="Verdana"/>
          <w:b/>
        </w:rPr>
        <w:t xml:space="preserve">E.6.4. </w:t>
      </w:r>
      <w:r w:rsidR="00A93B40" w:rsidRPr="0050108F">
        <w:rPr>
          <w:rFonts w:ascii="Verdana" w:hAnsi="Verdana"/>
          <w:b/>
        </w:rPr>
        <w:t>SDG 6:</w:t>
      </w:r>
      <w:r w:rsidR="00A93B40" w:rsidRPr="0050108F">
        <w:rPr>
          <w:rFonts w:ascii="Verdana" w:hAnsi="Verdana"/>
          <w:b/>
        </w:rPr>
        <w:tab/>
      </w:r>
      <w:r w:rsidR="00A93B40" w:rsidRPr="0050108F">
        <w:rPr>
          <w:rFonts w:ascii="Verdana" w:eastAsia="MS Mincho" w:hAnsi="Verdana"/>
          <w:b/>
        </w:rPr>
        <w:t>Clean Water and Sanitation</w:t>
      </w:r>
    </w:p>
    <w:p w14:paraId="00E7DF25" w14:textId="77777777" w:rsidR="00190833" w:rsidRPr="00190833" w:rsidRDefault="00190833" w:rsidP="00190833">
      <w:pPr>
        <w:pStyle w:val="Default"/>
        <w:spacing w:line="276" w:lineRule="auto"/>
        <w:jc w:val="both"/>
        <w:rPr>
          <w:rFonts w:eastAsia="Times New Roman" w:cs="Times New Roman"/>
          <w:bCs/>
          <w:color w:val="auto"/>
          <w:sz w:val="22"/>
          <w:szCs w:val="22"/>
          <w:lang w:eastAsia="en-GB"/>
        </w:rPr>
      </w:pPr>
      <w:r w:rsidRPr="00190833">
        <w:rPr>
          <w:rFonts w:eastAsia="Times New Roman" w:cs="Times New Roman"/>
          <w:bCs/>
          <w:color w:val="auto"/>
          <w:sz w:val="22"/>
          <w:szCs w:val="22"/>
          <w:lang w:eastAsia="en-GB"/>
        </w:rPr>
        <w:t xml:space="preserve">The adjacent government landfill collects effluent and cleans it in a dedicated waste water treatment plant. No recyclable residue from the </w:t>
      </w:r>
      <w:proofErr w:type="spellStart"/>
      <w:r w:rsidRPr="00190833">
        <w:rPr>
          <w:rFonts w:eastAsia="Times New Roman" w:cs="Times New Roman"/>
          <w:bCs/>
          <w:color w:val="auto"/>
          <w:sz w:val="22"/>
          <w:szCs w:val="22"/>
          <w:lang w:eastAsia="en-GB"/>
        </w:rPr>
        <w:t>Temesi</w:t>
      </w:r>
      <w:proofErr w:type="spellEnd"/>
      <w:r w:rsidRPr="00190833">
        <w:rPr>
          <w:rFonts w:eastAsia="Times New Roman" w:cs="Times New Roman"/>
          <w:bCs/>
          <w:color w:val="auto"/>
          <w:sz w:val="22"/>
          <w:szCs w:val="22"/>
          <w:lang w:eastAsia="en-GB"/>
        </w:rPr>
        <w:t xml:space="preserve"> project is deposited on the landfill and potential toxics are treated along with the landfill effluent. In project scenario, organic wastes are composted and treated to remove toxic elements on the waste. Composting temperatures over 70 centigrade eliminate pathogens in the composting effluent thus making it harmless. By converting solid waste into compost and treating waste water to remove toxic elements will reduce the risk of the nearby water bodies getting polluted.</w:t>
      </w:r>
    </w:p>
    <w:p w14:paraId="543200C0" w14:textId="77777777" w:rsidR="00A93B40" w:rsidRPr="0050108F" w:rsidRDefault="00A93B40" w:rsidP="00A93B40">
      <w:pPr>
        <w:pStyle w:val="Default"/>
        <w:rPr>
          <w:b/>
          <w:lang w:eastAsia="en-GB"/>
        </w:rPr>
      </w:pPr>
    </w:p>
    <w:p w14:paraId="1D53B34C" w14:textId="77777777" w:rsidR="00A93B40" w:rsidRPr="0050108F" w:rsidRDefault="006F1527" w:rsidP="00CF5716">
      <w:pPr>
        <w:pStyle w:val="SectionList2nd"/>
        <w:tabs>
          <w:tab w:val="left" w:pos="993"/>
        </w:tabs>
        <w:rPr>
          <w:rFonts w:ascii="Verdana" w:hAnsi="Verdana"/>
          <w:b/>
        </w:rPr>
      </w:pPr>
      <w:r>
        <w:rPr>
          <w:rFonts w:ascii="Verdana" w:hAnsi="Verdana"/>
          <w:b/>
        </w:rPr>
        <w:t xml:space="preserve">E.6.5. </w:t>
      </w:r>
      <w:r w:rsidR="00A93B40" w:rsidRPr="0050108F">
        <w:rPr>
          <w:rFonts w:ascii="Verdana" w:hAnsi="Verdana"/>
          <w:b/>
        </w:rPr>
        <w:t>SDG 11:</w:t>
      </w:r>
      <w:r w:rsidR="00A93B40" w:rsidRPr="0050108F">
        <w:rPr>
          <w:rFonts w:ascii="Verdana" w:hAnsi="Verdana"/>
          <w:b/>
        </w:rPr>
        <w:tab/>
      </w:r>
      <w:r w:rsidR="00A93B40" w:rsidRPr="0050108F">
        <w:rPr>
          <w:rFonts w:ascii="Verdana" w:eastAsia="MS Mincho" w:hAnsi="Verdana"/>
          <w:b/>
        </w:rPr>
        <w:t>Sustainable Cities and Communities</w:t>
      </w:r>
    </w:p>
    <w:p w14:paraId="072235C9" w14:textId="77777777" w:rsidR="008955C0" w:rsidRPr="008955C0" w:rsidRDefault="008955C0" w:rsidP="008955C0">
      <w:pPr>
        <w:pStyle w:val="SectionTitle"/>
        <w:spacing w:line="276" w:lineRule="auto"/>
        <w:jc w:val="both"/>
        <w:rPr>
          <w:rFonts w:asciiTheme="minorHAnsi" w:hAnsiTheme="minorHAnsi"/>
          <w:sz w:val="22"/>
        </w:rPr>
      </w:pPr>
      <w:bookmarkStart w:id="37" w:name="_Toc40962790"/>
      <w:bookmarkStart w:id="38" w:name="_Ref47706347"/>
      <w:bookmarkStart w:id="39" w:name="_Ref49860694"/>
      <w:r w:rsidRPr="008955C0">
        <w:rPr>
          <w:rFonts w:asciiTheme="minorHAnsi" w:hAnsiTheme="minorHAnsi"/>
          <w:sz w:val="22"/>
        </w:rPr>
        <w:t xml:space="preserve">In the pre-project scenario, treating waste produced from </w:t>
      </w:r>
      <w:proofErr w:type="spellStart"/>
      <w:r w:rsidRPr="008955C0">
        <w:rPr>
          <w:rFonts w:asciiTheme="minorHAnsi" w:hAnsiTheme="minorHAnsi"/>
          <w:sz w:val="22"/>
        </w:rPr>
        <w:t>Gianyar</w:t>
      </w:r>
      <w:proofErr w:type="spellEnd"/>
      <w:r w:rsidRPr="008955C0">
        <w:rPr>
          <w:rFonts w:asciiTheme="minorHAnsi" w:hAnsiTheme="minorHAnsi"/>
          <w:sz w:val="22"/>
        </w:rPr>
        <w:t xml:space="preserve"> Regency, Bali was a hectic task for the municipality. The landfills are not equipped properly to treat the organic wastes in the solid wastes. Solid wastes are dumped in the landfills without </w:t>
      </w:r>
      <w:r w:rsidRPr="008955C0">
        <w:rPr>
          <w:rFonts w:asciiTheme="minorHAnsi" w:hAnsiTheme="minorHAnsi"/>
          <w:sz w:val="22"/>
        </w:rPr>
        <w:lastRenderedPageBreak/>
        <w:t xml:space="preserve">methane capturing and flaring nearby the village of </w:t>
      </w:r>
      <w:proofErr w:type="spellStart"/>
      <w:r w:rsidRPr="008955C0">
        <w:rPr>
          <w:rFonts w:asciiTheme="minorHAnsi" w:hAnsiTheme="minorHAnsi"/>
          <w:sz w:val="22"/>
        </w:rPr>
        <w:t>Temesi</w:t>
      </w:r>
      <w:proofErr w:type="spellEnd"/>
      <w:r w:rsidRPr="008955C0">
        <w:rPr>
          <w:rFonts w:asciiTheme="minorHAnsi" w:hAnsiTheme="minorHAnsi"/>
          <w:sz w:val="22"/>
        </w:rPr>
        <w:t>. In the project scenario, the wastes are treated and converted in to compost which ease the task of waste management of the municipality. Furthermore, the project is a strong advocate for scaling and building decentralized and community owned material management facilities and effectively being a spokesperson on how to reduce waste to landfill and help measure and monitor future progress.</w:t>
      </w:r>
    </w:p>
    <w:p w14:paraId="380ADF4C" w14:textId="77777777" w:rsidR="00115C3F" w:rsidRDefault="00115C3F" w:rsidP="00CF5716">
      <w:pPr>
        <w:pStyle w:val="SectionTitle"/>
      </w:pPr>
    </w:p>
    <w:p w14:paraId="6C6C9C05" w14:textId="6ACC3B46" w:rsidR="00816579" w:rsidRDefault="00CF5716" w:rsidP="00CF5716">
      <w:pPr>
        <w:pStyle w:val="SectionTitle"/>
      </w:pPr>
      <w:r>
        <w:t>SECTION F.</w:t>
      </w:r>
      <w:r>
        <w:tab/>
      </w:r>
      <w:r w:rsidR="00816579">
        <w:t>SAFEGUARDS REPORTING</w:t>
      </w:r>
      <w:bookmarkEnd w:id="37"/>
      <w:bookmarkEnd w:id="38"/>
      <w:bookmarkEnd w:id="39"/>
    </w:p>
    <w:p w14:paraId="10C11362" w14:textId="77777777" w:rsidR="003A7216" w:rsidRDefault="00B15400" w:rsidP="00E51EF3">
      <w:bookmarkStart w:id="40" w:name="_Toc40962791"/>
      <w:r>
        <w:t>F</w:t>
      </w:r>
      <w:r w:rsidR="003A7216">
        <w:t>.</w:t>
      </w:r>
      <w:r>
        <w:t>1</w:t>
      </w:r>
      <w:r w:rsidR="003A7216">
        <w:t xml:space="preserve">. List all safeguarding principles and assessments of relevance </w:t>
      </w:r>
    </w:p>
    <w:p w14:paraId="57A59415" w14:textId="76D8EAF8" w:rsidR="003A7216" w:rsidRDefault="003A7216" w:rsidP="003A7216">
      <w:pPr>
        <w:pStyle w:val="ListParagraph"/>
        <w:numPr>
          <w:ilvl w:val="0"/>
          <w:numId w:val="51"/>
        </w:numPr>
      </w:pPr>
      <w:r>
        <w:t xml:space="preserve">Human Rights </w:t>
      </w:r>
    </w:p>
    <w:p w14:paraId="7032C75F" w14:textId="338EAEDD" w:rsidR="003A7216" w:rsidRDefault="003A7216" w:rsidP="003A7216">
      <w:pPr>
        <w:pStyle w:val="ListParagraph"/>
        <w:numPr>
          <w:ilvl w:val="1"/>
          <w:numId w:val="51"/>
        </w:numPr>
      </w:pPr>
      <w:r>
        <w:t xml:space="preserve">The project developer and the project shall respect internationally proclaimed human rights and shall not be complicit in violence or human rights abuses of any kind as defined in the Universal Declaration of Human Rights. </w:t>
      </w:r>
    </w:p>
    <w:p w14:paraId="03D72343" w14:textId="5424F1B9" w:rsidR="003A7216" w:rsidRDefault="003A7216" w:rsidP="003A7216">
      <w:pPr>
        <w:pStyle w:val="ListParagraph"/>
        <w:numPr>
          <w:ilvl w:val="1"/>
          <w:numId w:val="51"/>
        </w:numPr>
      </w:pPr>
      <w:r>
        <w:t xml:space="preserve">The project shall not discriminate with regards to participation and inclusion. </w:t>
      </w:r>
    </w:p>
    <w:p w14:paraId="18F28F73" w14:textId="0771D36E" w:rsidR="003A7216" w:rsidRDefault="003A7216" w:rsidP="003A7216">
      <w:pPr>
        <w:pStyle w:val="ListParagraph"/>
      </w:pPr>
    </w:p>
    <w:p w14:paraId="34C8C55B" w14:textId="77777777" w:rsidR="004E0E70" w:rsidRDefault="004E0E70" w:rsidP="003A7216">
      <w:pPr>
        <w:pStyle w:val="ListParagraph"/>
      </w:pPr>
    </w:p>
    <w:p w14:paraId="25E48308" w14:textId="0CAD5C16" w:rsidR="003A7216" w:rsidRDefault="003A7216" w:rsidP="003A7216">
      <w:pPr>
        <w:pStyle w:val="ListParagraph"/>
        <w:numPr>
          <w:ilvl w:val="0"/>
          <w:numId w:val="51"/>
        </w:numPr>
      </w:pPr>
      <w:r>
        <w:t xml:space="preserve">Gender Equality and Women´s Rights </w:t>
      </w:r>
    </w:p>
    <w:p w14:paraId="3E05A9E9" w14:textId="27C75655" w:rsidR="003A7216" w:rsidRDefault="003A7216" w:rsidP="003A7216">
      <w:pPr>
        <w:pStyle w:val="ListParagraph"/>
        <w:numPr>
          <w:ilvl w:val="1"/>
          <w:numId w:val="51"/>
        </w:numPr>
      </w:pPr>
      <w:r>
        <w:t>Is there a possibility that the Project might reduce or put at risk women’s access to or control of resources, entitlements and benefits?</w:t>
      </w:r>
    </w:p>
    <w:p w14:paraId="7A54171F" w14:textId="6088D767" w:rsidR="003A7216" w:rsidRDefault="003A7216" w:rsidP="003A7216">
      <w:pPr>
        <w:pStyle w:val="ListParagraph"/>
        <w:numPr>
          <w:ilvl w:val="1"/>
          <w:numId w:val="51"/>
        </w:numPr>
      </w:pPr>
      <w:r>
        <w:t>Is there a possibility that the Project can adversely affect men and women in marginalized or vulnerable communities (e.g., potential increased burden on women or social isolation of men)?</w:t>
      </w:r>
    </w:p>
    <w:p w14:paraId="6BD337EF" w14:textId="77844BB8" w:rsidR="003A7216" w:rsidRDefault="003A7216" w:rsidP="003A7216">
      <w:pPr>
        <w:pStyle w:val="ListParagraph"/>
        <w:numPr>
          <w:ilvl w:val="1"/>
          <w:numId w:val="51"/>
        </w:numPr>
      </w:pPr>
      <w:r>
        <w:t>Is there a possibility that the Project might not consider gender roles and the abilities of women or men to participate in the decisions/designs of the project’s activities?</w:t>
      </w:r>
    </w:p>
    <w:p w14:paraId="593212E1" w14:textId="3760C815" w:rsidR="003A7216" w:rsidRDefault="003A7216" w:rsidP="003A7216">
      <w:pPr>
        <w:pStyle w:val="ListParagraph"/>
        <w:numPr>
          <w:ilvl w:val="1"/>
          <w:numId w:val="51"/>
        </w:numPr>
      </w:pPr>
      <w:r>
        <w:t>Does the Project consider gender roles and the abilities of women or men to benefit from the Project’s activities (e.g., Does the project criteria ensure that it includes minority groups or landless peoples)?</w:t>
      </w:r>
    </w:p>
    <w:p w14:paraId="263C940D" w14:textId="77777777" w:rsidR="003A7216" w:rsidRDefault="003A7216" w:rsidP="003A7216">
      <w:pPr>
        <w:pStyle w:val="ListParagraph"/>
        <w:numPr>
          <w:ilvl w:val="1"/>
          <w:numId w:val="51"/>
        </w:numPr>
      </w:pPr>
      <w:r>
        <w:t>Does the Project design contribute to an increase in women’s workload that adds to their care responsibilities or that prevents them from engaging in other activities?</w:t>
      </w:r>
    </w:p>
    <w:p w14:paraId="77142781" w14:textId="77777777" w:rsidR="003A7216" w:rsidRDefault="003A7216" w:rsidP="003A7216">
      <w:pPr>
        <w:pStyle w:val="ListParagraph"/>
        <w:numPr>
          <w:ilvl w:val="1"/>
          <w:numId w:val="51"/>
        </w:numPr>
      </w:pPr>
      <w:r>
        <w:lastRenderedPageBreak/>
        <w:t>Would the Project potentially reproduce or further deepen discrimination against women based on gender, for instance, regarding their full participation in design and implementation or access to opportunities and benefits?</w:t>
      </w:r>
    </w:p>
    <w:p w14:paraId="696144B4" w14:textId="46C7B915" w:rsidR="003A7216" w:rsidRDefault="003A7216" w:rsidP="003A7216">
      <w:pPr>
        <w:pStyle w:val="ListParagraph"/>
        <w:numPr>
          <w:ilvl w:val="1"/>
          <w:numId w:val="51"/>
        </w:numPr>
      </w:pPr>
      <w:r>
        <w:t xml:space="preserve">Would the Project potentially limit women’s ability to use, develop and protect natural resources, taking into account different roles and priorities of women and men in accessing and managing environmental goods and services? </w:t>
      </w:r>
    </w:p>
    <w:p w14:paraId="1DAA5432" w14:textId="71674079" w:rsidR="00816579" w:rsidRDefault="003A7216" w:rsidP="003A7216">
      <w:pPr>
        <w:pStyle w:val="ListParagraph"/>
        <w:numPr>
          <w:ilvl w:val="0"/>
          <w:numId w:val="51"/>
        </w:numPr>
      </w:pPr>
      <w:r>
        <w:t xml:space="preserve">Community Health, Safety and Working Conditions </w:t>
      </w:r>
    </w:p>
    <w:p w14:paraId="21214E4E" w14:textId="14BE9A54" w:rsidR="003A7216" w:rsidRDefault="0008704D" w:rsidP="003A7216">
      <w:pPr>
        <w:pStyle w:val="ListParagraph"/>
        <w:numPr>
          <w:ilvl w:val="1"/>
          <w:numId w:val="51"/>
        </w:numPr>
      </w:pPr>
      <w:r>
        <w:t xml:space="preserve">The project shall avoid community exposure to increased health risks and shall not adversely affect the health of the workers and the community </w:t>
      </w:r>
    </w:p>
    <w:p w14:paraId="6F333EFC" w14:textId="04070F31" w:rsidR="0008704D" w:rsidRDefault="0008704D" w:rsidP="0008704D">
      <w:pPr>
        <w:pStyle w:val="ListParagraph"/>
        <w:numPr>
          <w:ilvl w:val="0"/>
          <w:numId w:val="51"/>
        </w:numPr>
      </w:pPr>
      <w:r>
        <w:t xml:space="preserve">Cultural Heritage, Indigenous Peoples, Displacement and Resettlement </w:t>
      </w:r>
    </w:p>
    <w:p w14:paraId="48CB789C" w14:textId="5BFDE31C" w:rsidR="0008704D" w:rsidRDefault="0008704D" w:rsidP="0008704D">
      <w:pPr>
        <w:pStyle w:val="ListParagraph"/>
        <w:numPr>
          <w:ilvl w:val="1"/>
          <w:numId w:val="51"/>
        </w:numPr>
      </w:pPr>
      <w:r w:rsidRPr="0008704D">
        <w:t>Does the project area include sites, structures, or objects with historical, cultural, artistic, traditional or religious values or intangible forms of culture (e.g., knowledge, innovations or practices)?</w:t>
      </w:r>
    </w:p>
    <w:p w14:paraId="7F202554" w14:textId="77777777" w:rsidR="0008704D" w:rsidRDefault="0008704D" w:rsidP="0008704D">
      <w:pPr>
        <w:pStyle w:val="ListParagraph"/>
        <w:numPr>
          <w:ilvl w:val="1"/>
          <w:numId w:val="51"/>
        </w:numPr>
      </w:pPr>
      <w:r>
        <w:t>Does the project require or cause the physical or economic relocation of peoples (temporary or permanent, full or partial)?</w:t>
      </w:r>
    </w:p>
    <w:p w14:paraId="1DDE7104" w14:textId="403F184E" w:rsidR="0008704D" w:rsidRDefault="0008704D" w:rsidP="0008704D">
      <w:pPr>
        <w:pStyle w:val="ListParagraph"/>
        <w:numPr>
          <w:ilvl w:val="1"/>
          <w:numId w:val="51"/>
        </w:numPr>
      </w:pPr>
      <w:r w:rsidRPr="0008704D">
        <w:t>Does the Project require any change to land tenure arrangements and/or other rights?</w:t>
      </w:r>
    </w:p>
    <w:p w14:paraId="4F944B77" w14:textId="74943EF7" w:rsidR="0008704D" w:rsidRDefault="0008704D" w:rsidP="0008704D">
      <w:pPr>
        <w:pStyle w:val="ListParagraph"/>
        <w:numPr>
          <w:ilvl w:val="1"/>
          <w:numId w:val="51"/>
        </w:numPr>
      </w:pPr>
      <w:r w:rsidRPr="0008704D">
        <w:t>Are indigenous peoples present in or within the area of influence of the Project and/or is the Project located on land/territory claimed by indigenous peoples?</w:t>
      </w:r>
    </w:p>
    <w:p w14:paraId="764085F5" w14:textId="0EE38271" w:rsidR="0008704D" w:rsidRDefault="0008704D" w:rsidP="0008704D">
      <w:pPr>
        <w:pStyle w:val="ListParagraph"/>
        <w:numPr>
          <w:ilvl w:val="1"/>
          <w:numId w:val="51"/>
        </w:numPr>
      </w:pPr>
      <w:r w:rsidRPr="0008704D">
        <w:t>The Project shall not involve, be complicit in or inadvertently contribute to</w:t>
      </w:r>
      <w:r>
        <w:t xml:space="preserve"> </w:t>
      </w:r>
      <w:r w:rsidRPr="0008704D">
        <w:t>or reinforce corruption or corrupt Projects.</w:t>
      </w:r>
    </w:p>
    <w:p w14:paraId="490FD02A" w14:textId="7711D705" w:rsidR="0008704D" w:rsidRDefault="0008704D" w:rsidP="0008704D">
      <w:pPr>
        <w:pStyle w:val="ListParagraph"/>
        <w:numPr>
          <w:ilvl w:val="0"/>
          <w:numId w:val="51"/>
        </w:numPr>
      </w:pPr>
      <w:r>
        <w:t xml:space="preserve">Economic Impacts </w:t>
      </w:r>
    </w:p>
    <w:p w14:paraId="4C329901" w14:textId="40434FF0" w:rsidR="0008704D" w:rsidRDefault="0008704D" w:rsidP="0008704D">
      <w:pPr>
        <w:pStyle w:val="ListParagraph"/>
        <w:numPr>
          <w:ilvl w:val="1"/>
          <w:numId w:val="51"/>
        </w:numPr>
      </w:pPr>
      <w:r>
        <w:t>The Project Developer shall ensure that there is no forced labor and that all employment is in compliance with national labor and occupational health and safety laws, with obligations under international law, and consistency with the principles and standards embodied in the International Labor Organization (ILO) fundamental conventions.</w:t>
      </w:r>
    </w:p>
    <w:p w14:paraId="4C2496ED" w14:textId="4BBCE8B7" w:rsidR="0008704D" w:rsidRDefault="0008704D" w:rsidP="0008704D">
      <w:pPr>
        <w:pStyle w:val="ListParagraph"/>
        <w:numPr>
          <w:ilvl w:val="1"/>
          <w:numId w:val="51"/>
        </w:numPr>
      </w:pPr>
      <w:r>
        <w:t>Workers shall be able to establish and join labor organizations.</w:t>
      </w:r>
    </w:p>
    <w:p w14:paraId="0272DAB9" w14:textId="715E80BA" w:rsidR="0008704D" w:rsidRDefault="0008704D" w:rsidP="0008704D">
      <w:pPr>
        <w:pStyle w:val="ListParagraph"/>
        <w:numPr>
          <w:ilvl w:val="1"/>
          <w:numId w:val="51"/>
        </w:numPr>
      </w:pPr>
      <w:r>
        <w:t>Working agreements with all individual workers shall be documented and implemented.</w:t>
      </w:r>
    </w:p>
    <w:p w14:paraId="517D57E8" w14:textId="352ED8F1" w:rsidR="0008704D" w:rsidRDefault="0008704D" w:rsidP="0008704D">
      <w:pPr>
        <w:pStyle w:val="ListParagraph"/>
        <w:numPr>
          <w:ilvl w:val="1"/>
          <w:numId w:val="51"/>
        </w:numPr>
      </w:pPr>
      <w:r w:rsidRPr="0008704D">
        <w:t>The Project Developer shall justify that the employment model applied is locally and culturally appropriate.</w:t>
      </w:r>
    </w:p>
    <w:p w14:paraId="61457382" w14:textId="5D6D0C7A" w:rsidR="0008704D" w:rsidRDefault="0008704D" w:rsidP="0008704D">
      <w:pPr>
        <w:pStyle w:val="ListParagraph"/>
        <w:numPr>
          <w:ilvl w:val="1"/>
          <w:numId w:val="51"/>
        </w:numPr>
      </w:pPr>
      <w:r w:rsidRPr="0008704D">
        <w:lastRenderedPageBreak/>
        <w:t>Child labor, as defined by</w:t>
      </w:r>
      <w:r>
        <w:t xml:space="preserve"> </w:t>
      </w:r>
      <w:r w:rsidRPr="0008704D">
        <w:t>the ILO Minimum Age Convention is not allowed. The Project Developer shall use adequate and verifiable mechanisms for age verification in recruitment procedures. Exceptions are children for work on their families’ property as long as:</w:t>
      </w:r>
    </w:p>
    <w:p w14:paraId="69FC9ECE" w14:textId="08A88431" w:rsidR="0008704D" w:rsidRPr="0008704D" w:rsidRDefault="0008704D" w:rsidP="0008704D">
      <w:pPr>
        <w:pStyle w:val="ListParagraph"/>
        <w:numPr>
          <w:ilvl w:val="1"/>
          <w:numId w:val="51"/>
        </w:numPr>
        <w:ind w:left="1800"/>
        <w:rPr>
          <w:i/>
          <w:iCs/>
          <w:sz w:val="18"/>
          <w:szCs w:val="18"/>
        </w:rPr>
      </w:pPr>
      <w:r w:rsidRPr="0008704D">
        <w:rPr>
          <w:i/>
          <w:iCs/>
          <w:sz w:val="18"/>
          <w:szCs w:val="18"/>
        </w:rPr>
        <w:t>Their compulsory schooling (minimum of 6 schooling years) is not hindered, AND</w:t>
      </w:r>
    </w:p>
    <w:p w14:paraId="1B6522B9" w14:textId="0B2E5065" w:rsidR="0008704D" w:rsidRPr="0008704D" w:rsidRDefault="0008704D" w:rsidP="0008704D">
      <w:pPr>
        <w:pStyle w:val="ListParagraph"/>
        <w:numPr>
          <w:ilvl w:val="1"/>
          <w:numId w:val="51"/>
        </w:numPr>
        <w:ind w:left="1800"/>
        <w:rPr>
          <w:i/>
          <w:iCs/>
          <w:sz w:val="18"/>
          <w:szCs w:val="18"/>
        </w:rPr>
      </w:pPr>
      <w:r w:rsidRPr="0008704D">
        <w:rPr>
          <w:i/>
          <w:iCs/>
          <w:sz w:val="18"/>
          <w:szCs w:val="18"/>
        </w:rPr>
        <w:t>The tasks they perform do not harm their physical and mental development, AND</w:t>
      </w:r>
    </w:p>
    <w:p w14:paraId="3B8486ED" w14:textId="77BCAA83" w:rsidR="0008704D" w:rsidRDefault="0008704D" w:rsidP="0008704D">
      <w:pPr>
        <w:pStyle w:val="ListParagraph"/>
        <w:numPr>
          <w:ilvl w:val="1"/>
          <w:numId w:val="51"/>
        </w:numPr>
        <w:ind w:left="1800"/>
        <w:rPr>
          <w:i/>
          <w:iCs/>
          <w:sz w:val="18"/>
          <w:szCs w:val="18"/>
        </w:rPr>
      </w:pPr>
      <w:r w:rsidRPr="0008704D">
        <w:rPr>
          <w:i/>
          <w:iCs/>
          <w:sz w:val="18"/>
          <w:szCs w:val="18"/>
        </w:rPr>
        <w:t>The opinions and recommendations of an Expert Stakeholder shall be sought and demonstrated as being included in the Project design.</w:t>
      </w:r>
    </w:p>
    <w:p w14:paraId="2A6CB6B1" w14:textId="2577C64C" w:rsidR="00E51EF3" w:rsidRDefault="0008704D" w:rsidP="0008704D">
      <w:pPr>
        <w:pStyle w:val="ListParagraph"/>
        <w:numPr>
          <w:ilvl w:val="1"/>
          <w:numId w:val="51"/>
        </w:numPr>
        <w:rPr>
          <w:szCs w:val="22"/>
        </w:rPr>
      </w:pPr>
      <w:r w:rsidRPr="0008704D">
        <w:rPr>
          <w:szCs w:val="22"/>
        </w:rPr>
        <w:t>The Project Developer shall ensure the use of appropriate equipment, training of workers, documentation and reporting of accidents and incidents, and emergency preparedness and response measures.</w:t>
      </w:r>
    </w:p>
    <w:p w14:paraId="7EFF08E7" w14:textId="69D09AE8" w:rsidR="0008704D" w:rsidRDefault="0008704D" w:rsidP="0008704D">
      <w:pPr>
        <w:pStyle w:val="ListParagraph"/>
        <w:numPr>
          <w:ilvl w:val="0"/>
          <w:numId w:val="51"/>
        </w:numPr>
        <w:rPr>
          <w:szCs w:val="22"/>
        </w:rPr>
      </w:pPr>
      <w:r>
        <w:rPr>
          <w:szCs w:val="22"/>
        </w:rPr>
        <w:t xml:space="preserve">Negative Economic Consequences </w:t>
      </w:r>
    </w:p>
    <w:p w14:paraId="02D39C30" w14:textId="0CC34CF9" w:rsidR="0008704D" w:rsidRDefault="0008704D" w:rsidP="0008704D">
      <w:pPr>
        <w:pStyle w:val="ListParagraph"/>
        <w:numPr>
          <w:ilvl w:val="1"/>
          <w:numId w:val="51"/>
        </w:numPr>
        <w:rPr>
          <w:szCs w:val="22"/>
        </w:rPr>
      </w:pPr>
      <w:r>
        <w:rPr>
          <w:szCs w:val="22"/>
        </w:rPr>
        <w:t>The project developer shall demonstrate the financial sustainability of the projects implemented, also including those that will occur beyond the project certification period.</w:t>
      </w:r>
    </w:p>
    <w:p w14:paraId="3B6CB01E" w14:textId="3587C848" w:rsidR="0008704D" w:rsidRDefault="0008704D" w:rsidP="0008704D">
      <w:pPr>
        <w:pStyle w:val="ListParagraph"/>
        <w:numPr>
          <w:ilvl w:val="1"/>
          <w:numId w:val="51"/>
        </w:numPr>
        <w:rPr>
          <w:szCs w:val="22"/>
        </w:rPr>
      </w:pPr>
      <w:r w:rsidRPr="0008704D">
        <w:rPr>
          <w:szCs w:val="22"/>
        </w:rPr>
        <w:t>The Projects shall consider economic impacts and demonstrate a consideration of potential risks to the local economy and how these have been considered in Project design, implementation, operation and after the Project. Particular focus shall be given to vulnerable and marginalized social groups in targeted communities and that benefits are socially-inclusive and sustainable.</w:t>
      </w:r>
    </w:p>
    <w:p w14:paraId="351B4301" w14:textId="5920B63D" w:rsidR="00A62901" w:rsidRDefault="00A62901" w:rsidP="00A62901">
      <w:pPr>
        <w:pStyle w:val="ListParagraph"/>
        <w:rPr>
          <w:szCs w:val="22"/>
        </w:rPr>
      </w:pPr>
    </w:p>
    <w:p w14:paraId="098F6F0C" w14:textId="7FCED23E" w:rsidR="00A62901" w:rsidRDefault="00A62901" w:rsidP="00A62901">
      <w:pPr>
        <w:pStyle w:val="ListParagraph"/>
        <w:numPr>
          <w:ilvl w:val="0"/>
          <w:numId w:val="51"/>
        </w:numPr>
        <w:rPr>
          <w:szCs w:val="22"/>
        </w:rPr>
      </w:pPr>
      <w:r>
        <w:rPr>
          <w:szCs w:val="22"/>
        </w:rPr>
        <w:t xml:space="preserve">Emissions and Climate, Energy  </w:t>
      </w:r>
    </w:p>
    <w:p w14:paraId="44538C6F" w14:textId="76F3437B" w:rsidR="00A62901" w:rsidRDefault="00A62901" w:rsidP="00A62901">
      <w:pPr>
        <w:pStyle w:val="ListParagraph"/>
        <w:numPr>
          <w:ilvl w:val="1"/>
          <w:numId w:val="51"/>
        </w:numPr>
        <w:rPr>
          <w:szCs w:val="22"/>
        </w:rPr>
      </w:pPr>
      <w:r>
        <w:rPr>
          <w:szCs w:val="22"/>
        </w:rPr>
        <w:t xml:space="preserve">Will the project increase greenhouse gas emissions over the baseline scenario? </w:t>
      </w:r>
    </w:p>
    <w:p w14:paraId="6D70B865" w14:textId="2CF650FF" w:rsidR="00A62901" w:rsidRDefault="00A62901" w:rsidP="00A62901">
      <w:pPr>
        <w:pStyle w:val="ListParagraph"/>
        <w:numPr>
          <w:ilvl w:val="1"/>
          <w:numId w:val="51"/>
        </w:numPr>
        <w:rPr>
          <w:szCs w:val="22"/>
        </w:rPr>
      </w:pPr>
      <w:r>
        <w:rPr>
          <w:szCs w:val="22"/>
        </w:rPr>
        <w:t xml:space="preserve">Will the project use energy from a local grid or power supply (i.e., not connected to a national or regional grid) or fuel resource (such as wood, biomass) that provides for other local users? </w:t>
      </w:r>
    </w:p>
    <w:p w14:paraId="7210527E" w14:textId="77777777" w:rsidR="00A62901" w:rsidRDefault="00A62901" w:rsidP="00A62901">
      <w:pPr>
        <w:pStyle w:val="ListParagraph"/>
        <w:numPr>
          <w:ilvl w:val="0"/>
          <w:numId w:val="51"/>
        </w:numPr>
        <w:rPr>
          <w:szCs w:val="22"/>
        </w:rPr>
      </w:pPr>
      <w:r>
        <w:rPr>
          <w:szCs w:val="22"/>
        </w:rPr>
        <w:t>Water</w:t>
      </w:r>
    </w:p>
    <w:p w14:paraId="008E0D99" w14:textId="211781A7" w:rsidR="00A62901" w:rsidRDefault="00A62901" w:rsidP="00A62901">
      <w:pPr>
        <w:pStyle w:val="ListParagraph"/>
        <w:numPr>
          <w:ilvl w:val="1"/>
          <w:numId w:val="51"/>
        </w:numPr>
        <w:rPr>
          <w:szCs w:val="22"/>
        </w:rPr>
      </w:pPr>
      <w:r>
        <w:rPr>
          <w:szCs w:val="22"/>
        </w:rPr>
        <w:t xml:space="preserve"> </w:t>
      </w:r>
      <w:r w:rsidRPr="00A62901">
        <w:rPr>
          <w:szCs w:val="22"/>
        </w:rPr>
        <w:t>Will the Project affect the natural or pre-existing pattern of watercourses, groundwater and/or the watershed(s) such as high seasonal flow variability, flooding potential, lack of aquatic connectivity or water scarcity?</w:t>
      </w:r>
    </w:p>
    <w:p w14:paraId="33B2EE34" w14:textId="77777777" w:rsidR="00A62901" w:rsidRPr="00A62901" w:rsidRDefault="00A62901" w:rsidP="00A62901">
      <w:pPr>
        <w:pStyle w:val="ListParagraph"/>
        <w:numPr>
          <w:ilvl w:val="1"/>
          <w:numId w:val="51"/>
        </w:numPr>
        <w:rPr>
          <w:szCs w:val="22"/>
        </w:rPr>
      </w:pPr>
      <w:r w:rsidRPr="00A62901">
        <w:rPr>
          <w:szCs w:val="22"/>
        </w:rPr>
        <w:t>Could the Project directly or indirectly cause additional erosion and/or water body instability or disrupt the natural pattern of erosion? If ‘Yes’ or ‘Potentially’ proceed to question 2.</w:t>
      </w:r>
    </w:p>
    <w:p w14:paraId="5EB15A75" w14:textId="4D274099" w:rsidR="00A62901" w:rsidRPr="00A62901" w:rsidRDefault="00A62901" w:rsidP="00A62901">
      <w:pPr>
        <w:pStyle w:val="ListParagraph"/>
        <w:numPr>
          <w:ilvl w:val="1"/>
          <w:numId w:val="51"/>
        </w:numPr>
        <w:rPr>
          <w:szCs w:val="22"/>
        </w:rPr>
      </w:pPr>
      <w:r w:rsidRPr="00A62901">
        <w:rPr>
          <w:szCs w:val="22"/>
        </w:rPr>
        <w:lastRenderedPageBreak/>
        <w:t>Is the Project’s area of influence susceptible to excessive erosion and/or water body instability?</w:t>
      </w:r>
    </w:p>
    <w:p w14:paraId="16DE110C" w14:textId="5E64317D" w:rsidR="00A62901" w:rsidRDefault="00A62901" w:rsidP="00A62901">
      <w:pPr>
        <w:pStyle w:val="ListParagraph"/>
        <w:numPr>
          <w:ilvl w:val="0"/>
          <w:numId w:val="51"/>
        </w:numPr>
        <w:rPr>
          <w:szCs w:val="22"/>
        </w:rPr>
      </w:pPr>
      <w:r>
        <w:rPr>
          <w:szCs w:val="22"/>
        </w:rPr>
        <w:t xml:space="preserve">Environment, ecology and land use </w:t>
      </w:r>
    </w:p>
    <w:p w14:paraId="44CB7429" w14:textId="2882F482" w:rsidR="00A62901" w:rsidRDefault="00A62901" w:rsidP="00A62901">
      <w:pPr>
        <w:pStyle w:val="ListParagraph"/>
        <w:numPr>
          <w:ilvl w:val="1"/>
          <w:numId w:val="51"/>
        </w:numPr>
        <w:rPr>
          <w:szCs w:val="22"/>
        </w:rPr>
      </w:pPr>
      <w:r w:rsidRPr="00A62901">
        <w:rPr>
          <w:szCs w:val="22"/>
        </w:rPr>
        <w:t>Does the Project involve the use of land and soil for production of crops or other products?</w:t>
      </w:r>
    </w:p>
    <w:p w14:paraId="42EAF47F" w14:textId="115B7F3B" w:rsidR="00A62901" w:rsidRDefault="00A62901" w:rsidP="00A62901">
      <w:pPr>
        <w:pStyle w:val="ListParagraph"/>
        <w:numPr>
          <w:ilvl w:val="1"/>
          <w:numId w:val="51"/>
        </w:numPr>
        <w:rPr>
          <w:szCs w:val="22"/>
        </w:rPr>
      </w:pPr>
      <w:r w:rsidRPr="00A62901">
        <w:rPr>
          <w:szCs w:val="22"/>
        </w:rPr>
        <w:t>Will the Project be susceptible to or lead to increased vulnerability to wind, earthquakes, subsidence, landslides, erosion, flooding, drought or other extreme climatic conditions?</w:t>
      </w:r>
    </w:p>
    <w:p w14:paraId="7E2CA6B6" w14:textId="3DA743A7" w:rsidR="00A62901" w:rsidRDefault="00A62901" w:rsidP="00A62901">
      <w:pPr>
        <w:pStyle w:val="ListParagraph"/>
        <w:numPr>
          <w:ilvl w:val="1"/>
          <w:numId w:val="51"/>
        </w:numPr>
        <w:rPr>
          <w:szCs w:val="22"/>
        </w:rPr>
      </w:pPr>
      <w:r w:rsidRPr="00A62901">
        <w:rPr>
          <w:szCs w:val="22"/>
        </w:rPr>
        <w:t>Could the Project be negatively impacted by the use of genetically modified organisms or GMOs (e.g., contamination, collection and/or harvesting, commercial development)?</w:t>
      </w:r>
    </w:p>
    <w:p w14:paraId="54DB3568" w14:textId="3484A0D0" w:rsidR="00A62901" w:rsidRDefault="00A62901" w:rsidP="00A62901">
      <w:pPr>
        <w:pStyle w:val="ListParagraph"/>
        <w:numPr>
          <w:ilvl w:val="1"/>
          <w:numId w:val="51"/>
        </w:numPr>
        <w:rPr>
          <w:szCs w:val="22"/>
        </w:rPr>
      </w:pPr>
      <w:r>
        <w:rPr>
          <w:szCs w:val="22"/>
        </w:rPr>
        <w:t>D</w:t>
      </w:r>
      <w:r w:rsidRPr="00A62901">
        <w:rPr>
          <w:szCs w:val="22"/>
        </w:rPr>
        <w:t xml:space="preserve">oes the project activity </w:t>
      </w:r>
      <w:r w:rsidR="0047107C" w:rsidRPr="00A62901">
        <w:rPr>
          <w:szCs w:val="22"/>
        </w:rPr>
        <w:t>release</w:t>
      </w:r>
      <w:r w:rsidRPr="00A62901">
        <w:rPr>
          <w:szCs w:val="22"/>
        </w:rPr>
        <w:t xml:space="preserve"> any pollutants?</w:t>
      </w:r>
    </w:p>
    <w:p w14:paraId="170A68E1" w14:textId="5F1A0D46" w:rsidR="0047107C" w:rsidRDefault="0047107C" w:rsidP="00A62901">
      <w:pPr>
        <w:pStyle w:val="ListParagraph"/>
        <w:numPr>
          <w:ilvl w:val="1"/>
          <w:numId w:val="51"/>
        </w:numPr>
        <w:rPr>
          <w:szCs w:val="22"/>
        </w:rPr>
      </w:pPr>
      <w:r w:rsidRPr="0047107C">
        <w:rPr>
          <w:szCs w:val="22"/>
        </w:rPr>
        <w:t>Will the Project involve the manufacture, trade, release, and/ or use of hazardous and non-hazardous chemicals and/or materials?</w:t>
      </w:r>
    </w:p>
    <w:p w14:paraId="057C1BBD" w14:textId="2C38540C" w:rsidR="0047107C" w:rsidRDefault="0047107C" w:rsidP="00A62901">
      <w:pPr>
        <w:pStyle w:val="ListParagraph"/>
        <w:numPr>
          <w:ilvl w:val="1"/>
          <w:numId w:val="51"/>
        </w:numPr>
        <w:rPr>
          <w:szCs w:val="22"/>
        </w:rPr>
      </w:pPr>
      <w:r w:rsidRPr="0047107C">
        <w:rPr>
          <w:szCs w:val="22"/>
        </w:rPr>
        <w:t>Will the Project involve the application of pesticides and/or fertilizers?</w:t>
      </w:r>
    </w:p>
    <w:p w14:paraId="07FD1513" w14:textId="371BF983" w:rsidR="0047107C" w:rsidRDefault="0047107C" w:rsidP="00A62901">
      <w:pPr>
        <w:pStyle w:val="ListParagraph"/>
        <w:numPr>
          <w:ilvl w:val="1"/>
          <w:numId w:val="51"/>
        </w:numPr>
        <w:rPr>
          <w:szCs w:val="22"/>
        </w:rPr>
      </w:pPr>
      <w:r w:rsidRPr="0047107C">
        <w:rPr>
          <w:szCs w:val="22"/>
        </w:rPr>
        <w:t>Will the Project involve the harvesting of forests?</w:t>
      </w:r>
    </w:p>
    <w:p w14:paraId="473FF706" w14:textId="19A1C12D" w:rsidR="0047107C" w:rsidRDefault="0047107C" w:rsidP="00A62901">
      <w:pPr>
        <w:pStyle w:val="ListParagraph"/>
        <w:numPr>
          <w:ilvl w:val="1"/>
          <w:numId w:val="51"/>
        </w:numPr>
        <w:rPr>
          <w:szCs w:val="22"/>
        </w:rPr>
      </w:pPr>
      <w:r w:rsidRPr="0047107C">
        <w:rPr>
          <w:szCs w:val="22"/>
        </w:rPr>
        <w:t>Does the Project modify the quantity or nutritional quality of food available such as through crop regime alteration or export or economic incentives?</w:t>
      </w:r>
    </w:p>
    <w:p w14:paraId="6D7CA7C6" w14:textId="450700F0" w:rsidR="0047107C" w:rsidRDefault="0047107C" w:rsidP="00A62901">
      <w:pPr>
        <w:pStyle w:val="ListParagraph"/>
        <w:numPr>
          <w:ilvl w:val="1"/>
          <w:numId w:val="51"/>
        </w:numPr>
        <w:rPr>
          <w:szCs w:val="22"/>
        </w:rPr>
      </w:pPr>
      <w:r w:rsidRPr="0047107C">
        <w:rPr>
          <w:szCs w:val="22"/>
        </w:rPr>
        <w:t>Will the Project involve animal husbandry?</w:t>
      </w:r>
    </w:p>
    <w:p w14:paraId="7470B39A" w14:textId="51A0D716" w:rsidR="0047107C" w:rsidRPr="002B203E" w:rsidRDefault="0047107C" w:rsidP="0047107C">
      <w:pPr>
        <w:pStyle w:val="ListParagraph"/>
        <w:numPr>
          <w:ilvl w:val="1"/>
          <w:numId w:val="51"/>
        </w:numPr>
        <w:rPr>
          <w:szCs w:val="22"/>
        </w:rPr>
      </w:pPr>
      <w:r w:rsidRPr="0047107C">
        <w:rPr>
          <w:szCs w:val="22"/>
        </w:rPr>
        <w:t>Does the Project physically affect or alter largely intact or High Conservation Value (HCV) ecosystems, critical habitats, landscapes, key biodiversity areas or sites identified?</w:t>
      </w:r>
    </w:p>
    <w:p w14:paraId="57D7AE48" w14:textId="354642DF" w:rsidR="0047107C" w:rsidRPr="0047107C" w:rsidRDefault="0047107C" w:rsidP="0047107C">
      <w:pPr>
        <w:pStyle w:val="ListParagraph"/>
        <w:numPr>
          <w:ilvl w:val="1"/>
          <w:numId w:val="51"/>
        </w:numPr>
        <w:rPr>
          <w:szCs w:val="22"/>
        </w:rPr>
      </w:pPr>
      <w:r w:rsidRPr="0047107C">
        <w:rPr>
          <w:szCs w:val="22"/>
        </w:rPr>
        <w:t>Are there any endangered species identified as potentially being present within the Project boundary (including those that may route through the area)?</w:t>
      </w:r>
    </w:p>
    <w:p w14:paraId="4AF909A3" w14:textId="3CC6272A" w:rsidR="0047107C" w:rsidRPr="0047107C" w:rsidRDefault="0047107C" w:rsidP="0047107C">
      <w:pPr>
        <w:pStyle w:val="ListParagraph"/>
        <w:numPr>
          <w:ilvl w:val="1"/>
          <w:numId w:val="51"/>
        </w:numPr>
        <w:rPr>
          <w:szCs w:val="22"/>
        </w:rPr>
      </w:pPr>
      <w:r w:rsidRPr="0047107C">
        <w:rPr>
          <w:szCs w:val="22"/>
        </w:rPr>
        <w:t>Does the Project potentially impact other areas where endangered species may be present through transboundary affects?</w:t>
      </w:r>
    </w:p>
    <w:p w14:paraId="287F091C" w14:textId="77777777" w:rsidR="00816579" w:rsidRPr="0037167F" w:rsidRDefault="00CF5716" w:rsidP="00CF5716">
      <w:pPr>
        <w:pStyle w:val="SectionTitle"/>
      </w:pPr>
      <w:bookmarkStart w:id="41" w:name="_Toc40962792"/>
      <w:bookmarkStart w:id="42" w:name="_Ref47706354"/>
      <w:bookmarkStart w:id="43" w:name="_Ref49860701"/>
      <w:bookmarkEnd w:id="40"/>
      <w:r>
        <w:t>SECTION G.</w:t>
      </w:r>
      <w:r>
        <w:tab/>
      </w:r>
      <w:r w:rsidR="00816579">
        <w:t>STAK</w:t>
      </w:r>
      <w:r w:rsidR="00816579" w:rsidRPr="00241108">
        <w:t>EHOLDER INPUTS AND LEGAL DISPUTES</w:t>
      </w:r>
      <w:bookmarkEnd w:id="41"/>
      <w:bookmarkEnd w:id="42"/>
      <w:bookmarkEnd w:id="43"/>
      <w:r w:rsidR="00816579" w:rsidRPr="00241108">
        <w:t xml:space="preserve"> </w:t>
      </w:r>
    </w:p>
    <w:p w14:paraId="2C8D4AA5" w14:textId="77777777" w:rsidR="00816579" w:rsidRPr="00974B81" w:rsidRDefault="00CF5716" w:rsidP="00115C3F">
      <w:pPr>
        <w:pStyle w:val="SectionList"/>
      </w:pPr>
      <w:bookmarkStart w:id="44" w:name="_Toc40962793"/>
      <w:r w:rsidRPr="00974B81">
        <w:t>G.1.</w:t>
      </w:r>
      <w:r w:rsidRPr="00974B81">
        <w:tab/>
      </w:r>
      <w:r w:rsidR="00816579" w:rsidRPr="00974B81">
        <w:t>List all Inputs and Grievances which have been received via the Continuous Input and Grievance Mechanism together with their respective responses/mitigations.</w:t>
      </w:r>
      <w:bookmarkEnd w:id="44"/>
      <w:r w:rsidR="00816579" w:rsidRPr="00974B81">
        <w:t xml:space="preserve"> </w:t>
      </w:r>
    </w:p>
    <w:tbl>
      <w:tblPr>
        <w:tblStyle w:val="TableGrid"/>
        <w:tblW w:w="0" w:type="auto"/>
        <w:tblLook w:val="04A0" w:firstRow="1" w:lastRow="0" w:firstColumn="1" w:lastColumn="0" w:noHBand="0" w:noVBand="1"/>
      </w:tblPr>
      <w:tblGrid>
        <w:gridCol w:w="5149"/>
        <w:gridCol w:w="4480"/>
      </w:tblGrid>
      <w:tr w:rsidR="0047107C" w:rsidRPr="0047107C" w14:paraId="6A88C666" w14:textId="74F18E1C" w:rsidTr="0047107C">
        <w:tc>
          <w:tcPr>
            <w:tcW w:w="5273" w:type="dxa"/>
          </w:tcPr>
          <w:p w14:paraId="151F3D8B" w14:textId="77777777" w:rsidR="0047107C" w:rsidRPr="0047107C" w:rsidRDefault="0047107C" w:rsidP="00EC1EB4">
            <w:pPr>
              <w:pStyle w:val="SectionList"/>
              <w:rPr>
                <w:sz w:val="16"/>
                <w:szCs w:val="16"/>
              </w:rPr>
            </w:pPr>
            <w:r w:rsidRPr="0047107C">
              <w:rPr>
                <w:sz w:val="16"/>
                <w:szCs w:val="16"/>
              </w:rPr>
              <w:t>Name</w:t>
            </w:r>
          </w:p>
        </w:tc>
        <w:tc>
          <w:tcPr>
            <w:tcW w:w="4582" w:type="dxa"/>
          </w:tcPr>
          <w:p w14:paraId="71E5BBB5" w14:textId="1E2A263F" w:rsidR="0047107C" w:rsidRPr="0047107C" w:rsidRDefault="0047107C" w:rsidP="00EC1EB4">
            <w:pPr>
              <w:pStyle w:val="SectionList"/>
              <w:rPr>
                <w:sz w:val="16"/>
                <w:szCs w:val="16"/>
              </w:rPr>
            </w:pPr>
            <w:proofErr w:type="spellStart"/>
            <w:r w:rsidRPr="0047107C">
              <w:rPr>
                <w:sz w:val="16"/>
                <w:szCs w:val="16"/>
              </w:rPr>
              <w:t>Nyoman</w:t>
            </w:r>
            <w:proofErr w:type="spellEnd"/>
            <w:r w:rsidRPr="0047107C">
              <w:rPr>
                <w:sz w:val="16"/>
                <w:szCs w:val="16"/>
              </w:rPr>
              <w:t xml:space="preserve"> </w:t>
            </w:r>
            <w:proofErr w:type="spellStart"/>
            <w:r w:rsidRPr="0047107C">
              <w:rPr>
                <w:sz w:val="16"/>
                <w:szCs w:val="16"/>
              </w:rPr>
              <w:t>Suarjaya</w:t>
            </w:r>
            <w:proofErr w:type="spellEnd"/>
          </w:p>
        </w:tc>
      </w:tr>
      <w:tr w:rsidR="0047107C" w:rsidRPr="0047107C" w14:paraId="7F40A21B" w14:textId="155F128E" w:rsidTr="0047107C">
        <w:tc>
          <w:tcPr>
            <w:tcW w:w="5273" w:type="dxa"/>
          </w:tcPr>
          <w:p w14:paraId="1C302D25" w14:textId="5CACAEE2" w:rsidR="0047107C" w:rsidRPr="0047107C" w:rsidRDefault="0047107C" w:rsidP="00EC1EB4">
            <w:pPr>
              <w:pStyle w:val="SectionList"/>
              <w:rPr>
                <w:sz w:val="16"/>
                <w:szCs w:val="16"/>
              </w:rPr>
            </w:pPr>
            <w:r w:rsidRPr="0047107C">
              <w:rPr>
                <w:sz w:val="16"/>
                <w:szCs w:val="16"/>
              </w:rPr>
              <w:lastRenderedPageBreak/>
              <w:t>What is your impression of the meeting?</w:t>
            </w:r>
          </w:p>
        </w:tc>
        <w:tc>
          <w:tcPr>
            <w:tcW w:w="4582" w:type="dxa"/>
          </w:tcPr>
          <w:p w14:paraId="7B57988A" w14:textId="466733AC" w:rsidR="0047107C" w:rsidRPr="0047107C" w:rsidRDefault="0047107C" w:rsidP="00EC1EB4">
            <w:pPr>
              <w:pStyle w:val="SectionList"/>
              <w:rPr>
                <w:sz w:val="16"/>
                <w:szCs w:val="16"/>
              </w:rPr>
            </w:pPr>
            <w:r w:rsidRPr="0047107C">
              <w:rPr>
                <w:sz w:val="16"/>
                <w:szCs w:val="16"/>
              </w:rPr>
              <w:t>The meeting is very informative and the final discussion and question and answer helped me understand what is being planned for the next 5 years.</w:t>
            </w:r>
          </w:p>
        </w:tc>
      </w:tr>
      <w:tr w:rsidR="0047107C" w:rsidRPr="0047107C" w14:paraId="747194AA" w14:textId="6A83E6DB" w:rsidTr="0047107C">
        <w:tc>
          <w:tcPr>
            <w:tcW w:w="5273" w:type="dxa"/>
          </w:tcPr>
          <w:p w14:paraId="6D97D274" w14:textId="0B8B1584" w:rsidR="0047107C" w:rsidRPr="0047107C" w:rsidRDefault="0047107C" w:rsidP="00EC1EB4">
            <w:pPr>
              <w:pStyle w:val="SectionList"/>
              <w:rPr>
                <w:sz w:val="16"/>
                <w:szCs w:val="16"/>
              </w:rPr>
            </w:pPr>
            <w:r w:rsidRPr="0047107C">
              <w:rPr>
                <w:sz w:val="16"/>
                <w:szCs w:val="16"/>
              </w:rPr>
              <w:t>What do you like about the project?</w:t>
            </w:r>
          </w:p>
        </w:tc>
        <w:tc>
          <w:tcPr>
            <w:tcW w:w="4582" w:type="dxa"/>
          </w:tcPr>
          <w:p w14:paraId="613C6228" w14:textId="55C83C57" w:rsidR="0047107C" w:rsidRPr="0047107C" w:rsidRDefault="0047107C" w:rsidP="00EC1EB4">
            <w:pPr>
              <w:pStyle w:val="SectionList"/>
              <w:rPr>
                <w:sz w:val="16"/>
                <w:szCs w:val="16"/>
              </w:rPr>
            </w:pPr>
            <w:r w:rsidRPr="0047107C">
              <w:rPr>
                <w:sz w:val="16"/>
                <w:szCs w:val="16"/>
              </w:rPr>
              <w:t>That they have an educational park and that schools visit on a regular basis.</w:t>
            </w:r>
          </w:p>
        </w:tc>
      </w:tr>
      <w:tr w:rsidR="0047107C" w:rsidRPr="0047107C" w14:paraId="5E120076" w14:textId="648E895F" w:rsidTr="0047107C">
        <w:tc>
          <w:tcPr>
            <w:tcW w:w="5273" w:type="dxa"/>
          </w:tcPr>
          <w:p w14:paraId="44612695" w14:textId="4764771A" w:rsidR="0047107C" w:rsidRPr="0047107C" w:rsidRDefault="0047107C" w:rsidP="00EC1EB4">
            <w:pPr>
              <w:pStyle w:val="SectionList"/>
              <w:rPr>
                <w:sz w:val="16"/>
                <w:szCs w:val="16"/>
              </w:rPr>
            </w:pPr>
            <w:r w:rsidRPr="0047107C">
              <w:rPr>
                <w:sz w:val="16"/>
                <w:szCs w:val="16"/>
              </w:rPr>
              <w:t>What do you not like about the project?</w:t>
            </w:r>
          </w:p>
        </w:tc>
        <w:tc>
          <w:tcPr>
            <w:tcW w:w="4582" w:type="dxa"/>
          </w:tcPr>
          <w:p w14:paraId="4B38F07B" w14:textId="10C3F892" w:rsidR="0047107C" w:rsidRPr="0047107C" w:rsidRDefault="0047107C" w:rsidP="00EC1EB4">
            <w:pPr>
              <w:pStyle w:val="SectionList"/>
              <w:rPr>
                <w:sz w:val="16"/>
                <w:szCs w:val="16"/>
              </w:rPr>
            </w:pPr>
            <w:r w:rsidRPr="0047107C">
              <w:rPr>
                <w:sz w:val="16"/>
                <w:szCs w:val="16"/>
              </w:rPr>
              <w:t>There still is smell and smoke some weeks. This needs to improve.</w:t>
            </w:r>
          </w:p>
        </w:tc>
      </w:tr>
    </w:tbl>
    <w:p w14:paraId="2C7EE67E" w14:textId="40A62F93" w:rsidR="0047107C" w:rsidRDefault="0047107C" w:rsidP="0047107C">
      <w:pPr>
        <w:pStyle w:val="SectionList"/>
      </w:pPr>
    </w:p>
    <w:tbl>
      <w:tblPr>
        <w:tblStyle w:val="TableGrid"/>
        <w:tblW w:w="0" w:type="auto"/>
        <w:tblLook w:val="04A0" w:firstRow="1" w:lastRow="0" w:firstColumn="1" w:lastColumn="0" w:noHBand="0" w:noVBand="1"/>
      </w:tblPr>
      <w:tblGrid>
        <w:gridCol w:w="5149"/>
        <w:gridCol w:w="4480"/>
      </w:tblGrid>
      <w:tr w:rsidR="0047107C" w:rsidRPr="0047107C" w14:paraId="426CAA4E" w14:textId="77777777" w:rsidTr="00D75562">
        <w:tc>
          <w:tcPr>
            <w:tcW w:w="5273" w:type="dxa"/>
          </w:tcPr>
          <w:p w14:paraId="2716AE8D" w14:textId="77777777" w:rsidR="0047107C" w:rsidRPr="0047107C" w:rsidRDefault="0047107C" w:rsidP="00D75562">
            <w:pPr>
              <w:pStyle w:val="SectionList"/>
              <w:rPr>
                <w:sz w:val="16"/>
                <w:szCs w:val="16"/>
              </w:rPr>
            </w:pPr>
            <w:r w:rsidRPr="0047107C">
              <w:rPr>
                <w:sz w:val="16"/>
                <w:szCs w:val="16"/>
              </w:rPr>
              <w:t>Name</w:t>
            </w:r>
          </w:p>
        </w:tc>
        <w:tc>
          <w:tcPr>
            <w:tcW w:w="4582" w:type="dxa"/>
          </w:tcPr>
          <w:p w14:paraId="2C332DB1" w14:textId="4CFD0136" w:rsidR="0047107C" w:rsidRPr="0047107C" w:rsidRDefault="0047107C" w:rsidP="00D75562">
            <w:pPr>
              <w:pStyle w:val="SectionList"/>
              <w:rPr>
                <w:sz w:val="16"/>
                <w:szCs w:val="16"/>
              </w:rPr>
            </w:pPr>
            <w:proofErr w:type="spellStart"/>
            <w:r w:rsidRPr="0047107C">
              <w:rPr>
                <w:sz w:val="16"/>
                <w:szCs w:val="16"/>
              </w:rPr>
              <w:t>Jero</w:t>
            </w:r>
            <w:proofErr w:type="spellEnd"/>
            <w:r w:rsidRPr="0047107C">
              <w:rPr>
                <w:sz w:val="16"/>
                <w:szCs w:val="16"/>
              </w:rPr>
              <w:t xml:space="preserve"> Parch</w:t>
            </w:r>
          </w:p>
        </w:tc>
      </w:tr>
      <w:tr w:rsidR="0047107C" w:rsidRPr="0047107C" w14:paraId="4E96F128" w14:textId="77777777" w:rsidTr="00D75562">
        <w:tc>
          <w:tcPr>
            <w:tcW w:w="5273" w:type="dxa"/>
          </w:tcPr>
          <w:p w14:paraId="5DCE455B" w14:textId="77777777" w:rsidR="0047107C" w:rsidRPr="0047107C" w:rsidRDefault="0047107C" w:rsidP="00D75562">
            <w:pPr>
              <w:pStyle w:val="SectionList"/>
              <w:rPr>
                <w:sz w:val="16"/>
                <w:szCs w:val="16"/>
              </w:rPr>
            </w:pPr>
            <w:r w:rsidRPr="0047107C">
              <w:rPr>
                <w:sz w:val="16"/>
                <w:szCs w:val="16"/>
              </w:rPr>
              <w:t>What is your impression of the meeting?</w:t>
            </w:r>
          </w:p>
        </w:tc>
        <w:tc>
          <w:tcPr>
            <w:tcW w:w="4582" w:type="dxa"/>
          </w:tcPr>
          <w:p w14:paraId="4D4797CA" w14:textId="06F1E96A" w:rsidR="0047107C" w:rsidRPr="0047107C" w:rsidRDefault="0047107C" w:rsidP="0047107C">
            <w:pPr>
              <w:pStyle w:val="SectionList"/>
              <w:rPr>
                <w:sz w:val="16"/>
                <w:szCs w:val="16"/>
              </w:rPr>
            </w:pPr>
            <w:r w:rsidRPr="0047107C">
              <w:rPr>
                <w:sz w:val="16"/>
                <w:szCs w:val="16"/>
              </w:rPr>
              <w:t xml:space="preserve">I think that </w:t>
            </w:r>
            <w:proofErr w:type="spellStart"/>
            <w:r w:rsidRPr="0047107C">
              <w:rPr>
                <w:sz w:val="16"/>
                <w:szCs w:val="16"/>
              </w:rPr>
              <w:t>Temesi</w:t>
            </w:r>
            <w:proofErr w:type="spellEnd"/>
            <w:r w:rsidRPr="0047107C">
              <w:rPr>
                <w:sz w:val="16"/>
                <w:szCs w:val="16"/>
              </w:rPr>
              <w:t xml:space="preserve"> Recycling helps the community and I</w:t>
            </w:r>
            <w:r>
              <w:rPr>
                <w:sz w:val="16"/>
                <w:szCs w:val="16"/>
              </w:rPr>
              <w:t xml:space="preserve"> </w:t>
            </w:r>
            <w:r w:rsidRPr="0047107C">
              <w:rPr>
                <w:sz w:val="16"/>
                <w:szCs w:val="16"/>
              </w:rPr>
              <w:t>appreciate that we get to have meetings like this.</w:t>
            </w:r>
          </w:p>
        </w:tc>
      </w:tr>
      <w:tr w:rsidR="0047107C" w:rsidRPr="0047107C" w14:paraId="2C85BE2E" w14:textId="77777777" w:rsidTr="00D75562">
        <w:tc>
          <w:tcPr>
            <w:tcW w:w="5273" w:type="dxa"/>
          </w:tcPr>
          <w:p w14:paraId="0FAE5E08" w14:textId="77777777" w:rsidR="0047107C" w:rsidRPr="0047107C" w:rsidRDefault="0047107C" w:rsidP="00D75562">
            <w:pPr>
              <w:pStyle w:val="SectionList"/>
              <w:rPr>
                <w:sz w:val="16"/>
                <w:szCs w:val="16"/>
              </w:rPr>
            </w:pPr>
            <w:r w:rsidRPr="0047107C">
              <w:rPr>
                <w:sz w:val="16"/>
                <w:szCs w:val="16"/>
              </w:rPr>
              <w:t>What do you like about the project?</w:t>
            </w:r>
          </w:p>
        </w:tc>
        <w:tc>
          <w:tcPr>
            <w:tcW w:w="4582" w:type="dxa"/>
          </w:tcPr>
          <w:p w14:paraId="2F5A0BDC" w14:textId="0B89E6B7" w:rsidR="0047107C" w:rsidRPr="0047107C" w:rsidRDefault="0047107C" w:rsidP="0047107C">
            <w:pPr>
              <w:pStyle w:val="SectionList"/>
              <w:rPr>
                <w:sz w:val="16"/>
                <w:szCs w:val="16"/>
              </w:rPr>
            </w:pPr>
            <w:r w:rsidRPr="0047107C">
              <w:rPr>
                <w:sz w:val="16"/>
                <w:szCs w:val="16"/>
              </w:rPr>
              <w:t>The park and clean building premise. It used to all be a big wild dump.</w:t>
            </w:r>
          </w:p>
        </w:tc>
      </w:tr>
      <w:tr w:rsidR="0047107C" w:rsidRPr="0047107C" w14:paraId="42ADF51F" w14:textId="77777777" w:rsidTr="00D75562">
        <w:tc>
          <w:tcPr>
            <w:tcW w:w="5273" w:type="dxa"/>
          </w:tcPr>
          <w:p w14:paraId="21DDBA96" w14:textId="77777777" w:rsidR="0047107C" w:rsidRPr="0047107C" w:rsidRDefault="0047107C" w:rsidP="00D75562">
            <w:pPr>
              <w:pStyle w:val="SectionList"/>
              <w:rPr>
                <w:sz w:val="16"/>
                <w:szCs w:val="16"/>
              </w:rPr>
            </w:pPr>
            <w:r w:rsidRPr="0047107C">
              <w:rPr>
                <w:sz w:val="16"/>
                <w:szCs w:val="16"/>
              </w:rPr>
              <w:t>What do you not like about the project?</w:t>
            </w:r>
          </w:p>
        </w:tc>
        <w:tc>
          <w:tcPr>
            <w:tcW w:w="4582" w:type="dxa"/>
          </w:tcPr>
          <w:p w14:paraId="524BD818" w14:textId="317F604A" w:rsidR="0047107C" w:rsidRPr="0047107C" w:rsidRDefault="005E797C" w:rsidP="005E797C">
            <w:pPr>
              <w:pStyle w:val="SectionList"/>
              <w:rPr>
                <w:sz w:val="16"/>
                <w:szCs w:val="16"/>
              </w:rPr>
            </w:pPr>
            <w:r w:rsidRPr="005E797C">
              <w:rPr>
                <w:sz w:val="16"/>
                <w:szCs w:val="16"/>
              </w:rPr>
              <w:t>There still are many trucks coming through the village and they need an alternative route.</w:t>
            </w:r>
          </w:p>
        </w:tc>
      </w:tr>
    </w:tbl>
    <w:p w14:paraId="427BEBED" w14:textId="77777777" w:rsidR="0047107C" w:rsidRPr="0047107C" w:rsidRDefault="0047107C" w:rsidP="0047107C">
      <w:pPr>
        <w:pStyle w:val="Default"/>
        <w:rPr>
          <w:lang w:eastAsia="en-GB"/>
        </w:rPr>
      </w:pPr>
    </w:p>
    <w:p w14:paraId="62AA770E" w14:textId="77777777" w:rsidR="0047107C" w:rsidRDefault="0047107C" w:rsidP="0047107C">
      <w:pPr>
        <w:pStyle w:val="SectionList"/>
      </w:pPr>
    </w:p>
    <w:tbl>
      <w:tblPr>
        <w:tblStyle w:val="TableGrid"/>
        <w:tblW w:w="0" w:type="auto"/>
        <w:tblLook w:val="04A0" w:firstRow="1" w:lastRow="0" w:firstColumn="1" w:lastColumn="0" w:noHBand="0" w:noVBand="1"/>
      </w:tblPr>
      <w:tblGrid>
        <w:gridCol w:w="5145"/>
        <w:gridCol w:w="4484"/>
      </w:tblGrid>
      <w:tr w:rsidR="005E797C" w:rsidRPr="0047107C" w14:paraId="271DFFB6" w14:textId="77777777" w:rsidTr="00D75562">
        <w:tc>
          <w:tcPr>
            <w:tcW w:w="5273" w:type="dxa"/>
          </w:tcPr>
          <w:p w14:paraId="79EE866F" w14:textId="77777777" w:rsidR="005E797C" w:rsidRPr="0047107C" w:rsidRDefault="005E797C" w:rsidP="00D75562">
            <w:pPr>
              <w:pStyle w:val="SectionList"/>
              <w:rPr>
                <w:sz w:val="16"/>
                <w:szCs w:val="16"/>
              </w:rPr>
            </w:pPr>
            <w:r w:rsidRPr="0047107C">
              <w:rPr>
                <w:sz w:val="16"/>
                <w:szCs w:val="16"/>
              </w:rPr>
              <w:t>Name</w:t>
            </w:r>
          </w:p>
        </w:tc>
        <w:tc>
          <w:tcPr>
            <w:tcW w:w="4582" w:type="dxa"/>
          </w:tcPr>
          <w:p w14:paraId="4EA83C4C" w14:textId="6697DCD3" w:rsidR="005E797C" w:rsidRPr="0047107C" w:rsidRDefault="005E797C" w:rsidP="00D75562">
            <w:pPr>
              <w:pStyle w:val="SectionList"/>
              <w:rPr>
                <w:sz w:val="16"/>
                <w:szCs w:val="16"/>
              </w:rPr>
            </w:pPr>
            <w:proofErr w:type="spellStart"/>
            <w:r>
              <w:rPr>
                <w:sz w:val="16"/>
                <w:szCs w:val="16"/>
              </w:rPr>
              <w:t>Gusti</w:t>
            </w:r>
            <w:proofErr w:type="spellEnd"/>
            <w:r>
              <w:rPr>
                <w:sz w:val="16"/>
                <w:szCs w:val="16"/>
              </w:rPr>
              <w:t xml:space="preserve"> </w:t>
            </w:r>
            <w:proofErr w:type="spellStart"/>
            <w:r>
              <w:rPr>
                <w:sz w:val="16"/>
                <w:szCs w:val="16"/>
              </w:rPr>
              <w:t>Micik</w:t>
            </w:r>
            <w:proofErr w:type="spellEnd"/>
            <w:r>
              <w:rPr>
                <w:sz w:val="16"/>
                <w:szCs w:val="16"/>
              </w:rPr>
              <w:t xml:space="preserve"> </w:t>
            </w:r>
          </w:p>
        </w:tc>
      </w:tr>
      <w:tr w:rsidR="005E797C" w:rsidRPr="0047107C" w14:paraId="122D887D" w14:textId="77777777" w:rsidTr="00D75562">
        <w:tc>
          <w:tcPr>
            <w:tcW w:w="5273" w:type="dxa"/>
          </w:tcPr>
          <w:p w14:paraId="44E7A343" w14:textId="77777777" w:rsidR="005E797C" w:rsidRPr="0047107C" w:rsidRDefault="005E797C" w:rsidP="00D75562">
            <w:pPr>
              <w:pStyle w:val="SectionList"/>
              <w:rPr>
                <w:sz w:val="16"/>
                <w:szCs w:val="16"/>
              </w:rPr>
            </w:pPr>
            <w:r w:rsidRPr="0047107C">
              <w:rPr>
                <w:sz w:val="16"/>
                <w:szCs w:val="16"/>
              </w:rPr>
              <w:t>What is your impression of the meeting?</w:t>
            </w:r>
          </w:p>
        </w:tc>
        <w:tc>
          <w:tcPr>
            <w:tcW w:w="4582" w:type="dxa"/>
          </w:tcPr>
          <w:p w14:paraId="056F1962" w14:textId="78325675" w:rsidR="005E797C" w:rsidRPr="0047107C" w:rsidRDefault="005E797C" w:rsidP="00D75562">
            <w:pPr>
              <w:pStyle w:val="SectionList"/>
              <w:rPr>
                <w:sz w:val="16"/>
                <w:szCs w:val="16"/>
              </w:rPr>
            </w:pPr>
            <w:r>
              <w:rPr>
                <w:sz w:val="16"/>
                <w:szCs w:val="16"/>
              </w:rPr>
              <w:t xml:space="preserve">The meeting was long and there was a lot of presentations. I think that everyone understands what is going to happen in the next years. </w:t>
            </w:r>
          </w:p>
        </w:tc>
      </w:tr>
      <w:tr w:rsidR="005E797C" w:rsidRPr="0047107C" w14:paraId="71A4D065" w14:textId="77777777" w:rsidTr="00D75562">
        <w:tc>
          <w:tcPr>
            <w:tcW w:w="5273" w:type="dxa"/>
          </w:tcPr>
          <w:p w14:paraId="77D9EC9D" w14:textId="77777777" w:rsidR="005E797C" w:rsidRPr="0047107C" w:rsidRDefault="005E797C" w:rsidP="00D75562">
            <w:pPr>
              <w:pStyle w:val="SectionList"/>
              <w:rPr>
                <w:sz w:val="16"/>
                <w:szCs w:val="16"/>
              </w:rPr>
            </w:pPr>
            <w:r w:rsidRPr="0047107C">
              <w:rPr>
                <w:sz w:val="16"/>
                <w:szCs w:val="16"/>
              </w:rPr>
              <w:t>What do you like about the project?</w:t>
            </w:r>
          </w:p>
        </w:tc>
        <w:tc>
          <w:tcPr>
            <w:tcW w:w="4582" w:type="dxa"/>
          </w:tcPr>
          <w:p w14:paraId="7E572EA1" w14:textId="1EC4D8E7" w:rsidR="005E797C" w:rsidRPr="0047107C" w:rsidRDefault="005E797C" w:rsidP="00D75562">
            <w:pPr>
              <w:pStyle w:val="SectionList"/>
              <w:rPr>
                <w:sz w:val="16"/>
                <w:szCs w:val="16"/>
              </w:rPr>
            </w:pPr>
            <w:proofErr w:type="spellStart"/>
            <w:r>
              <w:rPr>
                <w:sz w:val="16"/>
                <w:szCs w:val="16"/>
              </w:rPr>
              <w:t>Temesi</w:t>
            </w:r>
            <w:proofErr w:type="spellEnd"/>
            <w:r>
              <w:rPr>
                <w:sz w:val="16"/>
                <w:szCs w:val="16"/>
              </w:rPr>
              <w:t xml:space="preserve"> Recycling has improved the conditions and increased the community´s incomes. </w:t>
            </w:r>
          </w:p>
        </w:tc>
      </w:tr>
      <w:tr w:rsidR="005E797C" w:rsidRPr="0047107C" w14:paraId="6F41ADC9" w14:textId="77777777" w:rsidTr="00D75562">
        <w:tc>
          <w:tcPr>
            <w:tcW w:w="5273" w:type="dxa"/>
          </w:tcPr>
          <w:p w14:paraId="5ADBA0E9" w14:textId="77777777" w:rsidR="005E797C" w:rsidRPr="0047107C" w:rsidRDefault="005E797C" w:rsidP="00D75562">
            <w:pPr>
              <w:pStyle w:val="SectionList"/>
              <w:rPr>
                <w:sz w:val="16"/>
                <w:szCs w:val="16"/>
              </w:rPr>
            </w:pPr>
            <w:r w:rsidRPr="0047107C">
              <w:rPr>
                <w:sz w:val="16"/>
                <w:szCs w:val="16"/>
              </w:rPr>
              <w:t>What do you not like about the project?</w:t>
            </w:r>
          </w:p>
        </w:tc>
        <w:tc>
          <w:tcPr>
            <w:tcW w:w="4582" w:type="dxa"/>
          </w:tcPr>
          <w:p w14:paraId="36B8EBFA" w14:textId="00C1CB7F" w:rsidR="005E797C" w:rsidRPr="0047107C" w:rsidRDefault="005E797C" w:rsidP="00D75562">
            <w:pPr>
              <w:pStyle w:val="SectionList"/>
              <w:rPr>
                <w:sz w:val="16"/>
                <w:szCs w:val="16"/>
              </w:rPr>
            </w:pPr>
          </w:p>
        </w:tc>
      </w:tr>
    </w:tbl>
    <w:p w14:paraId="4AB9D31D" w14:textId="25ECB75A" w:rsidR="005E797C" w:rsidRDefault="005E797C" w:rsidP="0047107C">
      <w:pPr>
        <w:pStyle w:val="SectionList"/>
      </w:pPr>
    </w:p>
    <w:tbl>
      <w:tblPr>
        <w:tblStyle w:val="TableGrid"/>
        <w:tblW w:w="0" w:type="auto"/>
        <w:tblLook w:val="04A0" w:firstRow="1" w:lastRow="0" w:firstColumn="1" w:lastColumn="0" w:noHBand="0" w:noVBand="1"/>
      </w:tblPr>
      <w:tblGrid>
        <w:gridCol w:w="5146"/>
        <w:gridCol w:w="4483"/>
      </w:tblGrid>
      <w:tr w:rsidR="005E797C" w:rsidRPr="0047107C" w14:paraId="104B0145" w14:textId="77777777" w:rsidTr="00D75562">
        <w:tc>
          <w:tcPr>
            <w:tcW w:w="5273" w:type="dxa"/>
          </w:tcPr>
          <w:p w14:paraId="6B5415A5" w14:textId="77777777" w:rsidR="005E797C" w:rsidRPr="0047107C" w:rsidRDefault="005E797C" w:rsidP="00D75562">
            <w:pPr>
              <w:pStyle w:val="SectionList"/>
              <w:rPr>
                <w:sz w:val="16"/>
                <w:szCs w:val="16"/>
              </w:rPr>
            </w:pPr>
            <w:r w:rsidRPr="0047107C">
              <w:rPr>
                <w:sz w:val="16"/>
                <w:szCs w:val="16"/>
              </w:rPr>
              <w:t>Name</w:t>
            </w:r>
          </w:p>
        </w:tc>
        <w:tc>
          <w:tcPr>
            <w:tcW w:w="4582" w:type="dxa"/>
          </w:tcPr>
          <w:p w14:paraId="13CF3C5A" w14:textId="5B8C3C33" w:rsidR="005E797C" w:rsidRPr="0047107C" w:rsidRDefault="005E797C" w:rsidP="00D75562">
            <w:pPr>
              <w:pStyle w:val="SectionList"/>
              <w:rPr>
                <w:sz w:val="16"/>
                <w:szCs w:val="16"/>
              </w:rPr>
            </w:pPr>
            <w:proofErr w:type="spellStart"/>
            <w:r>
              <w:rPr>
                <w:sz w:val="16"/>
                <w:szCs w:val="16"/>
              </w:rPr>
              <w:t>Pande</w:t>
            </w:r>
            <w:proofErr w:type="spellEnd"/>
            <w:r>
              <w:rPr>
                <w:sz w:val="16"/>
                <w:szCs w:val="16"/>
              </w:rPr>
              <w:t xml:space="preserve"> </w:t>
            </w:r>
            <w:proofErr w:type="spellStart"/>
            <w:r>
              <w:rPr>
                <w:sz w:val="16"/>
                <w:szCs w:val="16"/>
              </w:rPr>
              <w:t>Wayan</w:t>
            </w:r>
            <w:proofErr w:type="spellEnd"/>
            <w:r>
              <w:rPr>
                <w:sz w:val="16"/>
                <w:szCs w:val="16"/>
              </w:rPr>
              <w:t xml:space="preserve"> </w:t>
            </w:r>
            <w:proofErr w:type="spellStart"/>
            <w:r>
              <w:rPr>
                <w:sz w:val="16"/>
                <w:szCs w:val="16"/>
              </w:rPr>
              <w:t>Merta</w:t>
            </w:r>
            <w:proofErr w:type="spellEnd"/>
            <w:r>
              <w:rPr>
                <w:sz w:val="16"/>
                <w:szCs w:val="16"/>
              </w:rPr>
              <w:t xml:space="preserve"> </w:t>
            </w:r>
          </w:p>
        </w:tc>
      </w:tr>
      <w:tr w:rsidR="005E797C" w:rsidRPr="0047107C" w14:paraId="052FD640" w14:textId="77777777" w:rsidTr="00D75562">
        <w:tc>
          <w:tcPr>
            <w:tcW w:w="5273" w:type="dxa"/>
          </w:tcPr>
          <w:p w14:paraId="287C6CDD" w14:textId="77777777" w:rsidR="005E797C" w:rsidRPr="0047107C" w:rsidRDefault="005E797C" w:rsidP="00D75562">
            <w:pPr>
              <w:pStyle w:val="SectionList"/>
              <w:rPr>
                <w:sz w:val="16"/>
                <w:szCs w:val="16"/>
              </w:rPr>
            </w:pPr>
            <w:r w:rsidRPr="0047107C">
              <w:rPr>
                <w:sz w:val="16"/>
                <w:szCs w:val="16"/>
              </w:rPr>
              <w:lastRenderedPageBreak/>
              <w:t>What is your impression of the meeting?</w:t>
            </w:r>
          </w:p>
        </w:tc>
        <w:tc>
          <w:tcPr>
            <w:tcW w:w="4582" w:type="dxa"/>
          </w:tcPr>
          <w:p w14:paraId="486927FC" w14:textId="2D0CDAD2" w:rsidR="005E797C" w:rsidRPr="0047107C" w:rsidRDefault="005E797C" w:rsidP="00D75562">
            <w:pPr>
              <w:pStyle w:val="SectionList"/>
              <w:rPr>
                <w:sz w:val="16"/>
                <w:szCs w:val="16"/>
              </w:rPr>
            </w:pPr>
            <w:r w:rsidRPr="005E797C">
              <w:rPr>
                <w:sz w:val="16"/>
                <w:szCs w:val="16"/>
              </w:rPr>
              <w:t>I appreciated the long technical explanation of composting. The team that is presenting is very young and passionate. I appreciate their efforts</w:t>
            </w:r>
          </w:p>
        </w:tc>
      </w:tr>
      <w:tr w:rsidR="005E797C" w:rsidRPr="0047107C" w14:paraId="7468730B" w14:textId="77777777" w:rsidTr="00D75562">
        <w:tc>
          <w:tcPr>
            <w:tcW w:w="5273" w:type="dxa"/>
          </w:tcPr>
          <w:p w14:paraId="173B17B7" w14:textId="77777777" w:rsidR="005E797C" w:rsidRPr="0047107C" w:rsidRDefault="005E797C" w:rsidP="00D75562">
            <w:pPr>
              <w:pStyle w:val="SectionList"/>
              <w:rPr>
                <w:sz w:val="16"/>
                <w:szCs w:val="16"/>
              </w:rPr>
            </w:pPr>
            <w:r w:rsidRPr="0047107C">
              <w:rPr>
                <w:sz w:val="16"/>
                <w:szCs w:val="16"/>
              </w:rPr>
              <w:t>What do you like about the project?</w:t>
            </w:r>
          </w:p>
        </w:tc>
        <w:tc>
          <w:tcPr>
            <w:tcW w:w="4582" w:type="dxa"/>
          </w:tcPr>
          <w:p w14:paraId="51097F60" w14:textId="3D4C0304" w:rsidR="005E797C" w:rsidRPr="0047107C" w:rsidRDefault="005E797C" w:rsidP="00D75562">
            <w:pPr>
              <w:pStyle w:val="SectionList"/>
              <w:rPr>
                <w:sz w:val="16"/>
                <w:szCs w:val="16"/>
              </w:rPr>
            </w:pPr>
            <w:r w:rsidRPr="005E797C">
              <w:rPr>
                <w:sz w:val="16"/>
                <w:szCs w:val="16"/>
              </w:rPr>
              <w:t>It has been a positive contribution to the community and provided many jobs.</w:t>
            </w:r>
          </w:p>
        </w:tc>
      </w:tr>
      <w:tr w:rsidR="005E797C" w:rsidRPr="0047107C" w14:paraId="71BBE67C" w14:textId="77777777" w:rsidTr="00D75562">
        <w:tc>
          <w:tcPr>
            <w:tcW w:w="5273" w:type="dxa"/>
          </w:tcPr>
          <w:p w14:paraId="66125FC9" w14:textId="77777777" w:rsidR="005E797C" w:rsidRPr="0047107C" w:rsidRDefault="005E797C" w:rsidP="00D75562">
            <w:pPr>
              <w:pStyle w:val="SectionList"/>
              <w:rPr>
                <w:sz w:val="16"/>
                <w:szCs w:val="16"/>
              </w:rPr>
            </w:pPr>
            <w:r w:rsidRPr="0047107C">
              <w:rPr>
                <w:sz w:val="16"/>
                <w:szCs w:val="16"/>
              </w:rPr>
              <w:t>What do you not like about the project?</w:t>
            </w:r>
          </w:p>
        </w:tc>
        <w:tc>
          <w:tcPr>
            <w:tcW w:w="4582" w:type="dxa"/>
          </w:tcPr>
          <w:p w14:paraId="69F18659" w14:textId="629A957B" w:rsidR="005E797C" w:rsidRPr="0047107C" w:rsidRDefault="005E797C" w:rsidP="00D75562">
            <w:pPr>
              <w:pStyle w:val="SectionList"/>
              <w:rPr>
                <w:sz w:val="16"/>
                <w:szCs w:val="16"/>
              </w:rPr>
            </w:pPr>
            <w:r w:rsidRPr="005E797C">
              <w:rPr>
                <w:sz w:val="16"/>
                <w:szCs w:val="16"/>
              </w:rPr>
              <w:t>There still is smoke on the landfill and the government needs to take responsibility.</w:t>
            </w:r>
          </w:p>
        </w:tc>
      </w:tr>
    </w:tbl>
    <w:p w14:paraId="0542B630" w14:textId="77777777" w:rsidR="005E797C" w:rsidRPr="005E797C" w:rsidRDefault="005E797C" w:rsidP="005E797C">
      <w:pPr>
        <w:pStyle w:val="Default"/>
        <w:rPr>
          <w:lang w:eastAsia="en-GB"/>
        </w:rPr>
      </w:pPr>
    </w:p>
    <w:p w14:paraId="185D5115" w14:textId="77777777" w:rsidR="002B203E" w:rsidRDefault="002B203E" w:rsidP="00115C3F">
      <w:pPr>
        <w:pStyle w:val="SectionList"/>
      </w:pPr>
    </w:p>
    <w:p w14:paraId="08743687" w14:textId="22685A4F" w:rsidR="00816579" w:rsidRPr="00E07BF3" w:rsidRDefault="00CF5716" w:rsidP="00115C3F">
      <w:pPr>
        <w:pStyle w:val="SectionList"/>
      </w:pPr>
      <w:r w:rsidRPr="00E07BF3">
        <w:t>G.2.</w:t>
      </w:r>
      <w:r w:rsidRPr="00E07BF3">
        <w:tab/>
      </w:r>
      <w:r w:rsidR="00816579" w:rsidRPr="00E07BF3">
        <w:t xml:space="preserve">Report on any stakeholder mitigations that were agreed to be monitored. </w:t>
      </w:r>
    </w:p>
    <w:p w14:paraId="6D5C876C" w14:textId="0540E480" w:rsidR="00816579" w:rsidRPr="00E07BF3" w:rsidRDefault="00816579" w:rsidP="00E51EF3">
      <w:pPr>
        <w:rPr>
          <w:b/>
          <w:u w:val="single"/>
        </w:rPr>
      </w:pPr>
      <w:r w:rsidRPr="00E07BF3">
        <w:rPr>
          <w:b/>
          <w:u w:val="single"/>
        </w:rPr>
        <w:t>&gt;&gt;</w:t>
      </w:r>
      <w:r w:rsidR="005E797C">
        <w:rPr>
          <w:b/>
          <w:u w:val="single"/>
        </w:rPr>
        <w:t xml:space="preserve"> None </w:t>
      </w:r>
    </w:p>
    <w:p w14:paraId="11C424C9" w14:textId="77777777" w:rsidR="00816579" w:rsidRPr="00E07BF3" w:rsidRDefault="00CF5716" w:rsidP="00115C3F">
      <w:pPr>
        <w:pStyle w:val="SectionList"/>
      </w:pPr>
      <w:bookmarkStart w:id="45" w:name="_Toc40962796"/>
      <w:r w:rsidRPr="00E07BF3">
        <w:t>G.3.</w:t>
      </w:r>
      <w:r w:rsidRPr="00E07BF3">
        <w:tab/>
      </w:r>
      <w:r w:rsidR="00816579" w:rsidRPr="00E07BF3">
        <w:t>Provide details of any legal contest that has arisen with the project during the monitoring period</w:t>
      </w:r>
      <w:bookmarkEnd w:id="45"/>
    </w:p>
    <w:p w14:paraId="2CC3F1E3" w14:textId="5709CBC5" w:rsidR="00816579" w:rsidRPr="005E797C" w:rsidRDefault="00816579" w:rsidP="00E51EF3">
      <w:pPr>
        <w:rPr>
          <w:b/>
          <w:bCs/>
          <w:u w:val="single"/>
        </w:rPr>
      </w:pPr>
      <w:r w:rsidRPr="005E797C">
        <w:rPr>
          <w:b/>
          <w:bCs/>
          <w:u w:val="single"/>
        </w:rPr>
        <w:t>&gt;&gt;</w:t>
      </w:r>
      <w:r w:rsidR="005E797C" w:rsidRPr="005E797C">
        <w:rPr>
          <w:b/>
          <w:bCs/>
          <w:u w:val="single"/>
        </w:rPr>
        <w:t>None</w:t>
      </w:r>
    </w:p>
    <w:p w14:paraId="74235426" w14:textId="77777777" w:rsidR="00816579" w:rsidRDefault="00816579" w:rsidP="00816579">
      <w:pPr>
        <w:pStyle w:val="AtxtHdgs"/>
        <w:jc w:val="both"/>
        <w:rPr>
          <w:rFonts w:ascii="Verdana" w:hAnsi="Verdana"/>
          <w:color w:val="4C4C49"/>
          <w:szCs w:val="22"/>
        </w:rPr>
      </w:pPr>
    </w:p>
    <w:p w14:paraId="0A6028F9" w14:textId="77777777" w:rsidR="00816579" w:rsidRDefault="00816579" w:rsidP="00816579">
      <w:pPr>
        <w:pStyle w:val="AtxtHdgs"/>
        <w:jc w:val="both"/>
        <w:rPr>
          <w:rFonts w:ascii="Verdana" w:hAnsi="Verdana"/>
          <w:color w:val="4C4C49"/>
          <w:szCs w:val="22"/>
        </w:rPr>
      </w:pPr>
    </w:p>
    <w:p w14:paraId="261092FA" w14:textId="77777777" w:rsidR="00816579" w:rsidRDefault="00816579" w:rsidP="004473A5">
      <w:pPr>
        <w:spacing w:line="276" w:lineRule="auto"/>
        <w:contextualSpacing w:val="0"/>
        <w:rPr>
          <w:lang w:val="en-GB"/>
        </w:rPr>
      </w:pPr>
    </w:p>
    <w:p w14:paraId="64E35556" w14:textId="77777777" w:rsidR="00171813" w:rsidRDefault="00171813">
      <w:pPr>
        <w:spacing w:line="276" w:lineRule="auto"/>
        <w:contextualSpacing w:val="0"/>
        <w:rPr>
          <w:lang w:val="en-GB"/>
        </w:rPr>
      </w:pPr>
      <w:r>
        <w:rPr>
          <w:lang w:val="en-GB"/>
        </w:rPr>
        <w:br w:type="page"/>
      </w:r>
    </w:p>
    <w:p w14:paraId="004DC041" w14:textId="77777777" w:rsidR="009B77FD" w:rsidRDefault="009B77FD" w:rsidP="006D53FE">
      <w:pPr>
        <w:rPr>
          <w:b/>
          <w:bCs/>
          <w:lang w:val="en-GB"/>
        </w:rPr>
      </w:pPr>
      <w:r w:rsidRPr="009B77FD">
        <w:rPr>
          <w:b/>
          <w:bCs/>
          <w:lang w:val="en-GB"/>
        </w:rPr>
        <w:lastRenderedPageBreak/>
        <w:t>Revision History</w:t>
      </w:r>
    </w:p>
    <w:p w14:paraId="41D52254" w14:textId="77777777" w:rsidR="00BB782E" w:rsidRPr="009B77FD" w:rsidRDefault="00BB782E" w:rsidP="006D53FE">
      <w:pPr>
        <w:rPr>
          <w:b/>
          <w:bCs/>
          <w:lang w:val="en-GB"/>
        </w:rPr>
      </w:pPr>
    </w:p>
    <w:tbl>
      <w:tblPr>
        <w:tblStyle w:val="GSTableSimple"/>
        <w:tblW w:w="0" w:type="auto"/>
        <w:tblLook w:val="04A0" w:firstRow="1" w:lastRow="0" w:firstColumn="1" w:lastColumn="0" w:noHBand="0" w:noVBand="1"/>
      </w:tblPr>
      <w:tblGrid>
        <w:gridCol w:w="1277"/>
        <w:gridCol w:w="1845"/>
        <w:gridCol w:w="6507"/>
      </w:tblGrid>
      <w:tr w:rsidR="009B77FD" w:rsidRPr="009B77FD" w14:paraId="178B52CB" w14:textId="77777777" w:rsidTr="009B77FD">
        <w:trPr>
          <w:cnfStyle w:val="100000000000" w:firstRow="1" w:lastRow="0" w:firstColumn="0" w:lastColumn="0" w:oddVBand="0" w:evenVBand="0" w:oddHBand="0" w:evenHBand="0" w:firstRowFirstColumn="0" w:firstRowLastColumn="0" w:lastRowFirstColumn="0" w:lastRowLastColumn="0"/>
        </w:trPr>
        <w:tc>
          <w:tcPr>
            <w:tcW w:w="1277" w:type="dxa"/>
          </w:tcPr>
          <w:p w14:paraId="2892CA82" w14:textId="77777777" w:rsidR="009B77FD" w:rsidRPr="00BB782E" w:rsidRDefault="009B77FD" w:rsidP="00785A71">
            <w:pPr>
              <w:spacing w:after="200"/>
              <w:rPr>
                <w:b/>
                <w:bCs/>
              </w:rPr>
            </w:pPr>
            <w:r w:rsidRPr="00BB782E">
              <w:rPr>
                <w:b/>
                <w:bCs/>
              </w:rPr>
              <w:t>Version</w:t>
            </w:r>
          </w:p>
        </w:tc>
        <w:tc>
          <w:tcPr>
            <w:tcW w:w="1845" w:type="dxa"/>
          </w:tcPr>
          <w:p w14:paraId="226FA4DC" w14:textId="77777777" w:rsidR="009B77FD" w:rsidRPr="00BB782E" w:rsidRDefault="009B77FD" w:rsidP="00785A71">
            <w:pPr>
              <w:spacing w:after="200"/>
              <w:rPr>
                <w:b/>
                <w:bCs/>
              </w:rPr>
            </w:pPr>
            <w:r w:rsidRPr="00BB782E">
              <w:rPr>
                <w:b/>
                <w:bCs/>
              </w:rPr>
              <w:t>Date</w:t>
            </w:r>
          </w:p>
        </w:tc>
        <w:tc>
          <w:tcPr>
            <w:tcW w:w="6507" w:type="dxa"/>
          </w:tcPr>
          <w:p w14:paraId="30145846" w14:textId="15B282CE" w:rsidR="00BA53F0" w:rsidRPr="00BB782E" w:rsidRDefault="009B77FD" w:rsidP="00785A71">
            <w:pPr>
              <w:spacing w:after="200"/>
              <w:rPr>
                <w:b/>
                <w:bCs/>
              </w:rPr>
            </w:pPr>
            <w:r w:rsidRPr="00BB782E">
              <w:rPr>
                <w:b/>
                <w:bCs/>
              </w:rPr>
              <w:t>Remarks</w:t>
            </w:r>
          </w:p>
        </w:tc>
      </w:tr>
      <w:tr w:rsidR="00BA53F0" w:rsidRPr="009B77FD" w14:paraId="15FCA42D" w14:textId="77777777" w:rsidTr="00BB782E">
        <w:trPr>
          <w:cnfStyle w:val="000000100000" w:firstRow="0" w:lastRow="0" w:firstColumn="0" w:lastColumn="0" w:oddVBand="0" w:evenVBand="0" w:oddHBand="1" w:evenHBand="0" w:firstRowFirstColumn="0" w:firstRowLastColumn="0" w:lastRowFirstColumn="0" w:lastRowLastColumn="0"/>
        </w:trPr>
        <w:tc>
          <w:tcPr>
            <w:tcW w:w="1277" w:type="dxa"/>
            <w:vAlign w:val="top"/>
          </w:tcPr>
          <w:p w14:paraId="5FA4C845" w14:textId="29614F36" w:rsidR="00BA53F0" w:rsidRPr="00206434" w:rsidRDefault="00BA53F0" w:rsidP="00E51EF3">
            <w:pPr>
              <w:rPr>
                <w:rFonts w:asciiTheme="minorHAnsi" w:hAnsiTheme="minorHAnsi"/>
                <w:sz w:val="20"/>
              </w:rPr>
            </w:pPr>
            <w:r>
              <w:rPr>
                <w:rFonts w:asciiTheme="minorHAnsi" w:hAnsiTheme="minorHAnsi"/>
                <w:sz w:val="20"/>
              </w:rPr>
              <w:t>1.2</w:t>
            </w:r>
          </w:p>
        </w:tc>
        <w:tc>
          <w:tcPr>
            <w:tcW w:w="1845" w:type="dxa"/>
            <w:vAlign w:val="top"/>
          </w:tcPr>
          <w:p w14:paraId="4FA3DEF9" w14:textId="06A0D347" w:rsidR="00BA53F0" w:rsidRDefault="00BA53F0" w:rsidP="00E51EF3">
            <w:pPr>
              <w:rPr>
                <w:rFonts w:asciiTheme="minorHAnsi" w:hAnsiTheme="minorHAnsi"/>
                <w:sz w:val="20"/>
              </w:rPr>
            </w:pPr>
            <w:r>
              <w:rPr>
                <w:rFonts w:asciiTheme="minorHAnsi" w:hAnsiTheme="minorHAnsi"/>
                <w:sz w:val="20"/>
              </w:rPr>
              <w:t>01 May 2021</w:t>
            </w:r>
          </w:p>
        </w:tc>
        <w:tc>
          <w:tcPr>
            <w:tcW w:w="6507" w:type="dxa"/>
            <w:vAlign w:val="top"/>
          </w:tcPr>
          <w:p w14:paraId="5CADE37A" w14:textId="0602FD71" w:rsidR="00BA53F0" w:rsidRPr="0056373F" w:rsidRDefault="00BA53F0" w:rsidP="00E51EF3">
            <w:pPr>
              <w:spacing w:line="276" w:lineRule="auto"/>
              <w:rPr>
                <w:rFonts w:asciiTheme="minorHAnsi" w:hAnsiTheme="minorHAnsi"/>
                <w:color w:val="7C7C7C" w:themeColor="text1" w:themeTint="BF"/>
                <w:sz w:val="20"/>
                <w:szCs w:val="20"/>
              </w:rPr>
            </w:pPr>
            <w:r>
              <w:rPr>
                <w:rFonts w:asciiTheme="minorHAnsi" w:hAnsiTheme="minorHAnsi"/>
                <w:color w:val="7C7C7C" w:themeColor="text1" w:themeTint="BF"/>
                <w:sz w:val="20"/>
                <w:szCs w:val="20"/>
              </w:rPr>
              <w:t xml:space="preserve">Updated SDG 3 and SDG 3 Survey and Annual Reporting details. Improved Clarity is an ongoing issue due to limited access to professionals and limited time spent in the field due to Covid 19 and adjoined travel constraints. </w:t>
            </w:r>
          </w:p>
        </w:tc>
      </w:tr>
      <w:tr w:rsidR="00E51EF3" w:rsidRPr="009B77FD" w14:paraId="1089E019" w14:textId="77777777" w:rsidTr="00BB782E">
        <w:tc>
          <w:tcPr>
            <w:tcW w:w="1277" w:type="dxa"/>
            <w:vAlign w:val="top"/>
          </w:tcPr>
          <w:p w14:paraId="56F3F5A9" w14:textId="5BCC6650" w:rsidR="00E51EF3" w:rsidRPr="009B77FD" w:rsidRDefault="00E51EF3" w:rsidP="00E51EF3">
            <w:pPr>
              <w:spacing w:after="200"/>
            </w:pPr>
            <w:r w:rsidRPr="00206434">
              <w:rPr>
                <w:rFonts w:asciiTheme="minorHAnsi" w:hAnsiTheme="minorHAnsi"/>
                <w:sz w:val="20"/>
              </w:rPr>
              <w:t>1.1</w:t>
            </w:r>
          </w:p>
        </w:tc>
        <w:tc>
          <w:tcPr>
            <w:tcW w:w="1845" w:type="dxa"/>
            <w:vAlign w:val="top"/>
          </w:tcPr>
          <w:p w14:paraId="68242BE9" w14:textId="77777777" w:rsidR="00E51EF3" w:rsidRPr="009B77FD" w:rsidRDefault="0056373F" w:rsidP="00E51EF3">
            <w:pPr>
              <w:spacing w:after="200"/>
            </w:pPr>
            <w:r>
              <w:rPr>
                <w:rFonts w:asciiTheme="minorHAnsi" w:hAnsiTheme="minorHAnsi"/>
                <w:sz w:val="20"/>
              </w:rPr>
              <w:t xml:space="preserve">14 </w:t>
            </w:r>
            <w:r w:rsidR="00E51EF3" w:rsidRPr="00206434">
              <w:rPr>
                <w:rFonts w:asciiTheme="minorHAnsi" w:hAnsiTheme="minorHAnsi"/>
                <w:sz w:val="20"/>
              </w:rPr>
              <w:t>October 2020</w:t>
            </w:r>
          </w:p>
        </w:tc>
        <w:tc>
          <w:tcPr>
            <w:tcW w:w="6507" w:type="dxa"/>
            <w:vAlign w:val="top"/>
          </w:tcPr>
          <w:p w14:paraId="4EB5697A" w14:textId="77777777" w:rsidR="00E51EF3" w:rsidRPr="0056373F" w:rsidRDefault="00E51EF3" w:rsidP="00E51EF3">
            <w:pPr>
              <w:spacing w:line="276" w:lineRule="auto"/>
              <w:rPr>
                <w:rFonts w:asciiTheme="minorHAnsi" w:hAnsiTheme="minorHAnsi"/>
                <w:color w:val="7C7C7C" w:themeColor="text1" w:themeTint="BF"/>
                <w:sz w:val="20"/>
                <w:szCs w:val="20"/>
              </w:rPr>
            </w:pPr>
            <w:r w:rsidRPr="0056373F">
              <w:rPr>
                <w:rFonts w:asciiTheme="minorHAnsi" w:hAnsiTheme="minorHAnsi"/>
                <w:color w:val="7C7C7C" w:themeColor="text1" w:themeTint="BF"/>
                <w:sz w:val="20"/>
                <w:szCs w:val="20"/>
              </w:rPr>
              <w:t>Hyperlinked section summary to enable quick access to key sections</w:t>
            </w:r>
          </w:p>
          <w:p w14:paraId="209C5360" w14:textId="77777777" w:rsidR="00E51EF3" w:rsidRPr="0056373F" w:rsidRDefault="00E51EF3" w:rsidP="00E51EF3">
            <w:pPr>
              <w:spacing w:line="276" w:lineRule="auto"/>
              <w:rPr>
                <w:rFonts w:asciiTheme="minorHAnsi" w:hAnsiTheme="minorHAnsi"/>
                <w:color w:val="7C7C7C" w:themeColor="text1" w:themeTint="BF"/>
                <w:sz w:val="20"/>
                <w:szCs w:val="20"/>
              </w:rPr>
            </w:pPr>
            <w:r w:rsidRPr="0056373F">
              <w:rPr>
                <w:rFonts w:asciiTheme="minorHAnsi" w:hAnsiTheme="minorHAnsi"/>
                <w:color w:val="7C7C7C" w:themeColor="text1" w:themeTint="BF"/>
                <w:sz w:val="20"/>
                <w:szCs w:val="20"/>
              </w:rPr>
              <w:t>Improved clarity on Key Project Information</w:t>
            </w:r>
          </w:p>
          <w:p w14:paraId="28374C7D" w14:textId="77777777" w:rsidR="00E51EF3" w:rsidRPr="0056373F" w:rsidRDefault="00E51EF3" w:rsidP="00E51EF3">
            <w:pPr>
              <w:spacing w:line="276" w:lineRule="auto"/>
              <w:rPr>
                <w:rFonts w:asciiTheme="minorHAnsi" w:hAnsiTheme="minorHAnsi"/>
                <w:color w:val="7C7C7C" w:themeColor="text1" w:themeTint="BF"/>
                <w:sz w:val="20"/>
                <w:szCs w:val="20"/>
              </w:rPr>
            </w:pPr>
            <w:r w:rsidRPr="0056373F">
              <w:rPr>
                <w:rFonts w:asciiTheme="minorHAnsi" w:hAnsiTheme="minorHAnsi"/>
                <w:color w:val="7C7C7C" w:themeColor="text1" w:themeTint="BF"/>
                <w:sz w:val="20"/>
                <w:szCs w:val="20"/>
              </w:rPr>
              <w:t>Section for POA monitoring</w:t>
            </w:r>
          </w:p>
          <w:p w14:paraId="6C7E1D3E" w14:textId="77777777" w:rsidR="00E51EF3" w:rsidRPr="0056373F" w:rsidRDefault="00E51EF3" w:rsidP="00E51EF3">
            <w:pPr>
              <w:spacing w:line="276" w:lineRule="auto"/>
              <w:rPr>
                <w:rFonts w:asciiTheme="minorHAnsi" w:hAnsiTheme="minorHAnsi"/>
                <w:color w:val="7C7C7C" w:themeColor="text1" w:themeTint="BF"/>
                <w:sz w:val="20"/>
                <w:szCs w:val="20"/>
              </w:rPr>
            </w:pPr>
            <w:r w:rsidRPr="0056373F">
              <w:rPr>
                <w:rFonts w:asciiTheme="minorHAnsi" w:hAnsiTheme="minorHAnsi"/>
                <w:color w:val="7C7C7C" w:themeColor="text1" w:themeTint="BF"/>
                <w:sz w:val="20"/>
                <w:szCs w:val="20"/>
              </w:rPr>
              <w:t>Forward action request section</w:t>
            </w:r>
          </w:p>
          <w:p w14:paraId="3D34B874" w14:textId="77777777" w:rsidR="00E51EF3" w:rsidRPr="0056373F" w:rsidRDefault="00E51EF3" w:rsidP="00E51EF3">
            <w:pPr>
              <w:spacing w:line="276" w:lineRule="auto"/>
              <w:rPr>
                <w:rFonts w:asciiTheme="minorHAnsi" w:hAnsiTheme="minorHAnsi"/>
                <w:color w:val="7C7C7C" w:themeColor="text1" w:themeTint="BF"/>
                <w:sz w:val="20"/>
                <w:szCs w:val="20"/>
              </w:rPr>
            </w:pPr>
            <w:r w:rsidRPr="0056373F">
              <w:rPr>
                <w:rFonts w:asciiTheme="minorHAnsi" w:hAnsiTheme="minorHAnsi"/>
                <w:color w:val="7C7C7C" w:themeColor="text1" w:themeTint="BF"/>
                <w:sz w:val="20"/>
                <w:szCs w:val="20"/>
              </w:rPr>
              <w:t>Improved Clarity on SDG contribution/SDG Impact term used throughout</w:t>
            </w:r>
          </w:p>
          <w:p w14:paraId="2A950765" w14:textId="77777777" w:rsidR="00E51EF3" w:rsidRPr="0056373F" w:rsidRDefault="00E51EF3" w:rsidP="00E51EF3">
            <w:pPr>
              <w:spacing w:line="276" w:lineRule="auto"/>
              <w:rPr>
                <w:rFonts w:asciiTheme="minorHAnsi" w:hAnsiTheme="minorHAnsi"/>
                <w:color w:val="7C7C7C" w:themeColor="text1" w:themeTint="BF"/>
                <w:sz w:val="20"/>
                <w:szCs w:val="20"/>
              </w:rPr>
            </w:pPr>
            <w:r w:rsidRPr="0056373F">
              <w:rPr>
                <w:rFonts w:asciiTheme="minorHAnsi" w:hAnsiTheme="minorHAnsi"/>
                <w:color w:val="7C7C7C" w:themeColor="text1" w:themeTint="BF"/>
                <w:sz w:val="20"/>
                <w:szCs w:val="20"/>
              </w:rPr>
              <w:t>Clarity on safeguard reporting</w:t>
            </w:r>
          </w:p>
          <w:p w14:paraId="32496B95" w14:textId="77777777" w:rsidR="00E51EF3" w:rsidRPr="0056373F" w:rsidRDefault="00E51EF3" w:rsidP="00E51EF3">
            <w:pPr>
              <w:spacing w:line="276" w:lineRule="auto"/>
              <w:rPr>
                <w:rFonts w:asciiTheme="minorHAnsi" w:hAnsiTheme="minorHAnsi"/>
                <w:color w:val="7C7C7C" w:themeColor="text1" w:themeTint="BF"/>
                <w:sz w:val="20"/>
                <w:szCs w:val="20"/>
              </w:rPr>
            </w:pPr>
            <w:r w:rsidRPr="0056373F">
              <w:rPr>
                <w:rFonts w:asciiTheme="minorHAnsi" w:hAnsiTheme="minorHAnsi"/>
                <w:color w:val="7C7C7C" w:themeColor="text1" w:themeTint="BF"/>
                <w:sz w:val="20"/>
                <w:szCs w:val="20"/>
              </w:rPr>
              <w:t>Clarity on design changes</w:t>
            </w:r>
          </w:p>
          <w:p w14:paraId="45B10E51" w14:textId="77777777" w:rsidR="00E51EF3" w:rsidRPr="0056373F" w:rsidRDefault="00E51EF3" w:rsidP="00E51EF3">
            <w:pPr>
              <w:spacing w:line="276" w:lineRule="auto"/>
              <w:rPr>
                <w:rFonts w:asciiTheme="minorHAnsi" w:hAnsiTheme="minorHAnsi"/>
                <w:color w:val="7C7C7C" w:themeColor="text1" w:themeTint="BF"/>
                <w:sz w:val="20"/>
                <w:szCs w:val="20"/>
              </w:rPr>
            </w:pPr>
            <w:r w:rsidRPr="0056373F">
              <w:rPr>
                <w:rFonts w:asciiTheme="minorHAnsi" w:hAnsiTheme="minorHAnsi"/>
                <w:color w:val="7C7C7C" w:themeColor="text1" w:themeTint="BF"/>
                <w:sz w:val="20"/>
                <w:szCs w:val="20"/>
              </w:rPr>
              <w:t>Leakage section added for VER/CER projects</w:t>
            </w:r>
          </w:p>
          <w:p w14:paraId="347F1570" w14:textId="77777777" w:rsidR="00E51EF3" w:rsidRPr="0056373F" w:rsidRDefault="00E51EF3" w:rsidP="00E51EF3">
            <w:pPr>
              <w:spacing w:line="276" w:lineRule="auto"/>
              <w:rPr>
                <w:rFonts w:asciiTheme="minorHAnsi" w:hAnsiTheme="minorHAnsi"/>
                <w:color w:val="7C7C7C" w:themeColor="text1" w:themeTint="BF"/>
                <w:sz w:val="20"/>
                <w:szCs w:val="20"/>
              </w:rPr>
            </w:pPr>
            <w:r w:rsidRPr="0056373F">
              <w:rPr>
                <w:rFonts w:asciiTheme="minorHAnsi" w:hAnsiTheme="minorHAnsi"/>
                <w:color w:val="7C7C7C" w:themeColor="text1" w:themeTint="BF"/>
                <w:sz w:val="20"/>
                <w:szCs w:val="20"/>
              </w:rPr>
              <w:t>Addition of Comparison of monitored parameters with last monitoring period</w:t>
            </w:r>
          </w:p>
          <w:p w14:paraId="0A6645A1" w14:textId="77777777" w:rsidR="00E51EF3" w:rsidRPr="00E51EF3" w:rsidRDefault="00C639C4" w:rsidP="00E51EF3">
            <w:pPr>
              <w:pStyle w:val="TablesCellsBody"/>
              <w:spacing w:line="276" w:lineRule="auto"/>
              <w:rPr>
                <w:rFonts w:asciiTheme="minorHAnsi" w:hAnsiTheme="minorHAnsi"/>
              </w:rPr>
            </w:pPr>
            <w:r w:rsidRPr="0056373F">
              <w:rPr>
                <w:rFonts w:asciiTheme="minorHAnsi" w:hAnsiTheme="minorHAnsi"/>
              </w:rPr>
              <w:t xml:space="preserve">Provision of an </w:t>
            </w:r>
            <w:hyperlink r:id="rId52" w:history="1">
              <w:r w:rsidRPr="0056373F">
                <w:rPr>
                  <w:rStyle w:val="Hyperlink"/>
                  <w:sz w:val="20"/>
                </w:rPr>
                <w:t>accompanying Guide</w:t>
              </w:r>
            </w:hyperlink>
            <w:r w:rsidRPr="0056373F">
              <w:rPr>
                <w:rFonts w:asciiTheme="minorHAnsi" w:hAnsiTheme="minorHAnsi"/>
              </w:rPr>
              <w:t xml:space="preserve"> to help the user understand detailed rules and requirements</w:t>
            </w:r>
          </w:p>
        </w:tc>
      </w:tr>
      <w:tr w:rsidR="00E51EF3" w:rsidRPr="009B77FD" w14:paraId="2F90EE5E" w14:textId="77777777" w:rsidTr="00BB782E">
        <w:trPr>
          <w:cnfStyle w:val="000000100000" w:firstRow="0" w:lastRow="0" w:firstColumn="0" w:lastColumn="0" w:oddVBand="0" w:evenVBand="0" w:oddHBand="1" w:evenHBand="0" w:firstRowFirstColumn="0" w:firstRowLastColumn="0" w:lastRowFirstColumn="0" w:lastRowLastColumn="0"/>
        </w:trPr>
        <w:tc>
          <w:tcPr>
            <w:tcW w:w="1277" w:type="dxa"/>
            <w:vAlign w:val="top"/>
          </w:tcPr>
          <w:p w14:paraId="1466D1D0" w14:textId="77777777" w:rsidR="00E51EF3" w:rsidRPr="009B77FD" w:rsidRDefault="00E51EF3" w:rsidP="00E51EF3">
            <w:pPr>
              <w:spacing w:after="200"/>
            </w:pPr>
            <w:r w:rsidRPr="00206434">
              <w:rPr>
                <w:rFonts w:asciiTheme="minorHAnsi" w:hAnsiTheme="minorHAnsi"/>
                <w:sz w:val="20"/>
              </w:rPr>
              <w:t>1</w:t>
            </w:r>
            <w:r>
              <w:rPr>
                <w:rFonts w:asciiTheme="minorHAnsi" w:hAnsiTheme="minorHAnsi"/>
                <w:sz w:val="20"/>
              </w:rPr>
              <w:t>.0</w:t>
            </w:r>
          </w:p>
        </w:tc>
        <w:tc>
          <w:tcPr>
            <w:tcW w:w="1845" w:type="dxa"/>
            <w:vAlign w:val="top"/>
          </w:tcPr>
          <w:p w14:paraId="478BCAEA" w14:textId="77777777" w:rsidR="00E51EF3" w:rsidRPr="009B77FD" w:rsidRDefault="00E51EF3" w:rsidP="00E51EF3">
            <w:pPr>
              <w:spacing w:after="200"/>
            </w:pPr>
            <w:r w:rsidRPr="00206434">
              <w:rPr>
                <w:rFonts w:asciiTheme="minorHAnsi" w:hAnsiTheme="minorHAnsi"/>
                <w:sz w:val="20"/>
              </w:rPr>
              <w:t>1</w:t>
            </w:r>
            <w:r>
              <w:rPr>
                <w:rFonts w:asciiTheme="minorHAnsi" w:hAnsiTheme="minorHAnsi"/>
                <w:sz w:val="20"/>
              </w:rPr>
              <w:t>0</w:t>
            </w:r>
            <w:r w:rsidRPr="00206434">
              <w:rPr>
                <w:rFonts w:asciiTheme="minorHAnsi" w:hAnsiTheme="minorHAnsi"/>
                <w:sz w:val="20"/>
              </w:rPr>
              <w:t xml:space="preserve"> July 2017</w:t>
            </w:r>
          </w:p>
        </w:tc>
        <w:tc>
          <w:tcPr>
            <w:tcW w:w="6507" w:type="dxa"/>
            <w:vAlign w:val="top"/>
          </w:tcPr>
          <w:p w14:paraId="58F44F3E" w14:textId="77777777" w:rsidR="00E51EF3" w:rsidRPr="009B77FD" w:rsidRDefault="00E51EF3" w:rsidP="00E51EF3">
            <w:pPr>
              <w:pStyle w:val="TablesCellsBody"/>
            </w:pPr>
            <w:r w:rsidRPr="00206434">
              <w:rPr>
                <w:rFonts w:asciiTheme="minorHAnsi" w:hAnsiTheme="minorHAnsi"/>
              </w:rPr>
              <w:t>Initial adoption</w:t>
            </w:r>
          </w:p>
        </w:tc>
      </w:tr>
    </w:tbl>
    <w:p w14:paraId="661554C1" w14:textId="77777777" w:rsidR="00D5258A" w:rsidRDefault="00D5258A">
      <w:pPr>
        <w:spacing w:line="276" w:lineRule="auto"/>
        <w:contextualSpacing w:val="0"/>
        <w:rPr>
          <w:lang w:val="en-GB"/>
        </w:rPr>
      </w:pPr>
      <w:r>
        <w:rPr>
          <w:lang w:val="en-GB"/>
        </w:rPr>
        <w:br w:type="page"/>
      </w:r>
    </w:p>
    <w:p w14:paraId="5B614A53" w14:textId="77777777" w:rsidR="00D5258A" w:rsidRDefault="00D5258A" w:rsidP="001B1385">
      <w:pPr>
        <w:pStyle w:val="SDMAppTitle"/>
        <w:spacing w:before="240" w:after="360"/>
      </w:pPr>
      <w:bookmarkStart w:id="46" w:name="_Ref418094241"/>
      <w:r w:rsidRPr="00575488">
        <w:lastRenderedPageBreak/>
        <w:t>Contact information of project participants and responsible persons/entities</w:t>
      </w:r>
      <w:bookmarkEnd w:id="4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1E0" w:firstRow="1" w:lastRow="1" w:firstColumn="1" w:lastColumn="1" w:noHBand="0" w:noVBand="0"/>
      </w:tblPr>
      <w:tblGrid>
        <w:gridCol w:w="2494"/>
        <w:gridCol w:w="7135"/>
      </w:tblGrid>
      <w:tr w:rsidR="00CF0777" w:rsidRPr="00CF0777" w14:paraId="1573DE62" w14:textId="77777777" w:rsidTr="00035200">
        <w:trPr>
          <w:cantSplit/>
          <w:jc w:val="center"/>
        </w:trPr>
        <w:tc>
          <w:tcPr>
            <w:tcW w:w="1295" w:type="pct"/>
            <w:shd w:val="clear" w:color="auto" w:fill="auto"/>
          </w:tcPr>
          <w:p w14:paraId="3E6D46AB"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Organization name</w:t>
            </w:r>
          </w:p>
        </w:tc>
        <w:tc>
          <w:tcPr>
            <w:tcW w:w="3705" w:type="pct"/>
            <w:shd w:val="clear" w:color="auto" w:fill="auto"/>
          </w:tcPr>
          <w:p w14:paraId="013CD2E9"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 xml:space="preserve">Yayasan </w:t>
            </w:r>
            <w:proofErr w:type="spellStart"/>
            <w:r w:rsidRPr="00CF0777">
              <w:rPr>
                <w:rFonts w:ascii="Avenir Book" w:eastAsia="Times New Roman" w:hAnsi="Avenir Book" w:cs="Times New Roman"/>
                <w:color w:val="auto"/>
                <w:sz w:val="20"/>
                <w:szCs w:val="20"/>
                <w:lang w:val="en-GB" w:eastAsia="de-DE"/>
                <w14:cntxtAlts w14:val="0"/>
              </w:rPr>
              <w:t>Pemilahan</w:t>
            </w:r>
            <w:proofErr w:type="spellEnd"/>
            <w:r w:rsidRPr="00CF0777">
              <w:rPr>
                <w:rFonts w:ascii="Avenir Book" w:eastAsia="Times New Roman" w:hAnsi="Avenir Book" w:cs="Times New Roman"/>
                <w:color w:val="auto"/>
                <w:sz w:val="20"/>
                <w:szCs w:val="20"/>
                <w:lang w:val="en-GB" w:eastAsia="de-DE"/>
                <w14:cntxtAlts w14:val="0"/>
              </w:rPr>
              <w:t xml:space="preserve"> </w:t>
            </w:r>
            <w:proofErr w:type="spellStart"/>
            <w:r w:rsidRPr="00CF0777">
              <w:rPr>
                <w:rFonts w:ascii="Avenir Book" w:eastAsia="Times New Roman" w:hAnsi="Avenir Book" w:cs="Times New Roman"/>
                <w:color w:val="auto"/>
                <w:sz w:val="20"/>
                <w:szCs w:val="20"/>
                <w:lang w:val="en-GB" w:eastAsia="de-DE"/>
                <w14:cntxtAlts w14:val="0"/>
              </w:rPr>
              <w:t>Sampah</w:t>
            </w:r>
            <w:proofErr w:type="spellEnd"/>
            <w:r w:rsidRPr="00CF0777">
              <w:rPr>
                <w:rFonts w:ascii="Avenir Book" w:eastAsia="Times New Roman" w:hAnsi="Avenir Book" w:cs="Times New Roman"/>
                <w:color w:val="auto"/>
                <w:sz w:val="20"/>
                <w:szCs w:val="20"/>
                <w:lang w:val="en-GB" w:eastAsia="de-DE"/>
                <w14:cntxtAlts w14:val="0"/>
              </w:rPr>
              <w:t xml:space="preserve"> </w:t>
            </w:r>
            <w:proofErr w:type="spellStart"/>
            <w:r w:rsidRPr="00CF0777">
              <w:rPr>
                <w:rFonts w:ascii="Avenir Book" w:eastAsia="Times New Roman" w:hAnsi="Avenir Book" w:cs="Times New Roman"/>
                <w:color w:val="auto"/>
                <w:sz w:val="20"/>
                <w:szCs w:val="20"/>
                <w:lang w:val="en-GB" w:eastAsia="de-DE"/>
                <w14:cntxtAlts w14:val="0"/>
              </w:rPr>
              <w:t>Temesi</w:t>
            </w:r>
            <w:proofErr w:type="spellEnd"/>
          </w:p>
        </w:tc>
      </w:tr>
      <w:tr w:rsidR="00CF0777" w:rsidRPr="00CF0777" w14:paraId="694E7DFE" w14:textId="77777777" w:rsidTr="00035200">
        <w:trPr>
          <w:cantSplit/>
          <w:jc w:val="center"/>
        </w:trPr>
        <w:tc>
          <w:tcPr>
            <w:tcW w:w="1295" w:type="pct"/>
            <w:shd w:val="clear" w:color="auto" w:fill="auto"/>
          </w:tcPr>
          <w:p w14:paraId="19270FC0"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Registration number with relevant authority</w:t>
            </w:r>
          </w:p>
        </w:tc>
        <w:tc>
          <w:tcPr>
            <w:tcW w:w="3705" w:type="pct"/>
            <w:shd w:val="clear" w:color="auto" w:fill="auto"/>
          </w:tcPr>
          <w:p w14:paraId="0A93F5EF"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p>
        </w:tc>
      </w:tr>
      <w:tr w:rsidR="00CF0777" w:rsidRPr="00CF0777" w14:paraId="35C1E246" w14:textId="77777777" w:rsidTr="00035200">
        <w:trPr>
          <w:cantSplit/>
          <w:jc w:val="center"/>
        </w:trPr>
        <w:tc>
          <w:tcPr>
            <w:tcW w:w="1295" w:type="pct"/>
            <w:shd w:val="clear" w:color="auto" w:fill="auto"/>
          </w:tcPr>
          <w:p w14:paraId="03446942"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Street/P.O. Box</w:t>
            </w:r>
          </w:p>
        </w:tc>
        <w:tc>
          <w:tcPr>
            <w:tcW w:w="3705" w:type="pct"/>
            <w:shd w:val="clear" w:color="auto" w:fill="auto"/>
          </w:tcPr>
          <w:p w14:paraId="7286BB07"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 xml:space="preserve">Jl. Raya </w:t>
            </w:r>
            <w:proofErr w:type="spellStart"/>
            <w:r w:rsidRPr="00CF0777">
              <w:rPr>
                <w:rFonts w:ascii="Avenir Book" w:eastAsia="Times New Roman" w:hAnsi="Avenir Book" w:cs="Times New Roman"/>
                <w:color w:val="auto"/>
                <w:sz w:val="20"/>
                <w:szCs w:val="20"/>
                <w:lang w:val="en-GB" w:eastAsia="de-DE"/>
                <w14:cntxtAlts w14:val="0"/>
              </w:rPr>
              <w:t>Temesi</w:t>
            </w:r>
            <w:proofErr w:type="spellEnd"/>
            <w:r w:rsidRPr="00CF0777">
              <w:rPr>
                <w:rFonts w:ascii="Avenir Book" w:eastAsia="Times New Roman" w:hAnsi="Avenir Book" w:cs="Times New Roman"/>
                <w:color w:val="auto"/>
                <w:sz w:val="20"/>
                <w:szCs w:val="20"/>
                <w:lang w:val="en-GB" w:eastAsia="de-DE"/>
                <w14:cntxtAlts w14:val="0"/>
              </w:rPr>
              <w:t xml:space="preserve"> Selatan</w:t>
            </w:r>
          </w:p>
        </w:tc>
      </w:tr>
      <w:tr w:rsidR="00CF0777" w:rsidRPr="00CF0777" w14:paraId="3F27D5D3" w14:textId="77777777" w:rsidTr="00035200">
        <w:trPr>
          <w:cantSplit/>
          <w:jc w:val="center"/>
        </w:trPr>
        <w:tc>
          <w:tcPr>
            <w:tcW w:w="1295" w:type="pct"/>
            <w:shd w:val="clear" w:color="auto" w:fill="auto"/>
          </w:tcPr>
          <w:p w14:paraId="6A126308"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Building</w:t>
            </w:r>
          </w:p>
        </w:tc>
        <w:tc>
          <w:tcPr>
            <w:tcW w:w="3705" w:type="pct"/>
            <w:shd w:val="clear" w:color="auto" w:fill="auto"/>
          </w:tcPr>
          <w:p w14:paraId="5E6E0E4F"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TPA</w:t>
            </w:r>
          </w:p>
        </w:tc>
      </w:tr>
      <w:tr w:rsidR="00CF0777" w:rsidRPr="00CF0777" w14:paraId="619DD5BC" w14:textId="77777777" w:rsidTr="00035200">
        <w:trPr>
          <w:cantSplit/>
          <w:jc w:val="center"/>
        </w:trPr>
        <w:tc>
          <w:tcPr>
            <w:tcW w:w="1295" w:type="pct"/>
            <w:shd w:val="clear" w:color="auto" w:fill="auto"/>
          </w:tcPr>
          <w:p w14:paraId="7642D36B"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City</w:t>
            </w:r>
          </w:p>
        </w:tc>
        <w:tc>
          <w:tcPr>
            <w:tcW w:w="3705" w:type="pct"/>
            <w:shd w:val="clear" w:color="auto" w:fill="auto"/>
          </w:tcPr>
          <w:p w14:paraId="7CB5B2EB"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proofErr w:type="spellStart"/>
            <w:r w:rsidRPr="00CF0777">
              <w:rPr>
                <w:rFonts w:ascii="Avenir Book" w:eastAsia="Times New Roman" w:hAnsi="Avenir Book" w:cs="Times New Roman"/>
                <w:color w:val="auto"/>
                <w:sz w:val="20"/>
                <w:szCs w:val="20"/>
                <w:lang w:val="en-GB" w:eastAsia="de-DE"/>
                <w14:cntxtAlts w14:val="0"/>
              </w:rPr>
              <w:t>Temesi</w:t>
            </w:r>
            <w:proofErr w:type="spellEnd"/>
            <w:r w:rsidRPr="00CF0777">
              <w:rPr>
                <w:rFonts w:ascii="Avenir Book" w:eastAsia="Times New Roman" w:hAnsi="Avenir Book" w:cs="Times New Roman"/>
                <w:color w:val="auto"/>
                <w:sz w:val="20"/>
                <w:szCs w:val="20"/>
                <w:lang w:val="en-GB" w:eastAsia="de-DE"/>
                <w14:cntxtAlts w14:val="0"/>
              </w:rPr>
              <w:t xml:space="preserve">, </w:t>
            </w:r>
            <w:proofErr w:type="spellStart"/>
            <w:r w:rsidRPr="00CF0777">
              <w:rPr>
                <w:rFonts w:ascii="Avenir Book" w:eastAsia="Times New Roman" w:hAnsi="Avenir Book" w:cs="Times New Roman"/>
                <w:color w:val="auto"/>
                <w:sz w:val="20"/>
                <w:szCs w:val="20"/>
                <w:lang w:val="en-GB" w:eastAsia="de-DE"/>
                <w14:cntxtAlts w14:val="0"/>
              </w:rPr>
              <w:t>Gianyar</w:t>
            </w:r>
            <w:proofErr w:type="spellEnd"/>
          </w:p>
        </w:tc>
      </w:tr>
      <w:tr w:rsidR="00CF0777" w:rsidRPr="00CF0777" w14:paraId="4BD36553" w14:textId="77777777" w:rsidTr="00035200">
        <w:trPr>
          <w:cantSplit/>
          <w:jc w:val="center"/>
        </w:trPr>
        <w:tc>
          <w:tcPr>
            <w:tcW w:w="1295" w:type="pct"/>
            <w:shd w:val="clear" w:color="auto" w:fill="auto"/>
          </w:tcPr>
          <w:p w14:paraId="7F1D6A94"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State/Region</w:t>
            </w:r>
          </w:p>
        </w:tc>
        <w:tc>
          <w:tcPr>
            <w:tcW w:w="3705" w:type="pct"/>
            <w:shd w:val="clear" w:color="auto" w:fill="auto"/>
          </w:tcPr>
          <w:p w14:paraId="268EB571"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Bali</w:t>
            </w:r>
          </w:p>
        </w:tc>
      </w:tr>
      <w:tr w:rsidR="00CF0777" w:rsidRPr="00CF0777" w14:paraId="227C2A1B" w14:textId="77777777" w:rsidTr="00035200">
        <w:trPr>
          <w:cantSplit/>
          <w:jc w:val="center"/>
        </w:trPr>
        <w:tc>
          <w:tcPr>
            <w:tcW w:w="1295" w:type="pct"/>
            <w:shd w:val="clear" w:color="auto" w:fill="auto"/>
          </w:tcPr>
          <w:p w14:paraId="07E3009D"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Postcode</w:t>
            </w:r>
          </w:p>
        </w:tc>
        <w:tc>
          <w:tcPr>
            <w:tcW w:w="3705" w:type="pct"/>
            <w:shd w:val="clear" w:color="auto" w:fill="auto"/>
          </w:tcPr>
          <w:p w14:paraId="2A9B4A3F"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80551</w:t>
            </w:r>
          </w:p>
        </w:tc>
      </w:tr>
      <w:tr w:rsidR="00CF0777" w:rsidRPr="00CF0777" w14:paraId="276A7423" w14:textId="77777777" w:rsidTr="00035200">
        <w:trPr>
          <w:cantSplit/>
          <w:jc w:val="center"/>
        </w:trPr>
        <w:tc>
          <w:tcPr>
            <w:tcW w:w="1295" w:type="pct"/>
            <w:shd w:val="clear" w:color="auto" w:fill="auto"/>
          </w:tcPr>
          <w:p w14:paraId="106811C6"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Country</w:t>
            </w:r>
          </w:p>
        </w:tc>
        <w:tc>
          <w:tcPr>
            <w:tcW w:w="3705" w:type="pct"/>
            <w:shd w:val="clear" w:color="auto" w:fill="auto"/>
          </w:tcPr>
          <w:p w14:paraId="037E82BE"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Indonesia</w:t>
            </w:r>
          </w:p>
        </w:tc>
      </w:tr>
      <w:tr w:rsidR="00CF0777" w:rsidRPr="00CF0777" w14:paraId="0F164102" w14:textId="77777777" w:rsidTr="00035200">
        <w:trPr>
          <w:cantSplit/>
          <w:jc w:val="center"/>
        </w:trPr>
        <w:tc>
          <w:tcPr>
            <w:tcW w:w="1295" w:type="pct"/>
            <w:shd w:val="clear" w:color="auto" w:fill="auto"/>
          </w:tcPr>
          <w:p w14:paraId="39F636A3"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Telephone</w:t>
            </w:r>
          </w:p>
        </w:tc>
        <w:tc>
          <w:tcPr>
            <w:tcW w:w="3705" w:type="pct"/>
            <w:shd w:val="clear" w:color="auto" w:fill="auto"/>
          </w:tcPr>
          <w:p w14:paraId="359ACF7A"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Arial"/>
                <w:color w:val="auto"/>
                <w:sz w:val="20"/>
                <w:szCs w:val="20"/>
                <w:lang w:val="en-GB" w:eastAsia="de-DE"/>
                <w14:cntxtAlts w14:val="0"/>
              </w:rPr>
              <w:t xml:space="preserve">+62 </w:t>
            </w:r>
            <w:r w:rsidRPr="00CF0777">
              <w:rPr>
                <w:rFonts w:ascii="Arial" w:eastAsia="Times New Roman" w:hAnsi="Arial" w:cs="Arial"/>
                <w:color w:val="333333"/>
                <w:sz w:val="20"/>
                <w:szCs w:val="20"/>
                <w:lang w:val="en-GB" w:eastAsia="de-DE"/>
                <w14:cntxtAlts w14:val="0"/>
              </w:rPr>
              <w:t>82144586510</w:t>
            </w:r>
          </w:p>
        </w:tc>
      </w:tr>
      <w:tr w:rsidR="00CF0777" w:rsidRPr="00CF0777" w14:paraId="39BFA6DC" w14:textId="77777777" w:rsidTr="00035200">
        <w:trPr>
          <w:cantSplit/>
          <w:jc w:val="center"/>
        </w:trPr>
        <w:tc>
          <w:tcPr>
            <w:tcW w:w="1295" w:type="pct"/>
            <w:shd w:val="clear" w:color="auto" w:fill="auto"/>
          </w:tcPr>
          <w:p w14:paraId="63C89A5A"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Fax</w:t>
            </w:r>
          </w:p>
        </w:tc>
        <w:tc>
          <w:tcPr>
            <w:tcW w:w="3705" w:type="pct"/>
            <w:shd w:val="clear" w:color="auto" w:fill="auto"/>
          </w:tcPr>
          <w:p w14:paraId="21D66A7B"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None</w:t>
            </w:r>
          </w:p>
        </w:tc>
      </w:tr>
      <w:tr w:rsidR="00CF0777" w:rsidRPr="00CF0777" w14:paraId="5FB1BFB3" w14:textId="77777777" w:rsidTr="00035200">
        <w:trPr>
          <w:cantSplit/>
          <w:jc w:val="center"/>
        </w:trPr>
        <w:tc>
          <w:tcPr>
            <w:tcW w:w="1295" w:type="pct"/>
            <w:shd w:val="clear" w:color="auto" w:fill="auto"/>
          </w:tcPr>
          <w:p w14:paraId="087105EA"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E-mail</w:t>
            </w:r>
          </w:p>
        </w:tc>
        <w:tc>
          <w:tcPr>
            <w:tcW w:w="3705" w:type="pct"/>
            <w:shd w:val="clear" w:color="auto" w:fill="auto"/>
          </w:tcPr>
          <w:p w14:paraId="72FC9A20" w14:textId="77777777" w:rsidR="00CF0777" w:rsidRPr="00CF0777" w:rsidRDefault="009556BB"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hyperlink r:id="rId53" w:history="1">
              <w:r w:rsidR="00CF0777" w:rsidRPr="00CF0777">
                <w:rPr>
                  <w:rFonts w:ascii="Arial" w:eastAsia="Times New Roman" w:hAnsi="Arial" w:cs="Arial"/>
                  <w:color w:val="0000FF"/>
                  <w:sz w:val="20"/>
                  <w:szCs w:val="20"/>
                  <w:u w:val="single"/>
                  <w:lang w:eastAsia="de-DE"/>
                  <w14:cntxtAlts w14:val="0"/>
                </w:rPr>
                <w:t>temesi.compost@gmail.com</w:t>
              </w:r>
            </w:hyperlink>
          </w:p>
        </w:tc>
      </w:tr>
      <w:tr w:rsidR="00CF0777" w:rsidRPr="00CF0777" w14:paraId="492365CF" w14:textId="77777777" w:rsidTr="00035200">
        <w:trPr>
          <w:cantSplit/>
          <w:jc w:val="center"/>
        </w:trPr>
        <w:tc>
          <w:tcPr>
            <w:tcW w:w="1295" w:type="pct"/>
            <w:shd w:val="clear" w:color="auto" w:fill="auto"/>
          </w:tcPr>
          <w:p w14:paraId="41141C74"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Website</w:t>
            </w:r>
          </w:p>
        </w:tc>
        <w:tc>
          <w:tcPr>
            <w:tcW w:w="3705" w:type="pct"/>
            <w:shd w:val="clear" w:color="auto" w:fill="auto"/>
          </w:tcPr>
          <w:p w14:paraId="3B947398"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Arial"/>
                <w:color w:val="auto"/>
                <w:sz w:val="20"/>
                <w:szCs w:val="20"/>
                <w:lang w:eastAsia="de-DE"/>
                <w14:cntxtAlts w14:val="0"/>
              </w:rPr>
              <w:t>www.temesirecycling.com</w:t>
            </w:r>
          </w:p>
        </w:tc>
      </w:tr>
      <w:tr w:rsidR="00CF0777" w:rsidRPr="00CF0777" w14:paraId="029595E4" w14:textId="77777777" w:rsidTr="00035200">
        <w:trPr>
          <w:cantSplit/>
          <w:jc w:val="center"/>
        </w:trPr>
        <w:tc>
          <w:tcPr>
            <w:tcW w:w="1295" w:type="pct"/>
            <w:shd w:val="clear" w:color="auto" w:fill="auto"/>
          </w:tcPr>
          <w:p w14:paraId="6E059D00"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Contact person</w:t>
            </w:r>
          </w:p>
        </w:tc>
        <w:tc>
          <w:tcPr>
            <w:tcW w:w="3705" w:type="pct"/>
            <w:shd w:val="clear" w:color="auto" w:fill="auto"/>
          </w:tcPr>
          <w:p w14:paraId="6864EAEE"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Arial"/>
                <w:color w:val="auto"/>
                <w:sz w:val="20"/>
                <w:szCs w:val="20"/>
                <w:lang w:val="en-GB" w:eastAsia="de-DE"/>
                <w14:cntxtAlts w14:val="0"/>
              </w:rPr>
              <w:t>Sean Nino</w:t>
            </w:r>
          </w:p>
        </w:tc>
      </w:tr>
      <w:tr w:rsidR="00CF0777" w:rsidRPr="00CF0777" w14:paraId="2F7D4449" w14:textId="77777777" w:rsidTr="00035200">
        <w:trPr>
          <w:cantSplit/>
          <w:jc w:val="center"/>
        </w:trPr>
        <w:tc>
          <w:tcPr>
            <w:tcW w:w="1295" w:type="pct"/>
            <w:shd w:val="clear" w:color="auto" w:fill="auto"/>
          </w:tcPr>
          <w:p w14:paraId="3FA3EEBF"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Title</w:t>
            </w:r>
          </w:p>
        </w:tc>
        <w:tc>
          <w:tcPr>
            <w:tcW w:w="3705" w:type="pct"/>
            <w:shd w:val="clear" w:color="auto" w:fill="auto"/>
          </w:tcPr>
          <w:p w14:paraId="0F0AE198"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M.A.</w:t>
            </w:r>
          </w:p>
        </w:tc>
      </w:tr>
      <w:tr w:rsidR="00CF0777" w:rsidRPr="00CF0777" w14:paraId="00ED0438" w14:textId="77777777" w:rsidTr="00035200">
        <w:trPr>
          <w:cantSplit/>
          <w:jc w:val="center"/>
        </w:trPr>
        <w:tc>
          <w:tcPr>
            <w:tcW w:w="1295" w:type="pct"/>
            <w:shd w:val="clear" w:color="auto" w:fill="auto"/>
          </w:tcPr>
          <w:p w14:paraId="73B1639B"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Salutation</w:t>
            </w:r>
          </w:p>
        </w:tc>
        <w:tc>
          <w:tcPr>
            <w:tcW w:w="3705" w:type="pct"/>
            <w:shd w:val="clear" w:color="auto" w:fill="auto"/>
          </w:tcPr>
          <w:p w14:paraId="77472F43"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Mr.</w:t>
            </w:r>
          </w:p>
        </w:tc>
      </w:tr>
      <w:tr w:rsidR="00CF0777" w:rsidRPr="00CF0777" w14:paraId="0AF8F82D" w14:textId="77777777" w:rsidTr="00035200">
        <w:trPr>
          <w:cantSplit/>
          <w:jc w:val="center"/>
        </w:trPr>
        <w:tc>
          <w:tcPr>
            <w:tcW w:w="1295" w:type="pct"/>
            <w:shd w:val="clear" w:color="auto" w:fill="auto"/>
          </w:tcPr>
          <w:p w14:paraId="1FC79AF5"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Last name</w:t>
            </w:r>
          </w:p>
        </w:tc>
        <w:tc>
          <w:tcPr>
            <w:tcW w:w="3705" w:type="pct"/>
            <w:shd w:val="clear" w:color="auto" w:fill="auto"/>
          </w:tcPr>
          <w:p w14:paraId="47906ED7"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proofErr w:type="spellStart"/>
            <w:r w:rsidRPr="00CF0777">
              <w:rPr>
                <w:rFonts w:ascii="Arial" w:eastAsia="Times New Roman" w:hAnsi="Arial" w:cs="Times New Roman"/>
                <w:color w:val="auto"/>
                <w:sz w:val="20"/>
                <w:szCs w:val="20"/>
                <w:lang w:val="en-GB" w:eastAsia="de-DE"/>
                <w14:cntxtAlts w14:val="0"/>
              </w:rPr>
              <w:t>Lotze</w:t>
            </w:r>
            <w:proofErr w:type="spellEnd"/>
          </w:p>
        </w:tc>
      </w:tr>
      <w:tr w:rsidR="00CF0777" w:rsidRPr="00CF0777" w14:paraId="4098B597" w14:textId="77777777" w:rsidTr="00035200">
        <w:trPr>
          <w:cantSplit/>
          <w:jc w:val="center"/>
        </w:trPr>
        <w:tc>
          <w:tcPr>
            <w:tcW w:w="1295" w:type="pct"/>
            <w:shd w:val="clear" w:color="auto" w:fill="auto"/>
          </w:tcPr>
          <w:p w14:paraId="0C558BDA"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Middle name</w:t>
            </w:r>
          </w:p>
        </w:tc>
        <w:tc>
          <w:tcPr>
            <w:tcW w:w="3705" w:type="pct"/>
            <w:shd w:val="clear" w:color="auto" w:fill="auto"/>
          </w:tcPr>
          <w:p w14:paraId="48E2D1D5"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Nino</w:t>
            </w:r>
          </w:p>
        </w:tc>
      </w:tr>
      <w:tr w:rsidR="00CF0777" w:rsidRPr="00CF0777" w14:paraId="7CF68FD1" w14:textId="77777777" w:rsidTr="00035200">
        <w:trPr>
          <w:cantSplit/>
          <w:jc w:val="center"/>
        </w:trPr>
        <w:tc>
          <w:tcPr>
            <w:tcW w:w="1295" w:type="pct"/>
            <w:shd w:val="clear" w:color="auto" w:fill="auto"/>
          </w:tcPr>
          <w:p w14:paraId="3D7B3A32"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First name</w:t>
            </w:r>
          </w:p>
        </w:tc>
        <w:tc>
          <w:tcPr>
            <w:tcW w:w="3705" w:type="pct"/>
            <w:shd w:val="clear" w:color="auto" w:fill="auto"/>
          </w:tcPr>
          <w:p w14:paraId="3B746FEC"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Sean</w:t>
            </w:r>
          </w:p>
        </w:tc>
      </w:tr>
      <w:tr w:rsidR="00CF0777" w:rsidRPr="00CF0777" w14:paraId="6547B6AA" w14:textId="77777777" w:rsidTr="00035200">
        <w:trPr>
          <w:cantSplit/>
          <w:jc w:val="center"/>
        </w:trPr>
        <w:tc>
          <w:tcPr>
            <w:tcW w:w="1295" w:type="pct"/>
            <w:shd w:val="clear" w:color="auto" w:fill="auto"/>
          </w:tcPr>
          <w:p w14:paraId="19F83206"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Department</w:t>
            </w:r>
          </w:p>
        </w:tc>
        <w:tc>
          <w:tcPr>
            <w:tcW w:w="3705" w:type="pct"/>
            <w:shd w:val="clear" w:color="auto" w:fill="auto"/>
          </w:tcPr>
          <w:p w14:paraId="61A3D5A3"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CDM</w:t>
            </w:r>
          </w:p>
        </w:tc>
      </w:tr>
      <w:tr w:rsidR="00CF0777" w:rsidRPr="00CF0777" w14:paraId="7A898B69" w14:textId="77777777" w:rsidTr="00035200">
        <w:trPr>
          <w:cantSplit/>
          <w:jc w:val="center"/>
        </w:trPr>
        <w:tc>
          <w:tcPr>
            <w:tcW w:w="1295" w:type="pct"/>
            <w:shd w:val="clear" w:color="auto" w:fill="auto"/>
          </w:tcPr>
          <w:p w14:paraId="0B37798B"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Mobile</w:t>
            </w:r>
          </w:p>
        </w:tc>
        <w:tc>
          <w:tcPr>
            <w:tcW w:w="3705" w:type="pct"/>
            <w:shd w:val="clear" w:color="auto" w:fill="auto"/>
          </w:tcPr>
          <w:p w14:paraId="6A3E7E8B"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+62 82144197137</w:t>
            </w:r>
          </w:p>
        </w:tc>
      </w:tr>
      <w:tr w:rsidR="00CF0777" w:rsidRPr="00CF0777" w14:paraId="0077EF7A" w14:textId="77777777" w:rsidTr="00035200">
        <w:trPr>
          <w:cantSplit/>
          <w:jc w:val="center"/>
        </w:trPr>
        <w:tc>
          <w:tcPr>
            <w:tcW w:w="1295" w:type="pct"/>
            <w:shd w:val="clear" w:color="auto" w:fill="auto"/>
          </w:tcPr>
          <w:p w14:paraId="09B63116"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Direct fax</w:t>
            </w:r>
          </w:p>
        </w:tc>
        <w:tc>
          <w:tcPr>
            <w:tcW w:w="3705" w:type="pct"/>
            <w:shd w:val="clear" w:color="auto" w:fill="auto"/>
          </w:tcPr>
          <w:p w14:paraId="2D85C8DF"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None</w:t>
            </w:r>
          </w:p>
        </w:tc>
      </w:tr>
      <w:tr w:rsidR="00CF0777" w:rsidRPr="00CF0777" w14:paraId="6CAC2E74" w14:textId="77777777" w:rsidTr="00035200">
        <w:trPr>
          <w:cantSplit/>
          <w:jc w:val="center"/>
        </w:trPr>
        <w:tc>
          <w:tcPr>
            <w:tcW w:w="1295" w:type="pct"/>
            <w:shd w:val="clear" w:color="auto" w:fill="auto"/>
          </w:tcPr>
          <w:p w14:paraId="142AD458"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Direct tel.</w:t>
            </w:r>
          </w:p>
        </w:tc>
        <w:tc>
          <w:tcPr>
            <w:tcW w:w="3705" w:type="pct"/>
            <w:shd w:val="clear" w:color="auto" w:fill="auto"/>
          </w:tcPr>
          <w:p w14:paraId="4A20F036"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0361 9082630</w:t>
            </w:r>
          </w:p>
        </w:tc>
      </w:tr>
      <w:tr w:rsidR="00CF0777" w:rsidRPr="00CF0777" w14:paraId="327D9AC1" w14:textId="77777777" w:rsidTr="00035200">
        <w:trPr>
          <w:cantSplit/>
          <w:jc w:val="center"/>
        </w:trPr>
        <w:tc>
          <w:tcPr>
            <w:tcW w:w="1295" w:type="pct"/>
            <w:shd w:val="clear" w:color="auto" w:fill="auto"/>
          </w:tcPr>
          <w:p w14:paraId="247F10C7"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Personal e-mail</w:t>
            </w:r>
          </w:p>
        </w:tc>
        <w:tc>
          <w:tcPr>
            <w:tcW w:w="3705" w:type="pct"/>
            <w:shd w:val="clear" w:color="auto" w:fill="auto"/>
          </w:tcPr>
          <w:p w14:paraId="39B366DA"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rial" w:eastAsia="Times New Roman" w:hAnsi="Arial" w:cs="Times New Roman"/>
                <w:color w:val="auto"/>
                <w:sz w:val="20"/>
                <w:szCs w:val="20"/>
                <w:lang w:val="en-GB" w:eastAsia="de-DE"/>
                <w14:cntxtAlts w14:val="0"/>
              </w:rPr>
              <w:t>nino@eco-mantra.com</w:t>
            </w:r>
          </w:p>
        </w:tc>
      </w:tr>
    </w:tbl>
    <w:p w14:paraId="17A6A4A0" w14:textId="77777777" w:rsidR="00D5258A" w:rsidRDefault="00D5258A" w:rsidP="00D5258A"/>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1E0" w:firstRow="1" w:lastRow="1" w:firstColumn="1" w:lastColumn="1" w:noHBand="0" w:noVBand="0"/>
      </w:tblPr>
      <w:tblGrid>
        <w:gridCol w:w="2494"/>
        <w:gridCol w:w="7135"/>
      </w:tblGrid>
      <w:tr w:rsidR="00CF0777" w:rsidRPr="00CF0777" w14:paraId="47589F20" w14:textId="77777777" w:rsidTr="00035200">
        <w:trPr>
          <w:cantSplit/>
          <w:jc w:val="center"/>
        </w:trPr>
        <w:tc>
          <w:tcPr>
            <w:tcW w:w="1295" w:type="pct"/>
            <w:shd w:val="clear" w:color="auto" w:fill="auto"/>
          </w:tcPr>
          <w:p w14:paraId="6F063EAD"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Organization name</w:t>
            </w:r>
          </w:p>
        </w:tc>
        <w:tc>
          <w:tcPr>
            <w:tcW w:w="3705" w:type="pct"/>
            <w:shd w:val="clear" w:color="auto" w:fill="auto"/>
          </w:tcPr>
          <w:p w14:paraId="5D9F67A9"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proofErr w:type="spellStart"/>
            <w:r w:rsidRPr="00CF0777">
              <w:rPr>
                <w:rFonts w:ascii="Avenir Book" w:eastAsia="Times New Roman" w:hAnsi="Avenir Book" w:cs="Times New Roman"/>
                <w:color w:val="auto"/>
                <w:sz w:val="20"/>
                <w:szCs w:val="20"/>
                <w:lang w:val="en-GB" w:eastAsia="de-DE"/>
                <w14:cntxtAlts w14:val="0"/>
              </w:rPr>
              <w:t>myclimate</w:t>
            </w:r>
            <w:proofErr w:type="spellEnd"/>
            <w:r w:rsidRPr="00CF0777">
              <w:rPr>
                <w:rFonts w:ascii="Avenir Book" w:eastAsia="Times New Roman" w:hAnsi="Avenir Book" w:cs="Times New Roman"/>
                <w:color w:val="auto"/>
                <w:sz w:val="20"/>
                <w:szCs w:val="20"/>
                <w:lang w:val="en-GB" w:eastAsia="de-DE"/>
                <w14:cntxtAlts w14:val="0"/>
              </w:rPr>
              <w:t xml:space="preserve"> Foundation</w:t>
            </w:r>
          </w:p>
        </w:tc>
      </w:tr>
      <w:tr w:rsidR="00CF0777" w:rsidRPr="00CF0777" w14:paraId="6AB7E76D" w14:textId="77777777" w:rsidTr="00035200">
        <w:trPr>
          <w:cantSplit/>
          <w:jc w:val="center"/>
        </w:trPr>
        <w:tc>
          <w:tcPr>
            <w:tcW w:w="1295" w:type="pct"/>
            <w:shd w:val="clear" w:color="auto" w:fill="auto"/>
          </w:tcPr>
          <w:p w14:paraId="2DDD7B92"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Registration number with relevant authority</w:t>
            </w:r>
          </w:p>
        </w:tc>
        <w:tc>
          <w:tcPr>
            <w:tcW w:w="3705" w:type="pct"/>
            <w:shd w:val="clear" w:color="auto" w:fill="auto"/>
          </w:tcPr>
          <w:p w14:paraId="24DA6DED"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p>
        </w:tc>
      </w:tr>
      <w:tr w:rsidR="00CF0777" w:rsidRPr="00CF0777" w14:paraId="41CBB451" w14:textId="77777777" w:rsidTr="00035200">
        <w:trPr>
          <w:cantSplit/>
          <w:jc w:val="center"/>
        </w:trPr>
        <w:tc>
          <w:tcPr>
            <w:tcW w:w="1295" w:type="pct"/>
            <w:shd w:val="clear" w:color="auto" w:fill="auto"/>
          </w:tcPr>
          <w:p w14:paraId="2C3621A2"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Street/P.O. Box</w:t>
            </w:r>
          </w:p>
        </w:tc>
        <w:tc>
          <w:tcPr>
            <w:tcW w:w="3705" w:type="pct"/>
            <w:shd w:val="clear" w:color="auto" w:fill="auto"/>
          </w:tcPr>
          <w:p w14:paraId="33B4FFF2"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proofErr w:type="spellStart"/>
            <w:r w:rsidRPr="00CF0777">
              <w:rPr>
                <w:rFonts w:ascii="Avenir Book" w:eastAsia="Times New Roman" w:hAnsi="Avenir Book" w:cs="Times New Roman"/>
                <w:color w:val="auto"/>
                <w:sz w:val="20"/>
                <w:szCs w:val="20"/>
                <w:lang w:val="en-GB" w:eastAsia="de-DE"/>
                <w14:cntxtAlts w14:val="0"/>
              </w:rPr>
              <w:t>Pfingstweidstrasse</w:t>
            </w:r>
            <w:proofErr w:type="spellEnd"/>
            <w:r w:rsidRPr="00CF0777">
              <w:rPr>
                <w:rFonts w:ascii="Avenir Book" w:eastAsia="Times New Roman" w:hAnsi="Avenir Book" w:cs="Times New Roman"/>
                <w:color w:val="auto"/>
                <w:sz w:val="20"/>
                <w:szCs w:val="20"/>
                <w:lang w:val="en-GB" w:eastAsia="de-DE"/>
                <w14:cntxtAlts w14:val="0"/>
              </w:rPr>
              <w:t xml:space="preserve"> 10</w:t>
            </w:r>
          </w:p>
        </w:tc>
      </w:tr>
      <w:tr w:rsidR="00CF0777" w:rsidRPr="00CF0777" w14:paraId="1555C5B7" w14:textId="77777777" w:rsidTr="00035200">
        <w:trPr>
          <w:cantSplit/>
          <w:jc w:val="center"/>
        </w:trPr>
        <w:tc>
          <w:tcPr>
            <w:tcW w:w="1295" w:type="pct"/>
            <w:shd w:val="clear" w:color="auto" w:fill="auto"/>
          </w:tcPr>
          <w:p w14:paraId="3ED15341"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Building</w:t>
            </w:r>
          </w:p>
        </w:tc>
        <w:tc>
          <w:tcPr>
            <w:tcW w:w="3705" w:type="pct"/>
            <w:shd w:val="clear" w:color="auto" w:fill="auto"/>
          </w:tcPr>
          <w:p w14:paraId="7F73B78E"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p>
        </w:tc>
      </w:tr>
      <w:tr w:rsidR="00CF0777" w:rsidRPr="00CF0777" w14:paraId="22B2E53D" w14:textId="77777777" w:rsidTr="00035200">
        <w:trPr>
          <w:cantSplit/>
          <w:jc w:val="center"/>
        </w:trPr>
        <w:tc>
          <w:tcPr>
            <w:tcW w:w="1295" w:type="pct"/>
            <w:shd w:val="clear" w:color="auto" w:fill="auto"/>
          </w:tcPr>
          <w:p w14:paraId="168EAC2A"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City</w:t>
            </w:r>
          </w:p>
        </w:tc>
        <w:tc>
          <w:tcPr>
            <w:tcW w:w="3705" w:type="pct"/>
            <w:shd w:val="clear" w:color="auto" w:fill="auto"/>
          </w:tcPr>
          <w:p w14:paraId="7A6F80F3"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Zürich</w:t>
            </w:r>
          </w:p>
        </w:tc>
      </w:tr>
      <w:tr w:rsidR="00CF0777" w:rsidRPr="00CF0777" w14:paraId="59A563B3" w14:textId="77777777" w:rsidTr="00035200">
        <w:trPr>
          <w:cantSplit/>
          <w:jc w:val="center"/>
        </w:trPr>
        <w:tc>
          <w:tcPr>
            <w:tcW w:w="1295" w:type="pct"/>
            <w:shd w:val="clear" w:color="auto" w:fill="auto"/>
          </w:tcPr>
          <w:p w14:paraId="44110B7C"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State/Region</w:t>
            </w:r>
          </w:p>
        </w:tc>
        <w:tc>
          <w:tcPr>
            <w:tcW w:w="3705" w:type="pct"/>
            <w:shd w:val="clear" w:color="auto" w:fill="auto"/>
          </w:tcPr>
          <w:p w14:paraId="5CF261F9"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Zürich</w:t>
            </w:r>
          </w:p>
        </w:tc>
      </w:tr>
      <w:tr w:rsidR="00CF0777" w:rsidRPr="00CF0777" w14:paraId="6470965A" w14:textId="77777777" w:rsidTr="00035200">
        <w:trPr>
          <w:cantSplit/>
          <w:jc w:val="center"/>
        </w:trPr>
        <w:tc>
          <w:tcPr>
            <w:tcW w:w="1295" w:type="pct"/>
            <w:shd w:val="clear" w:color="auto" w:fill="auto"/>
          </w:tcPr>
          <w:p w14:paraId="38EEA67D"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Postcode</w:t>
            </w:r>
          </w:p>
        </w:tc>
        <w:tc>
          <w:tcPr>
            <w:tcW w:w="3705" w:type="pct"/>
            <w:shd w:val="clear" w:color="auto" w:fill="auto"/>
          </w:tcPr>
          <w:p w14:paraId="3675E8CB"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8005</w:t>
            </w:r>
          </w:p>
        </w:tc>
      </w:tr>
      <w:tr w:rsidR="00CF0777" w:rsidRPr="00CF0777" w14:paraId="777FD740" w14:textId="77777777" w:rsidTr="00035200">
        <w:trPr>
          <w:cantSplit/>
          <w:jc w:val="center"/>
        </w:trPr>
        <w:tc>
          <w:tcPr>
            <w:tcW w:w="1295" w:type="pct"/>
            <w:shd w:val="clear" w:color="auto" w:fill="auto"/>
          </w:tcPr>
          <w:p w14:paraId="4E44D608"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Country</w:t>
            </w:r>
          </w:p>
        </w:tc>
        <w:tc>
          <w:tcPr>
            <w:tcW w:w="3705" w:type="pct"/>
            <w:shd w:val="clear" w:color="auto" w:fill="auto"/>
          </w:tcPr>
          <w:p w14:paraId="41D3DADB"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Switzerland</w:t>
            </w:r>
          </w:p>
        </w:tc>
      </w:tr>
      <w:tr w:rsidR="00CF0777" w:rsidRPr="00CF0777" w14:paraId="45448E0A" w14:textId="77777777" w:rsidTr="00035200">
        <w:trPr>
          <w:cantSplit/>
          <w:jc w:val="center"/>
        </w:trPr>
        <w:tc>
          <w:tcPr>
            <w:tcW w:w="1295" w:type="pct"/>
            <w:shd w:val="clear" w:color="auto" w:fill="auto"/>
          </w:tcPr>
          <w:p w14:paraId="7E71AE54"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Telephone</w:t>
            </w:r>
          </w:p>
        </w:tc>
        <w:tc>
          <w:tcPr>
            <w:tcW w:w="3705" w:type="pct"/>
            <w:shd w:val="clear" w:color="auto" w:fill="auto"/>
          </w:tcPr>
          <w:p w14:paraId="6A39C4EC"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+41 44 500 4350</w:t>
            </w:r>
          </w:p>
        </w:tc>
      </w:tr>
      <w:tr w:rsidR="00CF0777" w:rsidRPr="00CF0777" w14:paraId="1FD74AD2" w14:textId="77777777" w:rsidTr="00035200">
        <w:trPr>
          <w:cantSplit/>
          <w:jc w:val="center"/>
        </w:trPr>
        <w:tc>
          <w:tcPr>
            <w:tcW w:w="1295" w:type="pct"/>
            <w:shd w:val="clear" w:color="auto" w:fill="auto"/>
          </w:tcPr>
          <w:p w14:paraId="7209FC95"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Fax</w:t>
            </w:r>
          </w:p>
        </w:tc>
        <w:tc>
          <w:tcPr>
            <w:tcW w:w="3705" w:type="pct"/>
            <w:shd w:val="clear" w:color="auto" w:fill="auto"/>
          </w:tcPr>
          <w:p w14:paraId="042BD000"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p>
        </w:tc>
      </w:tr>
      <w:tr w:rsidR="00CF0777" w:rsidRPr="00CF0777" w14:paraId="3ADD90DB" w14:textId="77777777" w:rsidTr="00035200">
        <w:trPr>
          <w:cantSplit/>
          <w:jc w:val="center"/>
        </w:trPr>
        <w:tc>
          <w:tcPr>
            <w:tcW w:w="1295" w:type="pct"/>
            <w:shd w:val="clear" w:color="auto" w:fill="auto"/>
          </w:tcPr>
          <w:p w14:paraId="215E2452"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E-mail</w:t>
            </w:r>
          </w:p>
        </w:tc>
        <w:tc>
          <w:tcPr>
            <w:tcW w:w="3705" w:type="pct"/>
            <w:shd w:val="clear" w:color="auto" w:fill="auto"/>
          </w:tcPr>
          <w:p w14:paraId="33A422F3" w14:textId="77777777" w:rsidR="00CF0777" w:rsidRPr="00CF0777" w:rsidRDefault="009556BB"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hyperlink r:id="rId54" w:history="1">
              <w:r w:rsidR="00CF0777" w:rsidRPr="00CF0777">
                <w:rPr>
                  <w:rFonts w:ascii="Avenir Book" w:eastAsia="Times New Roman" w:hAnsi="Avenir Book" w:cs="Times New Roman"/>
                  <w:color w:val="0000FF"/>
                  <w:sz w:val="20"/>
                  <w:szCs w:val="20"/>
                  <w:u w:val="single"/>
                  <w:lang w:val="en-GB" w:eastAsia="de-DE"/>
                  <w14:cntxtAlts w14:val="0"/>
                </w:rPr>
                <w:t>info@myclimate.org</w:t>
              </w:r>
            </w:hyperlink>
          </w:p>
        </w:tc>
      </w:tr>
      <w:tr w:rsidR="00CF0777" w:rsidRPr="00CF0777" w14:paraId="12FF4E4D" w14:textId="77777777" w:rsidTr="00035200">
        <w:trPr>
          <w:cantSplit/>
          <w:jc w:val="center"/>
        </w:trPr>
        <w:tc>
          <w:tcPr>
            <w:tcW w:w="1295" w:type="pct"/>
            <w:shd w:val="clear" w:color="auto" w:fill="auto"/>
          </w:tcPr>
          <w:p w14:paraId="610AED76"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Website</w:t>
            </w:r>
          </w:p>
        </w:tc>
        <w:tc>
          <w:tcPr>
            <w:tcW w:w="3705" w:type="pct"/>
            <w:shd w:val="clear" w:color="auto" w:fill="auto"/>
          </w:tcPr>
          <w:p w14:paraId="7B44A1C7" w14:textId="77777777" w:rsidR="00CF0777" w:rsidRPr="00CF0777" w:rsidRDefault="009556BB"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hyperlink r:id="rId55" w:history="1">
              <w:r w:rsidR="00CF0777" w:rsidRPr="00CF0777">
                <w:rPr>
                  <w:rFonts w:ascii="Avenir Book" w:eastAsia="Times New Roman" w:hAnsi="Avenir Book" w:cs="Times New Roman"/>
                  <w:color w:val="0000FF"/>
                  <w:sz w:val="20"/>
                  <w:szCs w:val="20"/>
                  <w:u w:val="single"/>
                  <w:lang w:val="en-GB" w:eastAsia="de-DE"/>
                  <w14:cntxtAlts w14:val="0"/>
                </w:rPr>
                <w:t>www.myclimate.org</w:t>
              </w:r>
            </w:hyperlink>
          </w:p>
        </w:tc>
      </w:tr>
      <w:tr w:rsidR="00CF0777" w:rsidRPr="00CF0777" w14:paraId="5E7367BA" w14:textId="77777777" w:rsidTr="00035200">
        <w:trPr>
          <w:cantSplit/>
          <w:jc w:val="center"/>
        </w:trPr>
        <w:tc>
          <w:tcPr>
            <w:tcW w:w="1295" w:type="pct"/>
            <w:shd w:val="clear" w:color="auto" w:fill="auto"/>
          </w:tcPr>
          <w:p w14:paraId="676B8EF3"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Contact person</w:t>
            </w:r>
          </w:p>
        </w:tc>
        <w:tc>
          <w:tcPr>
            <w:tcW w:w="3705" w:type="pct"/>
            <w:shd w:val="clear" w:color="auto" w:fill="auto"/>
          </w:tcPr>
          <w:p w14:paraId="2457FC36"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Franziska Heidenreich</w:t>
            </w:r>
          </w:p>
        </w:tc>
      </w:tr>
      <w:tr w:rsidR="00CF0777" w:rsidRPr="00CF0777" w14:paraId="0F6E3C16" w14:textId="77777777" w:rsidTr="00035200">
        <w:trPr>
          <w:cantSplit/>
          <w:jc w:val="center"/>
        </w:trPr>
        <w:tc>
          <w:tcPr>
            <w:tcW w:w="1295" w:type="pct"/>
            <w:shd w:val="clear" w:color="auto" w:fill="auto"/>
          </w:tcPr>
          <w:p w14:paraId="0C5F28AF"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lastRenderedPageBreak/>
              <w:t>Title</w:t>
            </w:r>
          </w:p>
        </w:tc>
        <w:tc>
          <w:tcPr>
            <w:tcW w:w="3705" w:type="pct"/>
            <w:shd w:val="clear" w:color="auto" w:fill="auto"/>
          </w:tcPr>
          <w:p w14:paraId="39A87A72"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Co-Head of Department</w:t>
            </w:r>
          </w:p>
        </w:tc>
      </w:tr>
      <w:tr w:rsidR="00CF0777" w:rsidRPr="00CF0777" w14:paraId="3750ABE1" w14:textId="77777777" w:rsidTr="00035200">
        <w:trPr>
          <w:cantSplit/>
          <w:jc w:val="center"/>
        </w:trPr>
        <w:tc>
          <w:tcPr>
            <w:tcW w:w="1295" w:type="pct"/>
            <w:shd w:val="clear" w:color="auto" w:fill="auto"/>
          </w:tcPr>
          <w:p w14:paraId="1303D536"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Salutation</w:t>
            </w:r>
          </w:p>
        </w:tc>
        <w:tc>
          <w:tcPr>
            <w:tcW w:w="3705" w:type="pct"/>
            <w:shd w:val="clear" w:color="auto" w:fill="auto"/>
          </w:tcPr>
          <w:p w14:paraId="15173B75"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Mrs</w:t>
            </w:r>
          </w:p>
        </w:tc>
      </w:tr>
      <w:tr w:rsidR="00CF0777" w:rsidRPr="00CF0777" w14:paraId="48C96CEF" w14:textId="77777777" w:rsidTr="00035200">
        <w:trPr>
          <w:cantSplit/>
          <w:jc w:val="center"/>
        </w:trPr>
        <w:tc>
          <w:tcPr>
            <w:tcW w:w="1295" w:type="pct"/>
            <w:shd w:val="clear" w:color="auto" w:fill="auto"/>
          </w:tcPr>
          <w:p w14:paraId="2CDEAF4E"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Last name</w:t>
            </w:r>
          </w:p>
        </w:tc>
        <w:tc>
          <w:tcPr>
            <w:tcW w:w="3705" w:type="pct"/>
            <w:shd w:val="clear" w:color="auto" w:fill="auto"/>
          </w:tcPr>
          <w:p w14:paraId="75F811A2"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Heidenreich</w:t>
            </w:r>
          </w:p>
        </w:tc>
      </w:tr>
      <w:tr w:rsidR="00CF0777" w:rsidRPr="00CF0777" w14:paraId="3AFFACC3" w14:textId="77777777" w:rsidTr="00035200">
        <w:trPr>
          <w:cantSplit/>
          <w:jc w:val="center"/>
        </w:trPr>
        <w:tc>
          <w:tcPr>
            <w:tcW w:w="1295" w:type="pct"/>
            <w:shd w:val="clear" w:color="auto" w:fill="auto"/>
          </w:tcPr>
          <w:p w14:paraId="7264FB0A"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Middle name</w:t>
            </w:r>
          </w:p>
        </w:tc>
        <w:tc>
          <w:tcPr>
            <w:tcW w:w="3705" w:type="pct"/>
            <w:shd w:val="clear" w:color="auto" w:fill="auto"/>
          </w:tcPr>
          <w:p w14:paraId="26FFB641"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Caroline</w:t>
            </w:r>
          </w:p>
        </w:tc>
      </w:tr>
      <w:tr w:rsidR="00CF0777" w:rsidRPr="00CF0777" w14:paraId="42F60F6C" w14:textId="77777777" w:rsidTr="00035200">
        <w:trPr>
          <w:cantSplit/>
          <w:jc w:val="center"/>
        </w:trPr>
        <w:tc>
          <w:tcPr>
            <w:tcW w:w="1295" w:type="pct"/>
            <w:shd w:val="clear" w:color="auto" w:fill="auto"/>
          </w:tcPr>
          <w:p w14:paraId="7D9383D0"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First name</w:t>
            </w:r>
          </w:p>
        </w:tc>
        <w:tc>
          <w:tcPr>
            <w:tcW w:w="3705" w:type="pct"/>
            <w:shd w:val="clear" w:color="auto" w:fill="auto"/>
          </w:tcPr>
          <w:p w14:paraId="1F34ADA3"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Franziska</w:t>
            </w:r>
          </w:p>
        </w:tc>
      </w:tr>
      <w:tr w:rsidR="00CF0777" w:rsidRPr="00CF0777" w14:paraId="25633EF0" w14:textId="77777777" w:rsidTr="00035200">
        <w:trPr>
          <w:cantSplit/>
          <w:jc w:val="center"/>
        </w:trPr>
        <w:tc>
          <w:tcPr>
            <w:tcW w:w="1295" w:type="pct"/>
            <w:shd w:val="clear" w:color="auto" w:fill="auto"/>
          </w:tcPr>
          <w:p w14:paraId="74BA6777"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Department</w:t>
            </w:r>
          </w:p>
        </w:tc>
        <w:tc>
          <w:tcPr>
            <w:tcW w:w="3705" w:type="pct"/>
            <w:shd w:val="clear" w:color="auto" w:fill="auto"/>
          </w:tcPr>
          <w:p w14:paraId="2E203A24"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1B1385">
              <w:rPr>
                <w:rFonts w:ascii="Avenir Book" w:eastAsia="Times New Roman" w:hAnsi="Avenir Book" w:cs="Times New Roman"/>
                <w:color w:val="auto"/>
                <w:sz w:val="20"/>
                <w:szCs w:val="20"/>
                <w:lang w:val="en-GB" w:eastAsia="de-DE"/>
                <w14:cntxtAlts w14:val="0"/>
              </w:rPr>
              <w:t>Climate Protection Projects</w:t>
            </w:r>
          </w:p>
        </w:tc>
      </w:tr>
      <w:tr w:rsidR="00CF0777" w:rsidRPr="00CF0777" w14:paraId="467B379A" w14:textId="77777777" w:rsidTr="00035200">
        <w:trPr>
          <w:cantSplit/>
          <w:jc w:val="center"/>
        </w:trPr>
        <w:tc>
          <w:tcPr>
            <w:tcW w:w="1295" w:type="pct"/>
            <w:shd w:val="clear" w:color="auto" w:fill="auto"/>
          </w:tcPr>
          <w:p w14:paraId="6B723814"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Mobile</w:t>
            </w:r>
          </w:p>
        </w:tc>
        <w:tc>
          <w:tcPr>
            <w:tcW w:w="3705" w:type="pct"/>
            <w:shd w:val="clear" w:color="auto" w:fill="auto"/>
          </w:tcPr>
          <w:p w14:paraId="17DE4EA1"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p>
        </w:tc>
      </w:tr>
      <w:tr w:rsidR="00CF0777" w:rsidRPr="00CF0777" w14:paraId="72340A54" w14:textId="77777777" w:rsidTr="00035200">
        <w:trPr>
          <w:cantSplit/>
          <w:jc w:val="center"/>
        </w:trPr>
        <w:tc>
          <w:tcPr>
            <w:tcW w:w="1295" w:type="pct"/>
            <w:shd w:val="clear" w:color="auto" w:fill="auto"/>
          </w:tcPr>
          <w:p w14:paraId="0010E2DF"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1B1385">
              <w:rPr>
                <w:rFonts w:ascii="Avenir Book" w:eastAsia="Times New Roman" w:hAnsi="Avenir Book" w:cs="Times New Roman"/>
                <w:b/>
                <w:color w:val="auto"/>
                <w:sz w:val="20"/>
                <w:szCs w:val="20"/>
                <w:lang w:val="en-GB" w:eastAsia="de-DE"/>
                <w14:cntxtAlts w14:val="0"/>
              </w:rPr>
              <w:t>Direct fax</w:t>
            </w:r>
          </w:p>
        </w:tc>
        <w:tc>
          <w:tcPr>
            <w:tcW w:w="3705" w:type="pct"/>
            <w:shd w:val="clear" w:color="auto" w:fill="auto"/>
          </w:tcPr>
          <w:p w14:paraId="22DC22E9"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p>
        </w:tc>
      </w:tr>
      <w:tr w:rsidR="00CF0777" w:rsidRPr="00CF0777" w14:paraId="28189573" w14:textId="77777777" w:rsidTr="00035200">
        <w:trPr>
          <w:cantSplit/>
          <w:jc w:val="center"/>
        </w:trPr>
        <w:tc>
          <w:tcPr>
            <w:tcW w:w="1295" w:type="pct"/>
            <w:shd w:val="clear" w:color="auto" w:fill="auto"/>
          </w:tcPr>
          <w:p w14:paraId="517D1D25"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Direct tel.</w:t>
            </w:r>
          </w:p>
        </w:tc>
        <w:tc>
          <w:tcPr>
            <w:tcW w:w="3705" w:type="pct"/>
            <w:shd w:val="clear" w:color="auto" w:fill="auto"/>
          </w:tcPr>
          <w:p w14:paraId="47D3EC2F" w14:textId="77777777" w:rsidR="00CF0777" w:rsidRPr="00CF0777" w:rsidRDefault="00CF0777"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r w:rsidRPr="00CF0777">
              <w:rPr>
                <w:rFonts w:ascii="Avenir Book" w:eastAsia="Times New Roman" w:hAnsi="Avenir Book" w:cs="Times New Roman"/>
                <w:color w:val="auto"/>
                <w:sz w:val="20"/>
                <w:szCs w:val="20"/>
                <w:lang w:val="en-GB" w:eastAsia="de-DE"/>
                <w14:cntxtAlts w14:val="0"/>
              </w:rPr>
              <w:t>+41 44 500 4368</w:t>
            </w:r>
          </w:p>
        </w:tc>
      </w:tr>
      <w:tr w:rsidR="00CF0777" w:rsidRPr="00CF0777" w14:paraId="7CA14125" w14:textId="77777777" w:rsidTr="00035200">
        <w:trPr>
          <w:cantSplit/>
          <w:jc w:val="center"/>
        </w:trPr>
        <w:tc>
          <w:tcPr>
            <w:tcW w:w="1295" w:type="pct"/>
            <w:shd w:val="clear" w:color="auto" w:fill="auto"/>
          </w:tcPr>
          <w:p w14:paraId="522A3677" w14:textId="77777777" w:rsidR="00CF0777" w:rsidRPr="00CF0777" w:rsidRDefault="00CF0777" w:rsidP="00CF0777">
            <w:pPr>
              <w:spacing w:after="0" w:line="240" w:lineRule="auto"/>
              <w:contextualSpacing w:val="0"/>
              <w:rPr>
                <w:rFonts w:ascii="Avenir Book" w:eastAsia="Times New Roman" w:hAnsi="Avenir Book" w:cs="Times New Roman"/>
                <w:b/>
                <w:color w:val="auto"/>
                <w:sz w:val="20"/>
                <w:szCs w:val="20"/>
                <w:lang w:val="en-GB" w:eastAsia="de-DE"/>
                <w14:cntxtAlts w14:val="0"/>
              </w:rPr>
            </w:pPr>
            <w:r w:rsidRPr="00CF0777">
              <w:rPr>
                <w:rFonts w:ascii="Avenir Book" w:eastAsia="Times New Roman" w:hAnsi="Avenir Book" w:cs="Times New Roman"/>
                <w:b/>
                <w:color w:val="auto"/>
                <w:sz w:val="20"/>
                <w:szCs w:val="20"/>
                <w:lang w:val="en-GB" w:eastAsia="de-DE"/>
                <w14:cntxtAlts w14:val="0"/>
              </w:rPr>
              <w:t>Personal e-mail</w:t>
            </w:r>
          </w:p>
        </w:tc>
        <w:tc>
          <w:tcPr>
            <w:tcW w:w="3705" w:type="pct"/>
            <w:shd w:val="clear" w:color="auto" w:fill="auto"/>
          </w:tcPr>
          <w:p w14:paraId="38785D54" w14:textId="77777777" w:rsidR="00CF0777" w:rsidRPr="00CF0777" w:rsidRDefault="009556BB" w:rsidP="00CF0777">
            <w:pPr>
              <w:spacing w:after="0" w:line="240" w:lineRule="auto"/>
              <w:contextualSpacing w:val="0"/>
              <w:rPr>
                <w:rFonts w:ascii="Avenir Book" w:eastAsia="Times New Roman" w:hAnsi="Avenir Book" w:cs="Times New Roman"/>
                <w:color w:val="auto"/>
                <w:sz w:val="20"/>
                <w:szCs w:val="20"/>
                <w:lang w:val="en-GB" w:eastAsia="de-DE"/>
                <w14:cntxtAlts w14:val="0"/>
              </w:rPr>
            </w:pPr>
            <w:hyperlink r:id="rId56" w:history="1">
              <w:r w:rsidR="00CF0777" w:rsidRPr="00CF0777">
                <w:rPr>
                  <w:rFonts w:ascii="Avenir Book" w:eastAsia="Times New Roman" w:hAnsi="Avenir Book" w:cs="Times New Roman"/>
                  <w:color w:val="0000FF"/>
                  <w:sz w:val="20"/>
                  <w:szCs w:val="20"/>
                  <w:u w:val="single"/>
                  <w:lang w:val="en-GB" w:eastAsia="de-DE"/>
                  <w14:cntxtAlts w14:val="0"/>
                </w:rPr>
                <w:t>Franziska.heidenreich@myclimate.org</w:t>
              </w:r>
            </w:hyperlink>
            <w:r w:rsidR="00CF0777" w:rsidRPr="00CF0777">
              <w:rPr>
                <w:rFonts w:ascii="Avenir Book" w:eastAsia="Times New Roman" w:hAnsi="Avenir Book" w:cs="Times New Roman"/>
                <w:color w:val="auto"/>
                <w:sz w:val="20"/>
                <w:szCs w:val="20"/>
                <w:lang w:val="en-GB" w:eastAsia="de-DE"/>
                <w14:cntxtAlts w14:val="0"/>
              </w:rPr>
              <w:t xml:space="preserve"> </w:t>
            </w:r>
          </w:p>
        </w:tc>
      </w:tr>
    </w:tbl>
    <w:p w14:paraId="514D1C48" w14:textId="77777777" w:rsidR="00D5258A" w:rsidRDefault="00D5258A" w:rsidP="00D5258A"/>
    <w:p w14:paraId="1642C91B" w14:textId="77777777" w:rsidR="00D5258A" w:rsidRDefault="00D5258A" w:rsidP="00D5258A"/>
    <w:p w14:paraId="1B29C736" w14:textId="77777777" w:rsidR="00D5258A" w:rsidRPr="003E2B5C" w:rsidRDefault="00D5258A" w:rsidP="00D5258A">
      <w:pPr>
        <w:sectPr w:rsidR="00D5258A" w:rsidRPr="003E2B5C" w:rsidSect="00035200">
          <w:headerReference w:type="default" r:id="rId57"/>
          <w:footerReference w:type="default" r:id="rId58"/>
          <w:headerReference w:type="first" r:id="rId59"/>
          <w:footerReference w:type="first" r:id="rId60"/>
          <w:endnotePr>
            <w:numFmt w:val="decimal"/>
          </w:endnotePr>
          <w:pgSz w:w="11907" w:h="16840" w:code="9"/>
          <w:pgMar w:top="1134" w:right="1134" w:bottom="1134" w:left="1134" w:header="851" w:footer="852" w:gutter="0"/>
          <w:pgNumType w:start="1"/>
          <w:cols w:space="720"/>
        </w:sectPr>
      </w:pPr>
    </w:p>
    <w:p w14:paraId="2CCC1126" w14:textId="77777777" w:rsidR="00D5258A" w:rsidRPr="001B1385" w:rsidRDefault="00D5258A" w:rsidP="001B1385">
      <w:pPr>
        <w:spacing w:before="240" w:after="120"/>
        <w:contextualSpacing w:val="0"/>
        <w:rPr>
          <w:rFonts w:cs="Arial"/>
          <w:b/>
          <w:color w:val="auto"/>
          <w:szCs w:val="22"/>
          <w:u w:val="single"/>
        </w:rPr>
      </w:pPr>
      <w:bookmarkStart w:id="47" w:name="_Hlk61347850"/>
      <w:r w:rsidRPr="001B1385">
        <w:rPr>
          <w:rFonts w:cs="Arial"/>
          <w:b/>
          <w:color w:val="auto"/>
          <w:szCs w:val="22"/>
          <w:u w:val="single"/>
        </w:rPr>
        <w:lastRenderedPageBreak/>
        <w:t>Annexes to Monitoring Report</w:t>
      </w:r>
    </w:p>
    <w:p w14:paraId="2BBAB0ED" w14:textId="77777777" w:rsidR="00D5258A" w:rsidRPr="001B1385" w:rsidRDefault="00D5258A" w:rsidP="001B1385">
      <w:pPr>
        <w:tabs>
          <w:tab w:val="left" w:pos="426"/>
        </w:tabs>
        <w:ind w:left="426" w:hanging="426"/>
        <w:rPr>
          <w:rFonts w:cs="Arial"/>
          <w:color w:val="auto"/>
          <w:szCs w:val="22"/>
        </w:rPr>
      </w:pPr>
      <w:r w:rsidRPr="001B1385">
        <w:rPr>
          <w:rFonts w:cs="Arial"/>
          <w:color w:val="auto"/>
          <w:szCs w:val="22"/>
        </w:rPr>
        <w:t>1</w:t>
      </w:r>
      <w:r w:rsidRPr="001B1385">
        <w:rPr>
          <w:rFonts w:cs="Arial"/>
          <w:color w:val="auto"/>
          <w:szCs w:val="22"/>
        </w:rPr>
        <w:tab/>
        <w:t xml:space="preserve">Organic waste processed </w:t>
      </w:r>
      <w:r w:rsidR="00AC6252">
        <w:rPr>
          <w:rFonts w:cs="Arial"/>
          <w:color w:val="auto"/>
          <w:szCs w:val="22"/>
        </w:rPr>
        <w:t>2018, 2019 and 2020</w:t>
      </w:r>
      <w:r w:rsidR="000F0880">
        <w:rPr>
          <w:rFonts w:cs="Arial"/>
          <w:color w:val="auto"/>
          <w:szCs w:val="22"/>
        </w:rPr>
        <w:t xml:space="preserve">, </w:t>
      </w:r>
      <w:r w:rsidR="000F0880" w:rsidRPr="001B1385">
        <w:rPr>
          <w:rFonts w:cs="Arial"/>
          <w:color w:val="auto"/>
          <w:szCs w:val="22"/>
        </w:rPr>
        <w:t>version 1</w:t>
      </w:r>
      <w:r w:rsidR="000F0880">
        <w:rPr>
          <w:rFonts w:cs="Arial"/>
          <w:color w:val="auto"/>
          <w:szCs w:val="22"/>
        </w:rPr>
        <w:t xml:space="preserve"> (the detailed</w:t>
      </w:r>
      <w:r w:rsidRPr="001B1385">
        <w:rPr>
          <w:rFonts w:cs="Arial"/>
          <w:color w:val="auto"/>
          <w:szCs w:val="22"/>
        </w:rPr>
        <w:t xml:space="preserve"> </w:t>
      </w:r>
      <w:r w:rsidR="00501C87">
        <w:rPr>
          <w:rFonts w:cs="Arial"/>
          <w:color w:val="auto"/>
          <w:szCs w:val="22"/>
        </w:rPr>
        <w:t>spreadsheet</w:t>
      </w:r>
      <w:r w:rsidR="00AC6252">
        <w:rPr>
          <w:rFonts w:cs="Arial"/>
          <w:color w:val="auto"/>
          <w:szCs w:val="22"/>
        </w:rPr>
        <w:t>s</w:t>
      </w:r>
      <w:r w:rsidRPr="001B1385">
        <w:rPr>
          <w:rFonts w:cs="Arial"/>
          <w:color w:val="auto"/>
          <w:szCs w:val="22"/>
        </w:rPr>
        <w:t xml:space="preserve"> </w:t>
      </w:r>
      <w:r w:rsidR="00AC6252">
        <w:rPr>
          <w:rFonts w:cs="Arial"/>
          <w:color w:val="auto"/>
          <w:szCs w:val="22"/>
        </w:rPr>
        <w:t>are</w:t>
      </w:r>
      <w:r w:rsidRPr="001B1385">
        <w:rPr>
          <w:rFonts w:cs="Arial"/>
          <w:color w:val="auto"/>
          <w:szCs w:val="22"/>
        </w:rPr>
        <w:t xml:space="preserve"> </w:t>
      </w:r>
      <w:r w:rsidR="000F0880">
        <w:rPr>
          <w:rFonts w:cs="Arial"/>
          <w:color w:val="auto"/>
          <w:szCs w:val="22"/>
        </w:rPr>
        <w:t>sent with the MR to the DOE)</w:t>
      </w:r>
    </w:p>
    <w:p w14:paraId="342250EF" w14:textId="77777777" w:rsidR="00D5258A" w:rsidRPr="001B1385" w:rsidRDefault="00D5258A" w:rsidP="001B1385">
      <w:pPr>
        <w:tabs>
          <w:tab w:val="left" w:pos="426"/>
        </w:tabs>
        <w:ind w:left="426" w:hanging="426"/>
        <w:rPr>
          <w:rFonts w:cs="Arial"/>
          <w:color w:val="auto"/>
          <w:szCs w:val="22"/>
        </w:rPr>
      </w:pPr>
      <w:r w:rsidRPr="001B1385">
        <w:rPr>
          <w:rFonts w:cs="Arial"/>
          <w:color w:val="auto"/>
          <w:szCs w:val="22"/>
        </w:rPr>
        <w:t>2</w:t>
      </w:r>
      <w:r w:rsidRPr="001B1385">
        <w:rPr>
          <w:rFonts w:cs="Arial"/>
          <w:color w:val="auto"/>
          <w:szCs w:val="22"/>
        </w:rPr>
        <w:tab/>
      </w:r>
      <w:r w:rsidR="004B24F1">
        <w:rPr>
          <w:rFonts w:cs="Arial"/>
          <w:color w:val="auto"/>
          <w:szCs w:val="22"/>
        </w:rPr>
        <w:t>Waste composition</w:t>
      </w:r>
      <w:r w:rsidRPr="001B1385">
        <w:rPr>
          <w:rFonts w:cs="Arial"/>
          <w:color w:val="auto"/>
          <w:szCs w:val="22"/>
        </w:rPr>
        <w:t xml:space="preserve"> 201</w:t>
      </w:r>
      <w:r w:rsidR="00AC6252">
        <w:rPr>
          <w:rFonts w:cs="Arial"/>
          <w:color w:val="auto"/>
          <w:szCs w:val="22"/>
        </w:rPr>
        <w:t>8, 2019 and 2020</w:t>
      </w:r>
      <w:r w:rsidR="000F0880">
        <w:rPr>
          <w:rFonts w:cs="Arial"/>
          <w:color w:val="auto"/>
          <w:szCs w:val="22"/>
        </w:rPr>
        <w:t xml:space="preserve">, Version 1 (the detailed </w:t>
      </w:r>
      <w:r w:rsidR="00501C87">
        <w:rPr>
          <w:rFonts w:cs="Arial"/>
          <w:color w:val="auto"/>
          <w:szCs w:val="22"/>
        </w:rPr>
        <w:t>spreadsheet</w:t>
      </w:r>
      <w:r w:rsidR="000F0880">
        <w:rPr>
          <w:rFonts w:cs="Arial"/>
          <w:color w:val="auto"/>
          <w:szCs w:val="22"/>
        </w:rPr>
        <w:t>s</w:t>
      </w:r>
      <w:r w:rsidRPr="001B1385">
        <w:rPr>
          <w:rFonts w:cs="Arial"/>
          <w:color w:val="auto"/>
          <w:szCs w:val="22"/>
        </w:rPr>
        <w:t xml:space="preserve"> </w:t>
      </w:r>
      <w:r w:rsidR="00AC6252">
        <w:rPr>
          <w:rFonts w:cs="Arial"/>
          <w:color w:val="auto"/>
          <w:szCs w:val="22"/>
        </w:rPr>
        <w:t>are</w:t>
      </w:r>
      <w:r w:rsidRPr="001B1385">
        <w:rPr>
          <w:rFonts w:cs="Arial"/>
          <w:color w:val="auto"/>
          <w:szCs w:val="22"/>
        </w:rPr>
        <w:t xml:space="preserve"> </w:t>
      </w:r>
      <w:r w:rsidR="000F0880">
        <w:rPr>
          <w:rFonts w:cs="Arial"/>
          <w:color w:val="auto"/>
          <w:szCs w:val="22"/>
        </w:rPr>
        <w:t>sent with the MR</w:t>
      </w:r>
      <w:r w:rsidR="00AC6252">
        <w:rPr>
          <w:rFonts w:cs="Arial"/>
          <w:color w:val="auto"/>
          <w:szCs w:val="22"/>
        </w:rPr>
        <w:t xml:space="preserve"> </w:t>
      </w:r>
      <w:r w:rsidR="000F0880">
        <w:rPr>
          <w:rFonts w:cs="Arial"/>
          <w:color w:val="auto"/>
          <w:szCs w:val="22"/>
        </w:rPr>
        <w:t>to the DOE)</w:t>
      </w:r>
    </w:p>
    <w:p w14:paraId="2387BCB0" w14:textId="77777777" w:rsidR="00D5258A" w:rsidRPr="001B1385" w:rsidRDefault="00D5258A" w:rsidP="001B1385">
      <w:pPr>
        <w:tabs>
          <w:tab w:val="left" w:pos="426"/>
        </w:tabs>
        <w:ind w:left="426" w:hanging="426"/>
        <w:rPr>
          <w:rFonts w:cs="Arial"/>
          <w:color w:val="auto"/>
          <w:szCs w:val="22"/>
        </w:rPr>
      </w:pPr>
      <w:r w:rsidRPr="001B1385">
        <w:rPr>
          <w:rFonts w:cs="Arial"/>
          <w:color w:val="auto"/>
          <w:szCs w:val="22"/>
        </w:rPr>
        <w:t>3.</w:t>
      </w:r>
      <w:r w:rsidRPr="001B1385">
        <w:rPr>
          <w:rFonts w:cs="Arial"/>
          <w:color w:val="auto"/>
          <w:szCs w:val="22"/>
        </w:rPr>
        <w:tab/>
        <w:t xml:space="preserve">Excerpt of baseline emission </w:t>
      </w:r>
      <w:r w:rsidR="00501C87">
        <w:rPr>
          <w:rFonts w:cs="Arial"/>
          <w:color w:val="auto"/>
          <w:szCs w:val="22"/>
        </w:rPr>
        <w:t>spreadsheet</w:t>
      </w:r>
      <w:r w:rsidRPr="001B1385">
        <w:rPr>
          <w:rFonts w:cs="Arial"/>
          <w:color w:val="auto"/>
          <w:szCs w:val="22"/>
        </w:rPr>
        <w:t xml:space="preserve"> 201</w:t>
      </w:r>
      <w:r w:rsidR="00AC6252">
        <w:rPr>
          <w:rFonts w:cs="Arial"/>
          <w:color w:val="auto"/>
          <w:szCs w:val="22"/>
        </w:rPr>
        <w:t>8, 2019 and 2020</w:t>
      </w:r>
      <w:r w:rsidR="00693241">
        <w:rPr>
          <w:rFonts w:cs="Arial"/>
          <w:color w:val="auto"/>
          <w:szCs w:val="22"/>
        </w:rPr>
        <w:t xml:space="preserve"> (The </w:t>
      </w:r>
      <w:r w:rsidR="00F75CA7">
        <w:rPr>
          <w:rFonts w:cs="Arial"/>
          <w:color w:val="auto"/>
          <w:szCs w:val="22"/>
        </w:rPr>
        <w:t>detailed</w:t>
      </w:r>
      <w:r w:rsidRPr="001B1385">
        <w:rPr>
          <w:rFonts w:cs="Arial"/>
          <w:color w:val="auto"/>
          <w:szCs w:val="22"/>
        </w:rPr>
        <w:t xml:space="preserve"> </w:t>
      </w:r>
      <w:r w:rsidR="00501C87">
        <w:rPr>
          <w:rFonts w:cs="Arial"/>
          <w:color w:val="auto"/>
          <w:szCs w:val="22"/>
        </w:rPr>
        <w:t>spreadsheet</w:t>
      </w:r>
      <w:r w:rsidR="00AC6252">
        <w:rPr>
          <w:rFonts w:cs="Arial"/>
          <w:color w:val="auto"/>
          <w:szCs w:val="22"/>
        </w:rPr>
        <w:t>s</w:t>
      </w:r>
      <w:r w:rsidRPr="001B1385">
        <w:rPr>
          <w:rFonts w:cs="Arial"/>
          <w:color w:val="auto"/>
          <w:szCs w:val="22"/>
        </w:rPr>
        <w:t xml:space="preserve"> </w:t>
      </w:r>
      <w:r w:rsidR="00AC6252">
        <w:rPr>
          <w:rFonts w:cs="Arial"/>
          <w:color w:val="auto"/>
          <w:szCs w:val="22"/>
        </w:rPr>
        <w:t>are</w:t>
      </w:r>
      <w:r w:rsidRPr="001B1385">
        <w:rPr>
          <w:rFonts w:cs="Arial"/>
          <w:color w:val="auto"/>
          <w:szCs w:val="22"/>
        </w:rPr>
        <w:t xml:space="preserve"> </w:t>
      </w:r>
      <w:r w:rsidR="002B08F1">
        <w:rPr>
          <w:rFonts w:cs="Arial"/>
          <w:color w:val="auto"/>
          <w:szCs w:val="22"/>
        </w:rPr>
        <w:t>sent with the MR</w:t>
      </w:r>
      <w:r w:rsidRPr="001B1385">
        <w:rPr>
          <w:rFonts w:cs="Arial"/>
          <w:color w:val="auto"/>
          <w:szCs w:val="22"/>
        </w:rPr>
        <w:t xml:space="preserve"> to </w:t>
      </w:r>
      <w:r w:rsidR="002B08F1">
        <w:rPr>
          <w:rFonts w:cs="Arial"/>
          <w:color w:val="auto"/>
          <w:szCs w:val="22"/>
        </w:rPr>
        <w:t xml:space="preserve">the </w:t>
      </w:r>
      <w:r w:rsidRPr="001B1385">
        <w:rPr>
          <w:rFonts w:cs="Arial"/>
          <w:color w:val="auto"/>
          <w:szCs w:val="22"/>
        </w:rPr>
        <w:t>DOE), version 1</w:t>
      </w:r>
    </w:p>
    <w:p w14:paraId="295E79F1" w14:textId="77777777" w:rsidR="00D5258A" w:rsidRPr="001B1385" w:rsidRDefault="00693241" w:rsidP="001B1385">
      <w:pPr>
        <w:tabs>
          <w:tab w:val="left" w:pos="426"/>
        </w:tabs>
        <w:ind w:left="426" w:hanging="426"/>
        <w:rPr>
          <w:rFonts w:cs="Arial"/>
          <w:color w:val="auto"/>
          <w:szCs w:val="22"/>
        </w:rPr>
      </w:pPr>
      <w:r>
        <w:rPr>
          <w:rFonts w:cs="Arial"/>
          <w:color w:val="auto"/>
          <w:szCs w:val="22"/>
        </w:rPr>
        <w:t>4.</w:t>
      </w:r>
      <w:r>
        <w:rPr>
          <w:rFonts w:cs="Arial"/>
          <w:color w:val="auto"/>
          <w:szCs w:val="22"/>
        </w:rPr>
        <w:tab/>
        <w:t>Consolidation</w:t>
      </w:r>
      <w:r w:rsidR="00D5258A" w:rsidRPr="001B1385">
        <w:rPr>
          <w:rFonts w:cs="Arial"/>
          <w:color w:val="auto"/>
          <w:szCs w:val="22"/>
        </w:rPr>
        <w:t xml:space="preserve"> of tota</w:t>
      </w:r>
      <w:r>
        <w:rPr>
          <w:rFonts w:cs="Arial"/>
          <w:color w:val="auto"/>
          <w:szCs w:val="22"/>
        </w:rPr>
        <w:t xml:space="preserve">l baseline emission 2008 to 2023 </w:t>
      </w:r>
      <w:r w:rsidRPr="001B1385">
        <w:rPr>
          <w:rFonts w:cs="Arial"/>
          <w:color w:val="auto"/>
          <w:szCs w:val="22"/>
        </w:rPr>
        <w:t>version 1</w:t>
      </w:r>
      <w:r>
        <w:rPr>
          <w:rFonts w:cs="Arial"/>
          <w:color w:val="auto"/>
          <w:szCs w:val="22"/>
        </w:rPr>
        <w:t xml:space="preserve"> (the </w:t>
      </w:r>
      <w:r w:rsidR="00F75CA7">
        <w:rPr>
          <w:rFonts w:cs="Arial"/>
          <w:color w:val="auto"/>
          <w:szCs w:val="22"/>
        </w:rPr>
        <w:t xml:space="preserve">detailed </w:t>
      </w:r>
      <w:r>
        <w:rPr>
          <w:rFonts w:cs="Arial"/>
          <w:color w:val="auto"/>
          <w:szCs w:val="22"/>
        </w:rPr>
        <w:t>spreadsheet</w:t>
      </w:r>
      <w:r w:rsidR="00D5258A" w:rsidRPr="001B1385">
        <w:rPr>
          <w:rFonts w:cs="Arial"/>
          <w:color w:val="auto"/>
          <w:szCs w:val="22"/>
        </w:rPr>
        <w:t xml:space="preserve"> </w:t>
      </w:r>
      <w:r>
        <w:rPr>
          <w:rFonts w:cs="Arial"/>
          <w:color w:val="auto"/>
          <w:szCs w:val="22"/>
        </w:rPr>
        <w:t xml:space="preserve">is </w:t>
      </w:r>
      <w:r w:rsidR="000F0880">
        <w:rPr>
          <w:rFonts w:cs="Arial"/>
          <w:color w:val="auto"/>
          <w:szCs w:val="22"/>
        </w:rPr>
        <w:t>sent</w:t>
      </w:r>
      <w:r>
        <w:rPr>
          <w:rFonts w:cs="Arial"/>
          <w:color w:val="auto"/>
          <w:szCs w:val="22"/>
        </w:rPr>
        <w:t xml:space="preserve"> </w:t>
      </w:r>
      <w:r w:rsidR="000F0880">
        <w:rPr>
          <w:rFonts w:cs="Arial"/>
          <w:color w:val="auto"/>
          <w:szCs w:val="22"/>
        </w:rPr>
        <w:t xml:space="preserve">with the MR </w:t>
      </w:r>
      <w:r>
        <w:rPr>
          <w:rFonts w:cs="Arial"/>
          <w:color w:val="auto"/>
          <w:szCs w:val="22"/>
        </w:rPr>
        <w:t>to the DOE)</w:t>
      </w:r>
    </w:p>
    <w:p w14:paraId="2878C966" w14:textId="77777777" w:rsidR="00D5258A" w:rsidRPr="001B1385" w:rsidRDefault="00091164" w:rsidP="001B1385">
      <w:pPr>
        <w:tabs>
          <w:tab w:val="left" w:pos="426"/>
        </w:tabs>
        <w:ind w:left="426" w:right="-142" w:hanging="426"/>
        <w:rPr>
          <w:rFonts w:cs="Arial"/>
          <w:color w:val="auto"/>
          <w:szCs w:val="22"/>
        </w:rPr>
      </w:pPr>
      <w:r>
        <w:rPr>
          <w:rFonts w:cs="Arial"/>
          <w:color w:val="auto"/>
          <w:szCs w:val="22"/>
        </w:rPr>
        <w:t>5.</w:t>
      </w:r>
      <w:r>
        <w:rPr>
          <w:rFonts w:cs="Arial"/>
          <w:color w:val="auto"/>
          <w:szCs w:val="22"/>
        </w:rPr>
        <w:tab/>
        <w:t>E</w:t>
      </w:r>
      <w:r w:rsidR="00501C87">
        <w:rPr>
          <w:rFonts w:cs="Arial"/>
          <w:color w:val="auto"/>
          <w:szCs w:val="22"/>
        </w:rPr>
        <w:t>lectricity and diesel</w:t>
      </w:r>
      <w:r w:rsidR="00D5258A" w:rsidRPr="001B1385">
        <w:rPr>
          <w:rFonts w:cs="Arial"/>
          <w:color w:val="auto"/>
          <w:szCs w:val="22"/>
        </w:rPr>
        <w:t xml:space="preserve"> consumption 201</w:t>
      </w:r>
      <w:r w:rsidR="00501C87">
        <w:rPr>
          <w:rFonts w:cs="Arial"/>
          <w:color w:val="auto"/>
          <w:szCs w:val="22"/>
        </w:rPr>
        <w:t>8</w:t>
      </w:r>
      <w:r w:rsidR="00693241">
        <w:rPr>
          <w:rFonts w:cs="Arial"/>
          <w:color w:val="auto"/>
          <w:szCs w:val="22"/>
        </w:rPr>
        <w:t>, 2019 and</w:t>
      </w:r>
      <w:r w:rsidR="002B08F1">
        <w:rPr>
          <w:rFonts w:cs="Arial"/>
          <w:color w:val="auto"/>
          <w:szCs w:val="22"/>
        </w:rPr>
        <w:t xml:space="preserve"> 2020</w:t>
      </w:r>
      <w:r w:rsidR="000F0880">
        <w:rPr>
          <w:rFonts w:cs="Arial"/>
          <w:color w:val="auto"/>
          <w:szCs w:val="22"/>
        </w:rPr>
        <w:t>,</w:t>
      </w:r>
      <w:r w:rsidR="00D5258A" w:rsidRPr="001B1385">
        <w:rPr>
          <w:rFonts w:cs="Arial"/>
          <w:color w:val="auto"/>
          <w:szCs w:val="22"/>
        </w:rPr>
        <w:t xml:space="preserve"> </w:t>
      </w:r>
      <w:r w:rsidR="000F0880" w:rsidRPr="001B1385">
        <w:rPr>
          <w:rFonts w:cs="Arial"/>
          <w:color w:val="auto"/>
          <w:szCs w:val="22"/>
        </w:rPr>
        <w:t xml:space="preserve">version 1 </w:t>
      </w:r>
      <w:r w:rsidR="00D5258A" w:rsidRPr="001B1385">
        <w:rPr>
          <w:rFonts w:cs="Arial"/>
          <w:color w:val="auto"/>
          <w:szCs w:val="22"/>
        </w:rPr>
        <w:t>(</w:t>
      </w:r>
      <w:r w:rsidR="000F0880">
        <w:rPr>
          <w:rFonts w:cs="Arial"/>
          <w:color w:val="auto"/>
          <w:szCs w:val="22"/>
        </w:rPr>
        <w:t xml:space="preserve">the </w:t>
      </w:r>
      <w:r w:rsidR="00D5258A" w:rsidRPr="001B1385">
        <w:rPr>
          <w:rFonts w:cs="Arial"/>
          <w:color w:val="auto"/>
          <w:szCs w:val="22"/>
        </w:rPr>
        <w:t xml:space="preserve">detailed </w:t>
      </w:r>
      <w:r w:rsidR="00501C87">
        <w:rPr>
          <w:rFonts w:cs="Arial"/>
          <w:color w:val="auto"/>
          <w:szCs w:val="22"/>
        </w:rPr>
        <w:t>spreadsheets</w:t>
      </w:r>
      <w:r w:rsidR="00D5258A" w:rsidRPr="001B1385">
        <w:rPr>
          <w:rFonts w:cs="Arial"/>
          <w:color w:val="auto"/>
          <w:szCs w:val="22"/>
        </w:rPr>
        <w:t xml:space="preserve"> </w:t>
      </w:r>
      <w:r w:rsidR="002B08F1">
        <w:rPr>
          <w:rFonts w:cs="Arial"/>
          <w:color w:val="auto"/>
          <w:szCs w:val="22"/>
        </w:rPr>
        <w:t>are</w:t>
      </w:r>
      <w:r w:rsidR="00D5258A" w:rsidRPr="001B1385">
        <w:rPr>
          <w:rFonts w:cs="Arial"/>
          <w:color w:val="auto"/>
          <w:szCs w:val="22"/>
        </w:rPr>
        <w:t xml:space="preserve"> </w:t>
      </w:r>
      <w:r w:rsidR="000F0880">
        <w:rPr>
          <w:rFonts w:cs="Arial"/>
          <w:color w:val="auto"/>
          <w:szCs w:val="22"/>
        </w:rPr>
        <w:t>sent with the MR to the DOE)</w:t>
      </w:r>
    </w:p>
    <w:p w14:paraId="3CD32665" w14:textId="77777777" w:rsidR="00D5258A" w:rsidRPr="001B1385" w:rsidRDefault="002B08F1" w:rsidP="001B1385">
      <w:pPr>
        <w:tabs>
          <w:tab w:val="left" w:pos="426"/>
        </w:tabs>
        <w:ind w:left="426" w:hanging="426"/>
        <w:rPr>
          <w:rFonts w:cs="Arial"/>
          <w:color w:val="auto"/>
          <w:szCs w:val="22"/>
        </w:rPr>
      </w:pPr>
      <w:r>
        <w:rPr>
          <w:rFonts w:cs="Arial"/>
          <w:color w:val="auto"/>
          <w:szCs w:val="22"/>
        </w:rPr>
        <w:t>6</w:t>
      </w:r>
      <w:r w:rsidR="00D5258A" w:rsidRPr="001B1385">
        <w:rPr>
          <w:rFonts w:cs="Arial"/>
          <w:color w:val="auto"/>
          <w:szCs w:val="22"/>
        </w:rPr>
        <w:t>.</w:t>
      </w:r>
      <w:r w:rsidR="00D5258A" w:rsidRPr="001B1385">
        <w:rPr>
          <w:rFonts w:cs="Arial"/>
          <w:color w:val="auto"/>
          <w:szCs w:val="22"/>
        </w:rPr>
        <w:tab/>
        <w:t xml:space="preserve">Calibration of weighing scales and kW-meter </w:t>
      </w:r>
      <w:r w:rsidR="00501C87">
        <w:rPr>
          <w:rFonts w:cs="Arial"/>
          <w:color w:val="auto"/>
          <w:szCs w:val="22"/>
        </w:rPr>
        <w:t>2018, 2019 and 2020</w:t>
      </w:r>
      <w:r w:rsidR="00D5258A" w:rsidRPr="001B1385">
        <w:rPr>
          <w:rFonts w:cs="Arial"/>
          <w:color w:val="auto"/>
          <w:szCs w:val="22"/>
        </w:rPr>
        <w:t xml:space="preserve">, version 1 (all calibration certificates are made available </w:t>
      </w:r>
      <w:r w:rsidR="00501C87">
        <w:rPr>
          <w:rFonts w:cs="Arial"/>
          <w:color w:val="auto"/>
          <w:szCs w:val="22"/>
        </w:rPr>
        <w:t xml:space="preserve">at site </w:t>
      </w:r>
      <w:r w:rsidR="00D5258A" w:rsidRPr="001B1385">
        <w:rPr>
          <w:rFonts w:cs="Arial"/>
          <w:color w:val="auto"/>
          <w:szCs w:val="22"/>
        </w:rPr>
        <w:t>to the DOE)</w:t>
      </w:r>
    </w:p>
    <w:p w14:paraId="0B74D074" w14:textId="77777777" w:rsidR="00D5258A" w:rsidRPr="001B1385" w:rsidRDefault="006433FB" w:rsidP="001B1385">
      <w:pPr>
        <w:tabs>
          <w:tab w:val="left" w:pos="426"/>
        </w:tabs>
        <w:ind w:left="426" w:hanging="426"/>
        <w:rPr>
          <w:rFonts w:cs="Arial"/>
          <w:color w:val="auto"/>
          <w:szCs w:val="22"/>
        </w:rPr>
      </w:pPr>
      <w:r>
        <w:rPr>
          <w:rFonts w:cs="Arial"/>
          <w:color w:val="auto"/>
          <w:szCs w:val="22"/>
        </w:rPr>
        <w:t>7</w:t>
      </w:r>
      <w:r w:rsidR="00D5258A" w:rsidRPr="001B1385">
        <w:rPr>
          <w:rFonts w:cs="Arial"/>
          <w:color w:val="auto"/>
          <w:szCs w:val="22"/>
        </w:rPr>
        <w:tab/>
      </w:r>
      <w:r w:rsidR="00AC6252">
        <w:rPr>
          <w:rFonts w:cs="Arial"/>
          <w:color w:val="auto"/>
          <w:szCs w:val="22"/>
        </w:rPr>
        <w:t>L</w:t>
      </w:r>
      <w:r w:rsidR="00D5258A" w:rsidRPr="001B1385">
        <w:rPr>
          <w:rFonts w:cs="Arial"/>
          <w:color w:val="auto"/>
          <w:szCs w:val="22"/>
        </w:rPr>
        <w:t>inked BE, PE and ER</w:t>
      </w:r>
      <w:r w:rsidR="00091164">
        <w:rPr>
          <w:rFonts w:cs="Arial"/>
          <w:color w:val="auto"/>
          <w:szCs w:val="22"/>
        </w:rPr>
        <w:t xml:space="preserve"> calculation tables</w:t>
      </w:r>
      <w:r w:rsidR="002B08F1">
        <w:rPr>
          <w:rFonts w:cs="Arial"/>
          <w:color w:val="auto"/>
          <w:szCs w:val="22"/>
        </w:rPr>
        <w:t xml:space="preserve"> </w:t>
      </w:r>
      <w:r w:rsidR="008D3034">
        <w:rPr>
          <w:rFonts w:cs="Arial"/>
          <w:color w:val="auto"/>
          <w:szCs w:val="22"/>
        </w:rPr>
        <w:t>30 to 46</w:t>
      </w:r>
      <w:r w:rsidR="00091164">
        <w:rPr>
          <w:rFonts w:cs="Arial"/>
          <w:color w:val="auto"/>
          <w:szCs w:val="22"/>
        </w:rPr>
        <w:t xml:space="preserve"> </w:t>
      </w:r>
      <w:r w:rsidR="008D3034">
        <w:rPr>
          <w:rFonts w:cs="Arial"/>
          <w:color w:val="auto"/>
          <w:szCs w:val="22"/>
        </w:rPr>
        <w:t>2018, 2019 and</w:t>
      </w:r>
      <w:r w:rsidR="00501C87">
        <w:rPr>
          <w:rFonts w:cs="Arial"/>
          <w:color w:val="auto"/>
          <w:szCs w:val="22"/>
        </w:rPr>
        <w:t xml:space="preserve"> 2020</w:t>
      </w:r>
      <w:r w:rsidR="00D5258A" w:rsidRPr="001B1385">
        <w:rPr>
          <w:rFonts w:cs="Arial"/>
          <w:color w:val="auto"/>
          <w:szCs w:val="22"/>
        </w:rPr>
        <w:t>, version 1</w:t>
      </w:r>
    </w:p>
    <w:p w14:paraId="1B6DAADD" w14:textId="77777777" w:rsidR="00B023E8" w:rsidRPr="001B1385" w:rsidRDefault="006433FB" w:rsidP="001B1385">
      <w:pPr>
        <w:tabs>
          <w:tab w:val="left" w:pos="426"/>
        </w:tabs>
        <w:ind w:left="426" w:hanging="426"/>
        <w:rPr>
          <w:rFonts w:cs="Arial"/>
          <w:color w:val="auto"/>
          <w:szCs w:val="22"/>
        </w:rPr>
      </w:pPr>
      <w:r>
        <w:rPr>
          <w:rFonts w:cs="Arial"/>
          <w:color w:val="auto"/>
          <w:szCs w:val="22"/>
        </w:rPr>
        <w:t>8</w:t>
      </w:r>
      <w:r w:rsidR="00091164">
        <w:rPr>
          <w:rFonts w:cs="Arial"/>
          <w:color w:val="auto"/>
          <w:szCs w:val="22"/>
        </w:rPr>
        <w:t>.</w:t>
      </w:r>
      <w:r w:rsidR="00091164">
        <w:rPr>
          <w:rFonts w:cs="Arial"/>
          <w:color w:val="auto"/>
          <w:szCs w:val="22"/>
        </w:rPr>
        <w:tab/>
        <w:t xml:space="preserve">Index of </w:t>
      </w:r>
      <w:r w:rsidR="00B023E8" w:rsidRPr="001B1385">
        <w:rPr>
          <w:rFonts w:cs="Arial"/>
          <w:color w:val="auto"/>
          <w:szCs w:val="22"/>
        </w:rPr>
        <w:t>Operating Procedures of the Quality System, version 1</w:t>
      </w:r>
    </w:p>
    <w:p w14:paraId="5940A704" w14:textId="77777777" w:rsidR="00D5258A" w:rsidRPr="001B1385" w:rsidRDefault="00D5258A" w:rsidP="001B1385">
      <w:pPr>
        <w:tabs>
          <w:tab w:val="left" w:pos="794"/>
        </w:tabs>
        <w:spacing w:before="240"/>
        <w:contextualSpacing w:val="0"/>
        <w:rPr>
          <w:rFonts w:cs="Arial"/>
          <w:color w:val="auto"/>
          <w:szCs w:val="22"/>
        </w:rPr>
      </w:pPr>
      <w:r w:rsidRPr="001B1385">
        <w:rPr>
          <w:rFonts w:cs="Arial"/>
          <w:color w:val="auto"/>
          <w:szCs w:val="22"/>
        </w:rPr>
        <w:t xml:space="preserve">Above annexes are integral parts of the Monitoring Report. The Supporting Documents below contain details that are </w:t>
      </w:r>
      <w:r w:rsidR="005B6C91">
        <w:rPr>
          <w:rFonts w:cs="Arial"/>
          <w:color w:val="auto"/>
          <w:szCs w:val="22"/>
        </w:rPr>
        <w:t xml:space="preserve">sent </w:t>
      </w:r>
      <w:r w:rsidR="002B08F1">
        <w:rPr>
          <w:rFonts w:cs="Arial"/>
          <w:color w:val="auto"/>
          <w:szCs w:val="22"/>
        </w:rPr>
        <w:t xml:space="preserve">with the MR or </w:t>
      </w:r>
      <w:r w:rsidR="002B08F1" w:rsidRPr="001B1385">
        <w:rPr>
          <w:rFonts w:cs="Arial"/>
          <w:color w:val="auto"/>
          <w:szCs w:val="22"/>
        </w:rPr>
        <w:t xml:space="preserve">made available </w:t>
      </w:r>
      <w:r w:rsidR="002B08F1">
        <w:rPr>
          <w:rFonts w:cs="Arial"/>
          <w:color w:val="auto"/>
          <w:szCs w:val="22"/>
        </w:rPr>
        <w:t xml:space="preserve">at site </w:t>
      </w:r>
      <w:r w:rsidRPr="001B1385">
        <w:rPr>
          <w:rFonts w:cs="Arial"/>
          <w:color w:val="auto"/>
          <w:szCs w:val="22"/>
        </w:rPr>
        <w:t>to the DOE.</w:t>
      </w:r>
    </w:p>
    <w:p w14:paraId="20543047" w14:textId="77777777" w:rsidR="00D5258A" w:rsidRPr="005B6C91" w:rsidRDefault="00D5258A" w:rsidP="001B1385">
      <w:pPr>
        <w:spacing w:before="240" w:after="120"/>
        <w:contextualSpacing w:val="0"/>
        <w:rPr>
          <w:rFonts w:cs="Arial"/>
          <w:b/>
          <w:color w:val="auto"/>
          <w:szCs w:val="22"/>
          <w:u w:val="single"/>
        </w:rPr>
      </w:pPr>
      <w:r w:rsidRPr="006773D8">
        <w:rPr>
          <w:rFonts w:cs="Arial"/>
          <w:b/>
          <w:color w:val="auto"/>
          <w:szCs w:val="22"/>
          <w:u w:val="single"/>
        </w:rPr>
        <w:t xml:space="preserve">Supporting documents </w:t>
      </w:r>
      <w:r w:rsidR="008D3034" w:rsidRPr="006773D8">
        <w:rPr>
          <w:rFonts w:cs="Arial"/>
          <w:b/>
          <w:color w:val="auto"/>
          <w:szCs w:val="22"/>
          <w:u w:val="single"/>
        </w:rPr>
        <w:t>sent with the MR to the DOE</w:t>
      </w:r>
    </w:p>
    <w:p w14:paraId="58CCD5E1" w14:textId="77777777" w:rsidR="001B1385" w:rsidRDefault="004A0771" w:rsidP="005B6C91">
      <w:pPr>
        <w:tabs>
          <w:tab w:val="left" w:pos="794"/>
        </w:tabs>
        <w:rPr>
          <w:rFonts w:cs="Arial"/>
          <w:color w:val="auto"/>
          <w:szCs w:val="22"/>
        </w:rPr>
      </w:pPr>
      <w:r w:rsidRPr="004A0771">
        <w:rPr>
          <w:rFonts w:cs="Arial"/>
          <w:color w:val="auto"/>
          <w:szCs w:val="22"/>
        </w:rPr>
        <w:t>Linked BE PE and ER</w:t>
      </w:r>
      <w:r w:rsidR="000F0880">
        <w:rPr>
          <w:rFonts w:cs="Arial"/>
          <w:color w:val="auto"/>
          <w:szCs w:val="22"/>
        </w:rPr>
        <w:t xml:space="preserve"> calculation</w:t>
      </w:r>
      <w:r w:rsidRPr="004A0771">
        <w:rPr>
          <w:rFonts w:cs="Arial"/>
          <w:color w:val="auto"/>
          <w:szCs w:val="22"/>
        </w:rPr>
        <w:t xml:space="preserve"> tabl</w:t>
      </w:r>
      <w:r w:rsidR="00BE2368">
        <w:rPr>
          <w:rFonts w:cs="Arial"/>
          <w:color w:val="auto"/>
          <w:szCs w:val="22"/>
        </w:rPr>
        <w:t>es 30 to 46 for MR 2018 to 2020,</w:t>
      </w:r>
      <w:r w:rsidRPr="004A0771">
        <w:rPr>
          <w:rFonts w:cs="Arial"/>
          <w:color w:val="auto"/>
          <w:szCs w:val="22"/>
        </w:rPr>
        <w:t xml:space="preserve"> version 1</w:t>
      </w:r>
    </w:p>
    <w:p w14:paraId="1EE6A1B7" w14:textId="4BA5B99C" w:rsidR="002B203E" w:rsidRDefault="002B203E" w:rsidP="002B203E">
      <w:pPr>
        <w:tabs>
          <w:tab w:val="left" w:pos="794"/>
        </w:tabs>
        <w:rPr>
          <w:rFonts w:cs="Arial"/>
          <w:color w:val="auto"/>
          <w:szCs w:val="22"/>
        </w:rPr>
      </w:pPr>
      <w:r w:rsidRPr="004A0771">
        <w:rPr>
          <w:rFonts w:cs="Arial"/>
          <w:color w:val="auto"/>
          <w:szCs w:val="22"/>
        </w:rPr>
        <w:t>Linked BE PE and ER</w:t>
      </w:r>
      <w:r>
        <w:rPr>
          <w:rFonts w:cs="Arial"/>
          <w:color w:val="auto"/>
          <w:szCs w:val="22"/>
        </w:rPr>
        <w:t xml:space="preserve"> calculation</w:t>
      </w:r>
      <w:r w:rsidRPr="004A0771">
        <w:rPr>
          <w:rFonts w:cs="Arial"/>
          <w:color w:val="auto"/>
          <w:szCs w:val="22"/>
        </w:rPr>
        <w:t xml:space="preserve"> tabl</w:t>
      </w:r>
      <w:r>
        <w:rPr>
          <w:rFonts w:cs="Arial"/>
          <w:color w:val="auto"/>
          <w:szCs w:val="22"/>
        </w:rPr>
        <w:t>es 30 to 46 for MR 2018 to 2020,</w:t>
      </w:r>
      <w:r w:rsidRPr="004A0771">
        <w:rPr>
          <w:rFonts w:cs="Arial"/>
          <w:color w:val="auto"/>
          <w:szCs w:val="22"/>
        </w:rPr>
        <w:t xml:space="preserve"> version </w:t>
      </w:r>
      <w:r>
        <w:rPr>
          <w:rFonts w:cs="Arial"/>
          <w:color w:val="auto"/>
          <w:szCs w:val="22"/>
        </w:rPr>
        <w:t>2</w:t>
      </w:r>
    </w:p>
    <w:p w14:paraId="2FCE6CD1" w14:textId="41FCC45D" w:rsidR="002B203E" w:rsidRDefault="002B203E" w:rsidP="002B203E">
      <w:pPr>
        <w:tabs>
          <w:tab w:val="left" w:pos="794"/>
        </w:tabs>
        <w:rPr>
          <w:rFonts w:cs="Arial"/>
          <w:color w:val="auto"/>
          <w:szCs w:val="22"/>
        </w:rPr>
      </w:pPr>
      <w:r w:rsidRPr="004A0771">
        <w:rPr>
          <w:rFonts w:cs="Arial"/>
          <w:color w:val="auto"/>
          <w:szCs w:val="22"/>
        </w:rPr>
        <w:t>Linked BE PE and ER</w:t>
      </w:r>
      <w:r>
        <w:rPr>
          <w:rFonts w:cs="Arial"/>
          <w:color w:val="auto"/>
          <w:szCs w:val="22"/>
        </w:rPr>
        <w:t xml:space="preserve"> calculation</w:t>
      </w:r>
      <w:r w:rsidRPr="004A0771">
        <w:rPr>
          <w:rFonts w:cs="Arial"/>
          <w:color w:val="auto"/>
          <w:szCs w:val="22"/>
        </w:rPr>
        <w:t xml:space="preserve"> tabl</w:t>
      </w:r>
      <w:r>
        <w:rPr>
          <w:rFonts w:cs="Arial"/>
          <w:color w:val="auto"/>
          <w:szCs w:val="22"/>
        </w:rPr>
        <w:t>es 30 to 46 for MR 2018 to 2020,</w:t>
      </w:r>
      <w:r w:rsidRPr="004A0771">
        <w:rPr>
          <w:rFonts w:cs="Arial"/>
          <w:color w:val="auto"/>
          <w:szCs w:val="22"/>
        </w:rPr>
        <w:t xml:space="preserve"> version </w:t>
      </w:r>
      <w:r>
        <w:rPr>
          <w:rFonts w:cs="Arial"/>
          <w:color w:val="auto"/>
          <w:szCs w:val="22"/>
        </w:rPr>
        <w:t>3</w:t>
      </w:r>
    </w:p>
    <w:p w14:paraId="4535FA85" w14:textId="15134264" w:rsidR="009C1594" w:rsidRPr="005952A2" w:rsidRDefault="009C1594" w:rsidP="009C1594">
      <w:pPr>
        <w:rPr>
          <w:rFonts w:cs="Arial"/>
          <w:color w:val="auto"/>
          <w:szCs w:val="22"/>
        </w:rPr>
      </w:pPr>
      <w:r w:rsidRPr="005952A2">
        <w:rPr>
          <w:rFonts w:cs="Arial"/>
          <w:color w:val="auto"/>
          <w:szCs w:val="22"/>
        </w:rPr>
        <w:t xml:space="preserve">Details of total organic waste </w:t>
      </w:r>
      <w:r w:rsidR="00873B57">
        <w:rPr>
          <w:rFonts w:cs="Arial"/>
          <w:color w:val="auto"/>
          <w:szCs w:val="22"/>
        </w:rPr>
        <w:t xml:space="preserve">processed </w:t>
      </w:r>
      <w:r>
        <w:rPr>
          <w:rFonts w:cs="Arial"/>
          <w:color w:val="auto"/>
          <w:szCs w:val="22"/>
        </w:rPr>
        <w:t>2018, 2019 and 2020</w:t>
      </w:r>
      <w:r w:rsidRPr="005952A2">
        <w:rPr>
          <w:rFonts w:cs="Arial"/>
          <w:color w:val="auto"/>
          <w:szCs w:val="22"/>
        </w:rPr>
        <w:t xml:space="preserve"> for Annex 1, version 1</w:t>
      </w:r>
    </w:p>
    <w:p w14:paraId="42D89BBB" w14:textId="77777777" w:rsidR="00605F1F" w:rsidRDefault="00605F1F" w:rsidP="009C1594">
      <w:pPr>
        <w:rPr>
          <w:rFonts w:cs="Arial"/>
          <w:color w:val="auto"/>
          <w:szCs w:val="22"/>
        </w:rPr>
      </w:pPr>
      <w:r w:rsidRPr="00605F1F">
        <w:rPr>
          <w:rFonts w:cs="Arial"/>
          <w:color w:val="auto"/>
          <w:szCs w:val="22"/>
        </w:rPr>
        <w:t xml:space="preserve">Waste composition </w:t>
      </w:r>
      <w:r>
        <w:rPr>
          <w:rFonts w:cs="Arial"/>
          <w:color w:val="auto"/>
          <w:szCs w:val="22"/>
        </w:rPr>
        <w:t>2018,</w:t>
      </w:r>
      <w:r w:rsidR="006A4432">
        <w:rPr>
          <w:rFonts w:cs="Arial"/>
          <w:color w:val="auto"/>
          <w:szCs w:val="22"/>
        </w:rPr>
        <w:t xml:space="preserve"> </w:t>
      </w:r>
      <w:r w:rsidRPr="00605F1F">
        <w:rPr>
          <w:rFonts w:cs="Arial"/>
          <w:color w:val="auto"/>
          <w:szCs w:val="22"/>
        </w:rPr>
        <w:t xml:space="preserve">2019 </w:t>
      </w:r>
      <w:r>
        <w:rPr>
          <w:rFonts w:cs="Arial"/>
          <w:color w:val="auto"/>
          <w:szCs w:val="22"/>
        </w:rPr>
        <w:t xml:space="preserve">and 2020 </w:t>
      </w:r>
      <w:r w:rsidRPr="00605F1F">
        <w:rPr>
          <w:rFonts w:cs="Arial"/>
          <w:color w:val="auto"/>
          <w:szCs w:val="22"/>
        </w:rPr>
        <w:t>with summary for Annex 2</w:t>
      </w:r>
      <w:r w:rsidR="00C94DB0">
        <w:rPr>
          <w:rFonts w:cs="Arial"/>
          <w:color w:val="auto"/>
          <w:szCs w:val="22"/>
        </w:rPr>
        <w:t>,</w:t>
      </w:r>
      <w:r w:rsidRPr="00605F1F">
        <w:rPr>
          <w:rFonts w:cs="Arial"/>
          <w:color w:val="auto"/>
          <w:szCs w:val="22"/>
        </w:rPr>
        <w:t xml:space="preserve"> </w:t>
      </w:r>
      <w:r w:rsidR="00C94DB0">
        <w:rPr>
          <w:rFonts w:cs="Arial"/>
          <w:color w:val="auto"/>
          <w:szCs w:val="22"/>
        </w:rPr>
        <w:t>v</w:t>
      </w:r>
      <w:r w:rsidRPr="00605F1F">
        <w:rPr>
          <w:rFonts w:cs="Arial"/>
          <w:color w:val="auto"/>
          <w:szCs w:val="22"/>
        </w:rPr>
        <w:t>ersion 1</w:t>
      </w:r>
    </w:p>
    <w:p w14:paraId="0ADB1F7E" w14:textId="77777777" w:rsidR="00902E27" w:rsidRPr="00FE24D4" w:rsidRDefault="00902E27" w:rsidP="00902E27">
      <w:pPr>
        <w:rPr>
          <w:rFonts w:cs="Arial"/>
        </w:rPr>
      </w:pPr>
      <w:r w:rsidRPr="00FE24D4">
        <w:rPr>
          <w:rFonts w:cs="Arial"/>
          <w:color w:val="auto"/>
          <w:szCs w:val="22"/>
        </w:rPr>
        <w:t xml:space="preserve">Details of 2018 </w:t>
      </w:r>
      <w:r w:rsidR="006960FA">
        <w:rPr>
          <w:rFonts w:cs="Arial"/>
          <w:color w:val="auto"/>
          <w:szCs w:val="22"/>
        </w:rPr>
        <w:t xml:space="preserve">baseline emissions </w:t>
      </w:r>
      <w:r w:rsidRPr="00FE24D4">
        <w:rPr>
          <w:rFonts w:cs="Arial"/>
          <w:color w:val="auto"/>
          <w:szCs w:val="22"/>
        </w:rPr>
        <w:t>from 04.11.2018 to 31.12.2018 for Annex 4</w:t>
      </w:r>
      <w:r w:rsidR="006960FA">
        <w:rPr>
          <w:rFonts w:cs="Arial"/>
          <w:color w:val="auto"/>
          <w:szCs w:val="22"/>
        </w:rPr>
        <w:t>, version 1</w:t>
      </w:r>
    </w:p>
    <w:p w14:paraId="1353CDFD" w14:textId="77777777" w:rsidR="00902E27" w:rsidRPr="00FE24D4" w:rsidRDefault="00902E27" w:rsidP="00902E27">
      <w:pPr>
        <w:rPr>
          <w:rFonts w:cs="Arial"/>
        </w:rPr>
      </w:pPr>
      <w:r w:rsidRPr="00FE24D4">
        <w:rPr>
          <w:rFonts w:cs="Arial"/>
          <w:color w:val="auto"/>
          <w:szCs w:val="22"/>
        </w:rPr>
        <w:t xml:space="preserve">Details of 2019 </w:t>
      </w:r>
      <w:r w:rsidR="006960FA">
        <w:rPr>
          <w:rFonts w:cs="Arial"/>
          <w:color w:val="auto"/>
          <w:szCs w:val="22"/>
        </w:rPr>
        <w:t>baseline emissions</w:t>
      </w:r>
      <w:r w:rsidRPr="00FE24D4">
        <w:rPr>
          <w:rFonts w:cs="Arial"/>
          <w:color w:val="auto"/>
          <w:szCs w:val="22"/>
        </w:rPr>
        <w:t xml:space="preserve"> from 01.01.2019 to 31.12.2019 for Annex 4</w:t>
      </w:r>
      <w:r w:rsidR="006960FA">
        <w:rPr>
          <w:rFonts w:cs="Arial"/>
          <w:color w:val="auto"/>
          <w:szCs w:val="22"/>
        </w:rPr>
        <w:t>, version 1</w:t>
      </w:r>
    </w:p>
    <w:p w14:paraId="111212A5" w14:textId="77777777" w:rsidR="00902E27" w:rsidRPr="00FE24D4" w:rsidRDefault="00902E27" w:rsidP="00902E27">
      <w:pPr>
        <w:rPr>
          <w:rFonts w:cs="Arial"/>
          <w:color w:val="auto"/>
          <w:szCs w:val="22"/>
        </w:rPr>
      </w:pPr>
      <w:r w:rsidRPr="00FE24D4">
        <w:rPr>
          <w:rFonts w:cs="Arial"/>
          <w:color w:val="auto"/>
          <w:szCs w:val="22"/>
        </w:rPr>
        <w:t xml:space="preserve">Details of </w:t>
      </w:r>
      <w:r w:rsidR="006960FA">
        <w:rPr>
          <w:rFonts w:cs="Arial"/>
          <w:color w:val="auto"/>
          <w:szCs w:val="22"/>
        </w:rPr>
        <w:t>2020 baseline emissions</w:t>
      </w:r>
      <w:r w:rsidRPr="00FE24D4">
        <w:rPr>
          <w:rFonts w:cs="Arial"/>
          <w:color w:val="auto"/>
          <w:szCs w:val="22"/>
        </w:rPr>
        <w:t xml:space="preserve"> from 01.01.2020 to 31.12.2020 for Annex 4</w:t>
      </w:r>
      <w:r w:rsidR="006960FA">
        <w:rPr>
          <w:rFonts w:cs="Arial"/>
          <w:color w:val="auto"/>
          <w:szCs w:val="22"/>
        </w:rPr>
        <w:t>, version 1</w:t>
      </w:r>
    </w:p>
    <w:p w14:paraId="7D61EC19" w14:textId="77777777" w:rsidR="00ED03D4" w:rsidRPr="005952A2" w:rsidRDefault="001619E8" w:rsidP="00EC4B64">
      <w:pPr>
        <w:rPr>
          <w:rFonts w:cs="Arial"/>
          <w:color w:val="auto"/>
          <w:szCs w:val="22"/>
        </w:rPr>
      </w:pPr>
      <w:r>
        <w:rPr>
          <w:rFonts w:cs="Arial"/>
          <w:color w:val="auto"/>
          <w:szCs w:val="22"/>
        </w:rPr>
        <w:t>Summary b</w:t>
      </w:r>
      <w:r w:rsidR="00260FBA">
        <w:rPr>
          <w:rFonts w:cs="Arial"/>
          <w:color w:val="auto"/>
          <w:szCs w:val="22"/>
        </w:rPr>
        <w:t>aseline emission Nov</w:t>
      </w:r>
      <w:r>
        <w:rPr>
          <w:rFonts w:cs="Arial"/>
          <w:color w:val="auto"/>
          <w:szCs w:val="22"/>
        </w:rPr>
        <w:t>.</w:t>
      </w:r>
      <w:r w:rsidR="00260FBA">
        <w:rPr>
          <w:rFonts w:cs="Arial"/>
          <w:color w:val="auto"/>
          <w:szCs w:val="22"/>
        </w:rPr>
        <w:t xml:space="preserve"> </w:t>
      </w:r>
      <w:r>
        <w:rPr>
          <w:rFonts w:cs="Arial"/>
          <w:color w:val="auto"/>
          <w:szCs w:val="22"/>
        </w:rPr>
        <w:t>4</w:t>
      </w:r>
      <w:r w:rsidR="005603B8">
        <w:rPr>
          <w:rFonts w:cs="Arial"/>
          <w:color w:val="auto"/>
          <w:szCs w:val="22"/>
        </w:rPr>
        <w:t>,</w:t>
      </w:r>
      <w:r>
        <w:rPr>
          <w:rFonts w:cs="Arial"/>
          <w:color w:val="auto"/>
          <w:szCs w:val="22"/>
        </w:rPr>
        <w:t xml:space="preserve"> 20</w:t>
      </w:r>
      <w:r w:rsidR="00260FBA">
        <w:rPr>
          <w:rFonts w:cs="Arial"/>
          <w:color w:val="auto"/>
          <w:szCs w:val="22"/>
        </w:rPr>
        <w:t>18 to Dec</w:t>
      </w:r>
      <w:r w:rsidR="005603B8">
        <w:rPr>
          <w:rFonts w:cs="Arial"/>
          <w:color w:val="auto"/>
          <w:szCs w:val="22"/>
        </w:rPr>
        <w:t>. 3</w:t>
      </w:r>
      <w:r>
        <w:rPr>
          <w:rFonts w:cs="Arial"/>
          <w:color w:val="auto"/>
          <w:szCs w:val="22"/>
        </w:rPr>
        <w:t>1, 2020</w:t>
      </w:r>
      <w:r w:rsidR="00ED03D4" w:rsidRPr="00ED03D4">
        <w:rPr>
          <w:rFonts w:cs="Arial"/>
          <w:color w:val="auto"/>
          <w:szCs w:val="22"/>
        </w:rPr>
        <w:t xml:space="preserve"> for Annex 4,</w:t>
      </w:r>
      <w:r w:rsidR="00ED03D4">
        <w:rPr>
          <w:rFonts w:cs="Arial"/>
          <w:color w:val="auto"/>
          <w:szCs w:val="22"/>
        </w:rPr>
        <w:t xml:space="preserve"> </w:t>
      </w:r>
      <w:r w:rsidR="00ED03D4" w:rsidRPr="00ED03D4">
        <w:rPr>
          <w:rFonts w:cs="Arial"/>
          <w:color w:val="auto"/>
          <w:szCs w:val="22"/>
        </w:rPr>
        <w:t>version 1</w:t>
      </w:r>
    </w:p>
    <w:p w14:paraId="30AB8913" w14:textId="77777777" w:rsidR="00C94DB0" w:rsidRDefault="00C94DB0" w:rsidP="00C94DB0">
      <w:pPr>
        <w:rPr>
          <w:rFonts w:cs="Arial"/>
          <w:color w:val="auto"/>
          <w:szCs w:val="22"/>
        </w:rPr>
      </w:pPr>
      <w:r>
        <w:rPr>
          <w:rFonts w:cs="Arial"/>
          <w:color w:val="auto"/>
          <w:szCs w:val="22"/>
        </w:rPr>
        <w:t>Detai</w:t>
      </w:r>
      <w:r w:rsidR="00F75CA7">
        <w:rPr>
          <w:rFonts w:cs="Arial"/>
          <w:color w:val="auto"/>
          <w:szCs w:val="22"/>
        </w:rPr>
        <w:t xml:space="preserve">ls of electricity </w:t>
      </w:r>
      <w:r>
        <w:rPr>
          <w:rFonts w:cs="Arial"/>
          <w:color w:val="auto"/>
          <w:szCs w:val="22"/>
        </w:rPr>
        <w:t xml:space="preserve">consumption 2018, </w:t>
      </w:r>
      <w:r w:rsidRPr="00C94DB0">
        <w:rPr>
          <w:rFonts w:cs="Arial"/>
          <w:color w:val="auto"/>
          <w:szCs w:val="22"/>
        </w:rPr>
        <w:t>2019 and 2020</w:t>
      </w:r>
      <w:r>
        <w:rPr>
          <w:rFonts w:cs="Arial"/>
          <w:color w:val="auto"/>
          <w:szCs w:val="22"/>
        </w:rPr>
        <w:t xml:space="preserve"> for Annex 5, version 1</w:t>
      </w:r>
    </w:p>
    <w:p w14:paraId="3FB65978" w14:textId="4828E213" w:rsidR="005B6C91" w:rsidRDefault="00C94DB0" w:rsidP="006960FA">
      <w:pPr>
        <w:rPr>
          <w:rFonts w:cs="Arial"/>
          <w:color w:val="auto"/>
          <w:szCs w:val="22"/>
        </w:rPr>
      </w:pPr>
      <w:r w:rsidRPr="005952A2">
        <w:rPr>
          <w:rFonts w:cs="Arial"/>
          <w:color w:val="auto"/>
          <w:szCs w:val="22"/>
        </w:rPr>
        <w:t xml:space="preserve">Details of diesel consumption </w:t>
      </w:r>
      <w:r>
        <w:rPr>
          <w:rFonts w:cs="Arial"/>
          <w:color w:val="auto"/>
          <w:szCs w:val="22"/>
        </w:rPr>
        <w:t>2018, 2019 and 2020</w:t>
      </w:r>
      <w:r w:rsidRPr="005952A2">
        <w:rPr>
          <w:rFonts w:cs="Arial"/>
          <w:color w:val="auto"/>
          <w:szCs w:val="22"/>
        </w:rPr>
        <w:t xml:space="preserve"> for Annex 5, version 1</w:t>
      </w:r>
    </w:p>
    <w:p w14:paraId="6375C386" w14:textId="23C4C405" w:rsidR="003C2C27" w:rsidRDefault="003C2C27" w:rsidP="006960FA">
      <w:pPr>
        <w:rPr>
          <w:rFonts w:cs="Arial"/>
          <w:color w:val="auto"/>
          <w:szCs w:val="22"/>
        </w:rPr>
      </w:pPr>
      <w:r>
        <w:rPr>
          <w:rFonts w:cs="Arial"/>
          <w:color w:val="auto"/>
          <w:szCs w:val="22"/>
        </w:rPr>
        <w:t xml:space="preserve">Details of YPST </w:t>
      </w:r>
      <w:proofErr w:type="spellStart"/>
      <w:r>
        <w:rPr>
          <w:rFonts w:cs="Arial"/>
          <w:color w:val="auto"/>
          <w:szCs w:val="22"/>
        </w:rPr>
        <w:t>Temesi</w:t>
      </w:r>
      <w:proofErr w:type="spellEnd"/>
      <w:r>
        <w:rPr>
          <w:rFonts w:cs="Arial"/>
          <w:color w:val="auto"/>
          <w:szCs w:val="22"/>
        </w:rPr>
        <w:t xml:space="preserve"> Water and Facilities Report, March 4</w:t>
      </w:r>
      <w:r w:rsidRPr="003C2C27">
        <w:rPr>
          <w:rFonts w:cs="Arial"/>
          <w:color w:val="auto"/>
          <w:szCs w:val="22"/>
          <w:vertAlign w:val="superscript"/>
        </w:rPr>
        <w:t>th</w:t>
      </w:r>
      <w:r>
        <w:rPr>
          <w:rFonts w:cs="Arial"/>
          <w:color w:val="auto"/>
          <w:szCs w:val="22"/>
        </w:rPr>
        <w:t xml:space="preserve">, 2021 </w:t>
      </w:r>
    </w:p>
    <w:p w14:paraId="4EA0B441" w14:textId="3B7DB32E" w:rsidR="003C2C27" w:rsidRDefault="003C2C27" w:rsidP="006960FA">
      <w:pPr>
        <w:rPr>
          <w:rFonts w:cs="Arial"/>
          <w:color w:val="auto"/>
          <w:szCs w:val="22"/>
        </w:rPr>
      </w:pPr>
      <w:r>
        <w:rPr>
          <w:rFonts w:cs="Arial"/>
          <w:color w:val="auto"/>
          <w:szCs w:val="22"/>
        </w:rPr>
        <w:t>Details Water Facilities Report Translation English, March 4</w:t>
      </w:r>
      <w:proofErr w:type="gramStart"/>
      <w:r w:rsidRPr="003C2C27">
        <w:rPr>
          <w:rFonts w:cs="Arial"/>
          <w:color w:val="auto"/>
          <w:szCs w:val="22"/>
          <w:vertAlign w:val="superscript"/>
        </w:rPr>
        <w:t>th</w:t>
      </w:r>
      <w:r>
        <w:rPr>
          <w:rFonts w:cs="Arial"/>
          <w:color w:val="auto"/>
          <w:szCs w:val="22"/>
        </w:rPr>
        <w:t xml:space="preserve"> ,</w:t>
      </w:r>
      <w:proofErr w:type="gramEnd"/>
      <w:r>
        <w:rPr>
          <w:rFonts w:cs="Arial"/>
          <w:color w:val="auto"/>
          <w:szCs w:val="22"/>
        </w:rPr>
        <w:t xml:space="preserve"> 2021</w:t>
      </w:r>
    </w:p>
    <w:p w14:paraId="604FBC55" w14:textId="4DC4AA6E" w:rsidR="003C2C27" w:rsidRDefault="003C2C27" w:rsidP="006960FA">
      <w:pPr>
        <w:rPr>
          <w:rFonts w:cs="Arial"/>
          <w:color w:val="auto"/>
          <w:szCs w:val="22"/>
        </w:rPr>
      </w:pPr>
      <w:r>
        <w:rPr>
          <w:rFonts w:cs="Arial"/>
          <w:color w:val="auto"/>
          <w:szCs w:val="22"/>
        </w:rPr>
        <w:lastRenderedPageBreak/>
        <w:t xml:space="preserve">Details Annual Government Environmental Water Tests, </w:t>
      </w:r>
      <w:proofErr w:type="spellStart"/>
      <w:r>
        <w:rPr>
          <w:rFonts w:cs="Arial"/>
          <w:color w:val="auto"/>
          <w:szCs w:val="22"/>
        </w:rPr>
        <w:t>Temesi</w:t>
      </w:r>
      <w:proofErr w:type="spellEnd"/>
      <w:r>
        <w:rPr>
          <w:rFonts w:cs="Arial"/>
          <w:color w:val="auto"/>
          <w:szCs w:val="22"/>
        </w:rPr>
        <w:t>, 2018 – 2019</w:t>
      </w:r>
    </w:p>
    <w:p w14:paraId="15BA567B" w14:textId="7C908429" w:rsidR="002B203E" w:rsidRDefault="003C2C27" w:rsidP="003C2C27">
      <w:pPr>
        <w:rPr>
          <w:rFonts w:cs="Arial"/>
          <w:color w:val="auto"/>
          <w:szCs w:val="22"/>
        </w:rPr>
      </w:pPr>
      <w:proofErr w:type="spellStart"/>
      <w:r>
        <w:rPr>
          <w:rFonts w:cs="Arial"/>
          <w:color w:val="auto"/>
          <w:szCs w:val="22"/>
        </w:rPr>
        <w:t>Temesi</w:t>
      </w:r>
      <w:proofErr w:type="spellEnd"/>
      <w:r>
        <w:rPr>
          <w:rFonts w:cs="Arial"/>
          <w:color w:val="auto"/>
          <w:szCs w:val="22"/>
        </w:rPr>
        <w:t xml:space="preserve"> Social Certificate of Health BPJS Kesehatan 2016 </w:t>
      </w:r>
    </w:p>
    <w:p w14:paraId="4F2B1F77" w14:textId="57818D64" w:rsidR="003C2C27" w:rsidRPr="003C2C27" w:rsidRDefault="003C2C27" w:rsidP="003C2C27">
      <w:pPr>
        <w:rPr>
          <w:rFonts w:cs="Arial"/>
          <w:color w:val="auto"/>
          <w:szCs w:val="22"/>
        </w:rPr>
      </w:pPr>
      <w:r>
        <w:rPr>
          <w:rFonts w:cs="Arial"/>
          <w:color w:val="auto"/>
          <w:szCs w:val="22"/>
        </w:rPr>
        <w:t xml:space="preserve">Details Supporting Letter from Doctor confirming health 2021 </w:t>
      </w:r>
    </w:p>
    <w:p w14:paraId="519339F1" w14:textId="1905FCA7" w:rsidR="00D5258A" w:rsidRPr="005952A2" w:rsidRDefault="00D5258A" w:rsidP="005B6C91">
      <w:pPr>
        <w:spacing w:before="480" w:after="120"/>
        <w:contextualSpacing w:val="0"/>
        <w:rPr>
          <w:rFonts w:cs="Arial"/>
          <w:b/>
          <w:color w:val="auto"/>
          <w:szCs w:val="22"/>
          <w:u w:val="single"/>
        </w:rPr>
      </w:pPr>
      <w:r w:rsidRPr="005952A2">
        <w:rPr>
          <w:rFonts w:cs="Arial"/>
          <w:b/>
          <w:color w:val="auto"/>
          <w:szCs w:val="22"/>
          <w:u w:val="single"/>
        </w:rPr>
        <w:t>Supporting do</w:t>
      </w:r>
      <w:r w:rsidR="00A819EE">
        <w:rPr>
          <w:rFonts w:cs="Arial"/>
          <w:b/>
          <w:color w:val="auto"/>
          <w:szCs w:val="22"/>
          <w:u w:val="single"/>
        </w:rPr>
        <w:t>cuments available for the DOE on</w:t>
      </w:r>
      <w:r w:rsidRPr="005952A2">
        <w:rPr>
          <w:rFonts w:cs="Arial"/>
          <w:b/>
          <w:color w:val="auto"/>
          <w:szCs w:val="22"/>
          <w:u w:val="single"/>
        </w:rPr>
        <w:t xml:space="preserve"> site (not exhaustive)</w:t>
      </w:r>
    </w:p>
    <w:p w14:paraId="1822BB3A" w14:textId="77777777" w:rsidR="00D5258A" w:rsidRPr="00DF426E" w:rsidRDefault="00D5258A" w:rsidP="00DF426E">
      <w:pPr>
        <w:rPr>
          <w:rFonts w:cs="Arial"/>
          <w:color w:val="auto"/>
          <w:szCs w:val="22"/>
        </w:rPr>
      </w:pPr>
      <w:r w:rsidRPr="00DF426E">
        <w:rPr>
          <w:rFonts w:cs="Arial"/>
          <w:color w:val="auto"/>
          <w:szCs w:val="22"/>
        </w:rPr>
        <w:t>GWPCH</w:t>
      </w:r>
      <w:r w:rsidRPr="00DF426E">
        <w:rPr>
          <w:rFonts w:cs="Arial"/>
          <w:color w:val="auto"/>
          <w:szCs w:val="22"/>
          <w:vertAlign w:val="subscript"/>
        </w:rPr>
        <w:t>4</w:t>
      </w:r>
      <w:r w:rsidRPr="00DF426E">
        <w:rPr>
          <w:rFonts w:cs="Arial"/>
          <w:color w:val="auto"/>
          <w:szCs w:val="22"/>
        </w:rPr>
        <w:t xml:space="preserve"> = 21:</w:t>
      </w:r>
    </w:p>
    <w:p w14:paraId="07757066" w14:textId="77777777" w:rsidR="00D5258A" w:rsidRPr="00DF426E" w:rsidRDefault="00D5258A" w:rsidP="00DF426E">
      <w:pPr>
        <w:rPr>
          <w:rFonts w:cs="Arial"/>
          <w:color w:val="auto"/>
          <w:szCs w:val="22"/>
        </w:rPr>
      </w:pPr>
      <w:r w:rsidRPr="00DF426E">
        <w:rPr>
          <w:rFonts w:cs="Arial"/>
          <w:color w:val="auto"/>
          <w:szCs w:val="22"/>
        </w:rPr>
        <w:t xml:space="preserve">Details of 2008 baseline emission for 2008 to 2012 for Annex 4 </w:t>
      </w:r>
    </w:p>
    <w:p w14:paraId="3F65A1BE" w14:textId="77777777" w:rsidR="00D5258A" w:rsidRPr="00DF426E" w:rsidRDefault="00D5258A" w:rsidP="00DF426E">
      <w:pPr>
        <w:rPr>
          <w:rFonts w:cs="Arial"/>
          <w:color w:val="auto"/>
          <w:szCs w:val="22"/>
        </w:rPr>
      </w:pPr>
      <w:r w:rsidRPr="00DF426E">
        <w:rPr>
          <w:rFonts w:cs="Arial"/>
          <w:color w:val="auto"/>
          <w:szCs w:val="22"/>
        </w:rPr>
        <w:t xml:space="preserve">Details of 2009 baseline emission for 2009 to 2012 for Annex 4 </w:t>
      </w:r>
    </w:p>
    <w:p w14:paraId="38FAC1B4" w14:textId="77777777" w:rsidR="00D5258A" w:rsidRPr="00DF426E" w:rsidRDefault="00D5258A" w:rsidP="00DF426E">
      <w:pPr>
        <w:rPr>
          <w:rFonts w:cs="Arial"/>
          <w:color w:val="auto"/>
          <w:szCs w:val="22"/>
        </w:rPr>
      </w:pPr>
      <w:r w:rsidRPr="00DF426E">
        <w:rPr>
          <w:rFonts w:cs="Arial"/>
          <w:color w:val="auto"/>
          <w:szCs w:val="22"/>
        </w:rPr>
        <w:t xml:space="preserve">Details of 2010 baseline emission for 2010 to 2012 for Annex 4 </w:t>
      </w:r>
    </w:p>
    <w:p w14:paraId="06E5DB67" w14:textId="77777777" w:rsidR="00D5258A" w:rsidRPr="00DF426E" w:rsidRDefault="00D5258A" w:rsidP="00DF426E">
      <w:pPr>
        <w:rPr>
          <w:rFonts w:cs="Arial"/>
          <w:color w:val="auto"/>
          <w:szCs w:val="22"/>
        </w:rPr>
      </w:pPr>
      <w:r w:rsidRPr="00DF426E">
        <w:rPr>
          <w:rFonts w:cs="Arial"/>
          <w:color w:val="auto"/>
          <w:szCs w:val="22"/>
        </w:rPr>
        <w:t xml:space="preserve">Details of 2011 baseline emission for 2011 to 2012 for Annex 4 </w:t>
      </w:r>
    </w:p>
    <w:p w14:paraId="3B1EBD0F" w14:textId="77777777" w:rsidR="00D5258A" w:rsidRPr="00DF426E" w:rsidRDefault="00D5258A" w:rsidP="00DF426E">
      <w:pPr>
        <w:rPr>
          <w:rFonts w:cs="Arial"/>
          <w:color w:val="auto"/>
          <w:szCs w:val="22"/>
        </w:rPr>
      </w:pPr>
      <w:r w:rsidRPr="00DF426E">
        <w:rPr>
          <w:rFonts w:cs="Arial"/>
          <w:color w:val="auto"/>
          <w:szCs w:val="22"/>
        </w:rPr>
        <w:t xml:space="preserve">Details of 2012 baseline emission for 2012 for Annex 4 </w:t>
      </w:r>
    </w:p>
    <w:p w14:paraId="2547BC98" w14:textId="77777777" w:rsidR="00D5258A" w:rsidRPr="00DF426E" w:rsidRDefault="00D5258A" w:rsidP="00DF426E">
      <w:pPr>
        <w:rPr>
          <w:rFonts w:cs="Arial"/>
          <w:color w:val="auto"/>
          <w:szCs w:val="22"/>
        </w:rPr>
      </w:pPr>
    </w:p>
    <w:p w14:paraId="4C1AEC62" w14:textId="77777777" w:rsidR="00D5258A" w:rsidRPr="005952A2" w:rsidRDefault="00D5258A" w:rsidP="00DF426E">
      <w:pPr>
        <w:rPr>
          <w:rFonts w:cs="Arial"/>
          <w:color w:val="auto"/>
          <w:szCs w:val="22"/>
        </w:rPr>
      </w:pPr>
      <w:r w:rsidRPr="005952A2">
        <w:rPr>
          <w:rFonts w:cs="Arial"/>
          <w:color w:val="auto"/>
          <w:szCs w:val="22"/>
        </w:rPr>
        <w:t>GWPCH</w:t>
      </w:r>
      <w:r w:rsidRPr="005952A2">
        <w:rPr>
          <w:rFonts w:cs="Arial"/>
          <w:color w:val="auto"/>
          <w:szCs w:val="22"/>
          <w:vertAlign w:val="subscript"/>
        </w:rPr>
        <w:t>4</w:t>
      </w:r>
      <w:r w:rsidRPr="005952A2">
        <w:rPr>
          <w:rFonts w:cs="Arial"/>
          <w:color w:val="auto"/>
          <w:szCs w:val="22"/>
        </w:rPr>
        <w:t xml:space="preserve"> = 25:</w:t>
      </w:r>
    </w:p>
    <w:p w14:paraId="3FEB4B49" w14:textId="77777777" w:rsidR="00D5258A" w:rsidRPr="005952A2" w:rsidRDefault="00D5258A" w:rsidP="005952A2">
      <w:pPr>
        <w:rPr>
          <w:rFonts w:cs="Arial"/>
          <w:color w:val="auto"/>
          <w:szCs w:val="22"/>
        </w:rPr>
      </w:pPr>
      <w:r w:rsidRPr="005952A2">
        <w:rPr>
          <w:rFonts w:cs="Arial"/>
          <w:color w:val="auto"/>
          <w:szCs w:val="22"/>
        </w:rPr>
        <w:t xml:space="preserve">Details of 2008 baseline emission for 2013 to 2018 for Annex 4 </w:t>
      </w:r>
    </w:p>
    <w:p w14:paraId="40B407A3" w14:textId="77777777" w:rsidR="00D5258A" w:rsidRPr="005952A2" w:rsidRDefault="00D5258A" w:rsidP="005952A2">
      <w:pPr>
        <w:rPr>
          <w:rFonts w:cs="Arial"/>
          <w:color w:val="auto"/>
          <w:szCs w:val="22"/>
        </w:rPr>
      </w:pPr>
      <w:r w:rsidRPr="005952A2">
        <w:rPr>
          <w:rFonts w:cs="Arial"/>
          <w:color w:val="auto"/>
          <w:szCs w:val="22"/>
        </w:rPr>
        <w:t xml:space="preserve">Details of 2009 baseline emission for 2013 to 2018 for Annex 4 </w:t>
      </w:r>
    </w:p>
    <w:p w14:paraId="5595C311" w14:textId="77777777" w:rsidR="00D5258A" w:rsidRPr="005952A2" w:rsidRDefault="00D5258A" w:rsidP="005952A2">
      <w:pPr>
        <w:rPr>
          <w:rFonts w:cs="Arial"/>
          <w:color w:val="auto"/>
          <w:szCs w:val="22"/>
        </w:rPr>
      </w:pPr>
      <w:r w:rsidRPr="005952A2">
        <w:rPr>
          <w:rFonts w:cs="Arial"/>
          <w:color w:val="auto"/>
          <w:szCs w:val="22"/>
        </w:rPr>
        <w:t xml:space="preserve">Details of 2010 baseline emission for 2013 to 2018 for Annex 4 </w:t>
      </w:r>
    </w:p>
    <w:p w14:paraId="6D694E9F" w14:textId="77777777" w:rsidR="00D5258A" w:rsidRPr="005952A2" w:rsidRDefault="00D5258A" w:rsidP="005952A2">
      <w:pPr>
        <w:rPr>
          <w:rFonts w:cs="Arial"/>
          <w:color w:val="auto"/>
          <w:szCs w:val="22"/>
        </w:rPr>
      </w:pPr>
      <w:r w:rsidRPr="005952A2">
        <w:rPr>
          <w:rFonts w:cs="Arial"/>
          <w:color w:val="auto"/>
          <w:szCs w:val="22"/>
        </w:rPr>
        <w:t xml:space="preserve">Details of 2011 baseline emission for 2013 to 2018 for Annex 4 </w:t>
      </w:r>
    </w:p>
    <w:p w14:paraId="7BFA15BB" w14:textId="77777777" w:rsidR="00D5258A" w:rsidRPr="005952A2" w:rsidRDefault="00D5258A" w:rsidP="005952A2">
      <w:pPr>
        <w:rPr>
          <w:rFonts w:cs="Arial"/>
          <w:color w:val="auto"/>
          <w:szCs w:val="22"/>
        </w:rPr>
      </w:pPr>
      <w:r w:rsidRPr="005952A2">
        <w:rPr>
          <w:rFonts w:cs="Arial"/>
          <w:color w:val="auto"/>
          <w:szCs w:val="22"/>
        </w:rPr>
        <w:t xml:space="preserve">Details of 2012 baseline emission for 2013 to 2018 for Annex 4 </w:t>
      </w:r>
    </w:p>
    <w:p w14:paraId="44209D65" w14:textId="77777777" w:rsidR="00D5258A" w:rsidRPr="005952A2" w:rsidRDefault="00D5258A" w:rsidP="005952A2">
      <w:pPr>
        <w:rPr>
          <w:rFonts w:cs="Arial"/>
          <w:color w:val="auto"/>
          <w:szCs w:val="22"/>
        </w:rPr>
      </w:pPr>
      <w:r w:rsidRPr="005952A2">
        <w:rPr>
          <w:rFonts w:cs="Arial"/>
          <w:color w:val="auto"/>
          <w:szCs w:val="22"/>
        </w:rPr>
        <w:t xml:space="preserve">Details of 2013 baseline emission for 2013 to 2018 for Annex 4 </w:t>
      </w:r>
    </w:p>
    <w:p w14:paraId="32430C46" w14:textId="77777777" w:rsidR="00D5258A" w:rsidRPr="005952A2" w:rsidRDefault="00D5258A" w:rsidP="005952A2">
      <w:pPr>
        <w:rPr>
          <w:rFonts w:cs="Arial"/>
          <w:color w:val="auto"/>
          <w:szCs w:val="22"/>
        </w:rPr>
      </w:pPr>
      <w:r w:rsidRPr="005952A2">
        <w:rPr>
          <w:rFonts w:cs="Arial"/>
          <w:color w:val="auto"/>
          <w:szCs w:val="22"/>
        </w:rPr>
        <w:t xml:space="preserve">Details of 2014 baseline emission for 2013 to 2018 for Annex 4 </w:t>
      </w:r>
    </w:p>
    <w:p w14:paraId="513AB870" w14:textId="77777777" w:rsidR="00D5258A" w:rsidRPr="005952A2" w:rsidRDefault="00D5258A" w:rsidP="005952A2">
      <w:pPr>
        <w:rPr>
          <w:rFonts w:cs="Arial"/>
          <w:color w:val="auto"/>
          <w:szCs w:val="22"/>
        </w:rPr>
      </w:pPr>
      <w:r w:rsidRPr="005952A2">
        <w:rPr>
          <w:rFonts w:cs="Arial"/>
          <w:color w:val="auto"/>
          <w:szCs w:val="22"/>
        </w:rPr>
        <w:t xml:space="preserve">Details of 2015 baseline emission for 2013 to 2018 for Annex 4 </w:t>
      </w:r>
    </w:p>
    <w:p w14:paraId="54C286D0" w14:textId="77777777" w:rsidR="00D5258A" w:rsidRDefault="00D5258A" w:rsidP="005952A2">
      <w:pPr>
        <w:rPr>
          <w:rFonts w:cs="Arial"/>
          <w:color w:val="auto"/>
          <w:szCs w:val="22"/>
        </w:rPr>
      </w:pPr>
      <w:r w:rsidRPr="005952A2">
        <w:rPr>
          <w:rFonts w:cs="Arial"/>
          <w:color w:val="auto"/>
          <w:szCs w:val="22"/>
        </w:rPr>
        <w:t xml:space="preserve">Details of 2016 baseline emission for 2013 to 2018 for Annex 4 </w:t>
      </w:r>
    </w:p>
    <w:p w14:paraId="45BAC981" w14:textId="77777777" w:rsidR="005952A2" w:rsidRPr="005952A2" w:rsidRDefault="005952A2" w:rsidP="005952A2">
      <w:pPr>
        <w:rPr>
          <w:rFonts w:cs="Arial"/>
          <w:color w:val="auto"/>
          <w:szCs w:val="22"/>
        </w:rPr>
      </w:pPr>
      <w:r w:rsidRPr="005952A2">
        <w:rPr>
          <w:rFonts w:cs="Arial"/>
          <w:color w:val="auto"/>
          <w:szCs w:val="22"/>
        </w:rPr>
        <w:t>Details of 201</w:t>
      </w:r>
      <w:r>
        <w:rPr>
          <w:rFonts w:cs="Arial"/>
          <w:color w:val="auto"/>
          <w:szCs w:val="22"/>
        </w:rPr>
        <w:t>7</w:t>
      </w:r>
      <w:r w:rsidRPr="005952A2">
        <w:rPr>
          <w:rFonts w:cs="Arial"/>
          <w:color w:val="auto"/>
          <w:szCs w:val="22"/>
        </w:rPr>
        <w:t xml:space="preserve"> baseline emission for 2013 to 2018 for Annex 4</w:t>
      </w:r>
      <w:r w:rsidR="008E0A13">
        <w:rPr>
          <w:rFonts w:cs="Arial"/>
          <w:color w:val="auto"/>
          <w:szCs w:val="22"/>
        </w:rPr>
        <w:t xml:space="preserve"> </w:t>
      </w:r>
    </w:p>
    <w:p w14:paraId="29D141F1" w14:textId="77777777" w:rsidR="00D5258A" w:rsidRPr="009C1594" w:rsidRDefault="006A30BD" w:rsidP="005952A2">
      <w:pPr>
        <w:rPr>
          <w:rFonts w:cs="Arial"/>
          <w:color w:val="auto"/>
          <w:szCs w:val="22"/>
        </w:rPr>
      </w:pPr>
      <w:r>
        <w:rPr>
          <w:rFonts w:cs="Arial"/>
          <w:color w:val="auto"/>
          <w:szCs w:val="22"/>
        </w:rPr>
        <w:t xml:space="preserve">Various </w:t>
      </w:r>
      <w:r w:rsidR="009C1594" w:rsidRPr="009C1594">
        <w:rPr>
          <w:rFonts w:cs="Arial"/>
          <w:color w:val="auto"/>
          <w:szCs w:val="22"/>
        </w:rPr>
        <w:t>calibration</w:t>
      </w:r>
      <w:r w:rsidR="008E0A13">
        <w:rPr>
          <w:rFonts w:cs="Arial"/>
          <w:color w:val="auto"/>
          <w:szCs w:val="22"/>
        </w:rPr>
        <w:t xml:space="preserve"> documents</w:t>
      </w:r>
      <w:r w:rsidR="009C1594" w:rsidRPr="009C1594">
        <w:rPr>
          <w:rFonts w:cs="Arial"/>
          <w:color w:val="auto"/>
          <w:szCs w:val="22"/>
        </w:rPr>
        <w:t xml:space="preserve"> 2018, 2019 and 2020</w:t>
      </w:r>
    </w:p>
    <w:p w14:paraId="5BDB797D" w14:textId="77777777" w:rsidR="00CF6D7B" w:rsidRDefault="00CF6D7B" w:rsidP="005952A2">
      <w:pPr>
        <w:rPr>
          <w:rFonts w:cs="Arial"/>
          <w:color w:val="auto"/>
          <w:szCs w:val="22"/>
        </w:rPr>
      </w:pPr>
    </w:p>
    <w:p w14:paraId="0DD0A06E" w14:textId="77777777" w:rsidR="00CF6D7B" w:rsidRDefault="008D3034" w:rsidP="005952A2">
      <w:pPr>
        <w:rPr>
          <w:rFonts w:cs="Arial"/>
          <w:color w:val="auto"/>
          <w:szCs w:val="22"/>
        </w:rPr>
      </w:pPr>
      <w:r>
        <w:rPr>
          <w:rFonts w:cs="Arial"/>
          <w:color w:val="auto"/>
          <w:szCs w:val="22"/>
        </w:rPr>
        <w:t>Others:</w:t>
      </w:r>
    </w:p>
    <w:p w14:paraId="17A764A5" w14:textId="77777777" w:rsidR="00CF6D7B" w:rsidRPr="005952A2" w:rsidRDefault="00CF6D7B" w:rsidP="00CF6D7B">
      <w:pPr>
        <w:rPr>
          <w:rFonts w:cs="Arial"/>
          <w:color w:val="auto"/>
          <w:szCs w:val="22"/>
        </w:rPr>
      </w:pPr>
      <w:r w:rsidRPr="005952A2">
        <w:rPr>
          <w:rFonts w:cs="Arial"/>
          <w:color w:val="auto"/>
          <w:szCs w:val="22"/>
        </w:rPr>
        <w:t>Sampling plan for waste types, 141231</w:t>
      </w:r>
    </w:p>
    <w:p w14:paraId="0BCCC8C3" w14:textId="77777777" w:rsidR="00D5258A" w:rsidRDefault="00D5258A" w:rsidP="005952A2">
      <w:pPr>
        <w:rPr>
          <w:rFonts w:cs="Arial"/>
          <w:color w:val="auto"/>
          <w:szCs w:val="22"/>
        </w:rPr>
      </w:pPr>
      <w:r w:rsidRPr="005952A2">
        <w:rPr>
          <w:rFonts w:cs="Arial"/>
          <w:color w:val="auto"/>
          <w:szCs w:val="22"/>
        </w:rPr>
        <w:t>Sensitivity analysis for waste type percentages, 130127</w:t>
      </w:r>
    </w:p>
    <w:bookmarkEnd w:id="47"/>
    <w:p w14:paraId="4A3EAADE" w14:textId="77777777" w:rsidR="00E53EFB" w:rsidRPr="005952A2" w:rsidRDefault="00E53EFB" w:rsidP="005952A2">
      <w:pPr>
        <w:rPr>
          <w:rFonts w:cs="Arial"/>
          <w:color w:val="auto"/>
          <w:szCs w:val="22"/>
        </w:rPr>
      </w:pPr>
    </w:p>
    <w:p w14:paraId="612DF22B" w14:textId="77777777" w:rsidR="007979B7" w:rsidRDefault="007979B7">
      <w:pPr>
        <w:spacing w:line="276" w:lineRule="auto"/>
        <w:contextualSpacing w:val="0"/>
        <w:sectPr w:rsidR="007979B7" w:rsidSect="00F92931">
          <w:headerReference w:type="even" r:id="rId61"/>
          <w:headerReference w:type="default" r:id="rId62"/>
          <w:footerReference w:type="even" r:id="rId63"/>
          <w:footerReference w:type="default" r:id="rId64"/>
          <w:headerReference w:type="first" r:id="rId65"/>
          <w:footerReference w:type="first" r:id="rId66"/>
          <w:pgSz w:w="11900" w:h="16840"/>
          <w:pgMar w:top="1381" w:right="1134" w:bottom="1021" w:left="1134" w:header="283" w:footer="0" w:gutter="0"/>
          <w:cols w:space="720"/>
          <w:titlePg/>
          <w:docGrid w:linePitch="360"/>
        </w:sectPr>
      </w:pPr>
    </w:p>
    <w:p w14:paraId="3AB04E90" w14:textId="77777777" w:rsidR="00D5258A" w:rsidRPr="00EC706B" w:rsidRDefault="00CF0777" w:rsidP="00D5258A">
      <w:pPr>
        <w:rPr>
          <w:color w:val="auto"/>
        </w:rPr>
      </w:pPr>
      <w:r w:rsidRPr="00EC706B">
        <w:rPr>
          <w:rFonts w:cs="Arial"/>
          <w:b/>
          <w:color w:val="auto"/>
          <w:u w:val="single"/>
        </w:rPr>
        <w:lastRenderedPageBreak/>
        <w:t>Annex 1</w:t>
      </w:r>
      <w:r w:rsidR="00F8506A">
        <w:rPr>
          <w:rFonts w:cs="Arial"/>
          <w:b/>
          <w:color w:val="auto"/>
          <w:u w:val="single"/>
        </w:rPr>
        <w:t>a</w:t>
      </w:r>
      <w:r w:rsidRPr="00EC706B">
        <w:rPr>
          <w:rFonts w:cs="Arial"/>
          <w:b/>
          <w:color w:val="auto"/>
          <w:u w:val="single"/>
        </w:rPr>
        <w:t>:</w:t>
      </w:r>
      <w:r w:rsidRPr="00EC706B">
        <w:rPr>
          <w:rFonts w:cs="Arial"/>
          <w:b/>
          <w:color w:val="auto"/>
          <w:u w:val="single"/>
        </w:rPr>
        <w:tab/>
        <w:t xml:space="preserve">Organic waste </w:t>
      </w:r>
      <w:r w:rsidRPr="008761FD">
        <w:rPr>
          <w:rFonts w:cs="Arial"/>
          <w:b/>
          <w:color w:val="auto"/>
          <w:u w:val="single"/>
        </w:rPr>
        <w:t>processed 201</w:t>
      </w:r>
      <w:r w:rsidR="00F8506A" w:rsidRPr="008761FD">
        <w:rPr>
          <w:rFonts w:cs="Arial"/>
          <w:b/>
          <w:color w:val="auto"/>
          <w:u w:val="single"/>
        </w:rPr>
        <w:t>8</w:t>
      </w:r>
      <w:r w:rsidRPr="008761FD">
        <w:rPr>
          <w:rFonts w:cs="Arial"/>
          <w:b/>
          <w:color w:val="auto"/>
          <w:u w:val="single"/>
        </w:rPr>
        <w:t>, version</w:t>
      </w:r>
      <w:r w:rsidRPr="000168CA">
        <w:rPr>
          <w:rFonts w:cs="Arial"/>
          <w:b/>
          <w:color w:val="auto"/>
          <w:u w:val="single"/>
        </w:rPr>
        <w:t xml:space="preserve"> 1</w:t>
      </w:r>
    </w:p>
    <w:p w14:paraId="18C2B638" w14:textId="77777777" w:rsidR="0045605E" w:rsidRPr="005B6C91" w:rsidRDefault="0045605E" w:rsidP="0045605E">
      <w:pPr>
        <w:spacing w:before="60" w:after="240"/>
        <w:rPr>
          <w:rFonts w:cs="Arial"/>
          <w:color w:val="auto"/>
          <w:szCs w:val="22"/>
        </w:rPr>
      </w:pPr>
      <w:r w:rsidRPr="005B6C91">
        <w:rPr>
          <w:rFonts w:cs="Arial"/>
          <w:color w:val="auto"/>
          <w:szCs w:val="22"/>
        </w:rPr>
        <w:t xml:space="preserve">Copied from Excel </w:t>
      </w:r>
      <w:r w:rsidR="008761FD">
        <w:rPr>
          <w:rFonts w:cs="Arial"/>
          <w:color w:val="auto"/>
          <w:szCs w:val="22"/>
        </w:rPr>
        <w:t>spreadshee</w:t>
      </w:r>
      <w:r w:rsidR="004B24F1">
        <w:rPr>
          <w:rFonts w:cs="Arial"/>
          <w:color w:val="auto"/>
          <w:szCs w:val="22"/>
        </w:rPr>
        <w:t>t</w:t>
      </w:r>
      <w:r w:rsidR="00506F1B">
        <w:rPr>
          <w:rFonts w:cs="Arial"/>
          <w:color w:val="auto"/>
          <w:szCs w:val="22"/>
        </w:rPr>
        <w:t>s</w:t>
      </w:r>
      <w:r w:rsidRPr="005B6C91">
        <w:rPr>
          <w:rFonts w:cs="Arial"/>
          <w:color w:val="auto"/>
          <w:szCs w:val="22"/>
        </w:rPr>
        <w:t xml:space="preserve">: </w:t>
      </w:r>
      <w:r w:rsidR="00506F1B">
        <w:rPr>
          <w:rFonts w:cs="Arial"/>
          <w:color w:val="auto"/>
          <w:szCs w:val="22"/>
        </w:rPr>
        <w:t>Organic waste processed</w:t>
      </w:r>
      <w:r w:rsidR="00506F1B" w:rsidRPr="005B6C91">
        <w:rPr>
          <w:rFonts w:cs="Arial"/>
          <w:color w:val="auto"/>
          <w:szCs w:val="22"/>
        </w:rPr>
        <w:t xml:space="preserve"> </w:t>
      </w:r>
      <w:r w:rsidRPr="005B6C91">
        <w:rPr>
          <w:rFonts w:cs="Arial"/>
          <w:color w:val="auto"/>
          <w:szCs w:val="22"/>
        </w:rPr>
        <w:t>201</w:t>
      </w:r>
      <w:r w:rsidR="008761FD">
        <w:rPr>
          <w:rFonts w:cs="Arial"/>
          <w:color w:val="auto"/>
          <w:szCs w:val="22"/>
        </w:rPr>
        <w:t>8</w:t>
      </w:r>
      <w:r w:rsidR="008C3646">
        <w:rPr>
          <w:rFonts w:cs="Arial"/>
          <w:color w:val="auto"/>
          <w:szCs w:val="22"/>
        </w:rPr>
        <w:t>, version 1 (sent with the MR to the DOE)</w:t>
      </w:r>
    </w:p>
    <w:p w14:paraId="00D535E6" w14:textId="77777777" w:rsidR="009B77FD" w:rsidRPr="005B6C91" w:rsidRDefault="0045605E" w:rsidP="0045605E">
      <w:pPr>
        <w:rPr>
          <w:rFonts w:cs="Arial"/>
          <w:color w:val="auto"/>
          <w:szCs w:val="22"/>
        </w:rPr>
      </w:pPr>
      <w:r w:rsidRPr="005B6C91">
        <w:rPr>
          <w:rFonts w:cs="Arial"/>
          <w:color w:val="auto"/>
          <w:szCs w:val="22"/>
        </w:rPr>
        <w:t>In kilograms</w:t>
      </w:r>
      <w:r w:rsidR="008140A9" w:rsidRPr="008140A9">
        <w:rPr>
          <w:rFonts w:cs="Arial"/>
          <w:color w:val="auto"/>
        </w:rPr>
        <w:tab/>
      </w:r>
    </w:p>
    <w:p w14:paraId="0E816AD6" w14:textId="77777777" w:rsidR="007979B7" w:rsidRDefault="009556BB" w:rsidP="00E53EFB">
      <w:pPr>
        <w:ind w:left="-284"/>
        <w:rPr>
          <w:color w:val="auto"/>
          <w:szCs w:val="22"/>
          <w:lang w:val="en-GB"/>
        </w:rPr>
      </w:pPr>
      <w:r w:rsidRPr="009556BB">
        <w:rPr>
          <w:noProof/>
          <w:color w:val="auto"/>
          <w:szCs w:val="22"/>
          <w:lang w:val="en-GB"/>
          <w14:cntxtAlts w14:val="0"/>
        </w:rPr>
        <w:object w:dxaOrig="15073" w:dyaOrig="7172" w14:anchorId="2D2240BD">
          <v:shape id="_x0000_i1035" type="#_x0000_t75" alt="" style="width:749.15pt;height:356.35pt;mso-width-percent:0;mso-height-percent:0;mso-width-percent:0;mso-height-percent:0" o:ole="">
            <v:imagedata r:id="rId67" o:title=""/>
          </v:shape>
          <o:OLEObject Type="Embed" ProgID="Excel.Sheet.8" ShapeID="_x0000_i1035" DrawAspect="Content" ObjectID="_1684055856" r:id="rId68"/>
        </w:object>
      </w:r>
    </w:p>
    <w:p w14:paraId="15EC42A7" w14:textId="77777777" w:rsidR="00F8506A" w:rsidRDefault="00F8506A">
      <w:pPr>
        <w:spacing w:line="276" w:lineRule="auto"/>
        <w:contextualSpacing w:val="0"/>
        <w:rPr>
          <w:rFonts w:cs="Arial"/>
          <w:b/>
          <w:color w:val="auto"/>
          <w:u w:val="single"/>
        </w:rPr>
      </w:pPr>
      <w:r>
        <w:rPr>
          <w:rFonts w:cs="Arial"/>
          <w:b/>
          <w:color w:val="auto"/>
          <w:u w:val="single"/>
        </w:rPr>
        <w:br w:type="page"/>
      </w:r>
    </w:p>
    <w:p w14:paraId="23C5B468" w14:textId="77777777" w:rsidR="00F8506A" w:rsidRPr="00EC706B" w:rsidRDefault="00F8506A" w:rsidP="00F8506A">
      <w:pPr>
        <w:rPr>
          <w:color w:val="auto"/>
        </w:rPr>
      </w:pPr>
      <w:r w:rsidRPr="00EC706B">
        <w:rPr>
          <w:rFonts w:cs="Arial"/>
          <w:b/>
          <w:color w:val="auto"/>
          <w:u w:val="single"/>
        </w:rPr>
        <w:lastRenderedPageBreak/>
        <w:t>Annex 1</w:t>
      </w:r>
      <w:r>
        <w:rPr>
          <w:rFonts w:cs="Arial"/>
          <w:b/>
          <w:color w:val="auto"/>
          <w:u w:val="single"/>
        </w:rPr>
        <w:t>b:</w:t>
      </w:r>
      <w:r>
        <w:rPr>
          <w:rFonts w:cs="Arial"/>
          <w:b/>
          <w:color w:val="auto"/>
          <w:u w:val="single"/>
        </w:rPr>
        <w:tab/>
        <w:t xml:space="preserve">Organic waste </w:t>
      </w:r>
      <w:r w:rsidRPr="00506F1B">
        <w:rPr>
          <w:rFonts w:cs="Arial"/>
          <w:b/>
          <w:color w:val="auto"/>
          <w:u w:val="single"/>
        </w:rPr>
        <w:t>processed 2019, version</w:t>
      </w:r>
      <w:r w:rsidRPr="000168CA">
        <w:rPr>
          <w:rFonts w:cs="Arial"/>
          <w:b/>
          <w:color w:val="auto"/>
          <w:u w:val="single"/>
        </w:rPr>
        <w:t xml:space="preserve"> 1</w:t>
      </w:r>
    </w:p>
    <w:p w14:paraId="72A6D0A8" w14:textId="77777777" w:rsidR="00E53EFB" w:rsidRDefault="00F8506A" w:rsidP="00E53EFB">
      <w:pPr>
        <w:spacing w:before="60" w:after="240"/>
        <w:rPr>
          <w:rFonts w:cs="Arial"/>
          <w:color w:val="auto"/>
          <w:szCs w:val="22"/>
        </w:rPr>
      </w:pPr>
      <w:r w:rsidRPr="005B6C91">
        <w:rPr>
          <w:rFonts w:cs="Arial"/>
          <w:color w:val="auto"/>
          <w:szCs w:val="22"/>
        </w:rPr>
        <w:t xml:space="preserve">Copied from Excel spreadsheets: </w:t>
      </w:r>
      <w:r w:rsidR="00506F1B">
        <w:rPr>
          <w:rFonts w:cs="Arial"/>
          <w:color w:val="auto"/>
          <w:szCs w:val="22"/>
        </w:rPr>
        <w:t>Organic waste processed</w:t>
      </w:r>
      <w:r w:rsidR="00506F1B" w:rsidRPr="005B6C91">
        <w:rPr>
          <w:rFonts w:cs="Arial"/>
          <w:color w:val="auto"/>
          <w:szCs w:val="22"/>
        </w:rPr>
        <w:t xml:space="preserve"> </w:t>
      </w:r>
      <w:r w:rsidR="00506F1B">
        <w:rPr>
          <w:rFonts w:cs="Arial"/>
          <w:color w:val="auto"/>
          <w:szCs w:val="22"/>
        </w:rPr>
        <w:t>2019</w:t>
      </w:r>
      <w:r w:rsidR="008C3646">
        <w:rPr>
          <w:rFonts w:cs="Arial"/>
          <w:color w:val="auto"/>
          <w:szCs w:val="22"/>
        </w:rPr>
        <w:t>, version 1 (sent with the MR to the DOE)</w:t>
      </w:r>
    </w:p>
    <w:p w14:paraId="049FC18C" w14:textId="77777777" w:rsidR="00F8506A" w:rsidRPr="005B6C91" w:rsidRDefault="00F8506A" w:rsidP="00E53EFB">
      <w:pPr>
        <w:spacing w:before="60" w:after="240"/>
        <w:rPr>
          <w:rFonts w:cs="Arial"/>
          <w:color w:val="auto"/>
          <w:szCs w:val="22"/>
        </w:rPr>
      </w:pPr>
      <w:r w:rsidRPr="005B6C91">
        <w:rPr>
          <w:rFonts w:cs="Arial"/>
          <w:color w:val="auto"/>
          <w:szCs w:val="22"/>
        </w:rPr>
        <w:t>In kilograms</w:t>
      </w:r>
    </w:p>
    <w:p w14:paraId="7FD0C124" w14:textId="77777777" w:rsidR="007979B7" w:rsidRDefault="009556BB" w:rsidP="00E53EFB">
      <w:pPr>
        <w:ind w:left="-284"/>
        <w:rPr>
          <w:color w:val="auto"/>
          <w:szCs w:val="22"/>
          <w:lang w:val="en-GB"/>
        </w:rPr>
      </w:pPr>
      <w:r w:rsidRPr="009556BB">
        <w:rPr>
          <w:noProof/>
          <w:color w:val="auto"/>
          <w:szCs w:val="22"/>
          <w:lang w:val="en-GB"/>
          <w14:cntxtAlts w14:val="0"/>
        </w:rPr>
        <w:object w:dxaOrig="15073" w:dyaOrig="7172" w14:anchorId="735464B9">
          <v:shape id="_x0000_i1034" type="#_x0000_t75" alt="" style="width:739.15pt;height:351.8pt;mso-width-percent:0;mso-height-percent:0;mso-width-percent:0;mso-height-percent:0" o:ole="">
            <v:imagedata r:id="rId69" o:title=""/>
          </v:shape>
          <o:OLEObject Type="Embed" ProgID="Excel.Sheet.8" ShapeID="_x0000_i1034" DrawAspect="Content" ObjectID="_1684055857" r:id="rId70"/>
        </w:object>
      </w:r>
    </w:p>
    <w:p w14:paraId="068E8582" w14:textId="77777777" w:rsidR="00F8506A" w:rsidRDefault="00F8506A">
      <w:pPr>
        <w:spacing w:line="276" w:lineRule="auto"/>
        <w:contextualSpacing w:val="0"/>
        <w:rPr>
          <w:rFonts w:cs="Arial"/>
          <w:b/>
          <w:color w:val="auto"/>
          <w:u w:val="single"/>
        </w:rPr>
      </w:pPr>
      <w:r>
        <w:rPr>
          <w:rFonts w:cs="Arial"/>
          <w:b/>
          <w:color w:val="auto"/>
          <w:u w:val="single"/>
        </w:rPr>
        <w:br w:type="page"/>
      </w:r>
    </w:p>
    <w:p w14:paraId="24A4706B" w14:textId="77777777" w:rsidR="00F8506A" w:rsidRPr="00EC706B" w:rsidRDefault="00F8506A" w:rsidP="00F8506A">
      <w:pPr>
        <w:rPr>
          <w:color w:val="auto"/>
        </w:rPr>
      </w:pPr>
      <w:r w:rsidRPr="00EC706B">
        <w:rPr>
          <w:rFonts w:cs="Arial"/>
          <w:b/>
          <w:color w:val="auto"/>
          <w:u w:val="single"/>
        </w:rPr>
        <w:lastRenderedPageBreak/>
        <w:t>Annex 1</w:t>
      </w:r>
      <w:r>
        <w:rPr>
          <w:rFonts w:cs="Arial"/>
          <w:b/>
          <w:color w:val="auto"/>
          <w:u w:val="single"/>
        </w:rPr>
        <w:t>c</w:t>
      </w:r>
      <w:r w:rsidRPr="00EC706B">
        <w:rPr>
          <w:rFonts w:cs="Arial"/>
          <w:b/>
          <w:color w:val="auto"/>
          <w:u w:val="single"/>
        </w:rPr>
        <w:t>:</w:t>
      </w:r>
      <w:r w:rsidRPr="00EC706B">
        <w:rPr>
          <w:rFonts w:cs="Arial"/>
          <w:b/>
          <w:color w:val="auto"/>
          <w:u w:val="single"/>
        </w:rPr>
        <w:tab/>
        <w:t xml:space="preserve">Organic waste </w:t>
      </w:r>
      <w:r w:rsidRPr="00506F1B">
        <w:rPr>
          <w:rFonts w:cs="Arial"/>
          <w:b/>
          <w:color w:val="auto"/>
          <w:u w:val="single"/>
        </w:rPr>
        <w:t>processed 2020, version</w:t>
      </w:r>
      <w:r w:rsidRPr="000168CA">
        <w:rPr>
          <w:rFonts w:cs="Arial"/>
          <w:b/>
          <w:color w:val="auto"/>
          <w:u w:val="single"/>
        </w:rPr>
        <w:t xml:space="preserve"> 1</w:t>
      </w:r>
    </w:p>
    <w:p w14:paraId="53798872" w14:textId="77777777" w:rsidR="00F8506A" w:rsidRPr="005B6C91" w:rsidRDefault="00F8506A" w:rsidP="00F8506A">
      <w:pPr>
        <w:spacing w:before="60" w:after="240"/>
        <w:rPr>
          <w:rFonts w:cs="Arial"/>
          <w:color w:val="auto"/>
          <w:szCs w:val="22"/>
        </w:rPr>
      </w:pPr>
      <w:r w:rsidRPr="005B6C91">
        <w:rPr>
          <w:rFonts w:cs="Arial"/>
          <w:color w:val="auto"/>
          <w:szCs w:val="22"/>
        </w:rPr>
        <w:t xml:space="preserve">Copied from Excel spreadsheets: </w:t>
      </w:r>
      <w:r w:rsidR="00506F1B">
        <w:rPr>
          <w:rFonts w:cs="Arial"/>
          <w:color w:val="auto"/>
          <w:szCs w:val="22"/>
        </w:rPr>
        <w:t xml:space="preserve">Organic waste processed </w:t>
      </w:r>
      <w:r>
        <w:rPr>
          <w:rFonts w:cs="Arial"/>
          <w:color w:val="auto"/>
          <w:szCs w:val="22"/>
        </w:rPr>
        <w:t>2020</w:t>
      </w:r>
      <w:r w:rsidR="008C3646">
        <w:rPr>
          <w:rFonts w:cs="Arial"/>
          <w:color w:val="auto"/>
          <w:szCs w:val="22"/>
        </w:rPr>
        <w:t>, version</w:t>
      </w:r>
      <w:r w:rsidR="0014501D">
        <w:rPr>
          <w:rFonts w:cs="Arial"/>
          <w:color w:val="auto"/>
          <w:szCs w:val="22"/>
        </w:rPr>
        <w:t xml:space="preserve"> </w:t>
      </w:r>
      <w:r w:rsidR="008C3646">
        <w:rPr>
          <w:rFonts w:cs="Arial"/>
          <w:color w:val="auto"/>
          <w:szCs w:val="22"/>
        </w:rPr>
        <w:t>1 (sent with the MR to the DOE)</w:t>
      </w:r>
    </w:p>
    <w:p w14:paraId="78745381" w14:textId="77777777" w:rsidR="00F8506A" w:rsidRPr="005B6C91" w:rsidRDefault="00F8506A" w:rsidP="00F8506A">
      <w:pPr>
        <w:rPr>
          <w:rFonts w:cs="Arial"/>
          <w:color w:val="auto"/>
          <w:szCs w:val="22"/>
        </w:rPr>
      </w:pPr>
      <w:r w:rsidRPr="005B6C91">
        <w:rPr>
          <w:rFonts w:cs="Arial"/>
          <w:color w:val="auto"/>
          <w:szCs w:val="22"/>
        </w:rPr>
        <w:t>In kilograms</w:t>
      </w:r>
      <w:r w:rsidRPr="008140A9">
        <w:rPr>
          <w:rFonts w:cs="Arial"/>
          <w:color w:val="auto"/>
        </w:rPr>
        <w:tab/>
      </w:r>
    </w:p>
    <w:p w14:paraId="21B470C1" w14:textId="77777777" w:rsidR="00F8506A" w:rsidRDefault="009556BB" w:rsidP="00A733E0">
      <w:pPr>
        <w:spacing w:after="0" w:line="240" w:lineRule="auto"/>
        <w:contextualSpacing w:val="0"/>
        <w:rPr>
          <w:color w:val="auto"/>
          <w:szCs w:val="22"/>
          <w:lang w:val="en-GB"/>
        </w:rPr>
      </w:pPr>
      <w:r w:rsidRPr="009556BB">
        <w:rPr>
          <w:noProof/>
          <w:color w:val="auto"/>
          <w:szCs w:val="22"/>
          <w:lang w:val="en-GB"/>
          <w14:cntxtAlts w14:val="0"/>
        </w:rPr>
        <w:object w:dxaOrig="15073" w:dyaOrig="7172" w14:anchorId="423206A7">
          <v:shape id="_x0000_i1033" type="#_x0000_t75" alt="" style="width:720.9pt;height:343.6pt;mso-width-percent:0;mso-height-percent:0;mso-width-percent:0;mso-height-percent:0" o:ole="">
            <v:imagedata r:id="rId71" o:title=""/>
          </v:shape>
          <o:OLEObject Type="Embed" ProgID="Excel.Sheet.8" ShapeID="_x0000_i1033" DrawAspect="Content" ObjectID="_1684055858" r:id="rId72"/>
        </w:object>
      </w:r>
    </w:p>
    <w:p w14:paraId="22565D61" w14:textId="77777777" w:rsidR="00A733E0" w:rsidRDefault="00A733E0" w:rsidP="00A733E0">
      <w:pPr>
        <w:spacing w:after="0" w:line="240" w:lineRule="auto"/>
        <w:contextualSpacing w:val="0"/>
        <w:rPr>
          <w:color w:val="auto"/>
          <w:szCs w:val="22"/>
          <w:lang w:val="en-GB"/>
        </w:rPr>
      </w:pPr>
    </w:p>
    <w:p w14:paraId="66490DBB" w14:textId="77777777" w:rsidR="00A733E0" w:rsidRDefault="00A733E0" w:rsidP="0045605E">
      <w:pPr>
        <w:rPr>
          <w:color w:val="auto"/>
          <w:szCs w:val="22"/>
          <w:lang w:val="en-GB"/>
        </w:rPr>
      </w:pPr>
    </w:p>
    <w:p w14:paraId="1BA0A151" w14:textId="77777777" w:rsidR="00F8506A" w:rsidRDefault="00F8506A" w:rsidP="0045605E">
      <w:pPr>
        <w:rPr>
          <w:color w:val="auto"/>
          <w:szCs w:val="22"/>
          <w:lang w:val="en-GB"/>
        </w:rPr>
        <w:sectPr w:rsidR="00F8506A" w:rsidSect="007979B7">
          <w:pgSz w:w="16840" w:h="11900" w:orient="landscape"/>
          <w:pgMar w:top="1134" w:right="1021" w:bottom="1134" w:left="1381" w:header="283" w:footer="0" w:gutter="0"/>
          <w:cols w:space="720"/>
          <w:titlePg/>
          <w:docGrid w:linePitch="360"/>
        </w:sectPr>
      </w:pPr>
    </w:p>
    <w:p w14:paraId="7C5966DB" w14:textId="77777777" w:rsidR="007074A8" w:rsidRPr="00EC706B" w:rsidRDefault="007074A8" w:rsidP="006D53FE">
      <w:pPr>
        <w:rPr>
          <w:color w:val="auto"/>
          <w:lang w:val="en-GB"/>
        </w:rPr>
      </w:pPr>
      <w:r w:rsidRPr="00EC706B">
        <w:rPr>
          <w:rFonts w:cs="Arial"/>
          <w:b/>
          <w:color w:val="auto"/>
          <w:u w:val="single"/>
        </w:rPr>
        <w:lastRenderedPageBreak/>
        <w:t>Annex 2</w:t>
      </w:r>
      <w:r w:rsidR="00E53EFB">
        <w:rPr>
          <w:rFonts w:cs="Arial"/>
          <w:b/>
          <w:color w:val="auto"/>
          <w:u w:val="single"/>
        </w:rPr>
        <w:t>a</w:t>
      </w:r>
      <w:r w:rsidRPr="00EC706B">
        <w:rPr>
          <w:rFonts w:cs="Arial"/>
          <w:b/>
          <w:color w:val="auto"/>
          <w:u w:val="single"/>
        </w:rPr>
        <w:t>:</w:t>
      </w:r>
      <w:r w:rsidRPr="00EC706B">
        <w:rPr>
          <w:rFonts w:cs="Arial"/>
          <w:b/>
          <w:color w:val="auto"/>
          <w:u w:val="single"/>
        </w:rPr>
        <w:tab/>
      </w:r>
      <w:r w:rsidR="004B24F1">
        <w:rPr>
          <w:rFonts w:cs="Arial"/>
          <w:b/>
          <w:color w:val="auto"/>
          <w:u w:val="single"/>
        </w:rPr>
        <w:t>Waste composition</w:t>
      </w:r>
      <w:r w:rsidRPr="00E53EFB">
        <w:rPr>
          <w:rFonts w:cs="Arial"/>
          <w:b/>
          <w:color w:val="auto"/>
          <w:u w:val="single"/>
        </w:rPr>
        <w:t xml:space="preserve"> </w:t>
      </w:r>
      <w:r w:rsidR="00E53EFB" w:rsidRPr="00E53EFB">
        <w:rPr>
          <w:rFonts w:cs="Arial"/>
          <w:b/>
          <w:color w:val="auto"/>
          <w:u w:val="single"/>
        </w:rPr>
        <w:t>2018</w:t>
      </w:r>
      <w:r w:rsidRPr="00E53EFB">
        <w:rPr>
          <w:rFonts w:cs="Arial"/>
          <w:b/>
          <w:color w:val="auto"/>
          <w:u w:val="single"/>
        </w:rPr>
        <w:t>, version</w:t>
      </w:r>
      <w:r w:rsidRPr="00EC706B">
        <w:rPr>
          <w:rFonts w:cs="Arial"/>
          <w:b/>
          <w:color w:val="auto"/>
          <w:u w:val="single"/>
        </w:rPr>
        <w:t xml:space="preserve"> 1</w:t>
      </w:r>
    </w:p>
    <w:p w14:paraId="0CCBD5E0" w14:textId="77777777" w:rsidR="00061496" w:rsidRDefault="008C3646" w:rsidP="008140A9">
      <w:pPr>
        <w:spacing w:before="60" w:after="240"/>
        <w:rPr>
          <w:rFonts w:cs="Arial"/>
          <w:color w:val="auto"/>
        </w:rPr>
      </w:pPr>
      <w:r>
        <w:rPr>
          <w:rFonts w:cs="Arial"/>
          <w:color w:val="auto"/>
          <w:szCs w:val="22"/>
        </w:rPr>
        <w:t>Copied from</w:t>
      </w:r>
      <w:r w:rsidR="00061496" w:rsidRPr="005B6C91">
        <w:rPr>
          <w:rFonts w:cs="Arial"/>
          <w:color w:val="auto"/>
          <w:szCs w:val="22"/>
        </w:rPr>
        <w:t xml:space="preserve">: </w:t>
      </w:r>
      <w:r w:rsidR="00506F1B">
        <w:rPr>
          <w:rFonts w:cs="Arial"/>
          <w:color w:val="auto"/>
          <w:szCs w:val="22"/>
        </w:rPr>
        <w:t>Waste composition with summary</w:t>
      </w:r>
      <w:r w:rsidR="00061496" w:rsidRPr="005B6C91">
        <w:rPr>
          <w:rFonts w:cs="Arial"/>
          <w:color w:val="auto"/>
          <w:szCs w:val="22"/>
        </w:rPr>
        <w:t xml:space="preserve"> </w:t>
      </w:r>
      <w:r w:rsidR="008F7C9D">
        <w:rPr>
          <w:rFonts w:cs="Arial"/>
          <w:color w:val="auto"/>
          <w:szCs w:val="22"/>
        </w:rPr>
        <w:t xml:space="preserve">for </w:t>
      </w:r>
      <w:r w:rsidR="00061496" w:rsidRPr="005B6C91">
        <w:rPr>
          <w:rFonts w:cs="Arial"/>
          <w:color w:val="auto"/>
          <w:szCs w:val="22"/>
        </w:rPr>
        <w:t>20</w:t>
      </w:r>
      <w:r w:rsidR="00E53EFB">
        <w:rPr>
          <w:rFonts w:cs="Arial"/>
          <w:color w:val="auto"/>
          <w:szCs w:val="22"/>
        </w:rPr>
        <w:t>18</w:t>
      </w:r>
      <w:r w:rsidR="008F7C9D">
        <w:rPr>
          <w:rFonts w:cs="Arial"/>
          <w:color w:val="auto"/>
          <w:szCs w:val="22"/>
        </w:rPr>
        <w:t>, version 1</w:t>
      </w:r>
      <w:r>
        <w:rPr>
          <w:rFonts w:cs="Arial"/>
          <w:color w:val="auto"/>
          <w:szCs w:val="22"/>
        </w:rPr>
        <w:t xml:space="preserve"> (sent with the MR to the DOE)</w:t>
      </w:r>
    </w:p>
    <w:p w14:paraId="02D89EA9" w14:textId="77777777" w:rsidR="00E53EFB" w:rsidRDefault="00E53EFB" w:rsidP="008140A9">
      <w:pPr>
        <w:spacing w:before="60" w:after="240"/>
        <w:rPr>
          <w:rFonts w:cs="Arial"/>
          <w:b/>
        </w:rPr>
      </w:pPr>
      <w:r>
        <w:rPr>
          <w:rFonts w:cs="Arial"/>
          <w:b/>
          <w:noProof/>
        </w:rPr>
        <w:drawing>
          <wp:inline distT="0" distB="0" distL="0" distR="0" wp14:anchorId="637EBDAC" wp14:editId="103F565D">
            <wp:extent cx="5668296" cy="819779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67903" cy="8197226"/>
                    </a:xfrm>
                    <a:prstGeom prst="rect">
                      <a:avLst/>
                    </a:prstGeom>
                    <a:noFill/>
                    <a:ln>
                      <a:noFill/>
                    </a:ln>
                  </pic:spPr>
                </pic:pic>
              </a:graphicData>
            </a:graphic>
          </wp:inline>
        </w:drawing>
      </w:r>
    </w:p>
    <w:p w14:paraId="4B4B7A48" w14:textId="77777777" w:rsidR="00E53EFB" w:rsidRDefault="00E53EFB">
      <w:pPr>
        <w:spacing w:line="276" w:lineRule="auto"/>
        <w:contextualSpacing w:val="0"/>
        <w:rPr>
          <w:rFonts w:cs="Arial"/>
          <w:b/>
        </w:rPr>
      </w:pPr>
      <w:r>
        <w:rPr>
          <w:rFonts w:cs="Arial"/>
          <w:b/>
        </w:rPr>
        <w:br w:type="page"/>
      </w:r>
    </w:p>
    <w:p w14:paraId="299F018A" w14:textId="77777777" w:rsidR="00E53EFB" w:rsidRPr="00EC706B" w:rsidRDefault="00E53EFB" w:rsidP="00E53EFB">
      <w:pPr>
        <w:rPr>
          <w:color w:val="auto"/>
          <w:lang w:val="en-GB"/>
        </w:rPr>
      </w:pPr>
      <w:r w:rsidRPr="00EC706B">
        <w:rPr>
          <w:rFonts w:cs="Arial"/>
          <w:b/>
          <w:color w:val="auto"/>
          <w:u w:val="single"/>
        </w:rPr>
        <w:lastRenderedPageBreak/>
        <w:t>Annex 2</w:t>
      </w:r>
      <w:r>
        <w:rPr>
          <w:rFonts w:cs="Arial"/>
          <w:b/>
          <w:color w:val="auto"/>
          <w:u w:val="single"/>
        </w:rPr>
        <w:t>b</w:t>
      </w:r>
      <w:r w:rsidRPr="00EC706B">
        <w:rPr>
          <w:rFonts w:cs="Arial"/>
          <w:b/>
          <w:color w:val="auto"/>
          <w:u w:val="single"/>
        </w:rPr>
        <w:t>:</w:t>
      </w:r>
      <w:r w:rsidRPr="00EC706B">
        <w:rPr>
          <w:rFonts w:cs="Arial"/>
          <w:b/>
          <w:color w:val="auto"/>
          <w:u w:val="single"/>
        </w:rPr>
        <w:tab/>
      </w:r>
      <w:r w:rsidR="004B24F1">
        <w:rPr>
          <w:rFonts w:cs="Arial"/>
          <w:b/>
          <w:color w:val="auto"/>
          <w:u w:val="single"/>
        </w:rPr>
        <w:t>Waste composition</w:t>
      </w:r>
      <w:r w:rsidR="004B24F1" w:rsidRPr="00E53EFB">
        <w:rPr>
          <w:rFonts w:cs="Arial"/>
          <w:b/>
          <w:color w:val="auto"/>
          <w:u w:val="single"/>
        </w:rPr>
        <w:t xml:space="preserve"> </w:t>
      </w:r>
      <w:r w:rsidRPr="00E53EFB">
        <w:rPr>
          <w:rFonts w:cs="Arial"/>
          <w:b/>
          <w:color w:val="auto"/>
          <w:u w:val="single"/>
        </w:rPr>
        <w:t>2019, version</w:t>
      </w:r>
      <w:r w:rsidRPr="00EC706B">
        <w:rPr>
          <w:rFonts w:cs="Arial"/>
          <w:b/>
          <w:color w:val="auto"/>
          <w:u w:val="single"/>
        </w:rPr>
        <w:t xml:space="preserve"> 1</w:t>
      </w:r>
    </w:p>
    <w:p w14:paraId="540ACC65" w14:textId="77777777" w:rsidR="00E53EFB" w:rsidRDefault="00E53EFB" w:rsidP="00E53EFB">
      <w:pPr>
        <w:spacing w:before="60" w:after="240"/>
        <w:rPr>
          <w:rFonts w:cs="Arial"/>
          <w:color w:val="auto"/>
        </w:rPr>
      </w:pPr>
      <w:r w:rsidRPr="005B6C91">
        <w:rPr>
          <w:rFonts w:cs="Arial"/>
          <w:color w:val="auto"/>
          <w:szCs w:val="22"/>
        </w:rPr>
        <w:t xml:space="preserve">Copied from: </w:t>
      </w:r>
      <w:r w:rsidR="00506F1B">
        <w:rPr>
          <w:rFonts w:cs="Arial"/>
          <w:color w:val="auto"/>
          <w:szCs w:val="22"/>
        </w:rPr>
        <w:t>Waste composition with summary</w:t>
      </w:r>
      <w:r w:rsidR="00506F1B" w:rsidRPr="005B6C91">
        <w:rPr>
          <w:rFonts w:cs="Arial"/>
          <w:color w:val="auto"/>
          <w:szCs w:val="22"/>
        </w:rPr>
        <w:t xml:space="preserve"> </w:t>
      </w:r>
      <w:r w:rsidR="008F7C9D">
        <w:rPr>
          <w:rFonts w:cs="Arial"/>
          <w:color w:val="auto"/>
          <w:szCs w:val="22"/>
        </w:rPr>
        <w:t xml:space="preserve">for </w:t>
      </w:r>
      <w:r w:rsidR="00506F1B" w:rsidRPr="005B6C91">
        <w:rPr>
          <w:rFonts w:cs="Arial"/>
          <w:color w:val="auto"/>
          <w:szCs w:val="22"/>
        </w:rPr>
        <w:t>20</w:t>
      </w:r>
      <w:r w:rsidR="00506F1B">
        <w:rPr>
          <w:rFonts w:cs="Arial"/>
          <w:color w:val="auto"/>
          <w:szCs w:val="22"/>
        </w:rPr>
        <w:t>19</w:t>
      </w:r>
      <w:r w:rsidR="008F7C9D">
        <w:rPr>
          <w:rFonts w:cs="Arial"/>
          <w:color w:val="auto"/>
          <w:szCs w:val="22"/>
        </w:rPr>
        <w:t>, version 1</w:t>
      </w:r>
      <w:r w:rsidR="008C3646">
        <w:rPr>
          <w:rFonts w:cs="Arial"/>
          <w:color w:val="auto"/>
          <w:szCs w:val="22"/>
        </w:rPr>
        <w:t xml:space="preserve"> (sent with the MR to the DOE)</w:t>
      </w:r>
    </w:p>
    <w:p w14:paraId="3D50208C" w14:textId="77777777" w:rsidR="00E53EFB" w:rsidRDefault="009556BB" w:rsidP="00E53EFB">
      <w:pPr>
        <w:spacing w:before="60" w:after="240"/>
        <w:rPr>
          <w:rFonts w:cs="Arial"/>
          <w:color w:val="auto"/>
        </w:rPr>
      </w:pPr>
      <w:r w:rsidRPr="009556BB">
        <w:rPr>
          <w:rFonts w:cs="Arial"/>
          <w:noProof/>
          <w:color w:val="auto"/>
          <w14:cntxtAlts w14:val="0"/>
        </w:rPr>
        <w:object w:dxaOrig="9698" w:dyaOrig="12535" w14:anchorId="74113296">
          <v:shape id="_x0000_i1032" type="#_x0000_t75" alt="" style="width:483.95pt;height:627.05pt;mso-width-percent:0;mso-height-percent:0;mso-width-percent:0;mso-height-percent:0" o:ole="">
            <v:imagedata r:id="rId74" o:title=""/>
          </v:shape>
          <o:OLEObject Type="Embed" ProgID="Excel.Sheet.12" ShapeID="_x0000_i1032" DrawAspect="Content" ObjectID="_1684055859" r:id="rId75"/>
        </w:object>
      </w:r>
      <w:r w:rsidR="00E53EFB">
        <w:rPr>
          <w:rFonts w:cs="Arial"/>
          <w:color w:val="auto"/>
        </w:rPr>
        <w:br w:type="page"/>
      </w:r>
    </w:p>
    <w:p w14:paraId="45FD7D3D" w14:textId="77777777" w:rsidR="00E53EFB" w:rsidRPr="00EC706B" w:rsidRDefault="00E53EFB" w:rsidP="00E53EFB">
      <w:pPr>
        <w:rPr>
          <w:color w:val="auto"/>
          <w:lang w:val="en-GB"/>
        </w:rPr>
      </w:pPr>
      <w:r>
        <w:rPr>
          <w:rFonts w:cs="Arial"/>
          <w:b/>
          <w:color w:val="auto"/>
          <w:u w:val="single"/>
        </w:rPr>
        <w:lastRenderedPageBreak/>
        <w:t xml:space="preserve">Annex </w:t>
      </w:r>
      <w:r w:rsidR="004B24F1">
        <w:rPr>
          <w:rFonts w:cs="Arial"/>
          <w:b/>
          <w:color w:val="auto"/>
          <w:u w:val="single"/>
        </w:rPr>
        <w:t>2</w:t>
      </w:r>
      <w:r>
        <w:rPr>
          <w:rFonts w:cs="Arial"/>
          <w:b/>
          <w:color w:val="auto"/>
          <w:u w:val="single"/>
        </w:rPr>
        <w:t>c</w:t>
      </w:r>
      <w:r w:rsidRPr="00EC706B">
        <w:rPr>
          <w:rFonts w:cs="Arial"/>
          <w:b/>
          <w:color w:val="auto"/>
          <w:u w:val="single"/>
        </w:rPr>
        <w:t>:</w:t>
      </w:r>
      <w:r w:rsidRPr="00EC706B">
        <w:rPr>
          <w:rFonts w:cs="Arial"/>
          <w:b/>
          <w:color w:val="auto"/>
          <w:u w:val="single"/>
        </w:rPr>
        <w:tab/>
      </w:r>
      <w:r w:rsidR="004B24F1">
        <w:rPr>
          <w:rFonts w:cs="Arial"/>
          <w:b/>
          <w:color w:val="auto"/>
          <w:u w:val="single"/>
        </w:rPr>
        <w:t>Waste composition</w:t>
      </w:r>
      <w:r w:rsidR="004B24F1" w:rsidRPr="00E53EFB">
        <w:rPr>
          <w:rFonts w:cs="Arial"/>
          <w:b/>
          <w:color w:val="auto"/>
          <w:u w:val="single"/>
        </w:rPr>
        <w:t xml:space="preserve"> </w:t>
      </w:r>
      <w:r w:rsidRPr="00E53EFB">
        <w:rPr>
          <w:rFonts w:cs="Arial"/>
          <w:b/>
          <w:color w:val="auto"/>
          <w:u w:val="single"/>
        </w:rPr>
        <w:t>2020, version</w:t>
      </w:r>
      <w:r w:rsidRPr="00EC706B">
        <w:rPr>
          <w:rFonts w:cs="Arial"/>
          <w:b/>
          <w:color w:val="auto"/>
          <w:u w:val="single"/>
        </w:rPr>
        <w:t xml:space="preserve"> 1</w:t>
      </w:r>
    </w:p>
    <w:p w14:paraId="28BA79F5" w14:textId="77777777" w:rsidR="00E53EFB" w:rsidRDefault="008C3646" w:rsidP="00E53EFB">
      <w:pPr>
        <w:spacing w:before="60" w:after="240"/>
        <w:rPr>
          <w:rFonts w:cs="Arial"/>
          <w:color w:val="auto"/>
        </w:rPr>
      </w:pPr>
      <w:r>
        <w:rPr>
          <w:rFonts w:cs="Arial"/>
          <w:color w:val="auto"/>
          <w:szCs w:val="22"/>
        </w:rPr>
        <w:t>Copied from</w:t>
      </w:r>
      <w:r w:rsidR="00E53EFB" w:rsidRPr="005B6C91">
        <w:rPr>
          <w:rFonts w:cs="Arial"/>
          <w:color w:val="auto"/>
          <w:szCs w:val="22"/>
        </w:rPr>
        <w:t xml:space="preserve">: </w:t>
      </w:r>
      <w:r w:rsidR="00506F1B">
        <w:rPr>
          <w:rFonts w:cs="Arial"/>
          <w:color w:val="auto"/>
          <w:szCs w:val="22"/>
        </w:rPr>
        <w:t>Waste composition with summary</w:t>
      </w:r>
      <w:r w:rsidR="00506F1B" w:rsidRPr="005B6C91">
        <w:rPr>
          <w:rFonts w:cs="Arial"/>
          <w:color w:val="auto"/>
          <w:szCs w:val="22"/>
        </w:rPr>
        <w:t xml:space="preserve"> </w:t>
      </w:r>
      <w:r w:rsidR="008F7C9D">
        <w:rPr>
          <w:rFonts w:cs="Arial"/>
          <w:color w:val="auto"/>
          <w:szCs w:val="22"/>
        </w:rPr>
        <w:t xml:space="preserve">for </w:t>
      </w:r>
      <w:r w:rsidR="00506F1B" w:rsidRPr="005B6C91">
        <w:rPr>
          <w:rFonts w:cs="Arial"/>
          <w:color w:val="auto"/>
          <w:szCs w:val="22"/>
        </w:rPr>
        <w:t>20</w:t>
      </w:r>
      <w:r w:rsidR="00506F1B">
        <w:rPr>
          <w:rFonts w:cs="Arial"/>
          <w:color w:val="auto"/>
          <w:szCs w:val="22"/>
        </w:rPr>
        <w:t>20</w:t>
      </w:r>
      <w:r w:rsidR="008F7C9D">
        <w:rPr>
          <w:rFonts w:cs="Arial"/>
          <w:color w:val="auto"/>
          <w:szCs w:val="22"/>
        </w:rPr>
        <w:t>, version 1</w:t>
      </w:r>
      <w:r>
        <w:rPr>
          <w:rFonts w:cs="Arial"/>
          <w:color w:val="auto"/>
          <w:szCs w:val="22"/>
        </w:rPr>
        <w:t xml:space="preserve"> (sent with the MR to the DOE)</w:t>
      </w:r>
    </w:p>
    <w:p w14:paraId="14E57BF5" w14:textId="77777777" w:rsidR="007074A8" w:rsidRPr="00E53EFB" w:rsidRDefault="009556BB" w:rsidP="00E53EFB">
      <w:pPr>
        <w:spacing w:before="60" w:after="240"/>
        <w:rPr>
          <w:rFonts w:cs="Arial"/>
          <w:color w:val="auto"/>
        </w:rPr>
      </w:pPr>
      <w:r w:rsidRPr="009556BB">
        <w:rPr>
          <w:rFonts w:cs="Arial"/>
          <w:noProof/>
          <w:color w:val="auto"/>
          <w14:cntxtAlts w14:val="0"/>
        </w:rPr>
        <w:object w:dxaOrig="9698" w:dyaOrig="13115" w14:anchorId="6ADD3203">
          <v:shape id="_x0000_i1031" type="#_x0000_t75" alt="" style="width:483.95pt;height:650.75pt;mso-width-percent:0;mso-height-percent:0;mso-width-percent:0;mso-height-percent:0" o:ole="">
            <v:imagedata r:id="rId76" o:title=""/>
          </v:shape>
          <o:OLEObject Type="Embed" ProgID="Excel.Sheet.12" ShapeID="_x0000_i1031" DrawAspect="Content" ObjectID="_1684055860" r:id="rId77"/>
        </w:object>
      </w:r>
    </w:p>
    <w:p w14:paraId="42D11236" w14:textId="77777777" w:rsidR="00E53EFB" w:rsidRDefault="00E53EFB" w:rsidP="006D53FE">
      <w:pPr>
        <w:rPr>
          <w:color w:val="auto"/>
          <w:lang w:val="en-GB"/>
        </w:rPr>
        <w:sectPr w:rsidR="00E53EFB" w:rsidSect="00E53EFB">
          <w:pgSz w:w="11900" w:h="16840"/>
          <w:pgMar w:top="1134" w:right="1134" w:bottom="1021" w:left="1134" w:header="283" w:footer="0" w:gutter="0"/>
          <w:cols w:space="720"/>
          <w:titlePg/>
          <w:docGrid w:linePitch="360"/>
        </w:sectPr>
      </w:pPr>
    </w:p>
    <w:p w14:paraId="69B481E6" w14:textId="77777777" w:rsidR="007074A8" w:rsidRPr="00D201D0" w:rsidRDefault="007074A8" w:rsidP="006D53FE">
      <w:pPr>
        <w:rPr>
          <w:color w:val="auto"/>
          <w:lang w:val="en-GB"/>
        </w:rPr>
      </w:pPr>
      <w:r w:rsidRPr="00EC706B">
        <w:rPr>
          <w:rFonts w:cs="Arial"/>
          <w:b/>
          <w:color w:val="auto"/>
          <w:u w:val="single"/>
        </w:rPr>
        <w:lastRenderedPageBreak/>
        <w:t>Annex 3</w:t>
      </w:r>
      <w:r w:rsidR="00D201D0">
        <w:rPr>
          <w:rFonts w:cs="Arial"/>
          <w:b/>
          <w:color w:val="auto"/>
          <w:u w:val="single"/>
        </w:rPr>
        <w:t>a</w:t>
      </w:r>
      <w:r w:rsidRPr="00EC706B">
        <w:rPr>
          <w:rFonts w:cs="Arial"/>
          <w:b/>
          <w:color w:val="auto"/>
          <w:u w:val="single"/>
        </w:rPr>
        <w:t>:</w:t>
      </w:r>
      <w:r w:rsidRPr="00EC706B">
        <w:rPr>
          <w:rFonts w:cs="Arial"/>
          <w:b/>
          <w:color w:val="auto"/>
          <w:u w:val="single"/>
        </w:rPr>
        <w:tab/>
        <w:t xml:space="preserve">Excerpt of baseline emission </w:t>
      </w:r>
      <w:r w:rsidR="00EC706B" w:rsidRPr="00D201D0">
        <w:rPr>
          <w:rFonts w:cs="Arial"/>
          <w:b/>
          <w:color w:val="auto"/>
          <w:u w:val="single"/>
        </w:rPr>
        <w:t>spreadsheet</w:t>
      </w:r>
      <w:r w:rsidRPr="00D201D0">
        <w:rPr>
          <w:rFonts w:cs="Arial"/>
          <w:b/>
          <w:color w:val="auto"/>
          <w:u w:val="single"/>
        </w:rPr>
        <w:t xml:space="preserve"> 201</w:t>
      </w:r>
      <w:r w:rsidR="00545E29" w:rsidRPr="00D201D0">
        <w:rPr>
          <w:rFonts w:cs="Arial"/>
          <w:b/>
          <w:color w:val="auto"/>
          <w:u w:val="single"/>
        </w:rPr>
        <w:t>8,</w:t>
      </w:r>
      <w:r w:rsidRPr="00D201D0">
        <w:rPr>
          <w:rFonts w:cs="Arial"/>
          <w:b/>
          <w:color w:val="auto"/>
          <w:u w:val="single"/>
        </w:rPr>
        <w:t xml:space="preserve"> version 1</w:t>
      </w:r>
    </w:p>
    <w:p w14:paraId="4CE83E0E" w14:textId="77777777" w:rsidR="00442850" w:rsidRDefault="0014501D" w:rsidP="00442850">
      <w:pPr>
        <w:spacing w:after="0" w:line="240" w:lineRule="auto"/>
        <w:contextualSpacing w:val="0"/>
        <w:rPr>
          <w:rFonts w:cs="Arial"/>
          <w:color w:val="auto"/>
          <w:szCs w:val="22"/>
        </w:rPr>
      </w:pPr>
      <w:r>
        <w:rPr>
          <w:rFonts w:eastAsia="Calibri" w:cs="Arial"/>
          <w:color w:val="auto"/>
          <w:szCs w:val="22"/>
        </w:rPr>
        <w:t>Copied from</w:t>
      </w:r>
      <w:r w:rsidR="00061496" w:rsidRPr="00D201D0">
        <w:rPr>
          <w:rFonts w:eastAsia="Calibri" w:cs="Arial"/>
          <w:color w:val="auto"/>
          <w:szCs w:val="22"/>
        </w:rPr>
        <w:t xml:space="preserve">: </w:t>
      </w:r>
      <w:r w:rsidR="006960FA" w:rsidRPr="002B57D5">
        <w:rPr>
          <w:rFonts w:cs="Arial"/>
          <w:color w:val="auto"/>
          <w:szCs w:val="22"/>
        </w:rPr>
        <w:t>Details of 2018 baseline emissions from 04.11.2018 to 31.12.2018 for Annex 4, version 1</w:t>
      </w:r>
      <w:r>
        <w:rPr>
          <w:rFonts w:cs="Arial"/>
          <w:color w:val="auto"/>
          <w:szCs w:val="22"/>
        </w:rPr>
        <w:t xml:space="preserve"> </w:t>
      </w:r>
    </w:p>
    <w:p w14:paraId="04A16F57" w14:textId="77777777" w:rsidR="0014501D" w:rsidRPr="00636263" w:rsidRDefault="0014501D" w:rsidP="00442850">
      <w:pPr>
        <w:spacing w:after="120"/>
        <w:contextualSpacing w:val="0"/>
        <w:rPr>
          <w:rFonts w:cs="Arial"/>
          <w:color w:val="auto"/>
          <w:szCs w:val="22"/>
        </w:rPr>
      </w:pPr>
      <w:r>
        <w:rPr>
          <w:rFonts w:cs="Arial"/>
          <w:color w:val="auto"/>
          <w:szCs w:val="22"/>
        </w:rPr>
        <w:t>(sent with the MR to the DOE)</w:t>
      </w:r>
    </w:p>
    <w:p w14:paraId="4038FE53" w14:textId="77777777" w:rsidR="00D201D0" w:rsidRDefault="009556BB" w:rsidP="00B11AAB">
      <w:pPr>
        <w:spacing w:line="240" w:lineRule="auto"/>
        <w:contextualSpacing w:val="0"/>
        <w:rPr>
          <w:color w:val="auto"/>
          <w:lang w:val="en-GB"/>
        </w:rPr>
      </w:pPr>
      <w:r w:rsidRPr="009556BB">
        <w:rPr>
          <w:noProof/>
          <w:color w:val="auto"/>
          <w:lang w:val="en-GB"/>
          <w14:cntxtAlts w14:val="0"/>
        </w:rPr>
        <w:object w:dxaOrig="25115" w:dyaOrig="10887" w14:anchorId="678BAFC5">
          <v:shape id="_x0000_i1030" type="#_x0000_t75" alt="" style="width:735.5pt;height:370.95pt;mso-width-percent:0;mso-height-percent:0;mso-width-percent:0;mso-height-percent:0" o:ole="">
            <v:imagedata r:id="rId78" o:title=""/>
          </v:shape>
          <o:OLEObject Type="Embed" ProgID="Excel.Sheet.12" ShapeID="_x0000_i1030" DrawAspect="Content" ObjectID="_1684055861" r:id="rId79"/>
        </w:object>
      </w:r>
    </w:p>
    <w:p w14:paraId="658185F3" w14:textId="77777777" w:rsidR="00D201D0" w:rsidRDefault="00161393" w:rsidP="00B11AAB">
      <w:pPr>
        <w:spacing w:after="0" w:line="240" w:lineRule="auto"/>
        <w:rPr>
          <w:color w:val="auto"/>
          <w:lang w:val="en-GB"/>
        </w:rPr>
      </w:pPr>
      <w:r>
        <w:rPr>
          <w:rFonts w:cs="Arial"/>
          <w:color w:val="000000"/>
          <w:szCs w:val="22"/>
        </w:rPr>
        <w:t xml:space="preserve">For details about </w:t>
      </w:r>
      <w:r w:rsidR="00736043">
        <w:rPr>
          <w:rFonts w:cs="Arial"/>
          <w:color w:val="000000"/>
          <w:szCs w:val="22"/>
        </w:rPr>
        <w:t>generating</w:t>
      </w:r>
      <w:r>
        <w:rPr>
          <w:rFonts w:cs="Arial"/>
          <w:color w:val="000000"/>
          <w:szCs w:val="22"/>
        </w:rPr>
        <w:t xml:space="preserve"> the above spreadsheet, please refer and to the notes of Annex 4.</w:t>
      </w:r>
      <w:r w:rsidR="00D201D0">
        <w:rPr>
          <w:color w:val="auto"/>
          <w:lang w:val="en-GB"/>
        </w:rPr>
        <w:br w:type="page"/>
      </w:r>
    </w:p>
    <w:p w14:paraId="34FCA647" w14:textId="77777777" w:rsidR="00D201D0" w:rsidRPr="00D201D0" w:rsidRDefault="00D201D0" w:rsidP="00D201D0">
      <w:pPr>
        <w:rPr>
          <w:color w:val="auto"/>
          <w:lang w:val="en-GB"/>
        </w:rPr>
      </w:pPr>
      <w:r w:rsidRPr="00EC706B">
        <w:rPr>
          <w:rFonts w:cs="Arial"/>
          <w:b/>
          <w:color w:val="auto"/>
          <w:u w:val="single"/>
        </w:rPr>
        <w:lastRenderedPageBreak/>
        <w:t>Annex 3</w:t>
      </w:r>
      <w:r>
        <w:rPr>
          <w:rFonts w:cs="Arial"/>
          <w:b/>
          <w:color w:val="auto"/>
          <w:u w:val="single"/>
        </w:rPr>
        <w:t>b</w:t>
      </w:r>
      <w:r w:rsidRPr="00EC706B">
        <w:rPr>
          <w:rFonts w:cs="Arial"/>
          <w:b/>
          <w:color w:val="auto"/>
          <w:u w:val="single"/>
        </w:rPr>
        <w:t>:</w:t>
      </w:r>
      <w:r w:rsidRPr="00EC706B">
        <w:rPr>
          <w:rFonts w:cs="Arial"/>
          <w:b/>
          <w:color w:val="auto"/>
          <w:u w:val="single"/>
        </w:rPr>
        <w:tab/>
        <w:t xml:space="preserve">Excerpt of baseline emission </w:t>
      </w:r>
      <w:r w:rsidRPr="00D201D0">
        <w:rPr>
          <w:rFonts w:cs="Arial"/>
          <w:b/>
          <w:color w:val="auto"/>
          <w:u w:val="single"/>
        </w:rPr>
        <w:t>spreadsheet 2019, version 1</w:t>
      </w:r>
    </w:p>
    <w:p w14:paraId="5B83B3F4" w14:textId="77777777" w:rsidR="00442850" w:rsidRDefault="00E0171B" w:rsidP="00442850">
      <w:pPr>
        <w:spacing w:after="0" w:line="240" w:lineRule="auto"/>
        <w:contextualSpacing w:val="0"/>
        <w:rPr>
          <w:rFonts w:cs="Arial"/>
          <w:color w:val="auto"/>
          <w:szCs w:val="22"/>
        </w:rPr>
      </w:pPr>
      <w:r>
        <w:rPr>
          <w:rFonts w:eastAsia="Calibri" w:cs="Arial"/>
          <w:color w:val="auto"/>
          <w:szCs w:val="22"/>
        </w:rPr>
        <w:t>Copied from</w:t>
      </w:r>
      <w:r w:rsidR="00D201D0" w:rsidRPr="00D201D0">
        <w:rPr>
          <w:rFonts w:eastAsia="Calibri" w:cs="Arial"/>
          <w:color w:val="auto"/>
          <w:szCs w:val="22"/>
        </w:rPr>
        <w:t xml:space="preserve">: </w:t>
      </w:r>
      <w:r w:rsidR="00147188" w:rsidRPr="002B57D5">
        <w:rPr>
          <w:rFonts w:cs="Arial"/>
          <w:color w:val="auto"/>
          <w:szCs w:val="22"/>
        </w:rPr>
        <w:t>Details of 2019 baseline emissions from 01.01.2019 to 31.12.2019 for Annex 4, version 1</w:t>
      </w:r>
    </w:p>
    <w:p w14:paraId="669B8063" w14:textId="77777777" w:rsidR="00D201D0" w:rsidRDefault="0014501D" w:rsidP="00442850">
      <w:pPr>
        <w:spacing w:after="120"/>
        <w:contextualSpacing w:val="0"/>
        <w:rPr>
          <w:rFonts w:cs="Arial"/>
          <w:color w:val="auto"/>
          <w:szCs w:val="22"/>
        </w:rPr>
      </w:pPr>
      <w:r>
        <w:rPr>
          <w:rFonts w:cs="Arial"/>
          <w:color w:val="auto"/>
          <w:szCs w:val="22"/>
        </w:rPr>
        <w:t>(sent with the MR to the DOE)</w:t>
      </w:r>
    </w:p>
    <w:p w14:paraId="7699539E" w14:textId="77777777" w:rsidR="00CE3782" w:rsidRDefault="009556BB" w:rsidP="00B11AAB">
      <w:pPr>
        <w:spacing w:line="240" w:lineRule="auto"/>
        <w:contextualSpacing w:val="0"/>
        <w:rPr>
          <w:rFonts w:cs="Arial"/>
          <w:color w:val="auto"/>
          <w:szCs w:val="22"/>
        </w:rPr>
      </w:pPr>
      <w:r w:rsidRPr="009556BB">
        <w:rPr>
          <w:rFonts w:cs="Arial"/>
          <w:noProof/>
          <w:color w:val="auto"/>
          <w:szCs w:val="22"/>
          <w14:cntxtAlts w14:val="0"/>
        </w:rPr>
        <w:object w:dxaOrig="23160" w:dyaOrig="10665" w14:anchorId="1E6102F2">
          <v:shape id="_x0000_i1029" type="#_x0000_t75" alt="" style="width:734.6pt;height:371.85pt;mso-width-percent:0;mso-height-percent:0;mso-width-percent:0;mso-height-percent:0" o:ole="">
            <v:imagedata r:id="rId80" o:title=""/>
          </v:shape>
          <o:OLEObject Type="Embed" ProgID="Excel.Sheet.12" ShapeID="_x0000_i1029" DrawAspect="Content" ObjectID="_1684055862" r:id="rId81"/>
        </w:object>
      </w:r>
    </w:p>
    <w:p w14:paraId="7329C5B0" w14:textId="77777777" w:rsidR="00CE3782" w:rsidRDefault="00736043" w:rsidP="00147188">
      <w:pPr>
        <w:spacing w:after="0" w:line="240" w:lineRule="auto"/>
        <w:contextualSpacing w:val="0"/>
        <w:rPr>
          <w:color w:val="auto"/>
          <w:lang w:val="en-GB"/>
        </w:rPr>
      </w:pPr>
      <w:r>
        <w:rPr>
          <w:rFonts w:cs="Arial"/>
          <w:color w:val="000000"/>
          <w:szCs w:val="22"/>
        </w:rPr>
        <w:t>For details about generating the above spreadsheet, please refer and to the notes of Annex 4.</w:t>
      </w:r>
      <w:r w:rsidR="00CE3782">
        <w:rPr>
          <w:color w:val="auto"/>
          <w:lang w:val="en-GB"/>
        </w:rPr>
        <w:br w:type="page"/>
      </w:r>
    </w:p>
    <w:p w14:paraId="2491E35B" w14:textId="77777777" w:rsidR="00D201D0" w:rsidRPr="00D201D0" w:rsidRDefault="00D201D0" w:rsidP="00D201D0">
      <w:pPr>
        <w:rPr>
          <w:color w:val="auto"/>
          <w:lang w:val="en-GB"/>
        </w:rPr>
      </w:pPr>
      <w:r w:rsidRPr="00D201D0">
        <w:rPr>
          <w:rFonts w:cs="Arial"/>
          <w:b/>
          <w:color w:val="auto"/>
          <w:u w:val="single"/>
        </w:rPr>
        <w:lastRenderedPageBreak/>
        <w:t>Annex 3c:</w:t>
      </w:r>
      <w:r w:rsidRPr="00D201D0">
        <w:rPr>
          <w:rFonts w:cs="Arial"/>
          <w:b/>
          <w:color w:val="auto"/>
          <w:u w:val="single"/>
        </w:rPr>
        <w:tab/>
        <w:t>Excerpt of baseline emission spreadsheet 2020, version 1</w:t>
      </w:r>
    </w:p>
    <w:p w14:paraId="0BCBDBA0" w14:textId="77777777" w:rsidR="00442850" w:rsidRDefault="0014501D" w:rsidP="00442850">
      <w:pPr>
        <w:spacing w:after="0" w:line="240" w:lineRule="auto"/>
        <w:contextualSpacing w:val="0"/>
        <w:rPr>
          <w:rFonts w:cs="Arial"/>
          <w:color w:val="auto"/>
          <w:szCs w:val="22"/>
        </w:rPr>
      </w:pPr>
      <w:r>
        <w:rPr>
          <w:rFonts w:eastAsia="Calibri" w:cs="Arial"/>
          <w:color w:val="auto"/>
          <w:szCs w:val="22"/>
        </w:rPr>
        <w:t>Copied from</w:t>
      </w:r>
      <w:r w:rsidR="00D201D0" w:rsidRPr="00D201D0">
        <w:rPr>
          <w:rFonts w:eastAsia="Calibri" w:cs="Arial"/>
          <w:color w:val="auto"/>
          <w:szCs w:val="22"/>
        </w:rPr>
        <w:t xml:space="preserve">: </w:t>
      </w:r>
      <w:r w:rsidR="00147188" w:rsidRPr="002B57D5">
        <w:rPr>
          <w:rFonts w:cs="Arial"/>
          <w:color w:val="auto"/>
          <w:szCs w:val="22"/>
        </w:rPr>
        <w:t>Details of 2020 baseline emissions from 01.01.2020 to 31.12.2020 for Annex 4, version 1</w:t>
      </w:r>
    </w:p>
    <w:p w14:paraId="26B53A21" w14:textId="77777777" w:rsidR="00D201D0" w:rsidRDefault="0014501D" w:rsidP="00442850">
      <w:pPr>
        <w:spacing w:after="120"/>
        <w:contextualSpacing w:val="0"/>
        <w:rPr>
          <w:color w:val="auto"/>
          <w:lang w:val="en-GB"/>
        </w:rPr>
      </w:pPr>
      <w:r>
        <w:rPr>
          <w:rFonts w:cs="Arial"/>
          <w:color w:val="auto"/>
          <w:szCs w:val="22"/>
        </w:rPr>
        <w:t>(sent with the MR to the DOE)</w:t>
      </w:r>
    </w:p>
    <w:p w14:paraId="1183D5E3" w14:textId="77777777" w:rsidR="00B50602" w:rsidRDefault="009556BB" w:rsidP="00B50602">
      <w:pPr>
        <w:spacing w:before="200" w:after="0" w:line="240" w:lineRule="auto"/>
        <w:contextualSpacing w:val="0"/>
        <w:rPr>
          <w:rFonts w:cs="Arial"/>
          <w:color w:val="000000"/>
          <w:szCs w:val="22"/>
        </w:rPr>
      </w:pPr>
      <w:r w:rsidRPr="009556BB">
        <w:rPr>
          <w:noProof/>
          <w:color w:val="auto"/>
          <w:lang w:val="en-GB"/>
          <w14:cntxtAlts w14:val="0"/>
        </w:rPr>
        <w:object w:dxaOrig="25115" w:dyaOrig="10887" w14:anchorId="03529601">
          <v:shape id="_x0000_i1028" type="#_x0000_t75" alt="" style="width:733.65pt;height:384.6pt;mso-width-percent:0;mso-height-percent:0;mso-width-percent:0;mso-height-percent:0" o:ole="">
            <v:imagedata r:id="rId82" o:title=""/>
          </v:shape>
          <o:OLEObject Type="Embed" ProgID="Excel.Sheet.12" ShapeID="_x0000_i1028" DrawAspect="Content" ObjectID="_1684055863" r:id="rId83"/>
        </w:object>
      </w:r>
    </w:p>
    <w:p w14:paraId="09B12D66" w14:textId="77777777" w:rsidR="00CE3782" w:rsidRPr="00B50602" w:rsidRDefault="00B50602" w:rsidP="00B50602">
      <w:pPr>
        <w:spacing w:before="200" w:after="0" w:line="240" w:lineRule="auto"/>
        <w:contextualSpacing w:val="0"/>
        <w:rPr>
          <w:rFonts w:cs="Arial"/>
          <w:color w:val="000000"/>
          <w:szCs w:val="22"/>
        </w:rPr>
      </w:pPr>
      <w:r>
        <w:rPr>
          <w:rFonts w:cs="Arial"/>
          <w:color w:val="000000"/>
          <w:szCs w:val="22"/>
        </w:rPr>
        <w:t>For details about generating the above spreadsheet, please refer and to the notes of Annex 4.</w:t>
      </w:r>
      <w:r w:rsidR="00CE3782">
        <w:rPr>
          <w:color w:val="auto"/>
          <w:lang w:val="en-GB"/>
        </w:rPr>
        <w:br w:type="page"/>
      </w:r>
    </w:p>
    <w:p w14:paraId="6D2763EA" w14:textId="77777777" w:rsidR="007074A8" w:rsidRPr="00B11AAB" w:rsidRDefault="007074A8" w:rsidP="006D53FE">
      <w:pPr>
        <w:rPr>
          <w:color w:val="auto"/>
          <w:lang w:val="en-GB"/>
        </w:rPr>
      </w:pPr>
      <w:r w:rsidRPr="00B11AAB">
        <w:rPr>
          <w:rFonts w:cs="Arial"/>
          <w:b/>
          <w:color w:val="auto"/>
          <w:u w:val="single"/>
        </w:rPr>
        <w:lastRenderedPageBreak/>
        <w:t>Annex 4:</w:t>
      </w:r>
      <w:r w:rsidRPr="00B11AAB">
        <w:rPr>
          <w:rFonts w:cs="Arial"/>
          <w:b/>
          <w:color w:val="auto"/>
          <w:u w:val="single"/>
        </w:rPr>
        <w:tab/>
      </w:r>
      <w:bookmarkStart w:id="48" w:name="OLE_LINK2"/>
      <w:r w:rsidR="0073363E" w:rsidRPr="00B11AAB">
        <w:rPr>
          <w:rFonts w:cs="Arial"/>
          <w:b/>
          <w:color w:val="auto"/>
          <w:u w:val="single"/>
        </w:rPr>
        <w:t>Consolidation of Baseline</w:t>
      </w:r>
      <w:r w:rsidR="007B7486" w:rsidRPr="00B11AAB">
        <w:rPr>
          <w:rFonts w:cs="Arial"/>
          <w:b/>
          <w:color w:val="auto"/>
          <w:u w:val="single"/>
        </w:rPr>
        <w:t xml:space="preserve"> emissions 2008 to 20</w:t>
      </w:r>
      <w:r w:rsidR="0073363E" w:rsidRPr="00B11AAB">
        <w:rPr>
          <w:rFonts w:cs="Arial"/>
          <w:b/>
          <w:color w:val="auto"/>
          <w:u w:val="single"/>
        </w:rPr>
        <w:t>23 for Annex 4</w:t>
      </w:r>
      <w:r w:rsidRPr="00B11AAB">
        <w:rPr>
          <w:rFonts w:cs="Arial"/>
          <w:b/>
          <w:color w:val="auto"/>
          <w:u w:val="single"/>
        </w:rPr>
        <w:t xml:space="preserve">, version </w:t>
      </w:r>
      <w:bookmarkEnd w:id="48"/>
      <w:r w:rsidRPr="00B11AAB">
        <w:rPr>
          <w:rFonts w:cs="Arial"/>
          <w:b/>
          <w:color w:val="auto"/>
          <w:u w:val="single"/>
        </w:rPr>
        <w:t>1</w:t>
      </w:r>
    </w:p>
    <w:p w14:paraId="1B30FB40" w14:textId="77777777" w:rsidR="00644C47" w:rsidRDefault="00273BC2" w:rsidP="00273BC2">
      <w:pPr>
        <w:tabs>
          <w:tab w:val="left" w:pos="1560"/>
        </w:tabs>
        <w:spacing w:after="0" w:line="240" w:lineRule="auto"/>
        <w:contextualSpacing w:val="0"/>
        <w:rPr>
          <w:color w:val="auto"/>
          <w:lang w:val="en-GB"/>
        </w:rPr>
      </w:pPr>
      <w:bookmarkStart w:id="49" w:name="OLE_LINK1"/>
      <w:r>
        <w:rPr>
          <w:color w:val="auto"/>
          <w:lang w:val="en-GB"/>
        </w:rPr>
        <w:t>Copied from:</w:t>
      </w:r>
      <w:r>
        <w:rPr>
          <w:color w:val="auto"/>
          <w:lang w:val="en-GB"/>
        </w:rPr>
        <w:tab/>
      </w:r>
      <w:r w:rsidR="004C7B49" w:rsidRPr="004C7B49">
        <w:rPr>
          <w:color w:val="auto"/>
          <w:lang w:val="en-GB"/>
        </w:rPr>
        <w:t>Consolidation of Baseline emis</w:t>
      </w:r>
      <w:r>
        <w:rPr>
          <w:color w:val="auto"/>
          <w:lang w:val="en-GB"/>
        </w:rPr>
        <w:t>sions 2008 to 2023 for Annex 4 (verified history)</w:t>
      </w:r>
    </w:p>
    <w:p w14:paraId="412387D0" w14:textId="77777777" w:rsidR="00273BC2" w:rsidRDefault="00273BC2" w:rsidP="00273BC2">
      <w:pPr>
        <w:tabs>
          <w:tab w:val="left" w:pos="1560"/>
        </w:tabs>
        <w:spacing w:after="0" w:line="240" w:lineRule="auto"/>
        <w:contextualSpacing w:val="0"/>
        <w:rPr>
          <w:color w:val="auto"/>
          <w:lang w:val="en-GB"/>
        </w:rPr>
      </w:pPr>
      <w:r>
        <w:rPr>
          <w:color w:val="auto"/>
          <w:lang w:val="en-GB"/>
        </w:rPr>
        <w:tab/>
      </w:r>
      <w:r w:rsidRPr="004C7B49">
        <w:rPr>
          <w:color w:val="auto"/>
          <w:lang w:val="en-GB"/>
        </w:rPr>
        <w:t>Consolidation of Baseline emissions 20</w:t>
      </w:r>
      <w:r>
        <w:rPr>
          <w:color w:val="auto"/>
          <w:lang w:val="en-GB"/>
        </w:rPr>
        <w:t>18, 2019 to 2020</w:t>
      </w:r>
      <w:r w:rsidRPr="004C7B49">
        <w:rPr>
          <w:color w:val="auto"/>
          <w:lang w:val="en-GB"/>
        </w:rPr>
        <w:t xml:space="preserve"> for Annex 4, version 1</w:t>
      </w:r>
      <w:r>
        <w:rPr>
          <w:color w:val="auto"/>
          <w:lang w:val="en-GB"/>
        </w:rPr>
        <w:t xml:space="preserve"> (sent with the MR to the DOE)</w:t>
      </w:r>
    </w:p>
    <w:p w14:paraId="0B1E0DEF" w14:textId="77777777" w:rsidR="00644C47" w:rsidRDefault="00644C47" w:rsidP="00644C47">
      <w:pPr>
        <w:spacing w:after="0" w:line="240" w:lineRule="auto"/>
        <w:contextualSpacing w:val="0"/>
        <w:rPr>
          <w:color w:val="auto"/>
          <w:lang w:val="en-GB"/>
        </w:rPr>
      </w:pPr>
    </w:p>
    <w:bookmarkEnd w:id="49"/>
    <w:p w14:paraId="1B09355C" w14:textId="77777777" w:rsidR="00CE3782" w:rsidRDefault="009556BB" w:rsidP="00644C47">
      <w:pPr>
        <w:spacing w:after="0" w:line="240" w:lineRule="auto"/>
        <w:contextualSpacing w:val="0"/>
        <w:rPr>
          <w:rFonts w:cs="Arial"/>
          <w:color w:val="auto"/>
          <w:szCs w:val="22"/>
        </w:rPr>
      </w:pPr>
      <w:r w:rsidRPr="009556BB">
        <w:rPr>
          <w:rFonts w:cs="Arial"/>
          <w:noProof/>
          <w:color w:val="auto"/>
          <w:szCs w:val="22"/>
          <w14:cntxtAlts w14:val="0"/>
        </w:rPr>
        <w:object w:dxaOrig="15281" w:dyaOrig="5344" w14:anchorId="5AE6781C">
          <v:shape id="_x0000_i1027" type="#_x0000_t75" alt="" style="width:730.05pt;height:253.35pt;mso-width-percent:0;mso-height-percent:0;mso-width-percent:0;mso-height-percent:0" o:ole="">
            <v:imagedata r:id="rId84" o:title=""/>
          </v:shape>
          <o:OLEObject Type="Embed" ProgID="Excel.Sheet.12" ShapeID="_x0000_i1027" DrawAspect="Content" ObjectID="_1684055864" r:id="rId85"/>
        </w:object>
      </w:r>
    </w:p>
    <w:p w14:paraId="4B50D25A" w14:textId="77777777" w:rsidR="007F449D" w:rsidRDefault="003E5541" w:rsidP="00B11AAB">
      <w:pPr>
        <w:spacing w:before="200" w:line="240" w:lineRule="auto"/>
        <w:contextualSpacing w:val="0"/>
        <w:rPr>
          <w:rFonts w:cs="Arial"/>
          <w:color w:val="000000"/>
          <w:sz w:val="20"/>
        </w:rPr>
      </w:pPr>
      <w:r w:rsidRPr="00C21ABF">
        <w:rPr>
          <w:rFonts w:cs="Arial"/>
          <w:color w:val="000000"/>
          <w:sz w:val="20"/>
        </w:rPr>
        <w:t xml:space="preserve">The BE </w:t>
      </w:r>
      <w:r w:rsidR="003122C5">
        <w:rPr>
          <w:rFonts w:cs="Arial"/>
          <w:color w:val="000000"/>
          <w:sz w:val="20"/>
        </w:rPr>
        <w:t>spreadsheet</w:t>
      </w:r>
      <w:r w:rsidRPr="00C21ABF">
        <w:rPr>
          <w:rFonts w:cs="Arial"/>
          <w:color w:val="000000"/>
          <w:sz w:val="20"/>
        </w:rPr>
        <w:t xml:space="preserve">s </w:t>
      </w:r>
      <w:r w:rsidR="002543F1">
        <w:rPr>
          <w:rFonts w:cs="Arial"/>
          <w:color w:val="000000"/>
          <w:sz w:val="20"/>
        </w:rPr>
        <w:t xml:space="preserve">of Annex 3 </w:t>
      </w:r>
      <w:r w:rsidR="007B5662">
        <w:rPr>
          <w:rFonts w:cs="Arial"/>
          <w:color w:val="000000"/>
          <w:sz w:val="20"/>
        </w:rPr>
        <w:t xml:space="preserve">create the input for above table. Annex 3 </w:t>
      </w:r>
      <w:r w:rsidRPr="00C21ABF">
        <w:rPr>
          <w:rFonts w:cs="Arial"/>
          <w:color w:val="000000"/>
          <w:sz w:val="20"/>
        </w:rPr>
        <w:t xml:space="preserve">based on processing yearly 14,875 tons of </w:t>
      </w:r>
      <w:r w:rsidR="002543F1">
        <w:rPr>
          <w:rFonts w:cs="Arial"/>
          <w:color w:val="000000"/>
          <w:sz w:val="20"/>
        </w:rPr>
        <w:t>organic waste into compost</w:t>
      </w:r>
      <w:r w:rsidRPr="00C21ABF">
        <w:rPr>
          <w:rFonts w:cs="Arial"/>
          <w:color w:val="000000"/>
          <w:sz w:val="20"/>
        </w:rPr>
        <w:t xml:space="preserve">. Any yearly deviation from this amount </w:t>
      </w:r>
      <w:r w:rsidR="00D27685">
        <w:rPr>
          <w:rFonts w:cs="Arial"/>
          <w:color w:val="000000"/>
          <w:sz w:val="20"/>
        </w:rPr>
        <w:t xml:space="preserve">must be </w:t>
      </w:r>
      <w:r w:rsidRPr="00C21ABF">
        <w:rPr>
          <w:rFonts w:cs="Arial"/>
          <w:color w:val="000000"/>
          <w:sz w:val="20"/>
        </w:rPr>
        <w:t>adjusted in the spreadsheet</w:t>
      </w:r>
      <w:r w:rsidR="001B1059">
        <w:rPr>
          <w:rFonts w:cs="Arial"/>
          <w:color w:val="000000"/>
          <w:sz w:val="20"/>
        </w:rPr>
        <w:t xml:space="preserve"> of Annex 3</w:t>
      </w:r>
      <w:r w:rsidR="00D27685">
        <w:rPr>
          <w:rFonts w:cs="Arial"/>
          <w:color w:val="000000"/>
          <w:sz w:val="20"/>
        </w:rPr>
        <w:t xml:space="preserve"> </w:t>
      </w:r>
      <w:r w:rsidR="001A2B4F">
        <w:rPr>
          <w:rFonts w:cs="Arial"/>
          <w:color w:val="000000"/>
          <w:sz w:val="20"/>
        </w:rPr>
        <w:t xml:space="preserve">by inserting </w:t>
      </w:r>
      <w:r w:rsidR="005E5F44">
        <w:rPr>
          <w:rFonts w:cs="Arial"/>
          <w:color w:val="000000"/>
          <w:sz w:val="20"/>
        </w:rPr>
        <w:t>a</w:t>
      </w:r>
      <w:r w:rsidRPr="00C21ABF">
        <w:rPr>
          <w:rFonts w:cs="Arial"/>
          <w:color w:val="000000"/>
          <w:sz w:val="20"/>
        </w:rPr>
        <w:t xml:space="preserve"> </w:t>
      </w:r>
      <w:r w:rsidR="00D27685">
        <w:rPr>
          <w:rFonts w:cs="Arial"/>
          <w:color w:val="000000"/>
          <w:sz w:val="20"/>
        </w:rPr>
        <w:t xml:space="preserve">“Deposition Trend” </w:t>
      </w:r>
      <w:r w:rsidR="005E5F44">
        <w:rPr>
          <w:rFonts w:cs="Arial"/>
          <w:color w:val="000000"/>
          <w:sz w:val="20"/>
        </w:rPr>
        <w:t xml:space="preserve">into row 30. The Deposition Trend is the percentage resulting from dividing the actual tons processed in </w:t>
      </w:r>
      <w:r w:rsidR="007B5662">
        <w:rPr>
          <w:rFonts w:cs="Arial"/>
          <w:color w:val="000000"/>
          <w:sz w:val="20"/>
        </w:rPr>
        <w:t>a</w:t>
      </w:r>
      <w:r w:rsidR="005E5F44">
        <w:rPr>
          <w:rFonts w:cs="Arial"/>
          <w:color w:val="000000"/>
          <w:sz w:val="20"/>
        </w:rPr>
        <w:t xml:space="preserve"> respective year by 14,875 tons.</w:t>
      </w:r>
      <w:r w:rsidR="001A2B4F">
        <w:rPr>
          <w:rFonts w:cs="Arial"/>
          <w:color w:val="000000"/>
          <w:sz w:val="20"/>
        </w:rPr>
        <w:t xml:space="preserve"> </w:t>
      </w:r>
    </w:p>
    <w:p w14:paraId="76A2AEEB" w14:textId="77777777" w:rsidR="007F449D" w:rsidRPr="00644C47" w:rsidRDefault="007F449D" w:rsidP="003122C5">
      <w:pPr>
        <w:spacing w:before="60" w:line="240" w:lineRule="auto"/>
        <w:rPr>
          <w:rFonts w:cs="Arial"/>
          <w:color w:val="000000"/>
          <w:sz w:val="16"/>
          <w:szCs w:val="16"/>
        </w:rPr>
      </w:pPr>
    </w:p>
    <w:p w14:paraId="5A1D609C" w14:textId="77777777" w:rsidR="00106699" w:rsidRPr="00C21ABF" w:rsidRDefault="001A2B4F" w:rsidP="003122C5">
      <w:pPr>
        <w:spacing w:before="60" w:line="240" w:lineRule="auto"/>
        <w:rPr>
          <w:rFonts w:cs="Arial"/>
          <w:color w:val="000000"/>
          <w:sz w:val="20"/>
        </w:rPr>
      </w:pPr>
      <w:r>
        <w:rPr>
          <w:rFonts w:cs="Arial"/>
          <w:color w:val="000000"/>
          <w:sz w:val="20"/>
        </w:rPr>
        <w:t>T</w:t>
      </w:r>
      <w:r w:rsidR="003E5541" w:rsidRPr="00C21ABF">
        <w:rPr>
          <w:rFonts w:cs="Arial"/>
          <w:color w:val="000000"/>
          <w:sz w:val="20"/>
        </w:rPr>
        <w:t xml:space="preserve">he BE spreadsheet </w:t>
      </w:r>
      <w:r>
        <w:rPr>
          <w:rFonts w:cs="Arial"/>
          <w:color w:val="000000"/>
          <w:sz w:val="20"/>
        </w:rPr>
        <w:t xml:space="preserve">of Annex 3 </w:t>
      </w:r>
      <w:r w:rsidR="003E5541" w:rsidRPr="00C21ABF">
        <w:rPr>
          <w:rFonts w:cs="Arial"/>
          <w:color w:val="000000"/>
          <w:sz w:val="20"/>
        </w:rPr>
        <w:t xml:space="preserve">cannot handle different yearly </w:t>
      </w:r>
      <w:r w:rsidR="002C4D1A">
        <w:rPr>
          <w:rFonts w:cs="Arial"/>
          <w:color w:val="000000"/>
          <w:sz w:val="20"/>
        </w:rPr>
        <w:t xml:space="preserve">Deposit Trends or </w:t>
      </w:r>
      <w:r w:rsidR="003E5541" w:rsidRPr="00C21ABF">
        <w:rPr>
          <w:rFonts w:cs="Arial"/>
          <w:color w:val="000000"/>
          <w:sz w:val="20"/>
        </w:rPr>
        <w:t xml:space="preserve">waste type percentages. </w:t>
      </w:r>
      <w:proofErr w:type="gramStart"/>
      <w:r w:rsidR="00D27685">
        <w:rPr>
          <w:rFonts w:cs="Arial"/>
          <w:color w:val="000000"/>
          <w:sz w:val="20"/>
        </w:rPr>
        <w:t>The</w:t>
      </w:r>
      <w:r w:rsidR="007B5662">
        <w:rPr>
          <w:rFonts w:cs="Arial"/>
          <w:color w:val="000000"/>
          <w:sz w:val="20"/>
        </w:rPr>
        <w:t>refore</w:t>
      </w:r>
      <w:proofErr w:type="gramEnd"/>
      <w:r w:rsidR="007B5662">
        <w:rPr>
          <w:rFonts w:cs="Arial"/>
          <w:color w:val="000000"/>
          <w:sz w:val="20"/>
        </w:rPr>
        <w:t xml:space="preserve"> the</w:t>
      </w:r>
      <w:r w:rsidR="00D27685">
        <w:rPr>
          <w:rFonts w:cs="Arial"/>
          <w:color w:val="000000"/>
          <w:sz w:val="20"/>
        </w:rPr>
        <w:t xml:space="preserve"> </w:t>
      </w:r>
      <w:r w:rsidR="00644C47">
        <w:rPr>
          <w:rFonts w:cs="Arial"/>
          <w:color w:val="000000"/>
          <w:sz w:val="20"/>
        </w:rPr>
        <w:t>Deposition t</w:t>
      </w:r>
      <w:r w:rsidR="002C4D1A">
        <w:rPr>
          <w:rFonts w:cs="Arial"/>
          <w:color w:val="000000"/>
          <w:sz w:val="20"/>
        </w:rPr>
        <w:t xml:space="preserve">rend and </w:t>
      </w:r>
      <w:r w:rsidR="00D27685">
        <w:rPr>
          <w:rFonts w:cs="Arial"/>
          <w:color w:val="000000"/>
          <w:sz w:val="20"/>
        </w:rPr>
        <w:t xml:space="preserve">waste types of </w:t>
      </w:r>
      <w:r w:rsidR="002C4D1A">
        <w:rPr>
          <w:rFonts w:cs="Arial"/>
          <w:color w:val="000000"/>
          <w:sz w:val="20"/>
        </w:rPr>
        <w:t>a</w:t>
      </w:r>
      <w:r w:rsidR="007F449D">
        <w:rPr>
          <w:rFonts w:cs="Arial"/>
          <w:color w:val="000000"/>
          <w:sz w:val="20"/>
        </w:rPr>
        <w:t>n</w:t>
      </w:r>
      <w:r>
        <w:rPr>
          <w:rFonts w:cs="Arial"/>
          <w:color w:val="000000"/>
          <w:sz w:val="20"/>
        </w:rPr>
        <w:t xml:space="preserve"> </w:t>
      </w:r>
      <w:r w:rsidR="007F449D">
        <w:rPr>
          <w:rFonts w:cs="Arial"/>
          <w:color w:val="000000"/>
          <w:sz w:val="20"/>
        </w:rPr>
        <w:t>individual</w:t>
      </w:r>
      <w:r w:rsidR="00D27685">
        <w:rPr>
          <w:rFonts w:cs="Arial"/>
          <w:color w:val="000000"/>
          <w:sz w:val="20"/>
        </w:rPr>
        <w:t xml:space="preserve"> year </w:t>
      </w:r>
      <w:r w:rsidR="00106699">
        <w:rPr>
          <w:rFonts w:cs="Arial"/>
          <w:color w:val="000000"/>
          <w:sz w:val="20"/>
        </w:rPr>
        <w:t>must be</w:t>
      </w:r>
      <w:r w:rsidR="00D27685">
        <w:rPr>
          <w:rFonts w:cs="Arial"/>
          <w:color w:val="000000"/>
          <w:sz w:val="20"/>
        </w:rPr>
        <w:t xml:space="preserve"> entered </w:t>
      </w:r>
      <w:r w:rsidR="007F449D">
        <w:rPr>
          <w:rFonts w:cs="Arial"/>
          <w:color w:val="000000"/>
          <w:sz w:val="20"/>
        </w:rPr>
        <w:t>each</w:t>
      </w:r>
      <w:r w:rsidR="00D27685">
        <w:rPr>
          <w:rFonts w:cs="Arial"/>
          <w:color w:val="000000"/>
          <w:sz w:val="20"/>
        </w:rPr>
        <w:t xml:space="preserve"> </w:t>
      </w:r>
      <w:r w:rsidR="007F449D">
        <w:rPr>
          <w:rFonts w:cs="Arial"/>
          <w:color w:val="000000"/>
          <w:sz w:val="20"/>
        </w:rPr>
        <w:t>year</w:t>
      </w:r>
      <w:r w:rsidR="00106699">
        <w:rPr>
          <w:rFonts w:cs="Arial"/>
          <w:color w:val="000000"/>
          <w:sz w:val="20"/>
        </w:rPr>
        <w:t xml:space="preserve"> </w:t>
      </w:r>
      <w:r w:rsidR="007F449D">
        <w:rPr>
          <w:rFonts w:cs="Arial"/>
          <w:color w:val="000000"/>
          <w:sz w:val="20"/>
        </w:rPr>
        <w:t xml:space="preserve">into the </w:t>
      </w:r>
      <w:r w:rsidR="00D27685">
        <w:rPr>
          <w:rFonts w:cs="Arial"/>
          <w:color w:val="000000"/>
          <w:sz w:val="20"/>
        </w:rPr>
        <w:t>BE spreadsheets</w:t>
      </w:r>
      <w:r>
        <w:rPr>
          <w:rFonts w:cs="Arial"/>
          <w:color w:val="000000"/>
          <w:sz w:val="20"/>
        </w:rPr>
        <w:t xml:space="preserve"> of Annex 3</w:t>
      </w:r>
      <w:r w:rsidR="00D27685">
        <w:rPr>
          <w:rFonts w:cs="Arial"/>
          <w:color w:val="000000"/>
          <w:sz w:val="20"/>
        </w:rPr>
        <w:t xml:space="preserve">. </w:t>
      </w:r>
    </w:p>
    <w:p w14:paraId="34102899" w14:textId="77777777" w:rsidR="00106699" w:rsidRDefault="00106699" w:rsidP="003122C5">
      <w:pPr>
        <w:spacing w:line="240" w:lineRule="auto"/>
        <w:rPr>
          <w:rFonts w:cs="Arial"/>
          <w:color w:val="000000"/>
          <w:sz w:val="20"/>
        </w:rPr>
      </w:pPr>
    </w:p>
    <w:p w14:paraId="6AF24CF2" w14:textId="77777777" w:rsidR="00F7346C" w:rsidRDefault="00F7346C" w:rsidP="00F7346C">
      <w:pPr>
        <w:spacing w:before="60" w:line="240" w:lineRule="auto"/>
        <w:rPr>
          <w:rFonts w:cs="Arial"/>
          <w:color w:val="000000"/>
          <w:sz w:val="20"/>
        </w:rPr>
      </w:pPr>
      <w:r w:rsidRPr="00C21ABF">
        <w:rPr>
          <w:rFonts w:cs="Arial"/>
          <w:color w:val="000000"/>
          <w:sz w:val="20"/>
        </w:rPr>
        <w:t xml:space="preserve">The yearly </w:t>
      </w:r>
      <w:r>
        <w:rPr>
          <w:rFonts w:cs="Arial"/>
          <w:color w:val="000000"/>
          <w:sz w:val="20"/>
        </w:rPr>
        <w:t xml:space="preserve">calculated </w:t>
      </w:r>
      <w:r w:rsidRPr="00C21ABF">
        <w:rPr>
          <w:rFonts w:cs="Arial"/>
          <w:color w:val="000000"/>
          <w:sz w:val="20"/>
        </w:rPr>
        <w:t>CO</w:t>
      </w:r>
      <w:r w:rsidRPr="00C21ABF">
        <w:rPr>
          <w:rFonts w:cs="Arial"/>
          <w:color w:val="000000"/>
          <w:sz w:val="20"/>
          <w:vertAlign w:val="subscript"/>
        </w:rPr>
        <w:t>2</w:t>
      </w:r>
      <w:r w:rsidRPr="00C21ABF">
        <w:rPr>
          <w:rFonts w:cs="Arial"/>
          <w:color w:val="000000"/>
          <w:sz w:val="20"/>
        </w:rPr>
        <w:t>e values in row 4</w:t>
      </w:r>
      <w:r>
        <w:rPr>
          <w:rFonts w:cs="Arial"/>
          <w:color w:val="000000"/>
          <w:sz w:val="20"/>
        </w:rPr>
        <w:t>6</w:t>
      </w:r>
      <w:r w:rsidRPr="00C21ABF">
        <w:rPr>
          <w:rFonts w:cs="Arial"/>
          <w:color w:val="000000"/>
          <w:sz w:val="20"/>
        </w:rPr>
        <w:t xml:space="preserve"> </w:t>
      </w:r>
      <w:r>
        <w:rPr>
          <w:rFonts w:cs="Arial"/>
          <w:color w:val="000000"/>
          <w:sz w:val="20"/>
        </w:rPr>
        <w:t xml:space="preserve">of Annex 3 </w:t>
      </w:r>
      <w:r w:rsidRPr="00C21ABF">
        <w:rPr>
          <w:rFonts w:cs="Arial"/>
          <w:color w:val="000000"/>
          <w:sz w:val="20"/>
        </w:rPr>
        <w:t xml:space="preserve">from </w:t>
      </w:r>
      <w:r>
        <w:rPr>
          <w:rFonts w:cs="Arial"/>
          <w:color w:val="000000"/>
          <w:sz w:val="20"/>
        </w:rPr>
        <w:t>actual year onwards</w:t>
      </w:r>
      <w:r w:rsidRPr="00C21ABF">
        <w:rPr>
          <w:rFonts w:cs="Arial"/>
          <w:color w:val="000000"/>
          <w:sz w:val="20"/>
        </w:rPr>
        <w:t xml:space="preserve"> are </w:t>
      </w:r>
      <w:r>
        <w:rPr>
          <w:rFonts w:cs="Arial"/>
          <w:color w:val="000000"/>
          <w:sz w:val="20"/>
        </w:rPr>
        <w:t>finally</w:t>
      </w:r>
      <w:r w:rsidRPr="00C21ABF">
        <w:rPr>
          <w:rFonts w:cs="Arial"/>
          <w:color w:val="000000"/>
          <w:sz w:val="20"/>
        </w:rPr>
        <w:t xml:space="preserve"> copied into </w:t>
      </w:r>
      <w:r>
        <w:rPr>
          <w:rFonts w:cs="Arial"/>
          <w:color w:val="000000"/>
          <w:sz w:val="20"/>
        </w:rPr>
        <w:t>the spreadsheet of above</w:t>
      </w:r>
      <w:r w:rsidRPr="00C21ABF">
        <w:rPr>
          <w:rFonts w:cs="Arial"/>
          <w:color w:val="000000"/>
          <w:sz w:val="20"/>
        </w:rPr>
        <w:t>.</w:t>
      </w:r>
    </w:p>
    <w:p w14:paraId="6C7ED82C" w14:textId="77777777" w:rsidR="00F7346C" w:rsidRPr="00644C47" w:rsidRDefault="00F7346C" w:rsidP="003122C5">
      <w:pPr>
        <w:spacing w:line="240" w:lineRule="auto"/>
        <w:rPr>
          <w:rFonts w:cs="Arial"/>
          <w:color w:val="000000"/>
          <w:sz w:val="16"/>
          <w:szCs w:val="16"/>
        </w:rPr>
      </w:pPr>
    </w:p>
    <w:p w14:paraId="5937FE5A" w14:textId="77777777" w:rsidR="00061496" w:rsidRDefault="003E5541" w:rsidP="00EA4536">
      <w:pPr>
        <w:spacing w:line="240" w:lineRule="auto"/>
        <w:rPr>
          <w:color w:val="auto"/>
          <w:lang w:val="en-GB"/>
        </w:rPr>
      </w:pPr>
      <w:r w:rsidRPr="00C21ABF">
        <w:rPr>
          <w:rFonts w:cs="Arial"/>
          <w:color w:val="000000"/>
          <w:sz w:val="20"/>
        </w:rPr>
        <w:t xml:space="preserve">Because each year requires </w:t>
      </w:r>
      <w:r w:rsidR="0088239A">
        <w:rPr>
          <w:rFonts w:cs="Arial"/>
          <w:color w:val="000000"/>
          <w:sz w:val="20"/>
        </w:rPr>
        <w:t>an</w:t>
      </w:r>
      <w:r w:rsidRPr="00C21ABF">
        <w:rPr>
          <w:rFonts w:cs="Arial"/>
          <w:color w:val="000000"/>
          <w:sz w:val="20"/>
        </w:rPr>
        <w:t xml:space="preserve"> individual BE</w:t>
      </w:r>
      <w:r w:rsidR="00106699">
        <w:rPr>
          <w:rFonts w:cs="Arial"/>
          <w:color w:val="000000"/>
          <w:sz w:val="20"/>
        </w:rPr>
        <w:t xml:space="preserve"> spreadsheet</w:t>
      </w:r>
      <w:r w:rsidR="0088239A">
        <w:rPr>
          <w:rFonts w:cs="Arial"/>
          <w:color w:val="000000"/>
          <w:sz w:val="20"/>
        </w:rPr>
        <w:t>, the</w:t>
      </w:r>
      <w:r w:rsidRPr="00C21ABF">
        <w:rPr>
          <w:rFonts w:cs="Arial"/>
          <w:color w:val="000000"/>
          <w:sz w:val="20"/>
        </w:rPr>
        <w:t xml:space="preserve"> </w:t>
      </w:r>
      <w:r w:rsidR="00106699">
        <w:rPr>
          <w:rFonts w:cs="Arial"/>
          <w:color w:val="000000"/>
          <w:sz w:val="20"/>
        </w:rPr>
        <w:t xml:space="preserve">Deposit Trend </w:t>
      </w:r>
      <w:r w:rsidRPr="00C21ABF">
        <w:rPr>
          <w:rFonts w:cs="Arial"/>
          <w:color w:val="000000"/>
          <w:sz w:val="20"/>
        </w:rPr>
        <w:t xml:space="preserve">values </w:t>
      </w:r>
      <w:r w:rsidR="0088239A" w:rsidRPr="00C21ABF">
        <w:rPr>
          <w:rFonts w:cs="Arial"/>
          <w:color w:val="000000"/>
          <w:sz w:val="20"/>
        </w:rPr>
        <w:t>for other year</w:t>
      </w:r>
      <w:r w:rsidR="0088239A">
        <w:rPr>
          <w:rFonts w:cs="Arial"/>
          <w:color w:val="000000"/>
          <w:sz w:val="20"/>
        </w:rPr>
        <w:t>s</w:t>
      </w:r>
      <w:r w:rsidR="0088239A" w:rsidRPr="00C21ABF">
        <w:rPr>
          <w:rFonts w:cs="Arial"/>
          <w:color w:val="000000"/>
          <w:sz w:val="20"/>
        </w:rPr>
        <w:t xml:space="preserve"> </w:t>
      </w:r>
      <w:r w:rsidR="0088239A">
        <w:rPr>
          <w:rFonts w:cs="Arial"/>
          <w:color w:val="000000"/>
          <w:sz w:val="20"/>
        </w:rPr>
        <w:t>in Annex 3 remains 0</w:t>
      </w:r>
      <w:r w:rsidRPr="00C21ABF">
        <w:rPr>
          <w:rFonts w:cs="Arial"/>
          <w:color w:val="000000"/>
          <w:sz w:val="20"/>
        </w:rPr>
        <w:t xml:space="preserve">. </w:t>
      </w:r>
      <w:r w:rsidR="00161393">
        <w:rPr>
          <w:rFonts w:cs="Arial"/>
          <w:color w:val="000000"/>
          <w:sz w:val="20"/>
        </w:rPr>
        <w:t>A</w:t>
      </w:r>
      <w:r w:rsidR="0088239A">
        <w:rPr>
          <w:rFonts w:cs="Arial"/>
          <w:color w:val="000000"/>
          <w:sz w:val="20"/>
        </w:rPr>
        <w:t>s</w:t>
      </w:r>
      <w:r w:rsidRPr="00C21ABF">
        <w:rPr>
          <w:rFonts w:cs="Arial"/>
          <w:color w:val="000000"/>
          <w:sz w:val="20"/>
        </w:rPr>
        <w:t xml:space="preserve"> </w:t>
      </w:r>
      <w:r w:rsidR="0088239A">
        <w:rPr>
          <w:rFonts w:cs="Arial"/>
          <w:color w:val="000000"/>
          <w:sz w:val="20"/>
        </w:rPr>
        <w:t xml:space="preserve">a </w:t>
      </w:r>
      <w:proofErr w:type="gramStart"/>
      <w:r w:rsidR="0088239A">
        <w:rPr>
          <w:rFonts w:cs="Arial"/>
          <w:color w:val="000000"/>
          <w:sz w:val="20"/>
        </w:rPr>
        <w:t>consequence</w:t>
      </w:r>
      <w:proofErr w:type="gramEnd"/>
      <w:r w:rsidR="00161393">
        <w:rPr>
          <w:rFonts w:cs="Arial"/>
          <w:color w:val="000000"/>
          <w:sz w:val="20"/>
        </w:rPr>
        <w:t xml:space="preserve"> a “#</w:t>
      </w:r>
      <w:proofErr w:type="spellStart"/>
      <w:r w:rsidR="00161393">
        <w:rPr>
          <w:rFonts w:cs="Arial"/>
          <w:color w:val="000000"/>
          <w:sz w:val="20"/>
        </w:rPr>
        <w:t>Div</w:t>
      </w:r>
      <w:proofErr w:type="spellEnd"/>
      <w:r w:rsidR="00161393">
        <w:rPr>
          <w:rFonts w:cs="Arial"/>
          <w:color w:val="000000"/>
          <w:sz w:val="20"/>
        </w:rPr>
        <w:t>/0!</w:t>
      </w:r>
      <w:r w:rsidR="00161393" w:rsidRPr="00C21ABF">
        <w:rPr>
          <w:rFonts w:cs="Arial"/>
          <w:color w:val="000000"/>
          <w:sz w:val="20"/>
        </w:rPr>
        <w:t>” appear</w:t>
      </w:r>
      <w:r w:rsidR="00161393">
        <w:rPr>
          <w:rFonts w:cs="Arial"/>
          <w:color w:val="000000"/>
          <w:sz w:val="20"/>
        </w:rPr>
        <w:t xml:space="preserve">s </w:t>
      </w:r>
      <w:r w:rsidR="0088239A">
        <w:rPr>
          <w:rFonts w:cs="Arial"/>
          <w:color w:val="000000"/>
          <w:sz w:val="20"/>
        </w:rPr>
        <w:t>in the</w:t>
      </w:r>
      <w:r w:rsidRPr="00C21ABF">
        <w:rPr>
          <w:rFonts w:cs="Arial"/>
          <w:color w:val="000000"/>
          <w:sz w:val="20"/>
        </w:rPr>
        <w:t xml:space="preserve"> spreadsheets in cells from row </w:t>
      </w:r>
      <w:r w:rsidR="007B5662">
        <w:rPr>
          <w:rFonts w:cs="Arial"/>
          <w:color w:val="000000"/>
          <w:sz w:val="20"/>
        </w:rPr>
        <w:t>47</w:t>
      </w:r>
      <w:r w:rsidRPr="00C21ABF">
        <w:rPr>
          <w:rFonts w:cs="Arial"/>
          <w:color w:val="000000"/>
          <w:sz w:val="20"/>
        </w:rPr>
        <w:t xml:space="preserve"> on downwards.</w:t>
      </w:r>
    </w:p>
    <w:p w14:paraId="5425B1F7" w14:textId="77777777" w:rsidR="00CE3782" w:rsidRDefault="00CE3782" w:rsidP="006D53FE">
      <w:pPr>
        <w:rPr>
          <w:color w:val="auto"/>
          <w:lang w:val="en-GB"/>
        </w:rPr>
        <w:sectPr w:rsidR="00CE3782" w:rsidSect="002204DA">
          <w:pgSz w:w="16840" w:h="11900" w:orient="landscape"/>
          <w:pgMar w:top="1134" w:right="1021" w:bottom="1134" w:left="1134" w:header="283" w:footer="0" w:gutter="0"/>
          <w:cols w:space="720"/>
          <w:titlePg/>
          <w:docGrid w:linePitch="360"/>
        </w:sectPr>
      </w:pPr>
    </w:p>
    <w:p w14:paraId="45292074" w14:textId="77777777" w:rsidR="00323119" w:rsidRPr="00726C1A" w:rsidRDefault="00C96279" w:rsidP="00C96279">
      <w:pPr>
        <w:ind w:right="-7"/>
        <w:rPr>
          <w:rFonts w:cs="Arial"/>
          <w:b/>
          <w:color w:val="auto"/>
          <w:u w:val="single"/>
        </w:rPr>
      </w:pPr>
      <w:r>
        <w:rPr>
          <w:rFonts w:cs="Arial"/>
          <w:b/>
          <w:color w:val="auto"/>
          <w:u w:val="single"/>
        </w:rPr>
        <w:lastRenderedPageBreak/>
        <w:t>Annex 5:</w:t>
      </w:r>
      <w:r>
        <w:rPr>
          <w:rFonts w:cs="Arial"/>
          <w:b/>
          <w:color w:val="auto"/>
          <w:u w:val="single"/>
        </w:rPr>
        <w:tab/>
        <w:t>E</w:t>
      </w:r>
      <w:r w:rsidR="00323119" w:rsidRPr="00EC706B">
        <w:rPr>
          <w:rFonts w:cs="Arial"/>
          <w:b/>
          <w:color w:val="auto"/>
          <w:u w:val="single"/>
        </w:rPr>
        <w:t xml:space="preserve">lectricity and </w:t>
      </w:r>
      <w:r>
        <w:rPr>
          <w:rFonts w:cs="Arial"/>
          <w:b/>
          <w:color w:val="auto"/>
          <w:u w:val="single"/>
        </w:rPr>
        <w:t>diesel</w:t>
      </w:r>
      <w:r w:rsidR="00323119" w:rsidRPr="00EC706B">
        <w:rPr>
          <w:rFonts w:cs="Arial"/>
          <w:b/>
          <w:color w:val="auto"/>
          <w:u w:val="single"/>
        </w:rPr>
        <w:t xml:space="preserve"> </w:t>
      </w:r>
      <w:r w:rsidR="00323119" w:rsidRPr="00726C1A">
        <w:rPr>
          <w:rFonts w:cs="Arial"/>
          <w:b/>
          <w:color w:val="auto"/>
          <w:u w:val="single"/>
        </w:rPr>
        <w:t xml:space="preserve">consumption </w:t>
      </w:r>
      <w:r w:rsidRPr="00726C1A">
        <w:rPr>
          <w:rFonts w:cs="Arial"/>
          <w:b/>
          <w:color w:val="auto"/>
          <w:u w:val="single"/>
        </w:rPr>
        <w:t>2018 to 2020</w:t>
      </w:r>
      <w:r w:rsidR="00323119" w:rsidRPr="00726C1A">
        <w:rPr>
          <w:rFonts w:cs="Arial"/>
          <w:b/>
          <w:color w:val="auto"/>
          <w:u w:val="single"/>
        </w:rPr>
        <w:t>, version 1</w:t>
      </w:r>
    </w:p>
    <w:p w14:paraId="55CEE62B" w14:textId="77777777" w:rsidR="00F75CA7" w:rsidRDefault="00061496" w:rsidP="001E7328">
      <w:pPr>
        <w:spacing w:after="0" w:line="240" w:lineRule="auto"/>
        <w:rPr>
          <w:rFonts w:cs="Arial"/>
          <w:color w:val="auto"/>
          <w:szCs w:val="22"/>
        </w:rPr>
      </w:pPr>
      <w:r w:rsidRPr="00726C1A">
        <w:rPr>
          <w:rFonts w:cs="Arial"/>
          <w:color w:val="auto"/>
          <w:szCs w:val="22"/>
        </w:rPr>
        <w:t xml:space="preserve">Copied from </w:t>
      </w:r>
      <w:r w:rsidR="00DB0CED">
        <w:rPr>
          <w:rFonts w:cs="Arial"/>
          <w:color w:val="auto"/>
          <w:szCs w:val="22"/>
        </w:rPr>
        <w:t xml:space="preserve">the </w:t>
      </w:r>
      <w:r w:rsidR="00EC706B" w:rsidRPr="00726C1A">
        <w:rPr>
          <w:rFonts w:cs="Arial"/>
          <w:color w:val="auto"/>
          <w:szCs w:val="22"/>
        </w:rPr>
        <w:t>spreadsheets</w:t>
      </w:r>
      <w:r w:rsidR="00DB0CED">
        <w:rPr>
          <w:rFonts w:cs="Arial"/>
          <w:color w:val="auto"/>
          <w:szCs w:val="22"/>
        </w:rPr>
        <w:t xml:space="preserve"> that are sent with the MR to the DOE:</w:t>
      </w:r>
    </w:p>
    <w:p w14:paraId="7D60EC44" w14:textId="77777777" w:rsidR="00061496" w:rsidRPr="00C96279" w:rsidRDefault="00DB0CED" w:rsidP="00DB0CED">
      <w:pPr>
        <w:spacing w:before="60" w:after="240" w:line="240" w:lineRule="auto"/>
        <w:rPr>
          <w:rFonts w:cs="Arial"/>
          <w:color w:val="auto"/>
          <w:szCs w:val="22"/>
        </w:rPr>
      </w:pPr>
      <w:r>
        <w:rPr>
          <w:rFonts w:cs="Arial"/>
          <w:color w:val="auto"/>
          <w:szCs w:val="22"/>
        </w:rPr>
        <w:t>Details of electricity</w:t>
      </w:r>
      <w:r w:rsidR="00061496" w:rsidRPr="00726C1A">
        <w:rPr>
          <w:rFonts w:cs="Arial"/>
          <w:color w:val="auto"/>
          <w:szCs w:val="22"/>
        </w:rPr>
        <w:t xml:space="preserve"> consumption </w:t>
      </w:r>
      <w:r w:rsidR="001A2D28" w:rsidRPr="00726C1A">
        <w:rPr>
          <w:rFonts w:cs="Arial"/>
          <w:color w:val="auto"/>
          <w:szCs w:val="22"/>
        </w:rPr>
        <w:t>2018, 2019 and 2020</w:t>
      </w:r>
    </w:p>
    <w:p w14:paraId="0A54D515" w14:textId="77777777" w:rsidR="00323119" w:rsidRDefault="00DB0CED" w:rsidP="00DB0CED">
      <w:pPr>
        <w:spacing w:line="240" w:lineRule="auto"/>
        <w:rPr>
          <w:color w:val="auto"/>
          <w:lang w:val="en-GB"/>
        </w:rPr>
      </w:pPr>
      <w:r>
        <w:rPr>
          <w:color w:val="auto"/>
          <w:lang w:val="en-GB"/>
        </w:rPr>
        <w:t>Details of</w:t>
      </w:r>
      <w:r w:rsidRPr="00DB0CED">
        <w:rPr>
          <w:color w:val="auto"/>
          <w:lang w:val="en-GB"/>
        </w:rPr>
        <w:t xml:space="preserve"> diesel consumption 2018, 2019 and 2020</w:t>
      </w:r>
    </w:p>
    <w:p w14:paraId="737F3B27" w14:textId="77777777" w:rsidR="001E7328" w:rsidRDefault="001E7328" w:rsidP="00DB0CED">
      <w:pPr>
        <w:spacing w:line="240" w:lineRule="auto"/>
        <w:rPr>
          <w:color w:val="auto"/>
          <w:lang w:val="en-GB"/>
        </w:rPr>
      </w:pPr>
    </w:p>
    <w:p w14:paraId="730D2DAB" w14:textId="77777777" w:rsidR="00E40EF9" w:rsidRDefault="009556BB" w:rsidP="00DB0CED">
      <w:pPr>
        <w:spacing w:line="240" w:lineRule="auto"/>
        <w:rPr>
          <w:color w:val="auto"/>
          <w:lang w:val="en-GB"/>
        </w:rPr>
      </w:pPr>
      <w:r w:rsidRPr="009556BB">
        <w:rPr>
          <w:noProof/>
          <w:color w:val="auto"/>
          <w:lang w:val="en-GB"/>
          <w14:cntxtAlts w14:val="0"/>
        </w:rPr>
        <w:object w:dxaOrig="8947" w:dyaOrig="10659" w14:anchorId="5FC197A7">
          <v:shape id="_x0000_i1026" type="#_x0000_t75" alt="" style="width:446.6pt;height:533.15pt;mso-width-percent:0;mso-height-percent:0;mso-width-percent:0;mso-height-percent:0" o:ole="">
            <v:imagedata r:id="rId86" o:title=""/>
          </v:shape>
          <o:OLEObject Type="Embed" ProgID="Excel.Sheet.12" ShapeID="_x0000_i1026" DrawAspect="Content" ObjectID="_1684055865" r:id="rId87"/>
        </w:object>
      </w:r>
    </w:p>
    <w:p w14:paraId="5B9DE58A" w14:textId="77777777" w:rsidR="003B50C5" w:rsidRDefault="003B50C5">
      <w:pPr>
        <w:spacing w:line="276" w:lineRule="auto"/>
        <w:contextualSpacing w:val="0"/>
        <w:rPr>
          <w:b/>
          <w:color w:val="auto"/>
          <w:u w:val="single"/>
          <w:lang w:val="en-GB"/>
        </w:rPr>
      </w:pPr>
      <w:r>
        <w:rPr>
          <w:b/>
          <w:color w:val="auto"/>
          <w:u w:val="single"/>
          <w:lang w:val="en-GB"/>
        </w:rPr>
        <w:br w:type="page"/>
      </w:r>
    </w:p>
    <w:p w14:paraId="537BD90A" w14:textId="14024879" w:rsidR="004A0771" w:rsidRDefault="008E3519" w:rsidP="004A0771">
      <w:pPr>
        <w:ind w:right="-291"/>
        <w:rPr>
          <w:b/>
          <w:color w:val="auto"/>
          <w:u w:val="single"/>
          <w:lang w:val="en-GB"/>
        </w:rPr>
      </w:pPr>
      <w:r w:rsidRPr="00EC706B">
        <w:rPr>
          <w:b/>
          <w:color w:val="auto"/>
          <w:u w:val="single"/>
          <w:lang w:val="en-GB"/>
        </w:rPr>
        <w:lastRenderedPageBreak/>
        <w:t xml:space="preserve">Annex </w:t>
      </w:r>
      <w:r w:rsidR="00323119" w:rsidRPr="00EC706B">
        <w:rPr>
          <w:b/>
          <w:color w:val="auto"/>
          <w:u w:val="single"/>
          <w:lang w:val="en-GB"/>
        </w:rPr>
        <w:t>6</w:t>
      </w:r>
      <w:r w:rsidRPr="00EC706B">
        <w:rPr>
          <w:b/>
          <w:color w:val="auto"/>
          <w:u w:val="single"/>
          <w:lang w:val="en-GB"/>
        </w:rPr>
        <w:t>:</w:t>
      </w:r>
      <w:r w:rsidRPr="00EC706B">
        <w:rPr>
          <w:b/>
          <w:color w:val="auto"/>
          <w:u w:val="single"/>
          <w:lang w:val="en-GB"/>
        </w:rPr>
        <w:tab/>
      </w:r>
      <w:r w:rsidR="004A0771" w:rsidRPr="004A0771">
        <w:rPr>
          <w:b/>
          <w:color w:val="auto"/>
          <w:u w:val="single"/>
          <w:lang w:val="en-GB"/>
        </w:rPr>
        <w:t>Linked BE</w:t>
      </w:r>
      <w:r w:rsidR="004A0771">
        <w:rPr>
          <w:b/>
          <w:color w:val="auto"/>
          <w:u w:val="single"/>
          <w:lang w:val="en-GB"/>
        </w:rPr>
        <w:t>,</w:t>
      </w:r>
      <w:r w:rsidR="004A0771" w:rsidRPr="004A0771">
        <w:rPr>
          <w:b/>
          <w:color w:val="auto"/>
          <w:u w:val="single"/>
          <w:lang w:val="en-GB"/>
        </w:rPr>
        <w:t xml:space="preserve"> PE and ER tables 30 to 46 for MR 2018 to 2020, </w:t>
      </w:r>
    </w:p>
    <w:p w14:paraId="514242C7" w14:textId="77777777" w:rsidR="008E3519" w:rsidRPr="00EC706B" w:rsidRDefault="004A0771" w:rsidP="004A0771">
      <w:pPr>
        <w:ind w:right="-7"/>
        <w:rPr>
          <w:b/>
          <w:color w:val="auto"/>
          <w:u w:val="single"/>
          <w:lang w:val="en-GB"/>
        </w:rPr>
      </w:pPr>
      <w:r w:rsidRPr="004A0771">
        <w:rPr>
          <w:b/>
          <w:color w:val="auto"/>
          <w:u w:val="single"/>
          <w:lang w:val="en-GB"/>
        </w:rPr>
        <w:t>version 1</w:t>
      </w:r>
    </w:p>
    <w:p w14:paraId="7608A694" w14:textId="77777777" w:rsidR="00DB0CED" w:rsidRDefault="00DB0CED" w:rsidP="004C7B49">
      <w:pPr>
        <w:spacing w:line="240" w:lineRule="auto"/>
        <w:rPr>
          <w:rFonts w:cs="Arial"/>
          <w:color w:val="auto"/>
          <w:szCs w:val="22"/>
        </w:rPr>
      </w:pPr>
      <w:r>
        <w:rPr>
          <w:rFonts w:cs="Arial"/>
          <w:color w:val="auto"/>
          <w:szCs w:val="22"/>
        </w:rPr>
        <w:t>A detailed spreadsheet is sent with the MR to the DOE</w:t>
      </w:r>
      <w:r w:rsidR="004C7B49">
        <w:rPr>
          <w:rFonts w:cs="Arial"/>
          <w:color w:val="auto"/>
          <w:szCs w:val="22"/>
        </w:rPr>
        <w:t xml:space="preserve"> with the name:</w:t>
      </w:r>
    </w:p>
    <w:p w14:paraId="44EB773F" w14:textId="77777777" w:rsidR="004C7B49" w:rsidRPr="004C7B49" w:rsidRDefault="004C7B49" w:rsidP="004C7B49">
      <w:pPr>
        <w:spacing w:line="240" w:lineRule="auto"/>
        <w:contextualSpacing w:val="0"/>
        <w:rPr>
          <w:rFonts w:cs="Arial"/>
          <w:color w:val="auto"/>
          <w:szCs w:val="22"/>
        </w:rPr>
      </w:pPr>
      <w:r w:rsidRPr="004C7B49">
        <w:rPr>
          <w:color w:val="auto"/>
          <w:lang w:val="en-GB"/>
        </w:rPr>
        <w:t>Linked BE, PE and ER tables 30 to 46 for MR 2018 to 2020</w:t>
      </w:r>
    </w:p>
    <w:p w14:paraId="184A92EA" w14:textId="77777777" w:rsidR="003B50C5" w:rsidRDefault="003B50C5" w:rsidP="00DB0CED">
      <w:pPr>
        <w:spacing w:line="240" w:lineRule="auto"/>
        <w:rPr>
          <w:rFonts w:cs="Arial"/>
          <w:color w:val="auto"/>
          <w:szCs w:val="22"/>
        </w:rPr>
      </w:pPr>
      <w:r>
        <w:rPr>
          <w:rFonts w:cs="Arial"/>
          <w:color w:val="auto"/>
          <w:szCs w:val="22"/>
        </w:rPr>
        <w:t xml:space="preserve">A copy of this </w:t>
      </w:r>
      <w:r w:rsidR="00E634C7">
        <w:rPr>
          <w:rFonts w:cs="Arial"/>
          <w:color w:val="auto"/>
          <w:szCs w:val="22"/>
        </w:rPr>
        <w:t xml:space="preserve">long </w:t>
      </w:r>
      <w:r>
        <w:rPr>
          <w:rFonts w:cs="Arial"/>
          <w:color w:val="auto"/>
          <w:szCs w:val="22"/>
        </w:rPr>
        <w:t>E</w:t>
      </w:r>
      <w:r w:rsidR="00E634C7">
        <w:rPr>
          <w:rFonts w:cs="Arial"/>
          <w:color w:val="auto"/>
          <w:szCs w:val="22"/>
        </w:rPr>
        <w:t>x</w:t>
      </w:r>
      <w:r>
        <w:rPr>
          <w:rFonts w:cs="Arial"/>
          <w:color w:val="auto"/>
          <w:szCs w:val="22"/>
        </w:rPr>
        <w:t xml:space="preserve">cel spreadsheet </w:t>
      </w:r>
      <w:r w:rsidR="00E634C7">
        <w:rPr>
          <w:rFonts w:cs="Arial"/>
          <w:color w:val="auto"/>
          <w:szCs w:val="22"/>
        </w:rPr>
        <w:t>becomes</w:t>
      </w:r>
      <w:r>
        <w:rPr>
          <w:rFonts w:cs="Arial"/>
          <w:color w:val="auto"/>
          <w:szCs w:val="22"/>
        </w:rPr>
        <w:t xml:space="preserve"> so small that it cannot be read and used to </w:t>
      </w:r>
      <w:r w:rsidR="00E634C7">
        <w:rPr>
          <w:rFonts w:cs="Arial"/>
          <w:color w:val="auto"/>
          <w:szCs w:val="22"/>
        </w:rPr>
        <w:t xml:space="preserve">display </w:t>
      </w:r>
      <w:r>
        <w:rPr>
          <w:rFonts w:cs="Arial"/>
          <w:color w:val="auto"/>
          <w:szCs w:val="22"/>
        </w:rPr>
        <w:t>the calculations that refer to baseline emission, project emission, leakage and the resulting emission reduction.</w:t>
      </w:r>
    </w:p>
    <w:p w14:paraId="7FF2EB7A" w14:textId="77777777" w:rsidR="00DB0CED" w:rsidRDefault="00DB0CED" w:rsidP="00323119">
      <w:pPr>
        <w:rPr>
          <w:rFonts w:cs="Arial"/>
          <w:color w:val="auto"/>
          <w:szCs w:val="22"/>
        </w:rPr>
      </w:pPr>
    </w:p>
    <w:p w14:paraId="2540AAAC" w14:textId="77777777" w:rsidR="009F5D3C" w:rsidRDefault="009F5D3C">
      <w:pPr>
        <w:spacing w:line="276" w:lineRule="auto"/>
        <w:contextualSpacing w:val="0"/>
        <w:rPr>
          <w:b/>
          <w:color w:val="auto"/>
          <w:u w:val="single"/>
        </w:rPr>
      </w:pPr>
      <w:r>
        <w:rPr>
          <w:b/>
          <w:color w:val="auto"/>
          <w:u w:val="single"/>
        </w:rPr>
        <w:br w:type="page"/>
      </w:r>
    </w:p>
    <w:p w14:paraId="3CE04BFF" w14:textId="77777777" w:rsidR="007074A8" w:rsidRPr="00EC706B" w:rsidRDefault="007074A8" w:rsidP="0000535E">
      <w:pPr>
        <w:spacing w:line="240" w:lineRule="auto"/>
        <w:contextualSpacing w:val="0"/>
        <w:rPr>
          <w:color w:val="auto"/>
          <w:lang w:val="en-GB"/>
        </w:rPr>
      </w:pPr>
      <w:r w:rsidRPr="00EC706B">
        <w:rPr>
          <w:rFonts w:cs="Arial"/>
          <w:b/>
          <w:color w:val="auto"/>
          <w:u w:val="single"/>
        </w:rPr>
        <w:lastRenderedPageBreak/>
        <w:t xml:space="preserve">Annex </w:t>
      </w:r>
      <w:r w:rsidR="006433FB">
        <w:rPr>
          <w:rFonts w:cs="Arial"/>
          <w:b/>
          <w:color w:val="auto"/>
          <w:u w:val="single"/>
        </w:rPr>
        <w:t>7</w:t>
      </w:r>
      <w:r w:rsidRPr="00EC706B">
        <w:rPr>
          <w:rFonts w:cs="Arial"/>
          <w:b/>
          <w:color w:val="auto"/>
          <w:u w:val="single"/>
        </w:rPr>
        <w:t>:</w:t>
      </w:r>
      <w:r w:rsidRPr="00EC706B">
        <w:rPr>
          <w:rFonts w:cs="Arial"/>
          <w:b/>
          <w:color w:val="auto"/>
          <w:u w:val="single"/>
        </w:rPr>
        <w:tab/>
        <w:t>Calibration of weighing scales and kWh-</w:t>
      </w:r>
      <w:r w:rsidRPr="000168CA">
        <w:rPr>
          <w:rFonts w:cs="Arial"/>
          <w:b/>
          <w:color w:val="auto"/>
          <w:u w:val="single"/>
        </w:rPr>
        <w:t>meter 201</w:t>
      </w:r>
      <w:r w:rsidR="000168CA" w:rsidRPr="000168CA">
        <w:rPr>
          <w:rFonts w:cs="Arial"/>
          <w:b/>
          <w:color w:val="auto"/>
          <w:u w:val="single"/>
        </w:rPr>
        <w:t>8, 2019 and 2020</w:t>
      </w:r>
      <w:r w:rsidRPr="000168CA">
        <w:rPr>
          <w:rFonts w:cs="Arial"/>
          <w:b/>
          <w:color w:val="auto"/>
          <w:u w:val="single"/>
        </w:rPr>
        <w:t>, version 1</w:t>
      </w:r>
    </w:p>
    <w:p w14:paraId="03D0425E" w14:textId="77777777" w:rsidR="007074A8" w:rsidRDefault="006A30BD" w:rsidP="006D53FE">
      <w:pPr>
        <w:rPr>
          <w:color w:val="auto"/>
          <w:lang w:val="en-GB"/>
        </w:rPr>
      </w:pPr>
      <w:r>
        <w:rPr>
          <w:color w:val="auto"/>
          <w:lang w:val="en-GB"/>
        </w:rPr>
        <w:t xml:space="preserve">Copied from various calibration documents </w:t>
      </w:r>
      <w:r w:rsidR="00E634C7">
        <w:rPr>
          <w:color w:val="auto"/>
          <w:lang w:val="en-GB"/>
        </w:rPr>
        <w:t xml:space="preserve">are </w:t>
      </w:r>
      <w:r>
        <w:rPr>
          <w:color w:val="auto"/>
          <w:lang w:val="en-GB"/>
        </w:rPr>
        <w:t>available to the DOE</w:t>
      </w:r>
      <w:r w:rsidR="00E634C7" w:rsidRPr="00E634C7">
        <w:rPr>
          <w:color w:val="auto"/>
          <w:lang w:val="en-GB"/>
        </w:rPr>
        <w:t xml:space="preserve"> </w:t>
      </w:r>
      <w:r w:rsidR="00E634C7">
        <w:rPr>
          <w:color w:val="auto"/>
          <w:lang w:val="en-GB"/>
        </w:rPr>
        <w:t>on site.</w:t>
      </w:r>
    </w:p>
    <w:p w14:paraId="678EC39F" w14:textId="77777777" w:rsidR="006A30BD" w:rsidRDefault="009556BB" w:rsidP="006D53FE">
      <w:pPr>
        <w:rPr>
          <w:color w:val="auto"/>
          <w:lang w:val="en-GB"/>
        </w:rPr>
      </w:pPr>
      <w:r w:rsidRPr="009556BB">
        <w:rPr>
          <w:noProof/>
          <w:color w:val="auto"/>
          <w:lang w:val="en-GB"/>
          <w14:cntxtAlts w14:val="0"/>
        </w:rPr>
        <w:object w:dxaOrig="10194" w:dyaOrig="8879" w14:anchorId="120B34E1">
          <v:shape id="_x0000_i1025" type="#_x0000_t75" alt="" style="width:483.05pt;height:444.75pt;mso-width-percent:0;mso-height-percent:0;mso-width-percent:0;mso-height-percent:0" o:ole="">
            <v:imagedata r:id="rId88" o:title=""/>
          </v:shape>
          <o:OLEObject Type="Embed" ProgID="Excel.Sheet.12" ShapeID="_x0000_i1025" DrawAspect="Content" ObjectID="_1684055866" r:id="rId89"/>
        </w:object>
      </w:r>
    </w:p>
    <w:p w14:paraId="6AF3A2CB" w14:textId="77777777" w:rsidR="0000535E" w:rsidRPr="00C95904" w:rsidRDefault="0000535E" w:rsidP="00C95904">
      <w:pPr>
        <w:spacing w:after="120" w:line="240" w:lineRule="auto"/>
        <w:rPr>
          <w:color w:val="auto"/>
          <w:u w:val="single"/>
          <w:lang w:val="en-GB"/>
        </w:rPr>
      </w:pPr>
      <w:r w:rsidRPr="00C95904">
        <w:rPr>
          <w:color w:val="auto"/>
          <w:u w:val="single"/>
          <w:lang w:val="en-GB"/>
        </w:rPr>
        <w:t>Notes:</w:t>
      </w:r>
    </w:p>
    <w:p w14:paraId="1FB94580" w14:textId="77777777" w:rsidR="0000535E" w:rsidRDefault="0000535E" w:rsidP="003A2E95">
      <w:pPr>
        <w:pStyle w:val="ListParagraph"/>
        <w:numPr>
          <w:ilvl w:val="0"/>
          <w:numId w:val="45"/>
        </w:numPr>
        <w:spacing w:after="120" w:line="240" w:lineRule="auto"/>
        <w:ind w:left="425" w:hanging="357"/>
        <w:contextualSpacing w:val="0"/>
        <w:rPr>
          <w:color w:val="auto"/>
          <w:lang w:val="en-GB"/>
        </w:rPr>
      </w:pPr>
      <w:r>
        <w:rPr>
          <w:color w:val="auto"/>
          <w:lang w:val="en-GB"/>
        </w:rPr>
        <w:t xml:space="preserve">For the </w:t>
      </w:r>
      <w:r w:rsidR="003A2E95">
        <w:rPr>
          <w:color w:val="auto"/>
          <w:lang w:val="en-GB"/>
        </w:rPr>
        <w:t xml:space="preserve">second </w:t>
      </w:r>
      <w:r w:rsidR="00DC77C8">
        <w:rPr>
          <w:color w:val="auto"/>
          <w:lang w:val="en-GB"/>
        </w:rPr>
        <w:t>analogue</w:t>
      </w:r>
      <w:r w:rsidR="00C27E71">
        <w:rPr>
          <w:color w:val="auto"/>
          <w:lang w:val="en-GB"/>
        </w:rPr>
        <w:t xml:space="preserve"> balance </w:t>
      </w:r>
      <w:proofErr w:type="spellStart"/>
      <w:r w:rsidR="00C27E71">
        <w:rPr>
          <w:color w:val="auto"/>
          <w:lang w:val="en-GB"/>
        </w:rPr>
        <w:t>Pertis</w:t>
      </w:r>
      <w:proofErr w:type="spellEnd"/>
      <w:r w:rsidR="00C27E71">
        <w:rPr>
          <w:color w:val="auto"/>
          <w:lang w:val="en-GB"/>
        </w:rPr>
        <w:t xml:space="preserve"> CB 300:</w:t>
      </w:r>
      <w:r>
        <w:rPr>
          <w:color w:val="auto"/>
          <w:lang w:val="en-GB"/>
        </w:rPr>
        <w:t xml:space="preserve"> </w:t>
      </w:r>
      <w:r w:rsidRPr="0000535E">
        <w:rPr>
          <w:color w:val="auto"/>
          <w:lang w:val="en-GB"/>
        </w:rPr>
        <w:t>B 1801334</w:t>
      </w:r>
      <w:r>
        <w:rPr>
          <w:color w:val="auto"/>
          <w:lang w:val="en-GB"/>
        </w:rPr>
        <w:t xml:space="preserve"> is the correct serial number as used in the</w:t>
      </w:r>
      <w:r w:rsidR="00C27E71">
        <w:rPr>
          <w:color w:val="auto"/>
          <w:lang w:val="en-GB"/>
        </w:rPr>
        <w:t xml:space="preserve"> 2019 calibration report. </w:t>
      </w:r>
      <w:r>
        <w:rPr>
          <w:color w:val="auto"/>
          <w:lang w:val="en-GB"/>
        </w:rPr>
        <w:t xml:space="preserve">B 1801333 </w:t>
      </w:r>
      <w:r w:rsidR="00C27E71">
        <w:rPr>
          <w:color w:val="auto"/>
          <w:lang w:val="en-GB"/>
        </w:rPr>
        <w:t xml:space="preserve">for 2020 </w:t>
      </w:r>
      <w:r>
        <w:rPr>
          <w:color w:val="auto"/>
          <w:lang w:val="en-GB"/>
        </w:rPr>
        <w:t>is a typo.</w:t>
      </w:r>
    </w:p>
    <w:p w14:paraId="21AC0DCD" w14:textId="77777777" w:rsidR="00C95904" w:rsidRDefault="00C95904" w:rsidP="003A2E95">
      <w:pPr>
        <w:pStyle w:val="ListParagraph"/>
        <w:numPr>
          <w:ilvl w:val="0"/>
          <w:numId w:val="45"/>
        </w:numPr>
        <w:spacing w:after="120" w:line="240" w:lineRule="auto"/>
        <w:ind w:left="425" w:hanging="357"/>
        <w:contextualSpacing w:val="0"/>
        <w:rPr>
          <w:color w:val="auto"/>
          <w:lang w:val="en-GB"/>
        </w:rPr>
      </w:pPr>
      <w:r>
        <w:rPr>
          <w:color w:val="auto"/>
          <w:lang w:val="en-GB"/>
        </w:rPr>
        <w:t xml:space="preserve">The 2019 calibration of the analogue balances </w:t>
      </w:r>
      <w:r w:rsidR="00C27E71">
        <w:rPr>
          <w:color w:val="auto"/>
          <w:lang w:val="en-GB"/>
        </w:rPr>
        <w:t>was requested by email November 1,</w:t>
      </w:r>
      <w:r>
        <w:rPr>
          <w:color w:val="auto"/>
          <w:lang w:val="en-GB"/>
        </w:rPr>
        <w:t xml:space="preserve"> 2019</w:t>
      </w:r>
      <w:r w:rsidR="00C27E71">
        <w:rPr>
          <w:color w:val="auto"/>
          <w:lang w:val="en-GB"/>
        </w:rPr>
        <w:t>, which usually is early enough</w:t>
      </w:r>
      <w:r>
        <w:rPr>
          <w:color w:val="auto"/>
          <w:lang w:val="en-GB"/>
        </w:rPr>
        <w:t>.</w:t>
      </w:r>
      <w:r w:rsidR="003A2E95">
        <w:rPr>
          <w:color w:val="auto"/>
          <w:lang w:val="en-GB"/>
        </w:rPr>
        <w:t xml:space="preserve"> However </w:t>
      </w:r>
      <w:r w:rsidR="00C27E71">
        <w:rPr>
          <w:color w:val="auto"/>
          <w:lang w:val="en-GB"/>
        </w:rPr>
        <w:t>due to an overload</w:t>
      </w:r>
      <w:r w:rsidR="003A2E95">
        <w:rPr>
          <w:color w:val="auto"/>
          <w:lang w:val="en-GB"/>
        </w:rPr>
        <w:t xml:space="preserve">, the governmental </w:t>
      </w:r>
      <w:proofErr w:type="spellStart"/>
      <w:r w:rsidR="003A2E95">
        <w:rPr>
          <w:color w:val="auto"/>
          <w:lang w:val="en-GB"/>
        </w:rPr>
        <w:t>Meterologi</w:t>
      </w:r>
      <w:proofErr w:type="spellEnd"/>
      <w:r w:rsidR="003A2E95">
        <w:rPr>
          <w:color w:val="auto"/>
          <w:lang w:val="en-GB"/>
        </w:rPr>
        <w:t xml:space="preserve"> UPTD was unable to perform the calibrations before November 6.</w:t>
      </w:r>
    </w:p>
    <w:p w14:paraId="609A4431" w14:textId="77777777" w:rsidR="003A2E95" w:rsidRPr="0000535E" w:rsidRDefault="00FD0D94" w:rsidP="003E2E50">
      <w:pPr>
        <w:pStyle w:val="ListParagraph"/>
        <w:numPr>
          <w:ilvl w:val="0"/>
          <w:numId w:val="45"/>
        </w:numPr>
        <w:spacing w:after="120" w:line="240" w:lineRule="auto"/>
        <w:ind w:left="426"/>
        <w:rPr>
          <w:color w:val="auto"/>
          <w:lang w:val="en-GB"/>
        </w:rPr>
      </w:pPr>
      <w:r>
        <w:rPr>
          <w:color w:val="auto"/>
          <w:lang w:val="en-GB"/>
        </w:rPr>
        <w:t xml:space="preserve">The digital balance Kris </w:t>
      </w:r>
      <w:r w:rsidRPr="00FD0D94">
        <w:rPr>
          <w:color w:val="auto"/>
          <w:lang w:val="en-GB"/>
        </w:rPr>
        <w:t>EK3550-31P</w:t>
      </w:r>
      <w:r>
        <w:rPr>
          <w:color w:val="auto"/>
          <w:lang w:val="en-GB"/>
        </w:rPr>
        <w:t xml:space="preserve"> was first calibrated with the other balances on No</w:t>
      </w:r>
      <w:r w:rsidR="003E2E50">
        <w:rPr>
          <w:color w:val="auto"/>
          <w:lang w:val="en-GB"/>
        </w:rPr>
        <w:t>vember 11</w:t>
      </w:r>
      <w:r>
        <w:rPr>
          <w:color w:val="auto"/>
          <w:lang w:val="en-GB"/>
        </w:rPr>
        <w:t>. Because the balanc</w:t>
      </w:r>
      <w:r w:rsidR="003E2E50">
        <w:rPr>
          <w:color w:val="auto"/>
          <w:lang w:val="en-GB"/>
        </w:rPr>
        <w:t>e had an error message for weigh</w:t>
      </w:r>
      <w:r>
        <w:rPr>
          <w:color w:val="auto"/>
          <w:lang w:val="en-GB"/>
        </w:rPr>
        <w:t xml:space="preserve">ts above </w:t>
      </w:r>
      <w:r w:rsidR="003E2E50">
        <w:rPr>
          <w:color w:val="auto"/>
          <w:lang w:val="en-GB"/>
        </w:rPr>
        <w:t xml:space="preserve">2 kg, the calibrator took the </w:t>
      </w:r>
      <w:r w:rsidR="00552B4C">
        <w:rPr>
          <w:color w:val="auto"/>
          <w:lang w:val="en-GB"/>
        </w:rPr>
        <w:t>balance to the office</w:t>
      </w:r>
      <w:r w:rsidR="003E2E50">
        <w:rPr>
          <w:color w:val="auto"/>
          <w:lang w:val="en-GB"/>
        </w:rPr>
        <w:t xml:space="preserve"> to </w:t>
      </w:r>
      <w:r w:rsidR="00552B4C">
        <w:rPr>
          <w:color w:val="auto"/>
          <w:lang w:val="en-GB"/>
        </w:rPr>
        <w:t>correct</w:t>
      </w:r>
      <w:r w:rsidR="003E2E50">
        <w:rPr>
          <w:color w:val="auto"/>
          <w:lang w:val="en-GB"/>
        </w:rPr>
        <w:t xml:space="preserve"> the known cut-off </w:t>
      </w:r>
      <w:r w:rsidR="00C27E71">
        <w:rPr>
          <w:color w:val="auto"/>
          <w:lang w:val="en-GB"/>
        </w:rPr>
        <w:t>error. He</w:t>
      </w:r>
      <w:r w:rsidR="003E2E50">
        <w:rPr>
          <w:color w:val="auto"/>
          <w:lang w:val="en-GB"/>
        </w:rPr>
        <w:t xml:space="preserve"> returned </w:t>
      </w:r>
      <w:r w:rsidR="00552B4C">
        <w:rPr>
          <w:color w:val="auto"/>
          <w:lang w:val="en-GB"/>
        </w:rPr>
        <w:t xml:space="preserve">it </w:t>
      </w:r>
      <w:r w:rsidR="003E2E50">
        <w:rPr>
          <w:color w:val="auto"/>
          <w:lang w:val="en-GB"/>
        </w:rPr>
        <w:t>on November 27. The balance is only used for l</w:t>
      </w:r>
      <w:r w:rsidR="00552B4C">
        <w:rPr>
          <w:color w:val="auto"/>
          <w:lang w:val="en-GB"/>
        </w:rPr>
        <w:t>aboratory purposes</w:t>
      </w:r>
      <w:r w:rsidR="003E2E50">
        <w:rPr>
          <w:color w:val="auto"/>
          <w:lang w:val="en-GB"/>
        </w:rPr>
        <w:t xml:space="preserve"> not directly related to process applications.</w:t>
      </w:r>
    </w:p>
    <w:p w14:paraId="1936FA06" w14:textId="77777777" w:rsidR="00910D3B" w:rsidRDefault="00910D3B">
      <w:pPr>
        <w:spacing w:line="276" w:lineRule="auto"/>
        <w:contextualSpacing w:val="0"/>
        <w:rPr>
          <w:rFonts w:cs="Arial"/>
          <w:b/>
          <w:color w:val="auto"/>
          <w:u w:val="single"/>
        </w:rPr>
      </w:pPr>
      <w:r>
        <w:rPr>
          <w:rFonts w:cs="Arial"/>
          <w:b/>
          <w:color w:val="auto"/>
          <w:u w:val="single"/>
        </w:rPr>
        <w:br w:type="page"/>
      </w:r>
    </w:p>
    <w:p w14:paraId="6D227312" w14:textId="77777777" w:rsidR="007074A8" w:rsidRDefault="007074A8" w:rsidP="006D53FE">
      <w:pPr>
        <w:rPr>
          <w:rFonts w:cs="Arial"/>
          <w:b/>
          <w:color w:val="auto"/>
          <w:u w:val="single"/>
        </w:rPr>
      </w:pPr>
      <w:r w:rsidRPr="00EC706B">
        <w:rPr>
          <w:rFonts w:cs="Arial"/>
          <w:b/>
          <w:color w:val="auto"/>
          <w:u w:val="single"/>
        </w:rPr>
        <w:lastRenderedPageBreak/>
        <w:t xml:space="preserve">Annex </w:t>
      </w:r>
      <w:r w:rsidR="006433FB">
        <w:rPr>
          <w:rFonts w:cs="Arial"/>
          <w:b/>
          <w:color w:val="auto"/>
          <w:u w:val="single"/>
        </w:rPr>
        <w:t>8</w:t>
      </w:r>
      <w:r w:rsidRPr="00EC706B">
        <w:rPr>
          <w:rFonts w:cs="Arial"/>
          <w:b/>
          <w:color w:val="auto"/>
          <w:u w:val="single"/>
        </w:rPr>
        <w:t>:</w:t>
      </w:r>
      <w:r w:rsidRPr="00EC706B">
        <w:rPr>
          <w:rFonts w:cs="Arial"/>
          <w:b/>
          <w:color w:val="auto"/>
          <w:u w:val="single"/>
        </w:rPr>
        <w:tab/>
        <w:t>In</w:t>
      </w:r>
      <w:r w:rsidR="008E3519" w:rsidRPr="00EC706B">
        <w:rPr>
          <w:rFonts w:cs="Arial"/>
          <w:b/>
          <w:color w:val="auto"/>
          <w:u w:val="single"/>
        </w:rPr>
        <w:t xml:space="preserve">dex of </w:t>
      </w:r>
      <w:r w:rsidRPr="00EC706B">
        <w:rPr>
          <w:rFonts w:cs="Arial"/>
          <w:b/>
          <w:color w:val="auto"/>
          <w:u w:val="single"/>
        </w:rPr>
        <w:t>Operating Procedures of the Quality System, version 1</w:t>
      </w:r>
    </w:p>
    <w:p w14:paraId="5DA570E6" w14:textId="77777777" w:rsidR="00910D3B" w:rsidRPr="00910D3B" w:rsidRDefault="00910D3B" w:rsidP="00910D3B">
      <w:pPr>
        <w:tabs>
          <w:tab w:val="left" w:pos="1680"/>
          <w:tab w:val="left" w:pos="7200"/>
          <w:tab w:val="left" w:pos="8400"/>
        </w:tabs>
        <w:spacing w:before="240" w:after="0" w:line="240" w:lineRule="exact"/>
        <w:contextualSpacing w:val="0"/>
        <w:jc w:val="both"/>
        <w:rPr>
          <w:rFonts w:ascii="Arial" w:eastAsia="Times New Roman" w:hAnsi="Arial" w:cs="Arial"/>
          <w:b/>
          <w:color w:val="auto"/>
          <w:sz w:val="20"/>
          <w:szCs w:val="20"/>
          <w:lang w:val="en-GB" w:eastAsia="de-DE"/>
          <w14:cntxtAlts w14:val="0"/>
        </w:rPr>
      </w:pPr>
      <w:r w:rsidRPr="00910D3B">
        <w:rPr>
          <w:rFonts w:ascii="Arial" w:eastAsia="Times New Roman" w:hAnsi="Arial" w:cs="Arial"/>
          <w:b/>
          <w:color w:val="auto"/>
          <w:sz w:val="20"/>
          <w:szCs w:val="20"/>
          <w:lang w:val="en-GB" w:eastAsia="de-DE"/>
          <w14:cntxtAlts w14:val="0"/>
        </w:rPr>
        <w:t>Section</w:t>
      </w:r>
      <w:r w:rsidRPr="00910D3B">
        <w:rPr>
          <w:rFonts w:ascii="Arial" w:eastAsia="Times New Roman" w:hAnsi="Arial" w:cs="Arial"/>
          <w:b/>
          <w:color w:val="auto"/>
          <w:sz w:val="20"/>
          <w:szCs w:val="20"/>
          <w:lang w:val="en-GB" w:eastAsia="de-DE"/>
          <w14:cntxtAlts w14:val="0"/>
        </w:rPr>
        <w:tab/>
        <w:t>Topic</w:t>
      </w:r>
    </w:p>
    <w:p w14:paraId="2EE90F08" w14:textId="77777777" w:rsidR="00910D3B" w:rsidRPr="00910D3B" w:rsidRDefault="00910D3B" w:rsidP="00910D3B">
      <w:pPr>
        <w:tabs>
          <w:tab w:val="left" w:pos="1701"/>
        </w:tabs>
        <w:spacing w:after="0" w:line="240" w:lineRule="exact"/>
        <w:contextualSpacing w:val="0"/>
        <w:jc w:val="both"/>
        <w:rPr>
          <w:rFonts w:ascii="Arial" w:eastAsia="Times New Roman" w:hAnsi="Arial" w:cs="Arial"/>
          <w:color w:val="auto"/>
          <w:sz w:val="20"/>
          <w:szCs w:val="20"/>
          <w:lang w:val="en-AU" w:eastAsia="de-DE"/>
          <w14:cntxtAlts w14:val="0"/>
        </w:rPr>
      </w:pPr>
    </w:p>
    <w:p w14:paraId="3DF279D4"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u w:val="single"/>
          <w:lang w:val="en-AU" w:eastAsia="de-DE"/>
          <w14:cntxtAlts w14:val="0"/>
        </w:rPr>
      </w:pPr>
      <w:r w:rsidRPr="00910D3B">
        <w:rPr>
          <w:rFonts w:ascii="Arial" w:eastAsia="Times New Roman" w:hAnsi="Arial" w:cs="Arial"/>
          <w:color w:val="auto"/>
          <w:sz w:val="20"/>
          <w:szCs w:val="20"/>
          <w:u w:val="single"/>
          <w:lang w:val="en-AU" w:eastAsia="de-DE"/>
          <w14:cntxtAlts w14:val="0"/>
        </w:rPr>
        <w:t>Quality System Related Operating Procedures</w:t>
      </w:r>
    </w:p>
    <w:p w14:paraId="1A387E47"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p>
    <w:p w14:paraId="04512F7B"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01</w:t>
      </w:r>
      <w:r w:rsidRPr="00910D3B">
        <w:rPr>
          <w:rFonts w:ascii="Arial" w:eastAsia="Times New Roman" w:hAnsi="Arial" w:cs="Arial"/>
          <w:color w:val="auto"/>
          <w:sz w:val="20"/>
          <w:szCs w:val="20"/>
          <w:lang w:val="en-AU" w:eastAsia="de-DE"/>
          <w14:cntxtAlts w14:val="0"/>
        </w:rPr>
        <w:tab/>
        <w:t>Index</w:t>
      </w:r>
    </w:p>
    <w:p w14:paraId="39973250"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02</w:t>
      </w:r>
      <w:r w:rsidRPr="00910D3B">
        <w:rPr>
          <w:rFonts w:ascii="Arial" w:eastAsia="Times New Roman" w:hAnsi="Arial" w:cs="Arial"/>
          <w:color w:val="auto"/>
          <w:sz w:val="20"/>
          <w:szCs w:val="20"/>
          <w:lang w:val="en-AU" w:eastAsia="de-DE"/>
          <w14:cntxtAlts w14:val="0"/>
        </w:rPr>
        <w:tab/>
        <w:t xml:space="preserve">empty </w:t>
      </w:r>
    </w:p>
    <w:p w14:paraId="7871FC7A"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03</w:t>
      </w:r>
      <w:r w:rsidRPr="00910D3B">
        <w:rPr>
          <w:rFonts w:ascii="Arial" w:eastAsia="Times New Roman" w:hAnsi="Arial" w:cs="Arial"/>
          <w:color w:val="auto"/>
          <w:sz w:val="20"/>
          <w:szCs w:val="20"/>
          <w:lang w:val="en-AU" w:eastAsia="de-DE"/>
          <w14:cntxtAlts w14:val="0"/>
        </w:rPr>
        <w:tab/>
        <w:t>Document Control</w:t>
      </w:r>
    </w:p>
    <w:p w14:paraId="47EFD738"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04</w:t>
      </w:r>
      <w:r w:rsidRPr="00910D3B">
        <w:rPr>
          <w:rFonts w:ascii="Arial" w:eastAsia="Times New Roman" w:hAnsi="Arial" w:cs="Arial"/>
          <w:color w:val="auto"/>
          <w:sz w:val="20"/>
          <w:szCs w:val="20"/>
          <w:lang w:val="en-AU" w:eastAsia="de-DE"/>
          <w14:cntxtAlts w14:val="0"/>
        </w:rPr>
        <w:tab/>
        <w:t>Procedure Writing</w:t>
      </w:r>
    </w:p>
    <w:p w14:paraId="572065C5"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05</w:t>
      </w:r>
      <w:r w:rsidRPr="00910D3B">
        <w:rPr>
          <w:rFonts w:ascii="Arial" w:eastAsia="Times New Roman" w:hAnsi="Arial" w:cs="Arial"/>
          <w:color w:val="auto"/>
          <w:sz w:val="20"/>
          <w:szCs w:val="20"/>
          <w:lang w:val="en-AU" w:eastAsia="de-DE"/>
          <w14:cntxtAlts w14:val="0"/>
        </w:rPr>
        <w:tab/>
        <w:t>Management Review</w:t>
      </w:r>
    </w:p>
    <w:p w14:paraId="10ED1C06"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06</w:t>
      </w:r>
      <w:r w:rsidRPr="00910D3B">
        <w:rPr>
          <w:rFonts w:ascii="Arial" w:eastAsia="Times New Roman" w:hAnsi="Arial" w:cs="Arial"/>
          <w:color w:val="auto"/>
          <w:sz w:val="20"/>
          <w:szCs w:val="20"/>
          <w:lang w:val="en-AU" w:eastAsia="de-DE"/>
          <w14:cntxtAlts w14:val="0"/>
        </w:rPr>
        <w:tab/>
        <w:t>Internal Quality Audits</w:t>
      </w:r>
    </w:p>
    <w:p w14:paraId="7358C368"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07</w:t>
      </w:r>
      <w:r w:rsidRPr="00910D3B">
        <w:rPr>
          <w:rFonts w:ascii="Arial" w:eastAsia="Times New Roman" w:hAnsi="Arial" w:cs="Arial"/>
          <w:color w:val="auto"/>
          <w:sz w:val="20"/>
          <w:szCs w:val="20"/>
          <w:lang w:val="en-AU" w:eastAsia="de-DE"/>
          <w14:cntxtAlts w14:val="0"/>
        </w:rPr>
        <w:tab/>
        <w:t>Quality Record Storage</w:t>
      </w:r>
    </w:p>
    <w:p w14:paraId="2F4D5396"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08</w:t>
      </w:r>
      <w:r w:rsidRPr="00910D3B">
        <w:rPr>
          <w:rFonts w:ascii="Arial" w:eastAsia="Times New Roman" w:hAnsi="Arial" w:cs="Arial"/>
          <w:color w:val="auto"/>
          <w:sz w:val="20"/>
          <w:szCs w:val="20"/>
          <w:lang w:val="en-AU" w:eastAsia="de-DE"/>
          <w14:cntxtAlts w14:val="0"/>
        </w:rPr>
        <w:tab/>
        <w:t>Computer Security</w:t>
      </w:r>
    </w:p>
    <w:p w14:paraId="448C5D0F" w14:textId="77777777" w:rsidR="00910D3B" w:rsidRPr="00910D3B" w:rsidRDefault="00910D3B" w:rsidP="00910D3B">
      <w:pPr>
        <w:spacing w:after="0" w:line="240" w:lineRule="auto"/>
        <w:contextualSpacing w:val="0"/>
        <w:jc w:val="both"/>
        <w:rPr>
          <w:rFonts w:ascii="Arial" w:eastAsia="Times New Roman" w:hAnsi="Arial" w:cs="Arial"/>
          <w:color w:val="auto"/>
          <w:sz w:val="20"/>
          <w:szCs w:val="20"/>
          <w:lang w:val="en-GB" w:eastAsia="de-DE"/>
          <w14:cntxtAlts w14:val="0"/>
        </w:rPr>
      </w:pPr>
    </w:p>
    <w:p w14:paraId="57DAF1CC"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u w:val="single"/>
          <w:lang w:val="en-AU" w:eastAsia="de-DE"/>
          <w14:cntxtAlts w14:val="0"/>
        </w:rPr>
      </w:pPr>
      <w:r w:rsidRPr="00910D3B">
        <w:rPr>
          <w:rFonts w:ascii="Arial" w:eastAsia="Times New Roman" w:hAnsi="Arial" w:cs="Arial"/>
          <w:color w:val="auto"/>
          <w:sz w:val="20"/>
          <w:szCs w:val="20"/>
          <w:u w:val="single"/>
          <w:lang w:val="en-AU" w:eastAsia="de-DE"/>
          <w14:cntxtAlts w14:val="0"/>
        </w:rPr>
        <w:t>Production Related Operating Procedures</w:t>
      </w:r>
    </w:p>
    <w:p w14:paraId="057B07CA"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p>
    <w:p w14:paraId="5BE67A57"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09</w:t>
      </w:r>
      <w:r w:rsidRPr="00910D3B">
        <w:rPr>
          <w:rFonts w:ascii="Arial" w:eastAsia="Times New Roman" w:hAnsi="Arial" w:cs="Arial"/>
          <w:color w:val="auto"/>
          <w:sz w:val="20"/>
          <w:szCs w:val="20"/>
          <w:lang w:val="en-AU" w:eastAsia="de-DE"/>
          <w14:cntxtAlts w14:val="0"/>
        </w:rPr>
        <w:tab/>
      </w:r>
      <w:r w:rsidRPr="00910D3B">
        <w:rPr>
          <w:rFonts w:ascii="Arial" w:eastAsia="Times New Roman" w:hAnsi="Arial" w:cs="Arial"/>
          <w:color w:val="auto"/>
          <w:sz w:val="20"/>
          <w:szCs w:val="20"/>
          <w:lang w:val="en-GB" w:eastAsia="de-DE"/>
          <w14:cntxtAlts w14:val="0"/>
        </w:rPr>
        <w:t>Waste Separation</w:t>
      </w:r>
    </w:p>
    <w:p w14:paraId="33F05105"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r w:rsidRPr="00910D3B">
        <w:rPr>
          <w:rFonts w:ascii="Arial" w:eastAsia="Times New Roman" w:hAnsi="Arial" w:cs="Arial"/>
          <w:color w:val="auto"/>
          <w:sz w:val="20"/>
          <w:szCs w:val="20"/>
          <w:lang w:val="en-GB" w:eastAsia="de-DE"/>
          <w14:cntxtAlts w14:val="0"/>
        </w:rPr>
        <w:t>OP 10</w:t>
      </w:r>
      <w:r w:rsidRPr="00910D3B">
        <w:rPr>
          <w:rFonts w:ascii="Arial" w:eastAsia="Times New Roman" w:hAnsi="Arial" w:cs="Arial"/>
          <w:color w:val="auto"/>
          <w:sz w:val="20"/>
          <w:szCs w:val="20"/>
          <w:lang w:val="en-GB" w:eastAsia="de-DE"/>
          <w14:cntxtAlts w14:val="0"/>
        </w:rPr>
        <w:tab/>
        <w:t>Weight Control</w:t>
      </w:r>
    </w:p>
    <w:p w14:paraId="2560F87F"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r w:rsidRPr="00910D3B">
        <w:rPr>
          <w:rFonts w:ascii="Arial" w:eastAsia="Times New Roman" w:hAnsi="Arial" w:cs="Arial"/>
          <w:color w:val="auto"/>
          <w:sz w:val="20"/>
          <w:szCs w:val="20"/>
          <w:lang w:val="en-GB" w:eastAsia="de-DE"/>
          <w14:cntxtAlts w14:val="0"/>
        </w:rPr>
        <w:t>OP 11</w:t>
      </w:r>
      <w:r w:rsidRPr="00910D3B">
        <w:rPr>
          <w:rFonts w:ascii="Arial" w:eastAsia="Times New Roman" w:hAnsi="Arial" w:cs="Arial"/>
          <w:color w:val="auto"/>
          <w:sz w:val="20"/>
          <w:szCs w:val="20"/>
          <w:lang w:val="en-GB" w:eastAsia="de-DE"/>
          <w14:cntxtAlts w14:val="0"/>
        </w:rPr>
        <w:tab/>
        <w:t>Raw Compost Production</w:t>
      </w:r>
    </w:p>
    <w:p w14:paraId="1429E526"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r w:rsidRPr="00910D3B">
        <w:rPr>
          <w:rFonts w:ascii="Arial" w:eastAsia="Times New Roman" w:hAnsi="Arial" w:cs="Arial"/>
          <w:color w:val="auto"/>
          <w:sz w:val="20"/>
          <w:szCs w:val="20"/>
          <w:lang w:val="en-GB" w:eastAsia="de-DE"/>
          <w14:cntxtAlts w14:val="0"/>
        </w:rPr>
        <w:t>OP 12</w:t>
      </w:r>
      <w:r w:rsidRPr="00910D3B">
        <w:rPr>
          <w:rFonts w:ascii="Arial" w:eastAsia="Times New Roman" w:hAnsi="Arial" w:cs="Arial"/>
          <w:color w:val="auto"/>
          <w:sz w:val="20"/>
          <w:szCs w:val="20"/>
          <w:lang w:val="en-GB" w:eastAsia="de-DE"/>
          <w14:cntxtAlts w14:val="0"/>
        </w:rPr>
        <w:tab/>
        <w:t>Finished Compost Production</w:t>
      </w:r>
    </w:p>
    <w:p w14:paraId="2648A172"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13</w:t>
      </w:r>
      <w:r w:rsidRPr="00910D3B">
        <w:rPr>
          <w:rFonts w:ascii="Arial" w:eastAsia="Times New Roman" w:hAnsi="Arial" w:cs="Arial"/>
          <w:color w:val="auto"/>
          <w:sz w:val="20"/>
          <w:szCs w:val="20"/>
          <w:lang w:val="en-AU" w:eastAsia="de-DE"/>
          <w14:cntxtAlts w14:val="0"/>
        </w:rPr>
        <w:tab/>
        <w:t>Speciality Compost Production</w:t>
      </w:r>
    </w:p>
    <w:p w14:paraId="4B66668F"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GB" w:eastAsia="de-DE"/>
          <w14:cntxtAlts w14:val="0"/>
        </w:rPr>
        <w:t>OP 14</w:t>
      </w:r>
      <w:r w:rsidRPr="00910D3B">
        <w:rPr>
          <w:rFonts w:ascii="Arial" w:eastAsia="Times New Roman" w:hAnsi="Arial" w:cs="Arial"/>
          <w:color w:val="auto"/>
          <w:sz w:val="20"/>
          <w:szCs w:val="20"/>
          <w:lang w:val="en-GB" w:eastAsia="de-DE"/>
          <w14:cntxtAlts w14:val="0"/>
        </w:rPr>
        <w:tab/>
        <w:t>Sieving of Compost</w:t>
      </w:r>
    </w:p>
    <w:p w14:paraId="3279551D"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15</w:t>
      </w:r>
      <w:r w:rsidRPr="00910D3B">
        <w:rPr>
          <w:rFonts w:ascii="Arial" w:eastAsia="Times New Roman" w:hAnsi="Arial" w:cs="Arial"/>
          <w:color w:val="auto"/>
          <w:sz w:val="20"/>
          <w:szCs w:val="20"/>
          <w:lang w:val="en-AU" w:eastAsia="de-DE"/>
          <w14:cntxtAlts w14:val="0"/>
        </w:rPr>
        <w:tab/>
        <w:t>Product Identification</w:t>
      </w:r>
    </w:p>
    <w:p w14:paraId="73C31937"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16</w:t>
      </w:r>
      <w:r w:rsidRPr="00910D3B">
        <w:rPr>
          <w:rFonts w:ascii="Arial" w:eastAsia="Times New Roman" w:hAnsi="Arial" w:cs="Arial"/>
          <w:color w:val="auto"/>
          <w:sz w:val="20"/>
          <w:szCs w:val="20"/>
          <w:lang w:val="en-AU" w:eastAsia="de-DE"/>
          <w14:cntxtAlts w14:val="0"/>
        </w:rPr>
        <w:tab/>
        <w:t>Compost Storage</w:t>
      </w:r>
    </w:p>
    <w:p w14:paraId="1EAB5176"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GB" w:eastAsia="de-DE"/>
          <w14:cntxtAlts w14:val="0"/>
        </w:rPr>
        <w:t>OP 17</w:t>
      </w:r>
      <w:r w:rsidRPr="00910D3B">
        <w:rPr>
          <w:rFonts w:ascii="Arial" w:eastAsia="Times New Roman" w:hAnsi="Arial" w:cs="Arial"/>
          <w:color w:val="auto"/>
          <w:sz w:val="20"/>
          <w:szCs w:val="20"/>
          <w:lang w:val="en-GB" w:eastAsia="de-DE"/>
          <w14:cntxtAlts w14:val="0"/>
        </w:rPr>
        <w:tab/>
        <w:t>Compost Production Monitoring</w:t>
      </w:r>
    </w:p>
    <w:p w14:paraId="2D60E6B9"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18</w:t>
      </w:r>
      <w:r w:rsidRPr="00910D3B">
        <w:rPr>
          <w:rFonts w:ascii="Arial" w:eastAsia="Times New Roman" w:hAnsi="Arial" w:cs="Arial"/>
          <w:color w:val="auto"/>
          <w:sz w:val="20"/>
          <w:szCs w:val="20"/>
          <w:lang w:val="en-AU" w:eastAsia="de-DE"/>
          <w14:cntxtAlts w14:val="0"/>
        </w:rPr>
        <w:tab/>
        <w:t>Compost Quality Control</w:t>
      </w:r>
    </w:p>
    <w:p w14:paraId="79800C4A"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r w:rsidRPr="00910D3B">
        <w:rPr>
          <w:rFonts w:ascii="Arial" w:eastAsia="Times New Roman" w:hAnsi="Arial" w:cs="Arial"/>
          <w:color w:val="auto"/>
          <w:sz w:val="20"/>
          <w:szCs w:val="20"/>
          <w:lang w:val="en-AU" w:eastAsia="de-DE"/>
          <w14:cntxtAlts w14:val="0"/>
        </w:rPr>
        <w:t>OP 19</w:t>
      </w:r>
      <w:r w:rsidRPr="00910D3B">
        <w:rPr>
          <w:rFonts w:ascii="Arial" w:eastAsia="Times New Roman" w:hAnsi="Arial" w:cs="Arial"/>
          <w:color w:val="auto"/>
          <w:sz w:val="20"/>
          <w:szCs w:val="20"/>
          <w:lang w:val="en-AU" w:eastAsia="de-DE"/>
          <w14:cntxtAlts w14:val="0"/>
        </w:rPr>
        <w:tab/>
        <w:t>Packaging and Delivery</w:t>
      </w:r>
    </w:p>
    <w:p w14:paraId="40645EDB"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20</w:t>
      </w:r>
      <w:r w:rsidRPr="00910D3B">
        <w:rPr>
          <w:rFonts w:ascii="Arial" w:eastAsia="Times New Roman" w:hAnsi="Arial" w:cs="Arial"/>
          <w:color w:val="auto"/>
          <w:sz w:val="20"/>
          <w:szCs w:val="20"/>
          <w:lang w:val="en-AU" w:eastAsia="de-DE"/>
          <w14:cntxtAlts w14:val="0"/>
        </w:rPr>
        <w:tab/>
        <w:t>empty</w:t>
      </w:r>
    </w:p>
    <w:p w14:paraId="6597C7A8"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21</w:t>
      </w:r>
      <w:r w:rsidRPr="00910D3B">
        <w:rPr>
          <w:rFonts w:ascii="Arial" w:eastAsia="Times New Roman" w:hAnsi="Arial" w:cs="Arial"/>
          <w:color w:val="auto"/>
          <w:sz w:val="20"/>
          <w:szCs w:val="20"/>
          <w:lang w:val="en-AU" w:eastAsia="de-DE"/>
          <w14:cntxtAlts w14:val="0"/>
        </w:rPr>
        <w:tab/>
        <w:t>Maintenance</w:t>
      </w:r>
    </w:p>
    <w:p w14:paraId="0AD3588B"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22</w:t>
      </w:r>
      <w:r w:rsidRPr="00910D3B">
        <w:rPr>
          <w:rFonts w:ascii="Arial" w:eastAsia="Times New Roman" w:hAnsi="Arial" w:cs="Arial"/>
          <w:color w:val="auto"/>
          <w:sz w:val="20"/>
          <w:szCs w:val="20"/>
          <w:lang w:val="en-AU" w:eastAsia="de-DE"/>
          <w14:cntxtAlts w14:val="0"/>
        </w:rPr>
        <w:tab/>
        <w:t>Calibrated Equipment</w:t>
      </w:r>
    </w:p>
    <w:p w14:paraId="68F87E2C"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r w:rsidRPr="00910D3B">
        <w:rPr>
          <w:rFonts w:ascii="Arial" w:eastAsia="Times New Roman" w:hAnsi="Arial" w:cs="Arial"/>
          <w:color w:val="auto"/>
          <w:sz w:val="20"/>
          <w:szCs w:val="20"/>
          <w:lang w:val="en-AU" w:eastAsia="de-DE"/>
          <w14:cntxtAlts w14:val="0"/>
        </w:rPr>
        <w:t>OP 23</w:t>
      </w:r>
      <w:r w:rsidRPr="00910D3B">
        <w:rPr>
          <w:rFonts w:ascii="Arial" w:eastAsia="Times New Roman" w:hAnsi="Arial" w:cs="Arial"/>
          <w:color w:val="auto"/>
          <w:sz w:val="20"/>
          <w:szCs w:val="20"/>
          <w:lang w:val="en-AU" w:eastAsia="de-DE"/>
          <w14:cntxtAlts w14:val="0"/>
        </w:rPr>
        <w:tab/>
        <w:t>Staff Training</w:t>
      </w:r>
    </w:p>
    <w:p w14:paraId="200D483C"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GB" w:eastAsia="de-DE"/>
          <w14:cntxtAlts w14:val="0"/>
        </w:rPr>
        <w:t>OP 24</w:t>
      </w:r>
      <w:r w:rsidRPr="00910D3B">
        <w:rPr>
          <w:rFonts w:ascii="Arial" w:eastAsia="Times New Roman" w:hAnsi="Arial" w:cs="Arial"/>
          <w:color w:val="auto"/>
          <w:sz w:val="20"/>
          <w:szCs w:val="20"/>
          <w:lang w:val="en-GB" w:eastAsia="de-DE"/>
          <w14:cntxtAlts w14:val="0"/>
        </w:rPr>
        <w:tab/>
        <w:t>Staff Safety</w:t>
      </w:r>
    </w:p>
    <w:p w14:paraId="3898EF01"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GB" w:eastAsia="de-DE"/>
          <w14:cntxtAlts w14:val="0"/>
        </w:rPr>
        <w:t>OP 25</w:t>
      </w:r>
      <w:r w:rsidRPr="00910D3B">
        <w:rPr>
          <w:rFonts w:ascii="Arial" w:eastAsia="Times New Roman" w:hAnsi="Arial" w:cs="Arial"/>
          <w:color w:val="auto"/>
          <w:sz w:val="20"/>
          <w:szCs w:val="20"/>
          <w:lang w:val="en-GB" w:eastAsia="de-DE"/>
          <w14:cntxtAlts w14:val="0"/>
        </w:rPr>
        <w:tab/>
        <w:t>Staff Health</w:t>
      </w:r>
    </w:p>
    <w:p w14:paraId="5E15BE98"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26</w:t>
      </w:r>
      <w:r w:rsidRPr="00910D3B">
        <w:rPr>
          <w:rFonts w:ascii="Arial" w:eastAsia="Times New Roman" w:hAnsi="Arial" w:cs="Arial"/>
          <w:color w:val="auto"/>
          <w:sz w:val="20"/>
          <w:szCs w:val="20"/>
          <w:lang w:val="en-AU" w:eastAsia="de-DE"/>
          <w14:cntxtAlts w14:val="0"/>
        </w:rPr>
        <w:tab/>
        <w:t>Environmental Control</w:t>
      </w:r>
    </w:p>
    <w:p w14:paraId="033DC722"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27</w:t>
      </w:r>
      <w:r w:rsidRPr="00910D3B">
        <w:rPr>
          <w:rFonts w:ascii="Arial" w:eastAsia="Times New Roman" w:hAnsi="Arial" w:cs="Arial"/>
          <w:color w:val="auto"/>
          <w:sz w:val="20"/>
          <w:szCs w:val="20"/>
          <w:lang w:val="en-AU" w:eastAsia="de-DE"/>
          <w14:cntxtAlts w14:val="0"/>
        </w:rPr>
        <w:tab/>
        <w:t>Non-Conformities</w:t>
      </w:r>
    </w:p>
    <w:p w14:paraId="740D04C4"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28</w:t>
      </w:r>
      <w:r w:rsidRPr="00910D3B">
        <w:rPr>
          <w:rFonts w:ascii="Arial" w:eastAsia="Times New Roman" w:hAnsi="Arial" w:cs="Arial"/>
          <w:color w:val="auto"/>
          <w:sz w:val="20"/>
          <w:szCs w:val="20"/>
          <w:lang w:val="en-AU" w:eastAsia="de-DE"/>
          <w14:cntxtAlts w14:val="0"/>
        </w:rPr>
        <w:tab/>
        <w:t>Quality Alerts</w:t>
      </w:r>
    </w:p>
    <w:p w14:paraId="327CD3DC"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29</w:t>
      </w:r>
      <w:r w:rsidRPr="00910D3B">
        <w:rPr>
          <w:rFonts w:ascii="Arial" w:eastAsia="Times New Roman" w:hAnsi="Arial" w:cs="Arial"/>
          <w:color w:val="auto"/>
          <w:sz w:val="20"/>
          <w:szCs w:val="20"/>
          <w:lang w:val="en-AU" w:eastAsia="de-DE"/>
          <w14:cntxtAlts w14:val="0"/>
        </w:rPr>
        <w:tab/>
        <w:t>empty</w:t>
      </w:r>
    </w:p>
    <w:p w14:paraId="79D864AD"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p>
    <w:p w14:paraId="7D9B452B"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u w:val="single"/>
          <w:lang w:val="en-AU" w:eastAsia="de-DE"/>
          <w14:cntxtAlts w14:val="0"/>
        </w:rPr>
      </w:pPr>
      <w:r w:rsidRPr="00910D3B">
        <w:rPr>
          <w:rFonts w:ascii="Arial" w:eastAsia="Times New Roman" w:hAnsi="Arial" w:cs="Arial"/>
          <w:color w:val="auto"/>
          <w:sz w:val="20"/>
          <w:szCs w:val="20"/>
          <w:u w:val="single"/>
          <w:lang w:val="en-AU" w:eastAsia="de-DE"/>
          <w14:cntxtAlts w14:val="0"/>
        </w:rPr>
        <w:t>Sales Related Operating Procedures</w:t>
      </w:r>
    </w:p>
    <w:p w14:paraId="48B97A6E"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p>
    <w:p w14:paraId="0E9AB8E3"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30</w:t>
      </w:r>
      <w:r w:rsidRPr="00910D3B">
        <w:rPr>
          <w:rFonts w:ascii="Arial" w:eastAsia="Times New Roman" w:hAnsi="Arial" w:cs="Arial"/>
          <w:color w:val="auto"/>
          <w:sz w:val="20"/>
          <w:szCs w:val="20"/>
          <w:lang w:val="en-AU" w:eastAsia="de-DE"/>
          <w14:cntxtAlts w14:val="0"/>
        </w:rPr>
        <w:tab/>
        <w:t>Sales Control</w:t>
      </w:r>
    </w:p>
    <w:p w14:paraId="60B397A8"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31</w:t>
      </w:r>
      <w:r w:rsidRPr="00910D3B">
        <w:rPr>
          <w:rFonts w:ascii="Arial" w:eastAsia="Times New Roman" w:hAnsi="Arial" w:cs="Arial"/>
          <w:color w:val="auto"/>
          <w:sz w:val="20"/>
          <w:szCs w:val="20"/>
          <w:lang w:val="en-AU" w:eastAsia="de-DE"/>
          <w14:cntxtAlts w14:val="0"/>
        </w:rPr>
        <w:tab/>
        <w:t>Customer Support</w:t>
      </w:r>
    </w:p>
    <w:p w14:paraId="64CDF4E6"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32</w:t>
      </w:r>
      <w:r w:rsidRPr="00910D3B">
        <w:rPr>
          <w:rFonts w:ascii="Arial" w:eastAsia="Times New Roman" w:hAnsi="Arial" w:cs="Arial"/>
          <w:color w:val="auto"/>
          <w:sz w:val="20"/>
          <w:szCs w:val="20"/>
          <w:lang w:val="en-AU" w:eastAsia="de-DE"/>
          <w14:cntxtAlts w14:val="0"/>
        </w:rPr>
        <w:tab/>
        <w:t>Customer Complaints</w:t>
      </w:r>
    </w:p>
    <w:p w14:paraId="4C3918D6"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r w:rsidRPr="00910D3B">
        <w:rPr>
          <w:rFonts w:ascii="Arial" w:eastAsia="Times New Roman" w:hAnsi="Arial" w:cs="Arial"/>
          <w:color w:val="auto"/>
          <w:sz w:val="20"/>
          <w:szCs w:val="20"/>
          <w:lang w:val="en-GB" w:eastAsia="de-DE"/>
          <w14:cntxtAlts w14:val="0"/>
        </w:rPr>
        <w:t>OP 33</w:t>
      </w:r>
      <w:r w:rsidRPr="00910D3B">
        <w:rPr>
          <w:rFonts w:ascii="Arial" w:eastAsia="Times New Roman" w:hAnsi="Arial" w:cs="Arial"/>
          <w:color w:val="auto"/>
          <w:sz w:val="20"/>
          <w:szCs w:val="20"/>
          <w:lang w:val="en-GB" w:eastAsia="de-DE"/>
          <w14:cntxtAlts w14:val="0"/>
        </w:rPr>
        <w:tab/>
        <w:t>Administration and Accounting</w:t>
      </w:r>
    </w:p>
    <w:p w14:paraId="457A9831"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r w:rsidRPr="00910D3B">
        <w:rPr>
          <w:rFonts w:ascii="Arial" w:eastAsia="Times New Roman" w:hAnsi="Arial" w:cs="Arial"/>
          <w:color w:val="auto"/>
          <w:sz w:val="20"/>
          <w:szCs w:val="20"/>
          <w:lang w:val="en-GB" w:eastAsia="de-DE"/>
          <w14:cntxtAlts w14:val="0"/>
        </w:rPr>
        <w:t>OP 34</w:t>
      </w:r>
      <w:r w:rsidRPr="00910D3B">
        <w:rPr>
          <w:rFonts w:ascii="Arial" w:eastAsia="Times New Roman" w:hAnsi="Arial" w:cs="Arial"/>
          <w:color w:val="auto"/>
          <w:sz w:val="20"/>
          <w:szCs w:val="20"/>
          <w:lang w:val="en-GB" w:eastAsia="de-DE"/>
          <w14:cntxtAlts w14:val="0"/>
        </w:rPr>
        <w:tab/>
        <w:t>empty</w:t>
      </w:r>
    </w:p>
    <w:p w14:paraId="0B2D7076"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p>
    <w:p w14:paraId="69401E7B"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u w:val="single"/>
          <w:lang w:val="en-AU" w:eastAsia="de-DE"/>
          <w14:cntxtAlts w14:val="0"/>
        </w:rPr>
      </w:pPr>
      <w:r w:rsidRPr="00910D3B">
        <w:rPr>
          <w:rFonts w:ascii="Arial" w:eastAsia="Times New Roman" w:hAnsi="Arial" w:cs="Arial"/>
          <w:color w:val="auto"/>
          <w:sz w:val="20"/>
          <w:szCs w:val="20"/>
          <w:u w:val="single"/>
          <w:lang w:val="en-AU" w:eastAsia="de-DE"/>
          <w14:cntxtAlts w14:val="0"/>
        </w:rPr>
        <w:t>CDM Related Operating Procedures</w:t>
      </w:r>
    </w:p>
    <w:p w14:paraId="5BDE36B0"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p>
    <w:p w14:paraId="76E4EE41"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GB" w:eastAsia="de-DE"/>
          <w14:cntxtAlts w14:val="0"/>
        </w:rPr>
      </w:pPr>
      <w:r w:rsidRPr="00910D3B">
        <w:rPr>
          <w:rFonts w:ascii="Arial" w:eastAsia="Times New Roman" w:hAnsi="Arial" w:cs="Arial"/>
          <w:color w:val="auto"/>
          <w:sz w:val="20"/>
          <w:szCs w:val="20"/>
          <w:lang w:val="en-AU" w:eastAsia="de-DE"/>
          <w14:cntxtAlts w14:val="0"/>
        </w:rPr>
        <w:t>OP 35</w:t>
      </w:r>
      <w:r w:rsidRPr="00910D3B">
        <w:rPr>
          <w:rFonts w:ascii="Arial" w:eastAsia="Times New Roman" w:hAnsi="Arial" w:cs="Arial"/>
          <w:color w:val="auto"/>
          <w:sz w:val="20"/>
          <w:szCs w:val="20"/>
          <w:lang w:val="en-AU" w:eastAsia="de-DE"/>
          <w14:cntxtAlts w14:val="0"/>
        </w:rPr>
        <w:tab/>
        <w:t>CDM Monitoring Management</w:t>
      </w:r>
    </w:p>
    <w:p w14:paraId="4795182B"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36</w:t>
      </w:r>
      <w:r w:rsidRPr="00910D3B">
        <w:rPr>
          <w:rFonts w:ascii="Arial" w:eastAsia="Times New Roman" w:hAnsi="Arial" w:cs="Arial"/>
          <w:color w:val="auto"/>
          <w:sz w:val="20"/>
          <w:szCs w:val="20"/>
          <w:lang w:val="en-AU" w:eastAsia="de-DE"/>
          <w14:cntxtAlts w14:val="0"/>
        </w:rPr>
        <w:tab/>
        <w:t>CDM Monitoring Process</w:t>
      </w:r>
    </w:p>
    <w:p w14:paraId="3DCCFA78"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37</w:t>
      </w:r>
      <w:r w:rsidRPr="00910D3B">
        <w:rPr>
          <w:rFonts w:ascii="Arial" w:eastAsia="Times New Roman" w:hAnsi="Arial" w:cs="Arial"/>
          <w:color w:val="auto"/>
          <w:sz w:val="20"/>
          <w:szCs w:val="20"/>
          <w:lang w:val="en-AU" w:eastAsia="de-DE"/>
          <w14:cntxtAlts w14:val="0"/>
        </w:rPr>
        <w:tab/>
        <w:t>CDM Data Recording and Storage</w:t>
      </w:r>
    </w:p>
    <w:p w14:paraId="7BB1A70E"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38</w:t>
      </w:r>
      <w:r w:rsidRPr="00910D3B">
        <w:rPr>
          <w:rFonts w:ascii="Arial" w:eastAsia="Times New Roman" w:hAnsi="Arial" w:cs="Arial"/>
          <w:color w:val="auto"/>
          <w:sz w:val="20"/>
          <w:szCs w:val="20"/>
          <w:lang w:val="en-AU" w:eastAsia="de-DE"/>
          <w14:cntxtAlts w14:val="0"/>
        </w:rPr>
        <w:tab/>
        <w:t>CDM Quality Control Procedures</w:t>
      </w:r>
    </w:p>
    <w:p w14:paraId="6962BFA4"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39</w:t>
      </w:r>
      <w:r w:rsidRPr="00910D3B">
        <w:rPr>
          <w:rFonts w:ascii="Arial" w:eastAsia="Times New Roman" w:hAnsi="Arial" w:cs="Arial"/>
          <w:color w:val="auto"/>
          <w:sz w:val="20"/>
          <w:szCs w:val="20"/>
          <w:lang w:val="en-GB" w:eastAsia="de-DE"/>
          <w14:cntxtAlts w14:val="0"/>
        </w:rPr>
        <w:tab/>
      </w:r>
      <w:r w:rsidRPr="00910D3B">
        <w:rPr>
          <w:rFonts w:ascii="Arial" w:eastAsia="Times New Roman" w:hAnsi="Arial" w:cs="Arial"/>
          <w:color w:val="auto"/>
          <w:sz w:val="20"/>
          <w:szCs w:val="20"/>
          <w:lang w:val="en-AU" w:eastAsia="de-DE"/>
          <w14:cntxtAlts w14:val="0"/>
        </w:rPr>
        <w:t>CDM Report Compilation and Verification</w:t>
      </w:r>
    </w:p>
    <w:p w14:paraId="0C5EE4A7" w14:textId="77777777" w:rsidR="00910D3B" w:rsidRPr="00910D3B" w:rsidRDefault="00910D3B" w:rsidP="00910D3B">
      <w:pPr>
        <w:tabs>
          <w:tab w:val="left" w:pos="1701"/>
          <w:tab w:val="right" w:pos="7655"/>
          <w:tab w:val="right" w:pos="9214"/>
        </w:tabs>
        <w:spacing w:after="0" w:line="240" w:lineRule="exact"/>
        <w:contextualSpacing w:val="0"/>
        <w:jc w:val="both"/>
        <w:rPr>
          <w:rFonts w:ascii="Arial" w:eastAsia="Times New Roman" w:hAnsi="Arial" w:cs="Arial"/>
          <w:color w:val="auto"/>
          <w:sz w:val="20"/>
          <w:szCs w:val="20"/>
          <w:lang w:val="en-AU" w:eastAsia="de-DE"/>
          <w14:cntxtAlts w14:val="0"/>
        </w:rPr>
      </w:pPr>
      <w:r w:rsidRPr="00910D3B">
        <w:rPr>
          <w:rFonts w:ascii="Arial" w:eastAsia="Times New Roman" w:hAnsi="Arial" w:cs="Arial"/>
          <w:color w:val="auto"/>
          <w:sz w:val="20"/>
          <w:szCs w:val="20"/>
          <w:lang w:val="en-AU" w:eastAsia="de-DE"/>
          <w14:cntxtAlts w14:val="0"/>
        </w:rPr>
        <w:t>OP 40</w:t>
      </w:r>
      <w:r w:rsidRPr="00910D3B">
        <w:rPr>
          <w:rFonts w:ascii="Arial" w:eastAsia="Times New Roman" w:hAnsi="Arial" w:cs="Arial"/>
          <w:color w:val="auto"/>
          <w:sz w:val="20"/>
          <w:szCs w:val="20"/>
          <w:lang w:val="en-AU" w:eastAsia="de-DE"/>
          <w14:cntxtAlts w14:val="0"/>
        </w:rPr>
        <w:tab/>
      </w:r>
      <w:r w:rsidRPr="00910D3B">
        <w:rPr>
          <w:rFonts w:ascii="Arial" w:eastAsia="Times New Roman" w:hAnsi="Arial" w:cs="Times New Roman"/>
          <w:color w:val="auto"/>
          <w:sz w:val="20"/>
          <w:szCs w:val="20"/>
          <w:lang w:eastAsia="de-DE"/>
          <w14:cntxtAlts w14:val="0"/>
        </w:rPr>
        <w:t>Compiling the CDM Monitoring Report (Draft)</w:t>
      </w:r>
    </w:p>
    <w:p w14:paraId="2F7687A0" w14:textId="77777777" w:rsidR="007E7E27" w:rsidRDefault="00910D3B" w:rsidP="00910D3B">
      <w:pPr>
        <w:tabs>
          <w:tab w:val="left" w:pos="1701"/>
          <w:tab w:val="right" w:pos="7655"/>
          <w:tab w:val="right" w:pos="9214"/>
        </w:tabs>
        <w:spacing w:after="0" w:line="240" w:lineRule="exact"/>
        <w:contextualSpacing w:val="0"/>
        <w:jc w:val="both"/>
        <w:rPr>
          <w:rFonts w:cs="Arial"/>
        </w:rPr>
      </w:pPr>
      <w:r w:rsidRPr="00910D3B">
        <w:rPr>
          <w:rFonts w:ascii="Arial" w:eastAsia="Times New Roman" w:hAnsi="Arial" w:cs="Arial"/>
          <w:color w:val="auto"/>
          <w:sz w:val="20"/>
          <w:szCs w:val="20"/>
          <w:lang w:val="en-AU" w:eastAsia="de-DE"/>
          <w14:cntxtAlts w14:val="0"/>
        </w:rPr>
        <w:t>OP 41</w:t>
      </w:r>
      <w:r w:rsidRPr="00910D3B">
        <w:rPr>
          <w:rFonts w:ascii="Arial" w:eastAsia="Times New Roman" w:hAnsi="Arial" w:cs="Arial"/>
          <w:color w:val="auto"/>
          <w:sz w:val="20"/>
          <w:szCs w:val="20"/>
          <w:lang w:val="en-AU" w:eastAsia="de-DE"/>
          <w14:cntxtAlts w14:val="0"/>
        </w:rPr>
        <w:tab/>
      </w:r>
      <w:r w:rsidRPr="00910D3B">
        <w:rPr>
          <w:rFonts w:ascii="Arial" w:eastAsia="Times New Roman" w:hAnsi="Arial" w:cs="Times New Roman"/>
          <w:color w:val="auto"/>
          <w:sz w:val="20"/>
          <w:szCs w:val="20"/>
          <w:lang w:eastAsia="de-DE"/>
          <w14:cntxtAlts w14:val="0"/>
        </w:rPr>
        <w:t>Modalities of Communication (</w:t>
      </w:r>
      <w:proofErr w:type="spellStart"/>
      <w:r w:rsidRPr="00910D3B">
        <w:rPr>
          <w:rFonts w:ascii="Arial" w:eastAsia="Times New Roman" w:hAnsi="Arial" w:cs="Times New Roman"/>
          <w:color w:val="auto"/>
          <w:sz w:val="20"/>
          <w:szCs w:val="20"/>
          <w:lang w:eastAsia="de-DE"/>
          <w14:cntxtAlts w14:val="0"/>
        </w:rPr>
        <w:t>MoC</w:t>
      </w:r>
      <w:proofErr w:type="spellEnd"/>
      <w:r w:rsidRPr="00910D3B">
        <w:rPr>
          <w:rFonts w:ascii="Arial" w:eastAsia="Times New Roman" w:hAnsi="Arial" w:cs="Times New Roman"/>
          <w:color w:val="auto"/>
          <w:sz w:val="20"/>
          <w:szCs w:val="20"/>
          <w:lang w:eastAsia="de-DE"/>
          <w14:cntxtAlts w14:val="0"/>
        </w:rPr>
        <w:t>) with CDM Authorities</w:t>
      </w:r>
    </w:p>
    <w:p w14:paraId="713DDE5D" w14:textId="03C4E665" w:rsidR="00910D3B" w:rsidRDefault="00910D3B" w:rsidP="00FF3751"/>
    <w:p w14:paraId="33C75ABA" w14:textId="01F06798" w:rsidR="00977CEB" w:rsidRDefault="00977CEB" w:rsidP="00FF3751"/>
    <w:p w14:paraId="7EC2D369" w14:textId="6577CA56" w:rsidR="00977CEB" w:rsidRPr="00977CEB" w:rsidRDefault="00977CEB" w:rsidP="00FF3751">
      <w:pPr>
        <w:rPr>
          <w:rFonts w:ascii="Arial" w:hAnsi="Arial" w:cs="Arial"/>
          <w:b/>
          <w:bCs/>
          <w:u w:val="single"/>
        </w:rPr>
      </w:pPr>
      <w:r w:rsidRPr="00977CEB">
        <w:rPr>
          <w:rFonts w:ascii="Arial" w:hAnsi="Arial" w:cs="Arial"/>
          <w:b/>
          <w:bCs/>
          <w:u w:val="single"/>
        </w:rPr>
        <w:lastRenderedPageBreak/>
        <w:t>Annex 9:</w:t>
      </w:r>
      <w:r w:rsidRPr="00977CEB">
        <w:rPr>
          <w:rFonts w:ascii="Arial" w:hAnsi="Arial" w:cs="Arial"/>
          <w:b/>
          <w:bCs/>
          <w:u w:val="single"/>
        </w:rPr>
        <w:tab/>
        <w:t xml:space="preserve">Summary of SDG impacts and positive contributions </w:t>
      </w:r>
    </w:p>
    <w:p w14:paraId="03B7ACDD" w14:textId="77777777" w:rsidR="00977CEB" w:rsidRPr="00977CEB" w:rsidRDefault="00977CEB" w:rsidP="00977CEB">
      <w:pPr>
        <w:rPr>
          <w:rFonts w:ascii="Arial" w:hAnsi="Arial" w:cs="Arial"/>
          <w:u w:val="single"/>
        </w:rPr>
      </w:pPr>
      <w:r w:rsidRPr="00977CEB">
        <w:rPr>
          <w:rFonts w:ascii="Arial" w:hAnsi="Arial" w:cs="Arial"/>
          <w:u w:val="single"/>
        </w:rPr>
        <w:t>•</w:t>
      </w:r>
      <w:r w:rsidRPr="00977CEB">
        <w:rPr>
          <w:rFonts w:ascii="Arial" w:hAnsi="Arial" w:cs="Arial"/>
          <w:u w:val="single"/>
        </w:rPr>
        <w:tab/>
        <w:t xml:space="preserve">SDG 13: Climate Action: </w:t>
      </w:r>
    </w:p>
    <w:p w14:paraId="386F5E65" w14:textId="77777777" w:rsidR="00977CEB" w:rsidRPr="00977CEB" w:rsidRDefault="00977CEB" w:rsidP="00977CEB">
      <w:pPr>
        <w:rPr>
          <w:rFonts w:ascii="Arial" w:hAnsi="Arial" w:cs="Arial"/>
          <w:sz w:val="16"/>
          <w:szCs w:val="16"/>
        </w:rPr>
      </w:pPr>
      <w:r w:rsidRPr="00977CEB">
        <w:rPr>
          <w:rFonts w:ascii="Arial" w:hAnsi="Arial" w:cs="Arial"/>
          <w:sz w:val="16"/>
          <w:szCs w:val="16"/>
        </w:rPr>
        <w:t>The project reduces GHG emissions (CH4) by composting municipal solid waste, which otherwise would have been left for anaerobic decay in a solid waste disposal site without methane capture and flaring or power production</w:t>
      </w:r>
    </w:p>
    <w:p w14:paraId="462E65B5" w14:textId="77777777" w:rsidR="00977CEB" w:rsidRPr="00977CEB" w:rsidRDefault="00977CEB" w:rsidP="00977CEB">
      <w:pPr>
        <w:rPr>
          <w:rFonts w:ascii="Arial" w:hAnsi="Arial" w:cs="Arial"/>
          <w:u w:val="single"/>
        </w:rPr>
      </w:pPr>
      <w:r w:rsidRPr="00977CEB">
        <w:rPr>
          <w:rFonts w:ascii="Arial" w:hAnsi="Arial" w:cs="Arial"/>
          <w:u w:val="single"/>
        </w:rPr>
        <w:t>•</w:t>
      </w:r>
      <w:r w:rsidRPr="00977CEB">
        <w:rPr>
          <w:rFonts w:ascii="Arial" w:hAnsi="Arial" w:cs="Arial"/>
          <w:u w:val="single"/>
        </w:rPr>
        <w:tab/>
        <w:t xml:space="preserve">SDG </w:t>
      </w:r>
      <w:proofErr w:type="gramStart"/>
      <w:r w:rsidRPr="00977CEB">
        <w:rPr>
          <w:rFonts w:ascii="Arial" w:hAnsi="Arial" w:cs="Arial"/>
          <w:u w:val="single"/>
        </w:rPr>
        <w:t>1 :</w:t>
      </w:r>
      <w:proofErr w:type="gramEnd"/>
      <w:r w:rsidRPr="00977CEB">
        <w:rPr>
          <w:rFonts w:ascii="Arial" w:hAnsi="Arial" w:cs="Arial"/>
          <w:u w:val="single"/>
        </w:rPr>
        <w:t xml:space="preserve"> No Poverty</w:t>
      </w:r>
    </w:p>
    <w:p w14:paraId="7D00A56B" w14:textId="77777777" w:rsidR="00977CEB" w:rsidRPr="00977CEB" w:rsidRDefault="00977CEB" w:rsidP="00977CEB">
      <w:pPr>
        <w:rPr>
          <w:rFonts w:ascii="Arial" w:hAnsi="Arial" w:cs="Arial"/>
          <w:sz w:val="16"/>
          <w:szCs w:val="16"/>
        </w:rPr>
      </w:pPr>
      <w:r w:rsidRPr="00977CEB">
        <w:rPr>
          <w:rFonts w:ascii="Arial" w:hAnsi="Arial" w:cs="Arial"/>
          <w:sz w:val="16"/>
          <w:szCs w:val="16"/>
        </w:rPr>
        <w:t xml:space="preserve">During construction of the projects many temporary jobs were given, mostly to the local people. Through the operation of this project, about 65 new jobs have been created and especially women are given jobs to run the plant. Hence, the project will help in alleviating the poverty in this region.  </w:t>
      </w:r>
    </w:p>
    <w:p w14:paraId="1F4DCB62" w14:textId="77777777" w:rsidR="00977CEB" w:rsidRPr="00977CEB" w:rsidRDefault="00977CEB" w:rsidP="00977CEB">
      <w:pPr>
        <w:rPr>
          <w:rFonts w:ascii="Arial" w:hAnsi="Arial" w:cs="Arial"/>
          <w:u w:val="single"/>
        </w:rPr>
      </w:pPr>
      <w:r w:rsidRPr="00977CEB">
        <w:rPr>
          <w:rFonts w:ascii="Arial" w:hAnsi="Arial" w:cs="Arial"/>
          <w:u w:val="single"/>
        </w:rPr>
        <w:t>•</w:t>
      </w:r>
      <w:r w:rsidRPr="00977CEB">
        <w:rPr>
          <w:rFonts w:ascii="Arial" w:hAnsi="Arial" w:cs="Arial"/>
          <w:u w:val="single"/>
        </w:rPr>
        <w:tab/>
        <w:t>SDG 3: Good Health and Well Being</w:t>
      </w:r>
    </w:p>
    <w:p w14:paraId="06803DF4" w14:textId="77777777" w:rsidR="00977CEB" w:rsidRPr="00977CEB" w:rsidRDefault="00977CEB" w:rsidP="00977CEB">
      <w:pPr>
        <w:rPr>
          <w:rFonts w:ascii="Arial" w:hAnsi="Arial" w:cs="Arial"/>
          <w:sz w:val="16"/>
          <w:szCs w:val="16"/>
        </w:rPr>
      </w:pPr>
      <w:r w:rsidRPr="00977CEB">
        <w:rPr>
          <w:rFonts w:ascii="Arial" w:hAnsi="Arial" w:cs="Arial"/>
          <w:sz w:val="16"/>
          <w:szCs w:val="16"/>
        </w:rPr>
        <w:t xml:space="preserve">Solid waste disposed in landfills without treating is generally hazardous as it contains toxic materials and a variety of pathogenic </w:t>
      </w:r>
      <w:proofErr w:type="gramStart"/>
      <w:r w:rsidRPr="00977CEB">
        <w:rPr>
          <w:rFonts w:ascii="Arial" w:hAnsi="Arial" w:cs="Arial"/>
          <w:sz w:val="16"/>
          <w:szCs w:val="16"/>
        </w:rPr>
        <w:t>microorganisms .</w:t>
      </w:r>
      <w:proofErr w:type="gramEnd"/>
      <w:r w:rsidRPr="00977CEB">
        <w:rPr>
          <w:rFonts w:ascii="Arial" w:hAnsi="Arial" w:cs="Arial"/>
          <w:sz w:val="16"/>
          <w:szCs w:val="16"/>
        </w:rPr>
        <w:t xml:space="preserve"> These pathogens can create health problems to the communities who come under the influence of the landfills. Project provides showcase and education for organic waste management and plastics, papers, metals, glass management. Pathogenic microorganisms are eliminated by composting temperature exceeding 70 centigrade, thereby reducing the health hazards related to landfills. Hence, health hazards reduced in and around the landfill area especially in </w:t>
      </w:r>
      <w:proofErr w:type="spellStart"/>
      <w:r w:rsidRPr="00977CEB">
        <w:rPr>
          <w:rFonts w:ascii="Arial" w:hAnsi="Arial" w:cs="Arial"/>
          <w:sz w:val="16"/>
          <w:szCs w:val="16"/>
        </w:rPr>
        <w:t>Temesi</w:t>
      </w:r>
      <w:proofErr w:type="spellEnd"/>
      <w:r w:rsidRPr="00977CEB">
        <w:rPr>
          <w:rFonts w:ascii="Arial" w:hAnsi="Arial" w:cs="Arial"/>
          <w:sz w:val="16"/>
          <w:szCs w:val="16"/>
        </w:rPr>
        <w:t xml:space="preserve"> village due to the project. The project’s Quality System has operating procedures that assure worker’s safety (Procedure no. 24) and health (no. 25). It also provides a system for reporting inadequate conditions (no. 27) and for quality alerts (no. 28 that includes health and safety).</w:t>
      </w:r>
    </w:p>
    <w:p w14:paraId="18D5F1E8" w14:textId="77777777" w:rsidR="00977CEB" w:rsidRPr="00977CEB" w:rsidRDefault="00977CEB" w:rsidP="00977CEB">
      <w:pPr>
        <w:rPr>
          <w:rFonts w:ascii="Arial" w:hAnsi="Arial" w:cs="Arial"/>
          <w:u w:val="single"/>
        </w:rPr>
      </w:pPr>
      <w:r w:rsidRPr="00977CEB">
        <w:rPr>
          <w:rFonts w:ascii="Arial" w:hAnsi="Arial" w:cs="Arial"/>
          <w:u w:val="single"/>
        </w:rPr>
        <w:t>•</w:t>
      </w:r>
      <w:r w:rsidRPr="00977CEB">
        <w:rPr>
          <w:rFonts w:ascii="Arial" w:hAnsi="Arial" w:cs="Arial"/>
          <w:u w:val="single"/>
        </w:rPr>
        <w:tab/>
        <w:t>SDG 6: Clean Water and Sanitation</w:t>
      </w:r>
    </w:p>
    <w:p w14:paraId="62AE116B" w14:textId="489F56CB" w:rsidR="00977CEB" w:rsidRPr="00977CEB" w:rsidRDefault="00977CEB" w:rsidP="00977CEB">
      <w:pPr>
        <w:rPr>
          <w:rFonts w:ascii="Arial" w:hAnsi="Arial" w:cs="Arial"/>
          <w:sz w:val="16"/>
          <w:szCs w:val="16"/>
        </w:rPr>
      </w:pPr>
      <w:r w:rsidRPr="00977CEB">
        <w:rPr>
          <w:rFonts w:ascii="Arial" w:hAnsi="Arial" w:cs="Arial"/>
          <w:sz w:val="16"/>
          <w:szCs w:val="16"/>
        </w:rPr>
        <w:t xml:space="preserve">The adjacent government landfill collects effluent and cleans it in a dedicated waste water treatment plant. No recyclable residue from the </w:t>
      </w:r>
      <w:proofErr w:type="spellStart"/>
      <w:r w:rsidRPr="00977CEB">
        <w:rPr>
          <w:rFonts w:ascii="Arial" w:hAnsi="Arial" w:cs="Arial"/>
          <w:sz w:val="16"/>
          <w:szCs w:val="16"/>
        </w:rPr>
        <w:t>Temesi</w:t>
      </w:r>
      <w:proofErr w:type="spellEnd"/>
      <w:r w:rsidRPr="00977CEB">
        <w:rPr>
          <w:rFonts w:ascii="Arial" w:hAnsi="Arial" w:cs="Arial"/>
          <w:sz w:val="16"/>
          <w:szCs w:val="16"/>
        </w:rPr>
        <w:t xml:space="preserve"> project is deposited on the landfill and potential toxics are treated along with the landfill effluent. In project scenario, organic wastes are composted and treated to remove toxic elements on the waste. Composting temperatures over 70 centigrade eliminate pathogens in the composting effluent thus making it harmless. By converting solid waste into compost and treating waste water to remove toxic elements will reduce the risk of the nearby water bodies getting polluted.</w:t>
      </w:r>
    </w:p>
    <w:p w14:paraId="6EECA6E6" w14:textId="77777777" w:rsidR="00977CEB" w:rsidRPr="00977CEB" w:rsidRDefault="00977CEB" w:rsidP="00977CEB">
      <w:pPr>
        <w:rPr>
          <w:rFonts w:ascii="Arial" w:hAnsi="Arial" w:cs="Arial"/>
          <w:u w:val="single"/>
        </w:rPr>
      </w:pPr>
      <w:r w:rsidRPr="00977CEB">
        <w:rPr>
          <w:rFonts w:ascii="Arial" w:hAnsi="Arial" w:cs="Arial"/>
          <w:u w:val="single"/>
        </w:rPr>
        <w:t>•</w:t>
      </w:r>
      <w:r w:rsidRPr="00977CEB">
        <w:rPr>
          <w:rFonts w:ascii="Arial" w:hAnsi="Arial" w:cs="Arial"/>
          <w:u w:val="single"/>
        </w:rPr>
        <w:tab/>
        <w:t xml:space="preserve">SDG </w:t>
      </w:r>
      <w:proofErr w:type="gramStart"/>
      <w:r w:rsidRPr="00977CEB">
        <w:rPr>
          <w:rFonts w:ascii="Arial" w:hAnsi="Arial" w:cs="Arial"/>
          <w:u w:val="single"/>
        </w:rPr>
        <w:t>11 :Sustainable</w:t>
      </w:r>
      <w:proofErr w:type="gramEnd"/>
      <w:r w:rsidRPr="00977CEB">
        <w:rPr>
          <w:rFonts w:ascii="Arial" w:hAnsi="Arial" w:cs="Arial"/>
          <w:u w:val="single"/>
        </w:rPr>
        <w:t xml:space="preserve"> Cities and Communities </w:t>
      </w:r>
    </w:p>
    <w:p w14:paraId="3199925D" w14:textId="1D415AFE" w:rsidR="00977CEB" w:rsidRPr="00977CEB" w:rsidRDefault="00977CEB" w:rsidP="00977CEB">
      <w:pPr>
        <w:rPr>
          <w:rFonts w:ascii="Arial" w:hAnsi="Arial" w:cs="Arial"/>
          <w:sz w:val="16"/>
          <w:szCs w:val="16"/>
        </w:rPr>
      </w:pPr>
      <w:r w:rsidRPr="00977CEB">
        <w:rPr>
          <w:rFonts w:ascii="Arial" w:hAnsi="Arial" w:cs="Arial"/>
          <w:sz w:val="16"/>
          <w:szCs w:val="16"/>
        </w:rPr>
        <w:t xml:space="preserve">In the pre-project scenario, treating waste produced from </w:t>
      </w:r>
      <w:proofErr w:type="spellStart"/>
      <w:r w:rsidRPr="00977CEB">
        <w:rPr>
          <w:rFonts w:ascii="Arial" w:hAnsi="Arial" w:cs="Arial"/>
          <w:sz w:val="16"/>
          <w:szCs w:val="16"/>
        </w:rPr>
        <w:t>Gianyar</w:t>
      </w:r>
      <w:proofErr w:type="spellEnd"/>
      <w:r w:rsidRPr="00977CEB">
        <w:rPr>
          <w:rFonts w:ascii="Arial" w:hAnsi="Arial" w:cs="Arial"/>
          <w:sz w:val="16"/>
          <w:szCs w:val="16"/>
        </w:rPr>
        <w:t xml:space="preserve"> Regency, Bali was a hectic task for the municipality. The landfills are not equipped properly to treat the organic wastes in the solid wastes. Solid wastes are dumped in the landfills without methane capturing and flaring nearby the village of </w:t>
      </w:r>
      <w:proofErr w:type="spellStart"/>
      <w:r w:rsidRPr="00977CEB">
        <w:rPr>
          <w:rFonts w:ascii="Arial" w:hAnsi="Arial" w:cs="Arial"/>
          <w:sz w:val="16"/>
          <w:szCs w:val="16"/>
        </w:rPr>
        <w:t>Temesi</w:t>
      </w:r>
      <w:proofErr w:type="spellEnd"/>
      <w:r w:rsidRPr="00977CEB">
        <w:rPr>
          <w:rFonts w:ascii="Arial" w:hAnsi="Arial" w:cs="Arial"/>
          <w:sz w:val="16"/>
          <w:szCs w:val="16"/>
        </w:rPr>
        <w:t>. In the project scenario, the wastes are treated and converted in to compost which ease the task of waste management of the municipality. Furthermore, the project is a strong advocate for scaling and building decentralized and community owned material management facilities and effectively being a spokesperson on how to reduce waste to landfill and help measure and monitor future progress.</w:t>
      </w:r>
    </w:p>
    <w:sectPr w:rsidR="00977CEB" w:rsidRPr="00977CEB" w:rsidSect="00CE3782">
      <w:pgSz w:w="11900" w:h="16840"/>
      <w:pgMar w:top="1381" w:right="1134" w:bottom="1021" w:left="1134" w:header="283"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75F66" w14:textId="77777777" w:rsidR="009556BB" w:rsidRDefault="009556BB" w:rsidP="008C7A19">
      <w:r>
        <w:separator/>
      </w:r>
    </w:p>
    <w:p w14:paraId="48F38A2C" w14:textId="77777777" w:rsidR="009556BB" w:rsidRDefault="009556BB"/>
  </w:endnote>
  <w:endnote w:type="continuationSeparator" w:id="0">
    <w:p w14:paraId="5BB1D321" w14:textId="77777777" w:rsidR="009556BB" w:rsidRDefault="009556BB" w:rsidP="008C7A19">
      <w:r>
        <w:continuationSeparator/>
      </w:r>
    </w:p>
    <w:p w14:paraId="4FFD760C" w14:textId="77777777" w:rsidR="009556BB" w:rsidRDefault="009556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New Roman (Body CS)">
    <w:altName w:val="Times New Roman"/>
    <w:panose1 w:val="020B0604020202020204"/>
    <w:charset w:val="00"/>
    <w:family w:val="roman"/>
    <w:pitch w:val="variable"/>
    <w:sig w:usb0="E0002AEF" w:usb1="C0007841" w:usb2="00000009" w:usb3="00000000" w:csb0="000001FF"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PT Mono">
    <w:altName w:val="PT Mono"/>
    <w:panose1 w:val="02060509020205020204"/>
    <w:charset w:val="4D"/>
    <w:family w:val="modern"/>
    <w:pitch w:val="fixed"/>
    <w:sig w:usb0="A00002EF" w:usb1="500078EB" w:usb2="00000000" w:usb3="00000000" w:csb0="00000097" w:csb1="00000000"/>
  </w:font>
  <w:font w:name="MS Mincho">
    <w:altName w:val="ＭＳ 明朝"/>
    <w:panose1 w:val="02020609040205080304"/>
    <w:charset w:val="80"/>
    <w:family w:val="modern"/>
    <w:pitch w:val="fixed"/>
    <w:sig w:usb0="E00002FF" w:usb1="6AC7FDFB" w:usb2="08000012" w:usb3="00000000" w:csb0="0002009F" w:csb1="00000000"/>
  </w:font>
  <w:font w:name="Avenir Book">
    <w:altName w:val="﷽﷽﷽﷽﷽﷽﷽﷽T"/>
    <w:panose1 w:val="02000503020000020003"/>
    <w:charset w:val="00"/>
    <w:family w:val="auto"/>
    <w:pitch w:val="variable"/>
    <w:sig w:usb0="800000AF" w:usb1="5000204A" w:usb2="00000000" w:usb3="00000000" w:csb0="0000009B" w:csb1="00000000"/>
  </w:font>
  <w:font w:name="Times New Roman Bold">
    <w:altName w:val="Times New Roman"/>
    <w:panose1 w:val="020B0604020202020204"/>
    <w:charset w:val="00"/>
    <w:family w:val="auto"/>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F06DF" w14:textId="77777777" w:rsidR="004D5F89" w:rsidRDefault="004D5F89" w:rsidP="00035200">
    <w:pPr>
      <w:pStyle w:val="Footer"/>
      <w:tabs>
        <w:tab w:val="right" w:pos="9639"/>
        <w:tab w:val="right" w:pos="14459"/>
      </w:tabs>
    </w:pPr>
    <w:r w:rsidRPr="006E1635">
      <w:rPr>
        <w:b/>
      </w:rPr>
      <w:t>Version 06.0</w:t>
    </w:r>
    <w:r w:rsidRPr="006E1635">
      <w:rPr>
        <w:b/>
      </w:rPr>
      <w:tab/>
    </w:r>
    <w:r w:rsidRPr="006E1635">
      <w:rPr>
        <w:b/>
      </w:rPr>
      <w:tab/>
      <w:t xml:space="preserve">Page </w:t>
    </w:r>
    <w:r w:rsidRPr="006E1635">
      <w:rPr>
        <w:b/>
      </w:rPr>
      <w:fldChar w:fldCharType="begin"/>
    </w:r>
    <w:r w:rsidRPr="006E1635">
      <w:rPr>
        <w:b/>
      </w:rPr>
      <w:instrText xml:space="preserve"> PAGE </w:instrText>
    </w:r>
    <w:r w:rsidRPr="006E1635">
      <w:rPr>
        <w:b/>
      </w:rPr>
      <w:fldChar w:fldCharType="separate"/>
    </w:r>
    <w:r>
      <w:rPr>
        <w:b/>
        <w:noProof/>
      </w:rPr>
      <w:t>40</w:t>
    </w:r>
    <w:r w:rsidRPr="006E1635">
      <w:rPr>
        <w:b/>
      </w:rPr>
      <w:fldChar w:fldCharType="end"/>
    </w:r>
    <w:r w:rsidRPr="006E1635">
      <w:rPr>
        <w:b/>
      </w:rPr>
      <w:t xml:space="preserve"> of </w:t>
    </w:r>
    <w:r w:rsidRPr="006E1635">
      <w:rPr>
        <w:b/>
      </w:rPr>
      <w:fldChar w:fldCharType="begin"/>
    </w:r>
    <w:r w:rsidRPr="006E1635">
      <w:rPr>
        <w:b/>
      </w:rPr>
      <w:instrText xml:space="preserve"> NUMPAGES </w:instrText>
    </w:r>
    <w:r w:rsidRPr="006E1635">
      <w:rPr>
        <w:b/>
      </w:rPr>
      <w:fldChar w:fldCharType="separate"/>
    </w:r>
    <w:r>
      <w:rPr>
        <w:b/>
        <w:noProof/>
      </w:rPr>
      <w:t>56</w:t>
    </w:r>
    <w:r w:rsidRPr="006E1635">
      <w:rPr>
        <w:b/>
        <w:noProof/>
      </w:rPr>
      <w:fldChar w:fldCharType="end"/>
    </w:r>
    <w:r w:rsidRPr="001A221B">
      <w:tab/>
    </w:r>
    <w:r>
      <w:tab/>
    </w:r>
    <w:r w:rsidRPr="00EC14E5">
      <w:t xml:space="preserve">Page </w:t>
    </w:r>
    <w:r w:rsidRPr="00EC14E5">
      <w:fldChar w:fldCharType="begin"/>
    </w:r>
    <w:r w:rsidRPr="00EC14E5">
      <w:instrText xml:space="preserve"> PAGE </w:instrText>
    </w:r>
    <w:r w:rsidRPr="00EC14E5">
      <w:fldChar w:fldCharType="separate"/>
    </w:r>
    <w:r>
      <w:rPr>
        <w:noProof/>
      </w:rPr>
      <w:t>40</w:t>
    </w:r>
    <w:r w:rsidRPr="00EC14E5">
      <w:fldChar w:fldCharType="end"/>
    </w:r>
    <w:r w:rsidRPr="00EC14E5">
      <w:t xml:space="preserve"> of </w:t>
    </w:r>
    <w:r w:rsidR="009556BB">
      <w:fldChar w:fldCharType="begin"/>
    </w:r>
    <w:r w:rsidR="009556BB">
      <w:instrText xml:space="preserve"> NUMPAGES </w:instrText>
    </w:r>
    <w:r w:rsidR="009556BB">
      <w:fldChar w:fldCharType="separate"/>
    </w:r>
    <w:r>
      <w:rPr>
        <w:noProof/>
      </w:rPr>
      <w:t>56</w:t>
    </w:r>
    <w:r w:rsidR="009556B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332B" w14:textId="77777777" w:rsidR="004D5F89" w:rsidRPr="00967DEF" w:rsidRDefault="004D5F89" w:rsidP="00035200">
    <w:pPr>
      <w:pStyle w:val="Footer"/>
      <w:tabs>
        <w:tab w:val="right" w:pos="9781"/>
      </w:tabs>
      <w:rPr>
        <w:b/>
        <w:bCs/>
        <w:sz w:val="20"/>
      </w:rPr>
    </w:pPr>
    <w:r>
      <w:rPr>
        <w:b/>
        <w:bCs/>
        <w:sz w:val="20"/>
      </w:rPr>
      <w:t>Version 01 / 13 January 2012</w:t>
    </w:r>
    <w:r>
      <w:rPr>
        <w:b/>
        <w:bCs/>
        <w:sz w:val="20"/>
      </w:rPr>
      <w:tab/>
    </w:r>
    <w:r>
      <w:rPr>
        <w:b/>
        <w:bCs/>
        <w:sz w:val="20"/>
      </w:rPr>
      <w:tab/>
    </w:r>
    <w:r w:rsidRPr="00EB5EB3">
      <w:rPr>
        <w:b/>
        <w:bCs/>
        <w:sz w:val="20"/>
      </w:rPr>
      <w:t xml:space="preserve">Page </w:t>
    </w:r>
    <w:r w:rsidRPr="00EB5EB3">
      <w:rPr>
        <w:rStyle w:val="PageNumber"/>
        <w:b/>
        <w:bCs/>
      </w:rPr>
      <w:fldChar w:fldCharType="begin"/>
    </w:r>
    <w:r w:rsidRPr="00EB5EB3">
      <w:rPr>
        <w:rStyle w:val="PageNumber"/>
        <w:b/>
        <w:bCs/>
      </w:rPr>
      <w:instrText xml:space="preserve"> PAGE </w:instrText>
    </w:r>
    <w:r w:rsidRPr="00EB5EB3">
      <w:rPr>
        <w:rStyle w:val="PageNumber"/>
        <w:b/>
        <w:bCs/>
      </w:rPr>
      <w:fldChar w:fldCharType="separate"/>
    </w:r>
    <w:r>
      <w:rPr>
        <w:rStyle w:val="PageNumber"/>
        <w:b/>
        <w:bCs/>
        <w:noProof/>
      </w:rPr>
      <w:t>14</w:t>
    </w:r>
    <w:r w:rsidRPr="00EB5EB3">
      <w:rPr>
        <w:rStyle w:val="PageNumber"/>
        <w:b/>
        <w:bCs/>
      </w:rPr>
      <w:fldChar w:fldCharType="end"/>
    </w:r>
    <w:r w:rsidRPr="00EB5EB3">
      <w:rPr>
        <w:rStyle w:val="PageNumber"/>
        <w:b/>
        <w:bCs/>
      </w:rPr>
      <w:t xml:space="preserve"> of </w:t>
    </w:r>
    <w:r w:rsidRPr="00EB5EB3">
      <w:rPr>
        <w:rStyle w:val="PageNumber"/>
        <w:b/>
        <w:bCs/>
      </w:rPr>
      <w:fldChar w:fldCharType="begin"/>
    </w:r>
    <w:r w:rsidRPr="00EB5EB3">
      <w:rPr>
        <w:rStyle w:val="PageNumber"/>
        <w:b/>
        <w:bCs/>
      </w:rPr>
      <w:instrText xml:space="preserve"> NUMPAGES </w:instrText>
    </w:r>
    <w:r w:rsidRPr="00EB5EB3">
      <w:rPr>
        <w:rStyle w:val="PageNumber"/>
        <w:b/>
        <w:bCs/>
      </w:rPr>
      <w:fldChar w:fldCharType="separate"/>
    </w:r>
    <w:r>
      <w:rPr>
        <w:rStyle w:val="PageNumber"/>
        <w:b/>
        <w:bCs/>
        <w:noProof/>
      </w:rPr>
      <w:t>2</w:t>
    </w:r>
    <w:r w:rsidRPr="00EB5EB3">
      <w:rPr>
        <w:rStyle w:val="PageNumbe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B2FFA" w14:textId="77777777" w:rsidR="004D5F89" w:rsidRDefault="004D5F89" w:rsidP="00926E1B">
    <w:pPr>
      <w:framePr w:wrap="none" w:vAnchor="text" w:hAnchor="margin" w:xAlign="right" w:y="1"/>
    </w:pPr>
    <w:r>
      <w:fldChar w:fldCharType="begin"/>
    </w:r>
    <w:r>
      <w:instrText xml:space="preserve">PAGE  </w:instrText>
    </w:r>
    <w:r>
      <w:fldChar w:fldCharType="end"/>
    </w:r>
  </w:p>
  <w:p w14:paraId="48BC93B0" w14:textId="77777777" w:rsidR="004D5F89" w:rsidRDefault="004D5F89" w:rsidP="006E4980">
    <w:pPr>
      <w:ind w:right="360"/>
    </w:pPr>
  </w:p>
  <w:p w14:paraId="057AA92C" w14:textId="77777777" w:rsidR="004D5F89" w:rsidRDefault="004D5F8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707E0" w14:textId="77777777" w:rsidR="004D5F89" w:rsidRDefault="004D5F8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57D21" w14:textId="77777777" w:rsidR="004D5F89" w:rsidRDefault="004D5F89">
    <w:r w:rsidRPr="007B2737">
      <w:rPr>
        <w:noProof/>
      </w:rPr>
      <mc:AlternateContent>
        <mc:Choice Requires="wps">
          <w:drawing>
            <wp:anchor distT="0" distB="0" distL="114300" distR="114300" simplePos="0" relativeHeight="251657728" behindDoc="0" locked="0" layoutInCell="1" allowOverlap="1" wp14:anchorId="27D681F4" wp14:editId="6B44429B">
              <wp:simplePos x="0" y="0"/>
              <wp:positionH relativeFrom="column">
                <wp:posOffset>1787525</wp:posOffset>
              </wp:positionH>
              <wp:positionV relativeFrom="paragraph">
                <wp:posOffset>-73660</wp:posOffset>
              </wp:positionV>
              <wp:extent cx="3788229" cy="344170"/>
              <wp:effectExtent l="0" t="0" r="0" b="0"/>
              <wp:wrapNone/>
              <wp:docPr id="1" name="Text Box 1"/>
              <wp:cNvGraphicFramePr/>
              <a:graphic xmlns:a="http://schemas.openxmlformats.org/drawingml/2006/main">
                <a:graphicData uri="http://schemas.microsoft.com/office/word/2010/wordprocessingShape">
                  <wps:wsp>
                    <wps:cNvSpPr txBox="1"/>
                    <wps:spPr>
                      <a:xfrm>
                        <a:off x="0" y="0"/>
                        <a:ext cx="3788229" cy="344170"/>
                      </a:xfrm>
                      <a:prstGeom prst="rect">
                        <a:avLst/>
                      </a:prstGeom>
                      <a:solidFill>
                        <a:schemeClr val="lt1"/>
                      </a:solidFill>
                      <a:ln w="6350">
                        <a:noFill/>
                      </a:ln>
                    </wps:spPr>
                    <wps:txbx>
                      <w:txbxContent>
                        <w:p w14:paraId="41FFC929" w14:textId="77777777" w:rsidR="004D5F89" w:rsidRDefault="004D5F89" w:rsidP="007B27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D681F4" id="_x0000_t202" coordsize="21600,21600" o:spt="202" path="m,l,21600r21600,l21600,xe">
              <v:stroke joinstyle="miter"/>
              <v:path gradientshapeok="t" o:connecttype="rect"/>
            </v:shapetype>
            <v:shape id="Text Box 1" o:spid="_x0000_s1026" type="#_x0000_t202" style="position:absolute;margin-left:140.75pt;margin-top:-5.8pt;width:298.3pt;height:27.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" fillcolor="white [3201]" stroked="f" strokeweight=".5pt">
              <v:textbox>
                <w:txbxContent>
                  <w:p w14:paraId="41FFC929" w14:textId="77777777" w:rsidR="004D5F89" w:rsidRDefault="004D5F89" w:rsidP="007B2737"/>
                </w:txbxContent>
              </v:textbox>
            </v:shape>
          </w:pict>
        </mc:Fallback>
      </mc:AlternateContent>
    </w:r>
    <w:r>
      <w:rPr>
        <w:noProof/>
      </w:rPr>
      <w:drawing>
        <wp:anchor distT="0" distB="0" distL="114300" distR="114300" simplePos="0" relativeHeight="251656704" behindDoc="0" locked="0" layoutInCell="1" allowOverlap="1" wp14:anchorId="34BC33C3" wp14:editId="331A98A2">
          <wp:simplePos x="0" y="0"/>
          <wp:positionH relativeFrom="margin">
            <wp:posOffset>4518660</wp:posOffset>
          </wp:positionH>
          <wp:positionV relativeFrom="margin">
            <wp:posOffset>10076263</wp:posOffset>
          </wp:positionV>
          <wp:extent cx="1816100" cy="211455"/>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_Logo_Primary.eps"/>
                  <pic:cNvPicPr/>
                </pic:nvPicPr>
                <pic:blipFill>
                  <a:blip r:embed="rId1">
                    <a:extLst>
                      <a:ext uri="{28A0092B-C50C-407E-A947-70E740481C1C}">
                        <a14:useLocalDpi xmlns:a14="http://schemas.microsoft.com/office/drawing/2010/main" val="0"/>
                      </a:ext>
                    </a:extLst>
                  </a:blip>
                  <a:stretch>
                    <a:fillRect/>
                  </a:stretch>
                </pic:blipFill>
                <pic:spPr>
                  <a:xfrm>
                    <a:off x="0" y="0"/>
                    <a:ext cx="1816100" cy="21145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5680" behindDoc="0" locked="0" layoutInCell="1" allowOverlap="1" wp14:anchorId="1E5E3BB2" wp14:editId="2024E206">
          <wp:simplePos x="0" y="0"/>
          <wp:positionH relativeFrom="column">
            <wp:posOffset>225590</wp:posOffset>
          </wp:positionH>
          <wp:positionV relativeFrom="paragraph">
            <wp:posOffset>5165449</wp:posOffset>
          </wp:positionV>
          <wp:extent cx="3869635" cy="769085"/>
          <wp:effectExtent l="0" t="0" r="4445"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S_Logo_Primary_MonoWhite.eps"/>
                  <pic:cNvPicPr/>
                </pic:nvPicPr>
                <pic:blipFill>
                  <a:blip r:embed="rId2">
                    <a:extLst>
                      <a:ext uri="{28A0092B-C50C-407E-A947-70E740481C1C}">
                        <a14:useLocalDpi xmlns:a14="http://schemas.microsoft.com/office/drawing/2010/main" val="0"/>
                      </a:ext>
                    </a:extLst>
                  </a:blip>
                  <a:stretch>
                    <a:fillRect/>
                  </a:stretch>
                </pic:blipFill>
                <pic:spPr>
                  <a:xfrm>
                    <a:off x="0" y="0"/>
                    <a:ext cx="3869635" cy="76908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CEB51" w14:textId="77777777" w:rsidR="009556BB" w:rsidRDefault="009556BB" w:rsidP="008C7A19">
      <w:r>
        <w:separator/>
      </w:r>
    </w:p>
    <w:p w14:paraId="4C7C3F91" w14:textId="77777777" w:rsidR="009556BB" w:rsidRDefault="009556BB"/>
  </w:footnote>
  <w:footnote w:type="continuationSeparator" w:id="0">
    <w:p w14:paraId="797D8877" w14:textId="77777777" w:rsidR="009556BB" w:rsidRDefault="009556BB" w:rsidP="008C7A19">
      <w:r>
        <w:continuationSeparator/>
      </w:r>
    </w:p>
    <w:p w14:paraId="5FE93B09" w14:textId="77777777" w:rsidR="009556BB" w:rsidRDefault="009556BB"/>
  </w:footnote>
  <w:footnote w:id="1">
    <w:p w14:paraId="6D6BF3CB" w14:textId="77777777" w:rsidR="00190833" w:rsidRPr="005F0561" w:rsidRDefault="00190833" w:rsidP="00190833">
      <w:pPr>
        <w:pStyle w:val="FootnoteText"/>
        <w:rPr>
          <w:lang w:val="fr-FR"/>
        </w:rPr>
      </w:pPr>
      <w:r w:rsidRPr="005F0561">
        <w:rPr>
          <w:rStyle w:val="FootnoteReference"/>
          <w:lang w:val="fr-FR"/>
        </w:rPr>
        <w:t>4</w:t>
      </w:r>
      <w:r w:rsidRPr="005F0561">
        <w:rPr>
          <w:lang w:val="fr-FR"/>
        </w:rPr>
        <w:t xml:space="preserve"> </w:t>
      </w:r>
      <w:hyperlink r:id="rId1" w:history="1">
        <w:r w:rsidRPr="005F0561">
          <w:rPr>
            <w:rStyle w:val="Hyperlink"/>
            <w:lang w:val="fr-FR"/>
          </w:rPr>
          <w:t>https://www.ncbi.nlm.nih.gov/pubmed/7330367</w:t>
        </w:r>
      </w:hyperlink>
      <w:r w:rsidRPr="005F0561">
        <w:rPr>
          <w:lang w:val="fr-FR"/>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1FED0" w14:textId="77777777" w:rsidR="004D5F89" w:rsidRPr="00E46DCA" w:rsidRDefault="004D5F89" w:rsidP="00035200">
    <w:pPr>
      <w:pStyle w:val="SymbolForm"/>
    </w:pPr>
    <w:r w:rsidRPr="00AD7A05">
      <w:t>CDM-</w:t>
    </w:r>
    <w:r>
      <w:t>MR-FORM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A4426" w14:textId="77777777" w:rsidR="004D5F89" w:rsidRPr="00C81007" w:rsidRDefault="004D5F89" w:rsidP="00035200">
    <w:pPr>
      <w:pStyle w:val="Header"/>
      <w:tabs>
        <w:tab w:val="right" w:pos="10065"/>
      </w:tabs>
      <w:ind w:right="425"/>
      <w:jc w:val="right"/>
      <w:rPr>
        <w:b/>
        <w:bCs/>
        <w:lang w:val="pt-BR"/>
      </w:rPr>
    </w:pPr>
    <w:r w:rsidRPr="00C81007">
      <w:rPr>
        <w:b/>
        <w:bCs/>
        <w:lang w:val="es-ES"/>
      </w:rPr>
      <w:t>F-CDM-PRT</w:t>
    </w:r>
    <w:r w:rsidRPr="00C81007">
      <w:rPr>
        <w:b/>
        <w:bCs/>
        <w:lang w:val="pt-BR"/>
      </w:rPr>
      <w:t>-REC ver01</w:t>
    </w:r>
  </w:p>
  <w:p w14:paraId="17355BBF" w14:textId="77777777" w:rsidR="004D5F89" w:rsidRDefault="004D5F89">
    <w:pPr>
      <w:pStyle w:val="Header"/>
    </w:pPr>
    <w:r>
      <w:rPr>
        <w:noProof/>
      </w:rPr>
      <w:drawing>
        <wp:anchor distT="0" distB="0" distL="114300" distR="114300" simplePos="0" relativeHeight="251658752" behindDoc="1" locked="0" layoutInCell="1" allowOverlap="1" wp14:anchorId="1C4A7D63" wp14:editId="70B91115">
          <wp:simplePos x="0" y="0"/>
          <wp:positionH relativeFrom="margin">
            <wp:posOffset>130810</wp:posOffset>
          </wp:positionH>
          <wp:positionV relativeFrom="page">
            <wp:posOffset>1031240</wp:posOffset>
          </wp:positionV>
          <wp:extent cx="918210" cy="718820"/>
          <wp:effectExtent l="0" t="0" r="0" b="5080"/>
          <wp:wrapNone/>
          <wp:docPr id="3" name="Picture 7" descr="unfccc-meeting_doc-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fccc-meeting_doc-header"/>
                  <pic:cNvPicPr>
                    <a:picLocks noChangeAspect="1" noChangeArrowheads="1"/>
                  </pic:cNvPicPr>
                </pic:nvPicPr>
                <pic:blipFill>
                  <a:blip r:embed="rId1">
                    <a:extLst>
                      <a:ext uri="{28A0092B-C50C-407E-A947-70E740481C1C}">
                        <a14:useLocalDpi xmlns:a14="http://schemas.microsoft.com/office/drawing/2010/main" val="0"/>
                      </a:ext>
                    </a:extLst>
                  </a:blip>
                  <a:srcRect t="16016" r="86601" b="16016"/>
                  <a:stretch>
                    <a:fillRect/>
                  </a:stretch>
                </pic:blipFill>
                <pic:spPr bwMode="auto">
                  <a:xfrm>
                    <a:off x="0" y="0"/>
                    <a:ext cx="918210" cy="7188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282EC" w14:textId="77777777" w:rsidR="004D5F89" w:rsidRDefault="004D5F89" w:rsidP="00926E1B">
    <w:pPr>
      <w:framePr w:wrap="none" w:vAnchor="text" w:hAnchor="margin" w:xAlign="right" w:y="1"/>
    </w:pPr>
    <w:r>
      <w:fldChar w:fldCharType="begin"/>
    </w:r>
    <w:r>
      <w:instrText xml:space="preserve">PAGE  </w:instrText>
    </w:r>
    <w:r>
      <w:fldChar w:fldCharType="end"/>
    </w:r>
  </w:p>
  <w:p w14:paraId="13259132" w14:textId="77777777" w:rsidR="004D5F89" w:rsidRDefault="004D5F89" w:rsidP="00DB4ED0">
    <w:pPr>
      <w:ind w:right="360"/>
    </w:pPr>
  </w:p>
  <w:p w14:paraId="233FEF93" w14:textId="77777777" w:rsidR="004D5F89" w:rsidRDefault="004D5F8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EEAEE" w14:textId="77777777" w:rsidR="004D5F89" w:rsidRPr="006C572D" w:rsidRDefault="009556BB" w:rsidP="006C572D">
    <w:pPr>
      <w:rPr>
        <w:b/>
        <w:bCs/>
        <w:sz w:val="16"/>
        <w:szCs w:val="16"/>
      </w:rPr>
    </w:pPr>
    <w:sdt>
      <w:sdtPr>
        <w:rPr>
          <w:b/>
          <w:bCs/>
          <w:color w:val="00B9BD" w:themeColor="accent1"/>
          <w:sz w:val="16"/>
          <w:szCs w:val="16"/>
        </w:rPr>
        <w:id w:val="-111825473"/>
        <w:docPartObj>
          <w:docPartGallery w:val="Watermarks"/>
          <w:docPartUnique/>
        </w:docPartObj>
      </w:sdtPr>
      <w:sdtEndPr/>
      <w:sdtContent>
        <w:r>
          <w:rPr>
            <w:rStyle w:val="SmallTags"/>
            <w:lang w:eastAsia="zh-TW"/>
          </w:rPr>
          <w:pict w14:anchorId="3F056A0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alt="" style="position:absolute;margin-left:0;margin-top:0;width:412.4pt;height:247.45pt;rotation:315;z-index:-251656704;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FDB7D" w14:textId="77777777" w:rsidR="004D5F89" w:rsidRPr="008F3380" w:rsidRDefault="004D5F89" w:rsidP="00B01B0E">
    <w:pPr>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8.25pt;height:18.25pt" o:bullet="t">
        <v:imagedata r:id="rId1" o:title="caret-cyan-bulletpoint"/>
      </v:shape>
    </w:pict>
  </w:numPicBullet>
  <w:abstractNum w:abstractNumId="0" w15:restartNumberingAfterBreak="0">
    <w:nsid w:val="FFFFFF7C"/>
    <w:multiLevelType w:val="singleLevel"/>
    <w:tmpl w:val="7BFA8C4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78805F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EF4C6E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0B805C2"/>
    <w:lvl w:ilvl="0">
      <w:start w:val="1"/>
      <w:numFmt w:val="decimal"/>
      <w:pStyle w:val="ListNumber2"/>
      <w:lvlText w:val="%1."/>
      <w:lvlJc w:val="left"/>
      <w:pPr>
        <w:tabs>
          <w:tab w:val="num" w:pos="643"/>
        </w:tabs>
        <w:ind w:left="643" w:hanging="360"/>
      </w:pPr>
      <w:rPr>
        <w:rFonts w:hint="default"/>
      </w:rPr>
    </w:lvl>
  </w:abstractNum>
  <w:abstractNum w:abstractNumId="4" w15:restartNumberingAfterBreak="0">
    <w:nsid w:val="FFFFFF80"/>
    <w:multiLevelType w:val="singleLevel"/>
    <w:tmpl w:val="4FD40E8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0FED7B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28E6716"/>
    <w:lvl w:ilvl="0">
      <w:start w:val="1"/>
      <w:numFmt w:val="bullet"/>
      <w:pStyle w:val="ListBullet3"/>
      <w:lvlText w:val=""/>
      <w:lvlJc w:val="left"/>
      <w:pPr>
        <w:tabs>
          <w:tab w:val="num" w:pos="926"/>
        </w:tabs>
        <w:ind w:left="926" w:hanging="360"/>
      </w:pPr>
      <w:rPr>
        <w:rFonts w:ascii="Symbol" w:hAnsi="Symbol" w:hint="default"/>
        <w:color w:val="auto"/>
      </w:rPr>
    </w:lvl>
  </w:abstractNum>
  <w:abstractNum w:abstractNumId="7" w15:restartNumberingAfterBreak="0">
    <w:nsid w:val="FFFFFF83"/>
    <w:multiLevelType w:val="singleLevel"/>
    <w:tmpl w:val="651EBF6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21408F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25281DC"/>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10" w15:restartNumberingAfterBreak="0">
    <w:nsid w:val="002E1A84"/>
    <w:multiLevelType w:val="multilevel"/>
    <w:tmpl w:val="666480F0"/>
    <w:styleLink w:val="Style8"/>
    <w:lvl w:ilvl="0">
      <w:start w:val="1"/>
      <w:numFmt w:val="upperLetter"/>
      <w:lvlText w:val="SECTION %1."/>
      <w:lvlJc w:val="left"/>
      <w:pPr>
        <w:tabs>
          <w:tab w:val="num" w:pos="2835"/>
        </w:tabs>
        <w:ind w:left="1729" w:hanging="1729"/>
      </w:pPr>
      <w:rPr>
        <w:rFonts w:hint="default"/>
        <w:b w:val="0"/>
        <w:bCs w:val="0"/>
        <w:i w:val="0"/>
        <w:iCs w:val="0"/>
        <w:caps/>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993" w:hanging="709"/>
      </w:pPr>
      <w:rPr>
        <w:rFonts w:hint="default"/>
        <w:b/>
        <w:sz w:val="22"/>
      </w:rPr>
    </w:lvl>
    <w:lvl w:ilvl="2">
      <w:start w:val="1"/>
      <w:numFmt w:val="decimal"/>
      <w:lvlText w:val="%1.%2.%3."/>
      <w:lvlJc w:val="left"/>
      <w:pPr>
        <w:ind w:left="709" w:hanging="709"/>
      </w:pPr>
      <w:rPr>
        <w:rFonts w:hint="default"/>
        <w:u w:val="no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2C26906"/>
    <w:multiLevelType w:val="multilevel"/>
    <w:tmpl w:val="EA009368"/>
    <w:styleLink w:val="Style3"/>
    <w:lvl w:ilvl="0">
      <w:start w:val="1"/>
      <w:numFmt w:val="upperLetter"/>
      <w:lvlText w:val="SECTION %1."/>
      <w:lvlJc w:val="left"/>
      <w:pPr>
        <w:tabs>
          <w:tab w:val="num" w:pos="57"/>
        </w:tabs>
        <w:ind w:left="0" w:firstLine="0"/>
      </w:pPr>
      <w:rPr>
        <w:rFonts w:ascii="Verdana" w:hAnsi="Verdana" w:hint="default"/>
        <w:b w:val="0"/>
        <w:bCs w:val="0"/>
        <w:i w:val="0"/>
        <w:iCs w:val="0"/>
        <w:caps/>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226"/>
        </w:tabs>
        <w:ind w:left="0" w:firstLine="0"/>
      </w:pPr>
      <w:rPr>
        <w:rFonts w:asciiTheme="majorHAnsi" w:hAnsiTheme="majorHAnsi" w:hint="default"/>
        <w:sz w:val="22"/>
      </w:rPr>
    </w:lvl>
    <w:lvl w:ilvl="2">
      <w:start w:val="1"/>
      <w:numFmt w:val="decimal"/>
      <w:lvlText w:val="%1.%2.%3."/>
      <w:lvlJc w:val="left"/>
      <w:pPr>
        <w:ind w:left="284" w:firstLine="0"/>
      </w:pPr>
      <w:rPr>
        <w:rFonts w:hint="default"/>
        <w:u w:val="none"/>
      </w:rPr>
    </w:lvl>
    <w:lvl w:ilvl="3">
      <w:start w:val="1"/>
      <w:numFmt w:val="decimal"/>
      <w:lvlText w:val="%1.%2.%3.%4"/>
      <w:lvlJc w:val="left"/>
      <w:pPr>
        <w:ind w:left="-568" w:firstLine="0"/>
      </w:pPr>
      <w:rPr>
        <w:rFonts w:hint="default"/>
      </w:rPr>
    </w:lvl>
    <w:lvl w:ilvl="4">
      <w:start w:val="1"/>
      <w:numFmt w:val="decimal"/>
      <w:lvlText w:val="%1.%2.%3.%4.%5"/>
      <w:lvlJc w:val="left"/>
      <w:pPr>
        <w:tabs>
          <w:tab w:val="num" w:pos="-568"/>
        </w:tabs>
        <w:ind w:left="-568" w:firstLine="0"/>
      </w:pPr>
      <w:rPr>
        <w:rFonts w:hint="default"/>
      </w:rPr>
    </w:lvl>
    <w:lvl w:ilvl="5">
      <w:start w:val="1"/>
      <w:numFmt w:val="decimal"/>
      <w:lvlText w:val="%1.%2.%3.%4.%5.%6"/>
      <w:lvlJc w:val="left"/>
      <w:pPr>
        <w:tabs>
          <w:tab w:val="num" w:pos="-568"/>
        </w:tabs>
        <w:ind w:left="-568" w:firstLine="0"/>
      </w:pPr>
      <w:rPr>
        <w:rFonts w:hint="default"/>
      </w:rPr>
    </w:lvl>
    <w:lvl w:ilvl="6">
      <w:start w:val="1"/>
      <w:numFmt w:val="decimal"/>
      <w:lvlText w:val="%1.%2.%3.%4.%5.%6.%7"/>
      <w:lvlJc w:val="left"/>
      <w:pPr>
        <w:tabs>
          <w:tab w:val="num" w:pos="-568"/>
        </w:tabs>
        <w:ind w:left="-568" w:firstLine="0"/>
      </w:pPr>
      <w:rPr>
        <w:rFonts w:hint="default"/>
      </w:rPr>
    </w:lvl>
    <w:lvl w:ilvl="7">
      <w:start w:val="1"/>
      <w:numFmt w:val="decimal"/>
      <w:lvlText w:val="%1.%2.%3.%4.%5.%6.%7.%8"/>
      <w:lvlJc w:val="left"/>
      <w:pPr>
        <w:tabs>
          <w:tab w:val="num" w:pos="-568"/>
        </w:tabs>
        <w:ind w:left="1723" w:hanging="2291"/>
      </w:pPr>
      <w:rPr>
        <w:rFonts w:hint="default"/>
      </w:rPr>
    </w:lvl>
    <w:lvl w:ilvl="8">
      <w:start w:val="1"/>
      <w:numFmt w:val="decimal"/>
      <w:lvlText w:val="%1.%2.%3.%4.%5.%6.%7.%8.%9"/>
      <w:lvlJc w:val="left"/>
      <w:pPr>
        <w:tabs>
          <w:tab w:val="num" w:pos="-568"/>
        </w:tabs>
        <w:ind w:left="-568" w:firstLine="0"/>
      </w:pPr>
      <w:rPr>
        <w:rFonts w:hint="default"/>
      </w:rPr>
    </w:lvl>
  </w:abstractNum>
  <w:abstractNum w:abstractNumId="12" w15:restartNumberingAfterBreak="0">
    <w:nsid w:val="03E8786A"/>
    <w:multiLevelType w:val="multilevel"/>
    <w:tmpl w:val="A300B6C8"/>
    <w:lvl w:ilvl="0">
      <w:start w:val="1"/>
      <w:numFmt w:val="bullet"/>
      <w:lvlText w:val=""/>
      <w:lvlJc w:val="left"/>
      <w:pPr>
        <w:tabs>
          <w:tab w:val="num" w:pos="0"/>
        </w:tabs>
        <w:ind w:left="0" w:firstLine="0"/>
      </w:pPr>
      <w:rPr>
        <w:rFonts w:ascii="Symbol" w:hAnsi="Symbol" w:hint="default"/>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tabs>
          <w:tab w:val="num" w:pos="567"/>
        </w:tabs>
        <w:ind w:left="1871" w:hanging="1276"/>
      </w:pPr>
      <w:rPr>
        <w:rFonts w:hint="default"/>
      </w:rPr>
    </w:lvl>
    <w:lvl w:ilvl="2">
      <w:start w:val="1"/>
      <w:numFmt w:val="lowerRoman"/>
      <w:lvlText w:val="(%3)"/>
      <w:lvlJc w:val="right"/>
      <w:pPr>
        <w:tabs>
          <w:tab w:val="num" w:pos="2160"/>
        </w:tabs>
        <w:ind w:left="2160" w:hanging="346"/>
      </w:pPr>
      <w:rPr>
        <w:rFonts w:hint="default"/>
      </w:rPr>
    </w:lvl>
    <w:lvl w:ilvl="3">
      <w:start w:val="1"/>
      <w:numFmt w:val="decimal"/>
      <w:lvlText w:val="(%4)"/>
      <w:lvlJc w:val="left"/>
      <w:pPr>
        <w:tabs>
          <w:tab w:val="num" w:pos="720"/>
        </w:tabs>
        <w:ind w:left="72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Roman"/>
      <w:lvlText w:val="(%6)"/>
      <w:lvlJc w:val="left"/>
      <w:pPr>
        <w:tabs>
          <w:tab w:val="num" w:pos="1440"/>
        </w:tabs>
        <w:ind w:left="1440" w:hanging="360"/>
      </w:pPr>
      <w:rPr>
        <w:rFonts w:hint="default"/>
      </w:rPr>
    </w:lvl>
    <w:lvl w:ilvl="6">
      <w:start w:val="1"/>
      <w:numFmt w:val="decimal"/>
      <w:lvlText w:val="%7."/>
      <w:lvlJc w:val="left"/>
      <w:pPr>
        <w:tabs>
          <w:tab w:val="num" w:pos="1800"/>
        </w:tabs>
        <w:ind w:left="1800" w:hanging="360"/>
      </w:pPr>
      <w:rPr>
        <w:rFonts w:hint="default"/>
      </w:rPr>
    </w:lvl>
    <w:lvl w:ilvl="7">
      <w:start w:val="1"/>
      <w:numFmt w:val="lowerLetter"/>
      <w:lvlText w:val="%8."/>
      <w:lvlJc w:val="left"/>
      <w:pPr>
        <w:tabs>
          <w:tab w:val="num" w:pos="2160"/>
        </w:tabs>
        <w:ind w:left="2160" w:hanging="360"/>
      </w:pPr>
      <w:rPr>
        <w:rFonts w:hint="default"/>
      </w:rPr>
    </w:lvl>
    <w:lvl w:ilvl="8">
      <w:start w:val="1"/>
      <w:numFmt w:val="lowerRoman"/>
      <w:lvlText w:val="%9."/>
      <w:lvlJc w:val="left"/>
      <w:pPr>
        <w:tabs>
          <w:tab w:val="num" w:pos="2520"/>
        </w:tabs>
        <w:ind w:left="2520" w:hanging="360"/>
      </w:pPr>
      <w:rPr>
        <w:rFonts w:hint="default"/>
      </w:rPr>
    </w:lvl>
  </w:abstractNum>
  <w:abstractNum w:abstractNumId="13" w15:restartNumberingAfterBreak="0">
    <w:nsid w:val="07417693"/>
    <w:multiLevelType w:val="multilevel"/>
    <w:tmpl w:val="648A687A"/>
    <w:styleLink w:val="SDMTableBoxParaNumberedList"/>
    <w:lvl w:ilvl="0">
      <w:start w:val="1"/>
      <w:numFmt w:val="none"/>
      <w:lvlText w:val="%1"/>
      <w:lvlJc w:val="left"/>
      <w:pPr>
        <w:tabs>
          <w:tab w:val="num" w:pos="0"/>
        </w:tabs>
        <w:ind w:left="0" w:firstLine="0"/>
      </w:pPr>
      <w:rPr>
        <w:rFonts w:hint="default"/>
      </w:rPr>
    </w:lvl>
    <w:lvl w:ilvl="1">
      <w:start w:val="1"/>
      <w:numFmt w:val="decimal"/>
      <w:lvlText w:val="%2."/>
      <w:lvlJc w:val="left"/>
      <w:pPr>
        <w:tabs>
          <w:tab w:val="num" w:pos="397"/>
        </w:tabs>
        <w:ind w:left="397" w:hanging="397"/>
      </w:pPr>
      <w:rPr>
        <w:rFonts w:hint="default"/>
      </w:rPr>
    </w:lvl>
    <w:lvl w:ilvl="2">
      <w:start w:val="1"/>
      <w:numFmt w:val="lowerLetter"/>
      <w:lvlText w:val="(%3)"/>
      <w:lvlJc w:val="left"/>
      <w:pPr>
        <w:tabs>
          <w:tab w:val="num" w:pos="851"/>
        </w:tabs>
        <w:ind w:left="851" w:hanging="454"/>
      </w:pPr>
      <w:rPr>
        <w:rFonts w:hint="default"/>
      </w:rPr>
    </w:lvl>
    <w:lvl w:ilvl="3">
      <w:start w:val="1"/>
      <w:numFmt w:val="lowerRoman"/>
      <w:lvlText w:val="(%4)"/>
      <w:lvlJc w:val="left"/>
      <w:pPr>
        <w:tabs>
          <w:tab w:val="num" w:pos="1304"/>
        </w:tabs>
        <w:ind w:left="1304" w:hanging="453"/>
      </w:pPr>
      <w:rPr>
        <w:rFonts w:hint="default"/>
      </w:rPr>
    </w:lvl>
    <w:lvl w:ilvl="4">
      <w:start w:val="1"/>
      <w:numFmt w:val="lowerLetter"/>
      <w:lvlText w:val="%5."/>
      <w:lvlJc w:val="left"/>
      <w:pPr>
        <w:tabs>
          <w:tab w:val="num" w:pos="1644"/>
        </w:tabs>
        <w:ind w:left="1644" w:hanging="340"/>
      </w:pPr>
      <w:rPr>
        <w:rFonts w:hint="default"/>
      </w:rPr>
    </w:lvl>
    <w:lvl w:ilvl="5">
      <w:start w:val="1"/>
      <w:numFmt w:val="lowerRoman"/>
      <w:lvlText w:val="%6."/>
      <w:lvlJc w:val="left"/>
      <w:pPr>
        <w:tabs>
          <w:tab w:val="num" w:pos="1956"/>
        </w:tabs>
        <w:ind w:left="1956" w:hanging="312"/>
      </w:pPr>
      <w:rPr>
        <w:rFonts w:hint="default"/>
      </w:rPr>
    </w:lvl>
    <w:lvl w:ilvl="6">
      <w:start w:val="1"/>
      <w:numFmt w:val="none"/>
      <w:lvlText w:val="%7"/>
      <w:lvlJc w:val="left"/>
      <w:pPr>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ind w:left="0" w:firstLine="0"/>
      </w:pPr>
      <w:rPr>
        <w:rFonts w:hint="default"/>
      </w:rPr>
    </w:lvl>
  </w:abstractNum>
  <w:abstractNum w:abstractNumId="14" w15:restartNumberingAfterBreak="0">
    <w:nsid w:val="07E20937"/>
    <w:multiLevelType w:val="multilevel"/>
    <w:tmpl w:val="C5282380"/>
    <w:styleLink w:val="ListGSBullets"/>
    <w:lvl w:ilvl="0">
      <w:start w:val="1"/>
      <w:numFmt w:val="bullet"/>
      <w:lvlText w:val=""/>
      <w:lvlPicBulletId w:val="0"/>
      <w:lvlJc w:val="left"/>
      <w:pPr>
        <w:ind w:left="284" w:hanging="284"/>
      </w:pPr>
      <w:rPr>
        <w:rFonts w:ascii="Symbol" w:hAnsi="Symbol" w:hint="default"/>
        <w:b w:val="0"/>
        <w:i w:val="0"/>
        <w:color w:val="auto"/>
        <w:sz w:val="22"/>
      </w:rPr>
    </w:lvl>
    <w:lvl w:ilvl="1">
      <w:start w:val="1"/>
      <w:numFmt w:val="bullet"/>
      <w:lvlText w:val=""/>
      <w:lvlPicBulletId w:val="0"/>
      <w:lvlJc w:val="left"/>
      <w:pPr>
        <w:ind w:left="1080" w:hanging="360"/>
      </w:pPr>
      <w:rPr>
        <w:rFonts w:ascii="Symbol" w:hAnsi="Symbol" w:hint="default"/>
        <w:color w:val="auto"/>
      </w:rPr>
    </w:lvl>
    <w:lvl w:ilvl="2">
      <w:start w:val="1"/>
      <w:numFmt w:val="bullet"/>
      <w:lvlText w:val=""/>
      <w:lvlPicBulletId w:val="0"/>
      <w:lvlJc w:val="left"/>
      <w:pPr>
        <w:ind w:left="1800" w:hanging="360"/>
      </w:pPr>
      <w:rPr>
        <w:rFonts w:ascii="Symbol" w:hAnsi="Symbol" w:hint="default"/>
        <w:color w:val="auto"/>
      </w:rPr>
    </w:lvl>
    <w:lvl w:ilvl="3">
      <w:start w:val="1"/>
      <w:numFmt w:val="bullet"/>
      <w:lvlText w:val=""/>
      <w:lvlPicBulletId w:val="0"/>
      <w:lvlJc w:val="left"/>
      <w:pPr>
        <w:ind w:left="2520" w:hanging="360"/>
      </w:pPr>
      <w:rPr>
        <w:rFonts w:ascii="Symbol" w:hAnsi="Symbol" w:hint="default"/>
        <w:color w:val="auto"/>
      </w:rPr>
    </w:lvl>
    <w:lvl w:ilvl="4">
      <w:start w:val="1"/>
      <w:numFmt w:val="bullet"/>
      <w:lvlText w:val=""/>
      <w:lvlPicBulletId w:val="0"/>
      <w:lvlJc w:val="left"/>
      <w:pPr>
        <w:ind w:left="3240" w:hanging="360"/>
      </w:pPr>
      <w:rPr>
        <w:rFonts w:ascii="Symbol" w:hAnsi="Symbol" w:hint="default"/>
        <w:color w:val="auto"/>
      </w:rPr>
    </w:lvl>
    <w:lvl w:ilvl="5">
      <w:start w:val="1"/>
      <w:numFmt w:val="bullet"/>
      <w:lvlText w:val=""/>
      <w:lvlPicBulletId w:val="0"/>
      <w:lvlJc w:val="left"/>
      <w:pPr>
        <w:ind w:left="3960" w:hanging="360"/>
      </w:pPr>
      <w:rPr>
        <w:rFonts w:ascii="Symbol" w:hAnsi="Symbol" w:hint="default"/>
        <w:color w:val="auto"/>
      </w:rPr>
    </w:lvl>
    <w:lvl w:ilvl="6">
      <w:start w:val="1"/>
      <w:numFmt w:val="bullet"/>
      <w:lvlText w:val=""/>
      <w:lvlPicBulletId w:val="0"/>
      <w:lvlJc w:val="left"/>
      <w:pPr>
        <w:ind w:left="4680" w:hanging="360"/>
      </w:pPr>
      <w:rPr>
        <w:rFonts w:ascii="Symbol" w:hAnsi="Symbol" w:hint="default"/>
        <w:color w:val="auto"/>
      </w:rPr>
    </w:lvl>
    <w:lvl w:ilvl="7">
      <w:start w:val="1"/>
      <w:numFmt w:val="bullet"/>
      <w:lvlText w:val=""/>
      <w:lvlPicBulletId w:val="0"/>
      <w:lvlJc w:val="left"/>
      <w:pPr>
        <w:ind w:left="5400" w:hanging="360"/>
      </w:pPr>
      <w:rPr>
        <w:rFonts w:ascii="Symbol" w:hAnsi="Symbol" w:hint="default"/>
        <w:color w:val="auto"/>
      </w:rPr>
    </w:lvl>
    <w:lvl w:ilvl="8">
      <w:start w:val="1"/>
      <w:numFmt w:val="bullet"/>
      <w:lvlText w:val=""/>
      <w:lvlPicBulletId w:val="0"/>
      <w:lvlJc w:val="left"/>
      <w:pPr>
        <w:ind w:left="6120" w:hanging="360"/>
      </w:pPr>
      <w:rPr>
        <w:rFonts w:ascii="Symbol" w:hAnsi="Symbol" w:hint="default"/>
        <w:color w:val="auto"/>
      </w:rPr>
    </w:lvl>
  </w:abstractNum>
  <w:abstractNum w:abstractNumId="15" w15:restartNumberingAfterBreak="0">
    <w:nsid w:val="0FB12BA1"/>
    <w:multiLevelType w:val="multilevel"/>
    <w:tmpl w:val="45C27C68"/>
    <w:styleLink w:val="SDMFootnoteList"/>
    <w:lvl w:ilvl="0">
      <w:start w:val="1"/>
      <w:numFmt w:val="none"/>
      <w:suff w:val="nothing"/>
      <w:lvlText w:val=""/>
      <w:lvlJc w:val="left"/>
      <w:pPr>
        <w:ind w:left="227" w:hanging="227"/>
      </w:pPr>
      <w:rPr>
        <w:rFonts w:hint="default"/>
      </w:rPr>
    </w:lvl>
    <w:lvl w:ilvl="1">
      <w:start w:val="1"/>
      <w:numFmt w:val="lowerLetter"/>
      <w:lvlText w:val="(%2)"/>
      <w:lvlJc w:val="left"/>
      <w:pPr>
        <w:ind w:left="624" w:hanging="397"/>
      </w:pPr>
      <w:rPr>
        <w:rFonts w:hint="default"/>
      </w:rPr>
    </w:lvl>
    <w:lvl w:ilvl="2">
      <w:start w:val="1"/>
      <w:numFmt w:val="lowerRoman"/>
      <w:lvlText w:val="(%3)"/>
      <w:lvlJc w:val="left"/>
      <w:pPr>
        <w:ind w:left="1021" w:hanging="397"/>
      </w:pPr>
      <w:rPr>
        <w:rFonts w:hint="default"/>
      </w:rPr>
    </w:lvl>
    <w:lvl w:ilvl="3">
      <w:start w:val="1"/>
      <w:numFmt w:val="lowerLetter"/>
      <w:lvlText w:val="%4."/>
      <w:lvlJc w:val="left"/>
      <w:pPr>
        <w:ind w:left="1418" w:hanging="397"/>
      </w:pPr>
      <w:rPr>
        <w:rFonts w:hint="default"/>
      </w:rPr>
    </w:lvl>
    <w:lvl w:ilvl="4">
      <w:start w:val="1"/>
      <w:numFmt w:val="lowerRoman"/>
      <w:lvlText w:val="%5."/>
      <w:lvlJc w:val="left"/>
      <w:pPr>
        <w:ind w:left="1814" w:hanging="396"/>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107769B7"/>
    <w:multiLevelType w:val="multilevel"/>
    <w:tmpl w:val="03B69E74"/>
    <w:styleLink w:val="SDMTableBoxParaList"/>
    <w:lvl w:ilvl="0">
      <w:start w:val="1"/>
      <w:numFmt w:val="none"/>
      <w:lvlText w:val="%1"/>
      <w:lvlJc w:val="left"/>
      <w:pPr>
        <w:tabs>
          <w:tab w:val="num" w:pos="0"/>
        </w:tabs>
        <w:ind w:left="0" w:firstLine="0"/>
      </w:pPr>
      <w:rPr>
        <w:rFonts w:hint="default"/>
      </w:rPr>
    </w:lvl>
    <w:lvl w:ilvl="1">
      <w:start w:val="1"/>
      <w:numFmt w:val="decimal"/>
      <w:lvlText w:val="%2."/>
      <w:lvlJc w:val="left"/>
      <w:pPr>
        <w:tabs>
          <w:tab w:val="num" w:pos="397"/>
        </w:tabs>
        <w:ind w:left="397" w:hanging="397"/>
      </w:pPr>
      <w:rPr>
        <w:rFonts w:hint="default"/>
      </w:rPr>
    </w:lvl>
    <w:lvl w:ilvl="2">
      <w:start w:val="1"/>
      <w:numFmt w:val="lowerLetter"/>
      <w:lvlText w:val="(%3)"/>
      <w:lvlJc w:val="left"/>
      <w:pPr>
        <w:tabs>
          <w:tab w:val="num" w:pos="851"/>
        </w:tabs>
        <w:ind w:left="851" w:hanging="454"/>
      </w:pPr>
      <w:rPr>
        <w:rFonts w:hint="default"/>
      </w:rPr>
    </w:lvl>
    <w:lvl w:ilvl="3">
      <w:start w:val="1"/>
      <w:numFmt w:val="lowerRoman"/>
      <w:lvlText w:val="(%4)"/>
      <w:lvlJc w:val="left"/>
      <w:pPr>
        <w:tabs>
          <w:tab w:val="num" w:pos="1304"/>
        </w:tabs>
        <w:ind w:left="1304" w:hanging="453"/>
      </w:pPr>
      <w:rPr>
        <w:rFonts w:hint="default"/>
      </w:rPr>
    </w:lvl>
    <w:lvl w:ilvl="4">
      <w:start w:val="1"/>
      <w:numFmt w:val="lowerLetter"/>
      <w:lvlText w:val="%5."/>
      <w:lvlJc w:val="left"/>
      <w:pPr>
        <w:tabs>
          <w:tab w:val="num" w:pos="1644"/>
        </w:tabs>
        <w:ind w:left="1644" w:hanging="340"/>
      </w:pPr>
      <w:rPr>
        <w:rFonts w:hint="default"/>
      </w:rPr>
    </w:lvl>
    <w:lvl w:ilvl="5">
      <w:start w:val="1"/>
      <w:numFmt w:val="lowerRoman"/>
      <w:lvlText w:val="%6."/>
      <w:lvlJc w:val="left"/>
      <w:pPr>
        <w:tabs>
          <w:tab w:val="num" w:pos="1956"/>
        </w:tabs>
        <w:ind w:left="1956" w:hanging="312"/>
      </w:pPr>
      <w:rPr>
        <w:rFonts w:hint="default"/>
      </w:rPr>
    </w:lvl>
    <w:lvl w:ilvl="6">
      <w:start w:val="1"/>
      <w:numFmt w:val="none"/>
      <w:lvlText w:val="%7"/>
      <w:lvlJc w:val="left"/>
      <w:pPr>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ind w:left="0" w:firstLine="0"/>
      </w:pPr>
      <w:rPr>
        <w:rFonts w:hint="default"/>
      </w:rPr>
    </w:lvl>
  </w:abstractNum>
  <w:abstractNum w:abstractNumId="17" w15:restartNumberingAfterBreak="0">
    <w:nsid w:val="119371E3"/>
    <w:multiLevelType w:val="multilevel"/>
    <w:tmpl w:val="5B428C96"/>
    <w:lvl w:ilvl="0">
      <w:start w:val="1"/>
      <w:numFmt w:val="upperLetter"/>
      <w:lvlText w:val="SECTION %1."/>
      <w:lvlJc w:val="left"/>
      <w:pPr>
        <w:tabs>
          <w:tab w:val="num" w:pos="2835"/>
        </w:tabs>
        <w:ind w:left="1729" w:hanging="1729"/>
      </w:pPr>
      <w:rPr>
        <w:rFonts w:asciiTheme="majorHAnsi" w:eastAsia="Times New Roman" w:hAnsiTheme="majorHAnsi" w:cs="Arial"/>
        <w:b w:val="0"/>
        <w:bCs w:val="0"/>
        <w:i w:val="0"/>
        <w:iCs w:val="0"/>
        <w:caps/>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09" w:hanging="709"/>
      </w:pPr>
      <w:rPr>
        <w:rFonts w:hint="default"/>
        <w:b/>
        <w:sz w:val="22"/>
      </w:rPr>
    </w:lvl>
    <w:lvl w:ilvl="2">
      <w:start w:val="1"/>
      <w:numFmt w:val="decimal"/>
      <w:lvlText w:val="%1.%2.%3."/>
      <w:lvlJc w:val="left"/>
      <w:pPr>
        <w:ind w:left="709" w:hanging="709"/>
      </w:pPr>
      <w:rPr>
        <w:rFonts w:hint="default"/>
        <w:b w:val="0"/>
        <w:u w:val="no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4357087"/>
    <w:multiLevelType w:val="multilevel"/>
    <w:tmpl w:val="3CC81634"/>
    <w:styleLink w:val="SDMTableBoxFigureFootnoteFullPageList"/>
    <w:lvl w:ilvl="0">
      <w:start w:val="1"/>
      <w:numFmt w:val="lowerLetter"/>
      <w:pStyle w:val="SDMTableBoxFigureFootnoteFullPage"/>
      <w:lvlText w:val="(%1)"/>
      <w:lvlJc w:val="left"/>
      <w:pPr>
        <w:ind w:left="142" w:hanging="255"/>
      </w:pPr>
      <w:rPr>
        <w:rFonts w:hint="default"/>
        <w:vertAlign w:val="superscript"/>
      </w:rPr>
    </w:lvl>
    <w:lvl w:ilvl="1">
      <w:start w:val="1"/>
      <w:numFmt w:val="decimal"/>
      <w:pStyle w:val="SDMTableBoxFigureFootnoteSL1FullPage"/>
      <w:lvlText w:val="%2."/>
      <w:lvlJc w:val="left"/>
      <w:pPr>
        <w:ind w:left="454" w:hanging="312"/>
      </w:pPr>
      <w:rPr>
        <w:rFonts w:hint="default"/>
      </w:rPr>
    </w:lvl>
    <w:lvl w:ilvl="2">
      <w:start w:val="1"/>
      <w:numFmt w:val="lowerLetter"/>
      <w:pStyle w:val="SDMTableBoxFigureFootnoteSL2FullPage"/>
      <w:lvlText w:val="(%3)"/>
      <w:lvlJc w:val="left"/>
      <w:pPr>
        <w:ind w:left="851" w:hanging="397"/>
      </w:pPr>
      <w:rPr>
        <w:rFonts w:hint="default"/>
      </w:rPr>
    </w:lvl>
    <w:lvl w:ilvl="3">
      <w:start w:val="1"/>
      <w:numFmt w:val="lowerRoman"/>
      <w:pStyle w:val="SDMTableBoxFigureFootnoteSL3FullPage"/>
      <w:lvlText w:val="(%4)"/>
      <w:lvlJc w:val="left"/>
      <w:pPr>
        <w:ind w:left="1247" w:hanging="396"/>
      </w:pPr>
      <w:rPr>
        <w:rFonts w:hint="default"/>
      </w:rPr>
    </w:lvl>
    <w:lvl w:ilvl="4">
      <w:start w:val="1"/>
      <w:numFmt w:val="lowerLetter"/>
      <w:pStyle w:val="SDMTableBoxFigureFootnoteSL4FullPage"/>
      <w:lvlText w:val="%5."/>
      <w:lvlJc w:val="left"/>
      <w:pPr>
        <w:ind w:left="1588" w:hanging="341"/>
      </w:pPr>
      <w:rPr>
        <w:rFonts w:hint="default"/>
      </w:rPr>
    </w:lvl>
    <w:lvl w:ilvl="5">
      <w:start w:val="1"/>
      <w:numFmt w:val="lowerRoman"/>
      <w:pStyle w:val="SDMTableBoxFigureFootnoteSL5FullPage"/>
      <w:lvlText w:val="%6."/>
      <w:lvlJc w:val="left"/>
      <w:pPr>
        <w:ind w:left="2041" w:hanging="453"/>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16404ED9"/>
    <w:multiLevelType w:val="multilevel"/>
    <w:tmpl w:val="3CC81634"/>
    <w:numStyleLink w:val="SDMTableBoxFigureFootnoteFullPageList"/>
  </w:abstractNum>
  <w:abstractNum w:abstractNumId="20" w15:restartNumberingAfterBreak="0">
    <w:nsid w:val="190E5A44"/>
    <w:multiLevelType w:val="multilevel"/>
    <w:tmpl w:val="2E5020FE"/>
    <w:styleLink w:val="GS-Parapgraphsnumbered"/>
    <w:lvl w:ilvl="0">
      <w:start w:val="1"/>
      <w:numFmt w:val="decimal"/>
      <w:pStyle w:val="H3"/>
      <w:lvlText w:val="%1|"/>
      <w:lvlJc w:val="left"/>
      <w:pPr>
        <w:ind w:left="624" w:hanging="624"/>
      </w:pPr>
      <w:rPr>
        <w:rFonts w:ascii="Verdana" w:hAnsi="Verdana" w:hint="default"/>
        <w:b/>
        <w:i w:val="0"/>
        <w:color w:val="2AB9BD"/>
        <w:sz w:val="32"/>
      </w:rPr>
    </w:lvl>
    <w:lvl w:ilvl="1">
      <w:start w:val="1"/>
      <w:numFmt w:val="decimal"/>
      <w:pStyle w:val="H5"/>
      <w:lvlText w:val="%1.%2 |"/>
      <w:lvlJc w:val="left"/>
      <w:pPr>
        <w:ind w:left="680" w:hanging="680"/>
      </w:pPr>
      <w:rPr>
        <w:rFonts w:ascii="Verdana" w:hAnsi="Verdana" w:hint="default"/>
        <w:b/>
        <w:i w:val="0"/>
        <w:sz w:val="22"/>
      </w:rPr>
    </w:lvl>
    <w:lvl w:ilvl="2">
      <w:start w:val="1"/>
      <w:numFmt w:val="decimal"/>
      <w:pStyle w:val="P"/>
      <w:lvlText w:val="%1.%2.%3 |"/>
      <w:lvlJc w:val="left"/>
      <w:pPr>
        <w:ind w:left="907" w:hanging="907"/>
      </w:pPr>
      <w:rPr>
        <w:rFonts w:ascii="Verdana" w:hAnsi="Verdana" w:hint="default"/>
        <w:b w:val="0"/>
        <w:i w:val="0"/>
        <w:sz w:val="22"/>
      </w:rPr>
    </w:lvl>
    <w:lvl w:ilvl="3">
      <w:start w:val="1"/>
      <w:numFmt w:val="decimal"/>
      <w:lvlText w:val="%1.%2.%3.%4 |"/>
      <w:lvlJc w:val="left"/>
      <w:pPr>
        <w:ind w:left="1134" w:hanging="1134"/>
      </w:pPr>
      <w:rPr>
        <w:rFonts w:ascii="Verdana" w:hAnsi="Verdana" w:hint="default"/>
      </w:rPr>
    </w:lvl>
    <w:lvl w:ilvl="4">
      <w:start w:val="1"/>
      <w:numFmt w:val="decimal"/>
      <w:lvlText w:val="%1.%2.%3.%4.%5 |"/>
      <w:lvlJc w:val="left"/>
      <w:pPr>
        <w:ind w:left="1361" w:hanging="1361"/>
      </w:pPr>
      <w:rPr>
        <w:rFonts w:ascii="Verdana" w:hAnsi="Verdana" w:hint="default"/>
      </w:rPr>
    </w:lvl>
    <w:lvl w:ilvl="5">
      <w:start w:val="1"/>
      <w:numFmt w:val="decimal"/>
      <w:lvlText w:val="%1.%2.%3.%4.%5.%6 |"/>
      <w:lvlJc w:val="left"/>
      <w:pPr>
        <w:ind w:left="1531" w:hanging="1531"/>
      </w:pPr>
      <w:rPr>
        <w:rFonts w:hint="default"/>
      </w:rPr>
    </w:lvl>
    <w:lvl w:ilvl="6">
      <w:start w:val="1"/>
      <w:numFmt w:val="decimal"/>
      <w:lvlText w:val="%1.%2.%3.%4.%5.%6.%7 |"/>
      <w:lvlJc w:val="left"/>
      <w:pPr>
        <w:ind w:left="1758" w:hanging="1758"/>
      </w:pPr>
      <w:rPr>
        <w:rFonts w:hint="default"/>
      </w:rPr>
    </w:lvl>
    <w:lvl w:ilvl="7">
      <w:start w:val="1"/>
      <w:numFmt w:val="decimal"/>
      <w:lvlText w:val="%1.%2.%3.%4.%5.%6.%7.%8 |"/>
      <w:lvlJc w:val="left"/>
      <w:pPr>
        <w:ind w:left="1928" w:hanging="1928"/>
      </w:pPr>
      <w:rPr>
        <w:rFonts w:hint="default"/>
      </w:rPr>
    </w:lvl>
    <w:lvl w:ilvl="8">
      <w:start w:val="1"/>
      <w:numFmt w:val="decimal"/>
      <w:lvlText w:val="%1.%2.%3.%4.%5.%6.%7.%8.%9 |"/>
      <w:lvlJc w:val="left"/>
      <w:pPr>
        <w:ind w:left="1928" w:hanging="1928"/>
      </w:pPr>
      <w:rPr>
        <w:rFonts w:hint="default"/>
      </w:rPr>
    </w:lvl>
  </w:abstractNum>
  <w:abstractNum w:abstractNumId="21" w15:restartNumberingAfterBreak="0">
    <w:nsid w:val="1B222780"/>
    <w:multiLevelType w:val="multilevel"/>
    <w:tmpl w:val="0809001D"/>
    <w:name w:val="Sections 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1BB5186F"/>
    <w:multiLevelType w:val="multilevel"/>
    <w:tmpl w:val="C182385A"/>
    <w:styleLink w:val="SDMAppHeadList"/>
    <w:lvl w:ilvl="0">
      <w:start w:val="1"/>
      <w:numFmt w:val="decimal"/>
      <w:pStyle w:val="SDMAppTitle"/>
      <w:lvlText w:val="Appendix %1."/>
      <w:lvlJc w:val="left"/>
      <w:pPr>
        <w:ind w:left="2126" w:hanging="2126"/>
      </w:pPr>
      <w:rPr>
        <w:rFonts w:hint="default"/>
      </w:rPr>
    </w:lvl>
    <w:lvl w:ilvl="1">
      <w:start w:val="1"/>
      <w:numFmt w:val="decimal"/>
      <w:lvlText w:val="%2."/>
      <w:lvlJc w:val="left"/>
      <w:pPr>
        <w:tabs>
          <w:tab w:val="num" w:pos="709"/>
        </w:tabs>
        <w:ind w:left="680" w:hanging="680"/>
      </w:pPr>
      <w:rPr>
        <w:rFonts w:hint="default"/>
      </w:rPr>
    </w:lvl>
    <w:lvl w:ilvl="2">
      <w:start w:val="1"/>
      <w:numFmt w:val="decimal"/>
      <w:pStyle w:val="SDMApp2"/>
      <w:lvlText w:val="%2.%3."/>
      <w:lvlJc w:val="left"/>
      <w:pPr>
        <w:tabs>
          <w:tab w:val="num" w:pos="709"/>
        </w:tabs>
        <w:ind w:left="851" w:hanging="851"/>
      </w:pPr>
      <w:rPr>
        <w:rFonts w:hint="default"/>
      </w:rPr>
    </w:lvl>
    <w:lvl w:ilvl="3">
      <w:start w:val="1"/>
      <w:numFmt w:val="decimal"/>
      <w:pStyle w:val="SDMApp3"/>
      <w:lvlText w:val="%2.%3.%4."/>
      <w:lvlJc w:val="left"/>
      <w:pPr>
        <w:tabs>
          <w:tab w:val="num" w:pos="709"/>
        </w:tabs>
        <w:ind w:left="1191" w:hanging="1191"/>
      </w:pPr>
      <w:rPr>
        <w:rFonts w:hint="default"/>
      </w:rPr>
    </w:lvl>
    <w:lvl w:ilvl="4">
      <w:start w:val="1"/>
      <w:numFmt w:val="decimal"/>
      <w:pStyle w:val="SDMApp4"/>
      <w:lvlText w:val="%2.%3.%4.%5."/>
      <w:lvlJc w:val="left"/>
      <w:pPr>
        <w:tabs>
          <w:tab w:val="num" w:pos="1418"/>
        </w:tabs>
        <w:ind w:left="1588" w:hanging="1588"/>
      </w:pPr>
      <w:rPr>
        <w:rFonts w:hint="default"/>
      </w:rPr>
    </w:lvl>
    <w:lvl w:ilvl="5">
      <w:start w:val="1"/>
      <w:numFmt w:val="decimal"/>
      <w:pStyle w:val="SDMApp5"/>
      <w:lvlText w:val="%2.%3.%4.%5.%6."/>
      <w:lvlJc w:val="left"/>
      <w:pPr>
        <w:ind w:left="1985" w:hanging="1985"/>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3" w15:restartNumberingAfterBreak="0">
    <w:nsid w:val="1CDB2369"/>
    <w:multiLevelType w:val="multilevel"/>
    <w:tmpl w:val="9570546A"/>
    <w:lvl w:ilvl="0">
      <w:start w:val="1"/>
      <w:numFmt w:val="bullet"/>
      <w:pStyle w:val="ListGSBullet"/>
      <w:lvlText w:val=""/>
      <w:lvlPicBulletId w:val="0"/>
      <w:lvlJc w:val="left"/>
      <w:pPr>
        <w:ind w:left="284" w:hanging="284"/>
      </w:pPr>
      <w:rPr>
        <w:rFonts w:ascii="Symbol" w:hAnsi="Symbol" w:hint="default"/>
        <w:b w:val="0"/>
        <w:i w:val="0"/>
        <w:color w:val="auto"/>
        <w:sz w:val="22"/>
      </w:rPr>
    </w:lvl>
    <w:lvl w:ilvl="1">
      <w:start w:val="1"/>
      <w:numFmt w:val="bullet"/>
      <w:pStyle w:val="ListGsBullet2"/>
      <w:lvlText w:val=""/>
      <w:lvlPicBulletId w:val="0"/>
      <w:lvlJc w:val="left"/>
      <w:pPr>
        <w:ind w:left="1080" w:hanging="360"/>
      </w:pPr>
      <w:rPr>
        <w:rFonts w:ascii="Symbol" w:hAnsi="Symbol" w:hint="default"/>
        <w:color w:val="auto"/>
      </w:rPr>
    </w:lvl>
    <w:lvl w:ilvl="2">
      <w:start w:val="1"/>
      <w:numFmt w:val="bullet"/>
      <w:pStyle w:val="ListGsBullet3"/>
      <w:lvlText w:val=""/>
      <w:lvlPicBulletId w:val="0"/>
      <w:lvlJc w:val="left"/>
      <w:pPr>
        <w:ind w:left="1610" w:hanging="170"/>
      </w:pPr>
      <w:rPr>
        <w:rFonts w:ascii="Symbol" w:hAnsi="Symbol" w:hint="default"/>
        <w:color w:val="auto"/>
      </w:rPr>
    </w:lvl>
    <w:lvl w:ilvl="3">
      <w:start w:val="1"/>
      <w:numFmt w:val="bullet"/>
      <w:pStyle w:val="ListGsBullet4"/>
      <w:lvlText w:val=""/>
      <w:lvlPicBulletId w:val="0"/>
      <w:lvlJc w:val="left"/>
      <w:pPr>
        <w:ind w:left="2520" w:hanging="360"/>
      </w:pPr>
      <w:rPr>
        <w:rFonts w:ascii="Symbol" w:hAnsi="Symbol" w:hint="default"/>
        <w:color w:val="auto"/>
      </w:rPr>
    </w:lvl>
    <w:lvl w:ilvl="4">
      <w:start w:val="1"/>
      <w:numFmt w:val="bullet"/>
      <w:pStyle w:val="ListGSBullet5"/>
      <w:lvlText w:val=""/>
      <w:lvlPicBulletId w:val="0"/>
      <w:lvlJc w:val="left"/>
      <w:pPr>
        <w:ind w:left="3240" w:hanging="360"/>
      </w:pPr>
      <w:rPr>
        <w:rFonts w:ascii="Symbol" w:hAnsi="Symbol" w:hint="default"/>
        <w:color w:val="auto"/>
      </w:rPr>
    </w:lvl>
    <w:lvl w:ilvl="5">
      <w:start w:val="1"/>
      <w:numFmt w:val="bullet"/>
      <w:lvlText w:val=""/>
      <w:lvlPicBulletId w:val="0"/>
      <w:lvlJc w:val="left"/>
      <w:pPr>
        <w:ind w:left="3960" w:hanging="360"/>
      </w:pPr>
      <w:rPr>
        <w:rFonts w:ascii="Symbol" w:hAnsi="Symbol" w:hint="default"/>
        <w:color w:val="auto"/>
      </w:rPr>
    </w:lvl>
    <w:lvl w:ilvl="6">
      <w:start w:val="1"/>
      <w:numFmt w:val="bullet"/>
      <w:lvlText w:val=""/>
      <w:lvlPicBulletId w:val="0"/>
      <w:lvlJc w:val="left"/>
      <w:pPr>
        <w:ind w:left="4680" w:hanging="360"/>
      </w:pPr>
      <w:rPr>
        <w:rFonts w:ascii="Symbol" w:hAnsi="Symbol" w:hint="default"/>
        <w:color w:val="auto"/>
      </w:rPr>
    </w:lvl>
    <w:lvl w:ilvl="7">
      <w:start w:val="1"/>
      <w:numFmt w:val="bullet"/>
      <w:lvlText w:val=""/>
      <w:lvlPicBulletId w:val="0"/>
      <w:lvlJc w:val="left"/>
      <w:pPr>
        <w:ind w:left="5400" w:hanging="360"/>
      </w:pPr>
      <w:rPr>
        <w:rFonts w:ascii="Symbol" w:hAnsi="Symbol" w:hint="default"/>
        <w:color w:val="auto"/>
      </w:rPr>
    </w:lvl>
    <w:lvl w:ilvl="8">
      <w:start w:val="1"/>
      <w:numFmt w:val="bullet"/>
      <w:lvlText w:val=""/>
      <w:lvlPicBulletId w:val="0"/>
      <w:lvlJc w:val="left"/>
      <w:pPr>
        <w:ind w:left="6120" w:hanging="360"/>
      </w:pPr>
      <w:rPr>
        <w:rFonts w:ascii="Symbol" w:hAnsi="Symbol" w:hint="default"/>
        <w:color w:val="auto"/>
      </w:rPr>
    </w:lvl>
  </w:abstractNum>
  <w:abstractNum w:abstractNumId="24" w15:restartNumberingAfterBreak="0">
    <w:nsid w:val="1F2E725E"/>
    <w:multiLevelType w:val="multilevel"/>
    <w:tmpl w:val="0409001D"/>
    <w:styleLink w:val="Style6"/>
    <w:lvl w:ilvl="0">
      <w:start w:val="1"/>
      <w:numFmt w:val="decimal"/>
      <w:lvlText w:val="%1)"/>
      <w:lvlJc w:val="left"/>
      <w:pPr>
        <w:ind w:left="360" w:hanging="360"/>
      </w:pPr>
    </w:lvl>
    <w:lvl w:ilvl="1">
      <w:start w:val="1"/>
      <w:numFmt w:val="lowerLetter"/>
      <w:lvlText w:val="%2)"/>
      <w:lvlJc w:val="left"/>
      <w:pPr>
        <w:ind w:left="720" w:hanging="360"/>
      </w:pPr>
      <w:rPr>
        <w:rFonts w:asciiTheme="majorHAnsi" w:hAnsiTheme="majorHAnsi"/>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28003709"/>
    <w:multiLevelType w:val="multilevel"/>
    <w:tmpl w:val="0409001D"/>
    <w:styleLink w:val="Style9"/>
    <w:lvl w:ilvl="0">
      <w:start w:val="1"/>
      <w:numFmt w:val="decimal"/>
      <w:lvlText w:val="%1)"/>
      <w:lvlJc w:val="left"/>
      <w:pPr>
        <w:ind w:left="360" w:hanging="360"/>
      </w:pPr>
      <w:rPr>
        <w:rFonts w:ascii="Verdana" w:hAnsi="Verdana"/>
        <w:b/>
        <w:sz w:val="22"/>
        <w:u w:val="singl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2A6526C3"/>
    <w:multiLevelType w:val="hybridMultilevel"/>
    <w:tmpl w:val="76CAB93C"/>
    <w:lvl w:ilvl="0" w:tplc="04C68F54">
      <w:start w:val="1"/>
      <w:numFmt w:val="bullet"/>
      <w:lvlText w:val=""/>
      <w:lvlJc w:val="left"/>
      <w:pPr>
        <w:ind w:left="777" w:hanging="360"/>
      </w:pPr>
      <w:rPr>
        <w:rFonts w:ascii="Symbol" w:hAnsi="Symbol" w:hint="default"/>
      </w:rPr>
    </w:lvl>
    <w:lvl w:ilvl="1" w:tplc="FB72FC56">
      <w:start w:val="1"/>
      <w:numFmt w:val="bullet"/>
      <w:lvlText w:val="o"/>
      <w:lvlJc w:val="left"/>
      <w:pPr>
        <w:ind w:left="1497" w:hanging="360"/>
      </w:pPr>
      <w:rPr>
        <w:rFonts w:ascii="Courier New" w:hAnsi="Courier New" w:cs="Courier New" w:hint="default"/>
      </w:rPr>
    </w:lvl>
    <w:lvl w:ilvl="2" w:tplc="FA82D66A">
      <w:start w:val="1"/>
      <w:numFmt w:val="bullet"/>
      <w:lvlText w:val=""/>
      <w:lvlJc w:val="left"/>
      <w:pPr>
        <w:ind w:left="2217" w:hanging="360"/>
      </w:pPr>
      <w:rPr>
        <w:rFonts w:ascii="Wingdings" w:hAnsi="Wingdings" w:hint="default"/>
      </w:rPr>
    </w:lvl>
    <w:lvl w:ilvl="3" w:tplc="437AF83C">
      <w:start w:val="1"/>
      <w:numFmt w:val="bullet"/>
      <w:lvlText w:val=""/>
      <w:lvlJc w:val="left"/>
      <w:pPr>
        <w:ind w:left="2937" w:hanging="360"/>
      </w:pPr>
      <w:rPr>
        <w:rFonts w:ascii="Symbol" w:hAnsi="Symbol" w:hint="default"/>
      </w:rPr>
    </w:lvl>
    <w:lvl w:ilvl="4" w:tplc="D8AE40B6">
      <w:start w:val="1"/>
      <w:numFmt w:val="bullet"/>
      <w:lvlText w:val="o"/>
      <w:lvlJc w:val="left"/>
      <w:pPr>
        <w:ind w:left="3657" w:hanging="360"/>
      </w:pPr>
      <w:rPr>
        <w:rFonts w:ascii="Courier New" w:hAnsi="Courier New" w:cs="Courier New" w:hint="default"/>
      </w:rPr>
    </w:lvl>
    <w:lvl w:ilvl="5" w:tplc="173A7C7E">
      <w:start w:val="1"/>
      <w:numFmt w:val="bullet"/>
      <w:lvlText w:val=""/>
      <w:lvlJc w:val="left"/>
      <w:pPr>
        <w:ind w:left="4377" w:hanging="360"/>
      </w:pPr>
      <w:rPr>
        <w:rFonts w:ascii="Wingdings" w:hAnsi="Wingdings" w:hint="default"/>
      </w:rPr>
    </w:lvl>
    <w:lvl w:ilvl="6" w:tplc="58262D26">
      <w:start w:val="1"/>
      <w:numFmt w:val="bullet"/>
      <w:lvlText w:val=""/>
      <w:lvlJc w:val="left"/>
      <w:pPr>
        <w:ind w:left="5097" w:hanging="360"/>
      </w:pPr>
      <w:rPr>
        <w:rFonts w:ascii="Symbol" w:hAnsi="Symbol" w:hint="default"/>
      </w:rPr>
    </w:lvl>
    <w:lvl w:ilvl="7" w:tplc="668A29E6">
      <w:start w:val="1"/>
      <w:numFmt w:val="bullet"/>
      <w:lvlText w:val="o"/>
      <w:lvlJc w:val="left"/>
      <w:pPr>
        <w:ind w:left="5817" w:hanging="360"/>
      </w:pPr>
      <w:rPr>
        <w:rFonts w:ascii="Courier New" w:hAnsi="Courier New" w:cs="Courier New" w:hint="default"/>
      </w:rPr>
    </w:lvl>
    <w:lvl w:ilvl="8" w:tplc="A5287A66">
      <w:start w:val="1"/>
      <w:numFmt w:val="bullet"/>
      <w:lvlText w:val=""/>
      <w:lvlJc w:val="left"/>
      <w:pPr>
        <w:ind w:left="6537" w:hanging="360"/>
      </w:pPr>
      <w:rPr>
        <w:rFonts w:ascii="Wingdings" w:hAnsi="Wingdings" w:hint="default"/>
      </w:rPr>
    </w:lvl>
  </w:abstractNum>
  <w:abstractNum w:abstractNumId="27" w15:restartNumberingAfterBreak="0">
    <w:nsid w:val="2AB63AB6"/>
    <w:multiLevelType w:val="hybridMultilevel"/>
    <w:tmpl w:val="391E8ABE"/>
    <w:lvl w:ilvl="0" w:tplc="69ECF8C2">
      <w:start w:val="1"/>
      <w:numFmt w:val="bullet"/>
      <w:lvlText w:val=""/>
      <w:lvlJc w:val="left"/>
      <w:pPr>
        <w:ind w:left="1080" w:hanging="360"/>
      </w:pPr>
      <w:rPr>
        <w:rFonts w:ascii="Symbol" w:hAnsi="Symbol" w:hint="default"/>
      </w:rPr>
    </w:lvl>
    <w:lvl w:ilvl="1" w:tplc="CCA09624" w:tentative="1">
      <w:start w:val="1"/>
      <w:numFmt w:val="bullet"/>
      <w:lvlText w:val="o"/>
      <w:lvlJc w:val="left"/>
      <w:pPr>
        <w:ind w:left="1800" w:hanging="360"/>
      </w:pPr>
      <w:rPr>
        <w:rFonts w:ascii="Courier New" w:hAnsi="Courier New" w:cs="Courier New" w:hint="default"/>
      </w:rPr>
    </w:lvl>
    <w:lvl w:ilvl="2" w:tplc="87460AD4" w:tentative="1">
      <w:start w:val="1"/>
      <w:numFmt w:val="bullet"/>
      <w:lvlText w:val=""/>
      <w:lvlJc w:val="left"/>
      <w:pPr>
        <w:ind w:left="2520" w:hanging="360"/>
      </w:pPr>
      <w:rPr>
        <w:rFonts w:ascii="Wingdings" w:hAnsi="Wingdings" w:hint="default"/>
      </w:rPr>
    </w:lvl>
    <w:lvl w:ilvl="3" w:tplc="B3C89828" w:tentative="1">
      <w:start w:val="1"/>
      <w:numFmt w:val="bullet"/>
      <w:lvlText w:val=""/>
      <w:lvlJc w:val="left"/>
      <w:pPr>
        <w:ind w:left="3240" w:hanging="360"/>
      </w:pPr>
      <w:rPr>
        <w:rFonts w:ascii="Symbol" w:hAnsi="Symbol" w:hint="default"/>
      </w:rPr>
    </w:lvl>
    <w:lvl w:ilvl="4" w:tplc="C5C25BC0" w:tentative="1">
      <w:start w:val="1"/>
      <w:numFmt w:val="bullet"/>
      <w:lvlText w:val="o"/>
      <w:lvlJc w:val="left"/>
      <w:pPr>
        <w:ind w:left="3960" w:hanging="360"/>
      </w:pPr>
      <w:rPr>
        <w:rFonts w:ascii="Courier New" w:hAnsi="Courier New" w:cs="Courier New" w:hint="default"/>
      </w:rPr>
    </w:lvl>
    <w:lvl w:ilvl="5" w:tplc="6374CF5A" w:tentative="1">
      <w:start w:val="1"/>
      <w:numFmt w:val="bullet"/>
      <w:lvlText w:val=""/>
      <w:lvlJc w:val="left"/>
      <w:pPr>
        <w:ind w:left="4680" w:hanging="360"/>
      </w:pPr>
      <w:rPr>
        <w:rFonts w:ascii="Wingdings" w:hAnsi="Wingdings" w:hint="default"/>
      </w:rPr>
    </w:lvl>
    <w:lvl w:ilvl="6" w:tplc="35069BA6" w:tentative="1">
      <w:start w:val="1"/>
      <w:numFmt w:val="bullet"/>
      <w:lvlText w:val=""/>
      <w:lvlJc w:val="left"/>
      <w:pPr>
        <w:ind w:left="5400" w:hanging="360"/>
      </w:pPr>
      <w:rPr>
        <w:rFonts w:ascii="Symbol" w:hAnsi="Symbol" w:hint="default"/>
      </w:rPr>
    </w:lvl>
    <w:lvl w:ilvl="7" w:tplc="B35EC56E" w:tentative="1">
      <w:start w:val="1"/>
      <w:numFmt w:val="bullet"/>
      <w:lvlText w:val="o"/>
      <w:lvlJc w:val="left"/>
      <w:pPr>
        <w:ind w:left="6120" w:hanging="360"/>
      </w:pPr>
      <w:rPr>
        <w:rFonts w:ascii="Courier New" w:hAnsi="Courier New" w:cs="Courier New" w:hint="default"/>
      </w:rPr>
    </w:lvl>
    <w:lvl w:ilvl="8" w:tplc="A00A2A1A" w:tentative="1">
      <w:start w:val="1"/>
      <w:numFmt w:val="bullet"/>
      <w:lvlText w:val=""/>
      <w:lvlJc w:val="left"/>
      <w:pPr>
        <w:ind w:left="6840" w:hanging="360"/>
      </w:pPr>
      <w:rPr>
        <w:rFonts w:ascii="Wingdings" w:hAnsi="Wingdings" w:hint="default"/>
      </w:rPr>
    </w:lvl>
  </w:abstractNum>
  <w:abstractNum w:abstractNumId="28" w15:restartNumberingAfterBreak="0">
    <w:nsid w:val="2B2037D9"/>
    <w:multiLevelType w:val="multilevel"/>
    <w:tmpl w:val="C182385A"/>
    <w:numStyleLink w:val="SDMAppHeadList"/>
  </w:abstractNum>
  <w:abstractNum w:abstractNumId="29" w15:restartNumberingAfterBreak="0">
    <w:nsid w:val="3334060A"/>
    <w:multiLevelType w:val="multilevel"/>
    <w:tmpl w:val="5B428C96"/>
    <w:lvl w:ilvl="0">
      <w:start w:val="1"/>
      <w:numFmt w:val="upperLetter"/>
      <w:lvlText w:val="SECTION %1."/>
      <w:lvlJc w:val="left"/>
      <w:pPr>
        <w:tabs>
          <w:tab w:val="num" w:pos="2835"/>
        </w:tabs>
        <w:ind w:left="1729" w:hanging="1729"/>
      </w:pPr>
      <w:rPr>
        <w:rFonts w:asciiTheme="majorHAnsi" w:eastAsia="Times New Roman" w:hAnsiTheme="majorHAnsi" w:cs="Arial"/>
        <w:b w:val="0"/>
        <w:bCs w:val="0"/>
        <w:i w:val="0"/>
        <w:iCs w:val="0"/>
        <w:caps/>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09" w:hanging="709"/>
      </w:pPr>
      <w:rPr>
        <w:rFonts w:hint="default"/>
        <w:b/>
        <w:sz w:val="22"/>
      </w:rPr>
    </w:lvl>
    <w:lvl w:ilvl="2">
      <w:start w:val="1"/>
      <w:numFmt w:val="decimal"/>
      <w:lvlText w:val="%1.%2.%3."/>
      <w:lvlJc w:val="left"/>
      <w:pPr>
        <w:ind w:left="709" w:hanging="709"/>
      </w:pPr>
      <w:rPr>
        <w:rFonts w:hint="default"/>
        <w:b w:val="0"/>
        <w:u w:val="no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33D40284"/>
    <w:multiLevelType w:val="multilevel"/>
    <w:tmpl w:val="39D4CA3E"/>
    <w:lvl w:ilvl="0">
      <w:start w:val="2"/>
      <w:numFmt w:val="upperLetter"/>
      <w:lvlText w:val="SECTION %1."/>
      <w:lvlJc w:val="left"/>
      <w:pPr>
        <w:tabs>
          <w:tab w:val="num" w:pos="57"/>
        </w:tabs>
        <w:ind w:left="0" w:firstLine="0"/>
      </w:pPr>
      <w:rPr>
        <w:rFonts w:ascii="Verdana" w:hAnsi="Verdana" w:hint="default"/>
        <w:b w:val="0"/>
        <w:bCs w:val="0"/>
        <w:i w:val="0"/>
        <w:iCs w:val="0"/>
        <w:caps/>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226"/>
        </w:tabs>
        <w:ind w:left="0" w:firstLine="0"/>
      </w:pPr>
      <w:rPr>
        <w:rFonts w:hint="default"/>
        <w:b/>
        <w:sz w:val="22"/>
      </w:rPr>
    </w:lvl>
    <w:lvl w:ilvl="2">
      <w:start w:val="1"/>
      <w:numFmt w:val="decimal"/>
      <w:lvlText w:val="%1.%2.%3."/>
      <w:lvlJc w:val="left"/>
      <w:pPr>
        <w:ind w:left="284" w:firstLine="0"/>
      </w:pPr>
      <w:rPr>
        <w:rFonts w:hint="default"/>
        <w:b w:val="0"/>
        <w:u w:val="none"/>
      </w:rPr>
    </w:lvl>
    <w:lvl w:ilvl="3">
      <w:start w:val="1"/>
      <w:numFmt w:val="decimal"/>
      <w:lvlText w:val="%1.%2.%3.%4"/>
      <w:lvlJc w:val="left"/>
      <w:pPr>
        <w:ind w:left="-568" w:firstLine="0"/>
      </w:pPr>
      <w:rPr>
        <w:rFonts w:hint="default"/>
      </w:rPr>
    </w:lvl>
    <w:lvl w:ilvl="4">
      <w:start w:val="1"/>
      <w:numFmt w:val="decimal"/>
      <w:lvlText w:val="%1.%2.%3.%4.%5"/>
      <w:lvlJc w:val="left"/>
      <w:pPr>
        <w:tabs>
          <w:tab w:val="num" w:pos="-568"/>
        </w:tabs>
        <w:ind w:left="-568" w:firstLine="0"/>
      </w:pPr>
      <w:rPr>
        <w:rFonts w:hint="default"/>
      </w:rPr>
    </w:lvl>
    <w:lvl w:ilvl="5">
      <w:start w:val="1"/>
      <w:numFmt w:val="decimal"/>
      <w:lvlText w:val="%1.%2.%3.%4.%5.%6"/>
      <w:lvlJc w:val="left"/>
      <w:pPr>
        <w:tabs>
          <w:tab w:val="num" w:pos="-568"/>
        </w:tabs>
        <w:ind w:left="-568" w:firstLine="0"/>
      </w:pPr>
      <w:rPr>
        <w:rFonts w:hint="default"/>
      </w:rPr>
    </w:lvl>
    <w:lvl w:ilvl="6">
      <w:start w:val="1"/>
      <w:numFmt w:val="decimal"/>
      <w:lvlText w:val="%1.%2.%3.%4.%5.%6.%7"/>
      <w:lvlJc w:val="left"/>
      <w:pPr>
        <w:tabs>
          <w:tab w:val="num" w:pos="-568"/>
        </w:tabs>
        <w:ind w:left="-568" w:firstLine="0"/>
      </w:pPr>
      <w:rPr>
        <w:rFonts w:hint="default"/>
      </w:rPr>
    </w:lvl>
    <w:lvl w:ilvl="7">
      <w:start w:val="1"/>
      <w:numFmt w:val="decimal"/>
      <w:lvlText w:val="%1.%2.%3.%4.%5.%6.%7.%8"/>
      <w:lvlJc w:val="left"/>
      <w:pPr>
        <w:tabs>
          <w:tab w:val="num" w:pos="-568"/>
        </w:tabs>
        <w:ind w:left="1723" w:hanging="2291"/>
      </w:pPr>
      <w:rPr>
        <w:rFonts w:hint="default"/>
      </w:rPr>
    </w:lvl>
    <w:lvl w:ilvl="8">
      <w:start w:val="1"/>
      <w:numFmt w:val="decimal"/>
      <w:lvlText w:val="%1.%2.%3.%4.%5.%6.%7.%8.%9"/>
      <w:lvlJc w:val="left"/>
      <w:pPr>
        <w:tabs>
          <w:tab w:val="num" w:pos="-568"/>
        </w:tabs>
        <w:ind w:left="-568" w:firstLine="0"/>
      </w:pPr>
      <w:rPr>
        <w:rFonts w:hint="default"/>
      </w:rPr>
    </w:lvl>
  </w:abstractNum>
  <w:abstractNum w:abstractNumId="31" w15:restartNumberingAfterBreak="0">
    <w:nsid w:val="343B029C"/>
    <w:multiLevelType w:val="multilevel"/>
    <w:tmpl w:val="666480F0"/>
    <w:lvl w:ilvl="0">
      <w:start w:val="1"/>
      <w:numFmt w:val="upperLetter"/>
      <w:lvlText w:val="SECTION %1."/>
      <w:lvlJc w:val="left"/>
      <w:pPr>
        <w:tabs>
          <w:tab w:val="num" w:pos="2835"/>
        </w:tabs>
        <w:ind w:left="1729" w:hanging="1729"/>
      </w:pPr>
      <w:rPr>
        <w:rFonts w:hint="default"/>
        <w:b w:val="0"/>
        <w:bCs w:val="0"/>
        <w:i w:val="0"/>
        <w:iCs w:val="0"/>
        <w:caps/>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09" w:hanging="709"/>
      </w:pPr>
      <w:rPr>
        <w:rFonts w:hint="default"/>
        <w:b/>
        <w:sz w:val="22"/>
      </w:rPr>
    </w:lvl>
    <w:lvl w:ilvl="2">
      <w:start w:val="1"/>
      <w:numFmt w:val="decimal"/>
      <w:lvlText w:val="%1.%2.%3."/>
      <w:lvlJc w:val="left"/>
      <w:pPr>
        <w:ind w:left="709" w:hanging="709"/>
      </w:pPr>
      <w:rPr>
        <w:rFonts w:hint="default"/>
        <w:u w:val="no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359C6936"/>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rPr>
        <w:rFonts w:asciiTheme="majorHAnsi" w:hAnsiTheme="majorHAnsi"/>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39721126"/>
    <w:multiLevelType w:val="hybridMultilevel"/>
    <w:tmpl w:val="366677D6"/>
    <w:name w:val="Sections LIST"/>
    <w:lvl w:ilvl="0" w:tplc="2CE84A0A">
      <w:start w:val="1"/>
      <w:numFmt w:val="upperLetter"/>
      <w:lvlText w:val="%1."/>
      <w:lvlJc w:val="left"/>
      <w:pPr>
        <w:ind w:left="720" w:hanging="360"/>
      </w:pPr>
    </w:lvl>
    <w:lvl w:ilvl="1" w:tplc="CD3E5F5E" w:tentative="1">
      <w:start w:val="1"/>
      <w:numFmt w:val="lowerLetter"/>
      <w:lvlText w:val="%2."/>
      <w:lvlJc w:val="left"/>
      <w:pPr>
        <w:ind w:left="1800" w:hanging="360"/>
      </w:pPr>
    </w:lvl>
    <w:lvl w:ilvl="2" w:tplc="1A98B4D0" w:tentative="1">
      <w:start w:val="1"/>
      <w:numFmt w:val="lowerRoman"/>
      <w:lvlText w:val="%3."/>
      <w:lvlJc w:val="right"/>
      <w:pPr>
        <w:ind w:left="2520" w:hanging="180"/>
      </w:pPr>
    </w:lvl>
    <w:lvl w:ilvl="3" w:tplc="29727E5E" w:tentative="1">
      <w:start w:val="1"/>
      <w:numFmt w:val="decimal"/>
      <w:lvlText w:val="%4."/>
      <w:lvlJc w:val="left"/>
      <w:pPr>
        <w:ind w:left="3240" w:hanging="360"/>
      </w:pPr>
    </w:lvl>
    <w:lvl w:ilvl="4" w:tplc="5B146F08" w:tentative="1">
      <w:start w:val="1"/>
      <w:numFmt w:val="lowerLetter"/>
      <w:lvlText w:val="%5."/>
      <w:lvlJc w:val="left"/>
      <w:pPr>
        <w:ind w:left="3960" w:hanging="360"/>
      </w:pPr>
    </w:lvl>
    <w:lvl w:ilvl="5" w:tplc="16203D1C" w:tentative="1">
      <w:start w:val="1"/>
      <w:numFmt w:val="lowerRoman"/>
      <w:lvlText w:val="%6."/>
      <w:lvlJc w:val="right"/>
      <w:pPr>
        <w:ind w:left="4680" w:hanging="180"/>
      </w:pPr>
    </w:lvl>
    <w:lvl w:ilvl="6" w:tplc="D478AEFA" w:tentative="1">
      <w:start w:val="1"/>
      <w:numFmt w:val="decimal"/>
      <w:lvlText w:val="%7."/>
      <w:lvlJc w:val="left"/>
      <w:pPr>
        <w:ind w:left="5400" w:hanging="360"/>
      </w:pPr>
    </w:lvl>
    <w:lvl w:ilvl="7" w:tplc="4A6678D8" w:tentative="1">
      <w:start w:val="1"/>
      <w:numFmt w:val="lowerLetter"/>
      <w:lvlText w:val="%8."/>
      <w:lvlJc w:val="left"/>
      <w:pPr>
        <w:ind w:left="6120" w:hanging="360"/>
      </w:pPr>
    </w:lvl>
    <w:lvl w:ilvl="8" w:tplc="67CA419C" w:tentative="1">
      <w:start w:val="1"/>
      <w:numFmt w:val="lowerRoman"/>
      <w:lvlText w:val="%9."/>
      <w:lvlJc w:val="right"/>
      <w:pPr>
        <w:ind w:left="6840" w:hanging="180"/>
      </w:pPr>
    </w:lvl>
  </w:abstractNum>
  <w:abstractNum w:abstractNumId="34" w15:restartNumberingAfterBreak="0">
    <w:nsid w:val="3A115490"/>
    <w:multiLevelType w:val="multilevel"/>
    <w:tmpl w:val="0409001D"/>
    <w:styleLink w:val="Style7"/>
    <w:lvl w:ilvl="0">
      <w:start w:val="1"/>
      <w:numFmt w:val="decimal"/>
      <w:lvlText w:val="%1)"/>
      <w:lvlJc w:val="left"/>
      <w:pPr>
        <w:ind w:left="360" w:hanging="360"/>
      </w:pPr>
    </w:lvl>
    <w:lvl w:ilvl="1">
      <w:start w:val="1"/>
      <w:numFmt w:val="lowerLetter"/>
      <w:lvlText w:val="%2)"/>
      <w:lvlJc w:val="left"/>
      <w:pPr>
        <w:ind w:left="720" w:hanging="360"/>
      </w:pPr>
      <w:rPr>
        <w:rFonts w:asciiTheme="minorHAnsi" w:hAnsiTheme="minorHAnsi"/>
        <w:b/>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3AA5088F"/>
    <w:multiLevelType w:val="multilevel"/>
    <w:tmpl w:val="D8EC7770"/>
    <w:lvl w:ilvl="0">
      <w:start w:val="2"/>
      <w:numFmt w:val="upperLetter"/>
      <w:lvlText w:val="SECTION %1."/>
      <w:lvlJc w:val="left"/>
      <w:pPr>
        <w:tabs>
          <w:tab w:val="num" w:pos="57"/>
        </w:tabs>
        <w:ind w:left="0" w:firstLine="0"/>
      </w:pPr>
      <w:rPr>
        <w:rFonts w:ascii="Verdana" w:hAnsi="Verdana" w:hint="default"/>
        <w:b w:val="0"/>
        <w:bCs w:val="0"/>
        <w:i w:val="0"/>
        <w:iCs w:val="0"/>
        <w:caps/>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226"/>
        </w:tabs>
        <w:ind w:left="0" w:firstLine="0"/>
      </w:pPr>
      <w:rPr>
        <w:rFonts w:hint="default"/>
      </w:rPr>
    </w:lvl>
    <w:lvl w:ilvl="2">
      <w:start w:val="1"/>
      <w:numFmt w:val="decimal"/>
      <w:lvlText w:val="%1.%2.%3."/>
      <w:lvlJc w:val="left"/>
      <w:pPr>
        <w:ind w:left="284" w:firstLine="0"/>
      </w:pPr>
      <w:rPr>
        <w:rFonts w:hint="default"/>
        <w:u w:val="none"/>
      </w:rPr>
    </w:lvl>
    <w:lvl w:ilvl="3">
      <w:start w:val="1"/>
      <w:numFmt w:val="decimal"/>
      <w:lvlText w:val="%1.%2.%3.%4"/>
      <w:lvlJc w:val="left"/>
      <w:pPr>
        <w:ind w:left="-568" w:firstLine="0"/>
      </w:pPr>
      <w:rPr>
        <w:rFonts w:hint="default"/>
      </w:rPr>
    </w:lvl>
    <w:lvl w:ilvl="4">
      <w:start w:val="1"/>
      <w:numFmt w:val="decimal"/>
      <w:lvlText w:val="%1.%2.%3.%4.%5"/>
      <w:lvlJc w:val="left"/>
      <w:pPr>
        <w:tabs>
          <w:tab w:val="num" w:pos="-568"/>
        </w:tabs>
        <w:ind w:left="-568" w:firstLine="0"/>
      </w:pPr>
      <w:rPr>
        <w:rFonts w:hint="default"/>
      </w:rPr>
    </w:lvl>
    <w:lvl w:ilvl="5">
      <w:start w:val="1"/>
      <w:numFmt w:val="decimal"/>
      <w:lvlText w:val="%1.%2.%3.%4.%5.%6"/>
      <w:lvlJc w:val="left"/>
      <w:pPr>
        <w:tabs>
          <w:tab w:val="num" w:pos="-568"/>
        </w:tabs>
        <w:ind w:left="-568" w:firstLine="0"/>
      </w:pPr>
      <w:rPr>
        <w:rFonts w:hint="default"/>
      </w:rPr>
    </w:lvl>
    <w:lvl w:ilvl="6">
      <w:start w:val="1"/>
      <w:numFmt w:val="decimal"/>
      <w:lvlText w:val="%1.%2.%3.%4.%5.%6.%7"/>
      <w:lvlJc w:val="left"/>
      <w:pPr>
        <w:tabs>
          <w:tab w:val="num" w:pos="-568"/>
        </w:tabs>
        <w:ind w:left="-568" w:firstLine="0"/>
      </w:pPr>
      <w:rPr>
        <w:rFonts w:hint="default"/>
      </w:rPr>
    </w:lvl>
    <w:lvl w:ilvl="7">
      <w:start w:val="1"/>
      <w:numFmt w:val="decimal"/>
      <w:lvlText w:val="%1.%2.%3.%4.%5.%6.%7.%8"/>
      <w:lvlJc w:val="left"/>
      <w:pPr>
        <w:tabs>
          <w:tab w:val="num" w:pos="-568"/>
        </w:tabs>
        <w:ind w:left="1723" w:hanging="2291"/>
      </w:pPr>
      <w:rPr>
        <w:rFonts w:hint="default"/>
      </w:rPr>
    </w:lvl>
    <w:lvl w:ilvl="8">
      <w:start w:val="1"/>
      <w:numFmt w:val="decimal"/>
      <w:lvlText w:val="%1.%2.%3.%4.%5.%6.%7.%8.%9"/>
      <w:lvlJc w:val="left"/>
      <w:pPr>
        <w:tabs>
          <w:tab w:val="num" w:pos="-568"/>
        </w:tabs>
        <w:ind w:left="-568" w:firstLine="0"/>
      </w:pPr>
      <w:rPr>
        <w:rFonts w:hint="default"/>
      </w:rPr>
    </w:lvl>
  </w:abstractNum>
  <w:abstractNum w:abstractNumId="36" w15:restartNumberingAfterBreak="0">
    <w:nsid w:val="3C8040D7"/>
    <w:multiLevelType w:val="multilevel"/>
    <w:tmpl w:val="3A68F042"/>
    <w:styleLink w:val="BulletedListStyle"/>
    <w:lvl w:ilvl="0">
      <w:start w:val="1"/>
      <w:numFmt w:val="bullet"/>
      <w:lvlText w:val=""/>
      <w:lvlJc w:val="left"/>
      <w:pPr>
        <w:ind w:left="851" w:hanging="227"/>
      </w:pPr>
      <w:rPr>
        <w:rFonts w:ascii="Symbol" w:hAnsi="Symbol" w:hint="default"/>
        <w:color w:val="auto"/>
      </w:rPr>
    </w:lvl>
    <w:lvl w:ilvl="1">
      <w:start w:val="1"/>
      <w:numFmt w:val="bullet"/>
      <w:lvlText w:val=""/>
      <w:lvlJc w:val="left"/>
      <w:pPr>
        <w:ind w:left="1800" w:hanging="360"/>
      </w:pPr>
      <w:rPr>
        <w:rFonts w:ascii="Symbol" w:hAnsi="Symbol" w:hint="default"/>
        <w:color w:val="auto"/>
      </w:rPr>
    </w:lvl>
    <w:lvl w:ilvl="2">
      <w:start w:val="1"/>
      <w:numFmt w:val="bullet"/>
      <w:lvlText w:val=""/>
      <w:lvlJc w:val="left"/>
      <w:pPr>
        <w:ind w:left="2520" w:hanging="360"/>
      </w:pPr>
      <w:rPr>
        <w:rFonts w:ascii="Symbol" w:hAnsi="Symbol" w:hint="default"/>
        <w:color w:val="auto"/>
      </w:rPr>
    </w:lvl>
    <w:lvl w:ilvl="3">
      <w:start w:val="1"/>
      <w:numFmt w:val="bullet"/>
      <w:lvlText w:val=""/>
      <w:lvlJc w:val="left"/>
      <w:pPr>
        <w:ind w:left="3240" w:hanging="360"/>
      </w:pPr>
      <w:rPr>
        <w:rFonts w:ascii="Symbol" w:hAnsi="Symbol" w:hint="default"/>
        <w:color w:val="auto"/>
      </w:rPr>
    </w:lvl>
    <w:lvl w:ilvl="4">
      <w:start w:val="1"/>
      <w:numFmt w:val="bullet"/>
      <w:lvlText w:val=""/>
      <w:lvlJc w:val="left"/>
      <w:pPr>
        <w:ind w:left="3960" w:hanging="360"/>
      </w:pPr>
      <w:rPr>
        <w:rFonts w:ascii="Symbol" w:hAnsi="Symbol" w:hint="default"/>
        <w:color w:val="auto"/>
      </w:rPr>
    </w:lvl>
    <w:lvl w:ilvl="5">
      <w:start w:val="1"/>
      <w:numFmt w:val="bullet"/>
      <w:lvlText w:val=""/>
      <w:lvlJc w:val="left"/>
      <w:pPr>
        <w:ind w:left="4680" w:hanging="360"/>
      </w:pPr>
      <w:rPr>
        <w:rFonts w:ascii="Symbol" w:hAnsi="Symbol" w:hint="default"/>
        <w:color w:val="auto"/>
      </w:rPr>
    </w:lvl>
    <w:lvl w:ilvl="6">
      <w:start w:val="1"/>
      <w:numFmt w:val="bullet"/>
      <w:lvlText w:val=""/>
      <w:lvlJc w:val="left"/>
      <w:pPr>
        <w:ind w:left="5400" w:hanging="360"/>
      </w:pPr>
      <w:rPr>
        <w:rFonts w:ascii="Symbol" w:hAnsi="Symbol" w:hint="default"/>
        <w:color w:val="auto"/>
      </w:rPr>
    </w:lvl>
    <w:lvl w:ilvl="7">
      <w:start w:val="1"/>
      <w:numFmt w:val="bullet"/>
      <w:lvlText w:val=""/>
      <w:lvlJc w:val="left"/>
      <w:pPr>
        <w:ind w:left="6120" w:hanging="360"/>
      </w:pPr>
      <w:rPr>
        <w:rFonts w:ascii="Symbol" w:hAnsi="Symbol" w:hint="default"/>
        <w:color w:val="auto"/>
      </w:rPr>
    </w:lvl>
    <w:lvl w:ilvl="8">
      <w:start w:val="1"/>
      <w:numFmt w:val="bullet"/>
      <w:lvlText w:val=""/>
      <w:lvlJc w:val="left"/>
      <w:pPr>
        <w:ind w:left="6840" w:hanging="360"/>
      </w:pPr>
      <w:rPr>
        <w:rFonts w:ascii="Symbol" w:hAnsi="Symbol" w:hint="default"/>
        <w:color w:val="auto"/>
      </w:rPr>
    </w:lvl>
  </w:abstractNum>
  <w:abstractNum w:abstractNumId="37" w15:restartNumberingAfterBreak="0">
    <w:nsid w:val="3CED11B5"/>
    <w:multiLevelType w:val="hybridMultilevel"/>
    <w:tmpl w:val="0248EDE4"/>
    <w:lvl w:ilvl="0" w:tplc="90E87C86">
      <w:start w:val="1"/>
      <w:numFmt w:val="bullet"/>
      <w:lvlText w:val=""/>
      <w:lvlJc w:val="left"/>
      <w:pPr>
        <w:ind w:left="777" w:hanging="360"/>
      </w:pPr>
      <w:rPr>
        <w:rFonts w:ascii="Symbol" w:hAnsi="Symbol" w:hint="default"/>
      </w:rPr>
    </w:lvl>
    <w:lvl w:ilvl="1" w:tplc="939AF884">
      <w:start w:val="1"/>
      <w:numFmt w:val="bullet"/>
      <w:lvlText w:val="o"/>
      <w:lvlJc w:val="left"/>
      <w:pPr>
        <w:ind w:left="1497" w:hanging="360"/>
      </w:pPr>
      <w:rPr>
        <w:rFonts w:ascii="Courier New" w:hAnsi="Courier New" w:cs="Courier New" w:hint="default"/>
      </w:rPr>
    </w:lvl>
    <w:lvl w:ilvl="2" w:tplc="800A6B52">
      <w:start w:val="1"/>
      <w:numFmt w:val="bullet"/>
      <w:lvlText w:val=""/>
      <w:lvlJc w:val="left"/>
      <w:pPr>
        <w:ind w:left="2217" w:hanging="360"/>
      </w:pPr>
      <w:rPr>
        <w:rFonts w:ascii="Wingdings" w:hAnsi="Wingdings" w:hint="default"/>
      </w:rPr>
    </w:lvl>
    <w:lvl w:ilvl="3" w:tplc="897CBA8C">
      <w:start w:val="1"/>
      <w:numFmt w:val="bullet"/>
      <w:lvlText w:val=""/>
      <w:lvlJc w:val="left"/>
      <w:pPr>
        <w:ind w:left="2937" w:hanging="360"/>
      </w:pPr>
      <w:rPr>
        <w:rFonts w:ascii="Symbol" w:hAnsi="Symbol" w:hint="default"/>
      </w:rPr>
    </w:lvl>
    <w:lvl w:ilvl="4" w:tplc="421EFDB0">
      <w:start w:val="1"/>
      <w:numFmt w:val="bullet"/>
      <w:lvlText w:val="o"/>
      <w:lvlJc w:val="left"/>
      <w:pPr>
        <w:ind w:left="3657" w:hanging="360"/>
      </w:pPr>
      <w:rPr>
        <w:rFonts w:ascii="Courier New" w:hAnsi="Courier New" w:cs="Courier New" w:hint="default"/>
      </w:rPr>
    </w:lvl>
    <w:lvl w:ilvl="5" w:tplc="EBD008DC">
      <w:start w:val="1"/>
      <w:numFmt w:val="bullet"/>
      <w:lvlText w:val=""/>
      <w:lvlJc w:val="left"/>
      <w:pPr>
        <w:ind w:left="4377" w:hanging="360"/>
      </w:pPr>
      <w:rPr>
        <w:rFonts w:ascii="Wingdings" w:hAnsi="Wingdings" w:hint="default"/>
      </w:rPr>
    </w:lvl>
    <w:lvl w:ilvl="6" w:tplc="429818E8">
      <w:start w:val="1"/>
      <w:numFmt w:val="bullet"/>
      <w:lvlText w:val=""/>
      <w:lvlJc w:val="left"/>
      <w:pPr>
        <w:ind w:left="5097" w:hanging="360"/>
      </w:pPr>
      <w:rPr>
        <w:rFonts w:ascii="Symbol" w:hAnsi="Symbol" w:hint="default"/>
      </w:rPr>
    </w:lvl>
    <w:lvl w:ilvl="7" w:tplc="C9B47A40">
      <w:start w:val="1"/>
      <w:numFmt w:val="bullet"/>
      <w:lvlText w:val="o"/>
      <w:lvlJc w:val="left"/>
      <w:pPr>
        <w:ind w:left="5817" w:hanging="360"/>
      </w:pPr>
      <w:rPr>
        <w:rFonts w:ascii="Courier New" w:hAnsi="Courier New" w:cs="Courier New" w:hint="default"/>
      </w:rPr>
    </w:lvl>
    <w:lvl w:ilvl="8" w:tplc="680AD90E">
      <w:start w:val="1"/>
      <w:numFmt w:val="bullet"/>
      <w:lvlText w:val=""/>
      <w:lvlJc w:val="left"/>
      <w:pPr>
        <w:ind w:left="6537" w:hanging="360"/>
      </w:pPr>
      <w:rPr>
        <w:rFonts w:ascii="Wingdings" w:hAnsi="Wingdings" w:hint="default"/>
      </w:rPr>
    </w:lvl>
  </w:abstractNum>
  <w:abstractNum w:abstractNumId="38" w15:restartNumberingAfterBreak="0">
    <w:nsid w:val="41EA725F"/>
    <w:multiLevelType w:val="multilevel"/>
    <w:tmpl w:val="C3F41428"/>
    <w:styleLink w:val="SDMPDDPoASectionList"/>
    <w:lvl w:ilvl="0">
      <w:start w:val="1"/>
      <w:numFmt w:val="upperLetter"/>
      <w:lvlText w:val="SECTION %1."/>
      <w:lvlJc w:val="left"/>
      <w:pPr>
        <w:ind w:left="2268" w:hanging="1559"/>
      </w:pPr>
      <w:rPr>
        <w:rFonts w:hint="default"/>
      </w:rPr>
    </w:lvl>
    <w:lvl w:ilvl="1">
      <w:start w:val="1"/>
      <w:numFmt w:val="decimal"/>
      <w:lvlText w:val="%1.%2."/>
      <w:lvlJc w:val="left"/>
      <w:pPr>
        <w:ind w:left="1474" w:hanging="765"/>
      </w:pPr>
      <w:rPr>
        <w:rFonts w:hint="default"/>
      </w:rPr>
    </w:lvl>
    <w:lvl w:ilvl="2">
      <w:start w:val="1"/>
      <w:numFmt w:val="decimal"/>
      <w:lvlText w:val="B.2.%3."/>
      <w:lvlJc w:val="left"/>
      <w:pPr>
        <w:ind w:left="1474"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426C6F8A"/>
    <w:multiLevelType w:val="multilevel"/>
    <w:tmpl w:val="D69CD96C"/>
    <w:lvl w:ilvl="0">
      <w:start w:val="2"/>
      <w:numFmt w:val="upperLetter"/>
      <w:lvlText w:val="SECTION %1."/>
      <w:lvlJc w:val="left"/>
      <w:pPr>
        <w:tabs>
          <w:tab w:val="num" w:pos="57"/>
        </w:tabs>
        <w:ind w:left="0" w:firstLine="0"/>
      </w:pPr>
      <w:rPr>
        <w:rFonts w:ascii="Verdana" w:hAnsi="Verdana" w:hint="default"/>
        <w:b w:val="0"/>
        <w:bCs w:val="0"/>
        <w:i w:val="0"/>
        <w:iCs w:val="0"/>
        <w:caps/>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652"/>
        </w:tabs>
        <w:ind w:left="426" w:firstLine="0"/>
      </w:pPr>
      <w:rPr>
        <w:rFonts w:hint="default"/>
        <w:b/>
        <w:sz w:val="22"/>
      </w:rPr>
    </w:lvl>
    <w:lvl w:ilvl="2">
      <w:start w:val="1"/>
      <w:numFmt w:val="decimal"/>
      <w:lvlText w:val="%1.%2.%3."/>
      <w:lvlJc w:val="left"/>
      <w:pPr>
        <w:ind w:left="284" w:firstLine="0"/>
      </w:pPr>
      <w:rPr>
        <w:rFonts w:hint="default"/>
        <w:b w:val="0"/>
        <w:u w:val="none"/>
      </w:rPr>
    </w:lvl>
    <w:lvl w:ilvl="3">
      <w:start w:val="1"/>
      <w:numFmt w:val="decimal"/>
      <w:lvlText w:val="%1.%2.%3.%4"/>
      <w:lvlJc w:val="left"/>
      <w:pPr>
        <w:ind w:left="-568" w:firstLine="0"/>
      </w:pPr>
      <w:rPr>
        <w:rFonts w:hint="default"/>
      </w:rPr>
    </w:lvl>
    <w:lvl w:ilvl="4">
      <w:start w:val="1"/>
      <w:numFmt w:val="decimal"/>
      <w:lvlText w:val="%1.%2.%3.%4.%5"/>
      <w:lvlJc w:val="left"/>
      <w:pPr>
        <w:tabs>
          <w:tab w:val="num" w:pos="-568"/>
        </w:tabs>
        <w:ind w:left="-568" w:firstLine="0"/>
      </w:pPr>
      <w:rPr>
        <w:rFonts w:hint="default"/>
      </w:rPr>
    </w:lvl>
    <w:lvl w:ilvl="5">
      <w:start w:val="1"/>
      <w:numFmt w:val="decimal"/>
      <w:lvlText w:val="%1.%2.%3.%4.%5.%6"/>
      <w:lvlJc w:val="left"/>
      <w:pPr>
        <w:tabs>
          <w:tab w:val="num" w:pos="-568"/>
        </w:tabs>
        <w:ind w:left="-568" w:firstLine="0"/>
      </w:pPr>
      <w:rPr>
        <w:rFonts w:hint="default"/>
      </w:rPr>
    </w:lvl>
    <w:lvl w:ilvl="6">
      <w:start w:val="1"/>
      <w:numFmt w:val="decimal"/>
      <w:lvlText w:val="%1.%2.%3.%4.%5.%6.%7"/>
      <w:lvlJc w:val="left"/>
      <w:pPr>
        <w:tabs>
          <w:tab w:val="num" w:pos="-568"/>
        </w:tabs>
        <w:ind w:left="-568" w:firstLine="0"/>
      </w:pPr>
      <w:rPr>
        <w:rFonts w:hint="default"/>
      </w:rPr>
    </w:lvl>
    <w:lvl w:ilvl="7">
      <w:start w:val="1"/>
      <w:numFmt w:val="decimal"/>
      <w:lvlText w:val="%1.%2.%3.%4.%5.%6.%7.%8"/>
      <w:lvlJc w:val="left"/>
      <w:pPr>
        <w:tabs>
          <w:tab w:val="num" w:pos="-568"/>
        </w:tabs>
        <w:ind w:left="1723" w:hanging="2291"/>
      </w:pPr>
      <w:rPr>
        <w:rFonts w:hint="default"/>
      </w:rPr>
    </w:lvl>
    <w:lvl w:ilvl="8">
      <w:start w:val="1"/>
      <w:numFmt w:val="decimal"/>
      <w:lvlText w:val="%1.%2.%3.%4.%5.%6.%7.%8.%9"/>
      <w:lvlJc w:val="left"/>
      <w:pPr>
        <w:tabs>
          <w:tab w:val="num" w:pos="-568"/>
        </w:tabs>
        <w:ind w:left="-568" w:firstLine="0"/>
      </w:pPr>
      <w:rPr>
        <w:rFonts w:hint="default"/>
      </w:rPr>
    </w:lvl>
  </w:abstractNum>
  <w:abstractNum w:abstractNumId="40" w15:restartNumberingAfterBreak="0">
    <w:nsid w:val="4B6D5BF4"/>
    <w:multiLevelType w:val="multilevel"/>
    <w:tmpl w:val="C8EC8FAC"/>
    <w:lvl w:ilvl="0">
      <w:start w:val="1"/>
      <w:numFmt w:val="upperLetter"/>
      <w:lvlText w:val="SECTION %1."/>
      <w:lvlJc w:val="left"/>
      <w:pPr>
        <w:tabs>
          <w:tab w:val="num" w:pos="2835"/>
        </w:tabs>
        <w:ind w:left="1729" w:hanging="1729"/>
      </w:pPr>
      <w:rPr>
        <w:rFonts w:asciiTheme="majorHAnsi" w:eastAsia="Times New Roman" w:hAnsiTheme="majorHAnsi" w:cs="Arial"/>
        <w:b w:val="0"/>
        <w:bCs w:val="0"/>
        <w:i w:val="0"/>
        <w:iCs w:val="0"/>
        <w:caps/>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09" w:hanging="709"/>
      </w:pPr>
      <w:rPr>
        <w:rFonts w:hint="default"/>
        <w:b/>
        <w:sz w:val="22"/>
      </w:rPr>
    </w:lvl>
    <w:lvl w:ilvl="2">
      <w:start w:val="1"/>
      <w:numFmt w:val="decimal"/>
      <w:lvlText w:val="%1.%2.%3."/>
      <w:lvlJc w:val="left"/>
      <w:pPr>
        <w:ind w:left="709" w:hanging="709"/>
      </w:pPr>
      <w:rPr>
        <w:rFonts w:hint="default"/>
        <w:b w:val="0"/>
        <w:u w:val="no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4BA3735B"/>
    <w:multiLevelType w:val="multilevel"/>
    <w:tmpl w:val="2E5020FE"/>
    <w:numStyleLink w:val="GS-Parapgraphsnumbered"/>
  </w:abstractNum>
  <w:abstractNum w:abstractNumId="42" w15:restartNumberingAfterBreak="0">
    <w:nsid w:val="4C2866F7"/>
    <w:multiLevelType w:val="multilevel"/>
    <w:tmpl w:val="0409001D"/>
    <w:styleLink w:val="Style5"/>
    <w:lvl w:ilvl="0">
      <w:start w:val="1"/>
      <w:numFmt w:val="decimal"/>
      <w:lvlText w:val="%1)"/>
      <w:lvlJc w:val="left"/>
      <w:pPr>
        <w:ind w:left="360" w:hanging="360"/>
      </w:pPr>
    </w:lvl>
    <w:lvl w:ilvl="1">
      <w:start w:val="2"/>
      <w:numFmt w:val="decimal"/>
      <w:lvlText w:val="%2)"/>
      <w:lvlJc w:val="left"/>
      <w:pPr>
        <w:ind w:left="720" w:hanging="360"/>
      </w:pPr>
      <w:rPr>
        <w:rFonts w:asciiTheme="majorHAnsi" w:hAnsiTheme="majorHAnsi"/>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4D3C31F0"/>
    <w:multiLevelType w:val="multilevel"/>
    <w:tmpl w:val="E0A49EBA"/>
    <w:lvl w:ilvl="0">
      <w:start w:val="2"/>
      <w:numFmt w:val="upperLetter"/>
      <w:lvlText w:val="SECTION %1."/>
      <w:lvlJc w:val="left"/>
      <w:pPr>
        <w:tabs>
          <w:tab w:val="num" w:pos="57"/>
        </w:tabs>
        <w:ind w:left="0" w:firstLine="0"/>
      </w:pPr>
      <w:rPr>
        <w:rFonts w:ascii="Verdana" w:hAnsi="Verdana" w:hint="default"/>
        <w:b w:val="0"/>
        <w:bCs w:val="0"/>
        <w:i w:val="0"/>
        <w:iCs w:val="0"/>
        <w:caps/>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226"/>
        </w:tabs>
        <w:ind w:left="0" w:firstLine="0"/>
      </w:pPr>
      <w:rPr>
        <w:rFonts w:hint="default"/>
        <w:b/>
        <w:sz w:val="22"/>
      </w:rPr>
    </w:lvl>
    <w:lvl w:ilvl="2">
      <w:start w:val="1"/>
      <w:numFmt w:val="decimal"/>
      <w:lvlText w:val="%1.%2.%3."/>
      <w:lvlJc w:val="left"/>
      <w:pPr>
        <w:ind w:left="284" w:firstLine="0"/>
      </w:pPr>
      <w:rPr>
        <w:rFonts w:hint="default"/>
        <w:b w:val="0"/>
        <w:u w:val="none"/>
      </w:rPr>
    </w:lvl>
    <w:lvl w:ilvl="3">
      <w:start w:val="1"/>
      <w:numFmt w:val="decimal"/>
      <w:lvlText w:val="%1.%2.%3.%4"/>
      <w:lvlJc w:val="left"/>
      <w:pPr>
        <w:ind w:left="-568" w:firstLine="0"/>
      </w:pPr>
      <w:rPr>
        <w:rFonts w:hint="default"/>
      </w:rPr>
    </w:lvl>
    <w:lvl w:ilvl="4">
      <w:start w:val="1"/>
      <w:numFmt w:val="decimal"/>
      <w:lvlText w:val="%1.%2.%3.%4.%5"/>
      <w:lvlJc w:val="left"/>
      <w:pPr>
        <w:tabs>
          <w:tab w:val="num" w:pos="-568"/>
        </w:tabs>
        <w:ind w:left="-568" w:firstLine="0"/>
      </w:pPr>
      <w:rPr>
        <w:rFonts w:hint="default"/>
      </w:rPr>
    </w:lvl>
    <w:lvl w:ilvl="5">
      <w:start w:val="1"/>
      <w:numFmt w:val="decimal"/>
      <w:lvlText w:val="%1.%2.%3.%4.%5.%6"/>
      <w:lvlJc w:val="left"/>
      <w:pPr>
        <w:tabs>
          <w:tab w:val="num" w:pos="-568"/>
        </w:tabs>
        <w:ind w:left="-568" w:firstLine="0"/>
      </w:pPr>
      <w:rPr>
        <w:rFonts w:hint="default"/>
      </w:rPr>
    </w:lvl>
    <w:lvl w:ilvl="6">
      <w:start w:val="1"/>
      <w:numFmt w:val="decimal"/>
      <w:lvlText w:val="%1.%2.%3.%4.%5.%6.%7"/>
      <w:lvlJc w:val="left"/>
      <w:pPr>
        <w:tabs>
          <w:tab w:val="num" w:pos="-568"/>
        </w:tabs>
        <w:ind w:left="-568" w:firstLine="0"/>
      </w:pPr>
      <w:rPr>
        <w:rFonts w:hint="default"/>
      </w:rPr>
    </w:lvl>
    <w:lvl w:ilvl="7">
      <w:start w:val="1"/>
      <w:numFmt w:val="decimal"/>
      <w:lvlText w:val="%1.%2.%3.%4.%5.%6.%7.%8"/>
      <w:lvlJc w:val="left"/>
      <w:pPr>
        <w:tabs>
          <w:tab w:val="num" w:pos="-568"/>
        </w:tabs>
        <w:ind w:left="1723" w:hanging="2291"/>
      </w:pPr>
      <w:rPr>
        <w:rFonts w:hint="default"/>
      </w:rPr>
    </w:lvl>
    <w:lvl w:ilvl="8">
      <w:start w:val="1"/>
      <w:numFmt w:val="decimal"/>
      <w:lvlText w:val="%1.%2.%3.%4.%5.%6.%7.%8.%9"/>
      <w:lvlJc w:val="left"/>
      <w:pPr>
        <w:tabs>
          <w:tab w:val="num" w:pos="-568"/>
        </w:tabs>
        <w:ind w:left="-568" w:firstLine="0"/>
      </w:pPr>
      <w:rPr>
        <w:rFonts w:hint="default"/>
      </w:rPr>
    </w:lvl>
  </w:abstractNum>
  <w:abstractNum w:abstractNumId="44" w15:restartNumberingAfterBreak="0">
    <w:nsid w:val="4E107447"/>
    <w:multiLevelType w:val="multilevel"/>
    <w:tmpl w:val="EA009368"/>
    <w:styleLink w:val="Style2"/>
    <w:lvl w:ilvl="0">
      <w:start w:val="1"/>
      <w:numFmt w:val="upperLetter"/>
      <w:lvlText w:val="SECTION %1."/>
      <w:lvlJc w:val="left"/>
      <w:pPr>
        <w:tabs>
          <w:tab w:val="num" w:pos="57"/>
        </w:tabs>
        <w:ind w:left="0" w:firstLine="0"/>
      </w:pPr>
      <w:rPr>
        <w:rFonts w:ascii="Verdana" w:hAnsi="Verdana" w:hint="default"/>
        <w:b w:val="0"/>
        <w:bCs w:val="0"/>
        <w:i w:val="0"/>
        <w:iCs w:val="0"/>
        <w:caps/>
        <w:smallCaps w:val="0"/>
        <w:strike w:val="0"/>
        <w:dstrike w:val="0"/>
        <w:noProof w:val="0"/>
        <w:vanish w:val="0"/>
        <w:color w:val="000000"/>
        <w:spacing w:val="0"/>
        <w:kern w:val="0"/>
        <w:position w:val="0"/>
        <w:sz w:val="22"/>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226"/>
        </w:tabs>
        <w:ind w:left="0" w:firstLine="0"/>
      </w:pPr>
      <w:rPr>
        <w:rFonts w:hint="default"/>
      </w:rPr>
    </w:lvl>
    <w:lvl w:ilvl="2">
      <w:start w:val="1"/>
      <w:numFmt w:val="decimal"/>
      <w:lvlText w:val="%1.%2.%3."/>
      <w:lvlJc w:val="left"/>
      <w:pPr>
        <w:ind w:left="284" w:firstLine="0"/>
      </w:pPr>
      <w:rPr>
        <w:rFonts w:hint="default"/>
        <w:u w:val="none"/>
      </w:rPr>
    </w:lvl>
    <w:lvl w:ilvl="3">
      <w:start w:val="1"/>
      <w:numFmt w:val="decimal"/>
      <w:lvlText w:val="%1.%2.%3.%4"/>
      <w:lvlJc w:val="left"/>
      <w:pPr>
        <w:ind w:left="-568" w:firstLine="0"/>
      </w:pPr>
      <w:rPr>
        <w:rFonts w:hint="default"/>
      </w:rPr>
    </w:lvl>
    <w:lvl w:ilvl="4">
      <w:start w:val="1"/>
      <w:numFmt w:val="decimal"/>
      <w:lvlText w:val="%1.%2.%3.%4.%5"/>
      <w:lvlJc w:val="left"/>
      <w:pPr>
        <w:tabs>
          <w:tab w:val="num" w:pos="-568"/>
        </w:tabs>
        <w:ind w:left="-568" w:firstLine="0"/>
      </w:pPr>
      <w:rPr>
        <w:rFonts w:hint="default"/>
      </w:rPr>
    </w:lvl>
    <w:lvl w:ilvl="5">
      <w:start w:val="1"/>
      <w:numFmt w:val="decimal"/>
      <w:lvlText w:val="%1.%2.%3.%4.%5.%6"/>
      <w:lvlJc w:val="left"/>
      <w:pPr>
        <w:tabs>
          <w:tab w:val="num" w:pos="-568"/>
        </w:tabs>
        <w:ind w:left="-568" w:firstLine="0"/>
      </w:pPr>
      <w:rPr>
        <w:rFonts w:hint="default"/>
      </w:rPr>
    </w:lvl>
    <w:lvl w:ilvl="6">
      <w:start w:val="1"/>
      <w:numFmt w:val="decimal"/>
      <w:lvlText w:val="%1.%2.%3.%4.%5.%6.%7"/>
      <w:lvlJc w:val="left"/>
      <w:pPr>
        <w:tabs>
          <w:tab w:val="num" w:pos="-568"/>
        </w:tabs>
        <w:ind w:left="-568" w:firstLine="0"/>
      </w:pPr>
      <w:rPr>
        <w:rFonts w:hint="default"/>
      </w:rPr>
    </w:lvl>
    <w:lvl w:ilvl="7">
      <w:start w:val="1"/>
      <w:numFmt w:val="decimal"/>
      <w:lvlText w:val="%1.%2.%3.%4.%5.%6.%7.%8"/>
      <w:lvlJc w:val="left"/>
      <w:pPr>
        <w:tabs>
          <w:tab w:val="num" w:pos="-568"/>
        </w:tabs>
        <w:ind w:left="1723" w:hanging="2291"/>
      </w:pPr>
      <w:rPr>
        <w:rFonts w:hint="default"/>
      </w:rPr>
    </w:lvl>
    <w:lvl w:ilvl="8">
      <w:start w:val="1"/>
      <w:numFmt w:val="decimal"/>
      <w:lvlText w:val="%1.%2.%3.%4.%5.%6.%7.%8.%9"/>
      <w:lvlJc w:val="left"/>
      <w:pPr>
        <w:tabs>
          <w:tab w:val="num" w:pos="-568"/>
        </w:tabs>
        <w:ind w:left="-568" w:firstLine="0"/>
      </w:pPr>
      <w:rPr>
        <w:rFonts w:hint="default"/>
      </w:rPr>
    </w:lvl>
  </w:abstractNum>
  <w:abstractNum w:abstractNumId="45" w15:restartNumberingAfterBreak="0">
    <w:nsid w:val="53942E59"/>
    <w:multiLevelType w:val="hybridMultilevel"/>
    <w:tmpl w:val="9D9CFE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9746E5C"/>
    <w:multiLevelType w:val="hybridMultilevel"/>
    <w:tmpl w:val="1DB281A8"/>
    <w:lvl w:ilvl="0" w:tplc="30FC79E2">
      <w:start w:val="1"/>
      <w:numFmt w:val="bullet"/>
      <w:lvlText w:val=""/>
      <w:lvlJc w:val="left"/>
      <w:pPr>
        <w:ind w:left="1089" w:hanging="360"/>
      </w:pPr>
      <w:rPr>
        <w:rFonts w:ascii="Symbol" w:hAnsi="Symbol" w:hint="default"/>
      </w:rPr>
    </w:lvl>
    <w:lvl w:ilvl="1" w:tplc="61406B4E">
      <w:start w:val="1"/>
      <w:numFmt w:val="bullet"/>
      <w:lvlText w:val="o"/>
      <w:lvlJc w:val="left"/>
      <w:pPr>
        <w:ind w:left="1809" w:hanging="360"/>
      </w:pPr>
      <w:rPr>
        <w:rFonts w:ascii="Courier New" w:hAnsi="Courier New" w:cs="Courier New" w:hint="default"/>
      </w:rPr>
    </w:lvl>
    <w:lvl w:ilvl="2" w:tplc="2C3432A2">
      <w:start w:val="1"/>
      <w:numFmt w:val="bullet"/>
      <w:lvlText w:val=""/>
      <w:lvlJc w:val="left"/>
      <w:pPr>
        <w:ind w:left="2529" w:hanging="360"/>
      </w:pPr>
      <w:rPr>
        <w:rFonts w:ascii="Wingdings" w:hAnsi="Wingdings" w:hint="default"/>
      </w:rPr>
    </w:lvl>
    <w:lvl w:ilvl="3" w:tplc="BD1A1F20">
      <w:start w:val="1"/>
      <w:numFmt w:val="bullet"/>
      <w:lvlText w:val=""/>
      <w:lvlJc w:val="left"/>
      <w:pPr>
        <w:ind w:left="3249" w:hanging="360"/>
      </w:pPr>
      <w:rPr>
        <w:rFonts w:ascii="Symbol" w:hAnsi="Symbol" w:hint="default"/>
      </w:rPr>
    </w:lvl>
    <w:lvl w:ilvl="4" w:tplc="7E888D48">
      <w:start w:val="1"/>
      <w:numFmt w:val="bullet"/>
      <w:lvlText w:val="o"/>
      <w:lvlJc w:val="left"/>
      <w:pPr>
        <w:ind w:left="3969" w:hanging="360"/>
      </w:pPr>
      <w:rPr>
        <w:rFonts w:ascii="Courier New" w:hAnsi="Courier New" w:cs="Courier New" w:hint="default"/>
      </w:rPr>
    </w:lvl>
    <w:lvl w:ilvl="5" w:tplc="87CC03E6">
      <w:start w:val="1"/>
      <w:numFmt w:val="bullet"/>
      <w:lvlText w:val=""/>
      <w:lvlJc w:val="left"/>
      <w:pPr>
        <w:ind w:left="4689" w:hanging="360"/>
      </w:pPr>
      <w:rPr>
        <w:rFonts w:ascii="Wingdings" w:hAnsi="Wingdings" w:hint="default"/>
      </w:rPr>
    </w:lvl>
    <w:lvl w:ilvl="6" w:tplc="0E6EF248">
      <w:start w:val="1"/>
      <w:numFmt w:val="bullet"/>
      <w:lvlText w:val=""/>
      <w:lvlJc w:val="left"/>
      <w:pPr>
        <w:ind w:left="5409" w:hanging="360"/>
      </w:pPr>
      <w:rPr>
        <w:rFonts w:ascii="Symbol" w:hAnsi="Symbol" w:hint="default"/>
      </w:rPr>
    </w:lvl>
    <w:lvl w:ilvl="7" w:tplc="6DC48B8E">
      <w:start w:val="1"/>
      <w:numFmt w:val="bullet"/>
      <w:lvlText w:val="o"/>
      <w:lvlJc w:val="left"/>
      <w:pPr>
        <w:ind w:left="6129" w:hanging="360"/>
      </w:pPr>
      <w:rPr>
        <w:rFonts w:ascii="Courier New" w:hAnsi="Courier New" w:cs="Courier New" w:hint="default"/>
      </w:rPr>
    </w:lvl>
    <w:lvl w:ilvl="8" w:tplc="6DFA72BE">
      <w:start w:val="1"/>
      <w:numFmt w:val="bullet"/>
      <w:lvlText w:val=""/>
      <w:lvlJc w:val="left"/>
      <w:pPr>
        <w:ind w:left="6849" w:hanging="360"/>
      </w:pPr>
      <w:rPr>
        <w:rFonts w:ascii="Wingdings" w:hAnsi="Wingdings" w:hint="default"/>
      </w:rPr>
    </w:lvl>
  </w:abstractNum>
  <w:abstractNum w:abstractNumId="47" w15:restartNumberingAfterBreak="0">
    <w:nsid w:val="6A0A5A4E"/>
    <w:multiLevelType w:val="hybridMultilevel"/>
    <w:tmpl w:val="6BC60D58"/>
    <w:lvl w:ilvl="0" w:tplc="056ECCCC">
      <w:start w:val="2"/>
      <w:numFmt w:val="bullet"/>
      <w:lvlText w:val="-"/>
      <w:lvlJc w:val="left"/>
      <w:pPr>
        <w:ind w:left="720" w:hanging="360"/>
      </w:pPr>
      <w:rPr>
        <w:rFonts w:ascii="Arial" w:eastAsia="Times New Roman"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700A7504"/>
    <w:multiLevelType w:val="hybridMultilevel"/>
    <w:tmpl w:val="F6E6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453C36"/>
    <w:multiLevelType w:val="hybridMultilevel"/>
    <w:tmpl w:val="3ED04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8D61A8"/>
    <w:multiLevelType w:val="multilevel"/>
    <w:tmpl w:val="AEA6BDB0"/>
    <w:lvl w:ilvl="0">
      <w:start w:val="1"/>
      <w:numFmt w:val="upperRoman"/>
      <w:pStyle w:val="PartTitleBox"/>
      <w:suff w:val="space"/>
      <w:lvlText w:val="PART %1. "/>
      <w:lvlJc w:val="left"/>
      <w:pPr>
        <w:ind w:left="0" w:firstLine="0"/>
      </w:pPr>
      <w:rPr>
        <w:rFonts w:hint="default"/>
      </w:rPr>
    </w:lvl>
    <w:lvl w:ilvl="1">
      <w:start w:val="1"/>
      <w:numFmt w:val="upperLetter"/>
      <w:pStyle w:val="RegSectionLevel1"/>
      <w:suff w:val="space"/>
      <w:lvlText w:val="SECTION %2."/>
      <w:lvlJc w:val="left"/>
      <w:pPr>
        <w:ind w:left="0" w:firstLine="0"/>
      </w:pPr>
      <w:rPr>
        <w:rFonts w:hint="default"/>
      </w:rPr>
    </w:lvl>
    <w:lvl w:ilvl="2">
      <w:start w:val="1"/>
      <w:numFmt w:val="decimal"/>
      <w:suff w:val="space"/>
      <w:lvlText w:val="%2.%3."/>
      <w:lvlJc w:val="left"/>
      <w:pPr>
        <w:ind w:left="0" w:firstLine="0"/>
      </w:pPr>
      <w:rPr>
        <w:rFonts w:hint="default"/>
        <w:i w:val="0"/>
      </w:rPr>
    </w:lvl>
    <w:lvl w:ilvl="3">
      <w:start w:val="1"/>
      <w:numFmt w:val="decimal"/>
      <w:pStyle w:val="RegSectionLevel3"/>
      <w:suff w:val="space"/>
      <w:lvlText w:val="%2.%3.%4."/>
      <w:lvlJc w:val="left"/>
      <w:pPr>
        <w:ind w:left="0" w:firstLine="0"/>
      </w:pPr>
      <w:rPr>
        <w:rFonts w:hint="default"/>
      </w:rPr>
    </w:lvl>
    <w:lvl w:ilvl="4">
      <w:start w:val="1"/>
      <w:numFmt w:val="decimal"/>
      <w:pStyle w:val="RegSectionLevel4"/>
      <w:suff w:val="space"/>
      <w:lvlText w:val="%2.%3.%4.%5."/>
      <w:lvlJc w:val="left"/>
      <w:pPr>
        <w:ind w:left="0" w:firstLine="0"/>
      </w:pPr>
      <w:rPr>
        <w:rFonts w:hint="default"/>
      </w:rPr>
    </w:lvl>
    <w:lvl w:ilvl="5">
      <w:start w:val="1"/>
      <w:numFmt w:val="decimal"/>
      <w:pStyle w:val="RegSectionLevel5"/>
      <w:suff w:val="space"/>
      <w:lvlText w:val="%2.%3.%4.%5.%6."/>
      <w:lvlJc w:val="left"/>
      <w:pPr>
        <w:ind w:left="0" w:firstLine="0"/>
      </w:pPr>
      <w:rPr>
        <w:rFonts w:hint="default"/>
      </w:rPr>
    </w:lvl>
    <w:lvl w:ilvl="6">
      <w:start w:val="1"/>
      <w:numFmt w:val="decimal"/>
      <w:pStyle w:val="RegSectionLevel6"/>
      <w:suff w:val="space"/>
      <w:lvlText w:val="%2.%3.%4.%5.%6.%7."/>
      <w:lvlJc w:val="left"/>
      <w:pPr>
        <w:ind w:left="1296" w:hanging="1296"/>
      </w:pPr>
      <w:rPr>
        <w:rFonts w:hint="default"/>
      </w:rPr>
    </w:lvl>
    <w:lvl w:ilvl="7">
      <w:start w:val="1"/>
      <w:numFmt w:val="decimal"/>
      <w:pStyle w:val="RegSectionLevel7"/>
      <w:suff w:val="space"/>
      <w:lvlText w:val="%2.%3.%4.%5.%6.%7.%8."/>
      <w:lvlJc w:val="left"/>
      <w:pPr>
        <w:ind w:left="0" w:firstLine="0"/>
      </w:pPr>
      <w:rPr>
        <w:rFonts w:hint="default"/>
      </w:rPr>
    </w:lvl>
    <w:lvl w:ilvl="8">
      <w:start w:val="1"/>
      <w:numFmt w:val="decimal"/>
      <w:pStyle w:val="RegSectionLevel8"/>
      <w:suff w:val="space"/>
      <w:lvlText w:val="%2.%3.%4.%5.%6.%7.%8.%9."/>
      <w:lvlJc w:val="left"/>
      <w:pPr>
        <w:ind w:left="0" w:firstLine="0"/>
      </w:pPr>
      <w:rPr>
        <w:rFonts w:hint="default"/>
      </w:rPr>
    </w:lvl>
  </w:abstractNum>
  <w:abstractNum w:abstractNumId="51" w15:restartNumberingAfterBreak="0">
    <w:nsid w:val="7F39039F"/>
    <w:multiLevelType w:val="multilevel"/>
    <w:tmpl w:val="0409001D"/>
    <w:styleLink w:val="Style4"/>
    <w:lvl w:ilvl="0">
      <w:start w:val="1"/>
      <w:numFmt w:val="decimal"/>
      <w:lvlText w:val="%1)"/>
      <w:lvlJc w:val="left"/>
      <w:pPr>
        <w:ind w:left="360" w:hanging="360"/>
      </w:pPr>
    </w:lvl>
    <w:lvl w:ilvl="1">
      <w:start w:val="1"/>
      <w:numFmt w:val="none"/>
      <w:lvlText w:val="%2)"/>
      <w:lvlJc w:val="left"/>
      <w:pPr>
        <w:ind w:left="720" w:hanging="360"/>
      </w:pPr>
      <w:rPr>
        <w:rFonts w:asciiTheme="majorHAnsi" w:hAnsiTheme="majorHAnsi"/>
        <w:b/>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6"/>
  </w:num>
  <w:num w:numId="12">
    <w:abstractNumId w:val="14"/>
  </w:num>
  <w:num w:numId="13">
    <w:abstractNumId w:val="23"/>
  </w:num>
  <w:num w:numId="14">
    <w:abstractNumId w:val="20"/>
  </w:num>
  <w:num w:numId="15">
    <w:abstractNumId w:val="41"/>
  </w:num>
  <w:num w:numId="16">
    <w:abstractNumId w:val="16"/>
  </w:num>
  <w:num w:numId="17">
    <w:abstractNumId w:val="13"/>
  </w:num>
  <w:num w:numId="18">
    <w:abstractNumId w:val="15"/>
  </w:num>
  <w:num w:numId="19">
    <w:abstractNumId w:val="38"/>
  </w:num>
  <w:num w:numId="20">
    <w:abstractNumId w:val="50"/>
  </w:num>
  <w:num w:numId="21">
    <w:abstractNumId w:val="18"/>
  </w:num>
  <w:num w:numId="22">
    <w:abstractNumId w:val="19"/>
  </w:num>
  <w:num w:numId="23">
    <w:abstractNumId w:val="27"/>
  </w:num>
  <w:num w:numId="24">
    <w:abstractNumId w:val="46"/>
  </w:num>
  <w:num w:numId="25">
    <w:abstractNumId w:val="26"/>
  </w:num>
  <w:num w:numId="26">
    <w:abstractNumId w:val="37"/>
  </w:num>
  <w:num w:numId="27">
    <w:abstractNumId w:val="12"/>
  </w:num>
  <w:num w:numId="28">
    <w:abstractNumId w:val="33"/>
  </w:num>
  <w:num w:numId="29">
    <w:abstractNumId w:val="22"/>
  </w:num>
  <w:num w:numId="30">
    <w:abstractNumId w:val="28"/>
    <w:lvlOverride w:ilvl="0">
      <w:lvl w:ilvl="0">
        <w:start w:val="1"/>
        <w:numFmt w:val="decimal"/>
        <w:pStyle w:val="SDMAppTitle"/>
        <w:lvlText w:val="Appendix %1."/>
        <w:lvlJc w:val="left"/>
        <w:pPr>
          <w:ind w:left="2126" w:hanging="2126"/>
        </w:pPr>
        <w:rPr>
          <w:rFonts w:hint="default"/>
        </w:rPr>
      </w:lvl>
    </w:lvlOverride>
  </w:num>
  <w:num w:numId="31">
    <w:abstractNumId w:val="32"/>
  </w:num>
  <w:num w:numId="32">
    <w:abstractNumId w:val="44"/>
  </w:num>
  <w:num w:numId="33">
    <w:abstractNumId w:val="35"/>
  </w:num>
  <w:num w:numId="34">
    <w:abstractNumId w:val="11"/>
  </w:num>
  <w:num w:numId="35">
    <w:abstractNumId w:val="51"/>
  </w:num>
  <w:num w:numId="36">
    <w:abstractNumId w:val="42"/>
  </w:num>
  <w:num w:numId="37">
    <w:abstractNumId w:val="24"/>
  </w:num>
  <w:num w:numId="38">
    <w:abstractNumId w:val="34"/>
  </w:num>
  <w:num w:numId="39">
    <w:abstractNumId w:val="31"/>
  </w:num>
  <w:num w:numId="40">
    <w:abstractNumId w:val="39"/>
  </w:num>
  <w:num w:numId="41">
    <w:abstractNumId w:val="10"/>
  </w:num>
  <w:num w:numId="42">
    <w:abstractNumId w:val="43"/>
  </w:num>
  <w:num w:numId="43">
    <w:abstractNumId w:val="40"/>
  </w:num>
  <w:num w:numId="44">
    <w:abstractNumId w:val="25"/>
  </w:num>
  <w:num w:numId="45">
    <w:abstractNumId w:val="48"/>
  </w:num>
  <w:num w:numId="46">
    <w:abstractNumId w:val="30"/>
  </w:num>
  <w:num w:numId="47">
    <w:abstractNumId w:val="17"/>
  </w:num>
  <w:num w:numId="48">
    <w:abstractNumId w:val="49"/>
  </w:num>
  <w:num w:numId="49">
    <w:abstractNumId w:val="29"/>
  </w:num>
  <w:num w:numId="50">
    <w:abstractNumId w:val="45"/>
  </w:num>
  <w:num w:numId="51">
    <w:abstractNumId w:val="47"/>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4A4"/>
    <w:rsid w:val="000026C5"/>
    <w:rsid w:val="00003D6F"/>
    <w:rsid w:val="00004020"/>
    <w:rsid w:val="0000535E"/>
    <w:rsid w:val="00006426"/>
    <w:rsid w:val="000075AF"/>
    <w:rsid w:val="0000785C"/>
    <w:rsid w:val="000129D9"/>
    <w:rsid w:val="00012CE1"/>
    <w:rsid w:val="000155F7"/>
    <w:rsid w:val="000168CA"/>
    <w:rsid w:val="0002272D"/>
    <w:rsid w:val="00023280"/>
    <w:rsid w:val="0002378C"/>
    <w:rsid w:val="00024265"/>
    <w:rsid w:val="000247F2"/>
    <w:rsid w:val="000274C3"/>
    <w:rsid w:val="00030446"/>
    <w:rsid w:val="00030A48"/>
    <w:rsid w:val="00031E9E"/>
    <w:rsid w:val="000329F5"/>
    <w:rsid w:val="000329FF"/>
    <w:rsid w:val="0003304E"/>
    <w:rsid w:val="000333C7"/>
    <w:rsid w:val="00034763"/>
    <w:rsid w:val="00035200"/>
    <w:rsid w:val="000359F4"/>
    <w:rsid w:val="00041155"/>
    <w:rsid w:val="0004232A"/>
    <w:rsid w:val="00044765"/>
    <w:rsid w:val="00050063"/>
    <w:rsid w:val="000522F0"/>
    <w:rsid w:val="00057DF5"/>
    <w:rsid w:val="00061496"/>
    <w:rsid w:val="0006396B"/>
    <w:rsid w:val="00063EB5"/>
    <w:rsid w:val="00067F82"/>
    <w:rsid w:val="00077050"/>
    <w:rsid w:val="00077911"/>
    <w:rsid w:val="00077AE3"/>
    <w:rsid w:val="000810C1"/>
    <w:rsid w:val="000814FF"/>
    <w:rsid w:val="00084B59"/>
    <w:rsid w:val="00085A7B"/>
    <w:rsid w:val="00086A86"/>
    <w:rsid w:val="00086FA5"/>
    <w:rsid w:val="0008704D"/>
    <w:rsid w:val="00087119"/>
    <w:rsid w:val="00091164"/>
    <w:rsid w:val="0009334B"/>
    <w:rsid w:val="000A0DC9"/>
    <w:rsid w:val="000A35C3"/>
    <w:rsid w:val="000A4875"/>
    <w:rsid w:val="000A559E"/>
    <w:rsid w:val="000A7CDC"/>
    <w:rsid w:val="000B0597"/>
    <w:rsid w:val="000B6474"/>
    <w:rsid w:val="000B7DA5"/>
    <w:rsid w:val="000D0349"/>
    <w:rsid w:val="000D226C"/>
    <w:rsid w:val="000D2465"/>
    <w:rsid w:val="000D550A"/>
    <w:rsid w:val="000D6E99"/>
    <w:rsid w:val="000D7884"/>
    <w:rsid w:val="000D7EE9"/>
    <w:rsid w:val="000E6BC0"/>
    <w:rsid w:val="000F0880"/>
    <w:rsid w:val="000F56FF"/>
    <w:rsid w:val="000F7734"/>
    <w:rsid w:val="00105468"/>
    <w:rsid w:val="00106611"/>
    <w:rsid w:val="00106699"/>
    <w:rsid w:val="00110538"/>
    <w:rsid w:val="0011292F"/>
    <w:rsid w:val="00112BD5"/>
    <w:rsid w:val="00115B99"/>
    <w:rsid w:val="00115C3F"/>
    <w:rsid w:val="00116173"/>
    <w:rsid w:val="00125CC6"/>
    <w:rsid w:val="00131756"/>
    <w:rsid w:val="00136535"/>
    <w:rsid w:val="001421D5"/>
    <w:rsid w:val="00143F31"/>
    <w:rsid w:val="0014501D"/>
    <w:rsid w:val="00147188"/>
    <w:rsid w:val="00151CC2"/>
    <w:rsid w:val="0015352B"/>
    <w:rsid w:val="00155941"/>
    <w:rsid w:val="001561C6"/>
    <w:rsid w:val="00161393"/>
    <w:rsid w:val="001619E8"/>
    <w:rsid w:val="00161E2F"/>
    <w:rsid w:val="00162234"/>
    <w:rsid w:val="001660DA"/>
    <w:rsid w:val="001663D9"/>
    <w:rsid w:val="00171813"/>
    <w:rsid w:val="001719B9"/>
    <w:rsid w:val="00171A41"/>
    <w:rsid w:val="00172D82"/>
    <w:rsid w:val="0017623D"/>
    <w:rsid w:val="001769F0"/>
    <w:rsid w:val="00176B19"/>
    <w:rsid w:val="00177325"/>
    <w:rsid w:val="00180ABC"/>
    <w:rsid w:val="00180D81"/>
    <w:rsid w:val="0018772E"/>
    <w:rsid w:val="00187D08"/>
    <w:rsid w:val="00190833"/>
    <w:rsid w:val="001912A7"/>
    <w:rsid w:val="00194BC2"/>
    <w:rsid w:val="00195ABB"/>
    <w:rsid w:val="00196714"/>
    <w:rsid w:val="00196D79"/>
    <w:rsid w:val="0019700D"/>
    <w:rsid w:val="0019737A"/>
    <w:rsid w:val="001A2B4F"/>
    <w:rsid w:val="001A2D28"/>
    <w:rsid w:val="001A4056"/>
    <w:rsid w:val="001A689F"/>
    <w:rsid w:val="001B1059"/>
    <w:rsid w:val="001B1385"/>
    <w:rsid w:val="001B2CC4"/>
    <w:rsid w:val="001B309B"/>
    <w:rsid w:val="001B467E"/>
    <w:rsid w:val="001B6C35"/>
    <w:rsid w:val="001D2EDD"/>
    <w:rsid w:val="001D53A3"/>
    <w:rsid w:val="001E1BC3"/>
    <w:rsid w:val="001E5F72"/>
    <w:rsid w:val="001E6A43"/>
    <w:rsid w:val="001E7328"/>
    <w:rsid w:val="001F37A4"/>
    <w:rsid w:val="001F6981"/>
    <w:rsid w:val="00200055"/>
    <w:rsid w:val="002035F7"/>
    <w:rsid w:val="00207CC8"/>
    <w:rsid w:val="0021113C"/>
    <w:rsid w:val="00215AC7"/>
    <w:rsid w:val="002204DA"/>
    <w:rsid w:val="00225270"/>
    <w:rsid w:val="002273E7"/>
    <w:rsid w:val="00230562"/>
    <w:rsid w:val="00232015"/>
    <w:rsid w:val="002325CB"/>
    <w:rsid w:val="0023634A"/>
    <w:rsid w:val="00242095"/>
    <w:rsid w:val="00242B17"/>
    <w:rsid w:val="00252EB9"/>
    <w:rsid w:val="00254292"/>
    <w:rsid w:val="0025433D"/>
    <w:rsid w:val="002543F1"/>
    <w:rsid w:val="0025490F"/>
    <w:rsid w:val="0025499D"/>
    <w:rsid w:val="00254AEF"/>
    <w:rsid w:val="00254C62"/>
    <w:rsid w:val="00255D8C"/>
    <w:rsid w:val="00255E44"/>
    <w:rsid w:val="00255F75"/>
    <w:rsid w:val="002562D0"/>
    <w:rsid w:val="00256315"/>
    <w:rsid w:val="00257979"/>
    <w:rsid w:val="00260FBA"/>
    <w:rsid w:val="002615B6"/>
    <w:rsid w:val="0026162E"/>
    <w:rsid w:val="00265142"/>
    <w:rsid w:val="002654E4"/>
    <w:rsid w:val="00272BB2"/>
    <w:rsid w:val="00272CEE"/>
    <w:rsid w:val="00273075"/>
    <w:rsid w:val="00273BC2"/>
    <w:rsid w:val="00273D14"/>
    <w:rsid w:val="00277899"/>
    <w:rsid w:val="00280D3F"/>
    <w:rsid w:val="00285911"/>
    <w:rsid w:val="00292F78"/>
    <w:rsid w:val="00295370"/>
    <w:rsid w:val="0029674D"/>
    <w:rsid w:val="00296DC5"/>
    <w:rsid w:val="002A0F33"/>
    <w:rsid w:val="002A12D5"/>
    <w:rsid w:val="002A16E8"/>
    <w:rsid w:val="002A44F4"/>
    <w:rsid w:val="002A5BC3"/>
    <w:rsid w:val="002A765A"/>
    <w:rsid w:val="002B08F1"/>
    <w:rsid w:val="002B203E"/>
    <w:rsid w:val="002B3A37"/>
    <w:rsid w:val="002B4300"/>
    <w:rsid w:val="002B50AD"/>
    <w:rsid w:val="002B6B13"/>
    <w:rsid w:val="002C0D17"/>
    <w:rsid w:val="002C1CFE"/>
    <w:rsid w:val="002C39B0"/>
    <w:rsid w:val="002C4D1A"/>
    <w:rsid w:val="002C4F1F"/>
    <w:rsid w:val="002D3696"/>
    <w:rsid w:val="002D49B8"/>
    <w:rsid w:val="002D4C81"/>
    <w:rsid w:val="002D6690"/>
    <w:rsid w:val="002E01F7"/>
    <w:rsid w:val="002E0321"/>
    <w:rsid w:val="002E14BB"/>
    <w:rsid w:val="002E5A40"/>
    <w:rsid w:val="002E5DB5"/>
    <w:rsid w:val="002E6553"/>
    <w:rsid w:val="002F1556"/>
    <w:rsid w:val="002F3F74"/>
    <w:rsid w:val="002F4151"/>
    <w:rsid w:val="003003E1"/>
    <w:rsid w:val="003033AA"/>
    <w:rsid w:val="00303D6E"/>
    <w:rsid w:val="00305A97"/>
    <w:rsid w:val="00306135"/>
    <w:rsid w:val="00306F75"/>
    <w:rsid w:val="003122C5"/>
    <w:rsid w:val="00313247"/>
    <w:rsid w:val="00315108"/>
    <w:rsid w:val="003152CE"/>
    <w:rsid w:val="00322983"/>
    <w:rsid w:val="00323119"/>
    <w:rsid w:val="003250CD"/>
    <w:rsid w:val="00327851"/>
    <w:rsid w:val="00331D06"/>
    <w:rsid w:val="00341C1C"/>
    <w:rsid w:val="0034270A"/>
    <w:rsid w:val="00342EF0"/>
    <w:rsid w:val="00344999"/>
    <w:rsid w:val="003457C2"/>
    <w:rsid w:val="0034581C"/>
    <w:rsid w:val="003465C2"/>
    <w:rsid w:val="00346792"/>
    <w:rsid w:val="00350D03"/>
    <w:rsid w:val="00350F19"/>
    <w:rsid w:val="003521EB"/>
    <w:rsid w:val="00353B70"/>
    <w:rsid w:val="00354BD9"/>
    <w:rsid w:val="00355212"/>
    <w:rsid w:val="00357091"/>
    <w:rsid w:val="00357A49"/>
    <w:rsid w:val="00367DCF"/>
    <w:rsid w:val="00371AAD"/>
    <w:rsid w:val="00375697"/>
    <w:rsid w:val="003762B2"/>
    <w:rsid w:val="00376831"/>
    <w:rsid w:val="003779D1"/>
    <w:rsid w:val="00381555"/>
    <w:rsid w:val="003842BC"/>
    <w:rsid w:val="00384F08"/>
    <w:rsid w:val="003905E0"/>
    <w:rsid w:val="00390A80"/>
    <w:rsid w:val="00394A4D"/>
    <w:rsid w:val="00395992"/>
    <w:rsid w:val="00396ACE"/>
    <w:rsid w:val="003A2E95"/>
    <w:rsid w:val="003A3CF3"/>
    <w:rsid w:val="003A5D22"/>
    <w:rsid w:val="003A7216"/>
    <w:rsid w:val="003B02ED"/>
    <w:rsid w:val="003B1021"/>
    <w:rsid w:val="003B26D7"/>
    <w:rsid w:val="003B3720"/>
    <w:rsid w:val="003B50C5"/>
    <w:rsid w:val="003C2C27"/>
    <w:rsid w:val="003C5387"/>
    <w:rsid w:val="003C74B1"/>
    <w:rsid w:val="003D19AD"/>
    <w:rsid w:val="003D24EC"/>
    <w:rsid w:val="003D37DD"/>
    <w:rsid w:val="003D4051"/>
    <w:rsid w:val="003D78AB"/>
    <w:rsid w:val="003D7C4A"/>
    <w:rsid w:val="003D7EB7"/>
    <w:rsid w:val="003E1832"/>
    <w:rsid w:val="003E1EF0"/>
    <w:rsid w:val="003E2308"/>
    <w:rsid w:val="003E2E50"/>
    <w:rsid w:val="003E4D37"/>
    <w:rsid w:val="003E5541"/>
    <w:rsid w:val="003E6DCA"/>
    <w:rsid w:val="003E6F11"/>
    <w:rsid w:val="003F167D"/>
    <w:rsid w:val="003F2ECB"/>
    <w:rsid w:val="003F35B4"/>
    <w:rsid w:val="003F4502"/>
    <w:rsid w:val="003F50FE"/>
    <w:rsid w:val="003F54D2"/>
    <w:rsid w:val="003F636A"/>
    <w:rsid w:val="003F672B"/>
    <w:rsid w:val="003F79A1"/>
    <w:rsid w:val="004012E3"/>
    <w:rsid w:val="004034E0"/>
    <w:rsid w:val="00407130"/>
    <w:rsid w:val="004128F1"/>
    <w:rsid w:val="00414D3B"/>
    <w:rsid w:val="00420BCD"/>
    <w:rsid w:val="00420D7B"/>
    <w:rsid w:val="00423C3F"/>
    <w:rsid w:val="00425D4C"/>
    <w:rsid w:val="00427BB3"/>
    <w:rsid w:val="00434F93"/>
    <w:rsid w:val="0043615A"/>
    <w:rsid w:val="00442850"/>
    <w:rsid w:val="00442DEF"/>
    <w:rsid w:val="0044495D"/>
    <w:rsid w:val="004473A5"/>
    <w:rsid w:val="004518AE"/>
    <w:rsid w:val="00452510"/>
    <w:rsid w:val="004536F8"/>
    <w:rsid w:val="0045605E"/>
    <w:rsid w:val="0045722A"/>
    <w:rsid w:val="00460A48"/>
    <w:rsid w:val="00460D2E"/>
    <w:rsid w:val="0047107C"/>
    <w:rsid w:val="004714F2"/>
    <w:rsid w:val="00472B8D"/>
    <w:rsid w:val="004733D4"/>
    <w:rsid w:val="00473B1C"/>
    <w:rsid w:val="00473FBE"/>
    <w:rsid w:val="0047439F"/>
    <w:rsid w:val="00474F46"/>
    <w:rsid w:val="00475959"/>
    <w:rsid w:val="0047688F"/>
    <w:rsid w:val="0048421F"/>
    <w:rsid w:val="00484E8E"/>
    <w:rsid w:val="0049618E"/>
    <w:rsid w:val="004A0771"/>
    <w:rsid w:val="004A0E85"/>
    <w:rsid w:val="004A2BB4"/>
    <w:rsid w:val="004A4010"/>
    <w:rsid w:val="004A4E0B"/>
    <w:rsid w:val="004B2268"/>
    <w:rsid w:val="004B24F1"/>
    <w:rsid w:val="004C1F36"/>
    <w:rsid w:val="004C32AF"/>
    <w:rsid w:val="004C3B1A"/>
    <w:rsid w:val="004C6AD9"/>
    <w:rsid w:val="004C7B49"/>
    <w:rsid w:val="004C7EC0"/>
    <w:rsid w:val="004C7F61"/>
    <w:rsid w:val="004D34EA"/>
    <w:rsid w:val="004D3AD7"/>
    <w:rsid w:val="004D3B79"/>
    <w:rsid w:val="004D5F89"/>
    <w:rsid w:val="004E0E70"/>
    <w:rsid w:val="004E18EB"/>
    <w:rsid w:val="004E1C6C"/>
    <w:rsid w:val="004F01F3"/>
    <w:rsid w:val="004F1B5A"/>
    <w:rsid w:val="004F1FBA"/>
    <w:rsid w:val="004F2569"/>
    <w:rsid w:val="004F2E51"/>
    <w:rsid w:val="004F3150"/>
    <w:rsid w:val="004F46B1"/>
    <w:rsid w:val="004F501C"/>
    <w:rsid w:val="004F5ED1"/>
    <w:rsid w:val="0050108F"/>
    <w:rsid w:val="00501C87"/>
    <w:rsid w:val="00502C44"/>
    <w:rsid w:val="00503D7F"/>
    <w:rsid w:val="00504EA6"/>
    <w:rsid w:val="00506F1B"/>
    <w:rsid w:val="005074A2"/>
    <w:rsid w:val="005076F0"/>
    <w:rsid w:val="00516EF5"/>
    <w:rsid w:val="005209C1"/>
    <w:rsid w:val="00523A5E"/>
    <w:rsid w:val="005247F3"/>
    <w:rsid w:val="0052522D"/>
    <w:rsid w:val="0053201C"/>
    <w:rsid w:val="0053445C"/>
    <w:rsid w:val="005344A4"/>
    <w:rsid w:val="00544D39"/>
    <w:rsid w:val="0054500E"/>
    <w:rsid w:val="00545E29"/>
    <w:rsid w:val="00551567"/>
    <w:rsid w:val="005515EF"/>
    <w:rsid w:val="00551622"/>
    <w:rsid w:val="00552B4C"/>
    <w:rsid w:val="00555016"/>
    <w:rsid w:val="005567EB"/>
    <w:rsid w:val="005572AE"/>
    <w:rsid w:val="005603AE"/>
    <w:rsid w:val="005603B8"/>
    <w:rsid w:val="005618D1"/>
    <w:rsid w:val="005619C5"/>
    <w:rsid w:val="00561C35"/>
    <w:rsid w:val="00562F3E"/>
    <w:rsid w:val="0056373F"/>
    <w:rsid w:val="005661F7"/>
    <w:rsid w:val="005662F0"/>
    <w:rsid w:val="00571561"/>
    <w:rsid w:val="00572752"/>
    <w:rsid w:val="00574567"/>
    <w:rsid w:val="005753E8"/>
    <w:rsid w:val="00576780"/>
    <w:rsid w:val="0058539C"/>
    <w:rsid w:val="005906EB"/>
    <w:rsid w:val="005952A2"/>
    <w:rsid w:val="005960FA"/>
    <w:rsid w:val="00597333"/>
    <w:rsid w:val="005A434A"/>
    <w:rsid w:val="005A5D13"/>
    <w:rsid w:val="005B089A"/>
    <w:rsid w:val="005B1973"/>
    <w:rsid w:val="005B270D"/>
    <w:rsid w:val="005B48A3"/>
    <w:rsid w:val="005B5D81"/>
    <w:rsid w:val="005B6C91"/>
    <w:rsid w:val="005C0043"/>
    <w:rsid w:val="005C1001"/>
    <w:rsid w:val="005C6A57"/>
    <w:rsid w:val="005C6BC9"/>
    <w:rsid w:val="005D0F2D"/>
    <w:rsid w:val="005D1CA5"/>
    <w:rsid w:val="005D3504"/>
    <w:rsid w:val="005D3DDB"/>
    <w:rsid w:val="005E0645"/>
    <w:rsid w:val="005E1486"/>
    <w:rsid w:val="005E39D8"/>
    <w:rsid w:val="005E3BAB"/>
    <w:rsid w:val="005E56D6"/>
    <w:rsid w:val="005E5F44"/>
    <w:rsid w:val="005E797C"/>
    <w:rsid w:val="00600A58"/>
    <w:rsid w:val="00602DA1"/>
    <w:rsid w:val="00603C74"/>
    <w:rsid w:val="00605F1F"/>
    <w:rsid w:val="00612EAE"/>
    <w:rsid w:val="006150E9"/>
    <w:rsid w:val="00616B0A"/>
    <w:rsid w:val="00617B6E"/>
    <w:rsid w:val="006202C5"/>
    <w:rsid w:val="00622102"/>
    <w:rsid w:val="00622A65"/>
    <w:rsid w:val="00625A80"/>
    <w:rsid w:val="00630842"/>
    <w:rsid w:val="0063193F"/>
    <w:rsid w:val="00635A56"/>
    <w:rsid w:val="00635B13"/>
    <w:rsid w:val="00636263"/>
    <w:rsid w:val="006433FB"/>
    <w:rsid w:val="00644BB7"/>
    <w:rsid w:val="00644C47"/>
    <w:rsid w:val="00644F4F"/>
    <w:rsid w:val="00645B2A"/>
    <w:rsid w:val="0064613C"/>
    <w:rsid w:val="00651118"/>
    <w:rsid w:val="0065248D"/>
    <w:rsid w:val="00653BB2"/>
    <w:rsid w:val="00654716"/>
    <w:rsid w:val="00655471"/>
    <w:rsid w:val="00655F14"/>
    <w:rsid w:val="00664EA1"/>
    <w:rsid w:val="00664ED9"/>
    <w:rsid w:val="00665AA9"/>
    <w:rsid w:val="00673824"/>
    <w:rsid w:val="00674989"/>
    <w:rsid w:val="006758F8"/>
    <w:rsid w:val="00675FF0"/>
    <w:rsid w:val="006763FC"/>
    <w:rsid w:val="006773D8"/>
    <w:rsid w:val="00681B44"/>
    <w:rsid w:val="0068201F"/>
    <w:rsid w:val="006824D1"/>
    <w:rsid w:val="00683481"/>
    <w:rsid w:val="00685896"/>
    <w:rsid w:val="00687D81"/>
    <w:rsid w:val="0069046F"/>
    <w:rsid w:val="00693241"/>
    <w:rsid w:val="00695D96"/>
    <w:rsid w:val="006960FA"/>
    <w:rsid w:val="00696F7B"/>
    <w:rsid w:val="006A25F4"/>
    <w:rsid w:val="006A2FAC"/>
    <w:rsid w:val="006A30BD"/>
    <w:rsid w:val="006A4432"/>
    <w:rsid w:val="006B1CE7"/>
    <w:rsid w:val="006B37F3"/>
    <w:rsid w:val="006B4547"/>
    <w:rsid w:val="006C0B31"/>
    <w:rsid w:val="006C572D"/>
    <w:rsid w:val="006C7027"/>
    <w:rsid w:val="006D05E7"/>
    <w:rsid w:val="006D1DBF"/>
    <w:rsid w:val="006D1E83"/>
    <w:rsid w:val="006D20D9"/>
    <w:rsid w:val="006D2F2C"/>
    <w:rsid w:val="006D43ED"/>
    <w:rsid w:val="006D53FE"/>
    <w:rsid w:val="006D7C07"/>
    <w:rsid w:val="006E1DFF"/>
    <w:rsid w:val="006E3FE5"/>
    <w:rsid w:val="006E4258"/>
    <w:rsid w:val="006E4980"/>
    <w:rsid w:val="006E4BA3"/>
    <w:rsid w:val="006E4BBE"/>
    <w:rsid w:val="006E4BDF"/>
    <w:rsid w:val="006F1527"/>
    <w:rsid w:val="006F1E95"/>
    <w:rsid w:val="006F3E5E"/>
    <w:rsid w:val="006F47AB"/>
    <w:rsid w:val="006F52DA"/>
    <w:rsid w:val="006F52EF"/>
    <w:rsid w:val="006F79B5"/>
    <w:rsid w:val="0070050B"/>
    <w:rsid w:val="00703916"/>
    <w:rsid w:val="007074A8"/>
    <w:rsid w:val="00710475"/>
    <w:rsid w:val="007105BF"/>
    <w:rsid w:val="00714097"/>
    <w:rsid w:val="00721586"/>
    <w:rsid w:val="007216C7"/>
    <w:rsid w:val="0072274F"/>
    <w:rsid w:val="00726C1A"/>
    <w:rsid w:val="00727B6C"/>
    <w:rsid w:val="0073363E"/>
    <w:rsid w:val="00733861"/>
    <w:rsid w:val="00735146"/>
    <w:rsid w:val="00736043"/>
    <w:rsid w:val="00736481"/>
    <w:rsid w:val="007443DE"/>
    <w:rsid w:val="00744F34"/>
    <w:rsid w:val="00746189"/>
    <w:rsid w:val="007502EB"/>
    <w:rsid w:val="00750ACD"/>
    <w:rsid w:val="00750F10"/>
    <w:rsid w:val="00753004"/>
    <w:rsid w:val="007530C0"/>
    <w:rsid w:val="007556B8"/>
    <w:rsid w:val="007607F2"/>
    <w:rsid w:val="007613BD"/>
    <w:rsid w:val="0076407F"/>
    <w:rsid w:val="00765E86"/>
    <w:rsid w:val="00766430"/>
    <w:rsid w:val="00777178"/>
    <w:rsid w:val="007779C9"/>
    <w:rsid w:val="00783ED6"/>
    <w:rsid w:val="00785A71"/>
    <w:rsid w:val="00787217"/>
    <w:rsid w:val="00791122"/>
    <w:rsid w:val="007914F7"/>
    <w:rsid w:val="00793CCD"/>
    <w:rsid w:val="00794646"/>
    <w:rsid w:val="00795912"/>
    <w:rsid w:val="007979B7"/>
    <w:rsid w:val="007A09E3"/>
    <w:rsid w:val="007A1671"/>
    <w:rsid w:val="007A43A9"/>
    <w:rsid w:val="007A6351"/>
    <w:rsid w:val="007B2737"/>
    <w:rsid w:val="007B281F"/>
    <w:rsid w:val="007B5662"/>
    <w:rsid w:val="007B7486"/>
    <w:rsid w:val="007C14DB"/>
    <w:rsid w:val="007D142E"/>
    <w:rsid w:val="007D2F0B"/>
    <w:rsid w:val="007E072B"/>
    <w:rsid w:val="007E1AB2"/>
    <w:rsid w:val="007E245A"/>
    <w:rsid w:val="007E4B7E"/>
    <w:rsid w:val="007E6E61"/>
    <w:rsid w:val="007E7E27"/>
    <w:rsid w:val="007F1170"/>
    <w:rsid w:val="007F370B"/>
    <w:rsid w:val="007F449D"/>
    <w:rsid w:val="007F629C"/>
    <w:rsid w:val="00802E15"/>
    <w:rsid w:val="00805821"/>
    <w:rsid w:val="00807490"/>
    <w:rsid w:val="00812C8E"/>
    <w:rsid w:val="00812F0F"/>
    <w:rsid w:val="00813B06"/>
    <w:rsid w:val="008140A9"/>
    <w:rsid w:val="00815F2E"/>
    <w:rsid w:val="00816579"/>
    <w:rsid w:val="008179CB"/>
    <w:rsid w:val="00817D1C"/>
    <w:rsid w:val="00823267"/>
    <w:rsid w:val="008336D5"/>
    <w:rsid w:val="008405FC"/>
    <w:rsid w:val="00841049"/>
    <w:rsid w:val="008447C8"/>
    <w:rsid w:val="00844B0B"/>
    <w:rsid w:val="00845FC9"/>
    <w:rsid w:val="008621A0"/>
    <w:rsid w:val="008621EB"/>
    <w:rsid w:val="0086356F"/>
    <w:rsid w:val="00870EB1"/>
    <w:rsid w:val="00872BFA"/>
    <w:rsid w:val="00873B57"/>
    <w:rsid w:val="0087412F"/>
    <w:rsid w:val="008761FD"/>
    <w:rsid w:val="00876776"/>
    <w:rsid w:val="008772B1"/>
    <w:rsid w:val="00877E46"/>
    <w:rsid w:val="008822E3"/>
    <w:rsid w:val="0088239A"/>
    <w:rsid w:val="008843D4"/>
    <w:rsid w:val="00884641"/>
    <w:rsid w:val="00884B58"/>
    <w:rsid w:val="00886640"/>
    <w:rsid w:val="00887036"/>
    <w:rsid w:val="008955C0"/>
    <w:rsid w:val="00895A61"/>
    <w:rsid w:val="00897093"/>
    <w:rsid w:val="00897191"/>
    <w:rsid w:val="0089735E"/>
    <w:rsid w:val="008A09BB"/>
    <w:rsid w:val="008A11C4"/>
    <w:rsid w:val="008A2069"/>
    <w:rsid w:val="008A21FD"/>
    <w:rsid w:val="008A640E"/>
    <w:rsid w:val="008B0080"/>
    <w:rsid w:val="008B0C8A"/>
    <w:rsid w:val="008B0FFF"/>
    <w:rsid w:val="008B1935"/>
    <w:rsid w:val="008B266D"/>
    <w:rsid w:val="008B27B3"/>
    <w:rsid w:val="008B31A1"/>
    <w:rsid w:val="008B4204"/>
    <w:rsid w:val="008B6AF5"/>
    <w:rsid w:val="008B78FC"/>
    <w:rsid w:val="008C3646"/>
    <w:rsid w:val="008C52B1"/>
    <w:rsid w:val="008C7A19"/>
    <w:rsid w:val="008D0F52"/>
    <w:rsid w:val="008D2174"/>
    <w:rsid w:val="008D3034"/>
    <w:rsid w:val="008D3102"/>
    <w:rsid w:val="008D6DAE"/>
    <w:rsid w:val="008D6E0E"/>
    <w:rsid w:val="008E0A13"/>
    <w:rsid w:val="008E1068"/>
    <w:rsid w:val="008E1F4D"/>
    <w:rsid w:val="008E24AE"/>
    <w:rsid w:val="008E3519"/>
    <w:rsid w:val="008E4D19"/>
    <w:rsid w:val="008F2D55"/>
    <w:rsid w:val="008F3380"/>
    <w:rsid w:val="008F3BFC"/>
    <w:rsid w:val="008F7C9D"/>
    <w:rsid w:val="00900758"/>
    <w:rsid w:val="00900CE6"/>
    <w:rsid w:val="00900D2B"/>
    <w:rsid w:val="00900DC1"/>
    <w:rsid w:val="00900E40"/>
    <w:rsid w:val="00902E27"/>
    <w:rsid w:val="00902FE5"/>
    <w:rsid w:val="00904385"/>
    <w:rsid w:val="00910D3B"/>
    <w:rsid w:val="00912AEB"/>
    <w:rsid w:val="0092031F"/>
    <w:rsid w:val="00920AE2"/>
    <w:rsid w:val="0092116A"/>
    <w:rsid w:val="00923E2A"/>
    <w:rsid w:val="00924273"/>
    <w:rsid w:val="00926441"/>
    <w:rsid w:val="00926E1B"/>
    <w:rsid w:val="0093232F"/>
    <w:rsid w:val="009347B6"/>
    <w:rsid w:val="00935EF2"/>
    <w:rsid w:val="00936E02"/>
    <w:rsid w:val="009441A9"/>
    <w:rsid w:val="009450D7"/>
    <w:rsid w:val="00945374"/>
    <w:rsid w:val="00945F17"/>
    <w:rsid w:val="009474C7"/>
    <w:rsid w:val="00947B25"/>
    <w:rsid w:val="0095094A"/>
    <w:rsid w:val="00951794"/>
    <w:rsid w:val="00954C40"/>
    <w:rsid w:val="00954D52"/>
    <w:rsid w:val="009553DA"/>
    <w:rsid w:val="00955476"/>
    <w:rsid w:val="009556BB"/>
    <w:rsid w:val="00956232"/>
    <w:rsid w:val="00956C00"/>
    <w:rsid w:val="00957D01"/>
    <w:rsid w:val="0096101A"/>
    <w:rsid w:val="0096695E"/>
    <w:rsid w:val="0096773B"/>
    <w:rsid w:val="0097113A"/>
    <w:rsid w:val="00971778"/>
    <w:rsid w:val="00974B81"/>
    <w:rsid w:val="00975FF3"/>
    <w:rsid w:val="0097701C"/>
    <w:rsid w:val="009777A4"/>
    <w:rsid w:val="00977CEB"/>
    <w:rsid w:val="00980B70"/>
    <w:rsid w:val="00980D83"/>
    <w:rsid w:val="00982236"/>
    <w:rsid w:val="00982B72"/>
    <w:rsid w:val="009864AA"/>
    <w:rsid w:val="009900F2"/>
    <w:rsid w:val="00991401"/>
    <w:rsid w:val="00991E47"/>
    <w:rsid w:val="0099229A"/>
    <w:rsid w:val="009A79DD"/>
    <w:rsid w:val="009B20DD"/>
    <w:rsid w:val="009B316B"/>
    <w:rsid w:val="009B3C20"/>
    <w:rsid w:val="009B5802"/>
    <w:rsid w:val="009B67C2"/>
    <w:rsid w:val="009B75F1"/>
    <w:rsid w:val="009B77FD"/>
    <w:rsid w:val="009C0570"/>
    <w:rsid w:val="009C1239"/>
    <w:rsid w:val="009C1594"/>
    <w:rsid w:val="009C72AA"/>
    <w:rsid w:val="009D0478"/>
    <w:rsid w:val="009D22A9"/>
    <w:rsid w:val="009D3998"/>
    <w:rsid w:val="009D5F12"/>
    <w:rsid w:val="009E50DA"/>
    <w:rsid w:val="009E681C"/>
    <w:rsid w:val="009F0A48"/>
    <w:rsid w:val="009F1B6F"/>
    <w:rsid w:val="009F2BB0"/>
    <w:rsid w:val="009F5976"/>
    <w:rsid w:val="009F5D3C"/>
    <w:rsid w:val="009F6BF9"/>
    <w:rsid w:val="00A00EFA"/>
    <w:rsid w:val="00A0155E"/>
    <w:rsid w:val="00A050AF"/>
    <w:rsid w:val="00A11EE5"/>
    <w:rsid w:val="00A12B18"/>
    <w:rsid w:val="00A14BA6"/>
    <w:rsid w:val="00A30A73"/>
    <w:rsid w:val="00A3306F"/>
    <w:rsid w:val="00A34D2B"/>
    <w:rsid w:val="00A37097"/>
    <w:rsid w:val="00A40EA3"/>
    <w:rsid w:val="00A43B8D"/>
    <w:rsid w:val="00A44419"/>
    <w:rsid w:val="00A47B17"/>
    <w:rsid w:val="00A5101E"/>
    <w:rsid w:val="00A5377D"/>
    <w:rsid w:val="00A5471F"/>
    <w:rsid w:val="00A551A2"/>
    <w:rsid w:val="00A56D5F"/>
    <w:rsid w:val="00A60CCC"/>
    <w:rsid w:val="00A61B21"/>
    <w:rsid w:val="00A62901"/>
    <w:rsid w:val="00A6345E"/>
    <w:rsid w:val="00A64412"/>
    <w:rsid w:val="00A733E0"/>
    <w:rsid w:val="00A73DCA"/>
    <w:rsid w:val="00A75362"/>
    <w:rsid w:val="00A762C3"/>
    <w:rsid w:val="00A765A8"/>
    <w:rsid w:val="00A80870"/>
    <w:rsid w:val="00A80E87"/>
    <w:rsid w:val="00A819EE"/>
    <w:rsid w:val="00A83E02"/>
    <w:rsid w:val="00A90FAC"/>
    <w:rsid w:val="00A916E6"/>
    <w:rsid w:val="00A92EFC"/>
    <w:rsid w:val="00A93B40"/>
    <w:rsid w:val="00A94F9F"/>
    <w:rsid w:val="00A96321"/>
    <w:rsid w:val="00AA381B"/>
    <w:rsid w:val="00AA48A0"/>
    <w:rsid w:val="00AA5DF7"/>
    <w:rsid w:val="00AA7AAC"/>
    <w:rsid w:val="00AB03D3"/>
    <w:rsid w:val="00AB1B8A"/>
    <w:rsid w:val="00AB1E05"/>
    <w:rsid w:val="00AB527A"/>
    <w:rsid w:val="00AB677D"/>
    <w:rsid w:val="00AC2448"/>
    <w:rsid w:val="00AC6252"/>
    <w:rsid w:val="00AC730E"/>
    <w:rsid w:val="00AE0C79"/>
    <w:rsid w:val="00AE382F"/>
    <w:rsid w:val="00AE3A28"/>
    <w:rsid w:val="00AE4777"/>
    <w:rsid w:val="00AE7C52"/>
    <w:rsid w:val="00AF0E13"/>
    <w:rsid w:val="00AF17F0"/>
    <w:rsid w:val="00AF1B21"/>
    <w:rsid w:val="00AF3C86"/>
    <w:rsid w:val="00AF5D70"/>
    <w:rsid w:val="00B01B0E"/>
    <w:rsid w:val="00B023E8"/>
    <w:rsid w:val="00B03B63"/>
    <w:rsid w:val="00B04B01"/>
    <w:rsid w:val="00B07798"/>
    <w:rsid w:val="00B11AAB"/>
    <w:rsid w:val="00B14058"/>
    <w:rsid w:val="00B14F5A"/>
    <w:rsid w:val="00B15400"/>
    <w:rsid w:val="00B16421"/>
    <w:rsid w:val="00B16D48"/>
    <w:rsid w:val="00B179CC"/>
    <w:rsid w:val="00B20DEA"/>
    <w:rsid w:val="00B21E50"/>
    <w:rsid w:val="00B3080C"/>
    <w:rsid w:val="00B33D53"/>
    <w:rsid w:val="00B34990"/>
    <w:rsid w:val="00B35CC7"/>
    <w:rsid w:val="00B36696"/>
    <w:rsid w:val="00B37F73"/>
    <w:rsid w:val="00B40F89"/>
    <w:rsid w:val="00B42761"/>
    <w:rsid w:val="00B446DF"/>
    <w:rsid w:val="00B46711"/>
    <w:rsid w:val="00B47041"/>
    <w:rsid w:val="00B50602"/>
    <w:rsid w:val="00B5109B"/>
    <w:rsid w:val="00B511C2"/>
    <w:rsid w:val="00B57195"/>
    <w:rsid w:val="00B60961"/>
    <w:rsid w:val="00B609C8"/>
    <w:rsid w:val="00B62B62"/>
    <w:rsid w:val="00B63BF7"/>
    <w:rsid w:val="00B64ECF"/>
    <w:rsid w:val="00B6506A"/>
    <w:rsid w:val="00B65874"/>
    <w:rsid w:val="00B7120F"/>
    <w:rsid w:val="00B7257A"/>
    <w:rsid w:val="00B80242"/>
    <w:rsid w:val="00B8229D"/>
    <w:rsid w:val="00B84C9F"/>
    <w:rsid w:val="00B8535E"/>
    <w:rsid w:val="00B91CFF"/>
    <w:rsid w:val="00B928BE"/>
    <w:rsid w:val="00B92E40"/>
    <w:rsid w:val="00B938F5"/>
    <w:rsid w:val="00B94D1C"/>
    <w:rsid w:val="00B970BC"/>
    <w:rsid w:val="00BA3356"/>
    <w:rsid w:val="00BA49E6"/>
    <w:rsid w:val="00BA53F0"/>
    <w:rsid w:val="00BB1DCE"/>
    <w:rsid w:val="00BB2488"/>
    <w:rsid w:val="00BB518D"/>
    <w:rsid w:val="00BB782E"/>
    <w:rsid w:val="00BB7B7D"/>
    <w:rsid w:val="00BC04C7"/>
    <w:rsid w:val="00BC0D41"/>
    <w:rsid w:val="00BC32E7"/>
    <w:rsid w:val="00BC53C7"/>
    <w:rsid w:val="00BC53E6"/>
    <w:rsid w:val="00BC78D0"/>
    <w:rsid w:val="00BD17F6"/>
    <w:rsid w:val="00BD19CD"/>
    <w:rsid w:val="00BD25D0"/>
    <w:rsid w:val="00BD3B1F"/>
    <w:rsid w:val="00BD7671"/>
    <w:rsid w:val="00BE2368"/>
    <w:rsid w:val="00BE3925"/>
    <w:rsid w:val="00BE72B7"/>
    <w:rsid w:val="00BE771C"/>
    <w:rsid w:val="00BE7778"/>
    <w:rsid w:val="00BF2C2A"/>
    <w:rsid w:val="00BF404C"/>
    <w:rsid w:val="00BF6C17"/>
    <w:rsid w:val="00C05118"/>
    <w:rsid w:val="00C05E34"/>
    <w:rsid w:val="00C064DB"/>
    <w:rsid w:val="00C07624"/>
    <w:rsid w:val="00C1253F"/>
    <w:rsid w:val="00C135F1"/>
    <w:rsid w:val="00C16198"/>
    <w:rsid w:val="00C171B1"/>
    <w:rsid w:val="00C21ABF"/>
    <w:rsid w:val="00C22D3E"/>
    <w:rsid w:val="00C23C8D"/>
    <w:rsid w:val="00C27E71"/>
    <w:rsid w:val="00C30215"/>
    <w:rsid w:val="00C30F02"/>
    <w:rsid w:val="00C33EA5"/>
    <w:rsid w:val="00C3740B"/>
    <w:rsid w:val="00C40D2D"/>
    <w:rsid w:val="00C43CE3"/>
    <w:rsid w:val="00C45155"/>
    <w:rsid w:val="00C46075"/>
    <w:rsid w:val="00C474AC"/>
    <w:rsid w:val="00C50691"/>
    <w:rsid w:val="00C522C0"/>
    <w:rsid w:val="00C53A03"/>
    <w:rsid w:val="00C554CB"/>
    <w:rsid w:val="00C558AC"/>
    <w:rsid w:val="00C56C16"/>
    <w:rsid w:val="00C575F3"/>
    <w:rsid w:val="00C63031"/>
    <w:rsid w:val="00C639C4"/>
    <w:rsid w:val="00C63D79"/>
    <w:rsid w:val="00C657D0"/>
    <w:rsid w:val="00C66CB2"/>
    <w:rsid w:val="00C700CF"/>
    <w:rsid w:val="00C70630"/>
    <w:rsid w:val="00C7111F"/>
    <w:rsid w:val="00C746F7"/>
    <w:rsid w:val="00C77216"/>
    <w:rsid w:val="00C83227"/>
    <w:rsid w:val="00C8412C"/>
    <w:rsid w:val="00C90C47"/>
    <w:rsid w:val="00C92677"/>
    <w:rsid w:val="00C94DB0"/>
    <w:rsid w:val="00C95904"/>
    <w:rsid w:val="00C96279"/>
    <w:rsid w:val="00C97873"/>
    <w:rsid w:val="00CA264D"/>
    <w:rsid w:val="00CA40B6"/>
    <w:rsid w:val="00CA78FC"/>
    <w:rsid w:val="00CB365E"/>
    <w:rsid w:val="00CB5131"/>
    <w:rsid w:val="00CB67C6"/>
    <w:rsid w:val="00CB7092"/>
    <w:rsid w:val="00CC0F34"/>
    <w:rsid w:val="00CC1FC4"/>
    <w:rsid w:val="00CC7902"/>
    <w:rsid w:val="00CD069D"/>
    <w:rsid w:val="00CD1C93"/>
    <w:rsid w:val="00CD2CE9"/>
    <w:rsid w:val="00CD3127"/>
    <w:rsid w:val="00CD41BB"/>
    <w:rsid w:val="00CD604B"/>
    <w:rsid w:val="00CD6C68"/>
    <w:rsid w:val="00CD6F2D"/>
    <w:rsid w:val="00CE2E4A"/>
    <w:rsid w:val="00CE3782"/>
    <w:rsid w:val="00CE4BCF"/>
    <w:rsid w:val="00CE7991"/>
    <w:rsid w:val="00CF0777"/>
    <w:rsid w:val="00CF0CFE"/>
    <w:rsid w:val="00CF1A06"/>
    <w:rsid w:val="00CF2594"/>
    <w:rsid w:val="00CF3112"/>
    <w:rsid w:val="00CF467C"/>
    <w:rsid w:val="00CF5514"/>
    <w:rsid w:val="00CF5716"/>
    <w:rsid w:val="00CF6D7B"/>
    <w:rsid w:val="00D015AC"/>
    <w:rsid w:val="00D042AC"/>
    <w:rsid w:val="00D061EC"/>
    <w:rsid w:val="00D07221"/>
    <w:rsid w:val="00D11347"/>
    <w:rsid w:val="00D13CAE"/>
    <w:rsid w:val="00D15F11"/>
    <w:rsid w:val="00D16BCB"/>
    <w:rsid w:val="00D16FF2"/>
    <w:rsid w:val="00D201D0"/>
    <w:rsid w:val="00D23FDC"/>
    <w:rsid w:val="00D26A58"/>
    <w:rsid w:val="00D27685"/>
    <w:rsid w:val="00D27B1A"/>
    <w:rsid w:val="00D34EF2"/>
    <w:rsid w:val="00D37847"/>
    <w:rsid w:val="00D42E09"/>
    <w:rsid w:val="00D45600"/>
    <w:rsid w:val="00D5258A"/>
    <w:rsid w:val="00D5370E"/>
    <w:rsid w:val="00D53E6E"/>
    <w:rsid w:val="00D55949"/>
    <w:rsid w:val="00D560D9"/>
    <w:rsid w:val="00D57184"/>
    <w:rsid w:val="00D61BA3"/>
    <w:rsid w:val="00D62519"/>
    <w:rsid w:val="00D64963"/>
    <w:rsid w:val="00D64F84"/>
    <w:rsid w:val="00D65929"/>
    <w:rsid w:val="00D6671A"/>
    <w:rsid w:val="00D6703C"/>
    <w:rsid w:val="00D72156"/>
    <w:rsid w:val="00D721AF"/>
    <w:rsid w:val="00D72227"/>
    <w:rsid w:val="00D74D1F"/>
    <w:rsid w:val="00D77A54"/>
    <w:rsid w:val="00D802E2"/>
    <w:rsid w:val="00D81F78"/>
    <w:rsid w:val="00D828F7"/>
    <w:rsid w:val="00D82FCB"/>
    <w:rsid w:val="00D83439"/>
    <w:rsid w:val="00D850C2"/>
    <w:rsid w:val="00D86D16"/>
    <w:rsid w:val="00D87F6C"/>
    <w:rsid w:val="00D903D5"/>
    <w:rsid w:val="00D91F17"/>
    <w:rsid w:val="00D9251C"/>
    <w:rsid w:val="00D93C56"/>
    <w:rsid w:val="00D93D74"/>
    <w:rsid w:val="00DA146F"/>
    <w:rsid w:val="00DA205C"/>
    <w:rsid w:val="00DA4F61"/>
    <w:rsid w:val="00DA5F41"/>
    <w:rsid w:val="00DA79DC"/>
    <w:rsid w:val="00DB0BFB"/>
    <w:rsid w:val="00DB0CED"/>
    <w:rsid w:val="00DB4841"/>
    <w:rsid w:val="00DB4ED0"/>
    <w:rsid w:val="00DB54EE"/>
    <w:rsid w:val="00DB5A1C"/>
    <w:rsid w:val="00DC2690"/>
    <w:rsid w:val="00DC57B0"/>
    <w:rsid w:val="00DC77C8"/>
    <w:rsid w:val="00DD1390"/>
    <w:rsid w:val="00DD328B"/>
    <w:rsid w:val="00DD5F2A"/>
    <w:rsid w:val="00DD6D91"/>
    <w:rsid w:val="00DD76F7"/>
    <w:rsid w:val="00DE098D"/>
    <w:rsid w:val="00DE1179"/>
    <w:rsid w:val="00DE1A23"/>
    <w:rsid w:val="00DE2BE4"/>
    <w:rsid w:val="00DE4A0F"/>
    <w:rsid w:val="00DE7038"/>
    <w:rsid w:val="00DF37B9"/>
    <w:rsid w:val="00DF40C4"/>
    <w:rsid w:val="00DF426E"/>
    <w:rsid w:val="00DF6D57"/>
    <w:rsid w:val="00DF7600"/>
    <w:rsid w:val="00E0171B"/>
    <w:rsid w:val="00E02952"/>
    <w:rsid w:val="00E07BF3"/>
    <w:rsid w:val="00E105D3"/>
    <w:rsid w:val="00E11165"/>
    <w:rsid w:val="00E113F1"/>
    <w:rsid w:val="00E16637"/>
    <w:rsid w:val="00E31A1E"/>
    <w:rsid w:val="00E3712B"/>
    <w:rsid w:val="00E40011"/>
    <w:rsid w:val="00E40EF9"/>
    <w:rsid w:val="00E44362"/>
    <w:rsid w:val="00E453C4"/>
    <w:rsid w:val="00E466C8"/>
    <w:rsid w:val="00E47FE4"/>
    <w:rsid w:val="00E51EF3"/>
    <w:rsid w:val="00E53573"/>
    <w:rsid w:val="00E53EFB"/>
    <w:rsid w:val="00E540EB"/>
    <w:rsid w:val="00E61120"/>
    <w:rsid w:val="00E63499"/>
    <w:rsid w:val="00E634C7"/>
    <w:rsid w:val="00E65BE0"/>
    <w:rsid w:val="00E67CAE"/>
    <w:rsid w:val="00E70CAC"/>
    <w:rsid w:val="00E71000"/>
    <w:rsid w:val="00E719E1"/>
    <w:rsid w:val="00E726CE"/>
    <w:rsid w:val="00E75006"/>
    <w:rsid w:val="00E754C9"/>
    <w:rsid w:val="00E761D5"/>
    <w:rsid w:val="00E8057B"/>
    <w:rsid w:val="00E808E5"/>
    <w:rsid w:val="00E82C08"/>
    <w:rsid w:val="00E83976"/>
    <w:rsid w:val="00E84A40"/>
    <w:rsid w:val="00E86263"/>
    <w:rsid w:val="00E86A41"/>
    <w:rsid w:val="00E90AB9"/>
    <w:rsid w:val="00E90E34"/>
    <w:rsid w:val="00EA02D8"/>
    <w:rsid w:val="00EA0587"/>
    <w:rsid w:val="00EA1E96"/>
    <w:rsid w:val="00EA3AB2"/>
    <w:rsid w:val="00EA3ADE"/>
    <w:rsid w:val="00EA4536"/>
    <w:rsid w:val="00EA53F9"/>
    <w:rsid w:val="00EA6EE4"/>
    <w:rsid w:val="00EA71A6"/>
    <w:rsid w:val="00EA7E29"/>
    <w:rsid w:val="00EB1CB6"/>
    <w:rsid w:val="00EB60B3"/>
    <w:rsid w:val="00EC069F"/>
    <w:rsid w:val="00EC15FF"/>
    <w:rsid w:val="00EC19F3"/>
    <w:rsid w:val="00EC1EFC"/>
    <w:rsid w:val="00EC4B64"/>
    <w:rsid w:val="00EC5900"/>
    <w:rsid w:val="00EC706B"/>
    <w:rsid w:val="00ED03D4"/>
    <w:rsid w:val="00ED0697"/>
    <w:rsid w:val="00ED67E7"/>
    <w:rsid w:val="00ED7B6B"/>
    <w:rsid w:val="00EE33E9"/>
    <w:rsid w:val="00EF223D"/>
    <w:rsid w:val="00EF5292"/>
    <w:rsid w:val="00EF7242"/>
    <w:rsid w:val="00EF797F"/>
    <w:rsid w:val="00F00C93"/>
    <w:rsid w:val="00F02DF1"/>
    <w:rsid w:val="00F125B2"/>
    <w:rsid w:val="00F13DE6"/>
    <w:rsid w:val="00F16E87"/>
    <w:rsid w:val="00F33B7D"/>
    <w:rsid w:val="00F34038"/>
    <w:rsid w:val="00F348EA"/>
    <w:rsid w:val="00F35E8F"/>
    <w:rsid w:val="00F42BD2"/>
    <w:rsid w:val="00F43583"/>
    <w:rsid w:val="00F44548"/>
    <w:rsid w:val="00F476BB"/>
    <w:rsid w:val="00F5420F"/>
    <w:rsid w:val="00F5452B"/>
    <w:rsid w:val="00F60200"/>
    <w:rsid w:val="00F62F45"/>
    <w:rsid w:val="00F633C0"/>
    <w:rsid w:val="00F65816"/>
    <w:rsid w:val="00F65B41"/>
    <w:rsid w:val="00F65B67"/>
    <w:rsid w:val="00F70072"/>
    <w:rsid w:val="00F7157E"/>
    <w:rsid w:val="00F71EBA"/>
    <w:rsid w:val="00F7346C"/>
    <w:rsid w:val="00F7420C"/>
    <w:rsid w:val="00F74E31"/>
    <w:rsid w:val="00F75CA7"/>
    <w:rsid w:val="00F820A2"/>
    <w:rsid w:val="00F82F74"/>
    <w:rsid w:val="00F82FB1"/>
    <w:rsid w:val="00F842B1"/>
    <w:rsid w:val="00F84BDE"/>
    <w:rsid w:val="00F8506A"/>
    <w:rsid w:val="00F86B29"/>
    <w:rsid w:val="00F87EBE"/>
    <w:rsid w:val="00F9010C"/>
    <w:rsid w:val="00F902D9"/>
    <w:rsid w:val="00F90F88"/>
    <w:rsid w:val="00F90F97"/>
    <w:rsid w:val="00F92931"/>
    <w:rsid w:val="00F94FEB"/>
    <w:rsid w:val="00F95F7A"/>
    <w:rsid w:val="00FA54F4"/>
    <w:rsid w:val="00FA72C2"/>
    <w:rsid w:val="00FB03A2"/>
    <w:rsid w:val="00FB485D"/>
    <w:rsid w:val="00FB5BFF"/>
    <w:rsid w:val="00FC0D5D"/>
    <w:rsid w:val="00FC1A97"/>
    <w:rsid w:val="00FC63E8"/>
    <w:rsid w:val="00FD0D94"/>
    <w:rsid w:val="00FD2E95"/>
    <w:rsid w:val="00FD688C"/>
    <w:rsid w:val="00FE24EA"/>
    <w:rsid w:val="00FE33E0"/>
    <w:rsid w:val="00FE34E8"/>
    <w:rsid w:val="00FE48DE"/>
    <w:rsid w:val="00FF08C2"/>
    <w:rsid w:val="00FF3751"/>
    <w:rsid w:val="00FF53A5"/>
    <w:rsid w:val="00FF6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AB005C1"/>
  <w14:defaultImageDpi w14:val="32767"/>
  <w15:docId w15:val="{8ABA95FB-3009-4DC3-B02B-D1F3D3941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qFormat="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qFormat="1"/>
    <w:lsdException w:name="Note Heading" w:semiHidden="1" w:unhideWhenUsed="1"/>
    <w:lsdException w:name="Body Text 2" w:semiHidden="1" w:unhideWhenUsed="1" w:qFormat="1"/>
    <w:lsdException w:name="Body Text 3" w:semiHidden="1" w:unhideWhenUsed="1"/>
    <w:lsdException w:name="Body Text Indent 2" w:semiHidden="1" w:unhideWhenUsed="1" w:qFormat="1"/>
    <w:lsdException w:name="Body Text Indent 3" w:semiHidden="1" w:unhideWhenUsed="1"/>
    <w:lsdException w:name="Block Text" w:semiHidden="1"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97C"/>
    <w:pPr>
      <w:spacing w:line="360" w:lineRule="auto"/>
      <w:contextualSpacing/>
    </w:pPr>
    <w:rPr>
      <w:rFonts w:ascii="Verdana" w:hAnsi="Verdana" w:cs="Times New Roman (Body CS)"/>
      <w:color w:val="4D4D4C"/>
      <w:sz w:val="22"/>
      <w14:cntxtAlts/>
    </w:rPr>
  </w:style>
  <w:style w:type="paragraph" w:styleId="Heading1">
    <w:name w:val="heading 1"/>
    <w:basedOn w:val="Normal"/>
    <w:next w:val="Normal"/>
    <w:link w:val="Heading1Char"/>
    <w:uiPriority w:val="9"/>
    <w:qFormat/>
    <w:rsid w:val="005E56D6"/>
    <w:pPr>
      <w:snapToGrid w:val="0"/>
      <w:spacing w:before="240" w:after="240" w:line="240" w:lineRule="auto"/>
      <w:outlineLvl w:val="0"/>
    </w:pPr>
    <w:rPr>
      <w:b/>
      <w:caps/>
      <w:color w:val="00B9BD" w:themeColor="accent1"/>
      <w:sz w:val="48"/>
    </w:rPr>
  </w:style>
  <w:style w:type="paragraph" w:styleId="Heading2">
    <w:name w:val="heading 2"/>
    <w:basedOn w:val="Normal"/>
    <w:next w:val="Normal"/>
    <w:link w:val="Heading2Char"/>
    <w:uiPriority w:val="9"/>
    <w:unhideWhenUsed/>
    <w:qFormat/>
    <w:rsid w:val="00B01B0E"/>
    <w:pPr>
      <w:keepNext/>
      <w:keepLines/>
      <w:snapToGrid w:val="0"/>
      <w:spacing w:before="120" w:after="120"/>
      <w:outlineLvl w:val="1"/>
    </w:pPr>
    <w:rPr>
      <w:rFonts w:asciiTheme="majorHAnsi" w:eastAsiaTheme="majorEastAsia" w:hAnsiTheme="majorHAnsi" w:cs="Times New Roman (Headings CS)"/>
      <w:b/>
      <w:caps/>
      <w:color w:val="515151" w:themeColor="text1"/>
      <w:sz w:val="32"/>
      <w:szCs w:val="26"/>
    </w:rPr>
  </w:style>
  <w:style w:type="paragraph" w:styleId="Heading3">
    <w:name w:val="heading 3"/>
    <w:basedOn w:val="Normal"/>
    <w:next w:val="Normal"/>
    <w:link w:val="Heading3Char"/>
    <w:uiPriority w:val="9"/>
    <w:unhideWhenUsed/>
    <w:qFormat/>
    <w:rsid w:val="007E245A"/>
    <w:pPr>
      <w:keepNext/>
      <w:keepLines/>
      <w:spacing w:before="360" w:after="240" w:line="240" w:lineRule="auto"/>
      <w:outlineLvl w:val="2"/>
    </w:pPr>
    <w:rPr>
      <w:rFonts w:asciiTheme="majorHAnsi" w:eastAsiaTheme="majorEastAsia" w:hAnsiTheme="majorHAnsi" w:cs="Times New Roman (Headings CS)"/>
      <w:b/>
      <w:caps/>
      <w:color w:val="00B9BD" w:themeColor="accent1"/>
      <w:sz w:val="32"/>
    </w:rPr>
  </w:style>
  <w:style w:type="paragraph" w:styleId="Heading4">
    <w:name w:val="heading 4"/>
    <w:basedOn w:val="Normal"/>
    <w:next w:val="Normal"/>
    <w:link w:val="Heading4Char"/>
    <w:uiPriority w:val="9"/>
    <w:unhideWhenUsed/>
    <w:qFormat/>
    <w:rsid w:val="00B01B0E"/>
    <w:pPr>
      <w:keepNext/>
      <w:keepLines/>
      <w:numPr>
        <w:ilvl w:val="3"/>
      </w:numPr>
      <w:spacing w:before="240" w:after="120"/>
      <w:outlineLvl w:val="3"/>
    </w:pPr>
    <w:rPr>
      <w:rFonts w:asciiTheme="majorHAnsi" w:eastAsiaTheme="majorEastAsia" w:hAnsiTheme="majorHAnsi" w:cstheme="majorBidi"/>
      <w:iCs/>
      <w:sz w:val="28"/>
      <w:lang w:val="en-GB"/>
    </w:rPr>
  </w:style>
  <w:style w:type="paragraph" w:styleId="Heading5">
    <w:name w:val="heading 5"/>
    <w:basedOn w:val="Normal"/>
    <w:next w:val="Normal"/>
    <w:link w:val="Heading5Char"/>
    <w:uiPriority w:val="9"/>
    <w:unhideWhenUsed/>
    <w:qFormat/>
    <w:rsid w:val="00116173"/>
    <w:pPr>
      <w:keepNext/>
      <w:keepLines/>
      <w:spacing w:before="240" w:after="60"/>
      <w:outlineLvl w:val="4"/>
    </w:pPr>
    <w:rPr>
      <w:rFonts w:eastAsiaTheme="majorEastAsia" w:cs="Times New Roman (Headings CS)"/>
      <w:b/>
      <w:color w:val="323232" w:themeColor="text2"/>
      <w14:ligatures w14:val="standardContextual"/>
      <w14:numForm w14:val="oldStyle"/>
    </w:rPr>
  </w:style>
  <w:style w:type="paragraph" w:styleId="Heading6">
    <w:name w:val="heading 6"/>
    <w:basedOn w:val="Normal"/>
    <w:next w:val="Normal"/>
    <w:link w:val="Heading6Char"/>
    <w:uiPriority w:val="9"/>
    <w:unhideWhenUsed/>
    <w:qFormat/>
    <w:rsid w:val="00B01B0E"/>
    <w:pPr>
      <w:keepNext/>
      <w:keepLines/>
      <w:spacing w:before="40" w:after="0"/>
      <w:outlineLvl w:val="5"/>
    </w:pPr>
    <w:rPr>
      <w:rFonts w:asciiTheme="majorHAnsi" w:eastAsiaTheme="majorEastAsia" w:hAnsiTheme="majorHAnsi" w:cstheme="majorBidi"/>
      <w:color w:val="00B9BD" w:themeColor="accent1"/>
    </w:rPr>
  </w:style>
  <w:style w:type="paragraph" w:styleId="Heading7">
    <w:name w:val="heading 7"/>
    <w:basedOn w:val="Normal"/>
    <w:next w:val="Normal"/>
    <w:link w:val="Heading7Char"/>
    <w:uiPriority w:val="9"/>
    <w:unhideWhenUsed/>
    <w:rsid w:val="00B01B0E"/>
    <w:pPr>
      <w:keepNext/>
      <w:keepLines/>
      <w:spacing w:before="40" w:after="0"/>
      <w:outlineLvl w:val="6"/>
    </w:pPr>
    <w:rPr>
      <w:rFonts w:asciiTheme="majorHAnsi" w:eastAsiaTheme="majorEastAsia" w:hAnsiTheme="majorHAnsi" w:cs="Times New Roman (Headings CS)"/>
      <w:i/>
      <w:iCs/>
      <w:color w:val="097E80" w:themeColor="accent3"/>
    </w:rPr>
  </w:style>
  <w:style w:type="paragraph" w:styleId="Heading8">
    <w:name w:val="heading 8"/>
    <w:basedOn w:val="TablesHeadingGSCyan"/>
    <w:next w:val="Normal"/>
    <w:link w:val="Heading8Char"/>
    <w:uiPriority w:val="9"/>
    <w:unhideWhenUsed/>
    <w:rsid w:val="00B01B0E"/>
    <w:pPr>
      <w:framePr w:hSpace="180" w:wrap="around" w:y="1824"/>
      <w:outlineLvl w:val="7"/>
    </w:pPr>
  </w:style>
  <w:style w:type="paragraph" w:styleId="Heading9">
    <w:name w:val="heading 9"/>
    <w:basedOn w:val="Normal"/>
    <w:next w:val="Normal"/>
    <w:link w:val="Heading9Char"/>
    <w:uiPriority w:val="9"/>
    <w:unhideWhenUsed/>
    <w:rsid w:val="00B01B0E"/>
    <w:pPr>
      <w:keepNext/>
      <w:keepLines/>
      <w:spacing w:before="40" w:after="0"/>
      <w:outlineLvl w:val="8"/>
    </w:pPr>
    <w:rPr>
      <w:rFonts w:asciiTheme="majorHAnsi" w:eastAsiaTheme="majorEastAsia" w:hAnsiTheme="majorHAnsi" w:cstheme="majorBidi"/>
      <w:i/>
      <w:iCs/>
      <w:color w:val="6B6B6B"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B01B0E"/>
    <w:rPr>
      <w:rFonts w:ascii="Verdana" w:eastAsiaTheme="majorEastAsia" w:hAnsi="Verdana" w:cs="Times New Roman (Headings CS)"/>
      <w:b/>
      <w:color w:val="323232" w:themeColor="text2"/>
      <w:sz w:val="22"/>
      <w14:ligatures w14:val="standardContextual"/>
      <w14:numForm w14:val="oldStyle"/>
      <w14:cntxtAlts/>
    </w:rPr>
  </w:style>
  <w:style w:type="character" w:customStyle="1" w:styleId="Heading1Char">
    <w:name w:val="Heading 1 Char"/>
    <w:basedOn w:val="DefaultParagraphFont"/>
    <w:link w:val="Heading1"/>
    <w:uiPriority w:val="9"/>
    <w:rsid w:val="005E56D6"/>
    <w:rPr>
      <w:rFonts w:ascii="Verdana" w:hAnsi="Verdana" w:cs="Times New Roman (Body CS)"/>
      <w:b/>
      <w:caps/>
      <w:color w:val="00B9BD" w:themeColor="accent1"/>
      <w:sz w:val="48"/>
      <w14:cntxtAlts/>
    </w:rPr>
  </w:style>
  <w:style w:type="paragraph" w:styleId="BalloonText">
    <w:name w:val="Balloon Text"/>
    <w:basedOn w:val="Normal"/>
    <w:link w:val="BalloonTextChar"/>
    <w:uiPriority w:val="99"/>
    <w:semiHidden/>
    <w:unhideWhenUsed/>
    <w:rsid w:val="00B01B0E"/>
    <w:pPr>
      <w:spacing w:after="0" w:line="240" w:lineRule="auto"/>
    </w:pPr>
    <w:rPr>
      <w:rFonts w:asciiTheme="minorHAnsi" w:hAnsiTheme="minorHAnsi" w:cs="Times New Roman"/>
      <w:sz w:val="18"/>
      <w:szCs w:val="18"/>
    </w:rPr>
  </w:style>
  <w:style w:type="character" w:customStyle="1" w:styleId="BalloonTextChar">
    <w:name w:val="Balloon Text Char"/>
    <w:basedOn w:val="DefaultParagraphFont"/>
    <w:link w:val="BalloonText"/>
    <w:uiPriority w:val="99"/>
    <w:semiHidden/>
    <w:rsid w:val="00B01B0E"/>
    <w:rPr>
      <w:rFonts w:cs="Times New Roman"/>
      <w:color w:val="4D4D4C"/>
      <w:sz w:val="18"/>
      <w:szCs w:val="18"/>
      <w14:cntxtAlts/>
    </w:rPr>
  </w:style>
  <w:style w:type="paragraph" w:styleId="Bibliography">
    <w:name w:val="Bibliography"/>
    <w:basedOn w:val="Normal"/>
    <w:next w:val="Normal"/>
    <w:uiPriority w:val="37"/>
    <w:unhideWhenUsed/>
    <w:rsid w:val="00B01B0E"/>
  </w:style>
  <w:style w:type="paragraph" w:customStyle="1" w:styleId="BigTags">
    <w:name w:val="Big Tags"/>
    <w:next w:val="Normal"/>
    <w:qFormat/>
    <w:rsid w:val="00B01B0E"/>
    <w:pPr>
      <w:framePr w:vSpace="284" w:wrap="around" w:vAnchor="text" w:hAnchor="text" w:y="1"/>
      <w:shd w:val="clear" w:color="auto" w:fill="00B9BD" w:themeFill="accent1"/>
      <w:adjustRightInd w:val="0"/>
      <w:spacing w:after="0" w:line="240" w:lineRule="auto"/>
    </w:pPr>
    <w:rPr>
      <w:rFonts w:ascii="Verdana" w:eastAsiaTheme="minorEastAsia" w:hAnsi="Verdana" w:cs="Times New Roman (Body CS)"/>
      <w:iCs/>
      <w:caps/>
      <w:color w:val="FFFFFF" w:themeColor="background1"/>
      <w:sz w:val="20"/>
      <w14:cntxtAlts/>
    </w:rPr>
  </w:style>
  <w:style w:type="paragraph" w:styleId="BlockText">
    <w:name w:val="Block Text"/>
    <w:link w:val="BlockTextChar"/>
    <w:uiPriority w:val="99"/>
    <w:unhideWhenUsed/>
    <w:qFormat/>
    <w:rsid w:val="00112BD5"/>
    <w:pPr>
      <w:framePr w:wrap="around" w:vAnchor="text" w:hAnchor="margin" w:y="1"/>
      <w:pBdr>
        <w:top w:val="single" w:sz="2" w:space="10" w:color="00B9BD" w:themeColor="accent1"/>
        <w:left w:val="single" w:sz="2" w:space="10" w:color="00B9BD" w:themeColor="accent1"/>
        <w:bottom w:val="single" w:sz="2" w:space="4" w:color="00B9BD" w:themeColor="accent1"/>
        <w:right w:val="single" w:sz="2" w:space="10" w:color="00B9BD" w:themeColor="accent1"/>
      </w:pBdr>
      <w:spacing w:after="120" w:line="240" w:lineRule="auto"/>
      <w:ind w:right="72"/>
    </w:pPr>
    <w:rPr>
      <w:rFonts w:eastAsiaTheme="minorEastAsia"/>
      <w:iCs/>
      <w:color w:val="00B9BD" w:themeColor="accent1"/>
      <w:sz w:val="22"/>
      <w14:cntxtAlts/>
    </w:rPr>
  </w:style>
  <w:style w:type="character" w:customStyle="1" w:styleId="BlockTextChar">
    <w:name w:val="Block Text Char"/>
    <w:basedOn w:val="DefaultParagraphFont"/>
    <w:link w:val="BlockText"/>
    <w:uiPriority w:val="99"/>
    <w:rsid w:val="00112BD5"/>
    <w:rPr>
      <w:rFonts w:eastAsiaTheme="minorEastAsia"/>
      <w:iCs/>
      <w:color w:val="00B9BD" w:themeColor="accent1"/>
      <w:sz w:val="22"/>
      <w14:cntxtAlts/>
    </w:rPr>
  </w:style>
  <w:style w:type="paragraph" w:styleId="BodyText">
    <w:name w:val="Body Text"/>
    <w:basedOn w:val="Normal"/>
    <w:link w:val="BodyTextChar"/>
    <w:uiPriority w:val="99"/>
    <w:unhideWhenUsed/>
    <w:rsid w:val="00B01B0E"/>
    <w:pPr>
      <w:spacing w:after="120"/>
    </w:pPr>
  </w:style>
  <w:style w:type="character" w:customStyle="1" w:styleId="BodyTextChar">
    <w:name w:val="Body Text Char"/>
    <w:basedOn w:val="DefaultParagraphFont"/>
    <w:link w:val="BodyText"/>
    <w:uiPriority w:val="99"/>
    <w:rsid w:val="00B01B0E"/>
    <w:rPr>
      <w:rFonts w:ascii="Verdana" w:hAnsi="Verdana" w:cs="Times New Roman (Body CS)"/>
      <w:color w:val="4D4D4C"/>
      <w:sz w:val="22"/>
      <w14:cntxtAlts/>
    </w:rPr>
  </w:style>
  <w:style w:type="paragraph" w:styleId="BodyText2">
    <w:name w:val="Body Text 2"/>
    <w:basedOn w:val="Normal"/>
    <w:link w:val="BodyText2Char"/>
    <w:uiPriority w:val="99"/>
    <w:semiHidden/>
    <w:unhideWhenUsed/>
    <w:rsid w:val="00B01B0E"/>
    <w:pPr>
      <w:spacing w:after="120" w:line="480" w:lineRule="auto"/>
    </w:pPr>
  </w:style>
  <w:style w:type="character" w:customStyle="1" w:styleId="Heading2Char">
    <w:name w:val="Heading 2 Char"/>
    <w:basedOn w:val="DefaultParagraphFont"/>
    <w:link w:val="Heading2"/>
    <w:uiPriority w:val="9"/>
    <w:rsid w:val="00B01B0E"/>
    <w:rPr>
      <w:rFonts w:asciiTheme="majorHAnsi" w:eastAsiaTheme="majorEastAsia" w:hAnsiTheme="majorHAnsi" w:cs="Times New Roman (Headings CS)"/>
      <w:b/>
      <w:caps/>
      <w:color w:val="515151" w:themeColor="text1"/>
      <w:sz w:val="32"/>
      <w:szCs w:val="26"/>
      <w14:cntxtAlts/>
    </w:rPr>
  </w:style>
  <w:style w:type="character" w:customStyle="1" w:styleId="Heading3Char">
    <w:name w:val="Heading 3 Char"/>
    <w:basedOn w:val="DefaultParagraphFont"/>
    <w:link w:val="Heading3"/>
    <w:uiPriority w:val="9"/>
    <w:rsid w:val="007E245A"/>
    <w:rPr>
      <w:rFonts w:asciiTheme="majorHAnsi" w:eastAsiaTheme="majorEastAsia" w:hAnsiTheme="majorHAnsi" w:cs="Times New Roman (Headings CS)"/>
      <w:b/>
      <w:caps/>
      <w:color w:val="00B9BD" w:themeColor="accent1"/>
      <w:sz w:val="32"/>
      <w14:cntxtAlts/>
    </w:rPr>
  </w:style>
  <w:style w:type="character" w:customStyle="1" w:styleId="Heading4Char">
    <w:name w:val="Heading 4 Char"/>
    <w:basedOn w:val="DefaultParagraphFont"/>
    <w:link w:val="Heading4"/>
    <w:uiPriority w:val="9"/>
    <w:rsid w:val="00B01B0E"/>
    <w:rPr>
      <w:rFonts w:asciiTheme="majorHAnsi" w:eastAsiaTheme="majorEastAsia" w:hAnsiTheme="majorHAnsi" w:cstheme="majorBidi"/>
      <w:iCs/>
      <w:color w:val="4D4D4C"/>
      <w:sz w:val="28"/>
      <w:lang w:val="en-GB"/>
      <w14:cntxtAlts/>
    </w:rPr>
  </w:style>
  <w:style w:type="character" w:customStyle="1" w:styleId="BodyText2Char">
    <w:name w:val="Body Text 2 Char"/>
    <w:basedOn w:val="DefaultParagraphFont"/>
    <w:link w:val="BodyText2"/>
    <w:uiPriority w:val="99"/>
    <w:semiHidden/>
    <w:rsid w:val="00B01B0E"/>
    <w:rPr>
      <w:rFonts w:ascii="Verdana" w:hAnsi="Verdana" w:cs="Times New Roman (Body CS)"/>
      <w:color w:val="4D4D4C"/>
      <w:sz w:val="22"/>
      <w14:cntxtAlts/>
    </w:rPr>
  </w:style>
  <w:style w:type="paragraph" w:styleId="BodyText3">
    <w:name w:val="Body Text 3"/>
    <w:basedOn w:val="Normal"/>
    <w:link w:val="BodyText3Char"/>
    <w:uiPriority w:val="99"/>
    <w:unhideWhenUsed/>
    <w:rsid w:val="00B01B0E"/>
    <w:pPr>
      <w:spacing w:after="120"/>
    </w:pPr>
    <w:rPr>
      <w:sz w:val="16"/>
      <w:szCs w:val="16"/>
    </w:rPr>
  </w:style>
  <w:style w:type="character" w:customStyle="1" w:styleId="BodyText3Char">
    <w:name w:val="Body Text 3 Char"/>
    <w:basedOn w:val="DefaultParagraphFont"/>
    <w:link w:val="BodyText3"/>
    <w:uiPriority w:val="99"/>
    <w:rsid w:val="00B01B0E"/>
    <w:rPr>
      <w:rFonts w:ascii="Verdana" w:hAnsi="Verdana" w:cs="Times New Roman (Body CS)"/>
      <w:color w:val="4D4D4C"/>
      <w:sz w:val="16"/>
      <w:szCs w:val="16"/>
      <w14:cntxtAlts/>
    </w:rPr>
  </w:style>
  <w:style w:type="paragraph" w:styleId="BodyTextFirstIndent">
    <w:name w:val="Body Text First Indent"/>
    <w:basedOn w:val="BodyText"/>
    <w:link w:val="BodyTextFirstIndentChar"/>
    <w:uiPriority w:val="99"/>
    <w:semiHidden/>
    <w:unhideWhenUsed/>
    <w:rsid w:val="00B01B0E"/>
    <w:pPr>
      <w:spacing w:after="200"/>
      <w:ind w:firstLine="360"/>
    </w:pPr>
  </w:style>
  <w:style w:type="character" w:customStyle="1" w:styleId="BodyTextFirstIndentChar">
    <w:name w:val="Body Text First Indent Char"/>
    <w:basedOn w:val="BodyTextChar"/>
    <w:link w:val="BodyTextFirstIndent"/>
    <w:uiPriority w:val="99"/>
    <w:semiHidden/>
    <w:rsid w:val="00B01B0E"/>
    <w:rPr>
      <w:rFonts w:ascii="Verdana" w:hAnsi="Verdana" w:cs="Times New Roman (Body CS)"/>
      <w:color w:val="4D4D4C"/>
      <w:sz w:val="22"/>
      <w14:cntxtAlts/>
    </w:rPr>
  </w:style>
  <w:style w:type="paragraph" w:styleId="BodyTextIndent">
    <w:name w:val="Body Text Indent"/>
    <w:basedOn w:val="Normal"/>
    <w:link w:val="BodyTextIndentChar"/>
    <w:uiPriority w:val="99"/>
    <w:semiHidden/>
    <w:unhideWhenUsed/>
    <w:rsid w:val="00B01B0E"/>
    <w:pPr>
      <w:spacing w:after="120"/>
      <w:ind w:left="283"/>
    </w:pPr>
  </w:style>
  <w:style w:type="character" w:customStyle="1" w:styleId="BodyTextIndentChar">
    <w:name w:val="Body Text Indent Char"/>
    <w:basedOn w:val="DefaultParagraphFont"/>
    <w:link w:val="BodyTextIndent"/>
    <w:uiPriority w:val="99"/>
    <w:semiHidden/>
    <w:rsid w:val="00B01B0E"/>
    <w:rPr>
      <w:rFonts w:ascii="Verdana" w:hAnsi="Verdana" w:cs="Times New Roman (Body CS)"/>
      <w:color w:val="4D4D4C"/>
      <w:sz w:val="22"/>
      <w14:cntxtAlts/>
    </w:rPr>
  </w:style>
  <w:style w:type="paragraph" w:styleId="BodyTextFirstIndent2">
    <w:name w:val="Body Text First Indent 2"/>
    <w:basedOn w:val="BodyTextIndent"/>
    <w:link w:val="BodyTextFirstIndent2Char"/>
    <w:uiPriority w:val="99"/>
    <w:semiHidden/>
    <w:unhideWhenUsed/>
    <w:rsid w:val="00B01B0E"/>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B01B0E"/>
    <w:rPr>
      <w:rFonts w:ascii="Verdana" w:hAnsi="Verdana" w:cs="Times New Roman (Body CS)"/>
      <w:color w:val="4D4D4C"/>
      <w:sz w:val="22"/>
      <w14:cntxtAlts/>
    </w:rPr>
  </w:style>
  <w:style w:type="paragraph" w:styleId="BodyTextIndent2">
    <w:name w:val="Body Text Indent 2"/>
    <w:basedOn w:val="Normal"/>
    <w:link w:val="BodyTextIndent2Char"/>
    <w:uiPriority w:val="99"/>
    <w:semiHidden/>
    <w:unhideWhenUsed/>
    <w:rsid w:val="00B01B0E"/>
    <w:pPr>
      <w:spacing w:after="120" w:line="480" w:lineRule="auto"/>
      <w:ind w:left="283"/>
    </w:pPr>
  </w:style>
  <w:style w:type="character" w:customStyle="1" w:styleId="BodyTextIndent2Char">
    <w:name w:val="Body Text Indent 2 Char"/>
    <w:basedOn w:val="DefaultParagraphFont"/>
    <w:link w:val="BodyTextIndent2"/>
    <w:uiPriority w:val="99"/>
    <w:semiHidden/>
    <w:rsid w:val="00B01B0E"/>
    <w:rPr>
      <w:rFonts w:ascii="Verdana" w:hAnsi="Verdana" w:cs="Times New Roman (Body CS)"/>
      <w:color w:val="4D4D4C"/>
      <w:sz w:val="22"/>
      <w14:cntxtAlts/>
    </w:rPr>
  </w:style>
  <w:style w:type="paragraph" w:styleId="BodyTextIndent3">
    <w:name w:val="Body Text Indent 3"/>
    <w:basedOn w:val="Normal"/>
    <w:link w:val="BodyTextIndent3Char"/>
    <w:uiPriority w:val="99"/>
    <w:semiHidden/>
    <w:unhideWhenUsed/>
    <w:rsid w:val="00B01B0E"/>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B01B0E"/>
    <w:rPr>
      <w:rFonts w:ascii="Verdana" w:hAnsi="Verdana" w:cs="Times New Roman (Body CS)"/>
      <w:color w:val="4D4D4C"/>
      <w:sz w:val="16"/>
      <w:szCs w:val="16"/>
      <w14:cntxtAlts/>
    </w:rPr>
  </w:style>
  <w:style w:type="character" w:styleId="BookTitle">
    <w:name w:val="Book Title"/>
    <w:aliases w:val="Authored Titles"/>
    <w:uiPriority w:val="33"/>
    <w:rsid w:val="00B01B0E"/>
    <w:rPr>
      <w:rFonts w:asciiTheme="majorHAnsi" w:hAnsiTheme="majorHAnsi"/>
      <w:b w:val="0"/>
      <w:bCs/>
      <w:i/>
      <w:iCs/>
      <w:spacing w:val="5"/>
      <w:sz w:val="22"/>
    </w:rPr>
  </w:style>
  <w:style w:type="paragraph" w:styleId="Caption">
    <w:name w:val="caption"/>
    <w:basedOn w:val="Normal"/>
    <w:next w:val="Normal"/>
    <w:uiPriority w:val="35"/>
    <w:unhideWhenUsed/>
    <w:qFormat/>
    <w:rsid w:val="00B01B0E"/>
    <w:pPr>
      <w:spacing w:before="240" w:after="120" w:line="240" w:lineRule="auto"/>
    </w:pPr>
    <w:rPr>
      <w:iCs/>
      <w:color w:val="323232" w:themeColor="text2"/>
      <w:sz w:val="18"/>
      <w:szCs w:val="18"/>
    </w:rPr>
  </w:style>
  <w:style w:type="paragraph" w:styleId="Closing">
    <w:name w:val="Closing"/>
    <w:basedOn w:val="Normal"/>
    <w:link w:val="ClosingChar"/>
    <w:uiPriority w:val="99"/>
    <w:unhideWhenUsed/>
    <w:rsid w:val="00B01B0E"/>
    <w:pPr>
      <w:spacing w:after="0" w:line="240" w:lineRule="auto"/>
      <w:ind w:left="2835"/>
    </w:pPr>
  </w:style>
  <w:style w:type="character" w:customStyle="1" w:styleId="ClosingChar">
    <w:name w:val="Closing Char"/>
    <w:basedOn w:val="DefaultParagraphFont"/>
    <w:link w:val="Closing"/>
    <w:uiPriority w:val="99"/>
    <w:rsid w:val="00B01B0E"/>
    <w:rPr>
      <w:rFonts w:ascii="Verdana" w:hAnsi="Verdana" w:cs="Times New Roman (Body CS)"/>
      <w:color w:val="4D4D4C"/>
      <w:sz w:val="22"/>
      <w14:cntxtAlts/>
    </w:rPr>
  </w:style>
  <w:style w:type="character" w:styleId="CommentReference">
    <w:name w:val="annotation reference"/>
    <w:basedOn w:val="DefaultParagraphFont"/>
    <w:uiPriority w:val="99"/>
    <w:semiHidden/>
    <w:unhideWhenUsed/>
    <w:rsid w:val="00B01B0E"/>
    <w:rPr>
      <w:sz w:val="16"/>
      <w:szCs w:val="16"/>
    </w:rPr>
  </w:style>
  <w:style w:type="paragraph" w:styleId="CommentText">
    <w:name w:val="annotation text"/>
    <w:basedOn w:val="Normal"/>
    <w:link w:val="CommentTextChar"/>
    <w:uiPriority w:val="99"/>
    <w:semiHidden/>
    <w:unhideWhenUsed/>
    <w:rsid w:val="00B01B0E"/>
    <w:pPr>
      <w:spacing w:line="240" w:lineRule="auto"/>
    </w:pPr>
    <w:rPr>
      <w:sz w:val="20"/>
      <w:szCs w:val="20"/>
    </w:rPr>
  </w:style>
  <w:style w:type="character" w:customStyle="1" w:styleId="CommentTextChar">
    <w:name w:val="Comment Text Char"/>
    <w:basedOn w:val="DefaultParagraphFont"/>
    <w:link w:val="CommentText"/>
    <w:uiPriority w:val="99"/>
    <w:semiHidden/>
    <w:rsid w:val="00B01B0E"/>
    <w:rPr>
      <w:rFonts w:ascii="Verdana" w:hAnsi="Verdana" w:cs="Times New Roman (Body CS)"/>
      <w:color w:val="4D4D4C"/>
      <w:sz w:val="20"/>
      <w:szCs w:val="20"/>
      <w14:cntxtAlts/>
    </w:rPr>
  </w:style>
  <w:style w:type="paragraph" w:styleId="CommentSubject">
    <w:name w:val="annotation subject"/>
    <w:basedOn w:val="CommentText"/>
    <w:next w:val="CommentText"/>
    <w:link w:val="CommentSubjectChar"/>
    <w:uiPriority w:val="99"/>
    <w:semiHidden/>
    <w:unhideWhenUsed/>
    <w:rsid w:val="00B01B0E"/>
    <w:rPr>
      <w:b/>
      <w:bCs/>
    </w:rPr>
  </w:style>
  <w:style w:type="character" w:customStyle="1" w:styleId="Heading6Char">
    <w:name w:val="Heading 6 Char"/>
    <w:basedOn w:val="DefaultParagraphFont"/>
    <w:link w:val="Heading6"/>
    <w:uiPriority w:val="9"/>
    <w:rsid w:val="00B01B0E"/>
    <w:rPr>
      <w:rFonts w:asciiTheme="majorHAnsi" w:eastAsiaTheme="majorEastAsia" w:hAnsiTheme="majorHAnsi" w:cstheme="majorBidi"/>
      <w:color w:val="00B9BD" w:themeColor="accent1"/>
      <w:sz w:val="22"/>
      <w14:cntxtAlts/>
    </w:rPr>
  </w:style>
  <w:style w:type="character" w:customStyle="1" w:styleId="Heading7Char">
    <w:name w:val="Heading 7 Char"/>
    <w:basedOn w:val="DefaultParagraphFont"/>
    <w:link w:val="Heading7"/>
    <w:uiPriority w:val="9"/>
    <w:rsid w:val="00B01B0E"/>
    <w:rPr>
      <w:rFonts w:asciiTheme="majorHAnsi" w:eastAsiaTheme="majorEastAsia" w:hAnsiTheme="majorHAnsi" w:cs="Times New Roman (Headings CS)"/>
      <w:i/>
      <w:iCs/>
      <w:color w:val="097E80" w:themeColor="accent3"/>
      <w:sz w:val="22"/>
      <w14:cntxtAlts/>
    </w:rPr>
  </w:style>
  <w:style w:type="character" w:customStyle="1" w:styleId="Heading8Char">
    <w:name w:val="Heading 8 Char"/>
    <w:basedOn w:val="DefaultParagraphFont"/>
    <w:link w:val="Heading8"/>
    <w:uiPriority w:val="9"/>
    <w:rsid w:val="00B01B0E"/>
    <w:rPr>
      <w:rFonts w:ascii="Verdana" w:hAnsi="Verdana" w:cs="Times New Roman (Body CS)"/>
      <w:caps/>
      <w:color w:val="00B9BD" w:themeColor="accent1"/>
      <w:sz w:val="22"/>
      <w14:cntxtAlts/>
    </w:rPr>
  </w:style>
  <w:style w:type="character" w:customStyle="1" w:styleId="Heading9Char">
    <w:name w:val="Heading 9 Char"/>
    <w:basedOn w:val="DefaultParagraphFont"/>
    <w:link w:val="Heading9"/>
    <w:uiPriority w:val="9"/>
    <w:rsid w:val="00B01B0E"/>
    <w:rPr>
      <w:rFonts w:asciiTheme="majorHAnsi" w:eastAsiaTheme="majorEastAsia" w:hAnsiTheme="majorHAnsi" w:cstheme="majorBidi"/>
      <w:i/>
      <w:iCs/>
      <w:color w:val="6B6B6B" w:themeColor="text1" w:themeTint="D8"/>
      <w:sz w:val="21"/>
      <w:szCs w:val="21"/>
      <w14:cntxtAlts/>
    </w:rPr>
  </w:style>
  <w:style w:type="character" w:customStyle="1" w:styleId="CommentSubjectChar">
    <w:name w:val="Comment Subject Char"/>
    <w:basedOn w:val="CommentTextChar"/>
    <w:link w:val="CommentSubject"/>
    <w:uiPriority w:val="99"/>
    <w:semiHidden/>
    <w:rsid w:val="00B01B0E"/>
    <w:rPr>
      <w:rFonts w:ascii="Verdana" w:hAnsi="Verdana" w:cs="Times New Roman (Body CS)"/>
      <w:b/>
      <w:bCs/>
      <w:color w:val="4D4D4C"/>
      <w:sz w:val="20"/>
      <w:szCs w:val="20"/>
      <w14:cntxtAlts/>
    </w:rPr>
  </w:style>
  <w:style w:type="paragraph" w:styleId="Date">
    <w:name w:val="Date"/>
    <w:basedOn w:val="Normal"/>
    <w:next w:val="Normal"/>
    <w:link w:val="DateChar"/>
    <w:uiPriority w:val="99"/>
    <w:semiHidden/>
    <w:unhideWhenUsed/>
    <w:rsid w:val="00B01B0E"/>
  </w:style>
  <w:style w:type="character" w:customStyle="1" w:styleId="DateChar">
    <w:name w:val="Date Char"/>
    <w:basedOn w:val="DefaultParagraphFont"/>
    <w:link w:val="Date"/>
    <w:uiPriority w:val="99"/>
    <w:semiHidden/>
    <w:rsid w:val="00B01B0E"/>
    <w:rPr>
      <w:rFonts w:ascii="Verdana" w:hAnsi="Verdana" w:cs="Times New Roman (Body CS)"/>
      <w:color w:val="4D4D4C"/>
      <w:sz w:val="22"/>
      <w14:cntxtAlts/>
    </w:rPr>
  </w:style>
  <w:style w:type="paragraph" w:styleId="DocumentMap">
    <w:name w:val="Document Map"/>
    <w:basedOn w:val="Normal"/>
    <w:link w:val="DocumentMapChar"/>
    <w:uiPriority w:val="99"/>
    <w:semiHidden/>
    <w:unhideWhenUsed/>
    <w:rsid w:val="00B01B0E"/>
    <w:pPr>
      <w:spacing w:after="0" w:line="240" w:lineRule="auto"/>
    </w:pPr>
    <w:rPr>
      <w:rFonts w:asciiTheme="minorHAnsi" w:hAnsiTheme="minorHAnsi"/>
      <w:sz w:val="26"/>
      <w:szCs w:val="26"/>
    </w:rPr>
  </w:style>
  <w:style w:type="character" w:customStyle="1" w:styleId="DocumentMapChar">
    <w:name w:val="Document Map Char"/>
    <w:basedOn w:val="DefaultParagraphFont"/>
    <w:link w:val="DocumentMap"/>
    <w:uiPriority w:val="99"/>
    <w:semiHidden/>
    <w:rsid w:val="00B01B0E"/>
    <w:rPr>
      <w:rFonts w:cs="Times New Roman (Body CS)"/>
      <w:color w:val="4D4D4C"/>
      <w:sz w:val="26"/>
      <w:szCs w:val="26"/>
      <w14:cntxtAlts/>
    </w:rPr>
  </w:style>
  <w:style w:type="paragraph" w:styleId="E-mailSignature">
    <w:name w:val="E-mail Signature"/>
    <w:basedOn w:val="Normal"/>
    <w:link w:val="E-mailSignatureChar"/>
    <w:uiPriority w:val="99"/>
    <w:semiHidden/>
    <w:unhideWhenUsed/>
    <w:rsid w:val="00B01B0E"/>
    <w:pPr>
      <w:spacing w:after="0" w:line="240" w:lineRule="auto"/>
    </w:pPr>
  </w:style>
  <w:style w:type="character" w:customStyle="1" w:styleId="E-mailSignatureChar">
    <w:name w:val="E-mail Signature Char"/>
    <w:basedOn w:val="DefaultParagraphFont"/>
    <w:link w:val="E-mailSignature"/>
    <w:uiPriority w:val="99"/>
    <w:semiHidden/>
    <w:rsid w:val="00B01B0E"/>
    <w:rPr>
      <w:rFonts w:ascii="Verdana" w:hAnsi="Verdana" w:cs="Times New Roman (Body CS)"/>
      <w:color w:val="4D4D4C"/>
      <w:sz w:val="22"/>
      <w14:cntxtAlts/>
    </w:rPr>
  </w:style>
  <w:style w:type="character" w:styleId="Emphasis">
    <w:name w:val="Emphasis"/>
    <w:uiPriority w:val="20"/>
    <w:qFormat/>
    <w:rsid w:val="00B01B0E"/>
    <w:rPr>
      <w:rFonts w:asciiTheme="minorHAnsi" w:hAnsiTheme="minorHAnsi"/>
      <w:i/>
      <w:iCs/>
      <w:sz w:val="20"/>
    </w:rPr>
  </w:style>
  <w:style w:type="character" w:styleId="EndnoteReference">
    <w:name w:val="endnote reference"/>
    <w:basedOn w:val="DefaultParagraphFont"/>
    <w:uiPriority w:val="99"/>
    <w:semiHidden/>
    <w:unhideWhenUsed/>
    <w:rsid w:val="00B01B0E"/>
    <w:rPr>
      <w:vertAlign w:val="superscript"/>
    </w:rPr>
  </w:style>
  <w:style w:type="paragraph" w:styleId="EndnoteText">
    <w:name w:val="endnote text"/>
    <w:basedOn w:val="Normal"/>
    <w:link w:val="EndnoteTextChar"/>
    <w:uiPriority w:val="99"/>
    <w:semiHidden/>
    <w:unhideWhenUsed/>
    <w:rsid w:val="00B01B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1B0E"/>
    <w:rPr>
      <w:rFonts w:ascii="Verdana" w:hAnsi="Verdana" w:cs="Times New Roman (Body CS)"/>
      <w:color w:val="4D4D4C"/>
      <w:sz w:val="20"/>
      <w:szCs w:val="20"/>
      <w14:cntxtAlts/>
    </w:rPr>
  </w:style>
  <w:style w:type="paragraph" w:styleId="EnvelopeAddress">
    <w:name w:val="envelope address"/>
    <w:basedOn w:val="Normal"/>
    <w:uiPriority w:val="99"/>
    <w:semiHidden/>
    <w:unhideWhenUsed/>
    <w:rsid w:val="00B01B0E"/>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B01B0E"/>
    <w:pPr>
      <w:spacing w:after="0"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B01B0E"/>
    <w:rPr>
      <w:color w:val="D3D4D6" w:themeColor="followedHyperlink"/>
      <w:u w:val="single"/>
    </w:rPr>
  </w:style>
  <w:style w:type="paragraph" w:styleId="Footer">
    <w:name w:val="footer"/>
    <w:basedOn w:val="Normal"/>
    <w:link w:val="FooterChar"/>
    <w:unhideWhenUsed/>
    <w:rsid w:val="00B01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B0E"/>
    <w:rPr>
      <w:rFonts w:ascii="Verdana" w:hAnsi="Verdana" w:cs="Times New Roman (Body CS)"/>
      <w:color w:val="4D4D4C"/>
      <w:sz w:val="22"/>
      <w14:cntxtAlts/>
    </w:rPr>
  </w:style>
  <w:style w:type="character" w:styleId="FootnoteReference">
    <w:name w:val="footnote reference"/>
    <w:basedOn w:val="DefaultParagraphFont"/>
    <w:unhideWhenUsed/>
    <w:rsid w:val="00B01B0E"/>
    <w:rPr>
      <w:vertAlign w:val="superscript"/>
    </w:rPr>
  </w:style>
  <w:style w:type="paragraph" w:styleId="FootnoteText">
    <w:name w:val="footnote text"/>
    <w:basedOn w:val="Normal"/>
    <w:link w:val="FootnoteTextChar"/>
    <w:unhideWhenUsed/>
    <w:rsid w:val="00947B25"/>
    <w:pPr>
      <w:spacing w:after="0" w:line="240" w:lineRule="auto"/>
    </w:pPr>
    <w:rPr>
      <w:sz w:val="16"/>
      <w:szCs w:val="20"/>
    </w:rPr>
  </w:style>
  <w:style w:type="character" w:customStyle="1" w:styleId="FootnoteTextChar">
    <w:name w:val="Footnote Text Char"/>
    <w:basedOn w:val="DefaultParagraphFont"/>
    <w:link w:val="FootnoteText"/>
    <w:rsid w:val="00947B25"/>
    <w:rPr>
      <w:rFonts w:ascii="Verdana" w:hAnsi="Verdana" w:cs="Times New Roman (Body CS)"/>
      <w:color w:val="4D4D4C"/>
      <w:sz w:val="16"/>
      <w:szCs w:val="20"/>
      <w14:cntxtAlts/>
    </w:rPr>
  </w:style>
  <w:style w:type="table" w:customStyle="1" w:styleId="GridTable1Light1">
    <w:name w:val="Grid Table 1 Light1"/>
    <w:basedOn w:val="TableNormal"/>
    <w:uiPriority w:val="46"/>
    <w:rsid w:val="00B01B0E"/>
    <w:pPr>
      <w:spacing w:after="0" w:line="240" w:lineRule="auto"/>
    </w:pPr>
    <w:tblPr>
      <w:tblStyleRowBandSize w:val="1"/>
      <w:tblStyleColBandSize w:val="1"/>
      <w:tblBorders>
        <w:top w:val="single" w:sz="4" w:space="0" w:color="B9B9B9" w:themeColor="text1" w:themeTint="66"/>
        <w:left w:val="single" w:sz="4" w:space="0" w:color="B9B9B9" w:themeColor="text1" w:themeTint="66"/>
        <w:bottom w:val="single" w:sz="4" w:space="0" w:color="B9B9B9" w:themeColor="text1" w:themeTint="66"/>
        <w:right w:val="single" w:sz="4" w:space="0" w:color="B9B9B9" w:themeColor="text1" w:themeTint="66"/>
        <w:insideH w:val="single" w:sz="4" w:space="0" w:color="B9B9B9" w:themeColor="text1" w:themeTint="66"/>
        <w:insideV w:val="single" w:sz="4" w:space="0" w:color="B9B9B9" w:themeColor="text1" w:themeTint="66"/>
      </w:tblBorders>
    </w:tblPr>
    <w:tblStylePr w:type="firstRow">
      <w:rPr>
        <w:b/>
        <w:bCs/>
      </w:rPr>
      <w:tblPr/>
      <w:tcPr>
        <w:tcBorders>
          <w:bottom w:val="single" w:sz="12" w:space="0" w:color="969696" w:themeColor="text1" w:themeTint="99"/>
        </w:tcBorders>
      </w:tcPr>
    </w:tblStylePr>
    <w:tblStylePr w:type="lastRow">
      <w:rPr>
        <w:b/>
        <w:bCs/>
      </w:rPr>
      <w:tblPr/>
      <w:tcPr>
        <w:tcBorders>
          <w:top w:val="double" w:sz="2" w:space="0" w:color="96969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B01B0E"/>
    <w:pPr>
      <w:spacing w:after="0" w:line="240" w:lineRule="auto"/>
    </w:pPr>
    <w:tblPr>
      <w:tblStyleRowBandSize w:val="1"/>
      <w:tblStyleColBandSize w:val="1"/>
      <w:tbl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insideH w:val="single" w:sz="4" w:space="0" w:color="7EFBFF" w:themeColor="accent1" w:themeTint="66"/>
        <w:insideV w:val="single" w:sz="4" w:space="0" w:color="7EFBFF" w:themeColor="accent1" w:themeTint="66"/>
      </w:tblBorders>
    </w:tblPr>
    <w:tblStylePr w:type="firstRow">
      <w:rPr>
        <w:b/>
        <w:bCs/>
      </w:rPr>
      <w:tblPr/>
      <w:tcPr>
        <w:tcBorders>
          <w:bottom w:val="single" w:sz="12" w:space="0" w:color="3EFAFF" w:themeColor="accent1" w:themeTint="99"/>
        </w:tcBorders>
      </w:tcPr>
    </w:tblStylePr>
    <w:tblStylePr w:type="lastRow">
      <w:rPr>
        <w:b/>
        <w:bCs/>
      </w:rPr>
      <w:tblPr/>
      <w:tcPr>
        <w:tcBorders>
          <w:top w:val="double" w:sz="2" w:space="0" w:color="3EFAFF" w:themeColor="accent1" w:themeTint="99"/>
        </w:tcBorders>
      </w:tcPr>
    </w:tblStylePr>
    <w:tblStylePr w:type="firstCol">
      <w:rPr>
        <w:b/>
        <w:bCs/>
      </w:rPr>
    </w:tblStylePr>
    <w:tblStylePr w:type="lastCol">
      <w:rPr>
        <w:b/>
        <w:bCs/>
      </w:rPr>
    </w:tblStylePr>
  </w:style>
  <w:style w:type="table" w:customStyle="1" w:styleId="GridTable2-Accent31">
    <w:name w:val="Grid Table 2 - Accent 31"/>
    <w:basedOn w:val="TableNormal"/>
    <w:uiPriority w:val="47"/>
    <w:rsid w:val="00B01B0E"/>
    <w:pPr>
      <w:spacing w:after="0" w:line="240" w:lineRule="auto"/>
    </w:pPr>
    <w:tblPr>
      <w:tblStyleRowBandSize w:val="1"/>
      <w:tblStyleColBandSize w:val="1"/>
      <w:tblBorders>
        <w:top w:val="single" w:sz="2" w:space="0" w:color="2DECF0" w:themeColor="accent3" w:themeTint="99"/>
        <w:bottom w:val="single" w:sz="2" w:space="0" w:color="2DECF0" w:themeColor="accent3" w:themeTint="99"/>
        <w:insideH w:val="single" w:sz="2" w:space="0" w:color="2DECF0" w:themeColor="accent3" w:themeTint="99"/>
        <w:insideV w:val="single" w:sz="2" w:space="0" w:color="2DECF0" w:themeColor="accent3" w:themeTint="99"/>
      </w:tblBorders>
    </w:tblPr>
    <w:tblStylePr w:type="firstRow">
      <w:rPr>
        <w:b/>
        <w:bCs/>
      </w:rPr>
      <w:tblPr/>
      <w:tcPr>
        <w:tcBorders>
          <w:top w:val="nil"/>
          <w:bottom w:val="single" w:sz="12" w:space="0" w:color="2DECF0" w:themeColor="accent3" w:themeTint="99"/>
          <w:insideH w:val="nil"/>
          <w:insideV w:val="nil"/>
        </w:tcBorders>
        <w:shd w:val="clear" w:color="auto" w:fill="FFFFFF" w:themeFill="background1"/>
      </w:tcPr>
    </w:tblStylePr>
    <w:tblStylePr w:type="lastRow">
      <w:rPr>
        <w:b/>
        <w:bCs/>
      </w:rPr>
      <w:tblPr/>
      <w:tcPr>
        <w:tcBorders>
          <w:top w:val="double" w:sz="2" w:space="0" w:color="2DECF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8FA" w:themeFill="accent3" w:themeFillTint="33"/>
      </w:tcPr>
    </w:tblStylePr>
    <w:tblStylePr w:type="band1Horz">
      <w:tblPr/>
      <w:tcPr>
        <w:shd w:val="clear" w:color="auto" w:fill="B9F8FA" w:themeFill="accent3" w:themeFillTint="33"/>
      </w:tcPr>
    </w:tblStylePr>
  </w:style>
  <w:style w:type="table" w:customStyle="1" w:styleId="GridTable2-Accent41">
    <w:name w:val="Grid Table 2 - Accent 41"/>
    <w:basedOn w:val="TableNormal"/>
    <w:uiPriority w:val="47"/>
    <w:rsid w:val="00B01B0E"/>
    <w:pPr>
      <w:spacing w:after="0" w:line="240" w:lineRule="auto"/>
    </w:pPr>
    <w:tblPr>
      <w:tblStyleRowBandSize w:val="1"/>
      <w:tblStyleColBandSize w:val="1"/>
      <w:tblBorders>
        <w:top w:val="single" w:sz="2" w:space="0" w:color="E6EB8C" w:themeColor="accent4" w:themeTint="99"/>
        <w:bottom w:val="single" w:sz="2" w:space="0" w:color="E6EB8C" w:themeColor="accent4" w:themeTint="99"/>
        <w:insideH w:val="single" w:sz="2" w:space="0" w:color="E6EB8C" w:themeColor="accent4" w:themeTint="99"/>
        <w:insideV w:val="single" w:sz="2" w:space="0" w:color="E6EB8C" w:themeColor="accent4" w:themeTint="99"/>
      </w:tblBorders>
    </w:tblPr>
    <w:tblStylePr w:type="firstRow">
      <w:rPr>
        <w:b/>
        <w:bCs/>
      </w:rPr>
      <w:tblPr/>
      <w:tcPr>
        <w:tcBorders>
          <w:top w:val="nil"/>
          <w:bottom w:val="single" w:sz="12" w:space="0" w:color="E6EB8C" w:themeColor="accent4" w:themeTint="99"/>
          <w:insideH w:val="nil"/>
          <w:insideV w:val="nil"/>
        </w:tcBorders>
        <w:shd w:val="clear" w:color="auto" w:fill="FFFFFF" w:themeFill="background1"/>
      </w:tcPr>
    </w:tblStylePr>
    <w:tblStylePr w:type="lastRow">
      <w:rPr>
        <w:b/>
        <w:bCs/>
      </w:rPr>
      <w:tblPr/>
      <w:tcPr>
        <w:tcBorders>
          <w:top w:val="double" w:sz="2" w:space="0" w:color="E6EB8C"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F8D8" w:themeFill="accent4" w:themeFillTint="33"/>
      </w:tcPr>
    </w:tblStylePr>
    <w:tblStylePr w:type="band1Horz">
      <w:tblPr/>
      <w:tcPr>
        <w:shd w:val="clear" w:color="auto" w:fill="F6F8D8" w:themeFill="accent4" w:themeFillTint="33"/>
      </w:tcPr>
    </w:tblStylePr>
  </w:style>
  <w:style w:type="table" w:customStyle="1" w:styleId="GridTable2-Accent51">
    <w:name w:val="Grid Table 2 - Accent 51"/>
    <w:basedOn w:val="TableNormal"/>
    <w:uiPriority w:val="47"/>
    <w:rsid w:val="00B01B0E"/>
    <w:pPr>
      <w:spacing w:after="0" w:line="240" w:lineRule="auto"/>
    </w:pPr>
    <w:tblPr>
      <w:tblStyleRowBandSize w:val="1"/>
      <w:tblStyleColBandSize w:val="1"/>
      <w:tblBorders>
        <w:top w:val="single" w:sz="2" w:space="0" w:color="D9E088" w:themeColor="accent5" w:themeTint="99"/>
        <w:bottom w:val="single" w:sz="2" w:space="0" w:color="D9E088" w:themeColor="accent5" w:themeTint="99"/>
        <w:insideH w:val="single" w:sz="2" w:space="0" w:color="D9E088" w:themeColor="accent5" w:themeTint="99"/>
        <w:insideV w:val="single" w:sz="2" w:space="0" w:color="D9E088" w:themeColor="accent5" w:themeTint="99"/>
      </w:tblBorders>
    </w:tblPr>
    <w:tblStylePr w:type="firstRow">
      <w:rPr>
        <w:b/>
        <w:bCs/>
      </w:rPr>
      <w:tblPr/>
      <w:tcPr>
        <w:tcBorders>
          <w:top w:val="nil"/>
          <w:bottom w:val="single" w:sz="12" w:space="0" w:color="D9E088" w:themeColor="accent5" w:themeTint="99"/>
          <w:insideH w:val="nil"/>
          <w:insideV w:val="nil"/>
        </w:tcBorders>
        <w:shd w:val="clear" w:color="auto" w:fill="FFFFFF" w:themeFill="background1"/>
      </w:tcPr>
    </w:tblStylePr>
    <w:tblStylePr w:type="lastRow">
      <w:rPr>
        <w:b/>
        <w:bCs/>
      </w:rPr>
      <w:tblPr/>
      <w:tcPr>
        <w:tcBorders>
          <w:top w:val="double" w:sz="2" w:space="0" w:color="D9E088"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4D7" w:themeFill="accent5" w:themeFillTint="33"/>
      </w:tcPr>
    </w:tblStylePr>
    <w:tblStylePr w:type="band1Horz">
      <w:tblPr/>
      <w:tcPr>
        <w:shd w:val="clear" w:color="auto" w:fill="F2F4D7" w:themeFill="accent5" w:themeFillTint="33"/>
      </w:tcPr>
    </w:tblStylePr>
  </w:style>
  <w:style w:type="table" w:customStyle="1" w:styleId="GridTable3-Accent41">
    <w:name w:val="Grid Table 3 - Accent 41"/>
    <w:basedOn w:val="TableNormal"/>
    <w:uiPriority w:val="48"/>
    <w:rsid w:val="00B01B0E"/>
    <w:pPr>
      <w:spacing w:after="0" w:line="240" w:lineRule="auto"/>
    </w:pPr>
    <w:tblPr>
      <w:tblStyleRowBandSize w:val="1"/>
      <w:tblStyleColBandSize w:val="1"/>
      <w:tblBorders>
        <w:top w:val="single" w:sz="4" w:space="0" w:color="E6EB8C" w:themeColor="accent4" w:themeTint="99"/>
        <w:left w:val="single" w:sz="4" w:space="0" w:color="E6EB8C" w:themeColor="accent4" w:themeTint="99"/>
        <w:bottom w:val="single" w:sz="4" w:space="0" w:color="E6EB8C" w:themeColor="accent4" w:themeTint="99"/>
        <w:right w:val="single" w:sz="4" w:space="0" w:color="E6EB8C" w:themeColor="accent4" w:themeTint="99"/>
        <w:insideH w:val="single" w:sz="4" w:space="0" w:color="E6EB8C" w:themeColor="accent4" w:themeTint="99"/>
        <w:insideV w:val="single" w:sz="4" w:space="0" w:color="E6EB8C"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F8D8" w:themeFill="accent4" w:themeFillTint="33"/>
      </w:tcPr>
    </w:tblStylePr>
    <w:tblStylePr w:type="band1Horz">
      <w:tblPr/>
      <w:tcPr>
        <w:shd w:val="clear" w:color="auto" w:fill="F6F8D8" w:themeFill="accent4" w:themeFillTint="33"/>
      </w:tcPr>
    </w:tblStylePr>
    <w:tblStylePr w:type="neCell">
      <w:tblPr/>
      <w:tcPr>
        <w:tcBorders>
          <w:bottom w:val="single" w:sz="4" w:space="0" w:color="E6EB8C" w:themeColor="accent4" w:themeTint="99"/>
        </w:tcBorders>
      </w:tcPr>
    </w:tblStylePr>
    <w:tblStylePr w:type="nwCell">
      <w:tblPr/>
      <w:tcPr>
        <w:tcBorders>
          <w:bottom w:val="single" w:sz="4" w:space="0" w:color="E6EB8C" w:themeColor="accent4" w:themeTint="99"/>
        </w:tcBorders>
      </w:tcPr>
    </w:tblStylePr>
    <w:tblStylePr w:type="seCell">
      <w:tblPr/>
      <w:tcPr>
        <w:tcBorders>
          <w:top w:val="single" w:sz="4" w:space="0" w:color="E6EB8C" w:themeColor="accent4" w:themeTint="99"/>
        </w:tcBorders>
      </w:tcPr>
    </w:tblStylePr>
    <w:tblStylePr w:type="swCell">
      <w:tblPr/>
      <w:tcPr>
        <w:tcBorders>
          <w:top w:val="single" w:sz="4" w:space="0" w:color="E6EB8C" w:themeColor="accent4" w:themeTint="99"/>
        </w:tcBorders>
      </w:tcPr>
    </w:tblStylePr>
  </w:style>
  <w:style w:type="table" w:customStyle="1" w:styleId="GridTable5Dark-Accent31">
    <w:name w:val="Grid Table 5 Dark - Accent 31"/>
    <w:basedOn w:val="TableNormal"/>
    <w:uiPriority w:val="50"/>
    <w:rsid w:val="00B01B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8F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7E8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7E8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7E8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7E80" w:themeFill="accent3"/>
      </w:tcPr>
    </w:tblStylePr>
    <w:tblStylePr w:type="band1Vert">
      <w:tblPr/>
      <w:tcPr>
        <w:shd w:val="clear" w:color="auto" w:fill="73F2F5" w:themeFill="accent3" w:themeFillTint="66"/>
      </w:tcPr>
    </w:tblStylePr>
    <w:tblStylePr w:type="band1Horz">
      <w:tblPr/>
      <w:tcPr>
        <w:shd w:val="clear" w:color="auto" w:fill="73F2F5" w:themeFill="accent3" w:themeFillTint="66"/>
      </w:tcPr>
    </w:tblStylePr>
  </w:style>
  <w:style w:type="table" w:customStyle="1" w:styleId="GridTable5Dark-Accent51">
    <w:name w:val="Grid Table 5 Dark - Accent 51"/>
    <w:basedOn w:val="TableNormal"/>
    <w:uiPriority w:val="50"/>
    <w:rsid w:val="00B01B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4D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CC3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CC3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CC3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CC3A" w:themeFill="accent5"/>
      </w:tcPr>
    </w:tblStylePr>
    <w:tblStylePr w:type="band1Vert">
      <w:tblPr/>
      <w:tcPr>
        <w:shd w:val="clear" w:color="auto" w:fill="E6EAB0" w:themeFill="accent5" w:themeFillTint="66"/>
      </w:tcPr>
    </w:tblStylePr>
    <w:tblStylePr w:type="band1Horz">
      <w:tblPr/>
      <w:tcPr>
        <w:shd w:val="clear" w:color="auto" w:fill="E6EAB0" w:themeFill="accent5" w:themeFillTint="66"/>
      </w:tcPr>
    </w:tblStylePr>
  </w:style>
  <w:style w:type="table" w:customStyle="1" w:styleId="GridTable6Colorful1">
    <w:name w:val="Grid Table 6 Colorful1"/>
    <w:basedOn w:val="TableNormal"/>
    <w:uiPriority w:val="51"/>
    <w:rsid w:val="00B01B0E"/>
    <w:pPr>
      <w:spacing w:after="0" w:line="240" w:lineRule="auto"/>
    </w:pPr>
    <w:rPr>
      <w:color w:val="515151" w:themeColor="text1"/>
    </w:rPr>
    <w:tblPr>
      <w:tblStyleRowBandSize w:val="1"/>
      <w:tblStyleColBandSize w:val="1"/>
      <w:tblBorders>
        <w:top w:val="single" w:sz="4" w:space="0" w:color="969696" w:themeColor="text1" w:themeTint="99"/>
        <w:left w:val="single" w:sz="4" w:space="0" w:color="969696" w:themeColor="text1" w:themeTint="99"/>
        <w:bottom w:val="single" w:sz="4" w:space="0" w:color="969696" w:themeColor="text1" w:themeTint="99"/>
        <w:right w:val="single" w:sz="4" w:space="0" w:color="969696" w:themeColor="text1" w:themeTint="99"/>
        <w:insideH w:val="single" w:sz="4" w:space="0" w:color="969696" w:themeColor="text1" w:themeTint="99"/>
        <w:insideV w:val="single" w:sz="4" w:space="0" w:color="969696" w:themeColor="text1" w:themeTint="99"/>
      </w:tblBorders>
    </w:tblPr>
    <w:tblStylePr w:type="firstRow">
      <w:rPr>
        <w:b/>
        <w:bCs/>
      </w:rPr>
      <w:tblPr/>
      <w:tcPr>
        <w:tcBorders>
          <w:bottom w:val="single" w:sz="12" w:space="0" w:color="969696" w:themeColor="text1" w:themeTint="99"/>
        </w:tcBorders>
      </w:tcPr>
    </w:tblStylePr>
    <w:tblStylePr w:type="lastRow">
      <w:rPr>
        <w:b/>
        <w:bCs/>
      </w:rPr>
      <w:tblPr/>
      <w:tcPr>
        <w:tcBorders>
          <w:top w:val="double" w:sz="4" w:space="0" w:color="969696" w:themeColor="text1" w:themeTint="99"/>
        </w:tcBorders>
      </w:tcPr>
    </w:tblStylePr>
    <w:tblStylePr w:type="firstCol">
      <w:rPr>
        <w:b/>
        <w:bCs/>
      </w:rPr>
    </w:tblStylePr>
    <w:tblStylePr w:type="lastCol">
      <w:rPr>
        <w:b/>
        <w:bCs/>
      </w:rPr>
    </w:tblStylePr>
    <w:tblStylePr w:type="band1Vert">
      <w:tblPr/>
      <w:tcPr>
        <w:shd w:val="clear" w:color="auto" w:fill="DCDCDC" w:themeFill="text1" w:themeFillTint="33"/>
      </w:tcPr>
    </w:tblStylePr>
    <w:tblStylePr w:type="band1Horz">
      <w:tblPr/>
      <w:tcPr>
        <w:shd w:val="clear" w:color="auto" w:fill="DCDCDC" w:themeFill="text1" w:themeFillTint="33"/>
      </w:tcPr>
    </w:tblStylePr>
  </w:style>
  <w:style w:type="table" w:customStyle="1" w:styleId="GridTable7Colorful-Accent31">
    <w:name w:val="Grid Table 7 Colorful - Accent 31"/>
    <w:basedOn w:val="TableNormal"/>
    <w:uiPriority w:val="52"/>
    <w:rsid w:val="00B01B0E"/>
    <w:pPr>
      <w:spacing w:after="0" w:line="240" w:lineRule="auto"/>
    </w:pPr>
    <w:rPr>
      <w:color w:val="065D5F" w:themeColor="accent3" w:themeShade="BF"/>
    </w:rPr>
    <w:tblPr>
      <w:tblStyleRowBandSize w:val="1"/>
      <w:tblStyleColBandSize w:val="1"/>
      <w:tblBorders>
        <w:top w:val="single" w:sz="4" w:space="0" w:color="2DECF0" w:themeColor="accent3" w:themeTint="99"/>
        <w:left w:val="single" w:sz="4" w:space="0" w:color="2DECF0" w:themeColor="accent3" w:themeTint="99"/>
        <w:bottom w:val="single" w:sz="4" w:space="0" w:color="2DECF0" w:themeColor="accent3" w:themeTint="99"/>
        <w:right w:val="single" w:sz="4" w:space="0" w:color="2DECF0" w:themeColor="accent3" w:themeTint="99"/>
        <w:insideH w:val="single" w:sz="4" w:space="0" w:color="2DECF0" w:themeColor="accent3" w:themeTint="99"/>
        <w:insideV w:val="single" w:sz="4" w:space="0" w:color="2DECF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8FA" w:themeFill="accent3" w:themeFillTint="33"/>
      </w:tcPr>
    </w:tblStylePr>
    <w:tblStylePr w:type="band1Horz">
      <w:tblPr/>
      <w:tcPr>
        <w:shd w:val="clear" w:color="auto" w:fill="B9F8FA" w:themeFill="accent3" w:themeFillTint="33"/>
      </w:tcPr>
    </w:tblStylePr>
    <w:tblStylePr w:type="neCell">
      <w:tblPr/>
      <w:tcPr>
        <w:tcBorders>
          <w:bottom w:val="single" w:sz="4" w:space="0" w:color="2DECF0" w:themeColor="accent3" w:themeTint="99"/>
        </w:tcBorders>
      </w:tcPr>
    </w:tblStylePr>
    <w:tblStylePr w:type="nwCell">
      <w:tblPr/>
      <w:tcPr>
        <w:tcBorders>
          <w:bottom w:val="single" w:sz="4" w:space="0" w:color="2DECF0" w:themeColor="accent3" w:themeTint="99"/>
        </w:tcBorders>
      </w:tcPr>
    </w:tblStylePr>
    <w:tblStylePr w:type="seCell">
      <w:tblPr/>
      <w:tcPr>
        <w:tcBorders>
          <w:top w:val="single" w:sz="4" w:space="0" w:color="2DECF0" w:themeColor="accent3" w:themeTint="99"/>
        </w:tcBorders>
      </w:tcPr>
    </w:tblStylePr>
    <w:tblStylePr w:type="swCell">
      <w:tblPr/>
      <w:tcPr>
        <w:tcBorders>
          <w:top w:val="single" w:sz="4" w:space="0" w:color="2DECF0" w:themeColor="accent3" w:themeTint="99"/>
        </w:tcBorders>
      </w:tcPr>
    </w:tblStylePr>
  </w:style>
  <w:style w:type="table" w:customStyle="1" w:styleId="GridTable7Colorful-Accent41">
    <w:name w:val="Grid Table 7 Colorful - Accent 41"/>
    <w:basedOn w:val="TableNormal"/>
    <w:uiPriority w:val="52"/>
    <w:rsid w:val="00B01B0E"/>
    <w:pPr>
      <w:spacing w:after="0" w:line="240" w:lineRule="auto"/>
    </w:pPr>
    <w:rPr>
      <w:color w:val="AEB71F" w:themeColor="accent4" w:themeShade="BF"/>
    </w:rPr>
    <w:tblPr>
      <w:tblStyleRowBandSize w:val="1"/>
      <w:tblStyleColBandSize w:val="1"/>
      <w:tblBorders>
        <w:top w:val="single" w:sz="4" w:space="0" w:color="E6EB8C" w:themeColor="accent4" w:themeTint="99"/>
        <w:left w:val="single" w:sz="4" w:space="0" w:color="E6EB8C" w:themeColor="accent4" w:themeTint="99"/>
        <w:bottom w:val="single" w:sz="4" w:space="0" w:color="E6EB8C" w:themeColor="accent4" w:themeTint="99"/>
        <w:right w:val="single" w:sz="4" w:space="0" w:color="E6EB8C" w:themeColor="accent4" w:themeTint="99"/>
        <w:insideH w:val="single" w:sz="4" w:space="0" w:color="E6EB8C" w:themeColor="accent4" w:themeTint="99"/>
        <w:insideV w:val="single" w:sz="4" w:space="0" w:color="E6EB8C"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F8D8" w:themeFill="accent4" w:themeFillTint="33"/>
      </w:tcPr>
    </w:tblStylePr>
    <w:tblStylePr w:type="band1Horz">
      <w:tblPr/>
      <w:tcPr>
        <w:shd w:val="clear" w:color="auto" w:fill="F6F8D8" w:themeFill="accent4" w:themeFillTint="33"/>
      </w:tcPr>
    </w:tblStylePr>
    <w:tblStylePr w:type="neCell">
      <w:tblPr/>
      <w:tcPr>
        <w:tcBorders>
          <w:bottom w:val="single" w:sz="4" w:space="0" w:color="E6EB8C" w:themeColor="accent4" w:themeTint="99"/>
        </w:tcBorders>
      </w:tcPr>
    </w:tblStylePr>
    <w:tblStylePr w:type="nwCell">
      <w:tblPr/>
      <w:tcPr>
        <w:tcBorders>
          <w:bottom w:val="single" w:sz="4" w:space="0" w:color="E6EB8C" w:themeColor="accent4" w:themeTint="99"/>
        </w:tcBorders>
      </w:tcPr>
    </w:tblStylePr>
    <w:tblStylePr w:type="seCell">
      <w:tblPr/>
      <w:tcPr>
        <w:tcBorders>
          <w:top w:val="single" w:sz="4" w:space="0" w:color="E6EB8C" w:themeColor="accent4" w:themeTint="99"/>
        </w:tcBorders>
      </w:tcPr>
    </w:tblStylePr>
    <w:tblStylePr w:type="swCell">
      <w:tblPr/>
      <w:tcPr>
        <w:tcBorders>
          <w:top w:val="single" w:sz="4" w:space="0" w:color="E6EB8C" w:themeColor="accent4" w:themeTint="99"/>
        </w:tcBorders>
      </w:tcPr>
    </w:tblStylePr>
  </w:style>
  <w:style w:type="table" w:customStyle="1" w:styleId="GSBoldTable">
    <w:name w:val="GS Bold Table"/>
    <w:basedOn w:val="TableNormal"/>
    <w:uiPriority w:val="99"/>
    <w:rsid w:val="00B01B0E"/>
    <w:pPr>
      <w:snapToGrid w:val="0"/>
      <w:spacing w:after="0" w:line="240" w:lineRule="auto"/>
      <w:textboxTightWrap w:val="firstLineOnly"/>
    </w:pPr>
    <w:rPr>
      <w:sz w:val="20"/>
    </w:rPr>
    <w:tblPr>
      <w:tblBorders>
        <w:insideH w:val="single" w:sz="4" w:space="0" w:color="BFBFBF" w:themeColor="background1" w:themeShade="BF"/>
      </w:tblBorders>
      <w:tblCellMar>
        <w:top w:w="28" w:type="dxa"/>
        <w:left w:w="57" w:type="dxa"/>
        <w:right w:w="57" w:type="dxa"/>
      </w:tblCellMar>
    </w:tblPr>
    <w:tcPr>
      <w:vAlign w:val="center"/>
    </w:tcPr>
    <w:tblStylePr w:type="firstRow">
      <w:pPr>
        <w:wordWrap/>
        <w:adjustRightInd/>
        <w:snapToGrid w:val="0"/>
        <w:spacing w:line="240" w:lineRule="auto"/>
        <w:contextualSpacing w:val="0"/>
        <w:mirrorIndents w:val="0"/>
      </w:pPr>
      <w:tblPr/>
      <w:tcPr>
        <w:shd w:val="clear" w:color="auto" w:fill="00B9BD" w:themeFill="accent1"/>
      </w:tcPr>
    </w:tblStylePr>
  </w:style>
  <w:style w:type="table" w:customStyle="1" w:styleId="GSTableBoldline-heightcondensed">
    <w:name w:val="GS Table Bold (line-height condensed)"/>
    <w:basedOn w:val="TableNormal"/>
    <w:uiPriority w:val="99"/>
    <w:rsid w:val="00B01B0E"/>
    <w:pPr>
      <w:snapToGrid w:val="0"/>
      <w:spacing w:after="0" w:line="240" w:lineRule="auto"/>
    </w:pPr>
    <w:rPr>
      <w:rFonts w:cs="Times New Roman (Body CS)"/>
      <w:sz w:val="20"/>
    </w:rPr>
    <w:tblPr>
      <w:tblBorders>
        <w:insideH w:val="single" w:sz="4" w:space="0" w:color="A6A6A6" w:themeColor="background1" w:themeShade="A6"/>
      </w:tblBorders>
      <w:tblCellMar>
        <w:left w:w="0" w:type="dxa"/>
        <w:right w:w="0" w:type="dxa"/>
      </w:tblCellMar>
    </w:tblPr>
    <w:tcPr>
      <w:shd w:val="clear" w:color="auto" w:fill="auto"/>
      <w:noWrap/>
      <w:vAlign w:val="center"/>
    </w:tcPr>
    <w:tblStylePr w:type="firstRow">
      <w:rPr>
        <w:rFonts w:asciiTheme="majorHAnsi" w:hAnsiTheme="majorHAnsi"/>
        <w:b/>
        <w:color w:val="FFFFFF" w:themeColor="background1"/>
        <w:sz w:val="21"/>
      </w:rPr>
      <w:tblPr/>
      <w:tcPr>
        <w:shd w:val="clear" w:color="auto" w:fill="00B9BD" w:themeFill="accent1"/>
      </w:tcPr>
    </w:tblStylePr>
  </w:style>
  <w:style w:type="table" w:customStyle="1" w:styleId="GSTableSimple">
    <w:name w:val="GS Table Simple"/>
    <w:basedOn w:val="TableNormal"/>
    <w:uiPriority w:val="99"/>
    <w:rsid w:val="00B01B0E"/>
    <w:pPr>
      <w:snapToGrid w:val="0"/>
      <w:spacing w:after="0" w:line="240" w:lineRule="auto"/>
    </w:pPr>
    <w:rPr>
      <w:rFonts w:cs="Times New Roman (Body CS)"/>
      <w:color w:val="00B9BD" w:themeColor="accent1"/>
      <w:sz w:val="18"/>
    </w:rPr>
    <w:tblPr>
      <w:tblStyleRowBandSize w:val="1"/>
      <w:tblBorders>
        <w:insideH w:val="single" w:sz="4" w:space="0" w:color="BFBFBF" w:themeColor="background1" w:themeShade="BF"/>
      </w:tblBorders>
      <w:tblCellMar>
        <w:top w:w="57" w:type="dxa"/>
        <w:left w:w="57" w:type="dxa"/>
        <w:bottom w:w="57" w:type="dxa"/>
        <w:right w:w="57" w:type="dxa"/>
      </w:tblCellMar>
    </w:tblPr>
    <w:trPr>
      <w:cantSplit/>
    </w:trPr>
    <w:tcPr>
      <w:shd w:val="clear" w:color="auto" w:fill="auto"/>
      <w:noWrap/>
      <w:tcMar>
        <w:top w:w="57" w:type="dxa"/>
        <w:left w:w="57" w:type="dxa"/>
        <w:bottom w:w="57" w:type="dxa"/>
        <w:right w:w="57" w:type="dxa"/>
      </w:tcMar>
      <w:vAlign w:val="center"/>
    </w:tcPr>
    <w:tblStylePr w:type="firstRow">
      <w:pPr>
        <w:wordWrap/>
        <w:spacing w:line="240" w:lineRule="auto"/>
        <w:jc w:val="left"/>
      </w:pPr>
      <w:rPr>
        <w:rFonts w:ascii="Verdana" w:hAnsi="Verdana"/>
        <w:b w:val="0"/>
        <w:i w:val="0"/>
        <w:color w:val="auto"/>
        <w:sz w:val="10"/>
      </w:rPr>
      <w:tblPr/>
      <w:trPr>
        <w:cantSplit w:val="0"/>
      </w:trPr>
      <w:tcPr>
        <w:tcBorders>
          <w:top w:val="nil"/>
          <w:left w:val="nil"/>
          <w:bottom w:val="single" w:sz="18" w:space="0" w:color="00B9BD" w:themeColor="accent1"/>
          <w:right w:val="nil"/>
          <w:insideH w:val="nil"/>
          <w:insideV w:val="nil"/>
          <w:tl2br w:val="nil"/>
          <w:tr2bl w:val="nil"/>
        </w:tcBorders>
      </w:tcPr>
    </w:tblStylePr>
    <w:tblStylePr w:type="band1Horz">
      <w:pPr>
        <w:jc w:val="left"/>
      </w:pPr>
    </w:tblStylePr>
  </w:style>
  <w:style w:type="character" w:customStyle="1" w:styleId="Hashtag1">
    <w:name w:val="Hashtag1"/>
    <w:basedOn w:val="BookTitle"/>
    <w:uiPriority w:val="99"/>
    <w:unhideWhenUsed/>
    <w:rsid w:val="00B01B0E"/>
    <w:rPr>
      <w:rFonts w:asciiTheme="majorHAnsi" w:hAnsiTheme="majorHAnsi"/>
      <w:b w:val="0"/>
      <w:bCs/>
      <w:i w:val="0"/>
      <w:iCs/>
      <w:color w:val="109B9D" w:themeColor="accent2"/>
      <w:spacing w:val="5"/>
      <w:sz w:val="22"/>
      <w:shd w:val="clear" w:color="auto" w:fill="E1DFDD"/>
    </w:rPr>
  </w:style>
  <w:style w:type="paragraph" w:styleId="Header">
    <w:name w:val="header"/>
    <w:basedOn w:val="Normal"/>
    <w:link w:val="HeaderChar"/>
    <w:uiPriority w:val="99"/>
    <w:unhideWhenUsed/>
    <w:rsid w:val="00B01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B0E"/>
    <w:rPr>
      <w:rFonts w:ascii="Verdana" w:hAnsi="Verdana" w:cs="Times New Roman (Body CS)"/>
      <w:color w:val="4D4D4C"/>
      <w:sz w:val="22"/>
      <w14:cntxtAlts/>
    </w:rPr>
  </w:style>
  <w:style w:type="paragraph" w:customStyle="1" w:styleId="TablesHeadingGSCyan">
    <w:name w:val="Tables Heading GS Cyan"/>
    <w:basedOn w:val="Normal"/>
    <w:next w:val="Normal"/>
    <w:link w:val="TablesHeadingGSCyanChar"/>
    <w:qFormat/>
    <w:rsid w:val="00B01B0E"/>
    <w:pPr>
      <w:framePr w:hSpace="181" w:wrap="notBeside" w:vAnchor="page" w:hAnchor="margin" w:y="1827"/>
      <w:snapToGrid w:val="0"/>
      <w:spacing w:after="0" w:line="240" w:lineRule="auto"/>
      <w:contextualSpacing w:val="0"/>
    </w:pPr>
    <w:rPr>
      <w:caps/>
      <w:color w:val="00B9BD" w:themeColor="accent1"/>
    </w:rPr>
  </w:style>
  <w:style w:type="character" w:customStyle="1" w:styleId="TablesHeadingGSCyanChar">
    <w:name w:val="Tables Heading GS Cyan Char"/>
    <w:basedOn w:val="DefaultParagraphFont"/>
    <w:link w:val="TablesHeadingGSCyan"/>
    <w:rsid w:val="00B01B0E"/>
    <w:rPr>
      <w:rFonts w:ascii="Verdana" w:hAnsi="Verdana" w:cs="Times New Roman (Body CS)"/>
      <w:caps/>
      <w:color w:val="00B9BD" w:themeColor="accent1"/>
      <w:sz w:val="22"/>
      <w14:cntxtAlts/>
    </w:rPr>
  </w:style>
  <w:style w:type="character" w:styleId="HTMLAcronym">
    <w:name w:val="HTML Acronym"/>
    <w:basedOn w:val="DefaultParagraphFont"/>
    <w:uiPriority w:val="99"/>
    <w:semiHidden/>
    <w:unhideWhenUsed/>
    <w:rsid w:val="00B01B0E"/>
  </w:style>
  <w:style w:type="paragraph" w:styleId="HTMLAddress">
    <w:name w:val="HTML Address"/>
    <w:basedOn w:val="Normal"/>
    <w:link w:val="HTMLAddressChar"/>
    <w:uiPriority w:val="99"/>
    <w:semiHidden/>
    <w:unhideWhenUsed/>
    <w:rsid w:val="00B01B0E"/>
    <w:pPr>
      <w:spacing w:after="0" w:line="240" w:lineRule="auto"/>
    </w:pPr>
    <w:rPr>
      <w:i/>
      <w:iCs/>
    </w:rPr>
  </w:style>
  <w:style w:type="character" w:customStyle="1" w:styleId="HTMLAddressChar">
    <w:name w:val="HTML Address Char"/>
    <w:basedOn w:val="DefaultParagraphFont"/>
    <w:link w:val="HTMLAddress"/>
    <w:uiPriority w:val="99"/>
    <w:semiHidden/>
    <w:rsid w:val="00B01B0E"/>
    <w:rPr>
      <w:rFonts w:ascii="Verdana" w:hAnsi="Verdana" w:cs="Times New Roman (Body CS)"/>
      <w:i/>
      <w:iCs/>
      <w:color w:val="4D4D4C"/>
      <w:sz w:val="22"/>
      <w14:cntxtAlts/>
    </w:rPr>
  </w:style>
  <w:style w:type="character" w:styleId="HTMLCite">
    <w:name w:val="HTML Cite"/>
    <w:basedOn w:val="DefaultParagraphFont"/>
    <w:uiPriority w:val="99"/>
    <w:semiHidden/>
    <w:unhideWhenUsed/>
    <w:rsid w:val="00B01B0E"/>
    <w:rPr>
      <w:i/>
      <w:iCs/>
    </w:rPr>
  </w:style>
  <w:style w:type="character" w:styleId="HTMLCode">
    <w:name w:val="HTML Code"/>
    <w:basedOn w:val="DefaultParagraphFont"/>
    <w:uiPriority w:val="99"/>
    <w:semiHidden/>
    <w:unhideWhenUsed/>
    <w:rsid w:val="00B01B0E"/>
    <w:rPr>
      <w:rFonts w:asciiTheme="minorHAnsi" w:hAnsiTheme="minorHAnsi" w:cs="Consolas"/>
      <w:sz w:val="20"/>
      <w:szCs w:val="20"/>
    </w:rPr>
  </w:style>
  <w:style w:type="character" w:styleId="HTMLDefinition">
    <w:name w:val="HTML Definition"/>
    <w:uiPriority w:val="99"/>
    <w:semiHidden/>
    <w:unhideWhenUsed/>
    <w:rsid w:val="00B01B0E"/>
    <w:rPr>
      <w:i/>
      <w:iCs/>
    </w:rPr>
  </w:style>
  <w:style w:type="character" w:styleId="HTMLKeyboard">
    <w:name w:val="HTML Keyboard"/>
    <w:basedOn w:val="DefaultParagraphFont"/>
    <w:uiPriority w:val="99"/>
    <w:semiHidden/>
    <w:unhideWhenUsed/>
    <w:rsid w:val="00B01B0E"/>
    <w:rPr>
      <w:rFonts w:asciiTheme="minorHAnsi" w:hAnsiTheme="minorHAnsi" w:cs="Consolas"/>
      <w:sz w:val="20"/>
      <w:szCs w:val="20"/>
    </w:rPr>
  </w:style>
  <w:style w:type="paragraph" w:styleId="HTMLPreformatted">
    <w:name w:val="HTML Preformatted"/>
    <w:basedOn w:val="Normal"/>
    <w:link w:val="HTMLPreformattedChar"/>
    <w:uiPriority w:val="99"/>
    <w:semiHidden/>
    <w:unhideWhenUsed/>
    <w:rsid w:val="00B01B0E"/>
    <w:pPr>
      <w:spacing w:after="0" w:line="240" w:lineRule="auto"/>
    </w:pPr>
    <w:rPr>
      <w:rFonts w:asciiTheme="minorHAnsi" w:hAnsiTheme="minorHAnsi" w:cs="Consolas"/>
      <w:sz w:val="20"/>
      <w:szCs w:val="20"/>
    </w:rPr>
  </w:style>
  <w:style w:type="character" w:customStyle="1" w:styleId="HTMLPreformattedChar">
    <w:name w:val="HTML Preformatted Char"/>
    <w:basedOn w:val="DefaultParagraphFont"/>
    <w:link w:val="HTMLPreformatted"/>
    <w:uiPriority w:val="99"/>
    <w:semiHidden/>
    <w:rsid w:val="00B01B0E"/>
    <w:rPr>
      <w:rFonts w:cs="Consolas"/>
      <w:color w:val="4D4D4C"/>
      <w:sz w:val="20"/>
      <w:szCs w:val="20"/>
      <w14:cntxtAlts/>
    </w:rPr>
  </w:style>
  <w:style w:type="character" w:styleId="HTMLSample">
    <w:name w:val="HTML Sample"/>
    <w:uiPriority w:val="99"/>
    <w:semiHidden/>
    <w:unhideWhenUsed/>
    <w:rsid w:val="00B01B0E"/>
    <w:rPr>
      <w:rFonts w:asciiTheme="minorHAnsi" w:hAnsiTheme="minorHAnsi" w:cs="Consolas"/>
      <w:sz w:val="24"/>
      <w:szCs w:val="24"/>
    </w:rPr>
  </w:style>
  <w:style w:type="character" w:styleId="HTMLTypewriter">
    <w:name w:val="HTML Typewriter"/>
    <w:uiPriority w:val="99"/>
    <w:semiHidden/>
    <w:unhideWhenUsed/>
    <w:rsid w:val="00B01B0E"/>
    <w:rPr>
      <w:rFonts w:asciiTheme="minorHAnsi" w:hAnsiTheme="minorHAnsi" w:cs="Consolas"/>
      <w:sz w:val="20"/>
      <w:szCs w:val="20"/>
    </w:rPr>
  </w:style>
  <w:style w:type="character" w:styleId="HTMLVariable">
    <w:name w:val="HTML Variable"/>
    <w:uiPriority w:val="99"/>
    <w:semiHidden/>
    <w:unhideWhenUsed/>
    <w:rsid w:val="00B01B0E"/>
    <w:rPr>
      <w:i/>
      <w:iCs/>
    </w:rPr>
  </w:style>
  <w:style w:type="character" w:styleId="Hyperlink">
    <w:name w:val="Hyperlink"/>
    <w:uiPriority w:val="99"/>
    <w:unhideWhenUsed/>
    <w:qFormat/>
    <w:rsid w:val="00B01B0E"/>
    <w:rPr>
      <w:rFonts w:asciiTheme="minorHAnsi" w:hAnsiTheme="minorHAnsi"/>
      <w:color w:val="00B9BD" w:themeColor="hyperlink"/>
      <w:sz w:val="22"/>
      <w:u w:val="single"/>
    </w:rPr>
  </w:style>
  <w:style w:type="paragraph" w:styleId="Index1">
    <w:name w:val="index 1"/>
    <w:basedOn w:val="Normal"/>
    <w:next w:val="Normal"/>
    <w:uiPriority w:val="99"/>
    <w:unhideWhenUsed/>
    <w:rsid w:val="00B01B0E"/>
    <w:pPr>
      <w:spacing w:after="0" w:line="240" w:lineRule="auto"/>
      <w:ind w:left="220" w:hanging="220"/>
    </w:pPr>
  </w:style>
  <w:style w:type="paragraph" w:styleId="Index2">
    <w:name w:val="index 2"/>
    <w:basedOn w:val="Normal"/>
    <w:next w:val="Normal"/>
    <w:uiPriority w:val="99"/>
    <w:unhideWhenUsed/>
    <w:rsid w:val="00B01B0E"/>
    <w:pPr>
      <w:spacing w:after="0" w:line="240" w:lineRule="auto"/>
      <w:ind w:left="440" w:hanging="220"/>
    </w:pPr>
  </w:style>
  <w:style w:type="paragraph" w:styleId="Index3">
    <w:name w:val="index 3"/>
    <w:basedOn w:val="Normal"/>
    <w:next w:val="Normal"/>
    <w:uiPriority w:val="99"/>
    <w:unhideWhenUsed/>
    <w:rsid w:val="00B01B0E"/>
    <w:pPr>
      <w:spacing w:after="0" w:line="240" w:lineRule="auto"/>
      <w:ind w:left="660" w:hanging="220"/>
    </w:pPr>
  </w:style>
  <w:style w:type="paragraph" w:styleId="Index4">
    <w:name w:val="index 4"/>
    <w:basedOn w:val="Normal"/>
    <w:next w:val="Normal"/>
    <w:uiPriority w:val="99"/>
    <w:semiHidden/>
    <w:unhideWhenUsed/>
    <w:rsid w:val="00B01B0E"/>
    <w:pPr>
      <w:spacing w:after="0" w:line="240" w:lineRule="auto"/>
      <w:ind w:left="880" w:hanging="220"/>
    </w:pPr>
  </w:style>
  <w:style w:type="paragraph" w:styleId="Index5">
    <w:name w:val="index 5"/>
    <w:basedOn w:val="Normal"/>
    <w:next w:val="Normal"/>
    <w:uiPriority w:val="99"/>
    <w:semiHidden/>
    <w:unhideWhenUsed/>
    <w:rsid w:val="00B01B0E"/>
    <w:pPr>
      <w:spacing w:after="0" w:line="240" w:lineRule="auto"/>
      <w:ind w:left="1100" w:hanging="220"/>
    </w:pPr>
  </w:style>
  <w:style w:type="paragraph" w:styleId="Index7">
    <w:name w:val="index 7"/>
    <w:basedOn w:val="Normal"/>
    <w:next w:val="Normal"/>
    <w:uiPriority w:val="99"/>
    <w:semiHidden/>
    <w:unhideWhenUsed/>
    <w:rsid w:val="00B01B0E"/>
    <w:pPr>
      <w:spacing w:after="0" w:line="240" w:lineRule="auto"/>
      <w:ind w:left="1540" w:hanging="220"/>
    </w:pPr>
  </w:style>
  <w:style w:type="paragraph" w:styleId="Index8">
    <w:name w:val="index 8"/>
    <w:basedOn w:val="Normal"/>
    <w:next w:val="Normal"/>
    <w:uiPriority w:val="99"/>
    <w:semiHidden/>
    <w:unhideWhenUsed/>
    <w:rsid w:val="00B01B0E"/>
    <w:pPr>
      <w:spacing w:after="0" w:line="240" w:lineRule="auto"/>
      <w:ind w:left="1760" w:hanging="220"/>
    </w:pPr>
  </w:style>
  <w:style w:type="paragraph" w:styleId="Index9">
    <w:name w:val="index 9"/>
    <w:basedOn w:val="Normal"/>
    <w:next w:val="Normal"/>
    <w:uiPriority w:val="99"/>
    <w:semiHidden/>
    <w:unhideWhenUsed/>
    <w:rsid w:val="00B01B0E"/>
    <w:pPr>
      <w:spacing w:after="0" w:line="240" w:lineRule="auto"/>
      <w:ind w:left="1980" w:hanging="220"/>
    </w:pPr>
  </w:style>
  <w:style w:type="paragraph" w:styleId="IndexHeading">
    <w:name w:val="index heading"/>
    <w:basedOn w:val="Normal"/>
    <w:next w:val="Index1"/>
    <w:uiPriority w:val="99"/>
    <w:semiHidden/>
    <w:unhideWhenUsed/>
    <w:rsid w:val="00B01B0E"/>
    <w:rPr>
      <w:rFonts w:asciiTheme="majorHAnsi" w:eastAsiaTheme="majorEastAsia" w:hAnsiTheme="majorHAnsi" w:cstheme="majorBidi"/>
      <w:b/>
      <w:bCs/>
    </w:rPr>
  </w:style>
  <w:style w:type="character" w:styleId="IntenseEmphasis">
    <w:name w:val="Intense Emphasis"/>
    <w:basedOn w:val="DefaultParagraphFont"/>
    <w:uiPriority w:val="21"/>
    <w:rsid w:val="00B01B0E"/>
    <w:rPr>
      <w:i/>
      <w:iCs/>
      <w:color w:val="00B9BD" w:themeColor="accent1"/>
    </w:rPr>
  </w:style>
  <w:style w:type="paragraph" w:styleId="IntenseQuote">
    <w:name w:val="Intense Quote"/>
    <w:basedOn w:val="Normal"/>
    <w:next w:val="Normal"/>
    <w:link w:val="IntenseQuoteChar"/>
    <w:uiPriority w:val="30"/>
    <w:qFormat/>
    <w:rsid w:val="00B01B0E"/>
    <w:pPr>
      <w:pBdr>
        <w:left w:val="single" w:sz="36" w:space="10" w:color="00B9BD" w:themeColor="accent1"/>
      </w:pBdr>
      <w:spacing w:before="360" w:after="0"/>
      <w:ind w:left="567" w:right="567"/>
    </w:pPr>
    <w:rPr>
      <w:i/>
      <w:iCs/>
      <w:color w:val="00B9BD" w:themeColor="accent1"/>
      <w:sz w:val="28"/>
    </w:rPr>
  </w:style>
  <w:style w:type="character" w:customStyle="1" w:styleId="IntenseQuoteChar">
    <w:name w:val="Intense Quote Char"/>
    <w:basedOn w:val="DefaultParagraphFont"/>
    <w:link w:val="IntenseQuote"/>
    <w:uiPriority w:val="30"/>
    <w:rsid w:val="00B01B0E"/>
    <w:rPr>
      <w:rFonts w:ascii="Verdana" w:hAnsi="Verdana" w:cs="Times New Roman (Body CS)"/>
      <w:i/>
      <w:iCs/>
      <w:color w:val="00B9BD" w:themeColor="accent1"/>
      <w:sz w:val="28"/>
      <w14:cntxtAlts/>
    </w:rPr>
  </w:style>
  <w:style w:type="character" w:styleId="IntenseReference">
    <w:name w:val="Intense Reference"/>
    <w:uiPriority w:val="32"/>
    <w:rsid w:val="00B01B0E"/>
    <w:rPr>
      <w:b/>
      <w:bCs/>
      <w:smallCaps/>
      <w:color w:val="00B9BD" w:themeColor="accent1"/>
      <w:spacing w:val="5"/>
    </w:rPr>
  </w:style>
  <w:style w:type="character" w:styleId="LineNumber">
    <w:name w:val="line number"/>
    <w:basedOn w:val="DefaultParagraphFont"/>
    <w:uiPriority w:val="99"/>
    <w:semiHidden/>
    <w:unhideWhenUsed/>
    <w:rsid w:val="00B01B0E"/>
    <w:rPr>
      <w:rFonts w:asciiTheme="minorHAnsi" w:hAnsiTheme="minorHAnsi"/>
    </w:rPr>
  </w:style>
  <w:style w:type="paragraph" w:styleId="List">
    <w:name w:val="List"/>
    <w:basedOn w:val="Normal"/>
    <w:uiPriority w:val="99"/>
    <w:unhideWhenUsed/>
    <w:rsid w:val="00B01B0E"/>
  </w:style>
  <w:style w:type="paragraph" w:styleId="List2">
    <w:name w:val="List 2"/>
    <w:basedOn w:val="Normal"/>
    <w:uiPriority w:val="99"/>
    <w:unhideWhenUsed/>
    <w:rsid w:val="00B01B0E"/>
    <w:pPr>
      <w:ind w:left="566" w:hanging="283"/>
    </w:pPr>
  </w:style>
  <w:style w:type="paragraph" w:styleId="List3">
    <w:name w:val="List 3"/>
    <w:basedOn w:val="Normal"/>
    <w:uiPriority w:val="99"/>
    <w:unhideWhenUsed/>
    <w:rsid w:val="00B01B0E"/>
    <w:pPr>
      <w:ind w:left="849" w:hanging="283"/>
    </w:pPr>
  </w:style>
  <w:style w:type="paragraph" w:styleId="List4">
    <w:name w:val="List 4"/>
    <w:basedOn w:val="Normal"/>
    <w:uiPriority w:val="99"/>
    <w:unhideWhenUsed/>
    <w:rsid w:val="00B01B0E"/>
    <w:pPr>
      <w:ind w:left="1132" w:hanging="283"/>
    </w:pPr>
  </w:style>
  <w:style w:type="paragraph" w:styleId="List5">
    <w:name w:val="List 5"/>
    <w:basedOn w:val="Normal"/>
    <w:uiPriority w:val="99"/>
    <w:unhideWhenUsed/>
    <w:rsid w:val="00B01B0E"/>
    <w:pPr>
      <w:ind w:left="1415" w:hanging="283"/>
    </w:pPr>
  </w:style>
  <w:style w:type="paragraph" w:styleId="ListBullet">
    <w:name w:val="List Bullet"/>
    <w:basedOn w:val="Normal"/>
    <w:uiPriority w:val="99"/>
    <w:unhideWhenUsed/>
    <w:qFormat/>
    <w:rsid w:val="00B01B0E"/>
    <w:pPr>
      <w:numPr>
        <w:numId w:val="1"/>
      </w:numPr>
      <w:spacing w:after="120"/>
      <w:ind w:left="357" w:hanging="357"/>
    </w:pPr>
  </w:style>
  <w:style w:type="paragraph" w:styleId="ListBullet2">
    <w:name w:val="List Bullet 2"/>
    <w:basedOn w:val="Normal"/>
    <w:uiPriority w:val="99"/>
    <w:unhideWhenUsed/>
    <w:rsid w:val="00B01B0E"/>
    <w:pPr>
      <w:numPr>
        <w:numId w:val="2"/>
      </w:numPr>
      <w:ind w:left="641" w:hanging="357"/>
    </w:pPr>
  </w:style>
  <w:style w:type="paragraph" w:styleId="ListBullet3">
    <w:name w:val="List Bullet 3"/>
    <w:basedOn w:val="Normal"/>
    <w:uiPriority w:val="99"/>
    <w:unhideWhenUsed/>
    <w:rsid w:val="00B01B0E"/>
    <w:pPr>
      <w:numPr>
        <w:numId w:val="3"/>
      </w:numPr>
    </w:pPr>
  </w:style>
  <w:style w:type="paragraph" w:styleId="ListBullet4">
    <w:name w:val="List Bullet 4"/>
    <w:basedOn w:val="Normal"/>
    <w:uiPriority w:val="99"/>
    <w:unhideWhenUsed/>
    <w:rsid w:val="00B01B0E"/>
    <w:pPr>
      <w:numPr>
        <w:numId w:val="4"/>
      </w:numPr>
    </w:pPr>
  </w:style>
  <w:style w:type="paragraph" w:styleId="ListBullet5">
    <w:name w:val="List Bullet 5"/>
    <w:basedOn w:val="Normal"/>
    <w:uiPriority w:val="99"/>
    <w:unhideWhenUsed/>
    <w:rsid w:val="00B01B0E"/>
    <w:pPr>
      <w:numPr>
        <w:numId w:val="5"/>
      </w:numPr>
    </w:pPr>
  </w:style>
  <w:style w:type="paragraph" w:styleId="ListContinue">
    <w:name w:val="List Continue"/>
    <w:basedOn w:val="Normal"/>
    <w:uiPriority w:val="99"/>
    <w:unhideWhenUsed/>
    <w:rsid w:val="00B01B0E"/>
    <w:pPr>
      <w:spacing w:after="120"/>
      <w:ind w:left="283"/>
    </w:pPr>
  </w:style>
  <w:style w:type="paragraph" w:styleId="ListContinue2">
    <w:name w:val="List Continue 2"/>
    <w:basedOn w:val="Normal"/>
    <w:uiPriority w:val="99"/>
    <w:unhideWhenUsed/>
    <w:rsid w:val="00B01B0E"/>
    <w:pPr>
      <w:spacing w:after="120"/>
      <w:ind w:left="566"/>
    </w:pPr>
  </w:style>
  <w:style w:type="paragraph" w:styleId="ListContinue3">
    <w:name w:val="List Continue 3"/>
    <w:basedOn w:val="Normal"/>
    <w:uiPriority w:val="99"/>
    <w:unhideWhenUsed/>
    <w:rsid w:val="00B01B0E"/>
    <w:pPr>
      <w:spacing w:after="120"/>
      <w:ind w:left="849"/>
    </w:pPr>
  </w:style>
  <w:style w:type="paragraph" w:styleId="ListContinue4">
    <w:name w:val="List Continue 4"/>
    <w:basedOn w:val="Normal"/>
    <w:uiPriority w:val="99"/>
    <w:semiHidden/>
    <w:unhideWhenUsed/>
    <w:rsid w:val="00B01B0E"/>
    <w:pPr>
      <w:spacing w:after="120"/>
      <w:ind w:left="1132"/>
    </w:pPr>
  </w:style>
  <w:style w:type="paragraph" w:styleId="ListContinue5">
    <w:name w:val="List Continue 5"/>
    <w:basedOn w:val="Normal"/>
    <w:uiPriority w:val="99"/>
    <w:semiHidden/>
    <w:unhideWhenUsed/>
    <w:rsid w:val="00B01B0E"/>
    <w:pPr>
      <w:spacing w:after="120"/>
      <w:ind w:left="1415"/>
    </w:pPr>
  </w:style>
  <w:style w:type="paragraph" w:customStyle="1" w:styleId="ListGSBullet">
    <w:name w:val="List GS Bullet"/>
    <w:basedOn w:val="Normal"/>
    <w:link w:val="ListGSBulletChar"/>
    <w:qFormat/>
    <w:rsid w:val="00B01B0E"/>
    <w:pPr>
      <w:numPr>
        <w:numId w:val="13"/>
      </w:numPr>
      <w:spacing w:after="120"/>
    </w:pPr>
  </w:style>
  <w:style w:type="character" w:customStyle="1" w:styleId="ListGSBulletChar">
    <w:name w:val="List GS Bullet Char"/>
    <w:basedOn w:val="DefaultParagraphFont"/>
    <w:link w:val="ListGSBullet"/>
    <w:rsid w:val="00B01B0E"/>
    <w:rPr>
      <w:rFonts w:ascii="Verdana" w:hAnsi="Verdana" w:cs="Times New Roman (Body CS)"/>
      <w:color w:val="4D4D4C"/>
      <w:sz w:val="22"/>
      <w14:cntxtAlts/>
    </w:rPr>
  </w:style>
  <w:style w:type="paragraph" w:customStyle="1" w:styleId="ListGsBullet2">
    <w:name w:val="List Gs Bullet 2"/>
    <w:basedOn w:val="ListGSBullet"/>
    <w:rsid w:val="00B01B0E"/>
    <w:pPr>
      <w:numPr>
        <w:ilvl w:val="1"/>
      </w:numPr>
      <w:snapToGrid w:val="0"/>
    </w:pPr>
  </w:style>
  <w:style w:type="paragraph" w:customStyle="1" w:styleId="ListGsBullet3">
    <w:name w:val="List Gs Bullet 3"/>
    <w:basedOn w:val="ListGSBullet"/>
    <w:rsid w:val="00B01B0E"/>
    <w:pPr>
      <w:numPr>
        <w:ilvl w:val="2"/>
      </w:numPr>
      <w:ind w:left="1843" w:hanging="403"/>
    </w:pPr>
  </w:style>
  <w:style w:type="paragraph" w:customStyle="1" w:styleId="ListGsBullet4">
    <w:name w:val="List Gs Bullet 4"/>
    <w:basedOn w:val="ListGSBullet"/>
    <w:rsid w:val="00B01B0E"/>
    <w:pPr>
      <w:numPr>
        <w:ilvl w:val="3"/>
      </w:numPr>
    </w:pPr>
  </w:style>
  <w:style w:type="paragraph" w:customStyle="1" w:styleId="ListGSBullet5">
    <w:name w:val="List GS Bullet 5"/>
    <w:basedOn w:val="ListGSBullet"/>
    <w:rsid w:val="00B01B0E"/>
    <w:pPr>
      <w:numPr>
        <w:ilvl w:val="4"/>
      </w:numPr>
    </w:pPr>
  </w:style>
  <w:style w:type="numbering" w:customStyle="1" w:styleId="ListGSBullets">
    <w:name w:val="List GS Bullets"/>
    <w:uiPriority w:val="99"/>
    <w:rsid w:val="00B01B0E"/>
    <w:pPr>
      <w:numPr>
        <w:numId w:val="12"/>
      </w:numPr>
    </w:pPr>
  </w:style>
  <w:style w:type="paragraph" w:customStyle="1" w:styleId="H3">
    <w:name w:val="H3"/>
    <w:basedOn w:val="Heading3"/>
    <w:qFormat/>
    <w:rsid w:val="00991401"/>
    <w:pPr>
      <w:numPr>
        <w:numId w:val="15"/>
      </w:numPr>
    </w:pPr>
  </w:style>
  <w:style w:type="paragraph" w:customStyle="1" w:styleId="H5">
    <w:name w:val="H5"/>
    <w:basedOn w:val="Heading5"/>
    <w:qFormat/>
    <w:rsid w:val="00350D03"/>
    <w:pPr>
      <w:numPr>
        <w:ilvl w:val="1"/>
        <w:numId w:val="15"/>
      </w:numPr>
    </w:pPr>
  </w:style>
  <w:style w:type="paragraph" w:styleId="ListNumber">
    <w:name w:val="List Number"/>
    <w:basedOn w:val="Normal"/>
    <w:uiPriority w:val="99"/>
    <w:unhideWhenUsed/>
    <w:qFormat/>
    <w:rsid w:val="00B01B0E"/>
    <w:pPr>
      <w:numPr>
        <w:numId w:val="6"/>
      </w:numPr>
    </w:pPr>
  </w:style>
  <w:style w:type="paragraph" w:styleId="ListNumber2">
    <w:name w:val="List Number 2"/>
    <w:basedOn w:val="Normal"/>
    <w:uiPriority w:val="99"/>
    <w:unhideWhenUsed/>
    <w:rsid w:val="00B01B0E"/>
    <w:pPr>
      <w:numPr>
        <w:numId w:val="7"/>
      </w:numPr>
    </w:pPr>
  </w:style>
  <w:style w:type="paragraph" w:styleId="ListNumber3">
    <w:name w:val="List Number 3"/>
    <w:basedOn w:val="Normal"/>
    <w:uiPriority w:val="99"/>
    <w:unhideWhenUsed/>
    <w:rsid w:val="00B01B0E"/>
    <w:pPr>
      <w:numPr>
        <w:numId w:val="8"/>
      </w:numPr>
    </w:pPr>
  </w:style>
  <w:style w:type="paragraph" w:styleId="ListNumber4">
    <w:name w:val="List Number 4"/>
    <w:basedOn w:val="Normal"/>
    <w:uiPriority w:val="99"/>
    <w:unhideWhenUsed/>
    <w:rsid w:val="00B01B0E"/>
    <w:pPr>
      <w:numPr>
        <w:numId w:val="9"/>
      </w:numPr>
    </w:pPr>
  </w:style>
  <w:style w:type="paragraph" w:styleId="ListNumber5">
    <w:name w:val="List Number 5"/>
    <w:basedOn w:val="Normal"/>
    <w:uiPriority w:val="99"/>
    <w:unhideWhenUsed/>
    <w:rsid w:val="00B01B0E"/>
    <w:pPr>
      <w:numPr>
        <w:numId w:val="10"/>
      </w:numPr>
    </w:pPr>
  </w:style>
  <w:style w:type="paragraph" w:styleId="ListParagraph">
    <w:name w:val="List Paragraph"/>
    <w:basedOn w:val="Normal"/>
    <w:uiPriority w:val="34"/>
    <w:qFormat/>
    <w:rsid w:val="00B01B0E"/>
    <w:pPr>
      <w:ind w:left="720"/>
    </w:pPr>
  </w:style>
  <w:style w:type="table" w:customStyle="1" w:styleId="ListTable1Light1">
    <w:name w:val="List Table 1 Light1"/>
    <w:basedOn w:val="TableNormal"/>
    <w:uiPriority w:val="46"/>
    <w:rsid w:val="00B01B0E"/>
    <w:pPr>
      <w:spacing w:after="0" w:line="240" w:lineRule="auto"/>
    </w:pPr>
    <w:tblPr>
      <w:tblStyleRowBandSize w:val="1"/>
      <w:tblStyleColBandSize w:val="1"/>
    </w:tblPr>
    <w:tblStylePr w:type="firstRow">
      <w:rPr>
        <w:b/>
        <w:bCs/>
      </w:rPr>
      <w:tblPr/>
      <w:tcPr>
        <w:tcBorders>
          <w:bottom w:val="single" w:sz="4" w:space="0" w:color="969696" w:themeColor="text1" w:themeTint="99"/>
        </w:tcBorders>
      </w:tcPr>
    </w:tblStylePr>
    <w:tblStylePr w:type="lastRow">
      <w:rPr>
        <w:b/>
        <w:bCs/>
      </w:rPr>
      <w:tblPr/>
      <w:tcPr>
        <w:tcBorders>
          <w:top w:val="single" w:sz="4" w:space="0" w:color="969696" w:themeColor="text1" w:themeTint="99"/>
        </w:tcBorders>
      </w:tcPr>
    </w:tblStylePr>
    <w:tblStylePr w:type="firstCol">
      <w:rPr>
        <w:b/>
        <w:bCs/>
      </w:rPr>
    </w:tblStylePr>
    <w:tblStylePr w:type="lastCol">
      <w:rPr>
        <w:b/>
        <w:bCs/>
      </w:rPr>
    </w:tblStylePr>
    <w:tblStylePr w:type="band1Vert">
      <w:tblPr/>
      <w:tcPr>
        <w:shd w:val="clear" w:color="auto" w:fill="DCDCDC" w:themeFill="text1" w:themeFillTint="33"/>
      </w:tcPr>
    </w:tblStylePr>
    <w:tblStylePr w:type="band1Horz">
      <w:tblPr/>
      <w:tcPr>
        <w:shd w:val="clear" w:color="auto" w:fill="DCDCDC" w:themeFill="text1" w:themeFillTint="33"/>
      </w:tcPr>
    </w:tblStylePr>
  </w:style>
  <w:style w:type="table" w:customStyle="1" w:styleId="ListTable1Light-Accent11">
    <w:name w:val="List Table 1 Light - Accent 11"/>
    <w:basedOn w:val="TableNormal"/>
    <w:uiPriority w:val="46"/>
    <w:rsid w:val="00B01B0E"/>
    <w:pPr>
      <w:spacing w:after="0" w:line="240" w:lineRule="auto"/>
    </w:pPr>
    <w:tblPr>
      <w:tblStyleRowBandSize w:val="1"/>
      <w:tblStyleColBandSize w:val="1"/>
    </w:tblPr>
    <w:tblStylePr w:type="firstRow">
      <w:rPr>
        <w:b/>
        <w:bCs/>
      </w:rPr>
      <w:tblPr/>
      <w:tcPr>
        <w:tcBorders>
          <w:bottom w:val="single" w:sz="4" w:space="0" w:color="3EFAFF" w:themeColor="accent1" w:themeTint="99"/>
        </w:tcBorders>
      </w:tcPr>
    </w:tblStylePr>
    <w:tblStylePr w:type="lastRow">
      <w:rPr>
        <w:b/>
        <w:bCs/>
      </w:rPr>
      <w:tblPr/>
      <w:tcPr>
        <w:tcBorders>
          <w:top w:val="single" w:sz="4" w:space="0" w:color="3EFAFF" w:themeColor="accent1" w:themeTint="99"/>
        </w:tcBorders>
      </w:tcPr>
    </w:tblStylePr>
    <w:tblStylePr w:type="firstCol">
      <w:rPr>
        <w:b/>
        <w:bCs/>
      </w:rPr>
    </w:tblStylePr>
    <w:tblStylePr w:type="lastCol">
      <w:rPr>
        <w:b/>
        <w:bCs/>
      </w:rPr>
    </w:tblStylePr>
    <w:tblStylePr w:type="band1Vert">
      <w:tblPr/>
      <w:tcPr>
        <w:shd w:val="clear" w:color="auto" w:fill="BEFDFF" w:themeFill="accent1" w:themeFillTint="33"/>
      </w:tcPr>
    </w:tblStylePr>
    <w:tblStylePr w:type="band1Horz">
      <w:tblPr/>
      <w:tcPr>
        <w:shd w:val="clear" w:color="auto" w:fill="BEFDFF" w:themeFill="accent1" w:themeFillTint="33"/>
      </w:tcPr>
    </w:tblStylePr>
  </w:style>
  <w:style w:type="table" w:customStyle="1" w:styleId="ListTable1Light-Accent21">
    <w:name w:val="List Table 1 Light - Accent 21"/>
    <w:basedOn w:val="TableNormal"/>
    <w:uiPriority w:val="46"/>
    <w:rsid w:val="00B01B0E"/>
    <w:pPr>
      <w:spacing w:after="0" w:line="240" w:lineRule="auto"/>
    </w:pPr>
    <w:tblPr>
      <w:tblStyleRowBandSize w:val="1"/>
      <w:tblStyleColBandSize w:val="1"/>
    </w:tblPr>
    <w:tblStylePr w:type="firstRow">
      <w:rPr>
        <w:b/>
        <w:bCs/>
      </w:rPr>
      <w:tblPr/>
      <w:tcPr>
        <w:tcBorders>
          <w:bottom w:val="single" w:sz="4" w:space="0" w:color="47E9EC" w:themeColor="accent2" w:themeTint="99"/>
        </w:tcBorders>
      </w:tcPr>
    </w:tblStylePr>
    <w:tblStylePr w:type="lastRow">
      <w:rPr>
        <w:b/>
        <w:bCs/>
      </w:rPr>
      <w:tblPr/>
      <w:tcPr>
        <w:tcBorders>
          <w:top w:val="single" w:sz="4" w:space="0" w:color="47E9EC" w:themeColor="accent2" w:themeTint="99"/>
        </w:tcBorders>
      </w:tcPr>
    </w:tblStylePr>
    <w:tblStylePr w:type="firstCol">
      <w:rPr>
        <w:b/>
        <w:bCs/>
      </w:rPr>
    </w:tblStylePr>
    <w:tblStylePr w:type="lastCol">
      <w:rPr>
        <w:b/>
        <w:bCs/>
      </w:rPr>
    </w:tblStylePr>
    <w:tblStylePr w:type="band1Vert">
      <w:tblPr/>
      <w:tcPr>
        <w:shd w:val="clear" w:color="auto" w:fill="C1F7F8" w:themeFill="accent2" w:themeFillTint="33"/>
      </w:tcPr>
    </w:tblStylePr>
    <w:tblStylePr w:type="band1Horz">
      <w:tblPr/>
      <w:tcPr>
        <w:shd w:val="clear" w:color="auto" w:fill="C1F7F8" w:themeFill="accent2" w:themeFillTint="33"/>
      </w:tcPr>
    </w:tblStylePr>
  </w:style>
  <w:style w:type="table" w:customStyle="1" w:styleId="ListTable1Light-Accent31">
    <w:name w:val="List Table 1 Light - Accent 31"/>
    <w:basedOn w:val="TableNormal"/>
    <w:uiPriority w:val="46"/>
    <w:rsid w:val="00B01B0E"/>
    <w:pPr>
      <w:spacing w:after="0" w:line="240" w:lineRule="auto"/>
    </w:pPr>
    <w:tblPr>
      <w:tblStyleRowBandSize w:val="1"/>
      <w:tblStyleColBandSize w:val="1"/>
    </w:tblPr>
    <w:tblStylePr w:type="firstRow">
      <w:rPr>
        <w:b/>
        <w:bCs/>
      </w:rPr>
      <w:tblPr/>
      <w:tcPr>
        <w:tcBorders>
          <w:bottom w:val="single" w:sz="4" w:space="0" w:color="2DECF0" w:themeColor="accent3" w:themeTint="99"/>
        </w:tcBorders>
      </w:tcPr>
    </w:tblStylePr>
    <w:tblStylePr w:type="lastRow">
      <w:rPr>
        <w:b/>
        <w:bCs/>
      </w:rPr>
      <w:tblPr/>
      <w:tcPr>
        <w:tcBorders>
          <w:top w:val="single" w:sz="4" w:space="0" w:color="2DECF0" w:themeColor="accent3" w:themeTint="99"/>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E4E4"/>
      </w:tcPr>
    </w:tblStylePr>
    <w:tblStylePr w:type="band1Horz">
      <w:tblPr/>
      <w:tcPr>
        <w:shd w:val="clear" w:color="auto" w:fill="C0E4E4"/>
      </w:tcPr>
    </w:tblStylePr>
    <w:tblStylePr w:type="band2Horz">
      <w:tblPr/>
      <w:tcPr>
        <w:tcBorders>
          <w:top w:val="nil"/>
          <w:left w:val="nil"/>
          <w:bottom w:val="nil"/>
          <w:right w:val="nil"/>
          <w:insideH w:val="nil"/>
          <w:insideV w:val="nil"/>
          <w:tl2br w:val="nil"/>
          <w:tr2bl w:val="nil"/>
        </w:tcBorders>
      </w:tcPr>
    </w:tblStylePr>
  </w:style>
  <w:style w:type="table" w:customStyle="1" w:styleId="ListTable1Light-Accent41">
    <w:name w:val="List Table 1 Light - Accent 41"/>
    <w:basedOn w:val="TableNormal"/>
    <w:uiPriority w:val="46"/>
    <w:rsid w:val="00B01B0E"/>
    <w:pPr>
      <w:spacing w:after="0" w:line="240" w:lineRule="auto"/>
    </w:pPr>
    <w:tblPr>
      <w:tblStyleRowBandSize w:val="1"/>
      <w:tblStyleColBandSize w:val="1"/>
    </w:tblPr>
    <w:tblStylePr w:type="firstRow">
      <w:rPr>
        <w:b/>
        <w:bCs/>
      </w:rPr>
      <w:tblPr/>
      <w:tcPr>
        <w:tcBorders>
          <w:bottom w:val="single" w:sz="4" w:space="0" w:color="E6EB8C" w:themeColor="accent4" w:themeTint="99"/>
        </w:tcBorders>
      </w:tcPr>
    </w:tblStylePr>
    <w:tblStylePr w:type="lastRow">
      <w:rPr>
        <w:b/>
        <w:bCs/>
      </w:rPr>
      <w:tblPr/>
      <w:tcPr>
        <w:tcBorders>
          <w:top w:val="single" w:sz="4" w:space="0" w:color="E6EB8C" w:themeColor="accent4" w:themeTint="99"/>
        </w:tcBorders>
      </w:tcPr>
    </w:tblStylePr>
    <w:tblStylePr w:type="firstCol">
      <w:rPr>
        <w:b/>
        <w:bCs/>
      </w:rPr>
    </w:tblStylePr>
    <w:tblStylePr w:type="lastCol">
      <w:rPr>
        <w:b/>
        <w:bCs/>
      </w:rPr>
    </w:tblStylePr>
    <w:tblStylePr w:type="band1Vert">
      <w:tblPr/>
      <w:tcPr>
        <w:shd w:val="clear" w:color="auto" w:fill="F6F8D8" w:themeFill="accent4" w:themeFillTint="33"/>
      </w:tcPr>
    </w:tblStylePr>
    <w:tblStylePr w:type="band1Horz">
      <w:tblPr/>
      <w:tcPr>
        <w:shd w:val="clear" w:color="auto" w:fill="F6F8D8" w:themeFill="accent4" w:themeFillTint="33"/>
      </w:tcPr>
    </w:tblStylePr>
  </w:style>
  <w:style w:type="table" w:customStyle="1" w:styleId="ListTable3-Accent11">
    <w:name w:val="List Table 3 - Accent 11"/>
    <w:basedOn w:val="TableNormal"/>
    <w:uiPriority w:val="48"/>
    <w:rsid w:val="00B01B0E"/>
    <w:pPr>
      <w:spacing w:after="0" w:line="240" w:lineRule="auto"/>
    </w:pPr>
    <w:tblPr>
      <w:tblStyleRowBandSize w:val="1"/>
      <w:tblStyleColBandSize w:val="1"/>
      <w:tblBorders>
        <w:top w:val="single" w:sz="4" w:space="0" w:color="00B9BD" w:themeColor="accent1"/>
        <w:left w:val="single" w:sz="4" w:space="0" w:color="00B9BD" w:themeColor="accent1"/>
        <w:bottom w:val="single" w:sz="4" w:space="0" w:color="00B9BD" w:themeColor="accent1"/>
        <w:right w:val="single" w:sz="4" w:space="0" w:color="00B9BD" w:themeColor="accent1"/>
      </w:tblBorders>
    </w:tblPr>
    <w:tblStylePr w:type="firstRow">
      <w:rPr>
        <w:b/>
        <w:bCs/>
        <w:color w:val="FFFFFF" w:themeColor="background1"/>
      </w:rPr>
      <w:tblPr/>
      <w:tcPr>
        <w:shd w:val="clear" w:color="auto" w:fill="00B9BD" w:themeFill="accent1"/>
      </w:tcPr>
    </w:tblStylePr>
    <w:tblStylePr w:type="lastRow">
      <w:rPr>
        <w:b/>
        <w:bCs/>
      </w:rPr>
      <w:tblPr/>
      <w:tcPr>
        <w:tcBorders>
          <w:top w:val="double" w:sz="4" w:space="0" w:color="00B9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9BD" w:themeColor="accent1"/>
          <w:right w:val="single" w:sz="4" w:space="0" w:color="00B9BD" w:themeColor="accent1"/>
        </w:tcBorders>
      </w:tcPr>
    </w:tblStylePr>
    <w:tblStylePr w:type="band1Horz">
      <w:tblPr/>
      <w:tcPr>
        <w:tcBorders>
          <w:top w:val="single" w:sz="4" w:space="0" w:color="00B9BD" w:themeColor="accent1"/>
          <w:bottom w:val="single" w:sz="4" w:space="0" w:color="00B9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9BD" w:themeColor="accent1"/>
          <w:left w:val="nil"/>
        </w:tcBorders>
      </w:tcPr>
    </w:tblStylePr>
    <w:tblStylePr w:type="swCell">
      <w:tblPr/>
      <w:tcPr>
        <w:tcBorders>
          <w:top w:val="double" w:sz="4" w:space="0" w:color="00B9BD" w:themeColor="accent1"/>
          <w:right w:val="nil"/>
        </w:tcBorders>
      </w:tcPr>
    </w:tblStylePr>
  </w:style>
  <w:style w:type="table" w:customStyle="1" w:styleId="ListTable3-Accent31">
    <w:name w:val="List Table 3 - Accent 31"/>
    <w:basedOn w:val="TableNormal"/>
    <w:uiPriority w:val="48"/>
    <w:rsid w:val="00B01B0E"/>
    <w:pPr>
      <w:spacing w:after="0" w:line="240" w:lineRule="auto"/>
    </w:pPr>
    <w:tblPr>
      <w:tblStyleRowBandSize w:val="1"/>
      <w:tblStyleColBandSize w:val="1"/>
      <w:tblBorders>
        <w:top w:val="single" w:sz="4" w:space="0" w:color="097E80" w:themeColor="accent3"/>
        <w:left w:val="single" w:sz="4" w:space="0" w:color="097E80" w:themeColor="accent3"/>
        <w:bottom w:val="single" w:sz="4" w:space="0" w:color="097E80" w:themeColor="accent3"/>
        <w:right w:val="single" w:sz="4" w:space="0" w:color="097E80" w:themeColor="accent3"/>
      </w:tblBorders>
    </w:tblPr>
    <w:tblStylePr w:type="firstRow">
      <w:rPr>
        <w:b/>
        <w:bCs/>
        <w:color w:val="FFFFFF" w:themeColor="background1"/>
      </w:rPr>
      <w:tblPr/>
      <w:tcPr>
        <w:shd w:val="clear" w:color="auto" w:fill="097E80" w:themeFill="accent3"/>
      </w:tcPr>
    </w:tblStylePr>
    <w:tblStylePr w:type="lastRow">
      <w:rPr>
        <w:b/>
        <w:bCs/>
      </w:rPr>
      <w:tblPr/>
      <w:tcPr>
        <w:tcBorders>
          <w:top w:val="double" w:sz="4" w:space="0" w:color="097E8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97E80" w:themeColor="accent3"/>
          <w:right w:val="single" w:sz="4" w:space="0" w:color="097E80" w:themeColor="accent3"/>
        </w:tcBorders>
      </w:tcPr>
    </w:tblStylePr>
    <w:tblStylePr w:type="band1Horz">
      <w:tblPr/>
      <w:tcPr>
        <w:tcBorders>
          <w:top w:val="single" w:sz="4" w:space="0" w:color="097E80" w:themeColor="accent3"/>
          <w:bottom w:val="single" w:sz="4" w:space="0" w:color="097E8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97E80" w:themeColor="accent3"/>
          <w:left w:val="nil"/>
        </w:tcBorders>
      </w:tcPr>
    </w:tblStylePr>
    <w:tblStylePr w:type="swCell">
      <w:tblPr/>
      <w:tcPr>
        <w:tcBorders>
          <w:top w:val="double" w:sz="4" w:space="0" w:color="097E80" w:themeColor="accent3"/>
          <w:right w:val="nil"/>
        </w:tcBorders>
      </w:tcPr>
    </w:tblStylePr>
  </w:style>
  <w:style w:type="table" w:customStyle="1" w:styleId="ListTable3-Accent41">
    <w:name w:val="List Table 3 - Accent 41"/>
    <w:basedOn w:val="TableNormal"/>
    <w:uiPriority w:val="48"/>
    <w:rsid w:val="00B01B0E"/>
    <w:pPr>
      <w:spacing w:after="0" w:line="240" w:lineRule="auto"/>
    </w:pPr>
    <w:tblPr>
      <w:tblStyleRowBandSize w:val="1"/>
      <w:tblStyleColBandSize w:val="1"/>
      <w:tblBorders>
        <w:top w:val="single" w:sz="4" w:space="0" w:color="D6DF40" w:themeColor="accent4"/>
        <w:left w:val="single" w:sz="4" w:space="0" w:color="D6DF40" w:themeColor="accent4"/>
        <w:bottom w:val="single" w:sz="4" w:space="0" w:color="D6DF40" w:themeColor="accent4"/>
        <w:right w:val="single" w:sz="4" w:space="0" w:color="D6DF40" w:themeColor="accent4"/>
      </w:tblBorders>
    </w:tblPr>
    <w:tblStylePr w:type="firstRow">
      <w:rPr>
        <w:b/>
        <w:bCs/>
        <w:color w:val="FFFFFF" w:themeColor="background1"/>
      </w:rPr>
      <w:tblPr/>
      <w:tcPr>
        <w:shd w:val="clear" w:color="auto" w:fill="D6DF40" w:themeFill="accent4"/>
      </w:tcPr>
    </w:tblStylePr>
    <w:tblStylePr w:type="lastRow">
      <w:rPr>
        <w:b/>
        <w:bCs/>
      </w:rPr>
      <w:tblPr/>
      <w:tcPr>
        <w:tcBorders>
          <w:top w:val="double" w:sz="4" w:space="0" w:color="D6DF4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6DF40" w:themeColor="accent4"/>
          <w:right w:val="single" w:sz="4" w:space="0" w:color="D6DF40" w:themeColor="accent4"/>
        </w:tcBorders>
      </w:tcPr>
    </w:tblStylePr>
    <w:tblStylePr w:type="band1Horz">
      <w:tblPr/>
      <w:tcPr>
        <w:tcBorders>
          <w:top w:val="single" w:sz="4" w:space="0" w:color="D6DF40" w:themeColor="accent4"/>
          <w:bottom w:val="single" w:sz="4" w:space="0" w:color="D6DF4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6DF40" w:themeColor="accent4"/>
          <w:left w:val="nil"/>
        </w:tcBorders>
      </w:tcPr>
    </w:tblStylePr>
    <w:tblStylePr w:type="swCell">
      <w:tblPr/>
      <w:tcPr>
        <w:tcBorders>
          <w:top w:val="double" w:sz="4" w:space="0" w:color="D6DF40" w:themeColor="accent4"/>
          <w:right w:val="nil"/>
        </w:tcBorders>
      </w:tcPr>
    </w:tblStylePr>
  </w:style>
  <w:style w:type="table" w:customStyle="1" w:styleId="ListTable6Colorful1">
    <w:name w:val="List Table 6 Colorful1"/>
    <w:basedOn w:val="TableNormal"/>
    <w:uiPriority w:val="51"/>
    <w:rsid w:val="00B01B0E"/>
    <w:pPr>
      <w:spacing w:after="0" w:line="240" w:lineRule="auto"/>
    </w:pPr>
    <w:rPr>
      <w:color w:val="515151" w:themeColor="text1"/>
    </w:rPr>
    <w:tblPr>
      <w:tblStyleRowBandSize w:val="1"/>
      <w:tblStyleColBandSize w:val="1"/>
      <w:tblBorders>
        <w:top w:val="single" w:sz="4" w:space="0" w:color="515151" w:themeColor="text1"/>
        <w:bottom w:val="single" w:sz="4" w:space="0" w:color="515151" w:themeColor="text1"/>
      </w:tblBorders>
    </w:tblPr>
    <w:tblStylePr w:type="firstRow">
      <w:rPr>
        <w:b/>
        <w:bCs/>
      </w:rPr>
      <w:tblPr/>
      <w:tcPr>
        <w:tcBorders>
          <w:bottom w:val="single" w:sz="4" w:space="0" w:color="515151" w:themeColor="text1"/>
        </w:tcBorders>
      </w:tcPr>
    </w:tblStylePr>
    <w:tblStylePr w:type="lastRow">
      <w:rPr>
        <w:b/>
        <w:bCs/>
      </w:rPr>
      <w:tblPr/>
      <w:tcPr>
        <w:tcBorders>
          <w:top w:val="double" w:sz="4" w:space="0" w:color="515151" w:themeColor="text1"/>
        </w:tcBorders>
      </w:tcPr>
    </w:tblStylePr>
    <w:tblStylePr w:type="firstCol">
      <w:rPr>
        <w:b/>
        <w:bCs/>
      </w:rPr>
    </w:tblStylePr>
    <w:tblStylePr w:type="lastCol">
      <w:rPr>
        <w:b/>
        <w:bCs/>
      </w:rPr>
    </w:tblStylePr>
    <w:tblStylePr w:type="band1Vert">
      <w:tblPr/>
      <w:tcPr>
        <w:shd w:val="clear" w:color="auto" w:fill="DCDCDC" w:themeFill="text1" w:themeFillTint="33"/>
      </w:tcPr>
    </w:tblStylePr>
    <w:tblStylePr w:type="band1Horz">
      <w:tblPr/>
      <w:tcPr>
        <w:shd w:val="clear" w:color="auto" w:fill="DCDCDC" w:themeFill="text1" w:themeFillTint="33"/>
      </w:tcPr>
    </w:tblStylePr>
  </w:style>
  <w:style w:type="table" w:customStyle="1" w:styleId="ListTable6Colorful-Accent11">
    <w:name w:val="List Table 6 Colorful - Accent 11"/>
    <w:basedOn w:val="TableNormal"/>
    <w:uiPriority w:val="51"/>
    <w:rsid w:val="00B01B0E"/>
    <w:pPr>
      <w:spacing w:after="0" w:line="240" w:lineRule="auto"/>
    </w:pPr>
    <w:rPr>
      <w:color w:val="008A8D" w:themeColor="accent1" w:themeShade="BF"/>
    </w:rPr>
    <w:tblPr>
      <w:tblStyleRowBandSize w:val="1"/>
      <w:tblStyleColBandSize w:val="1"/>
      <w:tblBorders>
        <w:top w:val="single" w:sz="4" w:space="0" w:color="00B9BD" w:themeColor="accent1"/>
        <w:bottom w:val="single" w:sz="4" w:space="0" w:color="00B9BD" w:themeColor="accent1"/>
      </w:tblBorders>
    </w:tblPr>
    <w:tblStylePr w:type="firstRow">
      <w:rPr>
        <w:b/>
        <w:bCs/>
      </w:rPr>
      <w:tblPr/>
      <w:tcPr>
        <w:tcBorders>
          <w:bottom w:val="single" w:sz="4" w:space="0" w:color="00B9BD" w:themeColor="accent1"/>
        </w:tcBorders>
      </w:tcPr>
    </w:tblStylePr>
    <w:tblStylePr w:type="lastRow">
      <w:rPr>
        <w:b/>
        <w:bCs/>
      </w:rPr>
      <w:tblPr/>
      <w:tcPr>
        <w:tcBorders>
          <w:top w:val="double" w:sz="4" w:space="0" w:color="00B9BD" w:themeColor="accent1"/>
        </w:tcBorders>
      </w:tcPr>
    </w:tblStylePr>
    <w:tblStylePr w:type="firstCol">
      <w:rPr>
        <w:b/>
        <w:bCs/>
      </w:rPr>
    </w:tblStylePr>
    <w:tblStylePr w:type="lastCol">
      <w:rPr>
        <w:b/>
        <w:bCs/>
      </w:rPr>
    </w:tblStylePr>
    <w:tblStylePr w:type="band1Vert">
      <w:tblPr/>
      <w:tcPr>
        <w:shd w:val="clear" w:color="auto" w:fill="BEFDFF" w:themeFill="accent1" w:themeFillTint="33"/>
      </w:tcPr>
    </w:tblStylePr>
    <w:tblStylePr w:type="band1Horz">
      <w:tblPr/>
      <w:tcPr>
        <w:shd w:val="clear" w:color="auto" w:fill="BEFDFF" w:themeFill="accent1" w:themeFillTint="33"/>
      </w:tcPr>
    </w:tblStylePr>
  </w:style>
  <w:style w:type="table" w:customStyle="1" w:styleId="ListTable6Colorful-Accent21">
    <w:name w:val="List Table 6 Colorful - Accent 21"/>
    <w:basedOn w:val="TableNormal"/>
    <w:uiPriority w:val="51"/>
    <w:rsid w:val="00B01B0E"/>
    <w:pPr>
      <w:spacing w:after="0" w:line="240" w:lineRule="auto"/>
    </w:pPr>
    <w:rPr>
      <w:color w:val="0C7375" w:themeColor="accent2" w:themeShade="BF"/>
    </w:rPr>
    <w:tblPr>
      <w:tblStyleRowBandSize w:val="1"/>
      <w:tblStyleColBandSize w:val="1"/>
      <w:tblBorders>
        <w:top w:val="single" w:sz="4" w:space="0" w:color="109B9D" w:themeColor="accent2"/>
        <w:bottom w:val="single" w:sz="4" w:space="0" w:color="109B9D" w:themeColor="accent2"/>
      </w:tblBorders>
    </w:tblPr>
    <w:tblStylePr w:type="firstRow">
      <w:rPr>
        <w:b/>
        <w:bCs/>
      </w:rPr>
      <w:tblPr/>
      <w:tcPr>
        <w:tcBorders>
          <w:bottom w:val="single" w:sz="4" w:space="0" w:color="109B9D" w:themeColor="accent2"/>
        </w:tcBorders>
      </w:tcPr>
    </w:tblStylePr>
    <w:tblStylePr w:type="lastRow">
      <w:rPr>
        <w:b/>
        <w:bCs/>
      </w:rPr>
      <w:tblPr/>
      <w:tcPr>
        <w:tcBorders>
          <w:top w:val="double" w:sz="4" w:space="0" w:color="109B9D" w:themeColor="accent2"/>
        </w:tcBorders>
      </w:tcPr>
    </w:tblStylePr>
    <w:tblStylePr w:type="firstCol">
      <w:rPr>
        <w:b/>
        <w:bCs/>
      </w:rPr>
    </w:tblStylePr>
    <w:tblStylePr w:type="lastCol">
      <w:rPr>
        <w:b/>
        <w:bCs/>
      </w:rPr>
    </w:tblStylePr>
    <w:tblStylePr w:type="band1Vert">
      <w:tblPr/>
      <w:tcPr>
        <w:shd w:val="clear" w:color="auto" w:fill="C1F7F8" w:themeFill="accent2" w:themeFillTint="33"/>
      </w:tcPr>
    </w:tblStylePr>
    <w:tblStylePr w:type="band1Horz">
      <w:tblPr/>
      <w:tcPr>
        <w:shd w:val="clear" w:color="auto" w:fill="C1F7F8" w:themeFill="accent2" w:themeFillTint="33"/>
      </w:tcPr>
    </w:tblStylePr>
  </w:style>
  <w:style w:type="table" w:customStyle="1" w:styleId="ListTable6Colorful-Accent31">
    <w:name w:val="List Table 6 Colorful - Accent 31"/>
    <w:basedOn w:val="TableNormal"/>
    <w:uiPriority w:val="51"/>
    <w:rsid w:val="00B01B0E"/>
    <w:pPr>
      <w:spacing w:after="0" w:line="240" w:lineRule="auto"/>
    </w:pPr>
    <w:rPr>
      <w:color w:val="065D5F" w:themeColor="accent3" w:themeShade="BF"/>
    </w:rPr>
    <w:tblPr>
      <w:tblStyleRowBandSize w:val="1"/>
      <w:tblStyleColBandSize w:val="1"/>
      <w:tblBorders>
        <w:top w:val="single" w:sz="4" w:space="0" w:color="097E80" w:themeColor="accent3"/>
        <w:bottom w:val="single" w:sz="4" w:space="0" w:color="097E80" w:themeColor="accent3"/>
      </w:tblBorders>
    </w:tblPr>
    <w:tblStylePr w:type="firstRow">
      <w:rPr>
        <w:b/>
        <w:bCs/>
      </w:rPr>
      <w:tblPr/>
      <w:tcPr>
        <w:tcBorders>
          <w:bottom w:val="single" w:sz="4" w:space="0" w:color="097E80" w:themeColor="accent3"/>
        </w:tcBorders>
      </w:tcPr>
    </w:tblStylePr>
    <w:tblStylePr w:type="lastRow">
      <w:rPr>
        <w:b/>
        <w:bCs/>
      </w:rPr>
      <w:tblPr/>
      <w:tcPr>
        <w:tcBorders>
          <w:top w:val="double" w:sz="4" w:space="0" w:color="097E80" w:themeColor="accent3"/>
        </w:tcBorders>
      </w:tcPr>
    </w:tblStylePr>
    <w:tblStylePr w:type="firstCol">
      <w:rPr>
        <w:b/>
        <w:bCs/>
      </w:rPr>
    </w:tblStylePr>
    <w:tblStylePr w:type="lastCol">
      <w:rPr>
        <w:b/>
        <w:bCs/>
      </w:rPr>
    </w:tblStylePr>
    <w:tblStylePr w:type="band1Vert">
      <w:tblPr/>
      <w:tcPr>
        <w:shd w:val="clear" w:color="auto" w:fill="B9F8FA" w:themeFill="accent3" w:themeFillTint="33"/>
      </w:tcPr>
    </w:tblStylePr>
    <w:tblStylePr w:type="band1Horz">
      <w:tblPr/>
      <w:tcPr>
        <w:shd w:val="clear" w:color="auto" w:fill="B9F8FA" w:themeFill="accent3" w:themeFillTint="33"/>
      </w:tcPr>
    </w:tblStylePr>
  </w:style>
  <w:style w:type="table" w:customStyle="1" w:styleId="ListTable6Colorful-Accent51">
    <w:name w:val="List Table 6 Colorful - Accent 51"/>
    <w:basedOn w:val="TableNormal"/>
    <w:uiPriority w:val="51"/>
    <w:rsid w:val="00B01B0E"/>
    <w:pPr>
      <w:spacing w:after="0" w:line="240" w:lineRule="auto"/>
    </w:pPr>
    <w:rPr>
      <w:color w:val="929B28" w:themeColor="accent5" w:themeShade="BF"/>
    </w:rPr>
    <w:tblPr>
      <w:tblStyleRowBandSize w:val="1"/>
      <w:tblStyleColBandSize w:val="1"/>
      <w:tblBorders>
        <w:top w:val="single" w:sz="4" w:space="0" w:color="C1CC3A" w:themeColor="accent5"/>
        <w:bottom w:val="single" w:sz="4" w:space="0" w:color="C1CC3A" w:themeColor="accent5"/>
      </w:tblBorders>
    </w:tblPr>
    <w:tblStylePr w:type="firstRow">
      <w:rPr>
        <w:b/>
        <w:bCs/>
      </w:rPr>
      <w:tblPr/>
      <w:tcPr>
        <w:tcBorders>
          <w:bottom w:val="single" w:sz="4" w:space="0" w:color="C1CC3A" w:themeColor="accent5"/>
        </w:tcBorders>
      </w:tcPr>
    </w:tblStylePr>
    <w:tblStylePr w:type="lastRow">
      <w:rPr>
        <w:b/>
        <w:bCs/>
      </w:rPr>
      <w:tblPr/>
      <w:tcPr>
        <w:tcBorders>
          <w:top w:val="double" w:sz="4" w:space="0" w:color="C1CC3A" w:themeColor="accent5"/>
        </w:tcBorders>
      </w:tcPr>
    </w:tblStylePr>
    <w:tblStylePr w:type="firstCol">
      <w:rPr>
        <w:b/>
        <w:bCs/>
      </w:rPr>
    </w:tblStylePr>
    <w:tblStylePr w:type="lastCol">
      <w:rPr>
        <w:b/>
        <w:bCs/>
      </w:rPr>
    </w:tblStylePr>
    <w:tblStylePr w:type="band1Vert">
      <w:tblPr/>
      <w:tcPr>
        <w:shd w:val="clear" w:color="auto" w:fill="F2F4D7" w:themeFill="accent5" w:themeFillTint="33"/>
      </w:tcPr>
    </w:tblStylePr>
    <w:tblStylePr w:type="band1Horz">
      <w:tblPr/>
      <w:tcPr>
        <w:shd w:val="clear" w:color="auto" w:fill="F2F4D7" w:themeFill="accent5" w:themeFillTint="33"/>
      </w:tcPr>
    </w:tblStylePr>
  </w:style>
  <w:style w:type="table" w:customStyle="1" w:styleId="ListTable7Colorful1">
    <w:name w:val="List Table 7 Colorful1"/>
    <w:basedOn w:val="TableNormal"/>
    <w:uiPriority w:val="52"/>
    <w:rsid w:val="00B01B0E"/>
    <w:pPr>
      <w:spacing w:after="0" w:line="240" w:lineRule="auto"/>
    </w:pPr>
    <w:rPr>
      <w:color w:val="515151"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15151"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15151"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15151"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15151" w:themeColor="text1"/>
        </w:tcBorders>
        <w:shd w:val="clear" w:color="auto" w:fill="FFFFFF" w:themeFill="background1"/>
      </w:tcPr>
    </w:tblStylePr>
    <w:tblStylePr w:type="band1Vert">
      <w:tblPr/>
      <w:tcPr>
        <w:shd w:val="clear" w:color="auto" w:fill="DCDCDC" w:themeFill="text1" w:themeFillTint="33"/>
      </w:tcPr>
    </w:tblStylePr>
    <w:tblStylePr w:type="band1Horz">
      <w:tblPr/>
      <w:tcPr>
        <w:shd w:val="clear" w:color="auto" w:fill="DCDCD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B01B0E"/>
    <w:pPr>
      <w:spacing w:after="0" w:line="240" w:lineRule="auto"/>
    </w:pPr>
    <w:rPr>
      <w:color w:val="008A8D" w:themeColor="accent1" w:themeShade="BF"/>
    </w:rPr>
    <w:tblPr>
      <w:tblStyleRowBandSize w:val="1"/>
      <w:tblStyleColBandSize w:val="1"/>
    </w:tblPr>
    <w:tblStylePr w:type="firstRow">
      <w:rPr>
        <w:rFonts w:asciiTheme="majorHAnsi" w:eastAsiaTheme="majorEastAsia" w:hAnsiTheme="majorHAnsi" w:cstheme="majorBidi"/>
        <w:i w:val="0"/>
        <w:iCs/>
        <w:sz w:val="22"/>
      </w:rPr>
      <w:tblPr/>
      <w:tcPr>
        <w:tcBorders>
          <w:bottom w:val="single" w:sz="4" w:space="0" w:color="00B9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B9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B9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B9BD" w:themeColor="accent1"/>
        </w:tcBorders>
        <w:shd w:val="clear" w:color="auto" w:fill="FFFFFF" w:themeFill="background1"/>
      </w:tcPr>
    </w:tblStylePr>
    <w:tblStylePr w:type="band1Vert">
      <w:tblPr/>
      <w:tcPr>
        <w:shd w:val="clear" w:color="auto" w:fill="BEFDFF" w:themeFill="accent1" w:themeFillTint="33"/>
      </w:tcPr>
    </w:tblStylePr>
    <w:tblStylePr w:type="band1Horz">
      <w:tblPr/>
      <w:tcPr>
        <w:shd w:val="clear" w:color="auto" w:fill="BEFD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B01B0E"/>
    <w:pPr>
      <w:spacing w:after="0" w:line="240" w:lineRule="auto"/>
    </w:pPr>
    <w:rPr>
      <w:color w:val="0C737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09B9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09B9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09B9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09B9D" w:themeColor="accent2"/>
        </w:tcBorders>
        <w:shd w:val="clear" w:color="auto" w:fill="FFFFFF" w:themeFill="background1"/>
      </w:tcPr>
    </w:tblStylePr>
    <w:tblStylePr w:type="band1Vert">
      <w:tblPr/>
      <w:tcPr>
        <w:shd w:val="clear" w:color="auto" w:fill="C1F7F8" w:themeFill="accent2" w:themeFillTint="33"/>
      </w:tcPr>
    </w:tblStylePr>
    <w:tblStylePr w:type="band1Horz">
      <w:tblPr/>
      <w:tcPr>
        <w:shd w:val="clear" w:color="auto" w:fill="C1F7F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B01B0E"/>
    <w:pPr>
      <w:spacing w:after="0" w:line="240" w:lineRule="auto"/>
    </w:pPr>
    <w:rPr>
      <w:color w:val="065D5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97E8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97E8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97E8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97E80" w:themeColor="accent3"/>
        </w:tcBorders>
        <w:shd w:val="clear" w:color="auto" w:fill="FFFFFF" w:themeFill="background1"/>
      </w:tcPr>
    </w:tblStylePr>
    <w:tblStylePr w:type="band1Vert">
      <w:tblPr/>
      <w:tcPr>
        <w:shd w:val="clear" w:color="auto" w:fill="B9F8FA" w:themeFill="accent3" w:themeFillTint="33"/>
      </w:tcPr>
    </w:tblStylePr>
    <w:tblStylePr w:type="band1Horz">
      <w:tblPr/>
      <w:tcPr>
        <w:shd w:val="clear" w:color="auto" w:fill="B9F8F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unhideWhenUsed/>
    <w:rsid w:val="00B01B0E"/>
    <w:pPr>
      <w:tabs>
        <w:tab w:val="left" w:pos="480"/>
        <w:tab w:val="left" w:pos="960"/>
        <w:tab w:val="left" w:pos="1440"/>
        <w:tab w:val="left" w:pos="1920"/>
        <w:tab w:val="left" w:pos="2400"/>
        <w:tab w:val="left" w:pos="2880"/>
        <w:tab w:val="left" w:pos="3360"/>
        <w:tab w:val="left" w:pos="3840"/>
        <w:tab w:val="left" w:pos="4320"/>
      </w:tabs>
      <w:spacing w:after="0" w:line="360" w:lineRule="auto"/>
      <w:contextualSpacing/>
    </w:pPr>
    <w:rPr>
      <w:rFonts w:ascii="PT Mono" w:hAnsi="PT Mono" w:cs="Consolas"/>
      <w:color w:val="4D4D4C"/>
      <w:sz w:val="20"/>
      <w:szCs w:val="20"/>
      <w14:cntxtAlts/>
    </w:rPr>
  </w:style>
  <w:style w:type="character" w:customStyle="1" w:styleId="MacroTextChar">
    <w:name w:val="Macro Text Char"/>
    <w:basedOn w:val="DefaultParagraphFont"/>
    <w:link w:val="MacroText"/>
    <w:uiPriority w:val="99"/>
    <w:rsid w:val="00B01B0E"/>
    <w:rPr>
      <w:rFonts w:ascii="PT Mono" w:hAnsi="PT Mono" w:cs="Consolas"/>
      <w:color w:val="4D4D4C"/>
      <w:sz w:val="20"/>
      <w:szCs w:val="20"/>
      <w14:cntxtAlts/>
    </w:rPr>
  </w:style>
  <w:style w:type="character" w:customStyle="1" w:styleId="Mention1">
    <w:name w:val="Mention1"/>
    <w:uiPriority w:val="99"/>
    <w:unhideWhenUsed/>
    <w:qFormat/>
    <w:rsid w:val="00B01B0E"/>
    <w:rPr>
      <w:rFonts w:asciiTheme="minorHAnsi" w:hAnsiTheme="minorHAnsi"/>
      <w:color w:val="969696" w:themeColor="text1" w:themeTint="99"/>
      <w:sz w:val="20"/>
      <w:shd w:val="clear" w:color="auto" w:fill="E1DFDD"/>
    </w:rPr>
  </w:style>
  <w:style w:type="paragraph" w:styleId="MessageHeader">
    <w:name w:val="Message Header"/>
    <w:basedOn w:val="Normal"/>
    <w:link w:val="MessageHeaderChar"/>
    <w:uiPriority w:val="99"/>
    <w:unhideWhenUsed/>
    <w:qFormat/>
    <w:rsid w:val="00B01B0E"/>
    <w:pPr>
      <w:shd w:val="pct10" w:color="00B9BD" w:themeColor="accent1" w:fill="auto"/>
      <w:spacing w:after="0" w:line="240" w:lineRule="auto"/>
    </w:pPr>
    <w:rPr>
      <w:rFonts w:asciiTheme="minorHAnsi" w:eastAsiaTheme="majorEastAsia" w:hAnsiTheme="minorHAnsi" w:cstheme="majorBidi"/>
    </w:rPr>
  </w:style>
  <w:style w:type="character" w:customStyle="1" w:styleId="MessageHeaderChar">
    <w:name w:val="Message Header Char"/>
    <w:basedOn w:val="DefaultParagraphFont"/>
    <w:link w:val="MessageHeader"/>
    <w:uiPriority w:val="99"/>
    <w:rsid w:val="00B01B0E"/>
    <w:rPr>
      <w:rFonts w:eastAsiaTheme="majorEastAsia" w:cstheme="majorBidi"/>
      <w:color w:val="4D4D4C"/>
      <w:sz w:val="22"/>
      <w:shd w:val="pct10" w:color="00B9BD" w:themeColor="accent1" w:fill="auto"/>
      <w14:cntxtAlts/>
    </w:rPr>
  </w:style>
  <w:style w:type="paragraph" w:styleId="NoSpacing">
    <w:name w:val="No Spacing"/>
    <w:uiPriority w:val="1"/>
    <w:rsid w:val="00B01B0E"/>
    <w:pPr>
      <w:spacing w:after="0" w:line="240" w:lineRule="auto"/>
      <w:contextualSpacing/>
    </w:pPr>
    <w:rPr>
      <w:rFonts w:ascii="Verdana" w:hAnsi="Verdana" w:cs="Times New Roman (Body CS)"/>
      <w:color w:val="323232" w:themeColor="text2"/>
      <w:sz w:val="22"/>
      <w14:cntxtAlts/>
    </w:rPr>
  </w:style>
  <w:style w:type="paragraph" w:styleId="NormalWeb">
    <w:name w:val="Normal (Web)"/>
    <w:basedOn w:val="Normal"/>
    <w:uiPriority w:val="99"/>
    <w:unhideWhenUsed/>
    <w:rsid w:val="00B01B0E"/>
    <w:rPr>
      <w:rFonts w:asciiTheme="minorHAnsi" w:hAnsiTheme="minorHAnsi" w:cs="Times New Roman"/>
    </w:rPr>
  </w:style>
  <w:style w:type="paragraph" w:styleId="NormalIndent">
    <w:name w:val="Normal Indent"/>
    <w:basedOn w:val="Normal"/>
    <w:uiPriority w:val="99"/>
    <w:unhideWhenUsed/>
    <w:rsid w:val="00B01B0E"/>
    <w:pPr>
      <w:ind w:left="720"/>
    </w:pPr>
  </w:style>
  <w:style w:type="paragraph" w:styleId="NoteHeading">
    <w:name w:val="Note Heading"/>
    <w:basedOn w:val="Normal"/>
    <w:next w:val="Normal"/>
    <w:link w:val="NoteHeadingChar"/>
    <w:uiPriority w:val="99"/>
    <w:semiHidden/>
    <w:unhideWhenUsed/>
    <w:rsid w:val="00B01B0E"/>
    <w:pPr>
      <w:spacing w:after="0" w:line="240" w:lineRule="auto"/>
    </w:pPr>
  </w:style>
  <w:style w:type="character" w:customStyle="1" w:styleId="NoteHeadingChar">
    <w:name w:val="Note Heading Char"/>
    <w:basedOn w:val="DefaultParagraphFont"/>
    <w:link w:val="NoteHeading"/>
    <w:uiPriority w:val="99"/>
    <w:semiHidden/>
    <w:rsid w:val="00B01B0E"/>
    <w:rPr>
      <w:rFonts w:ascii="Verdana" w:hAnsi="Verdana" w:cs="Times New Roman (Body CS)"/>
      <w:color w:val="4D4D4C"/>
      <w:sz w:val="22"/>
      <w14:cntxtAlts/>
    </w:rPr>
  </w:style>
  <w:style w:type="character" w:styleId="PageNumber">
    <w:name w:val="page number"/>
    <w:basedOn w:val="DefaultParagraphFont"/>
    <w:unhideWhenUsed/>
    <w:rsid w:val="00B01B0E"/>
    <w:rPr>
      <w:rFonts w:asciiTheme="minorHAnsi" w:hAnsiTheme="minorHAnsi"/>
      <w:sz w:val="20"/>
    </w:rPr>
  </w:style>
  <w:style w:type="character" w:styleId="PlaceholderText">
    <w:name w:val="Placeholder Text"/>
    <w:uiPriority w:val="99"/>
    <w:semiHidden/>
    <w:rsid w:val="00B01B0E"/>
    <w:rPr>
      <w:color w:val="808080"/>
    </w:rPr>
  </w:style>
  <w:style w:type="table" w:customStyle="1" w:styleId="PlainTable11">
    <w:name w:val="Plain Table 11"/>
    <w:basedOn w:val="TableNormal"/>
    <w:uiPriority w:val="41"/>
    <w:rsid w:val="00B01B0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B01B0E"/>
    <w:pPr>
      <w:spacing w:after="0" w:line="240" w:lineRule="auto"/>
    </w:pPr>
    <w:tblPr>
      <w:tblStyleRowBandSize w:val="1"/>
      <w:tblStyleColBandSize w:val="1"/>
      <w:tblBorders>
        <w:top w:val="single" w:sz="4" w:space="0" w:color="A7A7A7" w:themeColor="text1" w:themeTint="80"/>
        <w:bottom w:val="single" w:sz="4" w:space="0" w:color="A7A7A7" w:themeColor="text1" w:themeTint="80"/>
      </w:tblBorders>
    </w:tblPr>
    <w:tblStylePr w:type="firstRow">
      <w:rPr>
        <w:b/>
        <w:bCs/>
      </w:rPr>
      <w:tblPr/>
      <w:tcPr>
        <w:tcBorders>
          <w:bottom w:val="single" w:sz="4" w:space="0" w:color="A7A7A7" w:themeColor="text1" w:themeTint="80"/>
        </w:tcBorders>
      </w:tcPr>
    </w:tblStylePr>
    <w:tblStylePr w:type="lastRow">
      <w:rPr>
        <w:b/>
        <w:bCs/>
      </w:rPr>
      <w:tblPr/>
      <w:tcPr>
        <w:tcBorders>
          <w:top w:val="single" w:sz="4" w:space="0" w:color="A7A7A7" w:themeColor="text1" w:themeTint="80"/>
        </w:tcBorders>
      </w:tcPr>
    </w:tblStylePr>
    <w:tblStylePr w:type="firstCol">
      <w:rPr>
        <w:b/>
        <w:bCs/>
      </w:rPr>
    </w:tblStylePr>
    <w:tblStylePr w:type="lastCol">
      <w:rPr>
        <w:b/>
        <w:bCs/>
      </w:rPr>
    </w:tblStylePr>
    <w:tblStylePr w:type="band1Vert">
      <w:tblPr/>
      <w:tcPr>
        <w:tcBorders>
          <w:left w:val="single" w:sz="4" w:space="0" w:color="A7A7A7" w:themeColor="text1" w:themeTint="80"/>
          <w:right w:val="single" w:sz="4" w:space="0" w:color="A7A7A7" w:themeColor="text1" w:themeTint="80"/>
        </w:tcBorders>
      </w:tcPr>
    </w:tblStylePr>
    <w:tblStylePr w:type="band2Vert">
      <w:tblPr/>
      <w:tcPr>
        <w:tcBorders>
          <w:left w:val="single" w:sz="4" w:space="0" w:color="A7A7A7" w:themeColor="text1" w:themeTint="80"/>
          <w:right w:val="single" w:sz="4" w:space="0" w:color="A7A7A7" w:themeColor="text1" w:themeTint="80"/>
        </w:tcBorders>
      </w:tcPr>
    </w:tblStylePr>
    <w:tblStylePr w:type="band1Horz">
      <w:tblPr/>
      <w:tcPr>
        <w:tcBorders>
          <w:top w:val="single" w:sz="4" w:space="0" w:color="A7A7A7" w:themeColor="text1" w:themeTint="80"/>
          <w:bottom w:val="single" w:sz="4" w:space="0" w:color="A7A7A7" w:themeColor="text1" w:themeTint="80"/>
        </w:tcBorders>
      </w:tcPr>
    </w:tblStylePr>
  </w:style>
  <w:style w:type="table" w:customStyle="1" w:styleId="PlainTable31">
    <w:name w:val="Plain Table 31"/>
    <w:basedOn w:val="TableNormal"/>
    <w:uiPriority w:val="43"/>
    <w:rsid w:val="00B01B0E"/>
    <w:pPr>
      <w:spacing w:after="0" w:line="240" w:lineRule="auto"/>
    </w:pPr>
    <w:tblPr>
      <w:tblStyleRowBandSize w:val="1"/>
      <w:tblStyleColBandSize w:val="1"/>
    </w:tblPr>
    <w:tblStylePr w:type="firstRow">
      <w:rPr>
        <w:b/>
        <w:bCs/>
        <w:caps/>
      </w:rPr>
      <w:tblPr/>
      <w:tcPr>
        <w:tcBorders>
          <w:bottom w:val="single" w:sz="4" w:space="0" w:color="A7A7A7"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7A7A7"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lainText">
    <w:name w:val="Plain Text"/>
    <w:basedOn w:val="Normal"/>
    <w:link w:val="PlainTextChar"/>
    <w:uiPriority w:val="99"/>
    <w:unhideWhenUsed/>
    <w:rsid w:val="00B01B0E"/>
    <w:pPr>
      <w:spacing w:after="0" w:line="240" w:lineRule="auto"/>
    </w:pPr>
    <w:rPr>
      <w:rFonts w:ascii="PT Mono" w:hAnsi="PT Mono" w:cs="Consolas"/>
      <w:sz w:val="21"/>
      <w:szCs w:val="21"/>
    </w:rPr>
  </w:style>
  <w:style w:type="character" w:customStyle="1" w:styleId="PlainTextChar">
    <w:name w:val="Plain Text Char"/>
    <w:basedOn w:val="DefaultParagraphFont"/>
    <w:link w:val="PlainText"/>
    <w:uiPriority w:val="99"/>
    <w:rsid w:val="00B01B0E"/>
    <w:rPr>
      <w:rFonts w:ascii="PT Mono" w:hAnsi="PT Mono" w:cs="Consolas"/>
      <w:color w:val="4D4D4C"/>
      <w:sz w:val="21"/>
      <w:szCs w:val="21"/>
      <w14:cntxtAlts/>
    </w:rPr>
  </w:style>
  <w:style w:type="paragraph" w:styleId="Quote">
    <w:name w:val="Quote"/>
    <w:basedOn w:val="IntenseQuote"/>
    <w:next w:val="Normal"/>
    <w:link w:val="QuoteChar"/>
    <w:uiPriority w:val="29"/>
    <w:qFormat/>
    <w:rsid w:val="00B01B0E"/>
    <w:pPr>
      <w:pBdr>
        <w:left w:val="single" w:sz="36" w:space="10" w:color="969696" w:themeColor="text1" w:themeTint="99"/>
      </w:pBdr>
    </w:pPr>
    <w:rPr>
      <w:color w:val="757171" w:themeColor="background2" w:themeShade="80"/>
    </w:rPr>
  </w:style>
  <w:style w:type="character" w:customStyle="1" w:styleId="QuoteChar">
    <w:name w:val="Quote Char"/>
    <w:basedOn w:val="DefaultParagraphFont"/>
    <w:link w:val="Quote"/>
    <w:uiPriority w:val="29"/>
    <w:rsid w:val="00B01B0E"/>
    <w:rPr>
      <w:rFonts w:ascii="Verdana" w:hAnsi="Verdana" w:cs="Times New Roman (Body CS)"/>
      <w:i/>
      <w:iCs/>
      <w:color w:val="757171" w:themeColor="background2" w:themeShade="80"/>
      <w:sz w:val="28"/>
      <w14:cntxtAlts/>
    </w:rPr>
  </w:style>
  <w:style w:type="paragraph" w:styleId="Salutation">
    <w:name w:val="Salutation"/>
    <w:basedOn w:val="Normal"/>
    <w:next w:val="Normal"/>
    <w:link w:val="SalutationChar"/>
    <w:uiPriority w:val="99"/>
    <w:unhideWhenUsed/>
    <w:rsid w:val="00B01B0E"/>
  </w:style>
  <w:style w:type="character" w:customStyle="1" w:styleId="SalutationChar">
    <w:name w:val="Salutation Char"/>
    <w:basedOn w:val="DefaultParagraphFont"/>
    <w:link w:val="Salutation"/>
    <w:uiPriority w:val="99"/>
    <w:rsid w:val="00B01B0E"/>
    <w:rPr>
      <w:rFonts w:ascii="Verdana" w:hAnsi="Verdana" w:cs="Times New Roman (Body CS)"/>
      <w:color w:val="4D4D4C"/>
      <w:sz w:val="22"/>
      <w14:cntxtAlts/>
    </w:rPr>
  </w:style>
  <w:style w:type="paragraph" w:styleId="Signature">
    <w:name w:val="Signature"/>
    <w:basedOn w:val="Normal"/>
    <w:link w:val="SignatureChar"/>
    <w:uiPriority w:val="99"/>
    <w:unhideWhenUsed/>
    <w:rsid w:val="00B01B0E"/>
    <w:pPr>
      <w:spacing w:after="0" w:line="240" w:lineRule="auto"/>
      <w:ind w:left="4252"/>
    </w:pPr>
  </w:style>
  <w:style w:type="character" w:customStyle="1" w:styleId="SignatureChar">
    <w:name w:val="Signature Char"/>
    <w:basedOn w:val="DefaultParagraphFont"/>
    <w:link w:val="Signature"/>
    <w:uiPriority w:val="99"/>
    <w:rsid w:val="00B01B0E"/>
    <w:rPr>
      <w:rFonts w:ascii="Verdana" w:hAnsi="Verdana" w:cs="Times New Roman (Body CS)"/>
      <w:color w:val="4D4D4C"/>
      <w:sz w:val="22"/>
      <w14:cntxtAlts/>
    </w:rPr>
  </w:style>
  <w:style w:type="character" w:customStyle="1" w:styleId="SmallTags">
    <w:name w:val="Small Tags"/>
    <w:uiPriority w:val="1"/>
    <w:qFormat/>
    <w:rsid w:val="00F92931"/>
    <w:rPr>
      <w:rFonts w:asciiTheme="minorHAnsi" w:hAnsiTheme="minorHAnsi"/>
      <w:color w:val="FFFFFF" w:themeColor="background1"/>
      <w:position w:val="2"/>
      <w:sz w:val="16"/>
      <w:bdr w:val="single" w:sz="24" w:space="0" w:color="00B9BD" w:themeColor="accent1"/>
      <w:shd w:val="solid" w:color="00B9BD" w:themeColor="accent1" w:fill="00B9BD" w:themeFill="accent1"/>
    </w:rPr>
  </w:style>
  <w:style w:type="character" w:customStyle="1" w:styleId="SmartHyperlink1">
    <w:name w:val="Smart Hyperlink1"/>
    <w:uiPriority w:val="99"/>
    <w:unhideWhenUsed/>
    <w:qFormat/>
    <w:rsid w:val="00B01B0E"/>
    <w:rPr>
      <w:rFonts w:asciiTheme="minorHAnsi" w:hAnsiTheme="minorHAnsi"/>
      <w:color w:val="323232" w:themeColor="text2"/>
      <w:sz w:val="22"/>
      <w:u w:val="dotted" w:color="00B9BD" w:themeColor="accent1"/>
    </w:rPr>
  </w:style>
  <w:style w:type="character" w:customStyle="1" w:styleId="SmartLink1">
    <w:name w:val="SmartLink1"/>
    <w:uiPriority w:val="99"/>
    <w:unhideWhenUsed/>
    <w:qFormat/>
    <w:rsid w:val="00B01B0E"/>
    <w:rPr>
      <w:rFonts w:asciiTheme="minorHAnsi" w:hAnsiTheme="minorHAnsi"/>
      <w:color w:val="00B9BD" w:themeColor="hyperlink"/>
      <w:sz w:val="22"/>
      <w:u w:val="single"/>
      <w:shd w:val="clear" w:color="auto" w:fill="E1DFDD"/>
    </w:rPr>
  </w:style>
  <w:style w:type="character" w:styleId="Strong">
    <w:name w:val="Strong"/>
    <w:uiPriority w:val="22"/>
    <w:qFormat/>
    <w:rsid w:val="00B01B0E"/>
    <w:rPr>
      <w:b/>
      <w:bCs/>
    </w:rPr>
  </w:style>
  <w:style w:type="paragraph" w:styleId="Subtitle">
    <w:name w:val="Subtitle"/>
    <w:basedOn w:val="Normal"/>
    <w:next w:val="Normal"/>
    <w:link w:val="SubtitleChar"/>
    <w:uiPriority w:val="11"/>
    <w:rsid w:val="00B01B0E"/>
    <w:pPr>
      <w:numPr>
        <w:ilvl w:val="1"/>
      </w:numPr>
      <w:spacing w:after="160"/>
    </w:pPr>
    <w:rPr>
      <w:rFonts w:asciiTheme="minorHAnsi" w:eastAsiaTheme="minorEastAsia" w:hAnsiTheme="minorHAnsi" w:cstheme="minorBidi"/>
      <w:color w:val="8E8E8E" w:themeColor="text1" w:themeTint="A5"/>
      <w:spacing w:val="15"/>
      <w:szCs w:val="22"/>
    </w:rPr>
  </w:style>
  <w:style w:type="character" w:customStyle="1" w:styleId="SubtitleChar">
    <w:name w:val="Subtitle Char"/>
    <w:basedOn w:val="DefaultParagraphFont"/>
    <w:link w:val="Subtitle"/>
    <w:uiPriority w:val="11"/>
    <w:rsid w:val="00B01B0E"/>
    <w:rPr>
      <w:rFonts w:eastAsiaTheme="minorEastAsia"/>
      <w:color w:val="8E8E8E" w:themeColor="text1" w:themeTint="A5"/>
      <w:spacing w:val="15"/>
      <w:sz w:val="22"/>
      <w:szCs w:val="22"/>
      <w14:cntxtAlts/>
    </w:rPr>
  </w:style>
  <w:style w:type="character" w:styleId="SubtleEmphasis">
    <w:name w:val="Subtle Emphasis"/>
    <w:uiPriority w:val="19"/>
    <w:rsid w:val="00B01B0E"/>
    <w:rPr>
      <w:i/>
      <w:iCs/>
      <w:color w:val="7C7C7C" w:themeColor="text1" w:themeTint="BF"/>
    </w:rPr>
  </w:style>
  <w:style w:type="character" w:styleId="SubtleReference">
    <w:name w:val="Subtle Reference"/>
    <w:uiPriority w:val="31"/>
    <w:rsid w:val="00B01B0E"/>
    <w:rPr>
      <w:smallCaps/>
      <w:color w:val="8E8E8E" w:themeColor="text1" w:themeTint="A5"/>
    </w:rPr>
  </w:style>
  <w:style w:type="table" w:styleId="TableGrid">
    <w:name w:val="Table Grid"/>
    <w:basedOn w:val="TableNormal"/>
    <w:rsid w:val="00B01B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B01B0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Authorities">
    <w:name w:val="table of authorities"/>
    <w:basedOn w:val="Normal"/>
    <w:next w:val="Normal"/>
    <w:uiPriority w:val="99"/>
    <w:semiHidden/>
    <w:unhideWhenUsed/>
    <w:rsid w:val="00B01B0E"/>
    <w:pPr>
      <w:spacing w:after="0"/>
      <w:ind w:left="220" w:hanging="220"/>
    </w:pPr>
  </w:style>
  <w:style w:type="paragraph" w:styleId="TableofFigures">
    <w:name w:val="table of figures"/>
    <w:basedOn w:val="Normal"/>
    <w:next w:val="Normal"/>
    <w:uiPriority w:val="99"/>
    <w:semiHidden/>
    <w:unhideWhenUsed/>
    <w:rsid w:val="00B01B0E"/>
    <w:pPr>
      <w:spacing w:after="0"/>
    </w:pPr>
  </w:style>
  <w:style w:type="paragraph" w:customStyle="1" w:styleId="TablesCellsBody">
    <w:name w:val="Tables Cells Body"/>
    <w:basedOn w:val="Normal"/>
    <w:qFormat/>
    <w:rsid w:val="00B01B0E"/>
    <w:pPr>
      <w:snapToGrid w:val="0"/>
      <w:spacing w:after="100" w:afterAutospacing="1" w:line="240" w:lineRule="auto"/>
      <w:textboxTightWrap w:val="firstLineOnly"/>
    </w:pPr>
    <w:rPr>
      <w:color w:val="7C7C7C" w:themeColor="text1" w:themeTint="BF"/>
      <w:sz w:val="20"/>
      <w:szCs w:val="20"/>
    </w:rPr>
  </w:style>
  <w:style w:type="paragraph" w:customStyle="1" w:styleId="TablesHeadingsGSWhite">
    <w:name w:val="Tables Headings GS White"/>
    <w:next w:val="Normal"/>
    <w:qFormat/>
    <w:rsid w:val="00B01B0E"/>
    <w:pPr>
      <w:spacing w:after="0" w:line="240" w:lineRule="auto"/>
      <w:textboxTightWrap w:val="firstLineOnly"/>
    </w:pPr>
    <w:rPr>
      <w:rFonts w:ascii="Verdana" w:hAnsi="Verdana" w:cs="Times New Roman (Body CS)"/>
      <w:caps/>
      <w:color w:val="FFFFFF" w:themeColor="background1"/>
      <w:sz w:val="22"/>
      <w14:cntxtAlts/>
    </w:rPr>
  </w:style>
  <w:style w:type="paragraph" w:styleId="TOAHeading">
    <w:name w:val="toa heading"/>
    <w:basedOn w:val="Normal"/>
    <w:next w:val="Normal"/>
    <w:uiPriority w:val="99"/>
    <w:semiHidden/>
    <w:unhideWhenUsed/>
    <w:rsid w:val="00B01B0E"/>
    <w:pPr>
      <w:spacing w:before="120"/>
    </w:pPr>
    <w:rPr>
      <w:rFonts w:asciiTheme="majorHAnsi" w:eastAsiaTheme="majorEastAsia" w:hAnsiTheme="majorHAnsi" w:cstheme="majorBidi"/>
      <w:b/>
      <w:bCs/>
      <w:sz w:val="24"/>
    </w:rPr>
  </w:style>
  <w:style w:type="paragraph" w:styleId="TOC1">
    <w:name w:val="toc 1"/>
    <w:next w:val="TOC2"/>
    <w:link w:val="TOC1Char"/>
    <w:uiPriority w:val="39"/>
    <w:unhideWhenUsed/>
    <w:rsid w:val="00394A4D"/>
    <w:pPr>
      <w:adjustRightInd w:val="0"/>
      <w:snapToGrid w:val="0"/>
      <w:spacing w:after="0" w:line="360" w:lineRule="auto"/>
    </w:pPr>
    <w:rPr>
      <w:rFonts w:asciiTheme="majorHAnsi" w:hAnsiTheme="majorHAnsi" w:cs="Times New Roman (Body CS)"/>
      <w:bCs/>
      <w:iCs/>
      <w:caps/>
      <w:color w:val="626262" w:themeColor="text1" w:themeTint="E6"/>
      <w:sz w:val="22"/>
      <w14:cntxtAlts/>
    </w:rPr>
  </w:style>
  <w:style w:type="paragraph" w:styleId="TOC2">
    <w:name w:val="toc 2"/>
    <w:basedOn w:val="Normal"/>
    <w:next w:val="Normal"/>
    <w:link w:val="TOC2Char"/>
    <w:uiPriority w:val="39"/>
    <w:unhideWhenUsed/>
    <w:rsid w:val="00394A4D"/>
    <w:pPr>
      <w:suppressAutoHyphens/>
      <w:snapToGrid w:val="0"/>
      <w:spacing w:after="0"/>
    </w:pPr>
    <w:rPr>
      <w:rFonts w:asciiTheme="minorHAnsi" w:hAnsiTheme="minorHAnsi"/>
      <w:bCs/>
      <w:color w:val="626262" w:themeColor="text1" w:themeTint="E6"/>
      <w:sz w:val="20"/>
      <w:szCs w:val="22"/>
    </w:rPr>
  </w:style>
  <w:style w:type="paragraph" w:styleId="TOC3">
    <w:name w:val="toc 3"/>
    <w:basedOn w:val="Normal"/>
    <w:next w:val="Normal"/>
    <w:link w:val="TOC3Char"/>
    <w:uiPriority w:val="39"/>
    <w:unhideWhenUsed/>
    <w:rsid w:val="00394A4D"/>
    <w:pPr>
      <w:tabs>
        <w:tab w:val="left" w:pos="284"/>
        <w:tab w:val="right" w:leader="underscore" w:pos="9622"/>
      </w:tabs>
      <w:suppressAutoHyphens/>
      <w:adjustRightInd w:val="0"/>
      <w:snapToGrid w:val="0"/>
      <w:spacing w:after="0"/>
    </w:pPr>
    <w:rPr>
      <w:rFonts w:asciiTheme="minorHAnsi" w:hAnsiTheme="minorHAnsi"/>
      <w:caps/>
      <w:noProof/>
      <w:color w:val="626262" w:themeColor="text1" w:themeTint="E6"/>
      <w:sz w:val="20"/>
      <w:szCs w:val="20"/>
    </w:rPr>
  </w:style>
  <w:style w:type="paragraph" w:styleId="TOC4">
    <w:name w:val="toc 4"/>
    <w:basedOn w:val="Normal"/>
    <w:next w:val="Normal"/>
    <w:uiPriority w:val="39"/>
    <w:semiHidden/>
    <w:unhideWhenUsed/>
    <w:rsid w:val="00B01B0E"/>
    <w:pPr>
      <w:spacing w:after="0"/>
      <w:ind w:left="660"/>
    </w:pPr>
    <w:rPr>
      <w:rFonts w:asciiTheme="minorHAnsi" w:hAnsiTheme="minorHAnsi"/>
      <w:sz w:val="20"/>
      <w:szCs w:val="20"/>
    </w:rPr>
  </w:style>
  <w:style w:type="paragraph" w:styleId="TOC5">
    <w:name w:val="toc 5"/>
    <w:basedOn w:val="Normal"/>
    <w:next w:val="Normal"/>
    <w:uiPriority w:val="39"/>
    <w:semiHidden/>
    <w:unhideWhenUsed/>
    <w:rsid w:val="00B01B0E"/>
    <w:pPr>
      <w:spacing w:after="0"/>
      <w:ind w:left="880"/>
    </w:pPr>
    <w:rPr>
      <w:rFonts w:asciiTheme="minorHAnsi" w:hAnsiTheme="minorHAnsi"/>
      <w:sz w:val="20"/>
      <w:szCs w:val="20"/>
    </w:rPr>
  </w:style>
  <w:style w:type="paragraph" w:styleId="TOC6">
    <w:name w:val="toc 6"/>
    <w:basedOn w:val="Normal"/>
    <w:next w:val="Normal"/>
    <w:uiPriority w:val="39"/>
    <w:semiHidden/>
    <w:unhideWhenUsed/>
    <w:rsid w:val="00B01B0E"/>
    <w:pPr>
      <w:spacing w:after="0"/>
      <w:ind w:left="1100"/>
    </w:pPr>
    <w:rPr>
      <w:rFonts w:asciiTheme="minorHAnsi" w:hAnsiTheme="minorHAnsi"/>
      <w:sz w:val="20"/>
      <w:szCs w:val="20"/>
    </w:rPr>
  </w:style>
  <w:style w:type="paragraph" w:styleId="TOC7">
    <w:name w:val="toc 7"/>
    <w:basedOn w:val="Normal"/>
    <w:next w:val="Normal"/>
    <w:uiPriority w:val="39"/>
    <w:semiHidden/>
    <w:unhideWhenUsed/>
    <w:rsid w:val="00B01B0E"/>
    <w:pPr>
      <w:spacing w:after="0"/>
      <w:ind w:left="1320"/>
    </w:pPr>
    <w:rPr>
      <w:rFonts w:asciiTheme="minorHAnsi" w:hAnsiTheme="minorHAnsi"/>
      <w:sz w:val="20"/>
      <w:szCs w:val="20"/>
    </w:rPr>
  </w:style>
  <w:style w:type="paragraph" w:styleId="TOC8">
    <w:name w:val="toc 8"/>
    <w:basedOn w:val="Normal"/>
    <w:next w:val="Normal"/>
    <w:uiPriority w:val="39"/>
    <w:semiHidden/>
    <w:unhideWhenUsed/>
    <w:rsid w:val="00B01B0E"/>
    <w:pPr>
      <w:spacing w:after="0"/>
      <w:ind w:left="1540"/>
    </w:pPr>
    <w:rPr>
      <w:rFonts w:asciiTheme="minorHAnsi" w:hAnsiTheme="minorHAnsi"/>
      <w:sz w:val="20"/>
      <w:szCs w:val="20"/>
    </w:rPr>
  </w:style>
  <w:style w:type="paragraph" w:styleId="TOC9">
    <w:name w:val="toc 9"/>
    <w:basedOn w:val="Normal"/>
    <w:next w:val="Normal"/>
    <w:uiPriority w:val="39"/>
    <w:semiHidden/>
    <w:unhideWhenUsed/>
    <w:rsid w:val="00B01B0E"/>
    <w:pPr>
      <w:spacing w:after="0"/>
      <w:ind w:left="1760"/>
    </w:pPr>
    <w:rPr>
      <w:rFonts w:asciiTheme="minorHAnsi" w:hAnsiTheme="minorHAnsi"/>
      <w:sz w:val="20"/>
      <w:szCs w:val="20"/>
    </w:rPr>
  </w:style>
  <w:style w:type="paragraph" w:styleId="TOCHeading">
    <w:name w:val="TOC Heading"/>
    <w:basedOn w:val="Normal"/>
    <w:next w:val="Normal"/>
    <w:uiPriority w:val="39"/>
    <w:unhideWhenUsed/>
    <w:rsid w:val="00B01B0E"/>
    <w:pPr>
      <w:spacing w:line="240" w:lineRule="auto"/>
    </w:pPr>
    <w:rPr>
      <w:color w:val="00B9BD" w:themeColor="accent1"/>
      <w:sz w:val="32"/>
    </w:rPr>
  </w:style>
  <w:style w:type="character" w:customStyle="1" w:styleId="UnresolvedMention1">
    <w:name w:val="Unresolved Mention1"/>
    <w:uiPriority w:val="99"/>
    <w:unhideWhenUsed/>
    <w:rsid w:val="00B01B0E"/>
    <w:rPr>
      <w:rFonts w:asciiTheme="minorHAnsi" w:hAnsiTheme="minorHAnsi"/>
      <w:color w:val="605E5C"/>
      <w:sz w:val="22"/>
      <w:shd w:val="clear" w:color="auto" w:fill="E1DFDD"/>
    </w:rPr>
  </w:style>
  <w:style w:type="numbering" w:customStyle="1" w:styleId="BulletedListStyle">
    <w:name w:val="Bulleted List Style"/>
    <w:uiPriority w:val="99"/>
    <w:rsid w:val="00B01B0E"/>
    <w:pPr>
      <w:numPr>
        <w:numId w:val="11"/>
      </w:numPr>
    </w:pPr>
  </w:style>
  <w:style w:type="paragraph" w:customStyle="1" w:styleId="Default">
    <w:name w:val="Default"/>
    <w:rsid w:val="00C30F02"/>
    <w:pPr>
      <w:autoSpaceDE w:val="0"/>
      <w:autoSpaceDN w:val="0"/>
      <w:adjustRightInd w:val="0"/>
      <w:spacing w:after="0" w:line="240" w:lineRule="auto"/>
    </w:pPr>
    <w:rPr>
      <w:rFonts w:ascii="Verdana" w:hAnsi="Verdana" w:cs="Verdana"/>
      <w:color w:val="000000"/>
      <w:lang w:val="en-GB"/>
    </w:rPr>
  </w:style>
  <w:style w:type="numbering" w:customStyle="1" w:styleId="GS-Parapgraphsnumbered">
    <w:name w:val="GS-Parapgraphs numbered"/>
    <w:uiPriority w:val="99"/>
    <w:rsid w:val="00991401"/>
    <w:pPr>
      <w:numPr>
        <w:numId w:val="14"/>
      </w:numPr>
    </w:pPr>
  </w:style>
  <w:style w:type="paragraph" w:customStyle="1" w:styleId="P">
    <w:name w:val="P"/>
    <w:basedOn w:val="Normal"/>
    <w:qFormat/>
    <w:rsid w:val="00350D03"/>
    <w:pPr>
      <w:numPr>
        <w:ilvl w:val="2"/>
        <w:numId w:val="15"/>
      </w:numPr>
    </w:pPr>
  </w:style>
  <w:style w:type="character" w:customStyle="1" w:styleId="TOC3Char">
    <w:name w:val="TOC 3 Char"/>
    <w:basedOn w:val="DefaultParagraphFont"/>
    <w:link w:val="TOC3"/>
    <w:uiPriority w:val="39"/>
    <w:rsid w:val="00394A4D"/>
    <w:rPr>
      <w:rFonts w:cs="Times New Roman (Body CS)"/>
      <w:caps/>
      <w:noProof/>
      <w:color w:val="626262" w:themeColor="text1" w:themeTint="E6"/>
      <w:sz w:val="20"/>
      <w:szCs w:val="20"/>
      <w14:cntxtAlts/>
    </w:rPr>
  </w:style>
  <w:style w:type="character" w:customStyle="1" w:styleId="TOC1Char">
    <w:name w:val="TOC 1 Char"/>
    <w:basedOn w:val="DefaultParagraphFont"/>
    <w:link w:val="TOC1"/>
    <w:uiPriority w:val="39"/>
    <w:rsid w:val="00394A4D"/>
    <w:rPr>
      <w:rFonts w:asciiTheme="majorHAnsi" w:hAnsiTheme="majorHAnsi" w:cs="Times New Roman (Body CS)"/>
      <w:bCs/>
      <w:iCs/>
      <w:caps/>
      <w:color w:val="626262" w:themeColor="text1" w:themeTint="E6"/>
      <w:sz w:val="22"/>
      <w14:cntxtAlts/>
    </w:rPr>
  </w:style>
  <w:style w:type="character" w:customStyle="1" w:styleId="TOC2Char">
    <w:name w:val="TOC 2 Char"/>
    <w:basedOn w:val="DefaultParagraphFont"/>
    <w:link w:val="TOC2"/>
    <w:uiPriority w:val="39"/>
    <w:rsid w:val="00394A4D"/>
    <w:rPr>
      <w:rFonts w:cs="Times New Roman (Body CS)"/>
      <w:bCs/>
      <w:color w:val="626262" w:themeColor="text1" w:themeTint="E6"/>
      <w:sz w:val="20"/>
      <w:szCs w:val="22"/>
      <w14:cntxtAlts/>
    </w:rPr>
  </w:style>
  <w:style w:type="table" w:customStyle="1" w:styleId="GridTable5Dark-Accent11">
    <w:name w:val="Grid Table 5 Dark - Accent 11"/>
    <w:basedOn w:val="TableNormal"/>
    <w:uiPriority w:val="50"/>
    <w:rsid w:val="006D53FE"/>
    <w:pPr>
      <w:spacing w:after="0" w:line="240" w:lineRule="auto"/>
    </w:pPr>
    <w:rPr>
      <w:sz w:val="22"/>
      <w:lang w:eastAsia="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F8FA"/>
    </w:tcPr>
    <w:tblStylePr w:type="firstRow">
      <w:rPr>
        <w:rFonts w:asciiTheme="minorHAnsi" w:hAnsiTheme="minorHAnsi"/>
        <w:b/>
        <w:bCs/>
        <w:color w:val="FFFFFF" w:themeColor="background1"/>
        <w:sz w:val="22"/>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B9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B9BD" w:themeFill="accent1"/>
      </w:tcPr>
    </w:tblStylePr>
    <w:tblStylePr w:type="firstCol">
      <w:rPr>
        <w:rFonts w:asciiTheme="minorHAnsi" w:hAnsiTheme="minorHAnsi"/>
        <w:b w:val="0"/>
        <w:bCs/>
        <w:color w:val="F2F2F2"/>
        <w:sz w:val="21"/>
      </w:rPr>
      <w:tblPr/>
      <w:tcPr>
        <w:shd w:val="clear" w:color="auto" w:fill="00B9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B9BD" w:themeFill="accent1"/>
      </w:tcPr>
    </w:tblStylePr>
    <w:tblStylePr w:type="band1Vert">
      <w:tblPr/>
      <w:tcPr>
        <w:shd w:val="clear" w:color="auto" w:fill="7EFBFF" w:themeFill="accent1" w:themeFillTint="66"/>
      </w:tcPr>
    </w:tblStylePr>
    <w:tblStylePr w:type="band1Horz">
      <w:tblPr/>
      <w:tcPr>
        <w:shd w:val="clear" w:color="auto" w:fill="7EFBFF" w:themeFill="accent1" w:themeFillTint="66"/>
      </w:tcPr>
    </w:tblStylePr>
  </w:style>
  <w:style w:type="table" w:customStyle="1" w:styleId="GridTable5Dark1">
    <w:name w:val="Grid Table 5 Dark1"/>
    <w:basedOn w:val="TableNormal"/>
    <w:uiPriority w:val="50"/>
    <w:rsid w:val="006D53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DCD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15151"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15151"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15151"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15151" w:themeFill="text1"/>
      </w:tcPr>
    </w:tblStylePr>
    <w:tblStylePr w:type="band1Vert">
      <w:tblPr/>
      <w:tcPr>
        <w:shd w:val="clear" w:color="auto" w:fill="B9B9B9" w:themeFill="text1" w:themeFillTint="66"/>
      </w:tcPr>
    </w:tblStylePr>
    <w:tblStylePr w:type="band1Horz">
      <w:tblPr/>
      <w:tcPr>
        <w:shd w:val="clear" w:color="auto" w:fill="B9B9B9" w:themeFill="text1" w:themeFillTint="66"/>
      </w:tcPr>
    </w:tblStylePr>
  </w:style>
  <w:style w:type="table" w:customStyle="1" w:styleId="GridTable4-Accent31">
    <w:name w:val="Grid Table 4 - Accent 31"/>
    <w:basedOn w:val="TableNormal"/>
    <w:uiPriority w:val="49"/>
    <w:rsid w:val="006D53FE"/>
    <w:pPr>
      <w:spacing w:after="0" w:line="240" w:lineRule="auto"/>
    </w:pPr>
    <w:tblPr>
      <w:tblStyleRowBandSize w:val="1"/>
      <w:tblStyleColBandSize w:val="1"/>
      <w:tblBorders>
        <w:top w:val="single" w:sz="4" w:space="0" w:color="2DECF0" w:themeColor="accent3" w:themeTint="99"/>
        <w:left w:val="single" w:sz="4" w:space="0" w:color="2DECF0" w:themeColor="accent3" w:themeTint="99"/>
        <w:bottom w:val="single" w:sz="4" w:space="0" w:color="2DECF0" w:themeColor="accent3" w:themeTint="99"/>
        <w:right w:val="single" w:sz="4" w:space="0" w:color="2DECF0" w:themeColor="accent3" w:themeTint="99"/>
        <w:insideH w:val="single" w:sz="4" w:space="0" w:color="2DECF0" w:themeColor="accent3" w:themeTint="99"/>
        <w:insideV w:val="single" w:sz="4" w:space="0" w:color="2DECF0" w:themeColor="accent3" w:themeTint="99"/>
      </w:tblBorders>
    </w:tblPr>
    <w:tblStylePr w:type="firstRow">
      <w:rPr>
        <w:b/>
        <w:bCs/>
        <w:color w:val="FFFFFF" w:themeColor="background1"/>
      </w:rPr>
      <w:tblPr/>
      <w:tcPr>
        <w:tcBorders>
          <w:top w:val="single" w:sz="4" w:space="0" w:color="097E80" w:themeColor="accent3"/>
          <w:left w:val="single" w:sz="4" w:space="0" w:color="097E80" w:themeColor="accent3"/>
          <w:bottom w:val="single" w:sz="4" w:space="0" w:color="097E80" w:themeColor="accent3"/>
          <w:right w:val="single" w:sz="4" w:space="0" w:color="097E80" w:themeColor="accent3"/>
          <w:insideH w:val="nil"/>
          <w:insideV w:val="nil"/>
        </w:tcBorders>
        <w:shd w:val="clear" w:color="auto" w:fill="097E80" w:themeFill="accent3"/>
      </w:tcPr>
    </w:tblStylePr>
    <w:tblStylePr w:type="lastRow">
      <w:rPr>
        <w:b/>
        <w:bCs/>
      </w:rPr>
      <w:tblPr/>
      <w:tcPr>
        <w:tcBorders>
          <w:top w:val="double" w:sz="4" w:space="0" w:color="097E80" w:themeColor="accent3"/>
        </w:tcBorders>
      </w:tcPr>
    </w:tblStylePr>
    <w:tblStylePr w:type="firstCol">
      <w:rPr>
        <w:b/>
        <w:bCs/>
      </w:rPr>
    </w:tblStylePr>
    <w:tblStylePr w:type="lastCol">
      <w:rPr>
        <w:b/>
        <w:bCs/>
      </w:rPr>
    </w:tblStylePr>
    <w:tblStylePr w:type="band1Vert">
      <w:tblPr/>
      <w:tcPr>
        <w:shd w:val="clear" w:color="auto" w:fill="B9F8FA" w:themeFill="accent3" w:themeFillTint="33"/>
      </w:tcPr>
    </w:tblStylePr>
    <w:tblStylePr w:type="band1Horz">
      <w:tblPr/>
      <w:tcPr>
        <w:shd w:val="clear" w:color="auto" w:fill="B9F8FA" w:themeFill="accent3" w:themeFillTint="33"/>
      </w:tcPr>
    </w:tblStylePr>
  </w:style>
  <w:style w:type="table" w:customStyle="1" w:styleId="GridTable5Dark-Accent21">
    <w:name w:val="Grid Table 5 Dark - Accent 21"/>
    <w:basedOn w:val="TableNormal"/>
    <w:uiPriority w:val="50"/>
    <w:rsid w:val="009B77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F8FA"/>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09B9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09B9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09B9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09B9D" w:themeFill="accent2"/>
      </w:tcPr>
    </w:tblStylePr>
    <w:tblStylePr w:type="band1Vert">
      <w:tblPr/>
      <w:tcPr>
        <w:shd w:val="clear" w:color="auto" w:fill="84F0F2" w:themeFill="accent2" w:themeFillTint="66"/>
      </w:tcPr>
    </w:tblStylePr>
    <w:tblStylePr w:type="band1Horz">
      <w:tblPr/>
      <w:tcPr>
        <w:shd w:val="clear" w:color="auto" w:fill="84F0F2" w:themeFill="accent2" w:themeFillTint="66"/>
      </w:tcPr>
    </w:tblStylePr>
  </w:style>
  <w:style w:type="paragraph" w:customStyle="1" w:styleId="SectionTitle">
    <w:name w:val="Section Title"/>
    <w:basedOn w:val="Normal"/>
    <w:next w:val="SectionList"/>
    <w:rsid w:val="004473A5"/>
    <w:pPr>
      <w:spacing w:before="240" w:after="120"/>
      <w:contextualSpacing w:val="0"/>
    </w:pPr>
    <w:rPr>
      <w:rFonts w:asciiTheme="majorHAnsi" w:eastAsia="Times New Roman" w:hAnsiTheme="majorHAnsi" w:cs="Arial"/>
      <w:color w:val="auto"/>
      <w:sz w:val="28"/>
      <w:szCs w:val="22"/>
      <w:lang w:val="en-GB" w:eastAsia="en-GB"/>
      <w14:cntxtAlts w14:val="0"/>
    </w:rPr>
  </w:style>
  <w:style w:type="paragraph" w:customStyle="1" w:styleId="SectionList">
    <w:name w:val="Section List"/>
    <w:basedOn w:val="Normal"/>
    <w:next w:val="Default"/>
    <w:autoRedefine/>
    <w:rsid w:val="00115C3F"/>
    <w:pPr>
      <w:tabs>
        <w:tab w:val="left" w:pos="0"/>
      </w:tabs>
      <w:spacing w:before="240" w:after="120"/>
      <w:contextualSpacing w:val="0"/>
    </w:pPr>
    <w:rPr>
      <w:rFonts w:eastAsia="Times New Roman" w:cs="Times New Roman"/>
      <w:bCs/>
      <w:color w:val="auto"/>
      <w:szCs w:val="22"/>
      <w:lang w:val="en-GB" w:eastAsia="en-GB"/>
      <w14:cntxtAlts w14:val="0"/>
    </w:rPr>
  </w:style>
  <w:style w:type="paragraph" w:customStyle="1" w:styleId="SectionList2nd">
    <w:name w:val="Section List 2nd"/>
    <w:basedOn w:val="Normal"/>
    <w:rsid w:val="004473A5"/>
    <w:pPr>
      <w:spacing w:line="240" w:lineRule="auto"/>
      <w:contextualSpacing w:val="0"/>
    </w:pPr>
    <w:rPr>
      <w:rFonts w:asciiTheme="minorHAnsi" w:eastAsia="Times New Roman" w:hAnsiTheme="minorHAnsi" w:cs="Times New Roman"/>
      <w:bCs/>
      <w:color w:val="auto"/>
      <w:szCs w:val="22"/>
      <w:lang w:val="en-GB" w:eastAsia="en-GB"/>
      <w14:cntxtAlts w14:val="0"/>
    </w:rPr>
  </w:style>
  <w:style w:type="paragraph" w:customStyle="1" w:styleId="SDMPDDPoASection">
    <w:name w:val="SDMPDD&amp;PoASection"/>
    <w:basedOn w:val="Normal"/>
    <w:qFormat/>
    <w:rsid w:val="00816579"/>
    <w:pPr>
      <w:keepNext/>
      <w:keepLines/>
      <w:tabs>
        <w:tab w:val="left" w:pos="2325"/>
      </w:tabs>
      <w:suppressAutoHyphens/>
      <w:spacing w:before="240" w:after="60" w:line="240" w:lineRule="auto"/>
      <w:contextualSpacing w:val="0"/>
      <w:jc w:val="both"/>
      <w:outlineLvl w:val="0"/>
    </w:pPr>
    <w:rPr>
      <w:rFonts w:ascii="Arial" w:eastAsia="Times New Roman" w:hAnsi="Arial" w:cs="Arial"/>
      <w:b/>
      <w:color w:val="auto"/>
      <w:sz w:val="24"/>
      <w:lang w:val="en-GB" w:eastAsia="de-DE"/>
      <w14:cntxtAlts w14:val="0"/>
    </w:rPr>
  </w:style>
  <w:style w:type="paragraph" w:customStyle="1" w:styleId="AtxtHdgs">
    <w:name w:val="Atxt_Hdgs"/>
    <w:basedOn w:val="Normal"/>
    <w:rsid w:val="00816579"/>
    <w:pPr>
      <w:spacing w:after="0" w:line="240" w:lineRule="auto"/>
      <w:contextualSpacing w:val="0"/>
      <w:jc w:val="center"/>
    </w:pPr>
    <w:rPr>
      <w:rFonts w:ascii="Arial" w:eastAsia="Times New Roman" w:hAnsi="Arial" w:cs="Times New Roman"/>
      <w:color w:val="auto"/>
      <w:szCs w:val="20"/>
      <w:lang w:val="en-GB" w:eastAsia="de-DE"/>
      <w14:cntxtAlts w14:val="0"/>
    </w:rPr>
  </w:style>
  <w:style w:type="paragraph" w:customStyle="1" w:styleId="SDMTableBoxParaNotNumbered">
    <w:name w:val="SDMTable&amp;BoxParaNotNumbered"/>
    <w:basedOn w:val="Normal"/>
    <w:qFormat/>
    <w:rsid w:val="00816579"/>
    <w:pPr>
      <w:spacing w:after="0" w:line="240" w:lineRule="auto"/>
      <w:contextualSpacing w:val="0"/>
    </w:pPr>
    <w:rPr>
      <w:rFonts w:ascii="Arial" w:eastAsia="Times New Roman" w:hAnsi="Arial" w:cs="Times New Roman"/>
      <w:color w:val="auto"/>
      <w:sz w:val="20"/>
      <w:szCs w:val="20"/>
      <w:lang w:val="en-GB" w:eastAsia="de-DE"/>
      <w14:cntxtAlts w14:val="0"/>
    </w:rPr>
  </w:style>
  <w:style w:type="numbering" w:customStyle="1" w:styleId="SDMTableBoxParaList">
    <w:name w:val="SDMTable&amp;BoxParaList"/>
    <w:rsid w:val="00816579"/>
    <w:pPr>
      <w:numPr>
        <w:numId w:val="16"/>
      </w:numPr>
    </w:pPr>
  </w:style>
  <w:style w:type="paragraph" w:customStyle="1" w:styleId="SDMTableBoxFigureFootnoteFullPage">
    <w:name w:val="SDMTableBoxFigureFootnoteFullPage"/>
    <w:basedOn w:val="Normal"/>
    <w:rsid w:val="00E51EF3"/>
    <w:pPr>
      <w:numPr>
        <w:numId w:val="22"/>
      </w:numPr>
      <w:spacing w:before="120" w:after="0" w:line="240" w:lineRule="auto"/>
      <w:contextualSpacing w:val="0"/>
      <w:jc w:val="both"/>
    </w:pPr>
    <w:rPr>
      <w:rFonts w:ascii="Arial" w:eastAsia="Times New Roman" w:hAnsi="Arial" w:cs="Times New Roman"/>
      <w:color w:val="auto"/>
      <w:sz w:val="20"/>
      <w:szCs w:val="20"/>
      <w:lang w:val="en-GB" w:eastAsia="de-DE"/>
      <w14:cntxtAlts w14:val="0"/>
    </w:rPr>
  </w:style>
  <w:style w:type="paragraph" w:customStyle="1" w:styleId="SDMPDDPoASubSection1">
    <w:name w:val="SDMPDD&amp;PoASubSection1"/>
    <w:basedOn w:val="Normal"/>
    <w:qFormat/>
    <w:rsid w:val="00816579"/>
    <w:pPr>
      <w:keepNext/>
      <w:keepLines/>
      <w:tabs>
        <w:tab w:val="left" w:pos="1474"/>
      </w:tabs>
      <w:suppressAutoHyphens/>
      <w:spacing w:before="240" w:after="60" w:line="240" w:lineRule="auto"/>
      <w:contextualSpacing w:val="0"/>
      <w:jc w:val="both"/>
      <w:outlineLvl w:val="1"/>
    </w:pPr>
    <w:rPr>
      <w:rFonts w:ascii="Arial" w:eastAsia="MS Mincho" w:hAnsi="Arial" w:cs="Arial"/>
      <w:b/>
      <w:color w:val="auto"/>
      <w:lang w:val="en-GB" w:eastAsia="de-DE"/>
      <w14:cntxtAlts w14:val="0"/>
    </w:rPr>
  </w:style>
  <w:style w:type="numbering" w:customStyle="1" w:styleId="SDMTableBoxParaNumberedList">
    <w:name w:val="SDMTable&amp;BoxParaNumberedList"/>
    <w:rsid w:val="00816579"/>
    <w:pPr>
      <w:numPr>
        <w:numId w:val="17"/>
      </w:numPr>
    </w:pPr>
  </w:style>
  <w:style w:type="numbering" w:customStyle="1" w:styleId="SDMFootnoteList">
    <w:name w:val="SDMFootnoteList"/>
    <w:uiPriority w:val="99"/>
    <w:rsid w:val="00816579"/>
    <w:pPr>
      <w:numPr>
        <w:numId w:val="18"/>
      </w:numPr>
    </w:pPr>
  </w:style>
  <w:style w:type="paragraph" w:customStyle="1" w:styleId="RegSectionLevel1">
    <w:name w:val="RegSectionLevel1"/>
    <w:basedOn w:val="Normal"/>
    <w:rsid w:val="00816579"/>
    <w:pPr>
      <w:keepNext/>
      <w:numPr>
        <w:ilvl w:val="1"/>
        <w:numId w:val="20"/>
      </w:numPr>
      <w:spacing w:before="120" w:after="0" w:line="240" w:lineRule="auto"/>
      <w:contextualSpacing w:val="0"/>
      <w:jc w:val="both"/>
      <w:outlineLvl w:val="0"/>
    </w:pPr>
    <w:rPr>
      <w:rFonts w:ascii="Avenir Book" w:eastAsia="MS Mincho" w:hAnsi="Avenir Book" w:cs="Times New Roman"/>
      <w:b/>
      <w:color w:val="auto"/>
      <w:szCs w:val="20"/>
      <w:lang w:val="en-GB"/>
      <w14:cntxtAlts w14:val="0"/>
    </w:rPr>
  </w:style>
  <w:style w:type="paragraph" w:customStyle="1" w:styleId="RegSectionLevel3">
    <w:name w:val="RegSectionLevel3"/>
    <w:basedOn w:val="Normal"/>
    <w:rsid w:val="00816579"/>
    <w:pPr>
      <w:keepNext/>
      <w:numPr>
        <w:ilvl w:val="3"/>
        <w:numId w:val="20"/>
      </w:numPr>
      <w:autoSpaceDE w:val="0"/>
      <w:autoSpaceDN w:val="0"/>
      <w:adjustRightInd w:val="0"/>
      <w:spacing w:after="0" w:line="240" w:lineRule="auto"/>
      <w:contextualSpacing w:val="0"/>
      <w:jc w:val="both"/>
    </w:pPr>
    <w:rPr>
      <w:rFonts w:ascii="Avenir Book" w:eastAsia="Times New Roman" w:hAnsi="Avenir Book" w:cs="Times New Roman"/>
      <w:b/>
      <w:bCs/>
      <w:color w:val="auto"/>
      <w:szCs w:val="22"/>
      <w:lang w:eastAsia="de-DE"/>
      <w14:cntxtAlts w14:val="0"/>
    </w:rPr>
  </w:style>
  <w:style w:type="paragraph" w:customStyle="1" w:styleId="RegSectionLevel4">
    <w:name w:val="RegSectionLevel4"/>
    <w:basedOn w:val="Normal"/>
    <w:rsid w:val="00816579"/>
    <w:pPr>
      <w:keepNext/>
      <w:numPr>
        <w:ilvl w:val="4"/>
        <w:numId w:val="20"/>
      </w:numPr>
      <w:spacing w:after="120" w:line="240" w:lineRule="auto"/>
      <w:contextualSpacing w:val="0"/>
      <w:jc w:val="both"/>
    </w:pPr>
    <w:rPr>
      <w:rFonts w:ascii="Arial" w:eastAsia="MS Mincho" w:hAnsi="Arial" w:cs="Times New Roman"/>
      <w:b/>
      <w:color w:val="auto"/>
      <w:szCs w:val="20"/>
      <w:lang w:val="en-GB" w:eastAsia="de-DE"/>
      <w14:cntxtAlts w14:val="0"/>
    </w:rPr>
  </w:style>
  <w:style w:type="paragraph" w:customStyle="1" w:styleId="RegSectionLevel5">
    <w:name w:val="RegSectionLevel5"/>
    <w:basedOn w:val="Normal"/>
    <w:rsid w:val="00816579"/>
    <w:pPr>
      <w:keepNext/>
      <w:numPr>
        <w:ilvl w:val="5"/>
        <w:numId w:val="20"/>
      </w:numPr>
      <w:spacing w:after="120" w:line="240" w:lineRule="auto"/>
      <w:contextualSpacing w:val="0"/>
      <w:jc w:val="both"/>
    </w:pPr>
    <w:rPr>
      <w:rFonts w:ascii="Arial" w:eastAsia="MS Mincho" w:hAnsi="Arial" w:cs="Times New Roman"/>
      <w:b/>
      <w:color w:val="auto"/>
      <w:szCs w:val="20"/>
      <w:lang w:val="en-GB" w:eastAsia="de-DE"/>
      <w14:cntxtAlts w14:val="0"/>
    </w:rPr>
  </w:style>
  <w:style w:type="paragraph" w:customStyle="1" w:styleId="RegSectionLevel6">
    <w:name w:val="RegSectionLevel6"/>
    <w:basedOn w:val="Normal"/>
    <w:rsid w:val="00816579"/>
    <w:pPr>
      <w:keepNext/>
      <w:numPr>
        <w:ilvl w:val="6"/>
        <w:numId w:val="20"/>
      </w:numPr>
      <w:spacing w:after="120" w:line="240" w:lineRule="auto"/>
      <w:contextualSpacing w:val="0"/>
      <w:jc w:val="both"/>
    </w:pPr>
    <w:rPr>
      <w:rFonts w:ascii="Arial" w:eastAsia="MS Mincho" w:hAnsi="Arial" w:cs="Times New Roman"/>
      <w:b/>
      <w:color w:val="auto"/>
      <w:szCs w:val="20"/>
      <w:lang w:val="en-GB" w:eastAsia="de-DE"/>
      <w14:cntxtAlts w14:val="0"/>
    </w:rPr>
  </w:style>
  <w:style w:type="paragraph" w:customStyle="1" w:styleId="RegSectionLevel7">
    <w:name w:val="RegSectionLevel7"/>
    <w:basedOn w:val="Normal"/>
    <w:rsid w:val="00816579"/>
    <w:pPr>
      <w:keepNext/>
      <w:numPr>
        <w:ilvl w:val="7"/>
        <w:numId w:val="20"/>
      </w:numPr>
      <w:spacing w:after="120" w:line="240" w:lineRule="auto"/>
      <w:contextualSpacing w:val="0"/>
      <w:jc w:val="both"/>
    </w:pPr>
    <w:rPr>
      <w:rFonts w:ascii="Arial" w:eastAsia="MS Mincho" w:hAnsi="Arial" w:cs="Times New Roman"/>
      <w:b/>
      <w:color w:val="auto"/>
      <w:szCs w:val="20"/>
      <w:lang w:val="en-GB" w:eastAsia="de-DE"/>
      <w14:cntxtAlts w14:val="0"/>
    </w:rPr>
  </w:style>
  <w:style w:type="paragraph" w:customStyle="1" w:styleId="RegSectionLevel8">
    <w:name w:val="RegSectionLevel8"/>
    <w:basedOn w:val="Normal"/>
    <w:rsid w:val="00816579"/>
    <w:pPr>
      <w:keepNext/>
      <w:numPr>
        <w:ilvl w:val="8"/>
        <w:numId w:val="20"/>
      </w:numPr>
      <w:spacing w:after="120" w:line="240" w:lineRule="auto"/>
      <w:contextualSpacing w:val="0"/>
      <w:jc w:val="both"/>
    </w:pPr>
    <w:rPr>
      <w:rFonts w:ascii="Arial" w:eastAsia="MS Mincho" w:hAnsi="Arial" w:cs="Times New Roman"/>
      <w:b/>
      <w:color w:val="auto"/>
      <w:szCs w:val="20"/>
      <w:lang w:val="en-GB" w:eastAsia="de-DE"/>
      <w14:cntxtAlts w14:val="0"/>
    </w:rPr>
  </w:style>
  <w:style w:type="paragraph" w:customStyle="1" w:styleId="PartTitleBox">
    <w:name w:val="PartTitleBox"/>
    <w:basedOn w:val="Normal"/>
    <w:rsid w:val="00816579"/>
    <w:pPr>
      <w:keepNext/>
      <w:keepLines/>
      <w:numPr>
        <w:numId w:val="20"/>
      </w:numPr>
      <w:pBdr>
        <w:top w:val="single" w:sz="4" w:space="1" w:color="auto"/>
        <w:left w:val="single" w:sz="4" w:space="1" w:color="auto"/>
        <w:bottom w:val="single" w:sz="4" w:space="1" w:color="auto"/>
        <w:right w:val="single" w:sz="4" w:space="1" w:color="auto"/>
      </w:pBdr>
      <w:shd w:val="clear" w:color="auto" w:fill="D9D9D9"/>
      <w:spacing w:after="0" w:line="240" w:lineRule="auto"/>
      <w:ind w:right="57"/>
      <w:contextualSpacing w:val="0"/>
      <w:jc w:val="center"/>
      <w:outlineLvl w:val="0"/>
    </w:pPr>
    <w:rPr>
      <w:rFonts w:ascii="Times New Roman Bold" w:eastAsia="Times New Roman" w:hAnsi="Times New Roman Bold" w:cs="Times New Roman"/>
      <w:b/>
      <w:color w:val="auto"/>
      <w:szCs w:val="20"/>
      <w:u w:val="dash"/>
      <w:lang w:val="en-GB" w:eastAsia="de-DE"/>
      <w14:cntxtAlts w14:val="0"/>
    </w:rPr>
  </w:style>
  <w:style w:type="numbering" w:customStyle="1" w:styleId="SDMPDDPoASectionList">
    <w:name w:val="SDMPDD&amp;PoASectionList"/>
    <w:uiPriority w:val="99"/>
    <w:rsid w:val="00816579"/>
    <w:pPr>
      <w:numPr>
        <w:numId w:val="19"/>
      </w:numPr>
    </w:pPr>
  </w:style>
  <w:style w:type="paragraph" w:customStyle="1" w:styleId="SDMTableBoxFigureFootnoteSL1FullPage">
    <w:name w:val="SDMTableBoxFigureFootnoteSL1FullPage"/>
    <w:basedOn w:val="Normal"/>
    <w:rsid w:val="00E51EF3"/>
    <w:pPr>
      <w:numPr>
        <w:ilvl w:val="1"/>
        <w:numId w:val="22"/>
      </w:numPr>
      <w:spacing w:before="40" w:after="0" w:line="240" w:lineRule="auto"/>
      <w:contextualSpacing w:val="0"/>
      <w:jc w:val="both"/>
    </w:pPr>
    <w:rPr>
      <w:rFonts w:ascii="Arial" w:eastAsia="Times New Roman" w:hAnsi="Arial" w:cs="Times New Roman"/>
      <w:color w:val="auto"/>
      <w:sz w:val="20"/>
      <w:szCs w:val="20"/>
      <w:lang w:val="en-GB" w:eastAsia="de-DE"/>
      <w14:cntxtAlts w14:val="0"/>
    </w:rPr>
  </w:style>
  <w:style w:type="paragraph" w:customStyle="1" w:styleId="SDMTableBoxFigureFootnoteSL2FullPage">
    <w:name w:val="SDMTableBoxFigureFootnoteSL2FullPage"/>
    <w:basedOn w:val="Normal"/>
    <w:rsid w:val="00E51EF3"/>
    <w:pPr>
      <w:numPr>
        <w:ilvl w:val="2"/>
        <w:numId w:val="22"/>
      </w:numPr>
      <w:spacing w:before="40" w:after="0" w:line="240" w:lineRule="auto"/>
      <w:contextualSpacing w:val="0"/>
      <w:jc w:val="both"/>
    </w:pPr>
    <w:rPr>
      <w:rFonts w:ascii="Arial" w:eastAsia="Times New Roman" w:hAnsi="Arial" w:cs="Times New Roman"/>
      <w:color w:val="auto"/>
      <w:sz w:val="20"/>
      <w:szCs w:val="20"/>
      <w:lang w:val="en-GB" w:eastAsia="de-DE"/>
      <w14:cntxtAlts w14:val="0"/>
    </w:rPr>
  </w:style>
  <w:style w:type="paragraph" w:customStyle="1" w:styleId="SDMTableBoxFigureFootnoteSL3FullPage">
    <w:name w:val="SDMTableBoxFigureFootnoteSL3FullPage"/>
    <w:basedOn w:val="Normal"/>
    <w:rsid w:val="00E51EF3"/>
    <w:pPr>
      <w:numPr>
        <w:ilvl w:val="3"/>
        <w:numId w:val="22"/>
      </w:numPr>
      <w:spacing w:before="40" w:after="0" w:line="240" w:lineRule="auto"/>
      <w:ind w:left="1248"/>
      <w:contextualSpacing w:val="0"/>
      <w:jc w:val="both"/>
    </w:pPr>
    <w:rPr>
      <w:rFonts w:ascii="Arial" w:eastAsia="Times New Roman" w:hAnsi="Arial" w:cs="Times New Roman"/>
      <w:color w:val="auto"/>
      <w:sz w:val="20"/>
      <w:szCs w:val="20"/>
      <w:lang w:val="en-GB" w:eastAsia="de-DE"/>
      <w14:cntxtAlts w14:val="0"/>
    </w:rPr>
  </w:style>
  <w:style w:type="paragraph" w:customStyle="1" w:styleId="SDMTableBoxFigureFootnoteSL4FullPage">
    <w:name w:val="SDMTableBoxFigureFootnoteSL4FullPage"/>
    <w:basedOn w:val="Normal"/>
    <w:rsid w:val="00E51EF3"/>
    <w:pPr>
      <w:numPr>
        <w:ilvl w:val="4"/>
        <w:numId w:val="22"/>
      </w:numPr>
      <w:spacing w:before="40" w:after="0" w:line="240" w:lineRule="auto"/>
      <w:ind w:left="1587"/>
      <w:contextualSpacing w:val="0"/>
      <w:jc w:val="both"/>
    </w:pPr>
    <w:rPr>
      <w:rFonts w:ascii="Arial" w:eastAsia="Times New Roman" w:hAnsi="Arial" w:cs="Times New Roman"/>
      <w:color w:val="auto"/>
      <w:sz w:val="20"/>
      <w:szCs w:val="20"/>
      <w:lang w:val="en-GB" w:eastAsia="de-DE"/>
      <w14:cntxtAlts w14:val="0"/>
    </w:rPr>
  </w:style>
  <w:style w:type="paragraph" w:customStyle="1" w:styleId="SDMTableBoxFigureFootnoteSL5FullPage">
    <w:name w:val="SDMTableBoxFigureFootnoteSL5FullPage"/>
    <w:basedOn w:val="Normal"/>
    <w:rsid w:val="00E51EF3"/>
    <w:pPr>
      <w:numPr>
        <w:ilvl w:val="5"/>
        <w:numId w:val="22"/>
      </w:numPr>
      <w:spacing w:before="40" w:after="0" w:line="240" w:lineRule="auto"/>
      <w:ind w:left="2042" w:hanging="454"/>
      <w:contextualSpacing w:val="0"/>
      <w:jc w:val="both"/>
    </w:pPr>
    <w:rPr>
      <w:rFonts w:ascii="Arial" w:eastAsia="Times New Roman" w:hAnsi="Arial" w:cs="Times New Roman"/>
      <w:color w:val="auto"/>
      <w:sz w:val="20"/>
      <w:szCs w:val="20"/>
      <w:lang w:val="en-GB" w:eastAsia="de-DE"/>
      <w14:cntxtAlts w14:val="0"/>
    </w:rPr>
  </w:style>
  <w:style w:type="numbering" w:customStyle="1" w:styleId="SDMTableBoxFigureFootnoteFullPageList">
    <w:name w:val="SDMTableBoxFigureFootnoteFullPageList"/>
    <w:uiPriority w:val="99"/>
    <w:rsid w:val="00E51EF3"/>
    <w:pPr>
      <w:numPr>
        <w:numId w:val="21"/>
      </w:numPr>
    </w:pPr>
  </w:style>
  <w:style w:type="paragraph" w:styleId="Revision">
    <w:name w:val="Revision"/>
    <w:hidden/>
    <w:uiPriority w:val="99"/>
    <w:semiHidden/>
    <w:rsid w:val="0056373F"/>
    <w:pPr>
      <w:spacing w:after="0" w:line="240" w:lineRule="auto"/>
    </w:pPr>
    <w:rPr>
      <w:rFonts w:ascii="Verdana" w:hAnsi="Verdana" w:cs="Times New Roman (Body CS)"/>
      <w:color w:val="4D4D4C"/>
      <w:sz w:val="22"/>
      <w14:cntxtAlts/>
    </w:rPr>
  </w:style>
  <w:style w:type="paragraph" w:customStyle="1" w:styleId="RegSectionLevel2">
    <w:name w:val="RegSectionLevel2"/>
    <w:basedOn w:val="Normal"/>
    <w:rsid w:val="006B4547"/>
    <w:pPr>
      <w:keepNext/>
      <w:spacing w:after="0" w:line="240" w:lineRule="auto"/>
      <w:contextualSpacing w:val="0"/>
      <w:jc w:val="both"/>
    </w:pPr>
    <w:rPr>
      <w:rFonts w:ascii="Arial" w:eastAsia="Times New Roman" w:hAnsi="Arial" w:cs="Times New Roman"/>
      <w:b/>
      <w:color w:val="auto"/>
      <w:szCs w:val="22"/>
      <w:lang w:val="en-GB" w:eastAsia="de-DE"/>
      <w14:cntxtAlts w14:val="0"/>
    </w:rPr>
  </w:style>
  <w:style w:type="paragraph" w:customStyle="1" w:styleId="SDMTableBoxParaNumbered">
    <w:name w:val="SDMTable&amp;BoxParaNumbered"/>
    <w:basedOn w:val="Normal"/>
    <w:qFormat/>
    <w:rsid w:val="00F902D9"/>
    <w:pPr>
      <w:tabs>
        <w:tab w:val="num" w:pos="0"/>
      </w:tabs>
      <w:spacing w:after="0" w:line="240" w:lineRule="auto"/>
      <w:contextualSpacing w:val="0"/>
    </w:pPr>
    <w:rPr>
      <w:rFonts w:ascii="Arial" w:eastAsia="Times New Roman" w:hAnsi="Arial" w:cs="Times New Roman"/>
      <w:color w:val="auto"/>
      <w:sz w:val="20"/>
      <w:szCs w:val="20"/>
      <w:lang w:val="en-GB" w:eastAsia="de-DE"/>
      <w14:cntxtAlts w14:val="0"/>
    </w:rPr>
  </w:style>
  <w:style w:type="paragraph" w:customStyle="1" w:styleId="SymbolForm">
    <w:name w:val="SymbolForm"/>
    <w:basedOn w:val="Normal"/>
    <w:rsid w:val="00D5258A"/>
    <w:pPr>
      <w:spacing w:after="0" w:line="240" w:lineRule="auto"/>
      <w:contextualSpacing w:val="0"/>
      <w:jc w:val="right"/>
    </w:pPr>
    <w:rPr>
      <w:rFonts w:ascii="Arial" w:eastAsia="Times New Roman" w:hAnsi="Arial" w:cs="Arial"/>
      <w:b/>
      <w:bCs/>
      <w:color w:val="auto"/>
      <w:szCs w:val="20"/>
      <w:lang w:val="en-GB" w:eastAsia="de-DE"/>
      <w14:cntxtAlts w14:val="0"/>
    </w:rPr>
  </w:style>
  <w:style w:type="paragraph" w:customStyle="1" w:styleId="SDMAppTitle">
    <w:name w:val="SDMAppTitle"/>
    <w:basedOn w:val="Normal"/>
    <w:next w:val="Normal"/>
    <w:qFormat/>
    <w:rsid w:val="00D5258A"/>
    <w:pPr>
      <w:keepNext/>
      <w:keepLines/>
      <w:pageBreakBefore/>
      <w:numPr>
        <w:numId w:val="30"/>
      </w:numPr>
      <w:suppressAutoHyphens/>
      <w:spacing w:before="120" w:after="600" w:line="240" w:lineRule="auto"/>
      <w:contextualSpacing w:val="0"/>
      <w:jc w:val="both"/>
      <w:outlineLvl w:val="0"/>
    </w:pPr>
    <w:rPr>
      <w:rFonts w:ascii="Arial" w:eastAsia="Times New Roman" w:hAnsi="Arial" w:cs="Arial"/>
      <w:b/>
      <w:color w:val="auto"/>
      <w:sz w:val="32"/>
      <w:szCs w:val="32"/>
      <w:lang w:val="en-GB" w:eastAsia="de-DE"/>
      <w14:cntxtAlts w14:val="0"/>
    </w:rPr>
  </w:style>
  <w:style w:type="paragraph" w:customStyle="1" w:styleId="SDMApp3">
    <w:name w:val="SDMApp3"/>
    <w:basedOn w:val="Normal"/>
    <w:qFormat/>
    <w:rsid w:val="00D5258A"/>
    <w:pPr>
      <w:keepNext/>
      <w:keepLines/>
      <w:numPr>
        <w:ilvl w:val="3"/>
        <w:numId w:val="30"/>
      </w:numPr>
      <w:suppressAutoHyphens/>
      <w:spacing w:before="240" w:after="60" w:line="240" w:lineRule="auto"/>
      <w:contextualSpacing w:val="0"/>
      <w:jc w:val="both"/>
    </w:pPr>
    <w:rPr>
      <w:rFonts w:ascii="Arial" w:eastAsia="Times New Roman" w:hAnsi="Arial" w:cs="Arial"/>
      <w:b/>
      <w:color w:val="auto"/>
      <w:lang w:val="en-GB" w:eastAsia="de-DE"/>
      <w14:cntxtAlts w14:val="0"/>
    </w:rPr>
  </w:style>
  <w:style w:type="paragraph" w:customStyle="1" w:styleId="SDMApp4">
    <w:name w:val="SDMApp4"/>
    <w:basedOn w:val="Normal"/>
    <w:qFormat/>
    <w:rsid w:val="00D5258A"/>
    <w:pPr>
      <w:keepNext/>
      <w:keepLines/>
      <w:numPr>
        <w:ilvl w:val="4"/>
        <w:numId w:val="30"/>
      </w:numPr>
      <w:suppressAutoHyphens/>
      <w:spacing w:before="240" w:after="60" w:line="240" w:lineRule="auto"/>
      <w:contextualSpacing w:val="0"/>
      <w:jc w:val="both"/>
    </w:pPr>
    <w:rPr>
      <w:rFonts w:ascii="Arial" w:eastAsia="Times New Roman" w:hAnsi="Arial" w:cs="Arial"/>
      <w:b/>
      <w:color w:val="auto"/>
      <w:lang w:val="en-GB" w:eastAsia="de-DE"/>
      <w14:cntxtAlts w14:val="0"/>
    </w:rPr>
  </w:style>
  <w:style w:type="numbering" w:customStyle="1" w:styleId="SDMAppHeadList">
    <w:name w:val="SDMAppHeadList"/>
    <w:uiPriority w:val="99"/>
    <w:rsid w:val="00D5258A"/>
    <w:pPr>
      <w:numPr>
        <w:numId w:val="29"/>
      </w:numPr>
    </w:pPr>
  </w:style>
  <w:style w:type="paragraph" w:customStyle="1" w:styleId="SDMApp5">
    <w:name w:val="SDMApp5"/>
    <w:basedOn w:val="SDMApp4"/>
    <w:qFormat/>
    <w:rsid w:val="00D5258A"/>
    <w:pPr>
      <w:numPr>
        <w:ilvl w:val="5"/>
      </w:numPr>
      <w:tabs>
        <w:tab w:val="left" w:pos="1418"/>
      </w:tabs>
      <w:ind w:left="1418" w:hanging="1418"/>
    </w:pPr>
  </w:style>
  <w:style w:type="paragraph" w:customStyle="1" w:styleId="SDMApp2">
    <w:name w:val="SDMApp2"/>
    <w:basedOn w:val="Normal"/>
    <w:qFormat/>
    <w:rsid w:val="00D5258A"/>
    <w:pPr>
      <w:keepNext/>
      <w:keepLines/>
      <w:numPr>
        <w:ilvl w:val="2"/>
        <w:numId w:val="30"/>
      </w:numPr>
      <w:suppressAutoHyphens/>
      <w:spacing w:before="240" w:after="60" w:line="240" w:lineRule="auto"/>
      <w:contextualSpacing w:val="0"/>
      <w:jc w:val="both"/>
    </w:pPr>
    <w:rPr>
      <w:rFonts w:ascii="Arial" w:eastAsia="Times New Roman" w:hAnsi="Arial" w:cs="Arial"/>
      <w:b/>
      <w:color w:val="auto"/>
      <w:lang w:val="en-GB" w:eastAsia="de-DE"/>
      <w14:cntxtAlts w14:val="0"/>
    </w:rPr>
  </w:style>
  <w:style w:type="paragraph" w:customStyle="1" w:styleId="SDMPDDPoASubSection2">
    <w:name w:val="SDMPDD&amp;PoASubSection2"/>
    <w:basedOn w:val="Normal"/>
    <w:qFormat/>
    <w:rsid w:val="00155941"/>
    <w:pPr>
      <w:keepNext/>
      <w:keepLines/>
      <w:tabs>
        <w:tab w:val="left" w:pos="1474"/>
      </w:tabs>
      <w:suppressAutoHyphens/>
      <w:spacing w:before="240" w:after="60" w:line="240" w:lineRule="auto"/>
      <w:contextualSpacing w:val="0"/>
      <w:jc w:val="both"/>
      <w:outlineLvl w:val="2"/>
    </w:pPr>
    <w:rPr>
      <w:rFonts w:ascii="Arial" w:eastAsia="Times New Roman" w:hAnsi="Arial" w:cs="Arial"/>
      <w:b/>
      <w:color w:val="auto"/>
      <w:lang w:val="en-GB" w:eastAsia="de-DE"/>
      <w14:cntxtAlts w14:val="0"/>
    </w:rPr>
  </w:style>
  <w:style w:type="numbering" w:customStyle="1" w:styleId="Style1">
    <w:name w:val="Style1"/>
    <w:uiPriority w:val="99"/>
    <w:rsid w:val="001769F0"/>
    <w:pPr>
      <w:numPr>
        <w:numId w:val="31"/>
      </w:numPr>
    </w:pPr>
  </w:style>
  <w:style w:type="numbering" w:customStyle="1" w:styleId="Style2">
    <w:name w:val="Style2"/>
    <w:uiPriority w:val="99"/>
    <w:rsid w:val="00675FF0"/>
    <w:pPr>
      <w:numPr>
        <w:numId w:val="32"/>
      </w:numPr>
    </w:pPr>
  </w:style>
  <w:style w:type="numbering" w:customStyle="1" w:styleId="Style3">
    <w:name w:val="Style3"/>
    <w:uiPriority w:val="99"/>
    <w:rsid w:val="00675FF0"/>
    <w:pPr>
      <w:numPr>
        <w:numId w:val="34"/>
      </w:numPr>
    </w:pPr>
  </w:style>
  <w:style w:type="numbering" w:customStyle="1" w:styleId="Style4">
    <w:name w:val="Style4"/>
    <w:uiPriority w:val="99"/>
    <w:rsid w:val="00675FF0"/>
    <w:pPr>
      <w:numPr>
        <w:numId w:val="35"/>
      </w:numPr>
    </w:pPr>
  </w:style>
  <w:style w:type="numbering" w:customStyle="1" w:styleId="Style5">
    <w:name w:val="Style5"/>
    <w:uiPriority w:val="99"/>
    <w:rsid w:val="00D34EF2"/>
    <w:pPr>
      <w:numPr>
        <w:numId w:val="36"/>
      </w:numPr>
    </w:pPr>
  </w:style>
  <w:style w:type="numbering" w:customStyle="1" w:styleId="Style6">
    <w:name w:val="Style6"/>
    <w:uiPriority w:val="99"/>
    <w:rsid w:val="00BA3356"/>
    <w:pPr>
      <w:numPr>
        <w:numId w:val="37"/>
      </w:numPr>
    </w:pPr>
  </w:style>
  <w:style w:type="numbering" w:customStyle="1" w:styleId="Style7">
    <w:name w:val="Style7"/>
    <w:uiPriority w:val="99"/>
    <w:rsid w:val="00BA3356"/>
    <w:pPr>
      <w:numPr>
        <w:numId w:val="38"/>
      </w:numPr>
    </w:pPr>
  </w:style>
  <w:style w:type="numbering" w:customStyle="1" w:styleId="Style8">
    <w:name w:val="Style8"/>
    <w:uiPriority w:val="99"/>
    <w:rsid w:val="00EA02D8"/>
    <w:pPr>
      <w:numPr>
        <w:numId w:val="41"/>
      </w:numPr>
    </w:pPr>
  </w:style>
  <w:style w:type="numbering" w:customStyle="1" w:styleId="Style9">
    <w:name w:val="Style9"/>
    <w:uiPriority w:val="99"/>
    <w:rsid w:val="00E53573"/>
    <w:pPr>
      <w:numPr>
        <w:numId w:val="44"/>
      </w:numPr>
    </w:pPr>
  </w:style>
  <w:style w:type="character" w:styleId="UnresolvedMention">
    <w:name w:val="Unresolved Mention"/>
    <w:basedOn w:val="DefaultParagraphFont"/>
    <w:uiPriority w:val="99"/>
    <w:semiHidden/>
    <w:unhideWhenUsed/>
    <w:rsid w:val="00CB51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249055">
      <w:bodyDiv w:val="1"/>
      <w:marLeft w:val="0"/>
      <w:marRight w:val="0"/>
      <w:marTop w:val="0"/>
      <w:marBottom w:val="0"/>
      <w:divBdr>
        <w:top w:val="none" w:sz="0" w:space="0" w:color="auto"/>
        <w:left w:val="none" w:sz="0" w:space="0" w:color="auto"/>
        <w:bottom w:val="none" w:sz="0" w:space="0" w:color="auto"/>
        <w:right w:val="none" w:sz="0" w:space="0" w:color="auto"/>
      </w:divBdr>
    </w:div>
    <w:div w:id="269708526">
      <w:bodyDiv w:val="1"/>
      <w:marLeft w:val="0"/>
      <w:marRight w:val="0"/>
      <w:marTop w:val="0"/>
      <w:marBottom w:val="0"/>
      <w:divBdr>
        <w:top w:val="none" w:sz="0" w:space="0" w:color="auto"/>
        <w:left w:val="none" w:sz="0" w:space="0" w:color="auto"/>
        <w:bottom w:val="none" w:sz="0" w:space="0" w:color="auto"/>
        <w:right w:val="none" w:sz="0" w:space="0" w:color="auto"/>
      </w:divBdr>
    </w:div>
    <w:div w:id="291638329">
      <w:bodyDiv w:val="1"/>
      <w:marLeft w:val="0"/>
      <w:marRight w:val="0"/>
      <w:marTop w:val="0"/>
      <w:marBottom w:val="0"/>
      <w:divBdr>
        <w:top w:val="none" w:sz="0" w:space="0" w:color="auto"/>
        <w:left w:val="none" w:sz="0" w:space="0" w:color="auto"/>
        <w:bottom w:val="none" w:sz="0" w:space="0" w:color="auto"/>
        <w:right w:val="none" w:sz="0" w:space="0" w:color="auto"/>
      </w:divBdr>
    </w:div>
    <w:div w:id="344670412">
      <w:bodyDiv w:val="1"/>
      <w:marLeft w:val="0"/>
      <w:marRight w:val="0"/>
      <w:marTop w:val="0"/>
      <w:marBottom w:val="0"/>
      <w:divBdr>
        <w:top w:val="none" w:sz="0" w:space="0" w:color="auto"/>
        <w:left w:val="none" w:sz="0" w:space="0" w:color="auto"/>
        <w:bottom w:val="none" w:sz="0" w:space="0" w:color="auto"/>
        <w:right w:val="none" w:sz="0" w:space="0" w:color="auto"/>
      </w:divBdr>
    </w:div>
    <w:div w:id="440147000">
      <w:bodyDiv w:val="1"/>
      <w:marLeft w:val="0"/>
      <w:marRight w:val="0"/>
      <w:marTop w:val="0"/>
      <w:marBottom w:val="0"/>
      <w:divBdr>
        <w:top w:val="none" w:sz="0" w:space="0" w:color="auto"/>
        <w:left w:val="none" w:sz="0" w:space="0" w:color="auto"/>
        <w:bottom w:val="none" w:sz="0" w:space="0" w:color="auto"/>
        <w:right w:val="none" w:sz="0" w:space="0" w:color="auto"/>
      </w:divBdr>
    </w:div>
    <w:div w:id="497619977">
      <w:bodyDiv w:val="1"/>
      <w:marLeft w:val="0"/>
      <w:marRight w:val="0"/>
      <w:marTop w:val="0"/>
      <w:marBottom w:val="0"/>
      <w:divBdr>
        <w:top w:val="none" w:sz="0" w:space="0" w:color="auto"/>
        <w:left w:val="none" w:sz="0" w:space="0" w:color="auto"/>
        <w:bottom w:val="none" w:sz="0" w:space="0" w:color="auto"/>
        <w:right w:val="none" w:sz="0" w:space="0" w:color="auto"/>
      </w:divBdr>
    </w:div>
    <w:div w:id="691145464">
      <w:bodyDiv w:val="1"/>
      <w:marLeft w:val="0"/>
      <w:marRight w:val="0"/>
      <w:marTop w:val="0"/>
      <w:marBottom w:val="0"/>
      <w:divBdr>
        <w:top w:val="none" w:sz="0" w:space="0" w:color="auto"/>
        <w:left w:val="none" w:sz="0" w:space="0" w:color="auto"/>
        <w:bottom w:val="none" w:sz="0" w:space="0" w:color="auto"/>
        <w:right w:val="none" w:sz="0" w:space="0" w:color="auto"/>
      </w:divBdr>
    </w:div>
    <w:div w:id="832523076">
      <w:bodyDiv w:val="1"/>
      <w:marLeft w:val="0"/>
      <w:marRight w:val="0"/>
      <w:marTop w:val="0"/>
      <w:marBottom w:val="0"/>
      <w:divBdr>
        <w:top w:val="none" w:sz="0" w:space="0" w:color="auto"/>
        <w:left w:val="none" w:sz="0" w:space="0" w:color="auto"/>
        <w:bottom w:val="none" w:sz="0" w:space="0" w:color="auto"/>
        <w:right w:val="none" w:sz="0" w:space="0" w:color="auto"/>
      </w:divBdr>
    </w:div>
    <w:div w:id="877274805">
      <w:bodyDiv w:val="1"/>
      <w:marLeft w:val="0"/>
      <w:marRight w:val="0"/>
      <w:marTop w:val="0"/>
      <w:marBottom w:val="0"/>
      <w:divBdr>
        <w:top w:val="none" w:sz="0" w:space="0" w:color="auto"/>
        <w:left w:val="none" w:sz="0" w:space="0" w:color="auto"/>
        <w:bottom w:val="none" w:sz="0" w:space="0" w:color="auto"/>
        <w:right w:val="none" w:sz="0" w:space="0" w:color="auto"/>
      </w:divBdr>
    </w:div>
    <w:div w:id="889457074">
      <w:bodyDiv w:val="1"/>
      <w:marLeft w:val="0"/>
      <w:marRight w:val="0"/>
      <w:marTop w:val="0"/>
      <w:marBottom w:val="0"/>
      <w:divBdr>
        <w:top w:val="none" w:sz="0" w:space="0" w:color="auto"/>
        <w:left w:val="none" w:sz="0" w:space="0" w:color="auto"/>
        <w:bottom w:val="none" w:sz="0" w:space="0" w:color="auto"/>
        <w:right w:val="none" w:sz="0" w:space="0" w:color="auto"/>
      </w:divBdr>
    </w:div>
    <w:div w:id="921185429">
      <w:bodyDiv w:val="1"/>
      <w:marLeft w:val="0"/>
      <w:marRight w:val="0"/>
      <w:marTop w:val="0"/>
      <w:marBottom w:val="0"/>
      <w:divBdr>
        <w:top w:val="none" w:sz="0" w:space="0" w:color="auto"/>
        <w:left w:val="none" w:sz="0" w:space="0" w:color="auto"/>
        <w:bottom w:val="none" w:sz="0" w:space="0" w:color="auto"/>
        <w:right w:val="none" w:sz="0" w:space="0" w:color="auto"/>
      </w:divBdr>
    </w:div>
    <w:div w:id="943464725">
      <w:bodyDiv w:val="1"/>
      <w:marLeft w:val="0"/>
      <w:marRight w:val="0"/>
      <w:marTop w:val="0"/>
      <w:marBottom w:val="0"/>
      <w:divBdr>
        <w:top w:val="none" w:sz="0" w:space="0" w:color="auto"/>
        <w:left w:val="none" w:sz="0" w:space="0" w:color="auto"/>
        <w:bottom w:val="none" w:sz="0" w:space="0" w:color="auto"/>
        <w:right w:val="none" w:sz="0" w:space="0" w:color="auto"/>
      </w:divBdr>
      <w:divsChild>
        <w:div w:id="1291352281">
          <w:marLeft w:val="0"/>
          <w:marRight w:val="0"/>
          <w:marTop w:val="0"/>
          <w:marBottom w:val="0"/>
          <w:divBdr>
            <w:top w:val="none" w:sz="0" w:space="0" w:color="auto"/>
            <w:left w:val="none" w:sz="0" w:space="0" w:color="auto"/>
            <w:bottom w:val="none" w:sz="0" w:space="0" w:color="auto"/>
            <w:right w:val="none" w:sz="0" w:space="0" w:color="auto"/>
          </w:divBdr>
          <w:divsChild>
            <w:div w:id="1188981439">
              <w:marLeft w:val="0"/>
              <w:marRight w:val="0"/>
              <w:marTop w:val="0"/>
              <w:marBottom w:val="0"/>
              <w:divBdr>
                <w:top w:val="none" w:sz="0" w:space="0" w:color="auto"/>
                <w:left w:val="none" w:sz="0" w:space="0" w:color="auto"/>
                <w:bottom w:val="none" w:sz="0" w:space="0" w:color="auto"/>
                <w:right w:val="none" w:sz="0" w:space="0" w:color="auto"/>
              </w:divBdr>
              <w:divsChild>
                <w:div w:id="3691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733951">
      <w:bodyDiv w:val="1"/>
      <w:marLeft w:val="0"/>
      <w:marRight w:val="0"/>
      <w:marTop w:val="0"/>
      <w:marBottom w:val="0"/>
      <w:divBdr>
        <w:top w:val="none" w:sz="0" w:space="0" w:color="auto"/>
        <w:left w:val="none" w:sz="0" w:space="0" w:color="auto"/>
        <w:bottom w:val="none" w:sz="0" w:space="0" w:color="auto"/>
        <w:right w:val="none" w:sz="0" w:space="0" w:color="auto"/>
      </w:divBdr>
    </w:div>
    <w:div w:id="1031343827">
      <w:bodyDiv w:val="1"/>
      <w:marLeft w:val="0"/>
      <w:marRight w:val="0"/>
      <w:marTop w:val="0"/>
      <w:marBottom w:val="0"/>
      <w:divBdr>
        <w:top w:val="none" w:sz="0" w:space="0" w:color="auto"/>
        <w:left w:val="none" w:sz="0" w:space="0" w:color="auto"/>
        <w:bottom w:val="none" w:sz="0" w:space="0" w:color="auto"/>
        <w:right w:val="none" w:sz="0" w:space="0" w:color="auto"/>
      </w:divBdr>
    </w:div>
    <w:div w:id="1101678021">
      <w:bodyDiv w:val="1"/>
      <w:marLeft w:val="0"/>
      <w:marRight w:val="0"/>
      <w:marTop w:val="0"/>
      <w:marBottom w:val="0"/>
      <w:divBdr>
        <w:top w:val="none" w:sz="0" w:space="0" w:color="auto"/>
        <w:left w:val="none" w:sz="0" w:space="0" w:color="auto"/>
        <w:bottom w:val="none" w:sz="0" w:space="0" w:color="auto"/>
        <w:right w:val="none" w:sz="0" w:space="0" w:color="auto"/>
      </w:divBdr>
    </w:div>
    <w:div w:id="1152137109">
      <w:bodyDiv w:val="1"/>
      <w:marLeft w:val="0"/>
      <w:marRight w:val="0"/>
      <w:marTop w:val="0"/>
      <w:marBottom w:val="0"/>
      <w:divBdr>
        <w:top w:val="none" w:sz="0" w:space="0" w:color="auto"/>
        <w:left w:val="none" w:sz="0" w:space="0" w:color="auto"/>
        <w:bottom w:val="none" w:sz="0" w:space="0" w:color="auto"/>
        <w:right w:val="none" w:sz="0" w:space="0" w:color="auto"/>
      </w:divBdr>
    </w:div>
    <w:div w:id="1159419171">
      <w:bodyDiv w:val="1"/>
      <w:marLeft w:val="0"/>
      <w:marRight w:val="0"/>
      <w:marTop w:val="0"/>
      <w:marBottom w:val="0"/>
      <w:divBdr>
        <w:top w:val="none" w:sz="0" w:space="0" w:color="auto"/>
        <w:left w:val="none" w:sz="0" w:space="0" w:color="auto"/>
        <w:bottom w:val="none" w:sz="0" w:space="0" w:color="auto"/>
        <w:right w:val="none" w:sz="0" w:space="0" w:color="auto"/>
      </w:divBdr>
    </w:div>
    <w:div w:id="1342244965">
      <w:bodyDiv w:val="1"/>
      <w:marLeft w:val="0"/>
      <w:marRight w:val="0"/>
      <w:marTop w:val="0"/>
      <w:marBottom w:val="0"/>
      <w:divBdr>
        <w:top w:val="none" w:sz="0" w:space="0" w:color="auto"/>
        <w:left w:val="none" w:sz="0" w:space="0" w:color="auto"/>
        <w:bottom w:val="none" w:sz="0" w:space="0" w:color="auto"/>
        <w:right w:val="none" w:sz="0" w:space="0" w:color="auto"/>
      </w:divBdr>
      <w:divsChild>
        <w:div w:id="1200052262">
          <w:marLeft w:val="0"/>
          <w:marRight w:val="0"/>
          <w:marTop w:val="0"/>
          <w:marBottom w:val="0"/>
          <w:divBdr>
            <w:top w:val="none" w:sz="0" w:space="0" w:color="auto"/>
            <w:left w:val="none" w:sz="0" w:space="0" w:color="auto"/>
            <w:bottom w:val="none" w:sz="0" w:space="0" w:color="auto"/>
            <w:right w:val="none" w:sz="0" w:space="0" w:color="auto"/>
          </w:divBdr>
          <w:divsChild>
            <w:div w:id="1093623783">
              <w:marLeft w:val="0"/>
              <w:marRight w:val="0"/>
              <w:marTop w:val="0"/>
              <w:marBottom w:val="0"/>
              <w:divBdr>
                <w:top w:val="none" w:sz="0" w:space="0" w:color="auto"/>
                <w:left w:val="none" w:sz="0" w:space="0" w:color="auto"/>
                <w:bottom w:val="none" w:sz="0" w:space="0" w:color="auto"/>
                <w:right w:val="none" w:sz="0" w:space="0" w:color="auto"/>
              </w:divBdr>
              <w:divsChild>
                <w:div w:id="7069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32206">
      <w:bodyDiv w:val="1"/>
      <w:marLeft w:val="0"/>
      <w:marRight w:val="0"/>
      <w:marTop w:val="0"/>
      <w:marBottom w:val="0"/>
      <w:divBdr>
        <w:top w:val="none" w:sz="0" w:space="0" w:color="auto"/>
        <w:left w:val="none" w:sz="0" w:space="0" w:color="auto"/>
        <w:bottom w:val="none" w:sz="0" w:space="0" w:color="auto"/>
        <w:right w:val="none" w:sz="0" w:space="0" w:color="auto"/>
      </w:divBdr>
    </w:div>
    <w:div w:id="1366364697">
      <w:bodyDiv w:val="1"/>
      <w:marLeft w:val="0"/>
      <w:marRight w:val="0"/>
      <w:marTop w:val="0"/>
      <w:marBottom w:val="0"/>
      <w:divBdr>
        <w:top w:val="none" w:sz="0" w:space="0" w:color="auto"/>
        <w:left w:val="none" w:sz="0" w:space="0" w:color="auto"/>
        <w:bottom w:val="none" w:sz="0" w:space="0" w:color="auto"/>
        <w:right w:val="none" w:sz="0" w:space="0" w:color="auto"/>
      </w:divBdr>
      <w:divsChild>
        <w:div w:id="1720205642">
          <w:marLeft w:val="0"/>
          <w:marRight w:val="0"/>
          <w:marTop w:val="0"/>
          <w:marBottom w:val="0"/>
          <w:divBdr>
            <w:top w:val="none" w:sz="0" w:space="0" w:color="auto"/>
            <w:left w:val="none" w:sz="0" w:space="0" w:color="auto"/>
            <w:bottom w:val="none" w:sz="0" w:space="0" w:color="auto"/>
            <w:right w:val="none" w:sz="0" w:space="0" w:color="auto"/>
          </w:divBdr>
          <w:divsChild>
            <w:div w:id="2036298189">
              <w:marLeft w:val="0"/>
              <w:marRight w:val="0"/>
              <w:marTop w:val="0"/>
              <w:marBottom w:val="0"/>
              <w:divBdr>
                <w:top w:val="none" w:sz="0" w:space="0" w:color="auto"/>
                <w:left w:val="none" w:sz="0" w:space="0" w:color="auto"/>
                <w:bottom w:val="none" w:sz="0" w:space="0" w:color="auto"/>
                <w:right w:val="none" w:sz="0" w:space="0" w:color="auto"/>
              </w:divBdr>
              <w:divsChild>
                <w:div w:id="13267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05072">
      <w:bodyDiv w:val="1"/>
      <w:marLeft w:val="0"/>
      <w:marRight w:val="0"/>
      <w:marTop w:val="0"/>
      <w:marBottom w:val="0"/>
      <w:divBdr>
        <w:top w:val="none" w:sz="0" w:space="0" w:color="auto"/>
        <w:left w:val="none" w:sz="0" w:space="0" w:color="auto"/>
        <w:bottom w:val="none" w:sz="0" w:space="0" w:color="auto"/>
        <w:right w:val="none" w:sz="0" w:space="0" w:color="auto"/>
      </w:divBdr>
    </w:div>
    <w:div w:id="1558010690">
      <w:bodyDiv w:val="1"/>
      <w:marLeft w:val="0"/>
      <w:marRight w:val="0"/>
      <w:marTop w:val="0"/>
      <w:marBottom w:val="0"/>
      <w:divBdr>
        <w:top w:val="none" w:sz="0" w:space="0" w:color="auto"/>
        <w:left w:val="none" w:sz="0" w:space="0" w:color="auto"/>
        <w:bottom w:val="none" w:sz="0" w:space="0" w:color="auto"/>
        <w:right w:val="none" w:sz="0" w:space="0" w:color="auto"/>
      </w:divBdr>
    </w:div>
    <w:div w:id="1631007834">
      <w:bodyDiv w:val="1"/>
      <w:marLeft w:val="0"/>
      <w:marRight w:val="0"/>
      <w:marTop w:val="0"/>
      <w:marBottom w:val="0"/>
      <w:divBdr>
        <w:top w:val="none" w:sz="0" w:space="0" w:color="auto"/>
        <w:left w:val="none" w:sz="0" w:space="0" w:color="auto"/>
        <w:bottom w:val="none" w:sz="0" w:space="0" w:color="auto"/>
        <w:right w:val="none" w:sz="0" w:space="0" w:color="auto"/>
      </w:divBdr>
    </w:div>
    <w:div w:id="1691031733">
      <w:bodyDiv w:val="1"/>
      <w:marLeft w:val="0"/>
      <w:marRight w:val="0"/>
      <w:marTop w:val="0"/>
      <w:marBottom w:val="0"/>
      <w:divBdr>
        <w:top w:val="none" w:sz="0" w:space="0" w:color="auto"/>
        <w:left w:val="none" w:sz="0" w:space="0" w:color="auto"/>
        <w:bottom w:val="none" w:sz="0" w:space="0" w:color="auto"/>
        <w:right w:val="none" w:sz="0" w:space="0" w:color="auto"/>
      </w:divBdr>
    </w:div>
    <w:div w:id="1824395499">
      <w:bodyDiv w:val="1"/>
      <w:marLeft w:val="0"/>
      <w:marRight w:val="0"/>
      <w:marTop w:val="0"/>
      <w:marBottom w:val="0"/>
      <w:divBdr>
        <w:top w:val="none" w:sz="0" w:space="0" w:color="auto"/>
        <w:left w:val="none" w:sz="0" w:space="0" w:color="auto"/>
        <w:bottom w:val="none" w:sz="0" w:space="0" w:color="auto"/>
        <w:right w:val="none" w:sz="0" w:space="0" w:color="auto"/>
      </w:divBdr>
    </w:div>
    <w:div w:id="1842623239">
      <w:bodyDiv w:val="1"/>
      <w:marLeft w:val="0"/>
      <w:marRight w:val="0"/>
      <w:marTop w:val="0"/>
      <w:marBottom w:val="0"/>
      <w:divBdr>
        <w:top w:val="none" w:sz="0" w:space="0" w:color="auto"/>
        <w:left w:val="none" w:sz="0" w:space="0" w:color="auto"/>
        <w:bottom w:val="none" w:sz="0" w:space="0" w:color="auto"/>
        <w:right w:val="none" w:sz="0" w:space="0" w:color="auto"/>
      </w:divBdr>
    </w:div>
    <w:div w:id="1923561487">
      <w:bodyDiv w:val="1"/>
      <w:marLeft w:val="0"/>
      <w:marRight w:val="0"/>
      <w:marTop w:val="0"/>
      <w:marBottom w:val="0"/>
      <w:divBdr>
        <w:top w:val="none" w:sz="0" w:space="0" w:color="auto"/>
        <w:left w:val="none" w:sz="0" w:space="0" w:color="auto"/>
        <w:bottom w:val="none" w:sz="0" w:space="0" w:color="auto"/>
        <w:right w:val="none" w:sz="0" w:space="0" w:color="auto"/>
      </w:divBdr>
    </w:div>
    <w:div w:id="1961448966">
      <w:bodyDiv w:val="1"/>
      <w:marLeft w:val="0"/>
      <w:marRight w:val="0"/>
      <w:marTop w:val="0"/>
      <w:marBottom w:val="0"/>
      <w:divBdr>
        <w:top w:val="none" w:sz="0" w:space="0" w:color="auto"/>
        <w:left w:val="none" w:sz="0" w:space="0" w:color="auto"/>
        <w:bottom w:val="none" w:sz="0" w:space="0" w:color="auto"/>
        <w:right w:val="none" w:sz="0" w:space="0" w:color="auto"/>
      </w:divBdr>
    </w:div>
    <w:div w:id="1982080818">
      <w:bodyDiv w:val="1"/>
      <w:marLeft w:val="0"/>
      <w:marRight w:val="0"/>
      <w:marTop w:val="0"/>
      <w:marBottom w:val="0"/>
      <w:divBdr>
        <w:top w:val="none" w:sz="0" w:space="0" w:color="auto"/>
        <w:left w:val="none" w:sz="0" w:space="0" w:color="auto"/>
        <w:bottom w:val="none" w:sz="0" w:space="0" w:color="auto"/>
        <w:right w:val="none" w:sz="0" w:space="0" w:color="auto"/>
      </w:divBdr>
    </w:div>
    <w:div w:id="1996958430">
      <w:bodyDiv w:val="1"/>
      <w:marLeft w:val="0"/>
      <w:marRight w:val="0"/>
      <w:marTop w:val="0"/>
      <w:marBottom w:val="0"/>
      <w:divBdr>
        <w:top w:val="none" w:sz="0" w:space="0" w:color="auto"/>
        <w:left w:val="none" w:sz="0" w:space="0" w:color="auto"/>
        <w:bottom w:val="none" w:sz="0" w:space="0" w:color="auto"/>
        <w:right w:val="none" w:sz="0" w:space="0" w:color="auto"/>
      </w:divBdr>
    </w:div>
    <w:div w:id="20826346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Excel_Worksheet2.xlsx"/><Relationship Id="rId42" Type="http://schemas.openxmlformats.org/officeDocument/2006/relationships/image" Target="media/image18.emf"/><Relationship Id="rId47" Type="http://schemas.openxmlformats.org/officeDocument/2006/relationships/package" Target="embeddings/Microsoft_Excel_Worksheet15.xlsx"/><Relationship Id="rId63" Type="http://schemas.openxmlformats.org/officeDocument/2006/relationships/footer" Target="footer3.xml"/><Relationship Id="rId68" Type="http://schemas.openxmlformats.org/officeDocument/2006/relationships/oleObject" Target="embeddings/Microsoft_Excel_97_-_2004_Worksheet.xls"/><Relationship Id="rId84" Type="http://schemas.openxmlformats.org/officeDocument/2006/relationships/image" Target="media/image35.emf"/><Relationship Id="rId89" Type="http://schemas.openxmlformats.org/officeDocument/2006/relationships/package" Target="embeddings/Microsoft_Excel_Worksheet25.xlsx"/><Relationship Id="rId16" Type="http://schemas.openxmlformats.org/officeDocument/2006/relationships/image" Target="media/image5.emf"/><Relationship Id="rId11" Type="http://schemas.openxmlformats.org/officeDocument/2006/relationships/image" Target="media/image3.emf"/><Relationship Id="rId32" Type="http://schemas.openxmlformats.org/officeDocument/2006/relationships/image" Target="media/image13.emf"/><Relationship Id="rId37" Type="http://schemas.openxmlformats.org/officeDocument/2006/relationships/package" Target="embeddings/Microsoft_Excel_Worksheet10.xlsx"/><Relationship Id="rId53" Type="http://schemas.openxmlformats.org/officeDocument/2006/relationships/hyperlink" Target="mailto:temesi.compost@gmail.com" TargetMode="External"/><Relationship Id="rId58" Type="http://schemas.openxmlformats.org/officeDocument/2006/relationships/footer" Target="footer1.xml"/><Relationship Id="rId74" Type="http://schemas.openxmlformats.org/officeDocument/2006/relationships/image" Target="media/image30.emf"/><Relationship Id="rId79" Type="http://schemas.openxmlformats.org/officeDocument/2006/relationships/package" Target="embeddings/Microsoft_Excel_Worksheet20.xlsx"/><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oleObject" Target="embeddings/oleObject2.bin"/><Relationship Id="rId22" Type="http://schemas.openxmlformats.org/officeDocument/2006/relationships/image" Target="media/image8.emf"/><Relationship Id="rId27" Type="http://schemas.openxmlformats.org/officeDocument/2006/relationships/package" Target="embeddings/Microsoft_Excel_Worksheet5.xlsx"/><Relationship Id="rId30" Type="http://schemas.openxmlformats.org/officeDocument/2006/relationships/image" Target="media/image12.emf"/><Relationship Id="rId35" Type="http://schemas.openxmlformats.org/officeDocument/2006/relationships/package" Target="embeddings/Microsoft_Excel_Worksheet9.xlsx"/><Relationship Id="rId43" Type="http://schemas.openxmlformats.org/officeDocument/2006/relationships/package" Target="embeddings/Microsoft_Excel_Worksheet13.xlsx"/><Relationship Id="rId48" Type="http://schemas.openxmlformats.org/officeDocument/2006/relationships/image" Target="media/image21.emf"/><Relationship Id="rId56" Type="http://schemas.openxmlformats.org/officeDocument/2006/relationships/hyperlink" Target="mailto:Franziska.heidenreich@myclimate.org" TargetMode="External"/><Relationship Id="rId64" Type="http://schemas.openxmlformats.org/officeDocument/2006/relationships/footer" Target="footer4.xml"/><Relationship Id="rId69" Type="http://schemas.openxmlformats.org/officeDocument/2006/relationships/image" Target="media/image27.emf"/><Relationship Id="rId77" Type="http://schemas.openxmlformats.org/officeDocument/2006/relationships/package" Target="embeddings/Microsoft_Excel_Worksheet19.xlsx"/><Relationship Id="rId8" Type="http://schemas.openxmlformats.org/officeDocument/2006/relationships/hyperlink" Target="https://globalgoals.goldstandard.org/standards/TGuide-PerfCert_V1.1-Monitoring-Report.pdf" TargetMode="External"/><Relationship Id="rId51" Type="http://schemas.openxmlformats.org/officeDocument/2006/relationships/package" Target="embeddings/Microsoft_Excel_Worksheet17.xlsx"/><Relationship Id="rId72" Type="http://schemas.openxmlformats.org/officeDocument/2006/relationships/oleObject" Target="embeddings/Microsoft_Excel_97_-_2004_Worksheet2.xls"/><Relationship Id="rId80" Type="http://schemas.openxmlformats.org/officeDocument/2006/relationships/image" Target="media/image33.emf"/><Relationship Id="rId85" Type="http://schemas.openxmlformats.org/officeDocument/2006/relationships/package" Target="embeddings/Microsoft_Excel_Worksheet23.xlsx"/><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package" Target="embeddings/Microsoft_Excel_Worksheet.xlsx"/><Relationship Id="rId25" Type="http://schemas.openxmlformats.org/officeDocument/2006/relationships/package" Target="embeddings/Microsoft_Excel_Worksheet4.xlsx"/><Relationship Id="rId33" Type="http://schemas.openxmlformats.org/officeDocument/2006/relationships/package" Target="embeddings/Microsoft_Excel_Worksheet8.xls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header" Target="header2.xml"/><Relationship Id="rId67" Type="http://schemas.openxmlformats.org/officeDocument/2006/relationships/image" Target="media/image26.emf"/><Relationship Id="rId20" Type="http://schemas.openxmlformats.org/officeDocument/2006/relationships/image" Target="media/image7.emf"/><Relationship Id="rId41" Type="http://schemas.openxmlformats.org/officeDocument/2006/relationships/package" Target="embeddings/Microsoft_Excel_Worksheet12.xlsx"/><Relationship Id="rId54" Type="http://schemas.openxmlformats.org/officeDocument/2006/relationships/hyperlink" Target="mailto:info@myclimate.org" TargetMode="External"/><Relationship Id="rId62" Type="http://schemas.openxmlformats.org/officeDocument/2006/relationships/header" Target="header4.xml"/><Relationship Id="rId70" Type="http://schemas.openxmlformats.org/officeDocument/2006/relationships/oleObject" Target="embeddings/Microsoft_Excel_97_-_2004_Worksheet1.xls"/><Relationship Id="rId75" Type="http://schemas.openxmlformats.org/officeDocument/2006/relationships/package" Target="embeddings/Microsoft_Excel_Worksheet18.xlsx"/><Relationship Id="rId83" Type="http://schemas.openxmlformats.org/officeDocument/2006/relationships/package" Target="embeddings/Microsoft_Excel_Worksheet22.xlsx"/><Relationship Id="rId88" Type="http://schemas.openxmlformats.org/officeDocument/2006/relationships/image" Target="media/image37.emf"/><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gatrik.esdm.go.id/frontend/download_index/?kode_category=emisi_pl" TargetMode="External"/><Relationship Id="rId23" Type="http://schemas.openxmlformats.org/officeDocument/2006/relationships/package" Target="embeddings/Microsoft_Excel_Worksheet3.xls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Excel_Worksheet16.xlsx"/><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package" Target="embeddings/Microsoft_Excel_Worksheet7.xlsx"/><Relationship Id="rId44" Type="http://schemas.openxmlformats.org/officeDocument/2006/relationships/image" Target="media/image19.emf"/><Relationship Id="rId52" Type="http://schemas.openxmlformats.org/officeDocument/2006/relationships/hyperlink" Target="https://globalgoals.goldstandard.org/standards/TGuide-PerfCert_V1.1-Monitoring-Report.pdf" TargetMode="External"/><Relationship Id="rId60" Type="http://schemas.openxmlformats.org/officeDocument/2006/relationships/footer" Target="footer2.xml"/><Relationship Id="rId65" Type="http://schemas.openxmlformats.org/officeDocument/2006/relationships/header" Target="header5.xml"/><Relationship Id="rId73" Type="http://schemas.openxmlformats.org/officeDocument/2006/relationships/image" Target="media/image29.emf"/><Relationship Id="rId78" Type="http://schemas.openxmlformats.org/officeDocument/2006/relationships/image" Target="media/image32.emf"/><Relationship Id="rId81" Type="http://schemas.openxmlformats.org/officeDocument/2006/relationships/package" Target="embeddings/Microsoft_Excel_Worksheet21.xlsx"/><Relationship Id="rId86"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hyperlink" Target="https://cdm.unfccc.int/Projects/DB/SGS-UKL1214472977.27/view" TargetMode="External"/><Relationship Id="rId13" Type="http://schemas.openxmlformats.org/officeDocument/2006/relationships/image" Target="media/image4.emf"/><Relationship Id="rId18" Type="http://schemas.openxmlformats.org/officeDocument/2006/relationships/image" Target="media/image6.emf"/><Relationship Id="rId39" Type="http://schemas.openxmlformats.org/officeDocument/2006/relationships/package" Target="embeddings/Microsoft_Excel_Worksheet11.xls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hyperlink" Target="http://www.myclimate.org" TargetMode="External"/><Relationship Id="rId76" Type="http://schemas.openxmlformats.org/officeDocument/2006/relationships/image" Target="media/image31.emf"/><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package" Target="embeddings/Microsoft_Excel_Worksheet6.xls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Excel_Worksheet14.xlsx"/><Relationship Id="rId66" Type="http://schemas.openxmlformats.org/officeDocument/2006/relationships/footer" Target="footer5.xml"/><Relationship Id="rId87" Type="http://schemas.openxmlformats.org/officeDocument/2006/relationships/package" Target="embeddings/Microsoft_Excel_Worksheet24.xlsx"/><Relationship Id="rId61" Type="http://schemas.openxmlformats.org/officeDocument/2006/relationships/header" Target="header3.xml"/><Relationship Id="rId82" Type="http://schemas.openxmlformats.org/officeDocument/2006/relationships/image" Target="media/image34.emf"/><Relationship Id="rId19" Type="http://schemas.openxmlformats.org/officeDocument/2006/relationships/package" Target="embeddings/Microsoft_Excel_Worksheet1.xlsx"/></Relationships>
</file>

<file path=word/_rels/footer5.xml.rels><?xml version="1.0" encoding="UTF-8" standalone="yes"?>
<Relationships xmlns="http://schemas.openxmlformats.org/package/2006/relationships"><Relationship Id="rId2" Type="http://schemas.openxmlformats.org/officeDocument/2006/relationships/image" Target="media/image25.emf"/><Relationship Id="rId1" Type="http://schemas.openxmlformats.org/officeDocument/2006/relationships/image" Target="media/image24.emf"/></Relationships>
</file>

<file path=word/_rels/footnotes.xml.rels><?xml version="1.0" encoding="UTF-8" standalone="yes"?>
<Relationships xmlns="http://schemas.openxmlformats.org/package/2006/relationships"><Relationship Id="rId1" Type="http://schemas.openxmlformats.org/officeDocument/2006/relationships/hyperlink" Target="https://www.ncbi.nlm.nih.gov/pubmed/7330367"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GoldStandard">
  <a:themeElements>
    <a:clrScheme name="GoldStandard Colour Palette">
      <a:dk1>
        <a:srgbClr val="515151"/>
      </a:dk1>
      <a:lt1>
        <a:srgbClr val="FFFFFF"/>
      </a:lt1>
      <a:dk2>
        <a:srgbClr val="323232"/>
      </a:dk2>
      <a:lt2>
        <a:srgbClr val="E6E5E5"/>
      </a:lt2>
      <a:accent1>
        <a:srgbClr val="00B9BD"/>
      </a:accent1>
      <a:accent2>
        <a:srgbClr val="109B9D"/>
      </a:accent2>
      <a:accent3>
        <a:srgbClr val="097E80"/>
      </a:accent3>
      <a:accent4>
        <a:srgbClr val="D6DF40"/>
      </a:accent4>
      <a:accent5>
        <a:srgbClr val="C1CC3A"/>
      </a:accent5>
      <a:accent6>
        <a:srgbClr val="AFB936"/>
      </a:accent6>
      <a:hlink>
        <a:srgbClr val="00B9BD"/>
      </a:hlink>
      <a:folHlink>
        <a:srgbClr val="D3D4D6"/>
      </a:folHlink>
    </a:clrScheme>
    <a:fontScheme name="Test">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bodyPr anchor="t"/>
      <a:lstStyle>
        <a:defPPr>
          <a:defRPr smtClean="0"/>
        </a:defPPr>
      </a:lstStyle>
    </a:txDef>
  </a:objectDefaults>
  <a:extraClrSchemeLst/>
  <a:extLst>
    <a:ext uri="{05A4C25C-085E-4340-85A3-A5531E510DB2}">
      <thm15:themeFamily xmlns:thm15="http://schemas.microsoft.com/office/thememl/2012/main" name="GoldStandard-theme" id="{2EC3FD0D-E269-4A4F-B2C9-6AC141EAB1A5}" vid="{86384915-11BA-5A4A-B8D7-A8323FEA86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1E483-1891-446F-BC16-EA95516C0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65</Pages>
  <Words>11773</Words>
  <Characters>67111</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TEMPLATE-</vt:lpstr>
    </vt:vector>
  </TitlesOfParts>
  <Company/>
  <LinksUpToDate>false</LinksUpToDate>
  <CharactersWithSpaces>78727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creator>Gold Standard</dc:creator>
  <cp:lastModifiedBy>Microsoft Office User</cp:lastModifiedBy>
  <cp:revision>4</cp:revision>
  <cp:lastPrinted>2021-01-18T07:51:00Z</cp:lastPrinted>
  <dcterms:created xsi:type="dcterms:W3CDTF">2021-05-24T06:05:00Z</dcterms:created>
  <dcterms:modified xsi:type="dcterms:W3CDTF">2021-06-01T19:27:00Z</dcterms:modified>
</cp:coreProperties>
</file>