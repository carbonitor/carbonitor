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D8A32" w14:textId="77777777" w:rsidR="00B928BC" w:rsidRDefault="00B928BC" w:rsidP="00B928BC">
      <w:pPr>
        <w:keepNext/>
        <w:spacing w:before="120" w:after="120"/>
        <w:jc w:val="center"/>
        <w:rPr>
          <w:rFonts w:ascii="Avenir Book" w:hAnsi="Avenir Book" w:cs="Arial"/>
          <w:b/>
          <w:bCs/>
          <w:smallCaps/>
          <w:sz w:val="20"/>
        </w:rPr>
      </w:pPr>
      <w:bookmarkStart w:id="0" w:name="_Toc47755540"/>
    </w:p>
    <w:p w14:paraId="6B9B64A5" w14:textId="77777777" w:rsidR="00BA189D" w:rsidRDefault="00BA189D" w:rsidP="00B928BC">
      <w:pPr>
        <w:keepNext/>
        <w:spacing w:before="120" w:after="120"/>
        <w:jc w:val="center"/>
        <w:rPr>
          <w:rFonts w:ascii="Avenir Book" w:hAnsi="Avenir Book" w:cs="Arial"/>
          <w:b/>
          <w:bCs/>
          <w:smallCaps/>
          <w:sz w:val="20"/>
        </w:rPr>
      </w:pPr>
    </w:p>
    <w:p w14:paraId="43710EE5" w14:textId="77777777" w:rsidR="00BA189D" w:rsidRDefault="00BA189D" w:rsidP="00B928BC">
      <w:pPr>
        <w:keepNext/>
        <w:spacing w:before="120" w:after="120"/>
        <w:jc w:val="center"/>
        <w:rPr>
          <w:rFonts w:ascii="Avenir Book" w:hAnsi="Avenir Book" w:cs="Arial"/>
          <w:b/>
          <w:bCs/>
          <w:smallCaps/>
          <w:sz w:val="20"/>
        </w:rPr>
      </w:pPr>
    </w:p>
    <w:p w14:paraId="635531E5" w14:textId="77777777" w:rsidR="00BA189D" w:rsidRDefault="00BA189D" w:rsidP="00B928BC">
      <w:pPr>
        <w:keepNext/>
        <w:spacing w:before="120" w:after="120"/>
        <w:jc w:val="center"/>
        <w:rPr>
          <w:rFonts w:ascii="Avenir Book" w:hAnsi="Avenir Book" w:cs="Arial"/>
          <w:b/>
          <w:bCs/>
          <w:smallCaps/>
          <w:sz w:val="20"/>
        </w:rPr>
      </w:pPr>
    </w:p>
    <w:p w14:paraId="5667FBB3" w14:textId="77777777" w:rsidR="00BA189D" w:rsidRDefault="00BA189D" w:rsidP="00B928BC">
      <w:pPr>
        <w:keepNext/>
        <w:spacing w:before="120" w:after="120"/>
        <w:jc w:val="center"/>
        <w:rPr>
          <w:rFonts w:ascii="Avenir Book" w:hAnsi="Avenir Book" w:cs="Arial"/>
          <w:b/>
          <w:bCs/>
          <w:smallCaps/>
          <w:sz w:val="20"/>
        </w:rPr>
      </w:pPr>
    </w:p>
    <w:p w14:paraId="6E2FF63D" w14:textId="77777777" w:rsidR="00BA189D" w:rsidRPr="007C1D64" w:rsidRDefault="00BA189D" w:rsidP="00B928BC">
      <w:pPr>
        <w:keepNext/>
        <w:spacing w:before="120" w:after="120"/>
        <w:jc w:val="center"/>
        <w:rPr>
          <w:rFonts w:ascii="Avenir Book" w:hAnsi="Avenir Book" w:cs="Arial"/>
          <w:b/>
          <w:bCs/>
          <w:smallCaps/>
          <w:sz w:val="20"/>
        </w:rPr>
      </w:pPr>
    </w:p>
    <w:p w14:paraId="410677CC" w14:textId="77777777" w:rsidR="00B928BC" w:rsidRPr="007C1D64" w:rsidRDefault="00B928BC" w:rsidP="00B928BC">
      <w:pPr>
        <w:rPr>
          <w:rFonts w:ascii="Avenir Book" w:hAnsi="Avenir Book" w:cs="Arial"/>
          <w:sz w:val="20"/>
        </w:rPr>
      </w:pPr>
    </w:p>
    <w:p w14:paraId="302EADD8" w14:textId="77777777" w:rsidR="00B928BC" w:rsidRPr="007C1D64" w:rsidRDefault="00B928BC" w:rsidP="00B928BC">
      <w:pPr>
        <w:ind w:left="90"/>
        <w:jc w:val="center"/>
        <w:rPr>
          <w:rFonts w:ascii="Avenir Book" w:hAnsi="Avenir Book"/>
          <w:b/>
          <w:color w:val="2BB6C1"/>
          <w:sz w:val="32"/>
          <w:szCs w:val="32"/>
        </w:rPr>
      </w:pPr>
      <w:r w:rsidRPr="007C1D64">
        <w:rPr>
          <w:rFonts w:ascii="Avenir Book" w:hAnsi="Avenir Book" w:cs="Arial"/>
          <w:sz w:val="20"/>
        </w:rPr>
        <w:tab/>
      </w:r>
    </w:p>
    <w:p w14:paraId="09CFFE0E" w14:textId="77777777" w:rsidR="00B928BC" w:rsidRPr="007C1D64" w:rsidRDefault="00B928BC" w:rsidP="00B928BC">
      <w:pPr>
        <w:ind w:left="90"/>
        <w:jc w:val="center"/>
        <w:rPr>
          <w:rFonts w:ascii="Avenir Book" w:hAnsi="Avenir Book"/>
          <w:color w:val="2BB6C1"/>
          <w:sz w:val="32"/>
          <w:szCs w:val="32"/>
        </w:rPr>
      </w:pPr>
      <w:r w:rsidRPr="007C1D64">
        <w:rPr>
          <w:rFonts w:ascii="Avenir Book" w:hAnsi="Avenir Book"/>
          <w:b/>
          <w:color w:val="2BB6C1"/>
          <w:sz w:val="32"/>
          <w:szCs w:val="32"/>
        </w:rPr>
        <w:t xml:space="preserve">Gold </w:t>
      </w:r>
      <w:r w:rsidR="00BA189D">
        <w:rPr>
          <w:rFonts w:ascii="Avenir Book" w:hAnsi="Avenir Book"/>
          <w:b/>
          <w:color w:val="2BB6C1"/>
          <w:sz w:val="32"/>
          <w:szCs w:val="32"/>
        </w:rPr>
        <w:t>S</w:t>
      </w:r>
      <w:r w:rsidRPr="007C1D64">
        <w:rPr>
          <w:rFonts w:ascii="Avenir Book" w:hAnsi="Avenir Book"/>
          <w:b/>
          <w:color w:val="2BB6C1"/>
          <w:sz w:val="32"/>
          <w:szCs w:val="32"/>
        </w:rPr>
        <w:t xml:space="preserve">tandard for the </w:t>
      </w:r>
      <w:r w:rsidR="00BA189D">
        <w:rPr>
          <w:rFonts w:ascii="Avenir Book" w:hAnsi="Avenir Book"/>
          <w:b/>
          <w:color w:val="2BB6C1"/>
          <w:sz w:val="32"/>
          <w:szCs w:val="32"/>
        </w:rPr>
        <w:t>G</w:t>
      </w:r>
      <w:r w:rsidRPr="007C1D64">
        <w:rPr>
          <w:rFonts w:ascii="Avenir Book" w:hAnsi="Avenir Book"/>
          <w:b/>
          <w:color w:val="2BB6C1"/>
          <w:sz w:val="32"/>
          <w:szCs w:val="32"/>
        </w:rPr>
        <w:t xml:space="preserve">lobal </w:t>
      </w:r>
      <w:r w:rsidR="00BA189D">
        <w:rPr>
          <w:rFonts w:ascii="Avenir Book" w:hAnsi="Avenir Book"/>
          <w:b/>
          <w:color w:val="2BB6C1"/>
          <w:sz w:val="32"/>
          <w:szCs w:val="32"/>
        </w:rPr>
        <w:t>G</w:t>
      </w:r>
      <w:r w:rsidRPr="007C1D64">
        <w:rPr>
          <w:rFonts w:ascii="Avenir Book" w:hAnsi="Avenir Book"/>
          <w:b/>
          <w:color w:val="2BB6C1"/>
          <w:sz w:val="32"/>
          <w:szCs w:val="32"/>
        </w:rPr>
        <w:t>oals</w:t>
      </w:r>
    </w:p>
    <w:p w14:paraId="0B52169D" w14:textId="77777777" w:rsidR="00B928BC" w:rsidRPr="007C1D64" w:rsidRDefault="00BA189D" w:rsidP="00B928BC">
      <w:pPr>
        <w:ind w:left="90"/>
        <w:jc w:val="center"/>
        <w:rPr>
          <w:rFonts w:ascii="Avenir Book" w:hAnsi="Avenir Book"/>
          <w:b/>
          <w:color w:val="2BB6C1"/>
          <w:sz w:val="32"/>
          <w:szCs w:val="32"/>
        </w:rPr>
      </w:pPr>
      <w:r>
        <w:rPr>
          <w:rFonts w:ascii="Avenir Book" w:hAnsi="Avenir Book"/>
          <w:b/>
          <w:color w:val="2BB6C1"/>
          <w:sz w:val="32"/>
          <w:szCs w:val="32"/>
        </w:rPr>
        <w:t xml:space="preserve">Key Project Information &amp; </w:t>
      </w:r>
      <w:r w:rsidR="00B928BC" w:rsidRPr="007C1D64">
        <w:rPr>
          <w:rFonts w:ascii="Avenir Book" w:hAnsi="Avenir Book"/>
          <w:b/>
          <w:color w:val="2BB6C1"/>
          <w:sz w:val="32"/>
          <w:szCs w:val="32"/>
        </w:rPr>
        <w:t xml:space="preserve">Project </w:t>
      </w:r>
      <w:r>
        <w:rPr>
          <w:rFonts w:ascii="Avenir Book" w:hAnsi="Avenir Book"/>
          <w:b/>
          <w:color w:val="2BB6C1"/>
          <w:sz w:val="32"/>
          <w:szCs w:val="32"/>
        </w:rPr>
        <w:t>D</w:t>
      </w:r>
      <w:r w:rsidR="00B928BC" w:rsidRPr="007C1D64">
        <w:rPr>
          <w:rFonts w:ascii="Avenir Book" w:hAnsi="Avenir Book"/>
          <w:b/>
          <w:color w:val="2BB6C1"/>
          <w:sz w:val="32"/>
          <w:szCs w:val="32"/>
        </w:rPr>
        <w:t xml:space="preserve">esign </w:t>
      </w:r>
      <w:r>
        <w:rPr>
          <w:rFonts w:ascii="Avenir Book" w:hAnsi="Avenir Book"/>
          <w:b/>
          <w:color w:val="2BB6C1"/>
          <w:sz w:val="32"/>
          <w:szCs w:val="32"/>
        </w:rPr>
        <w:t>D</w:t>
      </w:r>
      <w:r w:rsidR="00B928BC" w:rsidRPr="007C1D64">
        <w:rPr>
          <w:rFonts w:ascii="Avenir Book" w:hAnsi="Avenir Book"/>
          <w:b/>
          <w:color w:val="2BB6C1"/>
          <w:sz w:val="32"/>
          <w:szCs w:val="32"/>
        </w:rPr>
        <w:t>ocument (PDD)</w:t>
      </w:r>
    </w:p>
    <w:p w14:paraId="673A2900" w14:textId="77777777" w:rsidR="00B928BC" w:rsidRPr="007C1D64" w:rsidRDefault="00B928BC" w:rsidP="00B928BC">
      <w:pPr>
        <w:ind w:left="90"/>
        <w:jc w:val="center"/>
        <w:rPr>
          <w:rFonts w:ascii="Avenir Book" w:hAnsi="Avenir Book"/>
          <w:b/>
          <w:color w:val="2BB6C1"/>
          <w:sz w:val="32"/>
          <w:szCs w:val="32"/>
        </w:rPr>
      </w:pPr>
    </w:p>
    <w:p w14:paraId="3D43C608" w14:textId="77777777" w:rsidR="00B928BC" w:rsidRPr="007C1D64" w:rsidRDefault="001A47AA" w:rsidP="00B928BC">
      <w:pPr>
        <w:ind w:left="90"/>
        <w:jc w:val="center"/>
        <w:rPr>
          <w:rFonts w:ascii="Avenir Book" w:hAnsi="Avenir Book"/>
          <w:color w:val="2BB6C1"/>
          <w:sz w:val="32"/>
          <w:szCs w:val="32"/>
        </w:rPr>
      </w:pPr>
      <w:r w:rsidRPr="007C1D64">
        <w:rPr>
          <w:rFonts w:ascii="Avenir Book" w:hAnsi="Avenir Book"/>
          <w:noProof/>
          <w:color w:val="2BB6C1"/>
          <w:sz w:val="32"/>
          <w:szCs w:val="32"/>
          <w:lang w:val="en-US" w:eastAsia="en-US"/>
        </w:rPr>
        <w:drawing>
          <wp:inline distT="0" distB="0" distL="0" distR="0" wp14:anchorId="35990D87" wp14:editId="4BA8CC4F">
            <wp:extent cx="2651760" cy="7010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4144" t="16821" r="5312" b="13214"/>
                    <a:stretch>
                      <a:fillRect/>
                    </a:stretch>
                  </pic:blipFill>
                  <pic:spPr bwMode="auto">
                    <a:xfrm>
                      <a:off x="0" y="0"/>
                      <a:ext cx="2651760" cy="701040"/>
                    </a:xfrm>
                    <a:prstGeom prst="rect">
                      <a:avLst/>
                    </a:prstGeom>
                    <a:solidFill>
                      <a:srgbClr val="A6A6A6"/>
                    </a:solidFill>
                    <a:ln>
                      <a:noFill/>
                    </a:ln>
                  </pic:spPr>
                </pic:pic>
              </a:graphicData>
            </a:graphic>
          </wp:inline>
        </w:drawing>
      </w:r>
    </w:p>
    <w:p w14:paraId="6C11035C" w14:textId="77777777" w:rsidR="00B928BC" w:rsidRPr="007C1D64" w:rsidRDefault="00B928BC" w:rsidP="001A47AA">
      <w:pPr>
        <w:rPr>
          <w:rFonts w:ascii="Avenir Book" w:hAnsi="Avenir Book"/>
          <w:b/>
          <w:color w:val="000000"/>
        </w:rPr>
      </w:pPr>
    </w:p>
    <w:p w14:paraId="63BAD42F" w14:textId="77777777" w:rsidR="00B928BC" w:rsidRPr="001A47AA" w:rsidRDefault="00BA189D" w:rsidP="00B928BC">
      <w:pPr>
        <w:ind w:left="90"/>
        <w:jc w:val="center"/>
        <w:rPr>
          <w:rFonts w:ascii="Avenir Book" w:hAnsi="Avenir Book"/>
          <w:b/>
          <w:bCs/>
          <w:color w:val="000000"/>
          <w:sz w:val="28"/>
          <w:szCs w:val="28"/>
        </w:rPr>
      </w:pPr>
      <w:r w:rsidRPr="001A47AA">
        <w:rPr>
          <w:rFonts w:ascii="Avenir Book" w:hAnsi="Avenir Book"/>
          <w:b/>
          <w:bCs/>
          <w:color w:val="000000"/>
          <w:sz w:val="28"/>
          <w:szCs w:val="28"/>
        </w:rPr>
        <w:t>Version 1</w:t>
      </w:r>
      <w:r w:rsidR="00700B8C">
        <w:rPr>
          <w:rFonts w:ascii="Avenir Book" w:hAnsi="Avenir Book"/>
          <w:b/>
          <w:bCs/>
          <w:color w:val="000000"/>
          <w:sz w:val="28"/>
          <w:szCs w:val="28"/>
        </w:rPr>
        <w:t>.</w:t>
      </w:r>
      <w:r w:rsidR="00EC1FA2">
        <w:rPr>
          <w:rFonts w:ascii="Avenir Book" w:hAnsi="Avenir Book"/>
          <w:b/>
          <w:bCs/>
          <w:color w:val="000000"/>
          <w:sz w:val="28"/>
          <w:szCs w:val="28"/>
        </w:rPr>
        <w:t>1</w:t>
      </w:r>
      <w:r w:rsidRPr="001A47AA">
        <w:rPr>
          <w:rFonts w:ascii="Avenir Book" w:hAnsi="Avenir Book"/>
          <w:b/>
          <w:bCs/>
          <w:color w:val="000000"/>
          <w:sz w:val="28"/>
          <w:szCs w:val="28"/>
        </w:rPr>
        <w:t xml:space="preserve"> – </w:t>
      </w:r>
      <w:r w:rsidR="00EC1FA2">
        <w:rPr>
          <w:rFonts w:ascii="Avenir Book" w:hAnsi="Avenir Book"/>
          <w:b/>
          <w:bCs/>
          <w:color w:val="000000"/>
          <w:sz w:val="28"/>
          <w:szCs w:val="28"/>
        </w:rPr>
        <w:t>June</w:t>
      </w:r>
      <w:r w:rsidR="00700B8C" w:rsidRPr="001A47AA">
        <w:rPr>
          <w:rFonts w:ascii="Avenir Book" w:hAnsi="Avenir Book"/>
          <w:b/>
          <w:bCs/>
          <w:color w:val="000000"/>
          <w:sz w:val="28"/>
          <w:szCs w:val="28"/>
        </w:rPr>
        <w:t xml:space="preserve"> </w:t>
      </w:r>
      <w:r w:rsidRPr="001A47AA">
        <w:rPr>
          <w:rFonts w:ascii="Avenir Book" w:hAnsi="Avenir Book"/>
          <w:b/>
          <w:bCs/>
          <w:color w:val="000000"/>
          <w:sz w:val="28"/>
          <w:szCs w:val="28"/>
        </w:rPr>
        <w:t>201</w:t>
      </w:r>
      <w:r w:rsidR="00EC1FA2">
        <w:rPr>
          <w:rFonts w:ascii="Avenir Book" w:hAnsi="Avenir Book"/>
          <w:b/>
          <w:bCs/>
          <w:color w:val="000000"/>
          <w:sz w:val="28"/>
          <w:szCs w:val="28"/>
        </w:rPr>
        <w:t>9</w:t>
      </w:r>
    </w:p>
    <w:p w14:paraId="116B0158" w14:textId="77777777" w:rsidR="00B928BC" w:rsidRPr="007C1D64" w:rsidRDefault="00B928BC" w:rsidP="00B928BC">
      <w:pPr>
        <w:ind w:left="90"/>
        <w:rPr>
          <w:rFonts w:ascii="Avenir Book" w:hAnsi="Avenir Book"/>
        </w:rPr>
      </w:pPr>
    </w:p>
    <w:p w14:paraId="511F4085" w14:textId="77777777" w:rsidR="00B928BC" w:rsidRPr="007C1D64" w:rsidRDefault="00B928BC" w:rsidP="00B928BC">
      <w:pPr>
        <w:ind w:left="90"/>
        <w:rPr>
          <w:rFonts w:ascii="Avenir Book" w:hAnsi="Avenir Book"/>
        </w:rPr>
      </w:pPr>
    </w:p>
    <w:p w14:paraId="36FB06F5" w14:textId="77777777" w:rsidR="00B928BC" w:rsidRPr="007C1D64" w:rsidRDefault="00B928BC" w:rsidP="00B928BC">
      <w:pPr>
        <w:ind w:left="90"/>
        <w:rPr>
          <w:rFonts w:ascii="Avenir Book" w:hAnsi="Avenir Book"/>
        </w:rPr>
      </w:pPr>
    </w:p>
    <w:p w14:paraId="5746BA45" w14:textId="77777777" w:rsidR="00B928BC" w:rsidRPr="007C1D64" w:rsidRDefault="00B928BC" w:rsidP="00B928BC">
      <w:pPr>
        <w:ind w:left="90"/>
        <w:rPr>
          <w:rFonts w:ascii="Avenir Book" w:hAnsi="Avenir Book"/>
        </w:rPr>
      </w:pPr>
    </w:p>
    <w:p w14:paraId="4F64DE07" w14:textId="77777777" w:rsidR="00B928BC" w:rsidRPr="007C1D64" w:rsidRDefault="00B928BC" w:rsidP="00B928BC">
      <w:pPr>
        <w:tabs>
          <w:tab w:val="left" w:pos="3536"/>
        </w:tabs>
        <w:rPr>
          <w:rFonts w:ascii="Avenir Book" w:hAnsi="Avenir Book" w:cs="Arial"/>
          <w:sz w:val="20"/>
        </w:rPr>
      </w:pPr>
    </w:p>
    <w:p w14:paraId="6BA6A123" w14:textId="60D40C09" w:rsidR="00B928BC" w:rsidRDefault="00B928BC" w:rsidP="00B928BC">
      <w:pPr>
        <w:tabs>
          <w:tab w:val="left" w:pos="3536"/>
        </w:tabs>
        <w:rPr>
          <w:rFonts w:ascii="Avenir Book" w:hAnsi="Avenir Book" w:cs="Arial"/>
          <w:sz w:val="20"/>
        </w:rPr>
      </w:pPr>
      <w:r w:rsidRPr="007C1D64">
        <w:rPr>
          <w:rFonts w:ascii="Avenir Book" w:hAnsi="Avenir Book" w:cs="Arial"/>
          <w:sz w:val="20"/>
        </w:rPr>
        <w:tab/>
      </w:r>
    </w:p>
    <w:p w14:paraId="72809973" w14:textId="77777777" w:rsidR="00CA1653" w:rsidRDefault="00CA1653" w:rsidP="00B928BC">
      <w:pPr>
        <w:tabs>
          <w:tab w:val="left" w:pos="3536"/>
        </w:tabs>
        <w:rPr>
          <w:rFonts w:ascii="Avenir Book" w:hAnsi="Avenir Book" w:cs="Arial"/>
          <w:sz w:val="20"/>
        </w:rPr>
      </w:pPr>
    </w:p>
    <w:p w14:paraId="4A8BB39C" w14:textId="77777777" w:rsidR="00CA1653" w:rsidRDefault="00CA1653" w:rsidP="00B928BC">
      <w:pPr>
        <w:tabs>
          <w:tab w:val="left" w:pos="3536"/>
        </w:tabs>
        <w:rPr>
          <w:rFonts w:ascii="Avenir Book" w:hAnsi="Avenir Book" w:cs="Arial"/>
          <w:sz w:val="20"/>
        </w:rPr>
      </w:pPr>
    </w:p>
    <w:p w14:paraId="6C7631A0" w14:textId="77777777" w:rsidR="00CA1653" w:rsidRDefault="00CA1653" w:rsidP="00B928BC">
      <w:pPr>
        <w:tabs>
          <w:tab w:val="left" w:pos="3536"/>
        </w:tabs>
        <w:rPr>
          <w:rFonts w:ascii="Avenir Book" w:hAnsi="Avenir Book" w:cs="Arial"/>
          <w:sz w:val="20"/>
        </w:rPr>
      </w:pPr>
    </w:p>
    <w:p w14:paraId="0D5AABAF" w14:textId="77777777" w:rsidR="00CA1653" w:rsidRDefault="00CA1653" w:rsidP="00B928BC">
      <w:pPr>
        <w:tabs>
          <w:tab w:val="left" w:pos="3536"/>
        </w:tabs>
        <w:rPr>
          <w:rFonts w:ascii="Avenir Book" w:hAnsi="Avenir Book" w:cs="Arial"/>
          <w:sz w:val="20"/>
        </w:rPr>
      </w:pPr>
    </w:p>
    <w:p w14:paraId="6A79030E" w14:textId="77777777" w:rsidR="00CA1653" w:rsidRDefault="00CA1653" w:rsidP="00B928BC">
      <w:pPr>
        <w:tabs>
          <w:tab w:val="left" w:pos="3536"/>
        </w:tabs>
        <w:rPr>
          <w:rFonts w:ascii="Avenir Book" w:hAnsi="Avenir Book" w:cs="Arial"/>
          <w:sz w:val="20"/>
        </w:rPr>
      </w:pPr>
    </w:p>
    <w:p w14:paraId="3F772FEA" w14:textId="77777777" w:rsidR="00CA1653" w:rsidRDefault="00CA1653" w:rsidP="00B928BC">
      <w:pPr>
        <w:tabs>
          <w:tab w:val="left" w:pos="3536"/>
        </w:tabs>
        <w:rPr>
          <w:rFonts w:ascii="Avenir Book" w:hAnsi="Avenir Book" w:cs="Arial"/>
          <w:sz w:val="20"/>
        </w:rPr>
      </w:pPr>
    </w:p>
    <w:p w14:paraId="5A75F933" w14:textId="77777777" w:rsidR="00CA1653" w:rsidRDefault="00CA1653" w:rsidP="00B928BC">
      <w:pPr>
        <w:tabs>
          <w:tab w:val="left" w:pos="3536"/>
        </w:tabs>
        <w:rPr>
          <w:rFonts w:ascii="Avenir Book" w:hAnsi="Avenir Book" w:cs="Arial"/>
          <w:sz w:val="20"/>
        </w:rPr>
      </w:pPr>
    </w:p>
    <w:p w14:paraId="7AE60785" w14:textId="77777777" w:rsidR="00CA1653" w:rsidRDefault="00CA1653" w:rsidP="00B928BC">
      <w:pPr>
        <w:tabs>
          <w:tab w:val="left" w:pos="3536"/>
        </w:tabs>
        <w:rPr>
          <w:rFonts w:ascii="Avenir Book" w:hAnsi="Avenir Book" w:cs="Arial"/>
          <w:sz w:val="20"/>
        </w:rPr>
      </w:pPr>
    </w:p>
    <w:p w14:paraId="65BB6C08" w14:textId="77777777" w:rsidR="00CA1653" w:rsidRDefault="00CA1653" w:rsidP="00B928BC">
      <w:pPr>
        <w:tabs>
          <w:tab w:val="left" w:pos="3536"/>
        </w:tabs>
        <w:rPr>
          <w:rFonts w:ascii="Avenir Book" w:hAnsi="Avenir Book" w:cs="Arial"/>
          <w:sz w:val="20"/>
        </w:rPr>
      </w:pPr>
    </w:p>
    <w:p w14:paraId="622C4C57" w14:textId="77777777" w:rsidR="00CA1653" w:rsidRDefault="00CA1653" w:rsidP="00B928BC">
      <w:pPr>
        <w:tabs>
          <w:tab w:val="left" w:pos="3536"/>
        </w:tabs>
        <w:rPr>
          <w:rFonts w:ascii="Avenir Book" w:hAnsi="Avenir Book" w:cs="Arial"/>
          <w:sz w:val="20"/>
        </w:rPr>
      </w:pPr>
    </w:p>
    <w:p w14:paraId="587992DA" w14:textId="77777777" w:rsidR="00CA1653" w:rsidRDefault="00CA1653" w:rsidP="00B928BC">
      <w:pPr>
        <w:tabs>
          <w:tab w:val="left" w:pos="3536"/>
        </w:tabs>
        <w:rPr>
          <w:rFonts w:ascii="Avenir Book" w:hAnsi="Avenir Book" w:cs="Arial"/>
          <w:sz w:val="20"/>
        </w:rPr>
      </w:pPr>
    </w:p>
    <w:p w14:paraId="4B038897" w14:textId="77777777" w:rsidR="00CA1653" w:rsidRDefault="00CA1653" w:rsidP="00B928BC">
      <w:pPr>
        <w:tabs>
          <w:tab w:val="left" w:pos="3536"/>
        </w:tabs>
        <w:rPr>
          <w:rFonts w:ascii="Avenir Book" w:hAnsi="Avenir Book" w:cs="Arial"/>
          <w:sz w:val="20"/>
        </w:rPr>
      </w:pPr>
    </w:p>
    <w:p w14:paraId="619BE910" w14:textId="77777777" w:rsidR="00CA1653" w:rsidRDefault="00CA1653" w:rsidP="00B928BC">
      <w:pPr>
        <w:tabs>
          <w:tab w:val="left" w:pos="3536"/>
        </w:tabs>
        <w:rPr>
          <w:rFonts w:ascii="Avenir Book" w:hAnsi="Avenir Book" w:cs="Arial"/>
          <w:sz w:val="20"/>
        </w:rPr>
      </w:pPr>
    </w:p>
    <w:p w14:paraId="3548ED58" w14:textId="77777777" w:rsidR="00CA1653" w:rsidRDefault="00CA1653" w:rsidP="00B928BC">
      <w:pPr>
        <w:tabs>
          <w:tab w:val="left" w:pos="3536"/>
        </w:tabs>
        <w:rPr>
          <w:rFonts w:ascii="Avenir Book" w:hAnsi="Avenir Book" w:cs="Arial"/>
          <w:sz w:val="20"/>
        </w:rPr>
      </w:pPr>
    </w:p>
    <w:p w14:paraId="49C61D56" w14:textId="77777777" w:rsidR="00CA1653" w:rsidRDefault="00CA1653" w:rsidP="00B928BC">
      <w:pPr>
        <w:tabs>
          <w:tab w:val="left" w:pos="3536"/>
        </w:tabs>
        <w:rPr>
          <w:rFonts w:ascii="Avenir Book" w:hAnsi="Avenir Book" w:cs="Arial"/>
          <w:sz w:val="20"/>
        </w:rPr>
      </w:pPr>
    </w:p>
    <w:p w14:paraId="50605A50" w14:textId="77777777" w:rsidR="00CA1653" w:rsidRDefault="00CA1653" w:rsidP="00B928BC">
      <w:pPr>
        <w:tabs>
          <w:tab w:val="left" w:pos="3536"/>
        </w:tabs>
        <w:rPr>
          <w:rFonts w:ascii="Avenir Book" w:hAnsi="Avenir Book" w:cs="Arial"/>
          <w:sz w:val="20"/>
        </w:rPr>
      </w:pPr>
    </w:p>
    <w:p w14:paraId="1B758263" w14:textId="77777777" w:rsidR="00CA1653" w:rsidRDefault="00CA1653" w:rsidP="00B928BC">
      <w:pPr>
        <w:tabs>
          <w:tab w:val="left" w:pos="3536"/>
        </w:tabs>
        <w:rPr>
          <w:rFonts w:ascii="Avenir Book" w:hAnsi="Avenir Book" w:cs="Arial"/>
          <w:sz w:val="20"/>
        </w:rPr>
      </w:pPr>
    </w:p>
    <w:p w14:paraId="0617C2D8" w14:textId="77777777" w:rsidR="00DC6825" w:rsidRDefault="00DC6825" w:rsidP="00B928BC">
      <w:pPr>
        <w:tabs>
          <w:tab w:val="left" w:pos="3536"/>
        </w:tabs>
        <w:rPr>
          <w:rFonts w:ascii="Avenir Book" w:hAnsi="Avenir Book" w:cs="Arial"/>
          <w:sz w:val="20"/>
        </w:rPr>
      </w:pPr>
    </w:p>
    <w:p w14:paraId="589A98C2" w14:textId="77777777" w:rsidR="00DC6825" w:rsidRDefault="00DC6825" w:rsidP="00B928BC">
      <w:pPr>
        <w:tabs>
          <w:tab w:val="left" w:pos="3536"/>
        </w:tabs>
        <w:rPr>
          <w:rFonts w:ascii="Avenir Book" w:hAnsi="Avenir Book" w:cs="Arial"/>
          <w:sz w:val="20"/>
        </w:rPr>
      </w:pPr>
    </w:p>
    <w:p w14:paraId="3DE31E79" w14:textId="77777777" w:rsidR="00DC6825" w:rsidRDefault="00DC6825" w:rsidP="00B928BC">
      <w:pPr>
        <w:tabs>
          <w:tab w:val="left" w:pos="3536"/>
        </w:tabs>
        <w:rPr>
          <w:rFonts w:ascii="Avenir Book" w:hAnsi="Avenir Book" w:cs="Arial"/>
          <w:sz w:val="20"/>
        </w:rPr>
      </w:pPr>
    </w:p>
    <w:p w14:paraId="4D14D32F" w14:textId="5FD83AAB" w:rsidR="00DC6825" w:rsidRDefault="00DC6825" w:rsidP="00B928BC">
      <w:pPr>
        <w:tabs>
          <w:tab w:val="left" w:pos="3536"/>
        </w:tabs>
        <w:rPr>
          <w:ins w:id="1" w:author="Author"/>
          <w:rFonts w:ascii="Avenir Book" w:hAnsi="Avenir Book" w:cs="Arial"/>
          <w:sz w:val="20"/>
        </w:rPr>
      </w:pPr>
    </w:p>
    <w:p w14:paraId="054F8CF0" w14:textId="0CCA8351" w:rsidR="00DA66A9" w:rsidRDefault="00DA66A9" w:rsidP="00B928BC">
      <w:pPr>
        <w:tabs>
          <w:tab w:val="left" w:pos="3536"/>
        </w:tabs>
        <w:rPr>
          <w:ins w:id="2" w:author="Author"/>
          <w:rFonts w:ascii="Avenir Book" w:hAnsi="Avenir Book" w:cs="Arial"/>
          <w:sz w:val="20"/>
        </w:rPr>
      </w:pPr>
    </w:p>
    <w:p w14:paraId="501C6B5A" w14:textId="079AC4AE" w:rsidR="00DA66A9" w:rsidRDefault="00DA66A9" w:rsidP="00B928BC">
      <w:pPr>
        <w:tabs>
          <w:tab w:val="left" w:pos="3536"/>
        </w:tabs>
        <w:rPr>
          <w:ins w:id="3" w:author="Author"/>
          <w:rFonts w:ascii="Avenir Book" w:hAnsi="Avenir Book" w:cs="Arial"/>
          <w:sz w:val="20"/>
        </w:rPr>
      </w:pPr>
    </w:p>
    <w:p w14:paraId="5777EF72" w14:textId="2F29D702" w:rsidR="00DA66A9" w:rsidRDefault="00DA66A9" w:rsidP="00B928BC">
      <w:pPr>
        <w:tabs>
          <w:tab w:val="left" w:pos="3536"/>
        </w:tabs>
        <w:rPr>
          <w:ins w:id="4" w:author="Author"/>
          <w:rFonts w:ascii="Avenir Book" w:hAnsi="Avenir Book" w:cs="Arial"/>
          <w:sz w:val="20"/>
        </w:rPr>
      </w:pPr>
    </w:p>
    <w:p w14:paraId="732A4576" w14:textId="37B7A2A0" w:rsidR="00DA66A9" w:rsidRDefault="00DA66A9" w:rsidP="00B928BC">
      <w:pPr>
        <w:tabs>
          <w:tab w:val="left" w:pos="3536"/>
        </w:tabs>
        <w:rPr>
          <w:ins w:id="5" w:author="Author"/>
          <w:rFonts w:ascii="Avenir Book" w:hAnsi="Avenir Book" w:cs="Arial"/>
          <w:sz w:val="20"/>
        </w:rPr>
      </w:pPr>
    </w:p>
    <w:p w14:paraId="1AE69730" w14:textId="1B42D5B8" w:rsidR="00DA66A9" w:rsidRDefault="00DA66A9" w:rsidP="00B928BC">
      <w:pPr>
        <w:tabs>
          <w:tab w:val="left" w:pos="3536"/>
        </w:tabs>
        <w:rPr>
          <w:ins w:id="6" w:author="Author"/>
          <w:rFonts w:ascii="Avenir Book" w:hAnsi="Avenir Book" w:cs="Arial"/>
          <w:sz w:val="20"/>
        </w:rPr>
      </w:pPr>
    </w:p>
    <w:p w14:paraId="6E0DC00B" w14:textId="77777777" w:rsidR="00DA66A9" w:rsidRDefault="00DA66A9" w:rsidP="00B928BC">
      <w:pPr>
        <w:tabs>
          <w:tab w:val="left" w:pos="3536"/>
        </w:tabs>
        <w:rPr>
          <w:rFonts w:ascii="Avenir Book" w:hAnsi="Avenir Book" w:cs="Arial"/>
          <w:sz w:val="20"/>
        </w:rPr>
      </w:pPr>
    </w:p>
    <w:p w14:paraId="32F69A00" w14:textId="77777777" w:rsidR="00CA1653" w:rsidRDefault="00CA1653" w:rsidP="00B928BC">
      <w:pPr>
        <w:tabs>
          <w:tab w:val="left" w:pos="3536"/>
        </w:tabs>
        <w:rPr>
          <w:rFonts w:ascii="Avenir Book" w:hAnsi="Avenir Book" w:cs="Arial"/>
          <w:sz w:val="20"/>
        </w:rPr>
      </w:pPr>
    </w:p>
    <w:p w14:paraId="397EC95E" w14:textId="77777777" w:rsidR="00CA1653" w:rsidRDefault="00CA1653" w:rsidP="00B928BC">
      <w:pPr>
        <w:tabs>
          <w:tab w:val="left" w:pos="3536"/>
        </w:tabs>
        <w:rPr>
          <w:rFonts w:ascii="Avenir Book" w:hAnsi="Avenir Book" w:cs="Arial"/>
          <w:sz w:val="20"/>
        </w:rPr>
      </w:pPr>
    </w:p>
    <w:p w14:paraId="4FFFED0B" w14:textId="77777777" w:rsidR="00CA1653" w:rsidRDefault="00CA1653" w:rsidP="00B928BC">
      <w:pPr>
        <w:tabs>
          <w:tab w:val="left" w:pos="3536"/>
        </w:tabs>
        <w:rPr>
          <w:rFonts w:ascii="Avenir Book" w:hAnsi="Avenir Book" w:cs="Arial"/>
          <w:sz w:val="20"/>
        </w:rPr>
      </w:pPr>
    </w:p>
    <w:p w14:paraId="2835AD4B" w14:textId="77777777" w:rsidR="00CA1653" w:rsidRDefault="00CA1653" w:rsidP="00B928BC">
      <w:pPr>
        <w:tabs>
          <w:tab w:val="left" w:pos="3536"/>
        </w:tabs>
        <w:rPr>
          <w:rFonts w:ascii="Avenir Book" w:hAnsi="Avenir Book" w:cs="Arial"/>
          <w:sz w:val="20"/>
        </w:rPr>
      </w:pPr>
    </w:p>
    <w:p w14:paraId="2E45D81C" w14:textId="77777777" w:rsidR="00CA1653" w:rsidRDefault="00CA1653" w:rsidP="00B928BC">
      <w:pPr>
        <w:tabs>
          <w:tab w:val="left" w:pos="3536"/>
        </w:tabs>
        <w:rPr>
          <w:rFonts w:ascii="Avenir Book" w:hAnsi="Avenir Book" w:cs="Arial"/>
          <w:sz w:val="20"/>
        </w:rPr>
      </w:pPr>
    </w:p>
    <w:p w14:paraId="4880770C" w14:textId="77777777" w:rsidR="00CA1653" w:rsidRPr="001A47AA" w:rsidRDefault="00CA1653" w:rsidP="00CA1653">
      <w:pPr>
        <w:tabs>
          <w:tab w:val="left" w:pos="3536"/>
        </w:tabs>
        <w:ind w:left="90"/>
        <w:rPr>
          <w:rFonts w:ascii="Avenir Book" w:hAnsi="Avenir Book" w:cs="Arial"/>
          <w:b/>
          <w:bCs/>
          <w:sz w:val="28"/>
          <w:szCs w:val="28"/>
        </w:rPr>
      </w:pPr>
      <w:r w:rsidRPr="00CA1653">
        <w:rPr>
          <w:rFonts w:ascii="Avenir Book" w:hAnsi="Avenir Book" w:cs="Arial"/>
          <w:b/>
          <w:bCs/>
          <w:sz w:val="28"/>
          <w:szCs w:val="28"/>
        </w:rPr>
        <w:t>KEY PROJECT INFORMATION</w:t>
      </w:r>
    </w:p>
    <w:p w14:paraId="0363EF24" w14:textId="77777777" w:rsidR="00CA1653" w:rsidRDefault="00CA1653" w:rsidP="00B928BC">
      <w:pPr>
        <w:tabs>
          <w:tab w:val="left" w:pos="3536"/>
        </w:tabs>
        <w:rPr>
          <w:rFonts w:ascii="Avenir Book" w:hAnsi="Avenir Book" w:cs="Arial"/>
          <w:sz w:val="20"/>
        </w:rPr>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6"/>
        <w:gridCol w:w="4636"/>
      </w:tblGrid>
      <w:tr w:rsidR="00DC6825" w:rsidRPr="00A313BE" w14:paraId="558BBF4F" w14:textId="77777777" w:rsidTr="00F26DDC">
        <w:tc>
          <w:tcPr>
            <w:tcW w:w="4296" w:type="dxa"/>
            <w:shd w:val="clear" w:color="auto" w:fill="D9D9D9" w:themeFill="background1" w:themeFillShade="D9"/>
          </w:tcPr>
          <w:p w14:paraId="2BD9DB25" w14:textId="77777777" w:rsidR="00DC6825" w:rsidRPr="00A313BE" w:rsidRDefault="00DC6825" w:rsidP="00A313BE">
            <w:pPr>
              <w:tabs>
                <w:tab w:val="left" w:pos="3536"/>
              </w:tabs>
              <w:rPr>
                <w:rFonts w:ascii="Avenir Book" w:hAnsi="Avenir Book" w:cs="Arial"/>
                <w:sz w:val="20"/>
              </w:rPr>
            </w:pPr>
            <w:r w:rsidRPr="00A313BE">
              <w:rPr>
                <w:rFonts w:ascii="Avenir Book" w:hAnsi="Avenir Book" w:cs="Arial"/>
                <w:sz w:val="20"/>
              </w:rPr>
              <w:t>Title of Project:</w:t>
            </w:r>
          </w:p>
        </w:tc>
        <w:tc>
          <w:tcPr>
            <w:tcW w:w="4636" w:type="dxa"/>
            <w:shd w:val="clear" w:color="auto" w:fill="auto"/>
          </w:tcPr>
          <w:p w14:paraId="5FB8F494" w14:textId="77777777" w:rsidR="00DC6825" w:rsidRPr="00A313BE" w:rsidRDefault="00DC6825" w:rsidP="00047A98">
            <w:pPr>
              <w:tabs>
                <w:tab w:val="left" w:pos="3536"/>
              </w:tabs>
              <w:rPr>
                <w:rFonts w:ascii="Avenir Book" w:hAnsi="Avenir Book" w:cs="Arial"/>
                <w:sz w:val="20"/>
              </w:rPr>
            </w:pPr>
            <w:proofErr w:type="spellStart"/>
            <w:r w:rsidRPr="00AB792A">
              <w:rPr>
                <w:rFonts w:ascii="Avenir Book" w:hAnsi="Avenir Book" w:cs="Arial"/>
                <w:sz w:val="20"/>
              </w:rPr>
              <w:t>Gianyar</w:t>
            </w:r>
            <w:proofErr w:type="spellEnd"/>
            <w:r w:rsidRPr="00AB792A">
              <w:rPr>
                <w:rFonts w:ascii="Avenir Book" w:hAnsi="Avenir Book" w:cs="Arial"/>
                <w:sz w:val="20"/>
              </w:rPr>
              <w:t xml:space="preserve"> Waste Recovery Project</w:t>
            </w:r>
          </w:p>
        </w:tc>
      </w:tr>
      <w:tr w:rsidR="00DC6825" w:rsidRPr="00A313BE" w14:paraId="17E7ED56" w14:textId="77777777" w:rsidTr="00F26DDC">
        <w:tc>
          <w:tcPr>
            <w:tcW w:w="4296" w:type="dxa"/>
            <w:shd w:val="clear" w:color="auto" w:fill="D9D9D9" w:themeFill="background1" w:themeFillShade="D9"/>
          </w:tcPr>
          <w:p w14:paraId="6D3728F7" w14:textId="77777777" w:rsidR="00DC6825" w:rsidRPr="00A313BE" w:rsidRDefault="00DC6825" w:rsidP="00A313BE">
            <w:pPr>
              <w:tabs>
                <w:tab w:val="left" w:pos="3536"/>
              </w:tabs>
              <w:rPr>
                <w:rFonts w:ascii="Avenir Book" w:hAnsi="Avenir Book" w:cs="Arial"/>
                <w:sz w:val="20"/>
              </w:rPr>
            </w:pPr>
            <w:r w:rsidRPr="00A313BE">
              <w:rPr>
                <w:rFonts w:ascii="Avenir Book" w:hAnsi="Avenir Book" w:cs="Arial"/>
                <w:sz w:val="20"/>
              </w:rPr>
              <w:t>Brief description of Project:</w:t>
            </w:r>
          </w:p>
          <w:p w14:paraId="782B81D0" w14:textId="77777777" w:rsidR="00DC6825" w:rsidRPr="00A313BE" w:rsidRDefault="00DC6825" w:rsidP="00A313BE">
            <w:pPr>
              <w:tabs>
                <w:tab w:val="left" w:pos="3536"/>
              </w:tabs>
              <w:rPr>
                <w:rFonts w:ascii="Avenir Book" w:hAnsi="Avenir Book" w:cs="Arial"/>
                <w:sz w:val="20"/>
              </w:rPr>
            </w:pPr>
          </w:p>
          <w:p w14:paraId="382012F5" w14:textId="77777777" w:rsidR="00DC6825" w:rsidRPr="00A313BE" w:rsidRDefault="00DC6825" w:rsidP="00A313BE">
            <w:pPr>
              <w:tabs>
                <w:tab w:val="left" w:pos="3536"/>
              </w:tabs>
              <w:rPr>
                <w:rFonts w:ascii="Avenir Book" w:hAnsi="Avenir Book" w:cs="Arial"/>
                <w:sz w:val="20"/>
              </w:rPr>
            </w:pPr>
          </w:p>
          <w:p w14:paraId="4184075D" w14:textId="77777777" w:rsidR="00DC6825" w:rsidRPr="00A313BE" w:rsidRDefault="00DC6825" w:rsidP="00A313BE">
            <w:pPr>
              <w:tabs>
                <w:tab w:val="left" w:pos="3536"/>
              </w:tabs>
              <w:rPr>
                <w:rFonts w:ascii="Avenir Book" w:hAnsi="Avenir Book" w:cs="Arial"/>
                <w:sz w:val="20"/>
              </w:rPr>
            </w:pPr>
          </w:p>
          <w:p w14:paraId="011B43C5" w14:textId="77777777" w:rsidR="00DC6825" w:rsidRPr="00A313BE" w:rsidRDefault="00DC6825" w:rsidP="00A313BE">
            <w:pPr>
              <w:tabs>
                <w:tab w:val="left" w:pos="3536"/>
              </w:tabs>
              <w:rPr>
                <w:rFonts w:ascii="Avenir Book" w:hAnsi="Avenir Book" w:cs="Arial"/>
                <w:sz w:val="20"/>
              </w:rPr>
            </w:pPr>
          </w:p>
        </w:tc>
        <w:tc>
          <w:tcPr>
            <w:tcW w:w="4636" w:type="dxa"/>
            <w:shd w:val="clear" w:color="auto" w:fill="auto"/>
          </w:tcPr>
          <w:p w14:paraId="0E038CE6" w14:textId="77777777" w:rsidR="00DC6825" w:rsidRPr="00AB792A" w:rsidRDefault="00DC6825" w:rsidP="00047A98">
            <w:pPr>
              <w:rPr>
                <w:rFonts w:ascii="Avenir Book" w:hAnsi="Avenir Book"/>
                <w:sz w:val="20"/>
              </w:rPr>
            </w:pPr>
            <w:r w:rsidRPr="00AB792A">
              <w:rPr>
                <w:rFonts w:ascii="Avenir Book" w:hAnsi="Avenir Book"/>
                <w:sz w:val="20"/>
              </w:rPr>
              <w:t>The project involves municipal solid waste</w:t>
            </w:r>
            <w:r w:rsidR="00EC1FA2">
              <w:rPr>
                <w:rFonts w:ascii="Avenir Book" w:hAnsi="Avenir Book"/>
                <w:sz w:val="20"/>
              </w:rPr>
              <w:t xml:space="preserve"> MSW</w:t>
            </w:r>
            <w:r w:rsidRPr="00AB792A">
              <w:rPr>
                <w:rFonts w:ascii="Avenir Book" w:hAnsi="Avenir Book"/>
                <w:sz w:val="20"/>
              </w:rPr>
              <w:t xml:space="preserve"> processing units in </w:t>
            </w:r>
            <w:proofErr w:type="spellStart"/>
            <w:r w:rsidRPr="00AB792A">
              <w:rPr>
                <w:rFonts w:ascii="Avenir Book" w:hAnsi="Avenir Book"/>
                <w:sz w:val="20"/>
              </w:rPr>
              <w:t>Temesi</w:t>
            </w:r>
            <w:proofErr w:type="spellEnd"/>
            <w:r w:rsidRPr="00AB792A">
              <w:rPr>
                <w:rFonts w:ascii="Avenir Book" w:hAnsi="Avenir Book"/>
                <w:sz w:val="20"/>
              </w:rPr>
              <w:t xml:space="preserve"> </w:t>
            </w:r>
            <w:r w:rsidR="00EC1FA2">
              <w:rPr>
                <w:rFonts w:ascii="Avenir Book" w:hAnsi="Avenir Book"/>
                <w:sz w:val="20"/>
              </w:rPr>
              <w:t>Village</w:t>
            </w:r>
            <w:r w:rsidRPr="00AB792A">
              <w:rPr>
                <w:rFonts w:ascii="Avenir Book" w:hAnsi="Avenir Book"/>
                <w:sz w:val="20"/>
              </w:rPr>
              <w:t xml:space="preserve">, </w:t>
            </w:r>
            <w:proofErr w:type="spellStart"/>
            <w:r w:rsidRPr="00AB792A">
              <w:rPr>
                <w:rFonts w:ascii="Avenir Book" w:hAnsi="Avenir Book"/>
                <w:sz w:val="20"/>
              </w:rPr>
              <w:t>Gianyar</w:t>
            </w:r>
            <w:proofErr w:type="spellEnd"/>
            <w:r w:rsidRPr="00AB792A">
              <w:rPr>
                <w:rFonts w:ascii="Avenir Book" w:hAnsi="Avenir Book"/>
                <w:sz w:val="20"/>
              </w:rPr>
              <w:t xml:space="preserve"> Region, Bali Province, Indonesia. </w:t>
            </w:r>
            <w:r w:rsidRPr="00884A7D">
              <w:rPr>
                <w:rFonts w:ascii="Avenir Book" w:hAnsi="Avenir Book"/>
                <w:sz w:val="20"/>
              </w:rPr>
              <w:t xml:space="preserve">A further objective is creating a </w:t>
            </w:r>
            <w:r w:rsidR="00EC1FA2" w:rsidRPr="00884A7D">
              <w:rPr>
                <w:rFonts w:ascii="Avenir Book" w:hAnsi="Avenir Book"/>
                <w:sz w:val="20"/>
              </w:rPr>
              <w:t>large-scale</w:t>
            </w:r>
            <w:r w:rsidRPr="00884A7D">
              <w:rPr>
                <w:rFonts w:ascii="Avenir Book" w:hAnsi="Avenir Book"/>
                <w:sz w:val="20"/>
              </w:rPr>
              <w:t xml:space="preserve"> model for waste processing in Indonesia. </w:t>
            </w:r>
            <w:r w:rsidR="00EC1FA2" w:rsidRPr="00884A7D">
              <w:rPr>
                <w:rFonts w:ascii="Avenir Book" w:hAnsi="Avenir Book"/>
                <w:sz w:val="20"/>
              </w:rPr>
              <w:t>However,</w:t>
            </w:r>
            <w:r w:rsidRPr="00884A7D">
              <w:rPr>
                <w:rFonts w:ascii="Avenir Book" w:hAnsi="Avenir Book"/>
                <w:sz w:val="20"/>
              </w:rPr>
              <w:t xml:space="preserve"> the facility with a capacity of 50 tons waste per day can process only a fraction of the waste created in the </w:t>
            </w:r>
            <w:proofErr w:type="spellStart"/>
            <w:r w:rsidRPr="00884A7D">
              <w:rPr>
                <w:rFonts w:ascii="Avenir Book" w:hAnsi="Avenir Book"/>
                <w:sz w:val="20"/>
              </w:rPr>
              <w:t>Gianyar</w:t>
            </w:r>
            <w:proofErr w:type="spellEnd"/>
            <w:r w:rsidRPr="00884A7D">
              <w:rPr>
                <w:rFonts w:ascii="Avenir Book" w:hAnsi="Avenir Book"/>
                <w:sz w:val="20"/>
              </w:rPr>
              <w:t xml:space="preserve"> region.</w:t>
            </w:r>
            <w:r w:rsidRPr="00CA4876">
              <w:rPr>
                <w:rFonts w:ascii="Avenir Book" w:hAnsi="Avenir Book"/>
                <w:sz w:val="20"/>
              </w:rPr>
              <w:t xml:space="preserve"> The waste is processed through composting method</w:t>
            </w:r>
            <w:r w:rsidRPr="00AB792A">
              <w:rPr>
                <w:rFonts w:ascii="Avenir Book" w:hAnsi="Avenir Book"/>
                <w:sz w:val="20"/>
              </w:rPr>
              <w:t xml:space="preserve"> and </w:t>
            </w:r>
            <w:r w:rsidR="00EC1FA2">
              <w:rPr>
                <w:rFonts w:ascii="Avenir Book" w:hAnsi="Avenir Book"/>
                <w:sz w:val="20"/>
              </w:rPr>
              <w:t>was</w:t>
            </w:r>
            <w:r w:rsidRPr="00AB792A">
              <w:rPr>
                <w:rFonts w:ascii="Avenir Book" w:hAnsi="Avenir Book"/>
                <w:sz w:val="20"/>
              </w:rPr>
              <w:t xml:space="preserve"> implemented in the two phases:</w:t>
            </w:r>
          </w:p>
          <w:p w14:paraId="39410D1A" w14:textId="77777777" w:rsidR="00DC6825" w:rsidRPr="00AB792A" w:rsidRDefault="00DC6825" w:rsidP="00047A98">
            <w:pPr>
              <w:rPr>
                <w:rFonts w:ascii="Avenir Book" w:hAnsi="Avenir Book"/>
                <w:sz w:val="20"/>
              </w:rPr>
            </w:pPr>
          </w:p>
          <w:p w14:paraId="0FA0709C" w14:textId="77777777" w:rsidR="00DC6825" w:rsidRPr="00AB792A" w:rsidRDefault="00DC6825" w:rsidP="00E3529B">
            <w:pPr>
              <w:numPr>
                <w:ilvl w:val="0"/>
                <w:numId w:val="33"/>
              </w:numPr>
              <w:autoSpaceDE w:val="0"/>
              <w:autoSpaceDN w:val="0"/>
              <w:adjustRightInd w:val="0"/>
              <w:jc w:val="left"/>
              <w:rPr>
                <w:rFonts w:ascii="Avenir Book" w:hAnsi="Avenir Book" w:cs="Arial"/>
                <w:sz w:val="20"/>
                <w:lang w:eastAsia="en-IN"/>
              </w:rPr>
            </w:pPr>
            <w:r w:rsidRPr="00AB792A">
              <w:rPr>
                <w:rFonts w:ascii="Avenir Book" w:hAnsi="Avenir Book" w:cs="Arial"/>
                <w:sz w:val="20"/>
                <w:lang w:eastAsia="en-IN"/>
              </w:rPr>
              <w:t>1</w:t>
            </w:r>
            <w:r w:rsidRPr="00AB792A">
              <w:rPr>
                <w:rFonts w:ascii="Avenir Book" w:hAnsi="Avenir Book" w:cs="Arial"/>
                <w:sz w:val="20"/>
                <w:vertAlign w:val="superscript"/>
                <w:lang w:eastAsia="en-IN"/>
              </w:rPr>
              <w:t>st</w:t>
            </w:r>
            <w:r w:rsidRPr="00AB792A">
              <w:rPr>
                <w:rFonts w:ascii="Avenir Book" w:hAnsi="Avenir Book" w:cs="Arial"/>
                <w:sz w:val="20"/>
                <w:lang w:eastAsia="en-IN"/>
              </w:rPr>
              <w:t xml:space="preserve"> Phase: A 2340 m</w:t>
            </w:r>
            <w:r w:rsidRPr="00AB792A">
              <w:rPr>
                <w:rFonts w:ascii="Avenir Book" w:hAnsi="Avenir Book" w:cs="Arial"/>
                <w:sz w:val="20"/>
                <w:vertAlign w:val="superscript"/>
                <w:lang w:eastAsia="en-IN"/>
              </w:rPr>
              <w:t>2</w:t>
            </w:r>
            <w:r w:rsidRPr="00AB792A">
              <w:rPr>
                <w:rFonts w:ascii="Avenir Book" w:hAnsi="Avenir Book" w:cs="Arial"/>
                <w:sz w:val="20"/>
                <w:lang w:eastAsia="en-IN"/>
              </w:rPr>
              <w:t xml:space="preserve"> covered processing area with a capacity of maximum 30 tons waste per day- Commissioned on May 2008.</w:t>
            </w:r>
          </w:p>
          <w:p w14:paraId="190CB77D" w14:textId="77777777" w:rsidR="00DC6825" w:rsidRPr="00966097" w:rsidRDefault="00DC6825" w:rsidP="00E3529B">
            <w:pPr>
              <w:numPr>
                <w:ilvl w:val="0"/>
                <w:numId w:val="33"/>
              </w:numPr>
              <w:autoSpaceDE w:val="0"/>
              <w:autoSpaceDN w:val="0"/>
              <w:adjustRightInd w:val="0"/>
              <w:rPr>
                <w:rFonts w:ascii="Avenir Book" w:hAnsi="Avenir Book"/>
                <w:sz w:val="20"/>
              </w:rPr>
            </w:pPr>
            <w:r w:rsidRPr="00AB792A">
              <w:rPr>
                <w:rFonts w:ascii="Avenir Book" w:hAnsi="Avenir Book" w:cs="Arial"/>
                <w:sz w:val="20"/>
                <w:lang w:eastAsia="en-IN"/>
              </w:rPr>
              <w:t>2</w:t>
            </w:r>
            <w:r w:rsidRPr="00AB792A">
              <w:rPr>
                <w:rFonts w:ascii="Avenir Book" w:hAnsi="Avenir Book" w:cs="Arial"/>
                <w:sz w:val="20"/>
                <w:vertAlign w:val="superscript"/>
                <w:lang w:eastAsia="en-IN"/>
              </w:rPr>
              <w:t>nd</w:t>
            </w:r>
            <w:r w:rsidRPr="00AB792A">
              <w:rPr>
                <w:rFonts w:ascii="Avenir Book" w:hAnsi="Avenir Book" w:cs="Arial"/>
                <w:sz w:val="20"/>
                <w:lang w:eastAsia="en-IN"/>
              </w:rPr>
              <w:t xml:space="preserve"> Phase: A 2400 m</w:t>
            </w:r>
            <w:r w:rsidRPr="00AB792A">
              <w:rPr>
                <w:rFonts w:ascii="Avenir Book" w:hAnsi="Avenir Book" w:cs="Arial"/>
                <w:sz w:val="20"/>
                <w:vertAlign w:val="superscript"/>
                <w:lang w:eastAsia="en-IN"/>
              </w:rPr>
              <w:t>2</w:t>
            </w:r>
            <w:r w:rsidRPr="00AB792A">
              <w:rPr>
                <w:rFonts w:ascii="Avenir Book" w:hAnsi="Avenir Book" w:cs="Arial"/>
                <w:sz w:val="20"/>
                <w:lang w:eastAsia="en-IN"/>
              </w:rPr>
              <w:t xml:space="preserve"> extension to 4740 m</w:t>
            </w:r>
            <w:r w:rsidRPr="00AB792A">
              <w:rPr>
                <w:rFonts w:ascii="Avenir Book" w:hAnsi="Avenir Book" w:cs="Arial"/>
                <w:sz w:val="20"/>
                <w:vertAlign w:val="superscript"/>
                <w:lang w:eastAsia="en-IN"/>
              </w:rPr>
              <w:t>2</w:t>
            </w:r>
            <w:r w:rsidRPr="00AB792A">
              <w:rPr>
                <w:rFonts w:ascii="Avenir Book" w:hAnsi="Avenir Book" w:cs="Arial"/>
                <w:sz w:val="20"/>
                <w:lang w:eastAsia="en-IN"/>
              </w:rPr>
              <w:t xml:space="preserve"> for a final capacity of up to 50 tons waste per day-Commissioned January 2010.</w:t>
            </w:r>
          </w:p>
        </w:tc>
      </w:tr>
      <w:tr w:rsidR="00DC6825" w:rsidRPr="00A313BE" w14:paraId="742DB663" w14:textId="77777777" w:rsidTr="00F26DDC">
        <w:tc>
          <w:tcPr>
            <w:tcW w:w="4296" w:type="dxa"/>
            <w:shd w:val="clear" w:color="auto" w:fill="D9D9D9" w:themeFill="background1" w:themeFillShade="D9"/>
          </w:tcPr>
          <w:p w14:paraId="3788B530" w14:textId="77777777" w:rsidR="00DC6825" w:rsidRPr="00A313BE" w:rsidRDefault="00DC6825" w:rsidP="00A313BE">
            <w:pPr>
              <w:tabs>
                <w:tab w:val="left" w:pos="3536"/>
              </w:tabs>
              <w:rPr>
                <w:rFonts w:ascii="Avenir Book" w:hAnsi="Avenir Book" w:cs="Arial"/>
                <w:sz w:val="20"/>
              </w:rPr>
            </w:pPr>
            <w:r w:rsidRPr="00A313BE">
              <w:rPr>
                <w:rFonts w:ascii="Avenir Book" w:hAnsi="Avenir Book" w:cs="Arial"/>
                <w:sz w:val="20"/>
              </w:rPr>
              <w:t xml:space="preserve">Expected </w:t>
            </w:r>
            <w:r w:rsidR="00FC6231" w:rsidRPr="00A313BE">
              <w:rPr>
                <w:rFonts w:ascii="Avenir Book" w:hAnsi="Avenir Book" w:cs="Arial"/>
                <w:sz w:val="20"/>
              </w:rPr>
              <w:t>Implementation</w:t>
            </w:r>
            <w:r w:rsidRPr="00A313BE">
              <w:rPr>
                <w:rFonts w:ascii="Avenir Book" w:hAnsi="Avenir Book" w:cs="Arial"/>
                <w:sz w:val="20"/>
              </w:rPr>
              <w:t xml:space="preserve"> Date:</w:t>
            </w:r>
          </w:p>
          <w:p w14:paraId="129BCE14" w14:textId="77777777" w:rsidR="00DC6825" w:rsidRPr="00A313BE" w:rsidRDefault="00DC6825" w:rsidP="00A313BE">
            <w:pPr>
              <w:tabs>
                <w:tab w:val="left" w:pos="3536"/>
              </w:tabs>
              <w:rPr>
                <w:rFonts w:ascii="Avenir Book" w:hAnsi="Avenir Book" w:cs="Arial"/>
                <w:sz w:val="20"/>
              </w:rPr>
            </w:pPr>
          </w:p>
        </w:tc>
        <w:tc>
          <w:tcPr>
            <w:tcW w:w="4636" w:type="dxa"/>
            <w:shd w:val="clear" w:color="auto" w:fill="auto"/>
          </w:tcPr>
          <w:p w14:paraId="7E3D8E5C" w14:textId="77777777" w:rsidR="00DC6825" w:rsidRDefault="00DC6825" w:rsidP="00DC6825">
            <w:pPr>
              <w:autoSpaceDE w:val="0"/>
              <w:autoSpaceDN w:val="0"/>
              <w:adjustRightInd w:val="0"/>
              <w:jc w:val="left"/>
              <w:rPr>
                <w:rFonts w:ascii="Avenir Book" w:hAnsi="Avenir Book" w:cs="Arial"/>
                <w:sz w:val="20"/>
                <w:lang w:eastAsia="en-IN"/>
              </w:rPr>
            </w:pPr>
            <w:r>
              <w:rPr>
                <w:rFonts w:ascii="Avenir Book" w:hAnsi="Avenir Book" w:cs="Arial"/>
                <w:sz w:val="20"/>
                <w:lang w:eastAsia="en-IN"/>
              </w:rPr>
              <w:t xml:space="preserve">The project </w:t>
            </w:r>
            <w:r w:rsidR="00EC1FA2">
              <w:rPr>
                <w:rFonts w:ascii="Avenir Book" w:hAnsi="Avenir Book" w:cs="Arial"/>
                <w:sz w:val="20"/>
                <w:lang w:eastAsia="en-IN"/>
              </w:rPr>
              <w:t>has</w:t>
            </w:r>
            <w:r>
              <w:rPr>
                <w:rFonts w:ascii="Avenir Book" w:hAnsi="Avenir Book" w:cs="Arial"/>
                <w:sz w:val="20"/>
                <w:lang w:eastAsia="en-IN"/>
              </w:rPr>
              <w:t xml:space="preserve"> already</w:t>
            </w:r>
            <w:r w:rsidR="00EC1FA2">
              <w:rPr>
                <w:rFonts w:ascii="Avenir Book" w:hAnsi="Avenir Book" w:cs="Arial"/>
                <w:sz w:val="20"/>
                <w:lang w:eastAsia="en-IN"/>
              </w:rPr>
              <w:t xml:space="preserve"> been</w:t>
            </w:r>
            <w:r>
              <w:rPr>
                <w:rFonts w:ascii="Avenir Book" w:hAnsi="Avenir Book" w:cs="Arial"/>
                <w:sz w:val="20"/>
                <w:lang w:eastAsia="en-IN"/>
              </w:rPr>
              <w:t xml:space="preserve"> implemented at the below dates:</w:t>
            </w:r>
          </w:p>
          <w:p w14:paraId="1A8B4900" w14:textId="77777777" w:rsidR="00DC6825" w:rsidRPr="00AB792A" w:rsidRDefault="00DC6825" w:rsidP="00E3529B">
            <w:pPr>
              <w:numPr>
                <w:ilvl w:val="0"/>
                <w:numId w:val="34"/>
              </w:numPr>
              <w:autoSpaceDE w:val="0"/>
              <w:autoSpaceDN w:val="0"/>
              <w:adjustRightInd w:val="0"/>
              <w:jc w:val="left"/>
              <w:rPr>
                <w:rFonts w:ascii="Avenir Book" w:hAnsi="Avenir Book" w:cs="Arial"/>
                <w:sz w:val="20"/>
                <w:lang w:eastAsia="en-IN"/>
              </w:rPr>
            </w:pPr>
            <w:r w:rsidRPr="00AB792A">
              <w:rPr>
                <w:rFonts w:ascii="Avenir Book" w:hAnsi="Avenir Book" w:cs="Arial"/>
                <w:sz w:val="20"/>
                <w:lang w:eastAsia="en-IN"/>
              </w:rPr>
              <w:t>1</w:t>
            </w:r>
            <w:r w:rsidRPr="00AB792A">
              <w:rPr>
                <w:rFonts w:ascii="Avenir Book" w:hAnsi="Avenir Book" w:cs="Arial"/>
                <w:sz w:val="20"/>
                <w:vertAlign w:val="superscript"/>
                <w:lang w:eastAsia="en-IN"/>
              </w:rPr>
              <w:t>st</w:t>
            </w:r>
            <w:r w:rsidRPr="00AB792A">
              <w:rPr>
                <w:rFonts w:ascii="Avenir Book" w:hAnsi="Avenir Book" w:cs="Arial"/>
                <w:sz w:val="20"/>
                <w:lang w:eastAsia="en-IN"/>
              </w:rPr>
              <w:t xml:space="preserve"> Phase: A 2340 m</w:t>
            </w:r>
            <w:r w:rsidRPr="00AB792A">
              <w:rPr>
                <w:rFonts w:ascii="Avenir Book" w:hAnsi="Avenir Book" w:cs="Arial"/>
                <w:sz w:val="20"/>
                <w:vertAlign w:val="superscript"/>
                <w:lang w:eastAsia="en-IN"/>
              </w:rPr>
              <w:t>2</w:t>
            </w:r>
            <w:r w:rsidRPr="00AB792A">
              <w:rPr>
                <w:rFonts w:ascii="Avenir Book" w:hAnsi="Avenir Book" w:cs="Arial"/>
                <w:sz w:val="20"/>
                <w:lang w:eastAsia="en-IN"/>
              </w:rPr>
              <w:t xml:space="preserve"> covered processing area with a capacity of maximum 30 tons waste per day- Commissioned on May 2008.</w:t>
            </w:r>
          </w:p>
          <w:p w14:paraId="6C7C35ED" w14:textId="77777777" w:rsidR="00DC6825" w:rsidRPr="00A313BE" w:rsidRDefault="00DC6825" w:rsidP="00E3529B">
            <w:pPr>
              <w:numPr>
                <w:ilvl w:val="0"/>
                <w:numId w:val="34"/>
              </w:numPr>
              <w:autoSpaceDE w:val="0"/>
              <w:autoSpaceDN w:val="0"/>
              <w:adjustRightInd w:val="0"/>
              <w:rPr>
                <w:rFonts w:ascii="Avenir Book" w:hAnsi="Avenir Book" w:cs="Arial"/>
                <w:sz w:val="20"/>
              </w:rPr>
            </w:pPr>
            <w:r w:rsidRPr="00AB792A">
              <w:rPr>
                <w:rFonts w:ascii="Avenir Book" w:hAnsi="Avenir Book" w:cs="Arial"/>
                <w:sz w:val="20"/>
                <w:lang w:eastAsia="en-IN"/>
              </w:rPr>
              <w:t>2</w:t>
            </w:r>
            <w:r w:rsidRPr="00AB792A">
              <w:rPr>
                <w:rFonts w:ascii="Avenir Book" w:hAnsi="Avenir Book" w:cs="Arial"/>
                <w:sz w:val="20"/>
                <w:vertAlign w:val="superscript"/>
                <w:lang w:eastAsia="en-IN"/>
              </w:rPr>
              <w:t>nd</w:t>
            </w:r>
            <w:r w:rsidRPr="00AB792A">
              <w:rPr>
                <w:rFonts w:ascii="Avenir Book" w:hAnsi="Avenir Book" w:cs="Arial"/>
                <w:sz w:val="20"/>
                <w:lang w:eastAsia="en-IN"/>
              </w:rPr>
              <w:t xml:space="preserve"> Phase: A 2400 m</w:t>
            </w:r>
            <w:r w:rsidRPr="00AB792A">
              <w:rPr>
                <w:rFonts w:ascii="Avenir Book" w:hAnsi="Avenir Book" w:cs="Arial"/>
                <w:sz w:val="20"/>
                <w:vertAlign w:val="superscript"/>
                <w:lang w:eastAsia="en-IN"/>
              </w:rPr>
              <w:t>2</w:t>
            </w:r>
            <w:r w:rsidRPr="00AB792A">
              <w:rPr>
                <w:rFonts w:ascii="Avenir Book" w:hAnsi="Avenir Book" w:cs="Arial"/>
                <w:sz w:val="20"/>
                <w:lang w:eastAsia="en-IN"/>
              </w:rPr>
              <w:t xml:space="preserve"> extension to 4740 m</w:t>
            </w:r>
            <w:r w:rsidRPr="00AB792A">
              <w:rPr>
                <w:rFonts w:ascii="Avenir Book" w:hAnsi="Avenir Book" w:cs="Arial"/>
                <w:sz w:val="20"/>
                <w:vertAlign w:val="superscript"/>
                <w:lang w:eastAsia="en-IN"/>
              </w:rPr>
              <w:t>2</w:t>
            </w:r>
            <w:r w:rsidRPr="00AB792A">
              <w:rPr>
                <w:rFonts w:ascii="Avenir Book" w:hAnsi="Avenir Book" w:cs="Arial"/>
                <w:sz w:val="20"/>
                <w:lang w:eastAsia="en-IN"/>
              </w:rPr>
              <w:t xml:space="preserve"> for a final capacity of up to 50 tons waste per day-Commissioned January 2010.</w:t>
            </w:r>
          </w:p>
        </w:tc>
      </w:tr>
      <w:tr w:rsidR="00DC6825" w:rsidRPr="00A313BE" w14:paraId="075DC5A1" w14:textId="77777777" w:rsidTr="00F26DDC">
        <w:tc>
          <w:tcPr>
            <w:tcW w:w="4296" w:type="dxa"/>
            <w:shd w:val="clear" w:color="auto" w:fill="D9D9D9" w:themeFill="background1" w:themeFillShade="D9"/>
          </w:tcPr>
          <w:p w14:paraId="18BAE662" w14:textId="77777777" w:rsidR="00DC6825" w:rsidRPr="00A313BE" w:rsidRDefault="00DC6825" w:rsidP="00A313BE">
            <w:pPr>
              <w:tabs>
                <w:tab w:val="left" w:pos="3536"/>
              </w:tabs>
              <w:rPr>
                <w:rFonts w:ascii="Avenir Book" w:hAnsi="Avenir Book" w:cs="Arial"/>
                <w:sz w:val="20"/>
              </w:rPr>
            </w:pPr>
            <w:r w:rsidRPr="00A313BE">
              <w:rPr>
                <w:rFonts w:ascii="Avenir Book" w:hAnsi="Avenir Book" w:cs="Arial"/>
                <w:sz w:val="20"/>
              </w:rPr>
              <w:t>Expected duration of Project:</w:t>
            </w:r>
          </w:p>
        </w:tc>
        <w:tc>
          <w:tcPr>
            <w:tcW w:w="4636" w:type="dxa"/>
            <w:shd w:val="clear" w:color="auto" w:fill="auto"/>
          </w:tcPr>
          <w:p w14:paraId="5524FF2A" w14:textId="77777777" w:rsidR="00DC6825" w:rsidRDefault="00DC6825" w:rsidP="00DC6825">
            <w:pPr>
              <w:autoSpaceDE w:val="0"/>
              <w:autoSpaceDN w:val="0"/>
              <w:adjustRightInd w:val="0"/>
              <w:jc w:val="left"/>
              <w:rPr>
                <w:rFonts w:ascii="Avenir Book" w:hAnsi="Avenir Book" w:cs="Arial"/>
                <w:sz w:val="20"/>
                <w:lang w:eastAsia="en-IN"/>
              </w:rPr>
            </w:pPr>
            <w:r>
              <w:rPr>
                <w:rFonts w:ascii="Avenir Book" w:hAnsi="Avenir Book" w:cs="Arial"/>
                <w:sz w:val="20"/>
                <w:lang w:eastAsia="en-IN"/>
              </w:rPr>
              <w:t>25 years</w:t>
            </w:r>
          </w:p>
        </w:tc>
      </w:tr>
      <w:tr w:rsidR="00DC6825" w:rsidRPr="00A313BE" w14:paraId="6B1A5565" w14:textId="77777777" w:rsidTr="00F26DDC">
        <w:tc>
          <w:tcPr>
            <w:tcW w:w="4296" w:type="dxa"/>
            <w:shd w:val="clear" w:color="auto" w:fill="D9D9D9" w:themeFill="background1" w:themeFillShade="D9"/>
          </w:tcPr>
          <w:p w14:paraId="33735D06" w14:textId="77777777" w:rsidR="00DC6825" w:rsidRPr="00A313BE" w:rsidRDefault="00DC6825" w:rsidP="00A313BE">
            <w:pPr>
              <w:tabs>
                <w:tab w:val="left" w:pos="3536"/>
              </w:tabs>
              <w:rPr>
                <w:rFonts w:ascii="Avenir Book" w:hAnsi="Avenir Book" w:cs="Arial"/>
                <w:sz w:val="20"/>
              </w:rPr>
            </w:pPr>
            <w:r w:rsidRPr="00A313BE">
              <w:rPr>
                <w:rFonts w:ascii="Avenir Book" w:hAnsi="Avenir Book" w:cs="Arial"/>
                <w:sz w:val="20"/>
              </w:rPr>
              <w:t>Project Developer:</w:t>
            </w:r>
          </w:p>
        </w:tc>
        <w:tc>
          <w:tcPr>
            <w:tcW w:w="4636" w:type="dxa"/>
            <w:shd w:val="clear" w:color="auto" w:fill="auto"/>
          </w:tcPr>
          <w:p w14:paraId="6BC4771C" w14:textId="77777777" w:rsidR="00DC6825" w:rsidRPr="001D0123" w:rsidRDefault="00DC6825" w:rsidP="00047A98">
            <w:pPr>
              <w:tabs>
                <w:tab w:val="left" w:pos="3536"/>
              </w:tabs>
              <w:rPr>
                <w:rFonts w:ascii="Avenir Book" w:hAnsi="Avenir Book" w:cs="Arial"/>
                <w:sz w:val="18"/>
                <w:szCs w:val="18"/>
              </w:rPr>
            </w:pPr>
            <w:r w:rsidRPr="00DC6825">
              <w:rPr>
                <w:rFonts w:ascii="Avenir Book" w:hAnsi="Avenir Book" w:cs="Arial"/>
                <w:sz w:val="20"/>
              </w:rPr>
              <w:t xml:space="preserve">Yayasan </w:t>
            </w:r>
            <w:proofErr w:type="spellStart"/>
            <w:r w:rsidRPr="00DC6825">
              <w:rPr>
                <w:rFonts w:ascii="Avenir Book" w:hAnsi="Avenir Book" w:cs="Arial"/>
                <w:sz w:val="20"/>
              </w:rPr>
              <w:t>Pemilahan</w:t>
            </w:r>
            <w:proofErr w:type="spellEnd"/>
            <w:r w:rsidRPr="00DC6825">
              <w:rPr>
                <w:rFonts w:ascii="Avenir Book" w:hAnsi="Avenir Book" w:cs="Arial"/>
                <w:sz w:val="20"/>
              </w:rPr>
              <w:t xml:space="preserve"> </w:t>
            </w:r>
            <w:proofErr w:type="spellStart"/>
            <w:r w:rsidRPr="00DC6825">
              <w:rPr>
                <w:rFonts w:ascii="Avenir Book" w:hAnsi="Avenir Book" w:cs="Arial"/>
                <w:sz w:val="20"/>
              </w:rPr>
              <w:t>Sampah</w:t>
            </w:r>
            <w:proofErr w:type="spellEnd"/>
            <w:r w:rsidRPr="00DC6825">
              <w:rPr>
                <w:rFonts w:ascii="Avenir Book" w:hAnsi="Avenir Book" w:cs="Arial"/>
                <w:sz w:val="20"/>
              </w:rPr>
              <w:t xml:space="preserve"> </w:t>
            </w:r>
            <w:proofErr w:type="spellStart"/>
            <w:r w:rsidRPr="00DC6825">
              <w:rPr>
                <w:rFonts w:ascii="Avenir Book" w:hAnsi="Avenir Book" w:cs="Arial"/>
                <w:sz w:val="20"/>
              </w:rPr>
              <w:t>Temesi</w:t>
            </w:r>
            <w:proofErr w:type="spellEnd"/>
          </w:p>
        </w:tc>
      </w:tr>
      <w:tr w:rsidR="00DC6825" w:rsidRPr="00A313BE" w14:paraId="0829676E" w14:textId="77777777" w:rsidTr="00F26DDC">
        <w:tc>
          <w:tcPr>
            <w:tcW w:w="4296" w:type="dxa"/>
            <w:shd w:val="clear" w:color="auto" w:fill="D9D9D9" w:themeFill="background1" w:themeFillShade="D9"/>
          </w:tcPr>
          <w:p w14:paraId="6C4AF701" w14:textId="77777777" w:rsidR="00DC6825" w:rsidRPr="00A313BE" w:rsidRDefault="00DC6825" w:rsidP="00A313BE">
            <w:pPr>
              <w:tabs>
                <w:tab w:val="left" w:pos="3536"/>
              </w:tabs>
              <w:rPr>
                <w:rFonts w:ascii="Avenir Book" w:hAnsi="Avenir Book" w:cs="Arial"/>
                <w:sz w:val="20"/>
              </w:rPr>
            </w:pPr>
            <w:r w:rsidRPr="00A313BE">
              <w:rPr>
                <w:rFonts w:ascii="Avenir Book" w:hAnsi="Avenir Book" w:cs="Arial"/>
                <w:sz w:val="20"/>
              </w:rPr>
              <w:t>Project Representative:</w:t>
            </w:r>
          </w:p>
        </w:tc>
        <w:tc>
          <w:tcPr>
            <w:tcW w:w="4636" w:type="dxa"/>
            <w:shd w:val="clear" w:color="auto" w:fill="auto"/>
          </w:tcPr>
          <w:p w14:paraId="12F2D02F" w14:textId="77777777" w:rsidR="00DC6825" w:rsidRPr="00A313BE" w:rsidRDefault="008436F5" w:rsidP="00047A98">
            <w:pPr>
              <w:tabs>
                <w:tab w:val="left" w:pos="3536"/>
              </w:tabs>
              <w:rPr>
                <w:rFonts w:ascii="Avenir Book" w:hAnsi="Avenir Book" w:cs="Arial"/>
                <w:sz w:val="20"/>
              </w:rPr>
            </w:pPr>
            <w:r>
              <w:rPr>
                <w:rFonts w:ascii="Avenir Book" w:hAnsi="Avenir Book" w:cs="Arial"/>
                <w:sz w:val="20"/>
              </w:rPr>
              <w:t xml:space="preserve">Mr. Sean Nino </w:t>
            </w:r>
            <w:proofErr w:type="spellStart"/>
            <w:r>
              <w:rPr>
                <w:rFonts w:ascii="Avenir Book" w:hAnsi="Avenir Book" w:cs="Arial"/>
                <w:sz w:val="20"/>
              </w:rPr>
              <w:t>Lotze</w:t>
            </w:r>
            <w:proofErr w:type="spellEnd"/>
          </w:p>
        </w:tc>
      </w:tr>
      <w:tr w:rsidR="00DC6825" w:rsidRPr="00A313BE" w14:paraId="56BDFE7A" w14:textId="77777777" w:rsidTr="00F26DDC">
        <w:tc>
          <w:tcPr>
            <w:tcW w:w="4296" w:type="dxa"/>
            <w:shd w:val="clear" w:color="auto" w:fill="D9D9D9" w:themeFill="background1" w:themeFillShade="D9"/>
          </w:tcPr>
          <w:p w14:paraId="37719DF6" w14:textId="77777777" w:rsidR="00DC6825" w:rsidRPr="00A313BE" w:rsidRDefault="00DC6825" w:rsidP="00A313BE">
            <w:pPr>
              <w:tabs>
                <w:tab w:val="left" w:pos="3536"/>
              </w:tabs>
              <w:rPr>
                <w:rFonts w:ascii="Avenir Book" w:hAnsi="Avenir Book" w:cs="Arial"/>
                <w:sz w:val="20"/>
              </w:rPr>
            </w:pPr>
            <w:r w:rsidRPr="00A313BE">
              <w:rPr>
                <w:rFonts w:ascii="Avenir Book" w:hAnsi="Avenir Book" w:cs="Arial"/>
                <w:sz w:val="20"/>
              </w:rPr>
              <w:t>Project Participants and any communities involved:</w:t>
            </w:r>
          </w:p>
        </w:tc>
        <w:tc>
          <w:tcPr>
            <w:tcW w:w="4636" w:type="dxa"/>
            <w:shd w:val="clear" w:color="auto" w:fill="auto"/>
          </w:tcPr>
          <w:p w14:paraId="1CC5A649" w14:textId="77777777" w:rsidR="00966097" w:rsidRPr="00572FA1" w:rsidRDefault="00966097" w:rsidP="00966097">
            <w:pPr>
              <w:tabs>
                <w:tab w:val="left" w:pos="3536"/>
              </w:tabs>
              <w:rPr>
                <w:rFonts w:ascii="Avenir Book" w:hAnsi="Avenir Book" w:cs="Arial"/>
                <w:sz w:val="20"/>
              </w:rPr>
            </w:pPr>
            <w:r w:rsidRPr="00572FA1">
              <w:rPr>
                <w:rFonts w:ascii="Avenir Book" w:hAnsi="Avenir Book" w:cs="Arial"/>
                <w:sz w:val="20"/>
              </w:rPr>
              <w:t xml:space="preserve">Yayasan </w:t>
            </w:r>
            <w:proofErr w:type="spellStart"/>
            <w:r w:rsidRPr="00572FA1">
              <w:rPr>
                <w:rFonts w:ascii="Avenir Book" w:hAnsi="Avenir Book" w:cs="Arial"/>
                <w:sz w:val="20"/>
              </w:rPr>
              <w:t>Pemilahan</w:t>
            </w:r>
            <w:proofErr w:type="spellEnd"/>
            <w:r w:rsidRPr="00572FA1">
              <w:rPr>
                <w:rFonts w:ascii="Avenir Book" w:hAnsi="Avenir Book" w:cs="Arial"/>
                <w:sz w:val="20"/>
              </w:rPr>
              <w:t xml:space="preserve"> </w:t>
            </w:r>
            <w:proofErr w:type="spellStart"/>
            <w:r w:rsidRPr="00572FA1">
              <w:rPr>
                <w:rFonts w:ascii="Avenir Book" w:hAnsi="Avenir Book" w:cs="Arial"/>
                <w:sz w:val="20"/>
              </w:rPr>
              <w:t>Sampah</w:t>
            </w:r>
            <w:proofErr w:type="spellEnd"/>
            <w:r w:rsidRPr="00572FA1">
              <w:rPr>
                <w:rFonts w:ascii="Avenir Book" w:hAnsi="Avenir Book" w:cs="Arial"/>
                <w:sz w:val="20"/>
              </w:rPr>
              <w:t xml:space="preserve"> </w:t>
            </w:r>
            <w:proofErr w:type="spellStart"/>
            <w:r w:rsidRPr="00572FA1">
              <w:rPr>
                <w:rFonts w:ascii="Avenir Book" w:hAnsi="Avenir Book" w:cs="Arial"/>
                <w:sz w:val="20"/>
              </w:rPr>
              <w:t>Temesi</w:t>
            </w:r>
            <w:proofErr w:type="spellEnd"/>
          </w:p>
          <w:p w14:paraId="6588EFAC" w14:textId="77777777" w:rsidR="00966097" w:rsidRPr="00572FA1" w:rsidRDefault="00966097" w:rsidP="00966097">
            <w:pPr>
              <w:tabs>
                <w:tab w:val="left" w:pos="3536"/>
              </w:tabs>
              <w:rPr>
                <w:rFonts w:ascii="Avenir Book" w:hAnsi="Avenir Book" w:cs="Arial"/>
                <w:sz w:val="20"/>
              </w:rPr>
            </w:pPr>
            <w:r w:rsidRPr="00572FA1">
              <w:rPr>
                <w:rFonts w:ascii="Avenir Book" w:hAnsi="Avenir Book" w:cs="Arial"/>
                <w:sz w:val="20"/>
              </w:rPr>
              <w:t>and</w:t>
            </w:r>
          </w:p>
          <w:p w14:paraId="515F7951" w14:textId="4F57E5D8" w:rsidR="00DC6825" w:rsidRPr="00A313BE" w:rsidRDefault="00EC1FA2" w:rsidP="00966097">
            <w:pPr>
              <w:tabs>
                <w:tab w:val="left" w:pos="3536"/>
              </w:tabs>
              <w:rPr>
                <w:rFonts w:ascii="Avenir Book" w:hAnsi="Avenir Book" w:cs="Arial"/>
                <w:sz w:val="20"/>
              </w:rPr>
            </w:pPr>
            <w:proofErr w:type="spellStart"/>
            <w:r>
              <w:rPr>
                <w:rFonts w:ascii="Avenir Book" w:hAnsi="Avenir Book" w:cs="Arial"/>
                <w:sz w:val="20"/>
              </w:rPr>
              <w:t>M</w:t>
            </w:r>
            <w:r w:rsidR="00966097" w:rsidRPr="00572FA1">
              <w:rPr>
                <w:rFonts w:ascii="Avenir Book" w:hAnsi="Avenir Book" w:cs="Arial"/>
                <w:sz w:val="20"/>
              </w:rPr>
              <w:t>y</w:t>
            </w:r>
            <w:r>
              <w:rPr>
                <w:rFonts w:ascii="Avenir Book" w:hAnsi="Avenir Book" w:cs="Arial"/>
                <w:sz w:val="20"/>
              </w:rPr>
              <w:t>C</w:t>
            </w:r>
            <w:r w:rsidR="00966097" w:rsidRPr="00572FA1">
              <w:rPr>
                <w:rFonts w:ascii="Avenir Book" w:hAnsi="Avenir Book" w:cs="Arial"/>
                <w:sz w:val="20"/>
              </w:rPr>
              <w:t>limate</w:t>
            </w:r>
            <w:proofErr w:type="spellEnd"/>
            <w:r w:rsidR="00966097" w:rsidRPr="00572FA1">
              <w:rPr>
                <w:rFonts w:ascii="Avenir Book" w:hAnsi="Avenir Book" w:cs="Arial"/>
                <w:sz w:val="20"/>
              </w:rPr>
              <w:t xml:space="preserve"> – The Climate Protection Partnership</w:t>
            </w:r>
          </w:p>
        </w:tc>
      </w:tr>
      <w:tr w:rsidR="00DC6825" w:rsidRPr="00A313BE" w14:paraId="3076A794" w14:textId="77777777" w:rsidTr="00F26DDC">
        <w:tc>
          <w:tcPr>
            <w:tcW w:w="4296" w:type="dxa"/>
            <w:shd w:val="clear" w:color="auto" w:fill="D9D9D9" w:themeFill="background1" w:themeFillShade="D9"/>
          </w:tcPr>
          <w:p w14:paraId="51D8774B" w14:textId="77777777" w:rsidR="00DC6825" w:rsidRPr="00A313BE" w:rsidRDefault="00DC6825" w:rsidP="00A313BE">
            <w:pPr>
              <w:tabs>
                <w:tab w:val="left" w:pos="3536"/>
              </w:tabs>
              <w:rPr>
                <w:rFonts w:ascii="Avenir Book" w:hAnsi="Avenir Book" w:cs="Arial"/>
                <w:sz w:val="20"/>
              </w:rPr>
            </w:pPr>
            <w:r w:rsidRPr="00A313BE">
              <w:rPr>
                <w:rFonts w:ascii="Avenir Book" w:hAnsi="Avenir Book" w:cs="Arial"/>
                <w:sz w:val="20"/>
              </w:rPr>
              <w:t>Version of PDD:</w:t>
            </w:r>
          </w:p>
          <w:p w14:paraId="78656470" w14:textId="77777777" w:rsidR="00DC6825" w:rsidRPr="00A313BE" w:rsidRDefault="00DC6825" w:rsidP="00A313BE">
            <w:pPr>
              <w:tabs>
                <w:tab w:val="left" w:pos="3536"/>
              </w:tabs>
              <w:rPr>
                <w:rFonts w:ascii="Avenir Book" w:hAnsi="Avenir Book" w:cs="Arial"/>
                <w:sz w:val="20"/>
              </w:rPr>
            </w:pPr>
            <w:r w:rsidRPr="00A313BE">
              <w:rPr>
                <w:rFonts w:ascii="Avenir Book" w:hAnsi="Avenir Book" w:cs="Arial"/>
                <w:sz w:val="20"/>
              </w:rPr>
              <w:t>Date of Version:</w:t>
            </w:r>
          </w:p>
        </w:tc>
        <w:tc>
          <w:tcPr>
            <w:tcW w:w="4636" w:type="dxa"/>
            <w:shd w:val="clear" w:color="auto" w:fill="auto"/>
          </w:tcPr>
          <w:p w14:paraId="64CB27FA" w14:textId="208D5BC9" w:rsidR="00DC6825" w:rsidRDefault="00AB631E" w:rsidP="00A313BE">
            <w:pPr>
              <w:tabs>
                <w:tab w:val="left" w:pos="3536"/>
              </w:tabs>
              <w:rPr>
                <w:rFonts w:ascii="Avenir Book" w:hAnsi="Avenir Book" w:cs="Arial"/>
                <w:sz w:val="20"/>
              </w:rPr>
            </w:pPr>
            <w:r>
              <w:rPr>
                <w:rFonts w:ascii="Avenir Book" w:hAnsi="Avenir Book" w:cs="Arial"/>
                <w:sz w:val="20"/>
              </w:rPr>
              <w:t>02</w:t>
            </w:r>
          </w:p>
          <w:p w14:paraId="60C9956F" w14:textId="46618669" w:rsidR="00966097" w:rsidRPr="00A313BE" w:rsidRDefault="00AB631E" w:rsidP="00AB631E">
            <w:pPr>
              <w:tabs>
                <w:tab w:val="left" w:pos="3536"/>
              </w:tabs>
              <w:rPr>
                <w:rFonts w:ascii="Avenir Book" w:hAnsi="Avenir Book" w:cs="Arial"/>
                <w:sz w:val="20"/>
              </w:rPr>
            </w:pPr>
            <w:r>
              <w:rPr>
                <w:rFonts w:ascii="Avenir Book" w:hAnsi="Avenir Book" w:cs="Arial"/>
                <w:sz w:val="20"/>
              </w:rPr>
              <w:t>21</w:t>
            </w:r>
            <w:r w:rsidR="00966097">
              <w:rPr>
                <w:rFonts w:ascii="Avenir Book" w:hAnsi="Avenir Book" w:cs="Arial"/>
                <w:sz w:val="20"/>
              </w:rPr>
              <w:t>/</w:t>
            </w:r>
            <w:r>
              <w:rPr>
                <w:rFonts w:ascii="Avenir Book" w:hAnsi="Avenir Book" w:cs="Arial"/>
                <w:sz w:val="20"/>
              </w:rPr>
              <w:t>04</w:t>
            </w:r>
            <w:r w:rsidR="00966097">
              <w:rPr>
                <w:rFonts w:ascii="Avenir Book" w:hAnsi="Avenir Book" w:cs="Arial"/>
                <w:sz w:val="20"/>
              </w:rPr>
              <w:t>/</w:t>
            </w:r>
            <w:r>
              <w:rPr>
                <w:rFonts w:ascii="Avenir Book" w:hAnsi="Avenir Book" w:cs="Arial"/>
                <w:sz w:val="20"/>
              </w:rPr>
              <w:t>2020</w:t>
            </w:r>
          </w:p>
        </w:tc>
      </w:tr>
      <w:tr w:rsidR="00966097" w:rsidRPr="00A313BE" w14:paraId="3F54A99B" w14:textId="77777777" w:rsidTr="00F26DDC">
        <w:tc>
          <w:tcPr>
            <w:tcW w:w="4296" w:type="dxa"/>
            <w:shd w:val="clear" w:color="auto" w:fill="D9D9D9" w:themeFill="background1" w:themeFillShade="D9"/>
          </w:tcPr>
          <w:p w14:paraId="5307B3F4" w14:textId="77777777" w:rsidR="00966097" w:rsidRPr="00A313BE" w:rsidRDefault="00966097" w:rsidP="00A313BE">
            <w:pPr>
              <w:tabs>
                <w:tab w:val="left" w:pos="3536"/>
              </w:tabs>
              <w:rPr>
                <w:rFonts w:ascii="Avenir Book" w:hAnsi="Avenir Book" w:cs="Arial"/>
                <w:sz w:val="20"/>
              </w:rPr>
            </w:pPr>
            <w:r w:rsidRPr="00A313BE">
              <w:rPr>
                <w:rFonts w:ascii="Avenir Book" w:hAnsi="Avenir Book" w:cs="Arial"/>
                <w:sz w:val="20"/>
              </w:rPr>
              <w:t>Host Country / Location:</w:t>
            </w:r>
          </w:p>
        </w:tc>
        <w:tc>
          <w:tcPr>
            <w:tcW w:w="4636" w:type="dxa"/>
            <w:shd w:val="clear" w:color="auto" w:fill="auto"/>
          </w:tcPr>
          <w:p w14:paraId="698F73A6" w14:textId="77777777" w:rsidR="00966097" w:rsidRPr="00A313BE" w:rsidRDefault="00966097" w:rsidP="00047A98">
            <w:pPr>
              <w:tabs>
                <w:tab w:val="left" w:pos="3536"/>
              </w:tabs>
              <w:rPr>
                <w:rFonts w:ascii="Avenir Book" w:hAnsi="Avenir Book" w:cs="Arial"/>
                <w:sz w:val="20"/>
              </w:rPr>
            </w:pPr>
            <w:r>
              <w:rPr>
                <w:rFonts w:ascii="Avenir Book" w:hAnsi="Avenir Book" w:cs="Arial"/>
                <w:sz w:val="20"/>
              </w:rPr>
              <w:t>Indonesia</w:t>
            </w:r>
          </w:p>
        </w:tc>
      </w:tr>
      <w:tr w:rsidR="00966097" w:rsidRPr="00A313BE" w14:paraId="3A30D6D1" w14:textId="77777777" w:rsidTr="00F26DDC">
        <w:tc>
          <w:tcPr>
            <w:tcW w:w="4296" w:type="dxa"/>
            <w:shd w:val="clear" w:color="auto" w:fill="D9D9D9" w:themeFill="background1" w:themeFillShade="D9"/>
          </w:tcPr>
          <w:p w14:paraId="2DFB7447" w14:textId="77777777" w:rsidR="00966097" w:rsidRPr="00A313BE" w:rsidRDefault="00966097" w:rsidP="00A313BE">
            <w:pPr>
              <w:tabs>
                <w:tab w:val="left" w:pos="3536"/>
              </w:tabs>
              <w:jc w:val="left"/>
              <w:rPr>
                <w:rFonts w:ascii="Avenir Book" w:hAnsi="Avenir Book" w:cs="Arial"/>
                <w:sz w:val="20"/>
              </w:rPr>
            </w:pPr>
            <w:r w:rsidRPr="00A313BE">
              <w:rPr>
                <w:rFonts w:ascii="Avenir Book" w:hAnsi="Avenir Book" w:cs="Arial"/>
                <w:sz w:val="20"/>
              </w:rPr>
              <w:t xml:space="preserve">Certification Pathway (Project </w:t>
            </w:r>
            <w:r w:rsidR="009E2DE2" w:rsidRPr="00A313BE">
              <w:rPr>
                <w:rFonts w:ascii="Avenir Book" w:hAnsi="Avenir Book" w:cs="Arial"/>
                <w:sz w:val="20"/>
              </w:rPr>
              <w:t>Certification</w:t>
            </w:r>
            <w:r w:rsidRPr="00A313BE">
              <w:rPr>
                <w:rFonts w:ascii="Avenir Book" w:hAnsi="Avenir Book" w:cs="Arial"/>
                <w:sz w:val="20"/>
              </w:rPr>
              <w:t>/Impact Statements &amp; Products</w:t>
            </w:r>
          </w:p>
        </w:tc>
        <w:tc>
          <w:tcPr>
            <w:tcW w:w="4636" w:type="dxa"/>
            <w:shd w:val="clear" w:color="auto" w:fill="auto"/>
          </w:tcPr>
          <w:p w14:paraId="22A8A0E3" w14:textId="77777777" w:rsidR="00966097" w:rsidRPr="00A313BE" w:rsidRDefault="00966097" w:rsidP="00A313BE">
            <w:pPr>
              <w:tabs>
                <w:tab w:val="left" w:pos="3536"/>
              </w:tabs>
              <w:rPr>
                <w:rFonts w:ascii="Avenir Book" w:hAnsi="Avenir Book" w:cs="Arial"/>
                <w:sz w:val="20"/>
              </w:rPr>
            </w:pPr>
            <w:r>
              <w:rPr>
                <w:rFonts w:ascii="Avenir Book" w:hAnsi="Avenir Book" w:cs="Arial"/>
                <w:sz w:val="20"/>
              </w:rPr>
              <w:t xml:space="preserve">Project Certification </w:t>
            </w:r>
          </w:p>
        </w:tc>
      </w:tr>
      <w:tr w:rsidR="00966097" w:rsidRPr="00A313BE" w14:paraId="744FB2BB" w14:textId="77777777" w:rsidTr="00F26DDC">
        <w:tc>
          <w:tcPr>
            <w:tcW w:w="4296" w:type="dxa"/>
            <w:shd w:val="clear" w:color="auto" w:fill="D9D9D9" w:themeFill="background1" w:themeFillShade="D9"/>
          </w:tcPr>
          <w:p w14:paraId="7EADEC29" w14:textId="77777777" w:rsidR="00966097" w:rsidRPr="00A313BE" w:rsidRDefault="00966097" w:rsidP="00A313BE">
            <w:pPr>
              <w:tabs>
                <w:tab w:val="left" w:pos="3536"/>
              </w:tabs>
              <w:rPr>
                <w:rFonts w:ascii="Avenir Book" w:hAnsi="Avenir Book" w:cs="Arial"/>
                <w:sz w:val="20"/>
              </w:rPr>
            </w:pPr>
            <w:r w:rsidRPr="00A313BE">
              <w:rPr>
                <w:rFonts w:ascii="Avenir Book" w:hAnsi="Avenir Book" w:cs="Arial"/>
                <w:sz w:val="20"/>
              </w:rPr>
              <w:lastRenderedPageBreak/>
              <w:t>Activity Requirements applied:</w:t>
            </w:r>
          </w:p>
          <w:p w14:paraId="7149D1BC" w14:textId="77777777" w:rsidR="00966097" w:rsidRPr="00A313BE" w:rsidRDefault="00966097" w:rsidP="00A313BE">
            <w:pPr>
              <w:tabs>
                <w:tab w:val="left" w:pos="3536"/>
              </w:tabs>
              <w:rPr>
                <w:rFonts w:ascii="Avenir Book" w:hAnsi="Avenir Book" w:cs="Arial"/>
                <w:sz w:val="20"/>
              </w:rPr>
            </w:pPr>
            <w:r w:rsidRPr="00A313BE">
              <w:rPr>
                <w:rFonts w:ascii="Avenir Book" w:hAnsi="Avenir Book" w:cs="Arial"/>
                <w:sz w:val="20"/>
              </w:rPr>
              <w:t>(</w:t>
            </w:r>
            <w:proofErr w:type="gramStart"/>
            <w:r w:rsidRPr="00A313BE">
              <w:rPr>
                <w:rFonts w:ascii="Avenir Book" w:hAnsi="Avenir Book" w:cs="Arial"/>
                <w:sz w:val="20"/>
              </w:rPr>
              <w:t>mark</w:t>
            </w:r>
            <w:proofErr w:type="gramEnd"/>
            <w:r w:rsidRPr="00A313BE">
              <w:rPr>
                <w:rFonts w:ascii="Avenir Book" w:hAnsi="Avenir Book" w:cs="Arial"/>
                <w:sz w:val="20"/>
              </w:rPr>
              <w:t xml:space="preserve"> GS4GG if none relevant)</w:t>
            </w:r>
          </w:p>
        </w:tc>
        <w:tc>
          <w:tcPr>
            <w:tcW w:w="4636" w:type="dxa"/>
            <w:shd w:val="clear" w:color="auto" w:fill="auto"/>
          </w:tcPr>
          <w:p w14:paraId="3800086B" w14:textId="77777777" w:rsidR="00966097" w:rsidRPr="00A313BE" w:rsidRDefault="00966097" w:rsidP="00A313BE">
            <w:pPr>
              <w:tabs>
                <w:tab w:val="left" w:pos="3536"/>
              </w:tabs>
              <w:rPr>
                <w:rFonts w:ascii="Avenir Book" w:hAnsi="Avenir Book" w:cs="Arial"/>
                <w:sz w:val="20"/>
              </w:rPr>
            </w:pPr>
            <w:r>
              <w:rPr>
                <w:rFonts w:ascii="Avenir Book" w:hAnsi="Avenir Book" w:cs="Arial"/>
                <w:sz w:val="20"/>
              </w:rPr>
              <w:t>GS4GG</w:t>
            </w:r>
          </w:p>
        </w:tc>
      </w:tr>
      <w:tr w:rsidR="00966097" w:rsidRPr="00A313BE" w14:paraId="6EBDE002" w14:textId="77777777" w:rsidTr="00F26DDC">
        <w:tc>
          <w:tcPr>
            <w:tcW w:w="4296" w:type="dxa"/>
            <w:shd w:val="clear" w:color="auto" w:fill="D9D9D9" w:themeFill="background1" w:themeFillShade="D9"/>
          </w:tcPr>
          <w:p w14:paraId="3088A32D" w14:textId="77777777" w:rsidR="00966097" w:rsidRPr="00A313BE" w:rsidRDefault="00966097" w:rsidP="00A313BE">
            <w:pPr>
              <w:tabs>
                <w:tab w:val="left" w:pos="3536"/>
              </w:tabs>
              <w:rPr>
                <w:rFonts w:ascii="Avenir Book" w:hAnsi="Avenir Book" w:cs="Arial"/>
                <w:sz w:val="20"/>
              </w:rPr>
            </w:pPr>
            <w:r w:rsidRPr="00A313BE">
              <w:rPr>
                <w:rFonts w:ascii="Avenir Book" w:hAnsi="Avenir Book" w:cs="Arial"/>
                <w:sz w:val="20"/>
              </w:rPr>
              <w:t>Methodologies applied:</w:t>
            </w:r>
          </w:p>
        </w:tc>
        <w:tc>
          <w:tcPr>
            <w:tcW w:w="4636" w:type="dxa"/>
            <w:shd w:val="clear" w:color="auto" w:fill="auto"/>
          </w:tcPr>
          <w:p w14:paraId="04E8B6EA" w14:textId="77777777" w:rsidR="00966097" w:rsidRPr="00A313BE" w:rsidRDefault="00D12C7F" w:rsidP="00D12C7F">
            <w:pPr>
              <w:tabs>
                <w:tab w:val="left" w:pos="3536"/>
              </w:tabs>
              <w:rPr>
                <w:rFonts w:ascii="Avenir Book" w:hAnsi="Avenir Book" w:cs="Arial"/>
                <w:sz w:val="20"/>
              </w:rPr>
            </w:pPr>
            <w:r w:rsidRPr="00D12C7F">
              <w:rPr>
                <w:rFonts w:ascii="Avenir Book" w:hAnsi="Avenir Book" w:cs="Arial"/>
                <w:sz w:val="20"/>
              </w:rPr>
              <w:t>AMS-III.F.: Avoidance of methane emissions through composting</w:t>
            </w:r>
            <w:r>
              <w:rPr>
                <w:rFonts w:ascii="Avenir Book" w:hAnsi="Avenir Book" w:cs="Arial"/>
                <w:sz w:val="20"/>
              </w:rPr>
              <w:t>,</w:t>
            </w:r>
            <w:r w:rsidRPr="00D12C7F">
              <w:rPr>
                <w:rFonts w:ascii="Avenir Book" w:hAnsi="Avenir Book" w:cs="Arial"/>
                <w:sz w:val="20"/>
              </w:rPr>
              <w:t xml:space="preserve"> Version 12.0</w:t>
            </w:r>
          </w:p>
        </w:tc>
      </w:tr>
      <w:tr w:rsidR="00966097" w:rsidRPr="00A313BE" w14:paraId="68341133" w14:textId="77777777" w:rsidTr="00F26DDC">
        <w:tc>
          <w:tcPr>
            <w:tcW w:w="4296" w:type="dxa"/>
            <w:shd w:val="clear" w:color="auto" w:fill="D9D9D9" w:themeFill="background1" w:themeFillShade="D9"/>
          </w:tcPr>
          <w:p w14:paraId="0547A4FE" w14:textId="77777777" w:rsidR="00966097" w:rsidRPr="00A313BE" w:rsidRDefault="00966097" w:rsidP="00A313BE">
            <w:pPr>
              <w:tabs>
                <w:tab w:val="left" w:pos="3536"/>
              </w:tabs>
              <w:rPr>
                <w:rFonts w:ascii="Avenir Book" w:hAnsi="Avenir Book" w:cs="Arial"/>
                <w:sz w:val="20"/>
              </w:rPr>
            </w:pPr>
            <w:r w:rsidRPr="00A313BE">
              <w:rPr>
                <w:rFonts w:ascii="Avenir Book" w:hAnsi="Avenir Book" w:cs="Arial"/>
                <w:sz w:val="20"/>
              </w:rPr>
              <w:t>Product Requirements applied:</w:t>
            </w:r>
          </w:p>
        </w:tc>
        <w:tc>
          <w:tcPr>
            <w:tcW w:w="4636" w:type="dxa"/>
            <w:shd w:val="clear" w:color="auto" w:fill="auto"/>
          </w:tcPr>
          <w:p w14:paraId="289145EB" w14:textId="77777777" w:rsidR="00966097" w:rsidRPr="00A313BE" w:rsidRDefault="00966097" w:rsidP="00A313BE">
            <w:pPr>
              <w:tabs>
                <w:tab w:val="left" w:pos="3536"/>
              </w:tabs>
              <w:rPr>
                <w:rFonts w:ascii="Avenir Book" w:hAnsi="Avenir Book" w:cs="Arial"/>
                <w:sz w:val="20"/>
              </w:rPr>
            </w:pPr>
            <w:r>
              <w:rPr>
                <w:rFonts w:ascii="Avenir Book" w:hAnsi="Avenir Book" w:cs="Arial"/>
                <w:sz w:val="20"/>
              </w:rPr>
              <w:t>NA</w:t>
            </w:r>
          </w:p>
        </w:tc>
      </w:tr>
      <w:tr w:rsidR="00966097" w:rsidRPr="00A313BE" w14:paraId="67C2F8A0" w14:textId="77777777" w:rsidTr="00F26DDC">
        <w:tc>
          <w:tcPr>
            <w:tcW w:w="4296" w:type="dxa"/>
            <w:shd w:val="clear" w:color="auto" w:fill="D9D9D9" w:themeFill="background1" w:themeFillShade="D9"/>
          </w:tcPr>
          <w:p w14:paraId="3084C0A6" w14:textId="77777777" w:rsidR="00966097" w:rsidRPr="00A313BE" w:rsidRDefault="00966097" w:rsidP="00A313BE">
            <w:pPr>
              <w:tabs>
                <w:tab w:val="left" w:pos="3536"/>
              </w:tabs>
              <w:rPr>
                <w:rFonts w:ascii="Avenir Book" w:hAnsi="Avenir Book" w:cs="Arial"/>
                <w:sz w:val="20"/>
              </w:rPr>
            </w:pPr>
            <w:r w:rsidRPr="00A313BE">
              <w:rPr>
                <w:rFonts w:ascii="Avenir Book" w:hAnsi="Avenir Book" w:cs="Arial"/>
                <w:sz w:val="20"/>
              </w:rPr>
              <w:t>Regular/Retroactive:</w:t>
            </w:r>
          </w:p>
        </w:tc>
        <w:tc>
          <w:tcPr>
            <w:tcW w:w="4636" w:type="dxa"/>
            <w:shd w:val="clear" w:color="auto" w:fill="auto"/>
          </w:tcPr>
          <w:p w14:paraId="6FDF6217" w14:textId="77777777" w:rsidR="00966097" w:rsidRPr="00A313BE" w:rsidRDefault="00966097" w:rsidP="00A313BE">
            <w:pPr>
              <w:tabs>
                <w:tab w:val="left" w:pos="3536"/>
              </w:tabs>
              <w:rPr>
                <w:rFonts w:ascii="Avenir Book" w:hAnsi="Avenir Book" w:cs="Arial"/>
                <w:sz w:val="20"/>
              </w:rPr>
            </w:pPr>
            <w:r>
              <w:rPr>
                <w:rFonts w:ascii="Avenir Book" w:hAnsi="Avenir Book" w:cs="Arial"/>
                <w:sz w:val="20"/>
              </w:rPr>
              <w:t xml:space="preserve">Retroactive </w:t>
            </w:r>
          </w:p>
        </w:tc>
      </w:tr>
      <w:tr w:rsidR="00966097" w:rsidRPr="00A313BE" w14:paraId="6B8E390E" w14:textId="77777777" w:rsidTr="00F26DDC">
        <w:tc>
          <w:tcPr>
            <w:tcW w:w="4296" w:type="dxa"/>
            <w:shd w:val="clear" w:color="auto" w:fill="D9D9D9" w:themeFill="background1" w:themeFillShade="D9"/>
          </w:tcPr>
          <w:p w14:paraId="3DC8FE19" w14:textId="77777777" w:rsidR="00966097" w:rsidRPr="00A313BE" w:rsidRDefault="00966097" w:rsidP="00A313BE">
            <w:pPr>
              <w:tabs>
                <w:tab w:val="left" w:pos="3536"/>
              </w:tabs>
              <w:rPr>
                <w:rFonts w:ascii="Avenir Book" w:hAnsi="Avenir Book" w:cs="Arial"/>
                <w:sz w:val="20"/>
              </w:rPr>
            </w:pPr>
            <w:r w:rsidRPr="00A313BE">
              <w:rPr>
                <w:rFonts w:ascii="Avenir Book" w:hAnsi="Avenir Book" w:cs="Arial"/>
                <w:sz w:val="20"/>
              </w:rPr>
              <w:t>SDG Impacts:</w:t>
            </w:r>
          </w:p>
        </w:tc>
        <w:tc>
          <w:tcPr>
            <w:tcW w:w="4636" w:type="dxa"/>
            <w:shd w:val="clear" w:color="auto" w:fill="auto"/>
          </w:tcPr>
          <w:p w14:paraId="62C8D51B" w14:textId="77777777" w:rsidR="00966097" w:rsidRDefault="00966097" w:rsidP="00E3529B">
            <w:pPr>
              <w:pStyle w:val="ListParagraph"/>
              <w:numPr>
                <w:ilvl w:val="0"/>
                <w:numId w:val="35"/>
              </w:numPr>
              <w:rPr>
                <w:rFonts w:ascii="Avenir Book" w:eastAsia="MS Mincho" w:hAnsi="Avenir Book"/>
              </w:rPr>
            </w:pPr>
            <w:r>
              <w:rPr>
                <w:rFonts w:ascii="Avenir Book" w:eastAsia="MS Mincho" w:hAnsi="Avenir Book"/>
              </w:rPr>
              <w:t>SDG 13: Climate Action</w:t>
            </w:r>
          </w:p>
          <w:p w14:paraId="4DA44659" w14:textId="77777777" w:rsidR="00966097" w:rsidRDefault="00966097" w:rsidP="00E3529B">
            <w:pPr>
              <w:pStyle w:val="ListParagraph"/>
              <w:numPr>
                <w:ilvl w:val="0"/>
                <w:numId w:val="35"/>
              </w:numPr>
              <w:rPr>
                <w:rFonts w:ascii="Avenir Book" w:eastAsia="MS Mincho" w:hAnsi="Avenir Book"/>
              </w:rPr>
            </w:pPr>
            <w:r>
              <w:rPr>
                <w:rFonts w:ascii="Avenir Book" w:eastAsia="MS Mincho" w:hAnsi="Avenir Book"/>
              </w:rPr>
              <w:t xml:space="preserve">SDG </w:t>
            </w:r>
            <w:proofErr w:type="gramStart"/>
            <w:r>
              <w:rPr>
                <w:rFonts w:ascii="Avenir Book" w:eastAsia="MS Mincho" w:hAnsi="Avenir Book"/>
              </w:rPr>
              <w:t>1 :</w:t>
            </w:r>
            <w:proofErr w:type="gramEnd"/>
            <w:r>
              <w:rPr>
                <w:rFonts w:ascii="Avenir Book" w:eastAsia="MS Mincho" w:hAnsi="Avenir Book"/>
              </w:rPr>
              <w:t xml:space="preserve"> </w:t>
            </w:r>
            <w:r w:rsidR="00DC06D9">
              <w:rPr>
                <w:rFonts w:ascii="Avenir Book" w:eastAsia="MS Mincho" w:hAnsi="Avenir Book"/>
              </w:rPr>
              <w:t>No Poverty</w:t>
            </w:r>
          </w:p>
          <w:p w14:paraId="322BA07F" w14:textId="77777777" w:rsidR="00966097" w:rsidRDefault="00966097" w:rsidP="00E3529B">
            <w:pPr>
              <w:pStyle w:val="ListParagraph"/>
              <w:numPr>
                <w:ilvl w:val="0"/>
                <w:numId w:val="35"/>
              </w:numPr>
              <w:rPr>
                <w:rFonts w:ascii="Avenir Book" w:eastAsia="MS Mincho" w:hAnsi="Avenir Book"/>
              </w:rPr>
            </w:pPr>
            <w:r>
              <w:rPr>
                <w:rFonts w:ascii="Avenir Book" w:eastAsia="MS Mincho" w:hAnsi="Avenir Book"/>
              </w:rPr>
              <w:t>SDG 3: Good Health and Well Being</w:t>
            </w:r>
          </w:p>
          <w:p w14:paraId="4EB8EBA6" w14:textId="77777777" w:rsidR="00966097" w:rsidRDefault="00966097" w:rsidP="00E3529B">
            <w:pPr>
              <w:pStyle w:val="ListParagraph"/>
              <w:numPr>
                <w:ilvl w:val="0"/>
                <w:numId w:val="35"/>
              </w:numPr>
              <w:rPr>
                <w:rFonts w:ascii="Avenir Book" w:eastAsia="MS Mincho" w:hAnsi="Avenir Book"/>
              </w:rPr>
            </w:pPr>
            <w:r>
              <w:rPr>
                <w:rFonts w:ascii="Avenir Book" w:eastAsia="MS Mincho" w:hAnsi="Avenir Book"/>
              </w:rPr>
              <w:t>SDG 6: Clean Water and Sanitation</w:t>
            </w:r>
          </w:p>
          <w:p w14:paraId="27350C08" w14:textId="77777777" w:rsidR="00BE284D" w:rsidRDefault="00DC06D9" w:rsidP="00B60942">
            <w:pPr>
              <w:pStyle w:val="ListParagraph"/>
              <w:numPr>
                <w:ilvl w:val="0"/>
                <w:numId w:val="35"/>
              </w:numPr>
              <w:jc w:val="left"/>
              <w:rPr>
                <w:rFonts w:ascii="Avenir Book" w:eastAsia="MS Mincho" w:hAnsi="Avenir Book"/>
              </w:rPr>
            </w:pPr>
            <w:r>
              <w:rPr>
                <w:rFonts w:ascii="Avenir Book" w:eastAsia="MS Mincho" w:hAnsi="Avenir Book"/>
              </w:rPr>
              <w:t xml:space="preserve">SDG </w:t>
            </w:r>
            <w:r w:rsidR="00966097">
              <w:rPr>
                <w:rFonts w:ascii="Avenir Book" w:eastAsia="MS Mincho" w:hAnsi="Avenir Book"/>
              </w:rPr>
              <w:t xml:space="preserve">11: </w:t>
            </w:r>
            <w:r w:rsidR="00966097" w:rsidRPr="00873AF3">
              <w:rPr>
                <w:rFonts w:ascii="Avenir Book" w:eastAsia="MS Mincho" w:hAnsi="Avenir Book"/>
              </w:rPr>
              <w:t>Sustainable Cities and Communities</w:t>
            </w:r>
          </w:p>
          <w:p w14:paraId="391B68BF" w14:textId="77777777" w:rsidR="00966097" w:rsidRPr="00A313BE" w:rsidRDefault="00966097" w:rsidP="00047A98">
            <w:pPr>
              <w:tabs>
                <w:tab w:val="left" w:pos="3536"/>
              </w:tabs>
              <w:rPr>
                <w:rFonts w:ascii="Avenir Book" w:hAnsi="Avenir Book" w:cs="Arial"/>
                <w:sz w:val="20"/>
              </w:rPr>
            </w:pPr>
          </w:p>
        </w:tc>
      </w:tr>
      <w:tr w:rsidR="00966097" w:rsidRPr="00A313BE" w14:paraId="4C7BCF31" w14:textId="77777777" w:rsidTr="00F26DDC">
        <w:tc>
          <w:tcPr>
            <w:tcW w:w="4296" w:type="dxa"/>
            <w:shd w:val="clear" w:color="auto" w:fill="D9D9D9" w:themeFill="background1" w:themeFillShade="D9"/>
          </w:tcPr>
          <w:p w14:paraId="4A2FCDD7" w14:textId="77777777" w:rsidR="00966097" w:rsidRPr="00A313BE" w:rsidRDefault="00966097" w:rsidP="00A313BE">
            <w:pPr>
              <w:tabs>
                <w:tab w:val="left" w:pos="3536"/>
              </w:tabs>
              <w:jc w:val="left"/>
              <w:rPr>
                <w:rFonts w:ascii="Avenir Book" w:hAnsi="Avenir Book" w:cs="Arial"/>
                <w:sz w:val="20"/>
              </w:rPr>
            </w:pPr>
            <w:r w:rsidRPr="00A313BE">
              <w:rPr>
                <w:rFonts w:ascii="Avenir Book" w:hAnsi="Avenir Book" w:cs="Arial"/>
                <w:sz w:val="20"/>
              </w:rPr>
              <w:t>Estimated amount of SDG Impact Certified</w:t>
            </w:r>
          </w:p>
        </w:tc>
        <w:tc>
          <w:tcPr>
            <w:tcW w:w="4636" w:type="dxa"/>
            <w:shd w:val="clear" w:color="auto" w:fill="auto"/>
          </w:tcPr>
          <w:p w14:paraId="26F87F68" w14:textId="4FA3EB4E" w:rsidR="00966097" w:rsidRDefault="00BD6837" w:rsidP="00E1700A">
            <w:pPr>
              <w:tabs>
                <w:tab w:val="left" w:pos="3536"/>
              </w:tabs>
              <w:rPr>
                <w:rFonts w:ascii="Avenir Book" w:hAnsi="Avenir Book" w:cs="Arial"/>
                <w:sz w:val="20"/>
              </w:rPr>
            </w:pPr>
            <w:r>
              <w:rPr>
                <w:rFonts w:ascii="Avenir Book" w:hAnsi="Avenir Book" w:cs="Arial"/>
                <w:sz w:val="20"/>
              </w:rPr>
              <w:t>SGD 13 -</w:t>
            </w:r>
            <w:r w:rsidR="00966097" w:rsidRPr="008436F5">
              <w:rPr>
                <w:rFonts w:ascii="Avenir Book" w:hAnsi="Avenir Book" w:cs="Arial"/>
                <w:sz w:val="20"/>
              </w:rPr>
              <w:t xml:space="preserve">: </w:t>
            </w:r>
            <w:r w:rsidR="000E59DD" w:rsidRPr="000E59DD">
              <w:rPr>
                <w:rFonts w:ascii="Avenir Book" w:hAnsi="Avenir Book" w:cs="Arial"/>
                <w:sz w:val="20"/>
              </w:rPr>
              <w:t>9,093</w:t>
            </w:r>
            <w:r w:rsidR="00966097" w:rsidRPr="008436F5">
              <w:rPr>
                <w:rFonts w:ascii="Avenir Book" w:hAnsi="Avenir Book" w:cs="Arial"/>
                <w:sz w:val="20"/>
              </w:rPr>
              <w:t>tCO</w:t>
            </w:r>
            <w:r w:rsidR="00966097" w:rsidRPr="008436F5">
              <w:rPr>
                <w:rFonts w:ascii="Avenir Book" w:hAnsi="Avenir Book" w:cs="Arial"/>
                <w:sz w:val="20"/>
                <w:vertAlign w:val="subscript"/>
              </w:rPr>
              <w:t>2</w:t>
            </w:r>
            <w:r w:rsidR="00966097" w:rsidRPr="008436F5">
              <w:rPr>
                <w:rFonts w:ascii="Avenir Book" w:hAnsi="Avenir Book" w:cs="Arial"/>
                <w:sz w:val="20"/>
              </w:rPr>
              <w:t xml:space="preserve">e </w:t>
            </w:r>
            <w:r>
              <w:rPr>
                <w:rFonts w:ascii="Avenir Book" w:hAnsi="Avenir Book" w:cs="Arial"/>
                <w:sz w:val="20"/>
              </w:rPr>
              <w:t xml:space="preserve">emission reduction </w:t>
            </w:r>
            <w:r w:rsidR="00966097" w:rsidRPr="008436F5">
              <w:rPr>
                <w:rFonts w:ascii="Avenir Book" w:hAnsi="Avenir Book" w:cs="Arial"/>
                <w:sz w:val="20"/>
              </w:rPr>
              <w:t>per Annum</w:t>
            </w:r>
          </w:p>
          <w:p w14:paraId="263C8B81" w14:textId="77777777" w:rsidR="00BD6837" w:rsidRDefault="00BD6837" w:rsidP="00BD6837">
            <w:pPr>
              <w:tabs>
                <w:tab w:val="left" w:pos="3536"/>
              </w:tabs>
              <w:rPr>
                <w:rFonts w:ascii="Avenir Book" w:hAnsi="Avenir Book" w:cs="Arial"/>
                <w:sz w:val="20"/>
              </w:rPr>
            </w:pPr>
            <w:r>
              <w:rPr>
                <w:rFonts w:ascii="Avenir Book" w:hAnsi="Avenir Book" w:cs="Arial"/>
                <w:sz w:val="20"/>
              </w:rPr>
              <w:t xml:space="preserve">SGD 1 – 65 new jobs creation  </w:t>
            </w:r>
          </w:p>
          <w:p w14:paraId="7BC09BB7" w14:textId="77777777" w:rsidR="00BD6837" w:rsidRDefault="00BD6837" w:rsidP="00BD6837">
            <w:pPr>
              <w:tabs>
                <w:tab w:val="left" w:pos="3536"/>
              </w:tabs>
              <w:rPr>
                <w:rFonts w:ascii="Avenir Book" w:hAnsi="Avenir Book" w:cs="Arial"/>
                <w:sz w:val="20"/>
              </w:rPr>
            </w:pPr>
            <w:r>
              <w:rPr>
                <w:rFonts w:ascii="Avenir Book" w:hAnsi="Avenir Book" w:cs="Arial"/>
                <w:sz w:val="20"/>
              </w:rPr>
              <w:t xml:space="preserve">SDG3 – 100% people confirm the improvement in their health condition in the monitoring sample survey </w:t>
            </w:r>
          </w:p>
          <w:p w14:paraId="2722C31A" w14:textId="77777777" w:rsidR="00BD6837" w:rsidRDefault="00BD6837" w:rsidP="00BD6837">
            <w:pPr>
              <w:tabs>
                <w:tab w:val="left" w:pos="3536"/>
              </w:tabs>
              <w:rPr>
                <w:rFonts w:ascii="Avenir Book" w:hAnsi="Avenir Book" w:cs="Arial"/>
                <w:sz w:val="20"/>
              </w:rPr>
            </w:pPr>
            <w:r>
              <w:rPr>
                <w:rFonts w:ascii="Avenir Book" w:hAnsi="Avenir Book" w:cs="Arial"/>
                <w:sz w:val="20"/>
              </w:rPr>
              <w:t>SDG6 – 100% people confirm the i</w:t>
            </w:r>
            <w:r w:rsidRPr="00E934B8">
              <w:rPr>
                <w:rFonts w:ascii="Avenir Book" w:hAnsi="Avenir Book" w:cs="Arial"/>
                <w:sz w:val="20"/>
              </w:rPr>
              <w:t>mprovement in the clean water availability and sanitation facilities</w:t>
            </w:r>
            <w:r>
              <w:rPr>
                <w:rFonts w:ascii="Avenir Book" w:hAnsi="Avenir Book" w:cs="Arial"/>
                <w:sz w:val="20"/>
              </w:rPr>
              <w:t xml:space="preserve"> in the monitoring sample survey</w:t>
            </w:r>
          </w:p>
          <w:p w14:paraId="7BA38D97" w14:textId="77777777" w:rsidR="00BD6837" w:rsidRPr="008436F5" w:rsidRDefault="00BD6837" w:rsidP="00BD6837">
            <w:pPr>
              <w:tabs>
                <w:tab w:val="left" w:pos="3536"/>
              </w:tabs>
              <w:rPr>
                <w:rFonts w:ascii="Avenir Book" w:hAnsi="Avenir Book" w:cs="Arial"/>
                <w:sz w:val="20"/>
              </w:rPr>
            </w:pPr>
            <w:r>
              <w:rPr>
                <w:rFonts w:ascii="Avenir Book" w:hAnsi="Avenir Book" w:cs="Arial"/>
                <w:sz w:val="20"/>
              </w:rPr>
              <w:t xml:space="preserve">SDG11: </w:t>
            </w:r>
            <w:r w:rsidRPr="00E934B8">
              <w:rPr>
                <w:rFonts w:ascii="Avenir Book" w:hAnsi="Avenir Book" w:cs="Arial"/>
                <w:sz w:val="20"/>
              </w:rPr>
              <w:t>17</w:t>
            </w:r>
            <w:r>
              <w:rPr>
                <w:rFonts w:ascii="Avenir Book" w:hAnsi="Avenir Book" w:cs="Arial"/>
                <w:sz w:val="20"/>
              </w:rPr>
              <w:t>,</w:t>
            </w:r>
            <w:r w:rsidRPr="00E934B8">
              <w:rPr>
                <w:rFonts w:ascii="Avenir Book" w:hAnsi="Avenir Book" w:cs="Arial"/>
                <w:sz w:val="20"/>
              </w:rPr>
              <w:t>500</w:t>
            </w:r>
            <w:r>
              <w:rPr>
                <w:rFonts w:ascii="Avenir Book" w:hAnsi="Avenir Book" w:cs="Arial"/>
                <w:sz w:val="20"/>
              </w:rPr>
              <w:t xml:space="preserve"> </w:t>
            </w:r>
            <w:proofErr w:type="gramStart"/>
            <w:r>
              <w:rPr>
                <w:rFonts w:ascii="Avenir Book" w:hAnsi="Avenir Book" w:cs="Arial"/>
                <w:sz w:val="20"/>
              </w:rPr>
              <w:t>tonne</w:t>
            </w:r>
            <w:proofErr w:type="gramEnd"/>
            <w:r>
              <w:rPr>
                <w:rFonts w:ascii="Avenir Book" w:hAnsi="Avenir Book" w:cs="Arial"/>
                <w:sz w:val="20"/>
              </w:rPr>
              <w:t xml:space="preserve"> of waste processed in the plant per annum</w:t>
            </w:r>
          </w:p>
        </w:tc>
      </w:tr>
    </w:tbl>
    <w:p w14:paraId="44C87606" w14:textId="77777777" w:rsidR="0021088D" w:rsidRDefault="0021088D" w:rsidP="00B928BC">
      <w:pPr>
        <w:tabs>
          <w:tab w:val="left" w:pos="3536"/>
        </w:tabs>
        <w:rPr>
          <w:rFonts w:ascii="Avenir Book" w:hAnsi="Avenir Book" w:cs="Arial"/>
          <w:sz w:val="20"/>
        </w:rPr>
      </w:pPr>
    </w:p>
    <w:p w14:paraId="59649B3F" w14:textId="77777777" w:rsidR="00CA1653" w:rsidRDefault="00CA1653" w:rsidP="00B928BC">
      <w:pPr>
        <w:tabs>
          <w:tab w:val="left" w:pos="3536"/>
        </w:tabs>
        <w:rPr>
          <w:rFonts w:ascii="Avenir Book" w:hAnsi="Avenir Book" w:cs="Arial"/>
          <w:sz w:val="20"/>
        </w:rPr>
      </w:pPr>
    </w:p>
    <w:p w14:paraId="03A49C47" w14:textId="77777777" w:rsidR="00CA1653" w:rsidRPr="007C1D64" w:rsidRDefault="00CA1653" w:rsidP="00B928BC">
      <w:pPr>
        <w:tabs>
          <w:tab w:val="left" w:pos="3536"/>
        </w:tabs>
        <w:rPr>
          <w:rFonts w:ascii="Avenir Book" w:hAnsi="Avenir Book" w:cs="Arial"/>
          <w:sz w:val="20"/>
        </w:rPr>
        <w:sectPr w:rsidR="00CA1653" w:rsidRPr="007C1D64" w:rsidSect="001A47AA">
          <w:headerReference w:type="default" r:id="rId9"/>
          <w:footerReference w:type="default" r:id="rId10"/>
          <w:pgSz w:w="11907" w:h="16840" w:code="9"/>
          <w:pgMar w:top="1440" w:right="1440" w:bottom="1440" w:left="1440" w:header="851" w:footer="567" w:gutter="0"/>
          <w:cols w:space="720"/>
          <w:docGrid w:linePitch="299"/>
        </w:sectPr>
      </w:pPr>
    </w:p>
    <w:p w14:paraId="5D0C01D8" w14:textId="77777777" w:rsidR="005F44ED" w:rsidRPr="007C1D64" w:rsidRDefault="00B76997" w:rsidP="00B76997">
      <w:pPr>
        <w:pStyle w:val="SDMPDDPoASection"/>
        <w:pageBreakBefore/>
        <w:numPr>
          <w:ilvl w:val="1"/>
          <w:numId w:val="11"/>
        </w:numPr>
        <w:tabs>
          <w:tab w:val="clear" w:pos="2325"/>
        </w:tabs>
        <w:ind w:left="1729" w:hanging="1729"/>
        <w:rPr>
          <w:rFonts w:ascii="Avenir Book" w:hAnsi="Avenir Book"/>
        </w:rPr>
      </w:pPr>
      <w:bookmarkStart w:id="7" w:name="_Toc317686908"/>
      <w:r w:rsidRPr="007C1D64">
        <w:rPr>
          <w:rFonts w:ascii="Avenir Book" w:hAnsi="Avenir Book"/>
        </w:rPr>
        <w:lastRenderedPageBreak/>
        <w:tab/>
      </w:r>
      <w:r w:rsidR="005F44ED" w:rsidRPr="007C1D64">
        <w:rPr>
          <w:rFonts w:ascii="Avenir Book" w:hAnsi="Avenir Book"/>
        </w:rPr>
        <w:t xml:space="preserve">Description of project </w:t>
      </w:r>
      <w:bookmarkEnd w:id="7"/>
    </w:p>
    <w:p w14:paraId="30AFA232" w14:textId="77777777" w:rsidR="007335C9" w:rsidRPr="007C1D64" w:rsidRDefault="001275F7" w:rsidP="001275F7">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5F44ED" w:rsidRPr="007C1D64">
        <w:rPr>
          <w:rFonts w:ascii="Avenir Book" w:hAnsi="Avenir Book"/>
        </w:rPr>
        <w:t xml:space="preserve">Purpose and general description of project </w:t>
      </w:r>
    </w:p>
    <w:p w14:paraId="5CEE3320" w14:textId="61A3BD58" w:rsidR="00966097" w:rsidRPr="004F41B0" w:rsidRDefault="00966097" w:rsidP="00966097">
      <w:pPr>
        <w:rPr>
          <w:rFonts w:ascii="Avenir Book" w:hAnsi="Avenir Book"/>
          <w:szCs w:val="22"/>
        </w:rPr>
      </w:pPr>
      <w:r w:rsidRPr="004F41B0">
        <w:rPr>
          <w:rFonts w:ascii="Avenir Book" w:hAnsi="Avenir Book"/>
          <w:szCs w:val="22"/>
        </w:rPr>
        <w:t>The project involves</w:t>
      </w:r>
      <w:r w:rsidR="00C72EB7">
        <w:rPr>
          <w:rFonts w:ascii="Avenir Book" w:hAnsi="Avenir Book"/>
          <w:szCs w:val="22"/>
        </w:rPr>
        <w:t xml:space="preserve"> the</w:t>
      </w:r>
      <w:r w:rsidRPr="004F41B0">
        <w:rPr>
          <w:rFonts w:ascii="Avenir Book" w:hAnsi="Avenir Book"/>
          <w:szCs w:val="22"/>
        </w:rPr>
        <w:t xml:space="preserve"> implementation</w:t>
      </w:r>
      <w:r w:rsidR="00C72EB7">
        <w:rPr>
          <w:rFonts w:ascii="Avenir Book" w:hAnsi="Avenir Book"/>
          <w:szCs w:val="22"/>
        </w:rPr>
        <w:t xml:space="preserve"> of</w:t>
      </w:r>
      <w:r w:rsidRPr="004F41B0">
        <w:rPr>
          <w:rFonts w:ascii="Avenir Book" w:hAnsi="Avenir Book"/>
          <w:szCs w:val="22"/>
        </w:rPr>
        <w:t xml:space="preserve"> </w:t>
      </w:r>
      <w:r w:rsidR="00C72EB7">
        <w:rPr>
          <w:rFonts w:ascii="Avenir Book" w:hAnsi="Avenir Book"/>
          <w:szCs w:val="22"/>
        </w:rPr>
        <w:t xml:space="preserve">a </w:t>
      </w:r>
      <w:r w:rsidRPr="004F41B0">
        <w:rPr>
          <w:rFonts w:ascii="Avenir Book" w:hAnsi="Avenir Book"/>
          <w:szCs w:val="22"/>
        </w:rPr>
        <w:t xml:space="preserve">municipal solid waste processing unit in </w:t>
      </w:r>
      <w:proofErr w:type="spellStart"/>
      <w:r w:rsidRPr="004F41B0">
        <w:rPr>
          <w:rFonts w:ascii="Avenir Book" w:hAnsi="Avenir Book"/>
          <w:szCs w:val="22"/>
        </w:rPr>
        <w:t>Temesi</w:t>
      </w:r>
      <w:proofErr w:type="spellEnd"/>
      <w:del w:id="8" w:author="Author">
        <w:r w:rsidRPr="004F41B0" w:rsidDel="00DA66A9">
          <w:rPr>
            <w:rFonts w:ascii="Avenir Book" w:hAnsi="Avenir Book"/>
            <w:szCs w:val="22"/>
          </w:rPr>
          <w:delText xml:space="preserve"> </w:delText>
        </w:r>
      </w:del>
      <w:r w:rsidRPr="004F41B0">
        <w:rPr>
          <w:rFonts w:ascii="Avenir Book" w:hAnsi="Avenir Book"/>
          <w:szCs w:val="22"/>
        </w:rPr>
        <w:t xml:space="preserve">, </w:t>
      </w:r>
      <w:proofErr w:type="spellStart"/>
      <w:r w:rsidRPr="004F41B0">
        <w:rPr>
          <w:rFonts w:ascii="Avenir Book" w:hAnsi="Avenir Book"/>
          <w:szCs w:val="22"/>
        </w:rPr>
        <w:t>Gianyar</w:t>
      </w:r>
      <w:proofErr w:type="spellEnd"/>
      <w:r w:rsidRPr="004F41B0">
        <w:rPr>
          <w:rFonts w:ascii="Avenir Book" w:hAnsi="Avenir Book"/>
          <w:szCs w:val="22"/>
        </w:rPr>
        <w:t xml:space="preserve"> Region, Bali Province, Indonesia. A further objective is creating a </w:t>
      </w:r>
      <w:r w:rsidR="00C72EB7" w:rsidRPr="004F41B0">
        <w:rPr>
          <w:rFonts w:ascii="Avenir Book" w:hAnsi="Avenir Book"/>
          <w:szCs w:val="22"/>
        </w:rPr>
        <w:t>large-scale</w:t>
      </w:r>
      <w:r w:rsidRPr="004F41B0">
        <w:rPr>
          <w:rFonts w:ascii="Avenir Book" w:hAnsi="Avenir Book"/>
          <w:szCs w:val="22"/>
        </w:rPr>
        <w:t xml:space="preserve"> model for waste processing in Indonesia. </w:t>
      </w:r>
      <w:r w:rsidR="00C72EB7" w:rsidRPr="004F41B0">
        <w:rPr>
          <w:rFonts w:ascii="Avenir Book" w:hAnsi="Avenir Book"/>
          <w:szCs w:val="22"/>
        </w:rPr>
        <w:t>However,</w:t>
      </w:r>
      <w:r w:rsidRPr="004F41B0">
        <w:rPr>
          <w:rFonts w:ascii="Avenir Book" w:hAnsi="Avenir Book"/>
          <w:szCs w:val="22"/>
        </w:rPr>
        <w:t xml:space="preserve"> the facility with a capacity of 50 tons waste per day can process only a fraction of the waste created in the </w:t>
      </w:r>
      <w:proofErr w:type="spellStart"/>
      <w:r w:rsidRPr="004F41B0">
        <w:rPr>
          <w:rFonts w:ascii="Avenir Book" w:hAnsi="Avenir Book"/>
          <w:szCs w:val="22"/>
        </w:rPr>
        <w:t>Gianyar</w:t>
      </w:r>
      <w:proofErr w:type="spellEnd"/>
      <w:r w:rsidRPr="004F41B0">
        <w:rPr>
          <w:rFonts w:ascii="Avenir Book" w:hAnsi="Avenir Book"/>
          <w:szCs w:val="22"/>
        </w:rPr>
        <w:t xml:space="preserve"> region. The waste is processed through composting method and it is implemented in the two phases:</w:t>
      </w:r>
    </w:p>
    <w:p w14:paraId="392C4019" w14:textId="77777777" w:rsidR="00966097" w:rsidRPr="004F41B0" w:rsidRDefault="00966097" w:rsidP="00966097">
      <w:pPr>
        <w:rPr>
          <w:rFonts w:ascii="Avenir Book" w:hAnsi="Avenir Book"/>
          <w:szCs w:val="22"/>
        </w:rPr>
      </w:pPr>
    </w:p>
    <w:p w14:paraId="71A3C104" w14:textId="77777777" w:rsidR="00BE284D" w:rsidRDefault="00966097" w:rsidP="00B60942">
      <w:pPr>
        <w:numPr>
          <w:ilvl w:val="0"/>
          <w:numId w:val="64"/>
        </w:numPr>
        <w:autoSpaceDE w:val="0"/>
        <w:autoSpaceDN w:val="0"/>
        <w:adjustRightInd w:val="0"/>
        <w:jc w:val="left"/>
        <w:rPr>
          <w:rFonts w:ascii="Avenir Book" w:hAnsi="Avenir Book" w:cs="Arial"/>
          <w:szCs w:val="22"/>
          <w:lang w:eastAsia="en-IN"/>
        </w:rPr>
      </w:pPr>
      <w:r w:rsidRPr="004F41B0">
        <w:rPr>
          <w:rFonts w:ascii="Avenir Book" w:hAnsi="Avenir Book" w:cs="Arial"/>
          <w:szCs w:val="22"/>
          <w:lang w:eastAsia="en-IN"/>
        </w:rPr>
        <w:t>1</w:t>
      </w:r>
      <w:r w:rsidRPr="004F41B0">
        <w:rPr>
          <w:rFonts w:ascii="Avenir Book" w:hAnsi="Avenir Book" w:cs="Arial"/>
          <w:szCs w:val="22"/>
          <w:vertAlign w:val="superscript"/>
          <w:lang w:eastAsia="en-IN"/>
        </w:rPr>
        <w:t>st</w:t>
      </w:r>
      <w:r w:rsidRPr="004F41B0">
        <w:rPr>
          <w:rFonts w:ascii="Avenir Book" w:hAnsi="Avenir Book" w:cs="Arial"/>
          <w:szCs w:val="22"/>
          <w:lang w:eastAsia="en-IN"/>
        </w:rPr>
        <w:t xml:space="preserve"> Phase: A 2340 m</w:t>
      </w:r>
      <w:r w:rsidRPr="004F41B0">
        <w:rPr>
          <w:rFonts w:ascii="Avenir Book" w:hAnsi="Avenir Book" w:cs="Arial"/>
          <w:szCs w:val="22"/>
          <w:vertAlign w:val="superscript"/>
          <w:lang w:eastAsia="en-IN"/>
        </w:rPr>
        <w:t>2</w:t>
      </w:r>
      <w:r w:rsidRPr="004F41B0">
        <w:rPr>
          <w:rFonts w:ascii="Avenir Book" w:hAnsi="Avenir Book" w:cs="Arial"/>
          <w:szCs w:val="22"/>
          <w:lang w:eastAsia="en-IN"/>
        </w:rPr>
        <w:t xml:space="preserve"> covered processing area with a capacity of maximum 30 tons waste per day- Commissioned on May 2008.</w:t>
      </w:r>
    </w:p>
    <w:p w14:paraId="3230B0AA" w14:textId="77777777" w:rsidR="00BE284D" w:rsidRDefault="00966097" w:rsidP="00B60942">
      <w:pPr>
        <w:numPr>
          <w:ilvl w:val="0"/>
          <w:numId w:val="64"/>
        </w:numPr>
        <w:autoSpaceDE w:val="0"/>
        <w:autoSpaceDN w:val="0"/>
        <w:adjustRightInd w:val="0"/>
        <w:rPr>
          <w:rFonts w:ascii="Avenir Book" w:hAnsi="Avenir Book"/>
          <w:szCs w:val="22"/>
        </w:rPr>
      </w:pPr>
      <w:r w:rsidRPr="004F41B0">
        <w:rPr>
          <w:rFonts w:ascii="Avenir Book" w:hAnsi="Avenir Book" w:cs="Arial"/>
          <w:szCs w:val="22"/>
          <w:lang w:eastAsia="en-IN"/>
        </w:rPr>
        <w:t>2</w:t>
      </w:r>
      <w:r w:rsidRPr="004F41B0">
        <w:rPr>
          <w:rFonts w:ascii="Avenir Book" w:hAnsi="Avenir Book" w:cs="Arial"/>
          <w:szCs w:val="22"/>
          <w:vertAlign w:val="superscript"/>
          <w:lang w:eastAsia="en-IN"/>
        </w:rPr>
        <w:t>nd</w:t>
      </w:r>
      <w:r w:rsidRPr="004F41B0">
        <w:rPr>
          <w:rFonts w:ascii="Avenir Book" w:hAnsi="Avenir Book" w:cs="Arial"/>
          <w:szCs w:val="22"/>
          <w:lang w:eastAsia="en-IN"/>
        </w:rPr>
        <w:t xml:space="preserve"> Phase: A 2400 m</w:t>
      </w:r>
      <w:r w:rsidRPr="004F41B0">
        <w:rPr>
          <w:rFonts w:ascii="Avenir Book" w:hAnsi="Avenir Book" w:cs="Arial"/>
          <w:szCs w:val="22"/>
          <w:vertAlign w:val="superscript"/>
          <w:lang w:eastAsia="en-IN"/>
        </w:rPr>
        <w:t>2</w:t>
      </w:r>
      <w:r w:rsidRPr="004F41B0">
        <w:rPr>
          <w:rFonts w:ascii="Avenir Book" w:hAnsi="Avenir Book" w:cs="Arial"/>
          <w:szCs w:val="22"/>
          <w:lang w:eastAsia="en-IN"/>
        </w:rPr>
        <w:t xml:space="preserve"> extension to 4740 m</w:t>
      </w:r>
      <w:r w:rsidRPr="004F41B0">
        <w:rPr>
          <w:rFonts w:ascii="Avenir Book" w:hAnsi="Avenir Book" w:cs="Arial"/>
          <w:szCs w:val="22"/>
          <w:vertAlign w:val="superscript"/>
          <w:lang w:eastAsia="en-IN"/>
        </w:rPr>
        <w:t>2</w:t>
      </w:r>
      <w:r w:rsidRPr="004F41B0">
        <w:rPr>
          <w:rFonts w:ascii="Avenir Book" w:hAnsi="Avenir Book" w:cs="Arial"/>
          <w:szCs w:val="22"/>
          <w:lang w:eastAsia="en-IN"/>
        </w:rPr>
        <w:t xml:space="preserve"> for a final capacity of up to 50 tons waste per day-Commissioned January 2010.</w:t>
      </w:r>
    </w:p>
    <w:p w14:paraId="10F62721" w14:textId="77777777" w:rsidR="00966097" w:rsidRPr="004F41B0" w:rsidRDefault="00966097" w:rsidP="00966097">
      <w:pPr>
        <w:rPr>
          <w:rFonts w:ascii="Avenir Book" w:hAnsi="Avenir Book"/>
          <w:szCs w:val="22"/>
        </w:rPr>
      </w:pPr>
    </w:p>
    <w:p w14:paraId="4E47C766" w14:textId="77777777" w:rsidR="004F41B0" w:rsidRDefault="00966097" w:rsidP="00B65957">
      <w:pPr>
        <w:pStyle w:val="SDMPDDPoASubSection1"/>
        <w:tabs>
          <w:tab w:val="clear" w:pos="1474"/>
        </w:tabs>
        <w:spacing w:before="0"/>
        <w:rPr>
          <w:rFonts w:ascii="Avenir Book" w:hAnsi="Avenir Book"/>
          <w:b w:val="0"/>
          <w:szCs w:val="22"/>
        </w:rPr>
      </w:pPr>
      <w:r w:rsidRPr="004F41B0">
        <w:rPr>
          <w:rFonts w:ascii="Avenir Book" w:hAnsi="Avenir Book"/>
          <w:b w:val="0"/>
          <w:szCs w:val="22"/>
        </w:rPr>
        <w:lastRenderedPageBreak/>
        <w:t xml:space="preserve">As a first activity of composting, the waste separation </w:t>
      </w:r>
      <w:r w:rsidR="00C72EB7">
        <w:rPr>
          <w:rFonts w:ascii="Avenir Book" w:hAnsi="Avenir Book"/>
          <w:b w:val="0"/>
          <w:szCs w:val="22"/>
        </w:rPr>
        <w:t>is</w:t>
      </w:r>
      <w:r w:rsidRPr="004F41B0">
        <w:rPr>
          <w:rFonts w:ascii="Avenir Book" w:hAnsi="Avenir Book"/>
          <w:b w:val="0"/>
          <w:szCs w:val="22"/>
        </w:rPr>
        <w:t xml:space="preserve"> done </w:t>
      </w:r>
      <w:r w:rsidR="00C72EB7">
        <w:rPr>
          <w:rFonts w:ascii="Avenir Book" w:hAnsi="Avenir Book"/>
          <w:b w:val="0"/>
          <w:szCs w:val="22"/>
        </w:rPr>
        <w:t>by</w:t>
      </w:r>
      <w:r w:rsidRPr="004F41B0">
        <w:rPr>
          <w:rFonts w:ascii="Avenir Book" w:hAnsi="Avenir Book"/>
          <w:b w:val="0"/>
          <w:szCs w:val="22"/>
        </w:rPr>
        <w:t xml:space="preserve"> hand</w:t>
      </w:r>
      <w:r w:rsidR="000136A5">
        <w:rPr>
          <w:rFonts w:ascii="Avenir Book" w:hAnsi="Avenir Book"/>
          <w:b w:val="0"/>
          <w:szCs w:val="22"/>
        </w:rPr>
        <w:t xml:space="preserve">. </w:t>
      </w:r>
      <w:r w:rsidRPr="004F41B0">
        <w:rPr>
          <w:rFonts w:ascii="Avenir Book" w:hAnsi="Avenir Book"/>
          <w:b w:val="0"/>
          <w:szCs w:val="22"/>
        </w:rPr>
        <w:t>The composting is equipped with air supply with the help of centrifugal blowers to assure the aerobic condition</w:t>
      </w:r>
      <w:r w:rsidR="00C72EB7">
        <w:rPr>
          <w:rFonts w:ascii="Avenir Book" w:hAnsi="Avenir Book"/>
          <w:b w:val="0"/>
          <w:szCs w:val="22"/>
        </w:rPr>
        <w:t>s</w:t>
      </w:r>
      <w:r w:rsidRPr="004F41B0">
        <w:rPr>
          <w:rFonts w:ascii="Avenir Book" w:hAnsi="Avenir Book"/>
          <w:b w:val="0"/>
          <w:szCs w:val="22"/>
        </w:rPr>
        <w:t xml:space="preserve">. The waste is turned every two weeks to loosen the material and free air supply. After the initial de-composition, the raw compost is sieved to separate fine compost and coarse materials. The fine compost is further aerated to get the finished compost while the coarse material is sent back to the incoming organic waste for further decomposition. The project activity maintains the oxygen level of at around 12% in the waste which is more than required of 6% to assure aerobic composting. </w:t>
      </w:r>
    </w:p>
    <w:p w14:paraId="32B9668D" w14:textId="77777777" w:rsidR="004F41B0" w:rsidRDefault="004F41B0" w:rsidP="00B65957">
      <w:pPr>
        <w:pStyle w:val="SDMPDDPoASubSection1"/>
        <w:tabs>
          <w:tab w:val="clear" w:pos="1474"/>
        </w:tabs>
        <w:spacing w:before="0"/>
        <w:rPr>
          <w:rFonts w:ascii="Avenir Book" w:hAnsi="Avenir Book"/>
          <w:b w:val="0"/>
          <w:szCs w:val="22"/>
        </w:rPr>
      </w:pPr>
    </w:p>
    <w:p w14:paraId="0DA0088A" w14:textId="77777777" w:rsidR="00B65957" w:rsidRDefault="00966097" w:rsidP="00B65957">
      <w:pPr>
        <w:pStyle w:val="SDMPDDPoASubSection1"/>
        <w:tabs>
          <w:tab w:val="clear" w:pos="1474"/>
        </w:tabs>
        <w:spacing w:before="0"/>
        <w:rPr>
          <w:rFonts w:ascii="Avenir Book" w:hAnsi="Avenir Book"/>
          <w:b w:val="0"/>
          <w:szCs w:val="22"/>
        </w:rPr>
      </w:pPr>
      <w:r w:rsidRPr="004F41B0">
        <w:rPr>
          <w:rFonts w:ascii="Avenir Book" w:hAnsi="Avenir Book"/>
          <w:b w:val="0"/>
          <w:szCs w:val="22"/>
        </w:rPr>
        <w:t>In the baseline condition, the waste would have dumped in the landfill which results in anaerobic decomposition and emits methane to atmosphere. Since, the project is aerobic decomposition of waste through composting, it avoid</w:t>
      </w:r>
      <w:r w:rsidR="00D445BF">
        <w:rPr>
          <w:rFonts w:ascii="Avenir Book" w:hAnsi="Avenir Book"/>
          <w:b w:val="0"/>
          <w:szCs w:val="22"/>
        </w:rPr>
        <w:t>s</w:t>
      </w:r>
      <w:r w:rsidR="00B072FE">
        <w:rPr>
          <w:rFonts w:ascii="Avenir Book" w:hAnsi="Avenir Book"/>
          <w:b w:val="0"/>
          <w:szCs w:val="22"/>
        </w:rPr>
        <w:t xml:space="preserve"> the</w:t>
      </w:r>
      <w:r w:rsidRPr="004F41B0">
        <w:rPr>
          <w:rFonts w:ascii="Avenir Book" w:hAnsi="Avenir Book"/>
          <w:b w:val="0"/>
          <w:szCs w:val="22"/>
        </w:rPr>
        <w:t xml:space="preserve"> generation of methane.  Hence, the project avoids GHG emission.</w:t>
      </w:r>
      <w:r w:rsidR="00A13D20" w:rsidRPr="004F41B0">
        <w:rPr>
          <w:rFonts w:ascii="Avenir Book" w:hAnsi="Avenir Book"/>
          <w:b w:val="0"/>
          <w:szCs w:val="22"/>
        </w:rPr>
        <w:t xml:space="preserve"> </w:t>
      </w:r>
    </w:p>
    <w:p w14:paraId="4F745D64" w14:textId="77777777" w:rsidR="00F5279C" w:rsidRDefault="00F5279C" w:rsidP="00B65957">
      <w:pPr>
        <w:pStyle w:val="SDMPDDPoASubSection1"/>
        <w:tabs>
          <w:tab w:val="clear" w:pos="1474"/>
        </w:tabs>
        <w:spacing w:before="0"/>
        <w:rPr>
          <w:rFonts w:ascii="Avenir Book" w:hAnsi="Avenir Book"/>
          <w:b w:val="0"/>
          <w:szCs w:val="22"/>
        </w:rPr>
      </w:pPr>
    </w:p>
    <w:p w14:paraId="3E2F9534" w14:textId="77777777" w:rsidR="00F5279C" w:rsidRDefault="00F5279C" w:rsidP="00F5279C">
      <w:pPr>
        <w:pStyle w:val="SDMPDDPoASubSection1"/>
        <w:tabs>
          <w:tab w:val="clear" w:pos="1474"/>
        </w:tabs>
        <w:spacing w:before="0"/>
        <w:rPr>
          <w:rFonts w:ascii="Avenir Book" w:hAnsi="Avenir Book"/>
          <w:b w:val="0"/>
          <w:szCs w:val="22"/>
        </w:rPr>
      </w:pPr>
      <w:r>
        <w:rPr>
          <w:rFonts w:ascii="Avenir Book" w:hAnsi="Avenir Book"/>
          <w:b w:val="0"/>
          <w:szCs w:val="22"/>
        </w:rPr>
        <w:t>The project is a registered CDM project and it has completed the CDM crediting period. The details of the CDM registration are given below:</w:t>
      </w:r>
    </w:p>
    <w:tbl>
      <w:tblPr>
        <w:tblStyle w:val="TableGrid"/>
        <w:tblW w:w="0" w:type="auto"/>
        <w:tblLook w:val="04A0" w:firstRow="1" w:lastRow="0" w:firstColumn="1" w:lastColumn="0" w:noHBand="0" w:noVBand="1"/>
      </w:tblPr>
      <w:tblGrid>
        <w:gridCol w:w="3978"/>
        <w:gridCol w:w="5877"/>
      </w:tblGrid>
      <w:tr w:rsidR="00F5279C" w14:paraId="3F404479" w14:textId="77777777" w:rsidTr="00DA66A9">
        <w:tc>
          <w:tcPr>
            <w:tcW w:w="3978" w:type="dxa"/>
          </w:tcPr>
          <w:p w14:paraId="427BB77E" w14:textId="77777777" w:rsidR="00F5279C" w:rsidRDefault="00F5279C" w:rsidP="00DA66A9">
            <w:pPr>
              <w:pStyle w:val="SDMPDDPoASubSection1"/>
              <w:tabs>
                <w:tab w:val="clear" w:pos="1474"/>
              </w:tabs>
              <w:spacing w:before="0"/>
              <w:rPr>
                <w:rFonts w:ascii="Avenir Book" w:hAnsi="Avenir Book"/>
                <w:b w:val="0"/>
                <w:szCs w:val="22"/>
              </w:rPr>
            </w:pPr>
            <w:r>
              <w:rPr>
                <w:rFonts w:ascii="Avenir Book" w:hAnsi="Avenir Book"/>
                <w:b w:val="0"/>
                <w:szCs w:val="22"/>
              </w:rPr>
              <w:t>CDM Project Title</w:t>
            </w:r>
          </w:p>
        </w:tc>
        <w:tc>
          <w:tcPr>
            <w:tcW w:w="5877" w:type="dxa"/>
          </w:tcPr>
          <w:p w14:paraId="1F3B412E" w14:textId="77777777" w:rsidR="00F5279C" w:rsidRDefault="00F5279C" w:rsidP="00DA66A9">
            <w:pPr>
              <w:pStyle w:val="SDMPDDPoASubSection1"/>
              <w:tabs>
                <w:tab w:val="clear" w:pos="1474"/>
              </w:tabs>
              <w:spacing w:before="0"/>
              <w:rPr>
                <w:rFonts w:ascii="Avenir Book" w:hAnsi="Avenir Book"/>
                <w:b w:val="0"/>
                <w:szCs w:val="22"/>
              </w:rPr>
            </w:pPr>
            <w:proofErr w:type="spellStart"/>
            <w:r w:rsidRPr="004970E0">
              <w:rPr>
                <w:rFonts w:ascii="Avenir Book" w:hAnsi="Avenir Book"/>
                <w:b w:val="0"/>
                <w:szCs w:val="22"/>
              </w:rPr>
              <w:t>Gianyar</w:t>
            </w:r>
            <w:proofErr w:type="spellEnd"/>
            <w:r w:rsidRPr="004970E0">
              <w:rPr>
                <w:rFonts w:ascii="Avenir Book" w:hAnsi="Avenir Book"/>
                <w:b w:val="0"/>
                <w:szCs w:val="22"/>
              </w:rPr>
              <w:t xml:space="preserve"> Waste Recovery Project</w:t>
            </w:r>
          </w:p>
        </w:tc>
      </w:tr>
      <w:tr w:rsidR="00F5279C" w14:paraId="735BAEE6" w14:textId="77777777" w:rsidTr="00DA66A9">
        <w:tc>
          <w:tcPr>
            <w:tcW w:w="3978" w:type="dxa"/>
          </w:tcPr>
          <w:p w14:paraId="1F8FA9BB" w14:textId="77777777" w:rsidR="00F5279C" w:rsidRDefault="00F5279C" w:rsidP="00DA66A9">
            <w:pPr>
              <w:pStyle w:val="SDMPDDPoASubSection1"/>
              <w:tabs>
                <w:tab w:val="clear" w:pos="1474"/>
              </w:tabs>
              <w:spacing w:before="0"/>
              <w:rPr>
                <w:rFonts w:ascii="Avenir Book" w:hAnsi="Avenir Book"/>
                <w:b w:val="0"/>
                <w:szCs w:val="22"/>
              </w:rPr>
            </w:pPr>
            <w:r>
              <w:rPr>
                <w:rFonts w:ascii="Avenir Book" w:hAnsi="Avenir Book"/>
                <w:b w:val="0"/>
                <w:szCs w:val="22"/>
              </w:rPr>
              <w:t>UNFCCC Reference no</w:t>
            </w:r>
          </w:p>
        </w:tc>
        <w:tc>
          <w:tcPr>
            <w:tcW w:w="5877" w:type="dxa"/>
          </w:tcPr>
          <w:p w14:paraId="656F2141" w14:textId="77777777" w:rsidR="00F5279C" w:rsidRDefault="00F5279C" w:rsidP="00DA66A9">
            <w:pPr>
              <w:pStyle w:val="SDMPDDPoASubSection1"/>
              <w:tabs>
                <w:tab w:val="clear" w:pos="1474"/>
              </w:tabs>
              <w:spacing w:before="0"/>
              <w:rPr>
                <w:rFonts w:ascii="Avenir Book" w:hAnsi="Avenir Book"/>
                <w:b w:val="0"/>
                <w:szCs w:val="22"/>
              </w:rPr>
            </w:pPr>
            <w:r w:rsidRPr="004970E0">
              <w:rPr>
                <w:rFonts w:ascii="Avenir Book" w:hAnsi="Avenir Book"/>
                <w:b w:val="0"/>
                <w:szCs w:val="22"/>
              </w:rPr>
              <w:t>1885</w:t>
            </w:r>
          </w:p>
        </w:tc>
      </w:tr>
      <w:tr w:rsidR="00F5279C" w14:paraId="7ACB394F" w14:textId="77777777" w:rsidTr="00DA66A9">
        <w:tc>
          <w:tcPr>
            <w:tcW w:w="3978" w:type="dxa"/>
          </w:tcPr>
          <w:p w14:paraId="1F51AA2A" w14:textId="77777777" w:rsidR="00F5279C" w:rsidRDefault="00F5279C" w:rsidP="00DA66A9">
            <w:pPr>
              <w:pStyle w:val="SDMPDDPoASubSection1"/>
              <w:tabs>
                <w:tab w:val="clear" w:pos="1474"/>
              </w:tabs>
              <w:spacing w:before="0"/>
              <w:rPr>
                <w:rFonts w:ascii="Avenir Book" w:hAnsi="Avenir Book"/>
                <w:b w:val="0"/>
                <w:szCs w:val="22"/>
              </w:rPr>
            </w:pPr>
            <w:r>
              <w:rPr>
                <w:rFonts w:ascii="Avenir Book" w:hAnsi="Avenir Book"/>
                <w:b w:val="0"/>
                <w:szCs w:val="22"/>
              </w:rPr>
              <w:t>CDM Registration date</w:t>
            </w:r>
          </w:p>
        </w:tc>
        <w:tc>
          <w:tcPr>
            <w:tcW w:w="5877" w:type="dxa"/>
          </w:tcPr>
          <w:p w14:paraId="1AF9C36F" w14:textId="77777777" w:rsidR="00F5279C" w:rsidRPr="004970E0" w:rsidRDefault="00F5279C" w:rsidP="00DA66A9">
            <w:pPr>
              <w:pStyle w:val="SDMPDDPoASubSection1"/>
              <w:tabs>
                <w:tab w:val="clear" w:pos="1474"/>
              </w:tabs>
              <w:spacing w:before="0"/>
              <w:rPr>
                <w:rFonts w:ascii="Avenir Book" w:hAnsi="Avenir Book"/>
                <w:b w:val="0"/>
                <w:szCs w:val="22"/>
              </w:rPr>
            </w:pPr>
            <w:r>
              <w:rPr>
                <w:rFonts w:ascii="Avenir Book" w:hAnsi="Avenir Book"/>
                <w:b w:val="0"/>
                <w:szCs w:val="22"/>
              </w:rPr>
              <w:t>04/11/2008</w:t>
            </w:r>
          </w:p>
        </w:tc>
      </w:tr>
      <w:tr w:rsidR="00F5279C" w14:paraId="26E77557" w14:textId="77777777" w:rsidTr="00DA66A9">
        <w:tc>
          <w:tcPr>
            <w:tcW w:w="3978" w:type="dxa"/>
          </w:tcPr>
          <w:p w14:paraId="6162908C" w14:textId="77777777" w:rsidR="00F5279C" w:rsidRDefault="00F5279C" w:rsidP="00DA66A9">
            <w:pPr>
              <w:pStyle w:val="SDMPDDPoASubSection1"/>
              <w:tabs>
                <w:tab w:val="clear" w:pos="1474"/>
              </w:tabs>
              <w:spacing w:before="0"/>
              <w:rPr>
                <w:rFonts w:ascii="Avenir Book" w:hAnsi="Avenir Book"/>
                <w:b w:val="0"/>
                <w:szCs w:val="22"/>
              </w:rPr>
            </w:pPr>
            <w:r>
              <w:rPr>
                <w:rFonts w:ascii="Avenir Book" w:hAnsi="Avenir Book"/>
                <w:b w:val="0"/>
                <w:szCs w:val="22"/>
              </w:rPr>
              <w:t xml:space="preserve">Crediting period </w:t>
            </w:r>
          </w:p>
        </w:tc>
        <w:tc>
          <w:tcPr>
            <w:tcW w:w="5877" w:type="dxa"/>
          </w:tcPr>
          <w:p w14:paraId="1D5026A6" w14:textId="77777777" w:rsidR="00F5279C" w:rsidRPr="004970E0" w:rsidRDefault="00F5279C" w:rsidP="00DA66A9">
            <w:pPr>
              <w:pStyle w:val="SDMPDDPoASubSection1"/>
              <w:tabs>
                <w:tab w:val="clear" w:pos="1474"/>
              </w:tabs>
              <w:spacing w:before="0"/>
              <w:rPr>
                <w:rFonts w:ascii="Avenir Book" w:hAnsi="Avenir Book"/>
                <w:b w:val="0"/>
                <w:szCs w:val="22"/>
              </w:rPr>
            </w:pPr>
            <w:r>
              <w:rPr>
                <w:rFonts w:ascii="Avenir Book" w:hAnsi="Avenir Book"/>
                <w:b w:val="0"/>
                <w:szCs w:val="22"/>
              </w:rPr>
              <w:t>04/11/2008 – 03/11/20</w:t>
            </w:r>
            <w:r w:rsidRPr="004970E0">
              <w:rPr>
                <w:rFonts w:ascii="Avenir Book" w:hAnsi="Avenir Book"/>
                <w:b w:val="0"/>
                <w:szCs w:val="22"/>
              </w:rPr>
              <w:t>18</w:t>
            </w:r>
          </w:p>
        </w:tc>
      </w:tr>
      <w:tr w:rsidR="00F5279C" w14:paraId="31BC296E" w14:textId="77777777" w:rsidTr="00DA66A9">
        <w:tc>
          <w:tcPr>
            <w:tcW w:w="3978" w:type="dxa"/>
          </w:tcPr>
          <w:p w14:paraId="188D4594" w14:textId="77777777" w:rsidR="00F5279C" w:rsidRDefault="00F5279C" w:rsidP="00DA66A9">
            <w:pPr>
              <w:pStyle w:val="SDMPDDPoASubSection1"/>
              <w:tabs>
                <w:tab w:val="clear" w:pos="1474"/>
              </w:tabs>
              <w:spacing w:before="0"/>
              <w:rPr>
                <w:rFonts w:ascii="Avenir Book" w:hAnsi="Avenir Book"/>
                <w:b w:val="0"/>
                <w:szCs w:val="22"/>
              </w:rPr>
            </w:pPr>
            <w:r>
              <w:rPr>
                <w:rFonts w:ascii="Avenir Book" w:hAnsi="Avenir Book"/>
                <w:b w:val="0"/>
                <w:szCs w:val="22"/>
              </w:rPr>
              <w:t xml:space="preserve">CER issued until </w:t>
            </w:r>
          </w:p>
        </w:tc>
        <w:tc>
          <w:tcPr>
            <w:tcW w:w="5877" w:type="dxa"/>
          </w:tcPr>
          <w:p w14:paraId="7EB2F05D" w14:textId="77777777" w:rsidR="00F5279C" w:rsidRDefault="00F5279C" w:rsidP="00DA66A9">
            <w:pPr>
              <w:pStyle w:val="SDMPDDPoASubSection1"/>
              <w:tabs>
                <w:tab w:val="clear" w:pos="1474"/>
              </w:tabs>
              <w:spacing w:before="0"/>
              <w:rPr>
                <w:rFonts w:ascii="Avenir Book" w:hAnsi="Avenir Book"/>
                <w:b w:val="0"/>
                <w:szCs w:val="22"/>
              </w:rPr>
            </w:pPr>
            <w:r w:rsidRPr="004970E0">
              <w:rPr>
                <w:rFonts w:ascii="Avenir Book" w:hAnsi="Avenir Book"/>
                <w:b w:val="0"/>
                <w:szCs w:val="22"/>
              </w:rPr>
              <w:t>03/11/2018</w:t>
            </w:r>
          </w:p>
        </w:tc>
      </w:tr>
      <w:tr w:rsidR="00F5279C" w14:paraId="0F3466FC" w14:textId="77777777" w:rsidTr="00DA66A9">
        <w:tc>
          <w:tcPr>
            <w:tcW w:w="3978" w:type="dxa"/>
          </w:tcPr>
          <w:p w14:paraId="1A8E2E5D" w14:textId="77777777" w:rsidR="00F5279C" w:rsidRDefault="00F5279C" w:rsidP="00DA66A9">
            <w:pPr>
              <w:pStyle w:val="SDMPDDPoASubSection1"/>
              <w:tabs>
                <w:tab w:val="clear" w:pos="1474"/>
              </w:tabs>
              <w:spacing w:before="0"/>
              <w:rPr>
                <w:rFonts w:ascii="Avenir Book" w:hAnsi="Avenir Book"/>
                <w:b w:val="0"/>
                <w:szCs w:val="22"/>
              </w:rPr>
            </w:pPr>
            <w:r>
              <w:rPr>
                <w:rFonts w:ascii="Avenir Book" w:hAnsi="Avenir Book"/>
                <w:b w:val="0"/>
                <w:szCs w:val="22"/>
              </w:rPr>
              <w:t>UNFCCC Link</w:t>
            </w:r>
          </w:p>
        </w:tc>
        <w:tc>
          <w:tcPr>
            <w:tcW w:w="5877" w:type="dxa"/>
          </w:tcPr>
          <w:p w14:paraId="5B95719C" w14:textId="77777777" w:rsidR="00F5279C" w:rsidRDefault="0032594A" w:rsidP="00DA66A9">
            <w:pPr>
              <w:pStyle w:val="SDMPDDPoASubSection1"/>
              <w:tabs>
                <w:tab w:val="clear" w:pos="1474"/>
              </w:tabs>
              <w:spacing w:before="0"/>
              <w:rPr>
                <w:rFonts w:ascii="Avenir Book" w:hAnsi="Avenir Book"/>
                <w:b w:val="0"/>
                <w:szCs w:val="22"/>
              </w:rPr>
            </w:pPr>
            <w:hyperlink r:id="rId11" w:history="1">
              <w:r w:rsidR="00F5279C" w:rsidRPr="004970E0">
                <w:rPr>
                  <w:rStyle w:val="Hyperlink"/>
                  <w:rFonts w:ascii="Avenir Book" w:hAnsi="Avenir Book"/>
                  <w:b w:val="0"/>
                  <w:szCs w:val="22"/>
                </w:rPr>
                <w:t>https://cdm.unfccc.int/Projects/DB/SGS-UKL1214472977.27/view</w:t>
              </w:r>
            </w:hyperlink>
          </w:p>
        </w:tc>
      </w:tr>
    </w:tbl>
    <w:p w14:paraId="685F87F1" w14:textId="77777777" w:rsidR="00F5279C" w:rsidRPr="004F41B0" w:rsidRDefault="00F5279C" w:rsidP="00B65957">
      <w:pPr>
        <w:pStyle w:val="SDMPDDPoASubSection1"/>
        <w:tabs>
          <w:tab w:val="clear" w:pos="1474"/>
        </w:tabs>
        <w:spacing w:before="0"/>
        <w:rPr>
          <w:rFonts w:ascii="Avenir Book" w:hAnsi="Avenir Book"/>
          <w:b w:val="0"/>
          <w:szCs w:val="22"/>
        </w:rPr>
      </w:pPr>
    </w:p>
    <w:p w14:paraId="33EF23CF" w14:textId="77777777" w:rsidR="00966097" w:rsidRPr="004F41B0" w:rsidRDefault="00966097" w:rsidP="00B65957">
      <w:pPr>
        <w:pStyle w:val="SDMPDDPoASubSection1"/>
        <w:tabs>
          <w:tab w:val="clear" w:pos="1474"/>
        </w:tabs>
        <w:spacing w:before="0"/>
        <w:rPr>
          <w:rFonts w:ascii="Avenir Book" w:hAnsi="Avenir Book"/>
          <w:b w:val="0"/>
          <w:szCs w:val="22"/>
        </w:rPr>
      </w:pPr>
    </w:p>
    <w:p w14:paraId="783D8E51" w14:textId="77777777" w:rsidR="00966097" w:rsidRPr="004F41B0" w:rsidRDefault="00966097" w:rsidP="00966097">
      <w:pPr>
        <w:pStyle w:val="SDMPDDPoASubSection1"/>
        <w:tabs>
          <w:tab w:val="clear" w:pos="1474"/>
        </w:tabs>
        <w:spacing w:before="0"/>
        <w:rPr>
          <w:rFonts w:ascii="Avenir Book" w:hAnsi="Avenir Book"/>
          <w:b w:val="0"/>
          <w:szCs w:val="22"/>
        </w:rPr>
      </w:pPr>
      <w:r w:rsidRPr="004F41B0">
        <w:rPr>
          <w:rFonts w:ascii="Avenir Book" w:hAnsi="Avenir Book"/>
          <w:b w:val="0"/>
          <w:szCs w:val="22"/>
        </w:rPr>
        <w:t>The proposed project activity also estimates to address the following sustainable parameters as mentioned in the UN Sustainable Development Goals (SDG)</w:t>
      </w:r>
      <w:r w:rsidRPr="004F41B0">
        <w:rPr>
          <w:rStyle w:val="FootnoteReference"/>
          <w:rFonts w:ascii="Avenir Book" w:hAnsi="Avenir Book"/>
          <w:b w:val="0"/>
          <w:szCs w:val="22"/>
        </w:rPr>
        <w:footnoteReference w:id="1"/>
      </w:r>
      <w:r w:rsidRPr="004F41B0">
        <w:rPr>
          <w:rFonts w:ascii="Avenir Book" w:hAnsi="Avenir Book"/>
          <w:b w:val="0"/>
          <w:szCs w:val="22"/>
        </w:rPr>
        <w:t xml:space="preserve">. </w:t>
      </w:r>
    </w:p>
    <w:p w14:paraId="6C89BC9F" w14:textId="77777777" w:rsidR="00966097" w:rsidRPr="004F41B0" w:rsidRDefault="00966097" w:rsidP="00966097">
      <w:pPr>
        <w:rPr>
          <w:rFonts w:ascii="Avenir Book" w:eastAsia="MS Mincho" w:hAnsi="Avenir Book"/>
          <w:szCs w:val="22"/>
        </w:rPr>
      </w:pPr>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6A0" w:firstRow="1" w:lastRow="0" w:firstColumn="1" w:lastColumn="0" w:noHBand="1" w:noVBand="1"/>
      </w:tblPr>
      <w:tblGrid>
        <w:gridCol w:w="2088"/>
        <w:gridCol w:w="7651"/>
      </w:tblGrid>
      <w:tr w:rsidR="004F41B0" w:rsidRPr="004F41B0" w14:paraId="0BCC75B2" w14:textId="77777777" w:rsidTr="004F41B0">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E6E6E6"/>
            <w:tcMar>
              <w:top w:w="57" w:type="dxa"/>
              <w:bottom w:w="57" w:type="dxa"/>
            </w:tcMar>
            <w:vAlign w:val="center"/>
          </w:tcPr>
          <w:p w14:paraId="7B16220F" w14:textId="77777777" w:rsidR="004F41B0" w:rsidRPr="004F41B0" w:rsidRDefault="004F41B0" w:rsidP="00047A98">
            <w:pPr>
              <w:pStyle w:val="SDMTableBoxParaNotNumbered"/>
              <w:rPr>
                <w:rFonts w:ascii="Avenir Book" w:hAnsi="Avenir Book"/>
                <w:b/>
                <w:sz w:val="22"/>
                <w:szCs w:val="22"/>
              </w:rPr>
            </w:pPr>
            <w:r w:rsidRPr="004F41B0">
              <w:rPr>
                <w:rFonts w:ascii="Avenir Book" w:hAnsi="Avenir Book"/>
                <w:b/>
                <w:sz w:val="22"/>
                <w:szCs w:val="22"/>
              </w:rPr>
              <w:t>SDG Goal</w:t>
            </w:r>
          </w:p>
        </w:tc>
        <w:tc>
          <w:tcPr>
            <w:tcW w:w="3928" w:type="pct"/>
            <w:tcBorders>
              <w:top w:val="single" w:sz="4" w:space="0" w:color="auto"/>
              <w:left w:val="single" w:sz="4" w:space="0" w:color="auto"/>
              <w:bottom w:val="single" w:sz="4" w:space="0" w:color="auto"/>
              <w:right w:val="single" w:sz="4" w:space="0" w:color="auto"/>
              <w:tl2br w:val="nil"/>
              <w:tr2bl w:val="nil"/>
            </w:tcBorders>
            <w:shd w:val="clear" w:color="auto" w:fill="E6E6E6"/>
          </w:tcPr>
          <w:p w14:paraId="1B2594DC" w14:textId="77777777" w:rsidR="004F41B0" w:rsidRPr="004F41B0" w:rsidRDefault="004F41B0" w:rsidP="00047A98">
            <w:pPr>
              <w:pStyle w:val="SDMTableBoxParaNotNumbered"/>
              <w:jc w:val="both"/>
              <w:rPr>
                <w:rFonts w:ascii="Avenir Book" w:hAnsi="Avenir Book"/>
                <w:b/>
                <w:sz w:val="22"/>
                <w:szCs w:val="22"/>
              </w:rPr>
            </w:pPr>
            <w:r w:rsidRPr="004F41B0">
              <w:rPr>
                <w:rFonts w:ascii="Avenir Book" w:hAnsi="Avenir Book"/>
                <w:b/>
                <w:sz w:val="22"/>
                <w:szCs w:val="22"/>
              </w:rPr>
              <w:t>Relevant SDGs Targets</w:t>
            </w:r>
          </w:p>
        </w:tc>
      </w:tr>
      <w:tr w:rsidR="004F41B0" w:rsidRPr="004F41B0" w14:paraId="4A4FF2A6" w14:textId="77777777" w:rsidTr="004F41B0">
        <w:trPr>
          <w:trHeight w:val="1364"/>
        </w:trPr>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3DCBE2DD" w14:textId="77777777" w:rsidR="004F41B0" w:rsidRPr="004F41B0" w:rsidRDefault="004F41B0" w:rsidP="00E3529B">
            <w:pPr>
              <w:pStyle w:val="SDMTableBoxParaNumbered"/>
              <w:keepNext/>
              <w:keepLines/>
              <w:numPr>
                <w:ilvl w:val="0"/>
                <w:numId w:val="36"/>
              </w:numPr>
              <w:rPr>
                <w:rFonts w:ascii="Avenir Book" w:hAnsi="Avenir Book"/>
                <w:sz w:val="22"/>
                <w:szCs w:val="22"/>
              </w:rPr>
            </w:pPr>
            <w:r w:rsidRPr="004F41B0">
              <w:rPr>
                <w:rFonts w:ascii="Avenir Book" w:eastAsia="MS Mincho" w:hAnsi="Avenir Book"/>
                <w:sz w:val="22"/>
                <w:szCs w:val="22"/>
              </w:rPr>
              <w:lastRenderedPageBreak/>
              <w:t>SDG 13: Climate Action</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51CB10C6" w14:textId="77777777" w:rsidR="004F41B0" w:rsidRPr="004F41B0" w:rsidRDefault="004F41B0" w:rsidP="00E3529B">
            <w:pPr>
              <w:numPr>
                <w:ilvl w:val="0"/>
                <w:numId w:val="38"/>
              </w:numPr>
              <w:shd w:val="clear" w:color="auto" w:fill="FFFFFF"/>
              <w:spacing w:after="96"/>
              <w:ind w:left="0"/>
              <w:jc w:val="left"/>
              <w:textAlignment w:val="baseline"/>
              <w:rPr>
                <w:rFonts w:ascii="Avenir Book" w:hAnsi="Avenir Book"/>
                <w:szCs w:val="22"/>
              </w:rPr>
            </w:pPr>
            <w:r w:rsidRPr="004F41B0">
              <w:rPr>
                <w:rFonts w:ascii="Avenir Book" w:hAnsi="Avenir Book"/>
                <w:szCs w:val="22"/>
              </w:rPr>
              <w:t>Strengthen resilience and adaptive capacity to climate-related hazards and natural disasters in all countries</w:t>
            </w:r>
          </w:p>
          <w:p w14:paraId="764F699F" w14:textId="77777777" w:rsidR="004F41B0" w:rsidRPr="004F41B0" w:rsidRDefault="004F41B0" w:rsidP="00E3529B">
            <w:pPr>
              <w:numPr>
                <w:ilvl w:val="0"/>
                <w:numId w:val="38"/>
              </w:numPr>
              <w:shd w:val="clear" w:color="auto" w:fill="FFFFFF"/>
              <w:spacing w:after="96"/>
              <w:ind w:left="0"/>
              <w:jc w:val="left"/>
              <w:textAlignment w:val="baseline"/>
              <w:rPr>
                <w:rFonts w:ascii="Avenir Book" w:hAnsi="Avenir Book"/>
                <w:szCs w:val="22"/>
              </w:rPr>
            </w:pPr>
            <w:r w:rsidRPr="004F41B0">
              <w:rPr>
                <w:rFonts w:ascii="Avenir Book" w:hAnsi="Avenir Book"/>
                <w:szCs w:val="22"/>
              </w:rPr>
              <w:t>Integrate climate change measures into national policies, strategies and planning</w:t>
            </w:r>
          </w:p>
          <w:p w14:paraId="5F93F5F7" w14:textId="77777777" w:rsidR="004F41B0" w:rsidRPr="004F41B0" w:rsidRDefault="004F41B0" w:rsidP="00E3529B">
            <w:pPr>
              <w:numPr>
                <w:ilvl w:val="0"/>
                <w:numId w:val="38"/>
              </w:numPr>
              <w:shd w:val="clear" w:color="auto" w:fill="FFFFFF"/>
              <w:spacing w:after="96"/>
              <w:ind w:left="0"/>
              <w:jc w:val="left"/>
              <w:textAlignment w:val="baseline"/>
              <w:rPr>
                <w:rFonts w:ascii="Avenir Book" w:hAnsi="Avenir Book"/>
                <w:szCs w:val="22"/>
              </w:rPr>
            </w:pPr>
            <w:r w:rsidRPr="004F41B0">
              <w:rPr>
                <w:rFonts w:ascii="Avenir Book" w:hAnsi="Avenir Book"/>
                <w:szCs w:val="22"/>
              </w:rPr>
              <w:t>Improve education, awareness-raising and human and institutional capacity on climate change mitigation, adaptation, impact reduction and early warning</w:t>
            </w:r>
          </w:p>
        </w:tc>
      </w:tr>
      <w:tr w:rsidR="004F41B0" w:rsidRPr="004F41B0" w14:paraId="29BA18A8" w14:textId="77777777" w:rsidTr="004F41B0">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781CB60C" w14:textId="77777777" w:rsidR="004F41B0" w:rsidRPr="004F41B0" w:rsidRDefault="004F41B0" w:rsidP="00E3529B">
            <w:pPr>
              <w:pStyle w:val="SDMTableBoxParaNumbered"/>
              <w:keepNext/>
              <w:keepLines/>
              <w:numPr>
                <w:ilvl w:val="0"/>
                <w:numId w:val="36"/>
              </w:numPr>
              <w:rPr>
                <w:rFonts w:ascii="Avenir Book" w:hAnsi="Avenir Book"/>
                <w:b/>
                <w:sz w:val="22"/>
                <w:szCs w:val="22"/>
              </w:rPr>
            </w:pPr>
            <w:r w:rsidRPr="004F41B0">
              <w:rPr>
                <w:rFonts w:ascii="Avenir Book" w:eastAsia="MS Mincho" w:hAnsi="Avenir Book"/>
                <w:sz w:val="22"/>
                <w:szCs w:val="22"/>
              </w:rPr>
              <w:t xml:space="preserve">SDG </w:t>
            </w:r>
            <w:proofErr w:type="gramStart"/>
            <w:r w:rsidRPr="004F41B0">
              <w:rPr>
                <w:rFonts w:ascii="Avenir Book" w:eastAsia="MS Mincho" w:hAnsi="Avenir Book"/>
                <w:sz w:val="22"/>
                <w:szCs w:val="22"/>
              </w:rPr>
              <w:t>1 :</w:t>
            </w:r>
            <w:proofErr w:type="gramEnd"/>
            <w:r w:rsidRPr="004F41B0">
              <w:rPr>
                <w:rFonts w:ascii="Avenir Book" w:eastAsia="MS Mincho" w:hAnsi="Avenir Book"/>
                <w:sz w:val="22"/>
                <w:szCs w:val="22"/>
              </w:rPr>
              <w:t xml:space="preserve"> </w:t>
            </w:r>
            <w:r w:rsidR="00DC06D9">
              <w:rPr>
                <w:rFonts w:ascii="Avenir Book" w:eastAsia="MS Mincho" w:hAnsi="Avenir Book"/>
                <w:sz w:val="22"/>
                <w:szCs w:val="22"/>
              </w:rPr>
              <w:t xml:space="preserve">No </w:t>
            </w:r>
            <w:r w:rsidRPr="004F41B0">
              <w:rPr>
                <w:rFonts w:ascii="Avenir Book" w:eastAsia="MS Mincho" w:hAnsi="Avenir Book"/>
                <w:sz w:val="22"/>
                <w:szCs w:val="22"/>
              </w:rPr>
              <w:t xml:space="preserve">Poverty </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0080F235" w14:textId="77777777" w:rsidR="004F41B0" w:rsidRPr="004F41B0" w:rsidRDefault="004F41B0" w:rsidP="00E3529B">
            <w:pPr>
              <w:numPr>
                <w:ilvl w:val="0"/>
                <w:numId w:val="37"/>
              </w:numPr>
              <w:shd w:val="clear" w:color="auto" w:fill="FFFFFF"/>
              <w:spacing w:after="96"/>
              <w:ind w:left="0"/>
              <w:jc w:val="left"/>
              <w:textAlignment w:val="baseline"/>
              <w:rPr>
                <w:rFonts w:ascii="Avenir Book" w:hAnsi="Avenir Book"/>
                <w:szCs w:val="22"/>
              </w:rPr>
            </w:pPr>
            <w:r w:rsidRPr="004F41B0">
              <w:rPr>
                <w:rFonts w:ascii="Avenir Book" w:hAnsi="Avenir Book"/>
                <w:szCs w:val="22"/>
              </w:rPr>
              <w:t>By 2030, eradicate extreme poverty for all people everywhere, currently measured as people living on less than $1.25 a day.</w:t>
            </w:r>
          </w:p>
          <w:p w14:paraId="6DD89ADE" w14:textId="77777777" w:rsidR="004F41B0" w:rsidRPr="004F41B0" w:rsidRDefault="004F41B0" w:rsidP="00E3529B">
            <w:pPr>
              <w:numPr>
                <w:ilvl w:val="0"/>
                <w:numId w:val="39"/>
              </w:numPr>
              <w:shd w:val="clear" w:color="auto" w:fill="FFFFFF"/>
              <w:spacing w:after="96"/>
              <w:ind w:left="0"/>
              <w:jc w:val="left"/>
              <w:textAlignment w:val="baseline"/>
              <w:rPr>
                <w:rFonts w:ascii="Avenir Book" w:hAnsi="Avenir Book"/>
                <w:szCs w:val="22"/>
              </w:rPr>
            </w:pPr>
            <w:r w:rsidRPr="004F41B0">
              <w:rPr>
                <w:rFonts w:ascii="Avenir Book" w:hAnsi="Avenir Book"/>
                <w:szCs w:val="22"/>
              </w:rPr>
              <w:t>By 2030, reduce at least by half the proportion of men, women and children of all ages living in poverty in all its dimensions according to national definitions.</w:t>
            </w:r>
          </w:p>
        </w:tc>
      </w:tr>
      <w:tr w:rsidR="004F41B0" w:rsidRPr="004F41B0" w14:paraId="34920F4E" w14:textId="77777777" w:rsidTr="004F41B0">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6350BA86" w14:textId="77777777" w:rsidR="004F41B0" w:rsidRPr="004F41B0" w:rsidRDefault="004F41B0" w:rsidP="00E3529B">
            <w:pPr>
              <w:pStyle w:val="SDMTableBoxParaNumbered"/>
              <w:keepNext/>
              <w:keepLines/>
              <w:numPr>
                <w:ilvl w:val="0"/>
                <w:numId w:val="36"/>
              </w:numPr>
              <w:rPr>
                <w:rFonts w:ascii="Avenir Book" w:hAnsi="Avenir Book"/>
                <w:b/>
                <w:sz w:val="22"/>
                <w:szCs w:val="22"/>
              </w:rPr>
            </w:pPr>
            <w:r w:rsidRPr="004F41B0">
              <w:rPr>
                <w:rFonts w:ascii="Avenir Book" w:eastAsia="MS Mincho" w:hAnsi="Avenir Book"/>
                <w:sz w:val="22"/>
                <w:szCs w:val="22"/>
              </w:rPr>
              <w:t>SDG 3: Good Health and Well Being</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2B108A30" w14:textId="77777777" w:rsidR="004F41B0" w:rsidRPr="004F41B0" w:rsidRDefault="004F41B0" w:rsidP="00047A98">
            <w:pPr>
              <w:rPr>
                <w:rFonts w:ascii="Avenir Book" w:hAnsi="Avenir Book"/>
                <w:szCs w:val="22"/>
              </w:rPr>
            </w:pPr>
            <w:r w:rsidRPr="004F41B0">
              <w:rPr>
                <w:rFonts w:ascii="Avenir Book" w:hAnsi="Avenir Book" w:cs="Arial"/>
                <w:szCs w:val="22"/>
              </w:rPr>
              <w:t>By 2030, substantially reduce the number of deaths and illnesses from hazardous chemicals and air, water and soil pollution and contamination</w:t>
            </w:r>
          </w:p>
        </w:tc>
      </w:tr>
      <w:tr w:rsidR="004F41B0" w:rsidRPr="004F41B0" w14:paraId="0EAF44E2" w14:textId="77777777" w:rsidTr="004F41B0">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62620232" w14:textId="77777777" w:rsidR="004F41B0" w:rsidRPr="004F41B0" w:rsidRDefault="004F41B0" w:rsidP="00E3529B">
            <w:pPr>
              <w:pStyle w:val="SDMTableBoxParaNumbered"/>
              <w:keepNext/>
              <w:keepLines/>
              <w:numPr>
                <w:ilvl w:val="0"/>
                <w:numId w:val="36"/>
              </w:numPr>
              <w:rPr>
                <w:rFonts w:ascii="Avenir Book" w:hAnsi="Avenir Book"/>
                <w:b/>
                <w:sz w:val="22"/>
                <w:szCs w:val="22"/>
              </w:rPr>
            </w:pPr>
            <w:r w:rsidRPr="004F41B0">
              <w:rPr>
                <w:rFonts w:ascii="Avenir Book" w:eastAsia="MS Mincho" w:hAnsi="Avenir Book"/>
                <w:sz w:val="22"/>
                <w:szCs w:val="22"/>
              </w:rPr>
              <w:t>SDG 6: Clean Water and Sanitation</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64FB105A" w14:textId="77777777" w:rsidR="004F41B0" w:rsidRPr="004F41B0" w:rsidRDefault="004F41B0" w:rsidP="00E3529B">
            <w:pPr>
              <w:numPr>
                <w:ilvl w:val="0"/>
                <w:numId w:val="40"/>
              </w:numPr>
              <w:shd w:val="clear" w:color="auto" w:fill="FFFFFF"/>
              <w:spacing w:after="96"/>
              <w:ind w:left="0"/>
              <w:jc w:val="left"/>
              <w:textAlignment w:val="baseline"/>
              <w:rPr>
                <w:rFonts w:ascii="Avenir Book" w:hAnsi="Avenir Book"/>
                <w:b/>
                <w:szCs w:val="22"/>
              </w:rPr>
            </w:pPr>
            <w:r w:rsidRPr="004F41B0">
              <w:rPr>
                <w:rFonts w:ascii="Avenir Book" w:hAnsi="Avenir Book" w:cs="Arial"/>
                <w:szCs w:val="22"/>
              </w:rPr>
              <w:t>By 2030, improve water quality by reducing pollution, eliminating dumping and minimizing release of hazardous chemicals and materials, halving the proportion of untreated wastewater and substantially increasing recycling and safe reuse globally</w:t>
            </w:r>
          </w:p>
        </w:tc>
      </w:tr>
      <w:tr w:rsidR="004F41B0" w:rsidRPr="004F41B0" w14:paraId="5C59E68B" w14:textId="77777777" w:rsidTr="004F41B0">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74F25310" w14:textId="77777777" w:rsidR="004F41B0" w:rsidRPr="004F41B0" w:rsidRDefault="004F41B0" w:rsidP="00E3529B">
            <w:pPr>
              <w:pStyle w:val="SDMTableBoxParaNumbered"/>
              <w:keepNext/>
              <w:keepLines/>
              <w:numPr>
                <w:ilvl w:val="0"/>
                <w:numId w:val="36"/>
              </w:numPr>
              <w:rPr>
                <w:rFonts w:ascii="Avenir Book" w:hAnsi="Avenir Book"/>
                <w:b/>
                <w:sz w:val="22"/>
                <w:szCs w:val="22"/>
              </w:rPr>
            </w:pPr>
            <w:r w:rsidRPr="004F41B0">
              <w:rPr>
                <w:rFonts w:ascii="Avenir Book" w:eastAsia="MS Mincho" w:hAnsi="Avenir Book"/>
                <w:sz w:val="22"/>
                <w:szCs w:val="22"/>
              </w:rPr>
              <w:t>SDG 11: Sustainable Cities and Communities</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0F69792A" w14:textId="77777777" w:rsidR="004F41B0" w:rsidRPr="004F41B0" w:rsidRDefault="004F41B0" w:rsidP="00E3529B">
            <w:pPr>
              <w:numPr>
                <w:ilvl w:val="0"/>
                <w:numId w:val="41"/>
              </w:numPr>
              <w:shd w:val="clear" w:color="auto" w:fill="FFFFFF"/>
              <w:spacing w:after="96"/>
              <w:ind w:left="0"/>
              <w:jc w:val="left"/>
              <w:textAlignment w:val="baseline"/>
              <w:rPr>
                <w:rFonts w:ascii="Avenir Book" w:hAnsi="Avenir Book"/>
                <w:b/>
                <w:szCs w:val="22"/>
              </w:rPr>
            </w:pPr>
            <w:r w:rsidRPr="004F41B0">
              <w:rPr>
                <w:rFonts w:ascii="Avenir Book" w:hAnsi="Avenir Book" w:cs="Arial"/>
                <w:szCs w:val="22"/>
              </w:rPr>
              <w:t>By 2030, reduce the adverse per capita environmental impact of cities, including by paying special attention to air quality and municipal and other waste management</w:t>
            </w:r>
          </w:p>
        </w:tc>
      </w:tr>
    </w:tbl>
    <w:p w14:paraId="7FEE5BBA" w14:textId="77777777" w:rsidR="00966097" w:rsidRPr="004F41B0" w:rsidRDefault="00966097" w:rsidP="00966097">
      <w:pPr>
        <w:rPr>
          <w:rFonts w:ascii="Avenir Book" w:hAnsi="Avenir Book"/>
          <w:szCs w:val="22"/>
        </w:rPr>
      </w:pPr>
    </w:p>
    <w:p w14:paraId="59D6BAA9" w14:textId="2D696B8B" w:rsidR="00966097" w:rsidRPr="00966097" w:rsidRDefault="00966097" w:rsidP="00B65957">
      <w:pPr>
        <w:pStyle w:val="SDMPDDPoASubSection1"/>
        <w:tabs>
          <w:tab w:val="clear" w:pos="1474"/>
        </w:tabs>
        <w:spacing w:before="0"/>
        <w:rPr>
          <w:rFonts w:ascii="Avenir Book" w:hAnsi="Avenir Book"/>
          <w:b w:val="0"/>
        </w:rPr>
      </w:pPr>
      <w:r w:rsidRPr="004F41B0">
        <w:rPr>
          <w:rFonts w:ascii="Avenir Book" w:hAnsi="Avenir Book"/>
          <w:szCs w:val="22"/>
        </w:rPr>
        <w:t>The difference in Change in SD parameters are elaborated in the section B.6.5 of the PDD</w:t>
      </w:r>
      <w:r w:rsidRPr="0040300C">
        <w:rPr>
          <w:rFonts w:ascii="Avenir Book" w:hAnsi="Avenir Book"/>
        </w:rPr>
        <w:t xml:space="preserve">. </w:t>
      </w:r>
    </w:p>
    <w:p w14:paraId="1DC3BE30" w14:textId="77777777" w:rsidR="003B01D3" w:rsidRPr="000136A5" w:rsidRDefault="009F29E2" w:rsidP="003B01D3">
      <w:pPr>
        <w:pStyle w:val="SDMPDDPoASubSection1"/>
        <w:numPr>
          <w:ilvl w:val="2"/>
          <w:numId w:val="11"/>
        </w:numPr>
        <w:tabs>
          <w:tab w:val="clear" w:pos="1474"/>
        </w:tabs>
        <w:ind w:left="709" w:hanging="709"/>
        <w:rPr>
          <w:rFonts w:ascii="Avenir Book" w:hAnsi="Avenir Book"/>
        </w:rPr>
      </w:pPr>
      <w:r w:rsidRPr="007C1D64">
        <w:rPr>
          <w:rFonts w:ascii="Avenir Book" w:hAnsi="Avenir Book"/>
        </w:rPr>
        <w:t>Eli</w:t>
      </w:r>
      <w:r w:rsidR="00B65957" w:rsidRPr="007C1D64">
        <w:rPr>
          <w:rFonts w:ascii="Avenir Book" w:hAnsi="Avenir Book"/>
        </w:rPr>
        <w:t>gibility of the project under Gold Standard</w:t>
      </w:r>
    </w:p>
    <w:tbl>
      <w:tblPr>
        <w:tblStyle w:val="TableGrid"/>
        <w:tblW w:w="0" w:type="auto"/>
        <w:tblLook w:val="04A0" w:firstRow="1" w:lastRow="0" w:firstColumn="1" w:lastColumn="0" w:noHBand="0" w:noVBand="1"/>
      </w:tblPr>
      <w:tblGrid>
        <w:gridCol w:w="4644"/>
        <w:gridCol w:w="567"/>
        <w:gridCol w:w="4418"/>
      </w:tblGrid>
      <w:tr w:rsidR="00D51CA7" w:rsidRPr="00754360" w14:paraId="77CBAB62" w14:textId="77777777" w:rsidTr="00047A98">
        <w:trPr>
          <w:trHeight w:val="570"/>
        </w:trPr>
        <w:tc>
          <w:tcPr>
            <w:tcW w:w="4644" w:type="dxa"/>
          </w:tcPr>
          <w:p w14:paraId="7963F447" w14:textId="77777777" w:rsidR="00D51CA7" w:rsidRPr="00754360" w:rsidRDefault="00D51CA7" w:rsidP="00047A98">
            <w:pPr>
              <w:pStyle w:val="FootnoteText"/>
              <w:numPr>
                <w:ilvl w:val="0"/>
                <w:numId w:val="0"/>
              </w:numPr>
              <w:spacing w:before="0"/>
              <w:jc w:val="center"/>
              <w:rPr>
                <w:rFonts w:ascii="Avenir Book" w:hAnsi="Avenir Book"/>
                <w:b/>
                <w:sz w:val="22"/>
                <w:szCs w:val="22"/>
              </w:rPr>
            </w:pPr>
            <w:r w:rsidRPr="00754360">
              <w:rPr>
                <w:rFonts w:ascii="Avenir Book" w:hAnsi="Avenir Book"/>
                <w:b/>
                <w:sz w:val="22"/>
                <w:szCs w:val="22"/>
              </w:rPr>
              <w:t>GS eligibility</w:t>
            </w:r>
          </w:p>
        </w:tc>
        <w:tc>
          <w:tcPr>
            <w:tcW w:w="567" w:type="dxa"/>
          </w:tcPr>
          <w:p w14:paraId="0A9F3484" w14:textId="77777777" w:rsidR="00D51CA7" w:rsidRPr="00754360" w:rsidRDefault="00D51CA7" w:rsidP="00047A98">
            <w:pPr>
              <w:pStyle w:val="FootnoteText"/>
              <w:numPr>
                <w:ilvl w:val="0"/>
                <w:numId w:val="0"/>
              </w:numPr>
              <w:spacing w:before="0"/>
              <w:jc w:val="center"/>
              <w:rPr>
                <w:rFonts w:ascii="Avenir Book" w:hAnsi="Avenir Book"/>
                <w:b/>
                <w:sz w:val="22"/>
                <w:szCs w:val="22"/>
              </w:rPr>
            </w:pPr>
          </w:p>
        </w:tc>
        <w:tc>
          <w:tcPr>
            <w:tcW w:w="4418" w:type="dxa"/>
          </w:tcPr>
          <w:p w14:paraId="18AE7503" w14:textId="77777777" w:rsidR="00D51CA7" w:rsidRPr="00754360" w:rsidRDefault="00D51CA7" w:rsidP="00047A98">
            <w:pPr>
              <w:pStyle w:val="FootnoteText"/>
              <w:numPr>
                <w:ilvl w:val="0"/>
                <w:numId w:val="0"/>
              </w:numPr>
              <w:spacing w:before="0"/>
              <w:jc w:val="center"/>
              <w:rPr>
                <w:rFonts w:ascii="Avenir Book" w:hAnsi="Avenir Book"/>
                <w:b/>
                <w:sz w:val="22"/>
                <w:szCs w:val="22"/>
              </w:rPr>
            </w:pPr>
            <w:r w:rsidRPr="00754360">
              <w:rPr>
                <w:rFonts w:ascii="Avenir Book" w:hAnsi="Avenir Book"/>
                <w:b/>
                <w:sz w:val="22"/>
                <w:szCs w:val="22"/>
              </w:rPr>
              <w:t>Justification</w:t>
            </w:r>
          </w:p>
        </w:tc>
      </w:tr>
      <w:tr w:rsidR="00D51CA7" w:rsidRPr="00754360" w14:paraId="25C391D0" w14:textId="77777777" w:rsidTr="00047A98">
        <w:trPr>
          <w:trHeight w:val="570"/>
        </w:trPr>
        <w:tc>
          <w:tcPr>
            <w:tcW w:w="4644" w:type="dxa"/>
          </w:tcPr>
          <w:p w14:paraId="5B7AD0C0" w14:textId="77777777" w:rsidR="00D51CA7" w:rsidRPr="00754360" w:rsidRDefault="00D51CA7" w:rsidP="00047A98">
            <w:pPr>
              <w:pStyle w:val="FootnoteText"/>
              <w:numPr>
                <w:ilvl w:val="0"/>
                <w:numId w:val="0"/>
              </w:numPr>
              <w:spacing w:before="0"/>
              <w:rPr>
                <w:rFonts w:ascii="Avenir Book" w:hAnsi="Avenir Book"/>
                <w:sz w:val="22"/>
                <w:szCs w:val="22"/>
              </w:rPr>
            </w:pPr>
            <w:proofErr w:type="gramStart"/>
            <w:r w:rsidRPr="00754360">
              <w:rPr>
                <w:rFonts w:ascii="Avenir Book" w:hAnsi="Avenir Book"/>
                <w:sz w:val="22"/>
                <w:szCs w:val="22"/>
              </w:rPr>
              <w:t>3.1.1.1  A</w:t>
            </w:r>
            <w:proofErr w:type="gramEnd"/>
            <w:r w:rsidRPr="00754360">
              <w:rPr>
                <w:rFonts w:ascii="Avenir Book" w:hAnsi="Avenir Book"/>
                <w:sz w:val="22"/>
                <w:szCs w:val="22"/>
              </w:rPr>
              <w:t xml:space="preserve"> Project type is automatically eligible for Gold Standard Certification if there are Gold Standard published Activity Requirements and/or Gold Standard Approved Methodologies associated with it or as referenced in Gold Standard Product Requirements. These are published to the Gold Standard website and shall be followed where provided for a given Project type.</w:t>
            </w:r>
          </w:p>
        </w:tc>
        <w:tc>
          <w:tcPr>
            <w:tcW w:w="567" w:type="dxa"/>
          </w:tcPr>
          <w:p w14:paraId="11A74339" w14:textId="77777777" w:rsidR="00D51CA7" w:rsidRPr="00754360" w:rsidRDefault="00D51CA7" w:rsidP="00047A98">
            <w:pPr>
              <w:pStyle w:val="SDMPDDPoASubSection1"/>
              <w:keepNext w:val="0"/>
              <w:keepLines w:val="0"/>
              <w:suppressLineNumbers/>
              <w:tabs>
                <w:tab w:val="clear" w:pos="1474"/>
              </w:tabs>
              <w:suppressAutoHyphens w:val="0"/>
              <w:spacing w:before="0" w:after="0"/>
              <w:rPr>
                <w:rFonts w:ascii="Avenir Book" w:hAnsi="Avenir Book"/>
                <w:szCs w:val="22"/>
              </w:rPr>
            </w:pPr>
            <w:r w:rsidRPr="00754360">
              <w:rPr>
                <w:rFonts w:ascii="Avenir Book" w:hAnsi="Avenir Book"/>
                <w:szCs w:val="22"/>
              </w:rPr>
              <w:t>OK</w:t>
            </w:r>
          </w:p>
        </w:tc>
        <w:tc>
          <w:tcPr>
            <w:tcW w:w="4418" w:type="dxa"/>
          </w:tcPr>
          <w:p w14:paraId="58CAA3A5" w14:textId="404F902F" w:rsidR="00715914" w:rsidRDefault="00715914" w:rsidP="00047A98">
            <w:pPr>
              <w:pStyle w:val="SDMPDDPoASubSection1"/>
              <w:keepNext w:val="0"/>
              <w:keepLines w:val="0"/>
              <w:suppressLineNumbers/>
              <w:suppressAutoHyphens w:val="0"/>
              <w:spacing w:before="0" w:after="0"/>
              <w:rPr>
                <w:rFonts w:ascii="Avenir Book" w:hAnsi="Avenir Book"/>
                <w:b w:val="0"/>
                <w:szCs w:val="22"/>
                <w:lang w:val="en-US"/>
              </w:rPr>
            </w:pPr>
            <w:r w:rsidRPr="00715914">
              <w:rPr>
                <w:rFonts w:ascii="Avenir Book" w:hAnsi="Avenir Book"/>
                <w:b w:val="0"/>
                <w:szCs w:val="22"/>
              </w:rPr>
              <w:t>As p</w:t>
            </w:r>
            <w:r w:rsidR="000E18A8">
              <w:rPr>
                <w:rFonts w:ascii="Avenir Book" w:hAnsi="Avenir Book"/>
                <w:b w:val="0"/>
                <w:szCs w:val="22"/>
              </w:rPr>
              <w:t>e</w:t>
            </w:r>
            <w:r w:rsidRPr="00715914">
              <w:rPr>
                <w:rFonts w:ascii="Avenir Book" w:hAnsi="Avenir Book"/>
                <w:b w:val="0"/>
                <w:szCs w:val="22"/>
              </w:rPr>
              <w:t>r Section 3 of ‘GS4GG Community Service Activity requirements’ v1.2</w:t>
            </w:r>
            <w:r>
              <w:rPr>
                <w:rFonts w:ascii="Avenir Book" w:hAnsi="Avenir Book"/>
                <w:b w:val="0"/>
                <w:szCs w:val="22"/>
              </w:rPr>
              <w:t>,</w:t>
            </w:r>
            <w:r w:rsidRPr="00715914">
              <w:rPr>
                <w:rFonts w:ascii="Avenir Book" w:hAnsi="Avenir Book" w:cs="Times New Roman"/>
                <w:b w:val="0"/>
                <w:kern w:val="2"/>
                <w:sz w:val="18"/>
                <w:szCs w:val="18"/>
                <w:lang w:val="en-US" w:eastAsia="zh-CN"/>
              </w:rPr>
              <w:t xml:space="preserve"> </w:t>
            </w:r>
            <w:r>
              <w:rPr>
                <w:rFonts w:ascii="Avenir Book" w:hAnsi="Avenir Book" w:cs="Times New Roman"/>
                <w:b w:val="0"/>
                <w:kern w:val="2"/>
                <w:sz w:val="18"/>
                <w:szCs w:val="18"/>
                <w:lang w:val="en-US" w:eastAsia="zh-CN"/>
              </w:rPr>
              <w:t>“</w:t>
            </w:r>
            <w:r w:rsidRPr="00715914">
              <w:rPr>
                <w:rFonts w:ascii="Avenir Book" w:hAnsi="Avenir Book"/>
                <w:b w:val="0"/>
                <w:szCs w:val="22"/>
                <w:lang w:val="en-US"/>
              </w:rPr>
              <w:t xml:space="preserve">All waste management activities that deliver energy </w:t>
            </w:r>
            <w:r w:rsidRPr="00715914">
              <w:rPr>
                <w:rFonts w:ascii="Avenir Book" w:hAnsi="Avenir Book"/>
                <w:b w:val="0"/>
                <w:szCs w:val="22"/>
                <w:u w:val="single"/>
                <w:lang w:val="en-US"/>
              </w:rPr>
              <w:t>OR a usable product with sustainable development benefits such as composting</w:t>
            </w:r>
            <w:r w:rsidRPr="00715914">
              <w:rPr>
                <w:rFonts w:ascii="Avenir Book" w:hAnsi="Avenir Book"/>
                <w:b w:val="0"/>
                <w:szCs w:val="22"/>
                <w:lang w:val="en-US"/>
              </w:rPr>
              <w:t xml:space="preserve">, biogas </w:t>
            </w:r>
            <w:proofErr w:type="spellStart"/>
            <w:r w:rsidRPr="00715914">
              <w:rPr>
                <w:rFonts w:ascii="Avenir Book" w:hAnsi="Avenir Book"/>
                <w:b w:val="0"/>
                <w:szCs w:val="22"/>
                <w:lang w:val="en-US"/>
              </w:rPr>
              <w:t>etc</w:t>
            </w:r>
            <w:proofErr w:type="spellEnd"/>
            <w:r w:rsidRPr="00715914">
              <w:rPr>
                <w:rFonts w:ascii="Avenir Book" w:hAnsi="Avenir Book"/>
                <w:b w:val="0"/>
                <w:szCs w:val="22"/>
                <w:lang w:val="en-US"/>
              </w:rPr>
              <w:t>” are eligible under GS4GG.</w:t>
            </w:r>
          </w:p>
          <w:p w14:paraId="70F4C4C9" w14:textId="77777777" w:rsidR="00715914" w:rsidRDefault="00715914" w:rsidP="00047A98">
            <w:pPr>
              <w:pStyle w:val="SDMPDDPoASubSection1"/>
              <w:keepNext w:val="0"/>
              <w:keepLines w:val="0"/>
              <w:suppressLineNumbers/>
              <w:suppressAutoHyphens w:val="0"/>
              <w:spacing w:before="0" w:after="0"/>
              <w:rPr>
                <w:rFonts w:ascii="Avenir Book" w:hAnsi="Avenir Book"/>
                <w:b w:val="0"/>
                <w:szCs w:val="22"/>
                <w:lang w:val="en-US"/>
              </w:rPr>
            </w:pPr>
          </w:p>
          <w:p w14:paraId="7CF454CC" w14:textId="0F40BB3F" w:rsidR="00D51CA7" w:rsidRDefault="00715914" w:rsidP="00047A98">
            <w:pPr>
              <w:pStyle w:val="SDMPDDPoASubSection1"/>
              <w:keepNext w:val="0"/>
              <w:keepLines w:val="0"/>
              <w:suppressLineNumbers/>
              <w:suppressAutoHyphens w:val="0"/>
              <w:spacing w:before="0" w:after="0"/>
              <w:rPr>
                <w:rFonts w:ascii="Avenir Book" w:hAnsi="Avenir Book"/>
                <w:b w:val="0"/>
                <w:szCs w:val="22"/>
              </w:rPr>
            </w:pPr>
            <w:r>
              <w:rPr>
                <w:rFonts w:ascii="Avenir Book" w:hAnsi="Avenir Book"/>
                <w:b w:val="0"/>
                <w:szCs w:val="22"/>
                <w:lang w:val="en-US"/>
              </w:rPr>
              <w:t xml:space="preserve">Since, the project produce compost, a usable product with sustainable development benefits, </w:t>
            </w:r>
            <w:r>
              <w:rPr>
                <w:rFonts w:ascii="Avenir Book" w:hAnsi="Avenir Book"/>
                <w:b w:val="0"/>
                <w:szCs w:val="22"/>
              </w:rPr>
              <w:t>t</w:t>
            </w:r>
            <w:r w:rsidR="00D51CA7" w:rsidRPr="00754360">
              <w:rPr>
                <w:rFonts w:ascii="Avenir Book" w:hAnsi="Avenir Book"/>
                <w:b w:val="0"/>
                <w:szCs w:val="22"/>
              </w:rPr>
              <w:t>he project acti</w:t>
            </w:r>
            <w:r w:rsidR="00D51CA7">
              <w:rPr>
                <w:rFonts w:ascii="Avenir Book" w:hAnsi="Avenir Book"/>
                <w:b w:val="0"/>
                <w:szCs w:val="22"/>
              </w:rPr>
              <w:t xml:space="preserve">vity is automatically eligible </w:t>
            </w:r>
            <w:r w:rsidR="00D51CA7" w:rsidRPr="00754360">
              <w:rPr>
                <w:rFonts w:ascii="Avenir Book" w:hAnsi="Avenir Book"/>
                <w:b w:val="0"/>
                <w:szCs w:val="22"/>
              </w:rPr>
              <w:t>under the project type category “(c) Waste</w:t>
            </w:r>
            <w:r w:rsidR="00D51CA7">
              <w:rPr>
                <w:rFonts w:ascii="Avenir Book" w:hAnsi="Avenir Book"/>
                <w:b w:val="0"/>
                <w:szCs w:val="22"/>
              </w:rPr>
              <w:t xml:space="preserve"> </w:t>
            </w:r>
            <w:r w:rsidR="00D51CA7" w:rsidRPr="00754360">
              <w:rPr>
                <w:rFonts w:ascii="Avenir Book" w:hAnsi="Avenir Book"/>
                <w:b w:val="0"/>
                <w:szCs w:val="22"/>
              </w:rPr>
              <w:t xml:space="preserve">management </w:t>
            </w:r>
            <w:r w:rsidR="00D51CA7" w:rsidRPr="00754360">
              <w:rPr>
                <w:rFonts w:ascii="Avenir Book" w:hAnsi="Avenir Book"/>
                <w:b w:val="0"/>
                <w:szCs w:val="22"/>
              </w:rPr>
              <w:lastRenderedPageBreak/>
              <w:t>and handling”, as defined in the GS Activity requirements</w:t>
            </w:r>
            <w:r w:rsidR="00D51CA7">
              <w:rPr>
                <w:rStyle w:val="FootnoteReference"/>
                <w:rFonts w:ascii="Avenir Book" w:hAnsi="Avenir Book"/>
                <w:b w:val="0"/>
                <w:szCs w:val="22"/>
              </w:rPr>
              <w:footnoteReference w:id="2"/>
            </w:r>
            <w:r w:rsidR="00D51CA7">
              <w:rPr>
                <w:rFonts w:ascii="Avenir Book" w:hAnsi="Avenir Book"/>
                <w:b w:val="0"/>
                <w:szCs w:val="22"/>
              </w:rPr>
              <w:t xml:space="preserve">. </w:t>
            </w:r>
          </w:p>
          <w:p w14:paraId="4466211A" w14:textId="77777777" w:rsidR="00715914" w:rsidRDefault="00715914" w:rsidP="00047A98">
            <w:pPr>
              <w:pStyle w:val="SDMPDDPoASubSection1"/>
              <w:keepNext w:val="0"/>
              <w:keepLines w:val="0"/>
              <w:suppressLineNumbers/>
              <w:suppressAutoHyphens w:val="0"/>
              <w:spacing w:before="0" w:after="0"/>
              <w:rPr>
                <w:rFonts w:ascii="Avenir Book" w:hAnsi="Avenir Book"/>
                <w:b w:val="0"/>
                <w:szCs w:val="22"/>
              </w:rPr>
            </w:pPr>
          </w:p>
          <w:p w14:paraId="1D10BA30" w14:textId="77777777" w:rsidR="00D51CA7" w:rsidRPr="00754360" w:rsidRDefault="00D51CA7" w:rsidP="00D51CA7">
            <w:pPr>
              <w:pStyle w:val="SDMPDDPoASubSection1"/>
              <w:keepNext w:val="0"/>
              <w:keepLines w:val="0"/>
              <w:suppressLineNumbers/>
              <w:suppressAutoHyphens w:val="0"/>
              <w:spacing w:before="0" w:after="0"/>
              <w:rPr>
                <w:rFonts w:ascii="Avenir Book" w:hAnsi="Avenir Book"/>
                <w:b w:val="0"/>
                <w:szCs w:val="22"/>
              </w:rPr>
            </w:pPr>
            <w:r>
              <w:rPr>
                <w:rFonts w:ascii="Avenir Book" w:hAnsi="Avenir Book"/>
                <w:b w:val="0"/>
                <w:szCs w:val="22"/>
              </w:rPr>
              <w:t>The CDM</w:t>
            </w:r>
            <w:r w:rsidRPr="00754360">
              <w:rPr>
                <w:rFonts w:ascii="Avenir Book" w:hAnsi="Avenir Book"/>
                <w:b w:val="0"/>
                <w:szCs w:val="22"/>
              </w:rPr>
              <w:t xml:space="preserve"> approved methodology </w:t>
            </w:r>
            <w:r w:rsidR="00D12C7F" w:rsidRPr="00D12C7F">
              <w:rPr>
                <w:rFonts w:ascii="Avenir Book" w:hAnsi="Avenir Book"/>
                <w:b w:val="0"/>
                <w:bCs/>
                <w:szCs w:val="22"/>
              </w:rPr>
              <w:t xml:space="preserve">AMS-III.F.: Avoidance of methane </w:t>
            </w:r>
            <w:r w:rsidR="00D12C7F">
              <w:rPr>
                <w:rFonts w:ascii="Avenir Book" w:hAnsi="Avenir Book"/>
                <w:b w:val="0"/>
                <w:bCs/>
                <w:szCs w:val="22"/>
              </w:rPr>
              <w:t>emissions through composting,</w:t>
            </w:r>
            <w:r w:rsidR="00D12C7F" w:rsidRPr="00D12C7F">
              <w:rPr>
                <w:rFonts w:ascii="Avenir Book" w:hAnsi="Avenir Book"/>
                <w:b w:val="0"/>
                <w:bCs/>
                <w:szCs w:val="22"/>
              </w:rPr>
              <w:t xml:space="preserve"> Version 12.0</w:t>
            </w:r>
            <w:r>
              <w:rPr>
                <w:rFonts w:ascii="Avenir Book" w:hAnsi="Avenir Book"/>
                <w:b w:val="0"/>
                <w:szCs w:val="22"/>
              </w:rPr>
              <w:t xml:space="preserve">, is applied to the project activity. </w:t>
            </w:r>
          </w:p>
        </w:tc>
      </w:tr>
      <w:tr w:rsidR="00D51CA7" w:rsidRPr="00754360" w14:paraId="278E8F35" w14:textId="77777777" w:rsidTr="00047A98">
        <w:trPr>
          <w:trHeight w:val="570"/>
        </w:trPr>
        <w:tc>
          <w:tcPr>
            <w:tcW w:w="4644" w:type="dxa"/>
          </w:tcPr>
          <w:p w14:paraId="5ABDB240" w14:textId="77777777" w:rsidR="00D51CA7" w:rsidRPr="00754360" w:rsidRDefault="00D51CA7" w:rsidP="00047A98">
            <w:pPr>
              <w:pStyle w:val="SDMPDDPoASubSection1"/>
              <w:keepNext w:val="0"/>
              <w:keepLines w:val="0"/>
              <w:suppressAutoHyphens w:val="0"/>
              <w:spacing w:before="0" w:after="0"/>
              <w:rPr>
                <w:rFonts w:ascii="Avenir Book" w:hAnsi="Avenir Book"/>
                <w:b w:val="0"/>
                <w:i/>
                <w:szCs w:val="22"/>
              </w:rPr>
            </w:pPr>
            <w:proofErr w:type="gramStart"/>
            <w:r w:rsidRPr="00754360">
              <w:rPr>
                <w:rFonts w:ascii="Avenir Book" w:hAnsi="Avenir Book"/>
                <w:b w:val="0"/>
                <w:szCs w:val="22"/>
              </w:rPr>
              <w:lastRenderedPageBreak/>
              <w:t>3.1.1.2  For</w:t>
            </w:r>
            <w:proofErr w:type="gramEnd"/>
            <w:r w:rsidRPr="00754360">
              <w:rPr>
                <w:rFonts w:ascii="Avenir Book" w:hAnsi="Avenir Book"/>
                <w:b w:val="0"/>
                <w:szCs w:val="22"/>
              </w:rPr>
              <w:t xml:space="preserve"> Project types not currently published to the Gold Standard website, the Project Developer may submit to Gold Standard for approval. This shall be done at minimum as part of the Preliminary Review, though it is recommended to engage with Gold Standard earlier to establish the criteria and requirements for approval.</w:t>
            </w:r>
          </w:p>
        </w:tc>
        <w:tc>
          <w:tcPr>
            <w:tcW w:w="567" w:type="dxa"/>
          </w:tcPr>
          <w:p w14:paraId="3A6C2B59" w14:textId="77777777" w:rsidR="00D51CA7" w:rsidRPr="00754360" w:rsidRDefault="00D51CA7" w:rsidP="00047A98">
            <w:pPr>
              <w:pStyle w:val="SDMPDDPoASubSection1"/>
              <w:keepNext w:val="0"/>
              <w:keepLines w:val="0"/>
              <w:tabs>
                <w:tab w:val="clear" w:pos="1474"/>
              </w:tabs>
              <w:suppressAutoHyphens w:val="0"/>
              <w:spacing w:before="0" w:after="0"/>
              <w:rPr>
                <w:rFonts w:ascii="Avenir Book" w:hAnsi="Avenir Book"/>
                <w:i/>
                <w:szCs w:val="22"/>
              </w:rPr>
            </w:pPr>
            <w:r w:rsidRPr="00754360">
              <w:rPr>
                <w:rFonts w:ascii="Avenir Book" w:hAnsi="Avenir Book"/>
                <w:i/>
                <w:szCs w:val="22"/>
              </w:rPr>
              <w:t>NA</w:t>
            </w:r>
          </w:p>
        </w:tc>
        <w:tc>
          <w:tcPr>
            <w:tcW w:w="4418" w:type="dxa"/>
          </w:tcPr>
          <w:p w14:paraId="62C7D6F6" w14:textId="77777777" w:rsidR="00D51CA7" w:rsidRPr="00754360" w:rsidRDefault="00D51CA7" w:rsidP="00047A98">
            <w:pPr>
              <w:pStyle w:val="SDMPDDPoASubSection1"/>
              <w:keepNext w:val="0"/>
              <w:keepLines w:val="0"/>
              <w:tabs>
                <w:tab w:val="clear" w:pos="1474"/>
              </w:tabs>
              <w:suppressAutoHyphens w:val="0"/>
              <w:spacing w:before="0" w:after="0"/>
              <w:rPr>
                <w:rFonts w:ascii="Avenir Book" w:hAnsi="Avenir Book"/>
                <w:b w:val="0"/>
                <w:szCs w:val="22"/>
              </w:rPr>
            </w:pPr>
            <w:r w:rsidRPr="00754360">
              <w:rPr>
                <w:rFonts w:ascii="Avenir Book" w:hAnsi="Avenir Book"/>
                <w:b w:val="0"/>
                <w:szCs w:val="22"/>
              </w:rPr>
              <w:t>The project type is approved and published on the GS website.</w:t>
            </w:r>
          </w:p>
        </w:tc>
      </w:tr>
      <w:tr w:rsidR="00D51CA7" w:rsidRPr="00754360" w14:paraId="411A3DB9" w14:textId="77777777" w:rsidTr="00047A98">
        <w:trPr>
          <w:trHeight w:val="570"/>
        </w:trPr>
        <w:tc>
          <w:tcPr>
            <w:tcW w:w="4644" w:type="dxa"/>
          </w:tcPr>
          <w:p w14:paraId="2318B70D" w14:textId="77777777" w:rsidR="00D51CA7" w:rsidRPr="00754360" w:rsidRDefault="00D51CA7" w:rsidP="00047A98">
            <w:pPr>
              <w:pStyle w:val="SDMPDDPoASubSection1"/>
              <w:keepNext w:val="0"/>
              <w:keepLines w:val="0"/>
              <w:tabs>
                <w:tab w:val="clear" w:pos="1474"/>
              </w:tabs>
              <w:suppressAutoHyphens w:val="0"/>
              <w:spacing w:before="0" w:after="0"/>
              <w:rPr>
                <w:rFonts w:ascii="Avenir Book" w:hAnsi="Avenir Book"/>
                <w:b w:val="0"/>
                <w:i/>
                <w:szCs w:val="22"/>
              </w:rPr>
            </w:pPr>
            <w:proofErr w:type="gramStart"/>
            <w:r w:rsidRPr="00754360">
              <w:rPr>
                <w:rFonts w:ascii="Avenir Book" w:hAnsi="Avenir Book"/>
                <w:b w:val="0"/>
                <w:szCs w:val="22"/>
              </w:rPr>
              <w:t>3.1.1.3  Project</w:t>
            </w:r>
            <w:proofErr w:type="gramEnd"/>
            <w:r w:rsidRPr="00754360">
              <w:rPr>
                <w:rFonts w:ascii="Avenir Book" w:hAnsi="Avenir Book"/>
                <w:b w:val="0"/>
                <w:szCs w:val="22"/>
              </w:rPr>
              <w:t xml:space="preserve"> types applying for Gold Standard approval are referred to the Gold Standard Vision and Mission. The Project Developer shall demonstrate how the Project would contribute to these and how the Gold Standard for the Global Goals Requirements would be met in their application for approval.</w:t>
            </w:r>
          </w:p>
        </w:tc>
        <w:tc>
          <w:tcPr>
            <w:tcW w:w="567" w:type="dxa"/>
          </w:tcPr>
          <w:p w14:paraId="06333C8D" w14:textId="77777777" w:rsidR="00D51CA7" w:rsidRPr="00754360" w:rsidRDefault="00D51CA7" w:rsidP="00047A98">
            <w:pPr>
              <w:pStyle w:val="SDMPDDPoASubSection1"/>
              <w:keepNext w:val="0"/>
              <w:keepLines w:val="0"/>
              <w:tabs>
                <w:tab w:val="clear" w:pos="1474"/>
              </w:tabs>
              <w:suppressAutoHyphens w:val="0"/>
              <w:spacing w:before="0" w:after="0"/>
              <w:rPr>
                <w:rFonts w:ascii="Avenir Book" w:hAnsi="Avenir Book"/>
                <w:i/>
                <w:szCs w:val="22"/>
              </w:rPr>
            </w:pPr>
            <w:r w:rsidRPr="00754360">
              <w:rPr>
                <w:rFonts w:ascii="Avenir Book" w:hAnsi="Avenir Book"/>
                <w:i/>
                <w:szCs w:val="22"/>
              </w:rPr>
              <w:t>OK</w:t>
            </w:r>
          </w:p>
        </w:tc>
        <w:tc>
          <w:tcPr>
            <w:tcW w:w="4418" w:type="dxa"/>
          </w:tcPr>
          <w:p w14:paraId="76A6A3FE" w14:textId="77777777" w:rsidR="00D51CA7" w:rsidRPr="00754360" w:rsidRDefault="00D51CA7" w:rsidP="00047A98">
            <w:pPr>
              <w:pStyle w:val="SDMPDDPoASubSection1"/>
              <w:keepNext w:val="0"/>
              <w:keepLines w:val="0"/>
              <w:suppressAutoHyphens w:val="0"/>
              <w:spacing w:before="0" w:after="0"/>
              <w:rPr>
                <w:rFonts w:ascii="Avenir Book" w:hAnsi="Avenir Book"/>
                <w:b w:val="0"/>
                <w:szCs w:val="22"/>
              </w:rPr>
            </w:pPr>
            <w:r w:rsidRPr="00754360">
              <w:rPr>
                <w:rFonts w:ascii="Avenir Book" w:hAnsi="Avenir Book"/>
                <w:b w:val="0"/>
                <w:szCs w:val="22"/>
              </w:rPr>
              <w:t xml:space="preserve">The project activity </w:t>
            </w:r>
            <w:r>
              <w:rPr>
                <w:rFonts w:ascii="Avenir Book" w:hAnsi="Avenir Book"/>
                <w:b w:val="0"/>
                <w:szCs w:val="22"/>
              </w:rPr>
              <w:t>is implementation of municipal solid waste composting facility in Indonesia</w:t>
            </w:r>
            <w:r w:rsidRPr="00754360">
              <w:rPr>
                <w:rFonts w:ascii="Avenir Book" w:hAnsi="Avenir Book"/>
                <w:b w:val="0"/>
                <w:szCs w:val="22"/>
              </w:rPr>
              <w:t xml:space="preserve">.  </w:t>
            </w:r>
          </w:p>
          <w:p w14:paraId="71EE3F02" w14:textId="77777777" w:rsidR="00D51CA7" w:rsidRDefault="00D51CA7" w:rsidP="00047A98">
            <w:pPr>
              <w:pStyle w:val="SDMPDDPoASubSection1"/>
              <w:keepNext w:val="0"/>
              <w:keepLines w:val="0"/>
              <w:suppressAutoHyphens w:val="0"/>
              <w:spacing w:before="0" w:after="0"/>
              <w:rPr>
                <w:rFonts w:ascii="Avenir Book" w:hAnsi="Avenir Book"/>
                <w:b w:val="0"/>
                <w:szCs w:val="22"/>
              </w:rPr>
            </w:pPr>
            <w:r w:rsidRPr="00754360">
              <w:rPr>
                <w:rFonts w:ascii="Avenir Book" w:hAnsi="Avenir Book"/>
                <w:b w:val="0"/>
                <w:szCs w:val="22"/>
              </w:rPr>
              <w:t xml:space="preserve">The </w:t>
            </w:r>
            <w:r>
              <w:rPr>
                <w:rFonts w:ascii="Avenir Book" w:hAnsi="Avenir Book"/>
                <w:b w:val="0"/>
                <w:szCs w:val="22"/>
              </w:rPr>
              <w:t>project</w:t>
            </w:r>
            <w:r w:rsidRPr="00754360">
              <w:rPr>
                <w:rFonts w:ascii="Avenir Book" w:hAnsi="Avenir Book"/>
                <w:b w:val="0"/>
                <w:szCs w:val="22"/>
              </w:rPr>
              <w:t xml:space="preserve"> avoid</w:t>
            </w:r>
            <w:r>
              <w:rPr>
                <w:rFonts w:ascii="Avenir Book" w:hAnsi="Avenir Book"/>
                <w:b w:val="0"/>
                <w:szCs w:val="22"/>
              </w:rPr>
              <w:t>s</w:t>
            </w:r>
            <w:r w:rsidRPr="00754360">
              <w:rPr>
                <w:rFonts w:ascii="Avenir Book" w:hAnsi="Avenir Book"/>
                <w:b w:val="0"/>
                <w:szCs w:val="22"/>
              </w:rPr>
              <w:t xml:space="preserve"> </w:t>
            </w:r>
            <w:r>
              <w:rPr>
                <w:rFonts w:ascii="Avenir Book" w:hAnsi="Avenir Book"/>
                <w:b w:val="0"/>
                <w:szCs w:val="22"/>
              </w:rPr>
              <w:t xml:space="preserve">CH4 </w:t>
            </w:r>
            <w:r w:rsidRPr="00754360">
              <w:rPr>
                <w:rFonts w:ascii="Avenir Book" w:hAnsi="Avenir Book"/>
                <w:b w:val="0"/>
                <w:szCs w:val="22"/>
              </w:rPr>
              <w:t>emissions that would have occurred</w:t>
            </w:r>
            <w:r>
              <w:rPr>
                <w:rFonts w:ascii="Avenir Book" w:hAnsi="Avenir Book"/>
                <w:b w:val="0"/>
                <w:szCs w:val="22"/>
              </w:rPr>
              <w:t xml:space="preserve"> in the absence of the project at the conventional landfills without any CH4 recovery. Hence the project avoids the GHG emission that is responsible for climate change</w:t>
            </w:r>
            <w:r w:rsidRPr="00754360">
              <w:rPr>
                <w:rFonts w:ascii="Avenir Book" w:hAnsi="Avenir Book"/>
                <w:b w:val="0"/>
                <w:szCs w:val="22"/>
              </w:rPr>
              <w:t>.</w:t>
            </w:r>
          </w:p>
          <w:p w14:paraId="5BF413C1" w14:textId="77777777" w:rsidR="00D51CA7" w:rsidRPr="00754360" w:rsidRDefault="00D51CA7" w:rsidP="00047A98">
            <w:pPr>
              <w:pStyle w:val="SDMPDDPoASubSection1"/>
              <w:keepNext w:val="0"/>
              <w:keepLines w:val="0"/>
              <w:suppressAutoHyphens w:val="0"/>
              <w:spacing w:before="0" w:after="0"/>
              <w:rPr>
                <w:rFonts w:ascii="Avenir Book" w:hAnsi="Avenir Book"/>
                <w:b w:val="0"/>
                <w:szCs w:val="22"/>
              </w:rPr>
            </w:pPr>
            <w:r w:rsidRPr="00754360">
              <w:rPr>
                <w:rFonts w:ascii="Avenir Book" w:hAnsi="Avenir Book"/>
                <w:b w:val="0"/>
                <w:szCs w:val="22"/>
              </w:rPr>
              <w:t>The monitoring</w:t>
            </w:r>
            <w:r>
              <w:rPr>
                <w:rFonts w:ascii="Avenir Book" w:hAnsi="Avenir Book"/>
                <w:b w:val="0"/>
                <w:szCs w:val="22"/>
              </w:rPr>
              <w:t xml:space="preserve"> process</w:t>
            </w:r>
            <w:r w:rsidRPr="00754360">
              <w:rPr>
                <w:rFonts w:ascii="Avenir Book" w:hAnsi="Avenir Book"/>
                <w:b w:val="0"/>
                <w:szCs w:val="22"/>
              </w:rPr>
              <w:t xml:space="preserve"> required to achieve the Global Goals, </w:t>
            </w:r>
            <w:r>
              <w:rPr>
                <w:rFonts w:ascii="Avenir Book" w:hAnsi="Avenir Book"/>
                <w:b w:val="0"/>
                <w:szCs w:val="22"/>
              </w:rPr>
              <w:t>are</w:t>
            </w:r>
            <w:r w:rsidRPr="00754360">
              <w:rPr>
                <w:rFonts w:ascii="Avenir Book" w:hAnsi="Avenir Book"/>
                <w:b w:val="0"/>
                <w:szCs w:val="22"/>
              </w:rPr>
              <w:t xml:space="preserve"> </w:t>
            </w:r>
            <w:r>
              <w:rPr>
                <w:rFonts w:ascii="Avenir Book" w:hAnsi="Avenir Book"/>
                <w:b w:val="0"/>
                <w:szCs w:val="22"/>
              </w:rPr>
              <w:t xml:space="preserve">also </w:t>
            </w:r>
            <w:r w:rsidRPr="00754360">
              <w:rPr>
                <w:rFonts w:ascii="Avenir Book" w:hAnsi="Avenir Book"/>
                <w:b w:val="0"/>
                <w:szCs w:val="22"/>
              </w:rPr>
              <w:t>explained in the project document.</w:t>
            </w:r>
          </w:p>
          <w:p w14:paraId="3DA6BFD6" w14:textId="77777777" w:rsidR="00D51CA7" w:rsidRPr="00754360" w:rsidRDefault="00D51CA7" w:rsidP="00047A98">
            <w:pPr>
              <w:pStyle w:val="SDMPDDPoASubSection1"/>
              <w:keepNext w:val="0"/>
              <w:keepLines w:val="0"/>
              <w:suppressAutoHyphens w:val="0"/>
              <w:spacing w:before="0" w:after="0"/>
              <w:rPr>
                <w:rFonts w:ascii="Avenir Book" w:hAnsi="Avenir Book"/>
                <w:b w:val="0"/>
                <w:szCs w:val="22"/>
              </w:rPr>
            </w:pPr>
            <w:r w:rsidRPr="00754360">
              <w:rPr>
                <w:rFonts w:ascii="Avenir Book" w:hAnsi="Avenir Book"/>
                <w:b w:val="0"/>
                <w:szCs w:val="22"/>
              </w:rPr>
              <w:t>Therefore, the project activity is in line with the GS vision of “Climate security and sustainable development for all” and GS mission, “To catalyse more ambitious climate action to achieve the Global Goals through robust standards and verified impacts”.</w:t>
            </w:r>
          </w:p>
        </w:tc>
      </w:tr>
      <w:tr w:rsidR="00D51CA7" w:rsidRPr="00754360" w14:paraId="1E2F1F65" w14:textId="77777777" w:rsidTr="00047A98">
        <w:trPr>
          <w:trHeight w:val="570"/>
        </w:trPr>
        <w:tc>
          <w:tcPr>
            <w:tcW w:w="4644" w:type="dxa"/>
          </w:tcPr>
          <w:p w14:paraId="26BEB8E7" w14:textId="77777777" w:rsidR="00D51CA7" w:rsidRPr="00754360" w:rsidRDefault="00D51CA7" w:rsidP="00047A98">
            <w:pPr>
              <w:pStyle w:val="SDMPDDPoASubSection1"/>
              <w:keepNext w:val="0"/>
              <w:keepLines w:val="0"/>
              <w:suppressAutoHyphens w:val="0"/>
              <w:spacing w:before="0" w:after="0"/>
              <w:rPr>
                <w:rFonts w:ascii="Avenir Book" w:hAnsi="Avenir Book"/>
                <w:b w:val="0"/>
                <w:szCs w:val="22"/>
              </w:rPr>
            </w:pPr>
            <w:proofErr w:type="gramStart"/>
            <w:r w:rsidRPr="00754360">
              <w:rPr>
                <w:rFonts w:ascii="Avenir Book" w:hAnsi="Avenir Book"/>
                <w:b w:val="0"/>
                <w:szCs w:val="22"/>
              </w:rPr>
              <w:t>3.1.1.4  In</w:t>
            </w:r>
            <w:proofErr w:type="gramEnd"/>
            <w:r w:rsidRPr="00754360">
              <w:rPr>
                <w:rFonts w:ascii="Avenir Book" w:hAnsi="Avenir Book"/>
                <w:b w:val="0"/>
                <w:szCs w:val="22"/>
              </w:rPr>
              <w:t xml:space="preserve"> reviewing a new Project type for approval, Gold Standard may establish new Requirements to be met by the Project in order to achieve Gold Standard Design Certification and ongoing Project Certification. Where required, Gold Standard shall engage expert peer reviewers to establish these Requirements, at the Project Developer's expense.</w:t>
            </w:r>
          </w:p>
        </w:tc>
        <w:tc>
          <w:tcPr>
            <w:tcW w:w="567" w:type="dxa"/>
          </w:tcPr>
          <w:p w14:paraId="7DC82F76" w14:textId="77777777" w:rsidR="00D51CA7" w:rsidRPr="00754360" w:rsidRDefault="00D51CA7" w:rsidP="00047A98">
            <w:pPr>
              <w:pStyle w:val="SDMPDDPoASubSection1"/>
              <w:keepNext w:val="0"/>
              <w:keepLines w:val="0"/>
              <w:tabs>
                <w:tab w:val="clear" w:pos="1474"/>
              </w:tabs>
              <w:suppressAutoHyphens w:val="0"/>
              <w:spacing w:before="0" w:after="0"/>
              <w:rPr>
                <w:rFonts w:ascii="Avenir Book" w:hAnsi="Avenir Book"/>
                <w:i/>
                <w:szCs w:val="22"/>
              </w:rPr>
            </w:pPr>
            <w:r w:rsidRPr="00754360">
              <w:rPr>
                <w:rFonts w:ascii="Avenir Book" w:hAnsi="Avenir Book"/>
                <w:i/>
                <w:szCs w:val="22"/>
              </w:rPr>
              <w:t>NA</w:t>
            </w:r>
          </w:p>
        </w:tc>
        <w:tc>
          <w:tcPr>
            <w:tcW w:w="4418" w:type="dxa"/>
          </w:tcPr>
          <w:p w14:paraId="03D1AEE4" w14:textId="77777777" w:rsidR="00D51CA7" w:rsidRPr="00754360" w:rsidRDefault="00D51CA7" w:rsidP="00047A98">
            <w:pPr>
              <w:pStyle w:val="SDMPDDPoASubSection1"/>
              <w:keepNext w:val="0"/>
              <w:keepLines w:val="0"/>
              <w:tabs>
                <w:tab w:val="clear" w:pos="1474"/>
              </w:tabs>
              <w:suppressAutoHyphens w:val="0"/>
              <w:spacing w:before="0" w:after="0"/>
              <w:rPr>
                <w:rFonts w:ascii="Avenir Book" w:hAnsi="Avenir Book"/>
                <w:b w:val="0"/>
                <w:i/>
                <w:szCs w:val="22"/>
              </w:rPr>
            </w:pPr>
            <w:r w:rsidRPr="00754360">
              <w:rPr>
                <w:rFonts w:ascii="Avenir Book" w:hAnsi="Avenir Book"/>
                <w:b w:val="0"/>
                <w:i/>
                <w:szCs w:val="22"/>
              </w:rPr>
              <w:t>Non-Applicable</w:t>
            </w:r>
          </w:p>
        </w:tc>
      </w:tr>
      <w:tr w:rsidR="00D51CA7" w:rsidRPr="00754360" w14:paraId="0BABC6FE" w14:textId="77777777" w:rsidTr="00047A98">
        <w:trPr>
          <w:trHeight w:val="570"/>
        </w:trPr>
        <w:tc>
          <w:tcPr>
            <w:tcW w:w="4644" w:type="dxa"/>
          </w:tcPr>
          <w:p w14:paraId="10D432DF" w14:textId="77777777" w:rsidR="00D51CA7" w:rsidRPr="00754360" w:rsidRDefault="00D51CA7" w:rsidP="00047A98">
            <w:pPr>
              <w:pStyle w:val="SDMPDDPoASubSection1"/>
              <w:keepNext w:val="0"/>
              <w:keepLines w:val="0"/>
              <w:tabs>
                <w:tab w:val="clear" w:pos="1474"/>
              </w:tabs>
              <w:suppressAutoHyphens w:val="0"/>
              <w:spacing w:before="0" w:after="0"/>
              <w:rPr>
                <w:rFonts w:ascii="Avenir Book" w:hAnsi="Avenir Book"/>
                <w:b w:val="0"/>
                <w:i/>
                <w:szCs w:val="22"/>
              </w:rPr>
            </w:pPr>
            <w:proofErr w:type="gramStart"/>
            <w:r w:rsidRPr="00754360">
              <w:rPr>
                <w:rFonts w:ascii="Avenir Book" w:hAnsi="Avenir Book"/>
                <w:b w:val="0"/>
                <w:szCs w:val="22"/>
              </w:rPr>
              <w:lastRenderedPageBreak/>
              <w:t>3.1.1.5  Gold</w:t>
            </w:r>
            <w:proofErr w:type="gramEnd"/>
            <w:r w:rsidRPr="00754360">
              <w:rPr>
                <w:rFonts w:ascii="Avenir Book" w:hAnsi="Avenir Book"/>
                <w:b w:val="0"/>
                <w:szCs w:val="22"/>
              </w:rPr>
              <w:t xml:space="preserve"> Standard does not support Project types associated with geo-engineering or energy generated from fossil fuel or nuclear, fossil fuel switch, or any project that supports, enhances or prolongs such energy generation. In certain cases, concerning energy efficiency involving fossil fuels (for example, LPG stoves), an exception is made. This is captured in the relevant Activity Requirements, Gold Standard Approved Methodologies and/or Product Requirements.</w:t>
            </w:r>
          </w:p>
        </w:tc>
        <w:tc>
          <w:tcPr>
            <w:tcW w:w="567" w:type="dxa"/>
          </w:tcPr>
          <w:p w14:paraId="37B04BEF" w14:textId="77777777" w:rsidR="00D51CA7" w:rsidRPr="00754360" w:rsidRDefault="00D51CA7" w:rsidP="00047A98">
            <w:pPr>
              <w:pStyle w:val="SDMPDDPoASubSection1"/>
              <w:keepNext w:val="0"/>
              <w:keepLines w:val="0"/>
              <w:tabs>
                <w:tab w:val="clear" w:pos="1474"/>
              </w:tabs>
              <w:suppressAutoHyphens w:val="0"/>
              <w:spacing w:before="0" w:after="0"/>
              <w:rPr>
                <w:rFonts w:ascii="Avenir Book" w:hAnsi="Avenir Book"/>
                <w:i/>
                <w:szCs w:val="22"/>
              </w:rPr>
            </w:pPr>
            <w:r w:rsidRPr="00754360">
              <w:rPr>
                <w:rFonts w:ascii="Avenir Book" w:hAnsi="Avenir Book"/>
                <w:i/>
                <w:szCs w:val="22"/>
              </w:rPr>
              <w:t>NA</w:t>
            </w:r>
          </w:p>
        </w:tc>
        <w:tc>
          <w:tcPr>
            <w:tcW w:w="4418" w:type="dxa"/>
          </w:tcPr>
          <w:p w14:paraId="015DEF23" w14:textId="77777777" w:rsidR="00D51CA7" w:rsidRPr="00754360" w:rsidRDefault="00D51CA7" w:rsidP="00047A98">
            <w:pPr>
              <w:pStyle w:val="SDMPDDPoASubSection1"/>
              <w:keepNext w:val="0"/>
              <w:keepLines w:val="0"/>
              <w:tabs>
                <w:tab w:val="clear" w:pos="1474"/>
              </w:tabs>
              <w:suppressAutoHyphens w:val="0"/>
              <w:spacing w:before="0" w:after="0"/>
              <w:rPr>
                <w:rFonts w:ascii="Avenir Book" w:hAnsi="Avenir Book"/>
                <w:b w:val="0"/>
                <w:i/>
                <w:szCs w:val="22"/>
              </w:rPr>
            </w:pPr>
            <w:r w:rsidRPr="00754360">
              <w:rPr>
                <w:rFonts w:ascii="Avenir Book" w:hAnsi="Avenir Book"/>
                <w:b w:val="0"/>
                <w:i/>
                <w:szCs w:val="22"/>
              </w:rPr>
              <w:t>Non-Applicable</w:t>
            </w:r>
          </w:p>
        </w:tc>
      </w:tr>
    </w:tbl>
    <w:p w14:paraId="57FDB75E" w14:textId="77777777" w:rsidR="003B01D3" w:rsidRPr="007C1D64" w:rsidRDefault="003B01D3" w:rsidP="001275F7">
      <w:pPr>
        <w:pStyle w:val="SDMPDDPoASubSection1"/>
        <w:numPr>
          <w:ilvl w:val="2"/>
          <w:numId w:val="11"/>
        </w:numPr>
        <w:tabs>
          <w:tab w:val="clear" w:pos="1474"/>
        </w:tabs>
        <w:ind w:left="709" w:hanging="709"/>
        <w:rPr>
          <w:rFonts w:ascii="Avenir Book" w:hAnsi="Avenir Book"/>
        </w:rPr>
      </w:pPr>
      <w:r w:rsidRPr="007C1D64">
        <w:rPr>
          <w:rFonts w:ascii="Avenir Book" w:hAnsi="Avenir Book"/>
        </w:rPr>
        <w:t xml:space="preserve">Legal ownership </w:t>
      </w:r>
      <w:r w:rsidR="00F95E5C" w:rsidRPr="007C1D64">
        <w:rPr>
          <w:rFonts w:ascii="Avenir Book" w:hAnsi="Avenir Book"/>
        </w:rPr>
        <w:t xml:space="preserve">of products generated by the project </w:t>
      </w:r>
      <w:r w:rsidRPr="007C1D64">
        <w:rPr>
          <w:rFonts w:ascii="Avenir Book" w:hAnsi="Avenir Book"/>
        </w:rPr>
        <w:t>and legal rights to alter use of resources required to service the project</w:t>
      </w:r>
    </w:p>
    <w:p w14:paraId="3B708639" w14:textId="77777777" w:rsidR="00047A98" w:rsidRDefault="00047A98" w:rsidP="00E77D1F">
      <w:pPr>
        <w:rPr>
          <w:rFonts w:ascii="Avenir Book" w:eastAsia="MS Mincho" w:hAnsi="Avenir Book"/>
        </w:rPr>
      </w:pPr>
      <w:r>
        <w:rPr>
          <w:rFonts w:ascii="Avenir Book" w:eastAsia="MS Mincho" w:hAnsi="Avenir Book"/>
        </w:rPr>
        <w:t xml:space="preserve">The PP, </w:t>
      </w:r>
      <w:r w:rsidRPr="00047A98">
        <w:rPr>
          <w:rFonts w:ascii="Avenir Book" w:eastAsia="MS Mincho" w:hAnsi="Avenir Book"/>
        </w:rPr>
        <w:t xml:space="preserve">Yayasan </w:t>
      </w:r>
      <w:proofErr w:type="spellStart"/>
      <w:r w:rsidRPr="00047A98">
        <w:rPr>
          <w:rFonts w:ascii="Avenir Book" w:eastAsia="MS Mincho" w:hAnsi="Avenir Book"/>
        </w:rPr>
        <w:t>Pemilahan</w:t>
      </w:r>
      <w:proofErr w:type="spellEnd"/>
      <w:r w:rsidRPr="00047A98">
        <w:rPr>
          <w:rFonts w:ascii="Avenir Book" w:eastAsia="MS Mincho" w:hAnsi="Avenir Book"/>
        </w:rPr>
        <w:t xml:space="preserve"> </w:t>
      </w:r>
      <w:proofErr w:type="spellStart"/>
      <w:r w:rsidRPr="00047A98">
        <w:rPr>
          <w:rFonts w:ascii="Avenir Book" w:eastAsia="MS Mincho" w:hAnsi="Avenir Book"/>
        </w:rPr>
        <w:t>Sampah</w:t>
      </w:r>
      <w:proofErr w:type="spellEnd"/>
      <w:r w:rsidRPr="00047A98">
        <w:rPr>
          <w:rFonts w:ascii="Avenir Book" w:eastAsia="MS Mincho" w:hAnsi="Avenir Book"/>
        </w:rPr>
        <w:t xml:space="preserve"> </w:t>
      </w:r>
      <w:proofErr w:type="spellStart"/>
      <w:r w:rsidRPr="00047A98">
        <w:rPr>
          <w:rFonts w:ascii="Avenir Book" w:eastAsia="MS Mincho" w:hAnsi="Avenir Book"/>
        </w:rPr>
        <w:t>Temesi</w:t>
      </w:r>
      <w:proofErr w:type="spellEnd"/>
      <w:r>
        <w:rPr>
          <w:rFonts w:ascii="Avenir Book" w:eastAsia="MS Mincho" w:hAnsi="Avenir Book"/>
        </w:rPr>
        <w:t xml:space="preserve"> is the sole owner of the project activity.  Hence, the GS VER’s generated </w:t>
      </w:r>
      <w:r w:rsidR="00E252BE">
        <w:rPr>
          <w:rFonts w:ascii="Avenir Book" w:eastAsia="MS Mincho" w:hAnsi="Avenir Book"/>
        </w:rPr>
        <w:t>from</w:t>
      </w:r>
      <w:r>
        <w:rPr>
          <w:rFonts w:ascii="Avenir Book" w:eastAsia="MS Mincho" w:hAnsi="Avenir Book"/>
        </w:rPr>
        <w:t xml:space="preserve"> the </w:t>
      </w:r>
      <w:r w:rsidR="00E252BE">
        <w:rPr>
          <w:rFonts w:ascii="Avenir Book" w:eastAsia="MS Mincho" w:hAnsi="Avenir Book"/>
        </w:rPr>
        <w:t>project</w:t>
      </w:r>
      <w:r>
        <w:rPr>
          <w:rFonts w:ascii="Avenir Book" w:eastAsia="MS Mincho" w:hAnsi="Avenir Book"/>
        </w:rPr>
        <w:t xml:space="preserve"> activity will be owned by the project owner </w:t>
      </w:r>
      <w:proofErr w:type="spellStart"/>
      <w:r>
        <w:rPr>
          <w:rFonts w:ascii="Avenir Book" w:eastAsia="MS Mincho" w:hAnsi="Avenir Book"/>
        </w:rPr>
        <w:t>ie</w:t>
      </w:r>
      <w:proofErr w:type="spellEnd"/>
      <w:r>
        <w:rPr>
          <w:rFonts w:ascii="Avenir Book" w:eastAsia="MS Mincho" w:hAnsi="Avenir Book"/>
        </w:rPr>
        <w:t xml:space="preserve">, </w:t>
      </w:r>
      <w:r w:rsidRPr="00047A98">
        <w:rPr>
          <w:rFonts w:ascii="Avenir Book" w:eastAsia="MS Mincho" w:hAnsi="Avenir Book"/>
        </w:rPr>
        <w:t xml:space="preserve">Yayasan </w:t>
      </w:r>
      <w:proofErr w:type="spellStart"/>
      <w:r w:rsidRPr="00047A98">
        <w:rPr>
          <w:rFonts w:ascii="Avenir Book" w:eastAsia="MS Mincho" w:hAnsi="Avenir Book"/>
        </w:rPr>
        <w:t>Pemilahan</w:t>
      </w:r>
      <w:proofErr w:type="spellEnd"/>
      <w:r w:rsidRPr="00047A98">
        <w:rPr>
          <w:rFonts w:ascii="Avenir Book" w:eastAsia="MS Mincho" w:hAnsi="Avenir Book"/>
        </w:rPr>
        <w:t xml:space="preserve"> </w:t>
      </w:r>
      <w:proofErr w:type="spellStart"/>
      <w:r w:rsidRPr="00047A98">
        <w:rPr>
          <w:rFonts w:ascii="Avenir Book" w:eastAsia="MS Mincho" w:hAnsi="Avenir Book"/>
        </w:rPr>
        <w:t>Sampah</w:t>
      </w:r>
      <w:proofErr w:type="spellEnd"/>
      <w:r w:rsidRPr="00047A98">
        <w:rPr>
          <w:rFonts w:ascii="Avenir Book" w:eastAsia="MS Mincho" w:hAnsi="Avenir Book"/>
        </w:rPr>
        <w:t xml:space="preserve"> </w:t>
      </w:r>
      <w:proofErr w:type="spellStart"/>
      <w:r w:rsidRPr="00047A98">
        <w:rPr>
          <w:rFonts w:ascii="Avenir Book" w:eastAsia="MS Mincho" w:hAnsi="Avenir Book"/>
        </w:rPr>
        <w:t>Temesi</w:t>
      </w:r>
      <w:proofErr w:type="spellEnd"/>
      <w:r>
        <w:rPr>
          <w:rFonts w:ascii="Avenir Book" w:eastAsia="MS Mincho" w:hAnsi="Avenir Book"/>
        </w:rPr>
        <w:t xml:space="preserve">. </w:t>
      </w:r>
    </w:p>
    <w:p w14:paraId="66DA1E9C" w14:textId="77777777" w:rsidR="00074546" w:rsidRPr="007C1D64" w:rsidRDefault="001275F7" w:rsidP="001275F7">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074546" w:rsidRPr="007C1D64">
        <w:rPr>
          <w:rFonts w:ascii="Avenir Book" w:hAnsi="Avenir Book"/>
        </w:rPr>
        <w:t>Location of project</w:t>
      </w:r>
    </w:p>
    <w:p w14:paraId="58D521B5" w14:textId="77777777" w:rsidR="00074546" w:rsidRPr="007C1D64" w:rsidRDefault="001275F7"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7D7B10" w:rsidRPr="007C1D64">
        <w:rPr>
          <w:rFonts w:ascii="Avenir Book" w:eastAsia="MS Mincho" w:hAnsi="Avenir Book"/>
        </w:rPr>
        <w:t xml:space="preserve">Host </w:t>
      </w:r>
      <w:r w:rsidR="0076499C" w:rsidRPr="007C1D64">
        <w:rPr>
          <w:rFonts w:ascii="Avenir Book" w:eastAsia="MS Mincho" w:hAnsi="Avenir Book"/>
        </w:rPr>
        <w:t>Country</w:t>
      </w:r>
    </w:p>
    <w:p w14:paraId="037B1132" w14:textId="77777777" w:rsidR="00F87B39" w:rsidRPr="007C1D64" w:rsidRDefault="00047A98" w:rsidP="00F87B39">
      <w:pPr>
        <w:rPr>
          <w:rFonts w:ascii="Avenir Book" w:eastAsia="MS Mincho" w:hAnsi="Avenir Book"/>
        </w:rPr>
      </w:pPr>
      <w:r>
        <w:rPr>
          <w:rFonts w:ascii="Avenir Book" w:eastAsia="MS Mincho" w:hAnsi="Avenir Book"/>
        </w:rPr>
        <w:t xml:space="preserve">Indonesia </w:t>
      </w:r>
    </w:p>
    <w:p w14:paraId="234F68FB" w14:textId="77777777" w:rsidR="00074546" w:rsidRPr="007C1D64" w:rsidRDefault="00074546"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Region/State/Province etc.</w:t>
      </w:r>
    </w:p>
    <w:p w14:paraId="387B3967" w14:textId="77777777" w:rsidR="00F87B39" w:rsidRPr="007C1D64" w:rsidRDefault="00047A98" w:rsidP="00F87B39">
      <w:pPr>
        <w:rPr>
          <w:rFonts w:ascii="Avenir Book" w:eastAsia="MS Mincho" w:hAnsi="Avenir Book"/>
        </w:rPr>
      </w:pPr>
      <w:r w:rsidRPr="00047A98">
        <w:rPr>
          <w:rFonts w:ascii="Avenir Book" w:eastAsia="MS Mincho" w:hAnsi="Avenir Book"/>
        </w:rPr>
        <w:t xml:space="preserve">Region of </w:t>
      </w:r>
      <w:proofErr w:type="spellStart"/>
      <w:r w:rsidRPr="00047A98">
        <w:rPr>
          <w:rFonts w:ascii="Avenir Book" w:eastAsia="MS Mincho" w:hAnsi="Avenir Book"/>
        </w:rPr>
        <w:t>Gianyar</w:t>
      </w:r>
      <w:proofErr w:type="spellEnd"/>
      <w:r w:rsidRPr="00047A98">
        <w:rPr>
          <w:rFonts w:ascii="Avenir Book" w:eastAsia="MS Mincho" w:hAnsi="Avenir Book"/>
        </w:rPr>
        <w:t xml:space="preserve"> / Province of Bali</w:t>
      </w:r>
    </w:p>
    <w:p w14:paraId="6A56048C" w14:textId="77777777" w:rsidR="00074546" w:rsidRPr="007C1D64" w:rsidRDefault="00074546"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City/Town/Community etc.</w:t>
      </w:r>
    </w:p>
    <w:p w14:paraId="00F970CA" w14:textId="77777777" w:rsidR="00F87B39" w:rsidRPr="007C1D64" w:rsidRDefault="00047A98" w:rsidP="00F87B39">
      <w:pPr>
        <w:rPr>
          <w:rFonts w:ascii="Avenir Book" w:eastAsia="MS Mincho" w:hAnsi="Avenir Book"/>
        </w:rPr>
      </w:pPr>
      <w:r w:rsidRPr="00047A98">
        <w:rPr>
          <w:rFonts w:ascii="Avenir Book" w:eastAsia="MS Mincho" w:hAnsi="Avenir Book"/>
        </w:rPr>
        <w:t xml:space="preserve">Town of </w:t>
      </w:r>
      <w:proofErr w:type="spellStart"/>
      <w:r w:rsidRPr="00047A98">
        <w:rPr>
          <w:rFonts w:ascii="Avenir Book" w:eastAsia="MS Mincho" w:hAnsi="Avenir Book"/>
        </w:rPr>
        <w:t>Temesi</w:t>
      </w:r>
      <w:proofErr w:type="spellEnd"/>
    </w:p>
    <w:p w14:paraId="7C68A782" w14:textId="77777777" w:rsidR="00074546" w:rsidRPr="007C1D64" w:rsidRDefault="00074546"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Physical/Geographical location</w:t>
      </w:r>
    </w:p>
    <w:p w14:paraId="55EF13EC" w14:textId="77777777" w:rsidR="001136C8" w:rsidRDefault="00047A98" w:rsidP="00F87B39">
      <w:pPr>
        <w:rPr>
          <w:rFonts w:ascii="Avenir Book" w:eastAsia="MS Mincho" w:hAnsi="Avenir Book"/>
        </w:rPr>
      </w:pPr>
      <w:bookmarkStart w:id="9" w:name="_Ref317687400"/>
      <w:r w:rsidRPr="00047A98">
        <w:rPr>
          <w:rFonts w:ascii="Avenir Book" w:eastAsia="MS Mincho" w:hAnsi="Avenir Book"/>
        </w:rPr>
        <w:t xml:space="preserve">The town of </w:t>
      </w:r>
      <w:proofErr w:type="spellStart"/>
      <w:r w:rsidRPr="00047A98">
        <w:rPr>
          <w:rFonts w:ascii="Avenir Book" w:eastAsia="MS Mincho" w:hAnsi="Avenir Book"/>
        </w:rPr>
        <w:t>Temesi</w:t>
      </w:r>
      <w:proofErr w:type="spellEnd"/>
      <w:r w:rsidRPr="00047A98">
        <w:rPr>
          <w:rFonts w:ascii="Avenir Book" w:eastAsia="MS Mincho" w:hAnsi="Avenir Book"/>
        </w:rPr>
        <w:t xml:space="preserve"> is situated two kilometres east of </w:t>
      </w:r>
      <w:proofErr w:type="spellStart"/>
      <w:r w:rsidRPr="00047A98">
        <w:rPr>
          <w:rFonts w:ascii="Avenir Book" w:eastAsia="MS Mincho" w:hAnsi="Avenir Book"/>
        </w:rPr>
        <w:t>Gianyar</w:t>
      </w:r>
      <w:proofErr w:type="spellEnd"/>
      <w:r w:rsidRPr="00047A98">
        <w:rPr>
          <w:rFonts w:ascii="Avenir Book" w:eastAsia="MS Mincho" w:hAnsi="Avenir Book"/>
        </w:rPr>
        <w:t xml:space="preserve">, the capital of the Regency with the same name. </w:t>
      </w:r>
      <w:r>
        <w:rPr>
          <w:rFonts w:ascii="Avenir Book" w:eastAsia="MS Mincho" w:hAnsi="Avenir Book"/>
        </w:rPr>
        <w:t>The project is located at</w:t>
      </w:r>
      <w:r w:rsidRPr="00047A98">
        <w:rPr>
          <w:rFonts w:ascii="Avenir Book" w:eastAsia="MS Mincho" w:hAnsi="Avenir Book"/>
        </w:rPr>
        <w:t xml:space="preserve"> 115º 20' 59”</w:t>
      </w:r>
      <w:r>
        <w:rPr>
          <w:rFonts w:ascii="Avenir Book" w:eastAsia="MS Mincho" w:hAnsi="Avenir Book"/>
        </w:rPr>
        <w:t xml:space="preserve"> </w:t>
      </w:r>
      <w:r w:rsidRPr="00047A98">
        <w:rPr>
          <w:rFonts w:ascii="Avenir Book" w:eastAsia="MS Mincho" w:hAnsi="Avenir Book"/>
        </w:rPr>
        <w:t>east of Greenwich and 8º 33' 58”</w:t>
      </w:r>
      <w:r>
        <w:rPr>
          <w:rFonts w:ascii="Avenir Book" w:eastAsia="MS Mincho" w:hAnsi="Avenir Book"/>
        </w:rPr>
        <w:t xml:space="preserve"> </w:t>
      </w:r>
      <w:r w:rsidRPr="00047A98">
        <w:rPr>
          <w:rFonts w:ascii="Avenir Book" w:eastAsia="MS Mincho" w:hAnsi="Avenir Book"/>
        </w:rPr>
        <w:t xml:space="preserve">south of the equator. The location of the composting facility is depicted in </w:t>
      </w:r>
      <w:r>
        <w:rPr>
          <w:rFonts w:ascii="Avenir Book" w:eastAsia="MS Mincho" w:hAnsi="Avenir Book"/>
        </w:rPr>
        <w:t>below figure</w:t>
      </w:r>
      <w:r w:rsidRPr="00047A98">
        <w:rPr>
          <w:rFonts w:ascii="Avenir Book" w:eastAsia="MS Mincho" w:hAnsi="Avenir Book"/>
        </w:rPr>
        <w:t>.</w:t>
      </w:r>
      <w:r w:rsidR="008C0EFF">
        <w:rPr>
          <w:rFonts w:ascii="Avenir Book" w:eastAsia="MS Mincho" w:hAnsi="Avenir Book"/>
        </w:rPr>
        <w:t xml:space="preserve"> The location is right next to the regencies open landfill.</w:t>
      </w:r>
    </w:p>
    <w:p w14:paraId="4FDC271D" w14:textId="77777777" w:rsidR="00047A98" w:rsidRDefault="00047A98" w:rsidP="0088274F">
      <w:pPr>
        <w:jc w:val="center"/>
        <w:rPr>
          <w:rFonts w:ascii="Avenir Book" w:eastAsia="MS Mincho" w:hAnsi="Avenir Book"/>
        </w:rPr>
      </w:pPr>
      <w:r>
        <w:rPr>
          <w:rFonts w:ascii="Avenir Book" w:eastAsia="MS Mincho" w:hAnsi="Avenir Book"/>
          <w:noProof/>
          <w:lang w:val="en-US" w:eastAsia="en-US"/>
        </w:rPr>
        <w:lastRenderedPageBreak/>
        <w:drawing>
          <wp:inline distT="0" distB="0" distL="0" distR="0" wp14:anchorId="25B2CB7E" wp14:editId="57355D9D">
            <wp:extent cx="4449536" cy="2699657"/>
            <wp:effectExtent l="19050" t="0" r="816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5064" t="10127" r="12190" b="11392"/>
                    <a:stretch>
                      <a:fillRect/>
                    </a:stretch>
                  </pic:blipFill>
                  <pic:spPr bwMode="auto">
                    <a:xfrm>
                      <a:off x="0" y="0"/>
                      <a:ext cx="4449536" cy="2699657"/>
                    </a:xfrm>
                    <a:prstGeom prst="rect">
                      <a:avLst/>
                    </a:prstGeom>
                    <a:noFill/>
                    <a:ln w="9525">
                      <a:noFill/>
                      <a:miter lim="800000"/>
                      <a:headEnd/>
                      <a:tailEnd/>
                    </a:ln>
                  </pic:spPr>
                </pic:pic>
              </a:graphicData>
            </a:graphic>
          </wp:inline>
        </w:drawing>
      </w:r>
    </w:p>
    <w:p w14:paraId="4BD57055" w14:textId="77777777" w:rsidR="000136A5" w:rsidRPr="000136A5" w:rsidRDefault="0088274F" w:rsidP="000136A5">
      <w:pPr>
        <w:jc w:val="center"/>
        <w:rPr>
          <w:rFonts w:ascii="Avenir Book" w:eastAsia="MS Mincho" w:hAnsi="Avenir Book"/>
        </w:rPr>
      </w:pPr>
      <w:r w:rsidRPr="0088274F">
        <w:rPr>
          <w:rFonts w:ascii="Avenir Book" w:eastAsia="MS Mincho" w:hAnsi="Avenir Book"/>
        </w:rPr>
        <w:t xml:space="preserve">Figure </w:t>
      </w:r>
      <w:r>
        <w:rPr>
          <w:rFonts w:ascii="Avenir Book" w:eastAsia="MS Mincho" w:hAnsi="Avenir Book"/>
        </w:rPr>
        <w:t>1</w:t>
      </w:r>
      <w:r w:rsidRPr="0088274F">
        <w:rPr>
          <w:rFonts w:ascii="Avenir Book" w:eastAsia="MS Mincho" w:hAnsi="Avenir Book"/>
        </w:rPr>
        <w:t xml:space="preserve">: </w:t>
      </w:r>
      <w:r>
        <w:rPr>
          <w:rFonts w:ascii="Avenir Book" w:eastAsia="MS Mincho" w:hAnsi="Avenir Book"/>
        </w:rPr>
        <w:t>Project location map</w:t>
      </w:r>
    </w:p>
    <w:p w14:paraId="56433CD4" w14:textId="77777777" w:rsidR="00CC25EE" w:rsidRPr="007C1D64" w:rsidRDefault="00CC25EE" w:rsidP="001275F7">
      <w:pPr>
        <w:pStyle w:val="SDMPDDPoASubSection1"/>
        <w:numPr>
          <w:ilvl w:val="2"/>
          <w:numId w:val="11"/>
        </w:numPr>
        <w:tabs>
          <w:tab w:val="clear" w:pos="1474"/>
        </w:tabs>
        <w:ind w:left="709" w:hanging="709"/>
        <w:rPr>
          <w:rFonts w:ascii="Avenir Book" w:hAnsi="Avenir Book"/>
        </w:rPr>
      </w:pPr>
      <w:r w:rsidRPr="007C1D64">
        <w:rPr>
          <w:rFonts w:ascii="Avenir Book" w:hAnsi="Avenir Book"/>
        </w:rPr>
        <w:lastRenderedPageBreak/>
        <w:t>Technologies</w:t>
      </w:r>
      <w:r w:rsidR="00014618" w:rsidRPr="007C1D64">
        <w:rPr>
          <w:rFonts w:ascii="Avenir Book" w:hAnsi="Avenir Book"/>
        </w:rPr>
        <w:t xml:space="preserve"> and</w:t>
      </w:r>
      <w:r w:rsidR="007D74CA" w:rsidRPr="007C1D64">
        <w:rPr>
          <w:rFonts w:ascii="Avenir Book" w:hAnsi="Avenir Book"/>
        </w:rPr>
        <w:t>/or</w:t>
      </w:r>
      <w:r w:rsidR="00014618" w:rsidRPr="007C1D64">
        <w:rPr>
          <w:rFonts w:ascii="Avenir Book" w:hAnsi="Avenir Book"/>
        </w:rPr>
        <w:t xml:space="preserve"> measures</w:t>
      </w:r>
      <w:bookmarkEnd w:id="9"/>
    </w:p>
    <w:p w14:paraId="6C816396" w14:textId="77777777" w:rsidR="00073747" w:rsidRDefault="0088274F" w:rsidP="00073747">
      <w:pPr>
        <w:pStyle w:val="SDMPDDPoASubSection1"/>
        <w:tabs>
          <w:tab w:val="clear" w:pos="1474"/>
        </w:tabs>
        <w:spacing w:before="0"/>
        <w:rPr>
          <w:rFonts w:ascii="Avenir Book" w:hAnsi="Avenir Book"/>
          <w:b w:val="0"/>
        </w:rPr>
      </w:pPr>
      <w:r w:rsidRPr="0088274F">
        <w:rPr>
          <w:rFonts w:ascii="Avenir Book" w:hAnsi="Avenir Book"/>
          <w:b w:val="0"/>
        </w:rPr>
        <w:t>The technology used and measures applied in this project activity is to avoid the production of methane from the biomass fraction of municipal waste that would have otherwise been left for anaerobic decay in a solid waste disposal site without methane capture and flaring or power production. The decay is prevented through aerobic treatment by composting the organic waste fraction and proper soil application of the compost. The proper composting process is secured by adequate compost handling procedures and measures, including active aeration.</w:t>
      </w:r>
    </w:p>
    <w:p w14:paraId="3AD651C7" w14:textId="77777777" w:rsidR="0088274F" w:rsidRDefault="0088274F" w:rsidP="0088274F">
      <w:pPr>
        <w:pStyle w:val="SDMPDDPoASubSection1"/>
        <w:tabs>
          <w:tab w:val="clear" w:pos="1474"/>
        </w:tabs>
        <w:spacing w:before="0" w:after="0"/>
        <w:rPr>
          <w:rFonts w:ascii="Avenir Book" w:hAnsi="Avenir Book"/>
          <w:b w:val="0"/>
        </w:rPr>
      </w:pPr>
    </w:p>
    <w:p w14:paraId="4B0C0281" w14:textId="77777777" w:rsidR="0088274F" w:rsidRDefault="0088274F" w:rsidP="006A34CA">
      <w:pPr>
        <w:pStyle w:val="SDMPDDPoASubSection1"/>
        <w:tabs>
          <w:tab w:val="clear" w:pos="1474"/>
        </w:tabs>
        <w:spacing w:before="0" w:after="0"/>
        <w:rPr>
          <w:rFonts w:ascii="Avenir Book" w:hAnsi="Avenir Book"/>
          <w:b w:val="0"/>
        </w:rPr>
      </w:pPr>
      <w:r>
        <w:rPr>
          <w:rFonts w:ascii="Avenir Book" w:hAnsi="Avenir Book"/>
          <w:b w:val="0"/>
        </w:rPr>
        <w:t xml:space="preserve">The project </w:t>
      </w:r>
      <w:r w:rsidRPr="008436F5">
        <w:rPr>
          <w:rFonts w:ascii="Avenir Book" w:hAnsi="Avenir Book"/>
          <w:b w:val="0"/>
        </w:rPr>
        <w:t xml:space="preserve">consists </w:t>
      </w:r>
      <w:r w:rsidR="008436F5" w:rsidRPr="008436F5">
        <w:rPr>
          <w:rFonts w:ascii="Avenir Book" w:hAnsi="Avenir Book"/>
          <w:b w:val="0"/>
        </w:rPr>
        <w:t xml:space="preserve">of </w:t>
      </w:r>
      <w:r w:rsidRPr="008436F5">
        <w:rPr>
          <w:rFonts w:ascii="Avenir Book" w:hAnsi="Avenir Book"/>
          <w:b w:val="0"/>
        </w:rPr>
        <w:t>the</w:t>
      </w:r>
      <w:r>
        <w:rPr>
          <w:rFonts w:ascii="Avenir Book" w:hAnsi="Avenir Book"/>
          <w:b w:val="0"/>
        </w:rPr>
        <w:t xml:space="preserve"> following equipment/installations:</w:t>
      </w:r>
    </w:p>
    <w:p w14:paraId="26C8E615" w14:textId="77777777" w:rsidR="0088274F" w:rsidRDefault="0088274F" w:rsidP="00E3529B">
      <w:pPr>
        <w:pStyle w:val="SDMPDDPoASubSection1"/>
        <w:numPr>
          <w:ilvl w:val="0"/>
          <w:numId w:val="42"/>
        </w:numPr>
        <w:tabs>
          <w:tab w:val="clear" w:pos="1474"/>
        </w:tabs>
        <w:spacing w:before="0" w:after="0"/>
        <w:rPr>
          <w:rFonts w:ascii="Avenir Book" w:hAnsi="Avenir Book"/>
          <w:b w:val="0"/>
        </w:rPr>
      </w:pPr>
      <w:r>
        <w:rPr>
          <w:rFonts w:ascii="Avenir Book" w:hAnsi="Avenir Book"/>
          <w:b w:val="0"/>
        </w:rPr>
        <w:t>E</w:t>
      </w:r>
      <w:r w:rsidRPr="0088274F">
        <w:rPr>
          <w:rFonts w:ascii="Avenir Book" w:hAnsi="Avenir Book"/>
          <w:b w:val="0"/>
        </w:rPr>
        <w:t>lectric compost sieves</w:t>
      </w:r>
    </w:p>
    <w:p w14:paraId="042F7798" w14:textId="77777777" w:rsidR="0088274F" w:rsidRDefault="0088274F" w:rsidP="00E3529B">
      <w:pPr>
        <w:pStyle w:val="SDMPDDPoASubSection1"/>
        <w:numPr>
          <w:ilvl w:val="0"/>
          <w:numId w:val="42"/>
        </w:numPr>
        <w:tabs>
          <w:tab w:val="clear" w:pos="1474"/>
        </w:tabs>
        <w:spacing w:before="0" w:after="0"/>
        <w:rPr>
          <w:rFonts w:ascii="Avenir Book" w:hAnsi="Avenir Book"/>
          <w:b w:val="0"/>
        </w:rPr>
      </w:pPr>
      <w:r>
        <w:rPr>
          <w:rFonts w:ascii="Avenir Book" w:hAnsi="Avenir Book"/>
          <w:b w:val="0"/>
        </w:rPr>
        <w:t>Composting surface (3,</w:t>
      </w:r>
      <w:r w:rsidRPr="0088274F">
        <w:rPr>
          <w:rFonts w:ascii="Avenir Book" w:hAnsi="Avenir Book"/>
          <w:b w:val="0"/>
        </w:rPr>
        <w:t>200 m</w:t>
      </w:r>
      <w:proofErr w:type="gramStart"/>
      <w:r w:rsidRPr="0088274F">
        <w:rPr>
          <w:rFonts w:ascii="Avenir Book" w:hAnsi="Avenir Book"/>
          <w:b w:val="0"/>
          <w:vertAlign w:val="superscript"/>
        </w:rPr>
        <w:t>2</w:t>
      </w:r>
      <w:r w:rsidRPr="0088274F">
        <w:rPr>
          <w:rFonts w:ascii="Avenir Book" w:hAnsi="Avenir Book"/>
          <w:b w:val="0"/>
        </w:rPr>
        <w:t xml:space="preserve"> )</w:t>
      </w:r>
      <w:proofErr w:type="gramEnd"/>
      <w:r w:rsidRPr="0088274F">
        <w:rPr>
          <w:rFonts w:ascii="Avenir Book" w:hAnsi="Avenir Book"/>
          <w:b w:val="0"/>
        </w:rPr>
        <w:t xml:space="preserve"> and forced aeration system</w:t>
      </w:r>
    </w:p>
    <w:p w14:paraId="2C0BAC08" w14:textId="77777777" w:rsidR="0088274F" w:rsidRDefault="0088274F" w:rsidP="00E3529B">
      <w:pPr>
        <w:pStyle w:val="SDMPDDPoASubSection1"/>
        <w:numPr>
          <w:ilvl w:val="0"/>
          <w:numId w:val="42"/>
        </w:numPr>
        <w:spacing w:before="0" w:after="0"/>
        <w:rPr>
          <w:rFonts w:ascii="Avenir Book" w:hAnsi="Avenir Book"/>
          <w:b w:val="0"/>
        </w:rPr>
      </w:pPr>
      <w:r>
        <w:rPr>
          <w:rFonts w:ascii="Avenir Book" w:hAnsi="Avenir Book"/>
          <w:b w:val="0"/>
        </w:rPr>
        <w:t>C</w:t>
      </w:r>
      <w:r w:rsidRPr="0088274F">
        <w:rPr>
          <w:rFonts w:ascii="Avenir Book" w:hAnsi="Avenir Book"/>
          <w:b w:val="0"/>
        </w:rPr>
        <w:t>overed light structures for waste processing, composting &amp; compost storage (4,740 m2)</w:t>
      </w:r>
    </w:p>
    <w:p w14:paraId="56D37005" w14:textId="77777777" w:rsidR="0088274F" w:rsidRDefault="0088274F" w:rsidP="00E3529B">
      <w:pPr>
        <w:pStyle w:val="SDMPDDPoASubSection1"/>
        <w:numPr>
          <w:ilvl w:val="0"/>
          <w:numId w:val="42"/>
        </w:numPr>
        <w:spacing w:before="0" w:after="0"/>
        <w:rPr>
          <w:rFonts w:ascii="Avenir Book" w:hAnsi="Avenir Book"/>
          <w:b w:val="0"/>
        </w:rPr>
      </w:pPr>
      <w:r>
        <w:rPr>
          <w:rFonts w:ascii="Avenir Book" w:hAnsi="Avenir Book"/>
          <w:b w:val="0"/>
        </w:rPr>
        <w:t>F</w:t>
      </w:r>
      <w:r w:rsidRPr="0088274F">
        <w:rPr>
          <w:rFonts w:ascii="Avenir Book" w:hAnsi="Avenir Book"/>
          <w:b w:val="0"/>
        </w:rPr>
        <w:t xml:space="preserve">ront loader and/or excavator for piling, turning and loading compost on site </w:t>
      </w:r>
    </w:p>
    <w:p w14:paraId="087D43BD" w14:textId="77777777" w:rsidR="0088274F" w:rsidRDefault="0088274F" w:rsidP="00E3529B">
      <w:pPr>
        <w:pStyle w:val="SDMPDDPoASubSection1"/>
        <w:numPr>
          <w:ilvl w:val="0"/>
          <w:numId w:val="42"/>
        </w:numPr>
        <w:spacing w:before="0" w:after="0"/>
        <w:rPr>
          <w:rFonts w:ascii="Avenir Book" w:hAnsi="Avenir Book"/>
          <w:b w:val="0"/>
        </w:rPr>
      </w:pPr>
      <w:r w:rsidRPr="0088274F">
        <w:rPr>
          <w:rFonts w:ascii="Avenir Book" w:hAnsi="Avenir Book"/>
          <w:b w:val="0"/>
        </w:rPr>
        <w:t>Transport vehicles for transporting organics &amp; compost inside the facility as needed</w:t>
      </w:r>
    </w:p>
    <w:p w14:paraId="489C6DEB" w14:textId="77777777" w:rsidR="0088274F" w:rsidRDefault="0088274F" w:rsidP="00E3529B">
      <w:pPr>
        <w:pStyle w:val="SDMPDDPoASubSection1"/>
        <w:numPr>
          <w:ilvl w:val="0"/>
          <w:numId w:val="42"/>
        </w:numPr>
        <w:spacing w:before="0" w:after="0"/>
        <w:rPr>
          <w:rFonts w:ascii="Avenir Book" w:hAnsi="Avenir Book"/>
          <w:b w:val="0"/>
        </w:rPr>
      </w:pPr>
      <w:r>
        <w:rPr>
          <w:rFonts w:ascii="Avenir Book" w:hAnsi="Avenir Book"/>
          <w:b w:val="0"/>
        </w:rPr>
        <w:t>C</w:t>
      </w:r>
      <w:r w:rsidRPr="0088274F">
        <w:rPr>
          <w:rFonts w:ascii="Avenir Book" w:hAnsi="Avenir Book"/>
          <w:b w:val="0"/>
        </w:rPr>
        <w:t>ompost turner</w:t>
      </w:r>
    </w:p>
    <w:p w14:paraId="3431BC6B" w14:textId="77777777" w:rsidR="0088274F" w:rsidRDefault="0088274F" w:rsidP="00E3529B">
      <w:pPr>
        <w:pStyle w:val="SDMPDDPoASubSection1"/>
        <w:numPr>
          <w:ilvl w:val="0"/>
          <w:numId w:val="42"/>
        </w:numPr>
        <w:spacing w:before="0" w:after="0"/>
        <w:rPr>
          <w:rFonts w:ascii="Avenir Book" w:hAnsi="Avenir Book"/>
          <w:b w:val="0"/>
        </w:rPr>
      </w:pPr>
      <w:r w:rsidRPr="0088274F">
        <w:rPr>
          <w:rFonts w:ascii="Avenir Book" w:hAnsi="Avenir Book"/>
          <w:b w:val="0"/>
        </w:rPr>
        <w:t>Forced aeration system</w:t>
      </w:r>
    </w:p>
    <w:p w14:paraId="73162BDC" w14:textId="77777777" w:rsidR="0088274F" w:rsidRDefault="0088274F" w:rsidP="00E3529B">
      <w:pPr>
        <w:pStyle w:val="SDMPDDPoASubSection1"/>
        <w:numPr>
          <w:ilvl w:val="0"/>
          <w:numId w:val="42"/>
        </w:numPr>
        <w:spacing w:before="0" w:after="0"/>
        <w:rPr>
          <w:rFonts w:ascii="Avenir Book" w:hAnsi="Avenir Book"/>
          <w:b w:val="0"/>
        </w:rPr>
      </w:pPr>
      <w:r w:rsidRPr="0088274F">
        <w:rPr>
          <w:rFonts w:ascii="Avenir Book" w:hAnsi="Avenir Book"/>
          <w:b w:val="0"/>
        </w:rPr>
        <w:t>Weighbridge and/or weighing scales</w:t>
      </w:r>
    </w:p>
    <w:p w14:paraId="349D92B4" w14:textId="77777777" w:rsidR="00FB6990" w:rsidRDefault="00FB6990" w:rsidP="00FB6990">
      <w:pPr>
        <w:pStyle w:val="SDMPDDPoASubSection1"/>
        <w:spacing w:before="0" w:after="0"/>
        <w:ind w:left="360"/>
        <w:rPr>
          <w:rFonts w:ascii="Avenir Book" w:hAnsi="Avenir Book"/>
          <w:b w:val="0"/>
        </w:rPr>
      </w:pPr>
    </w:p>
    <w:p w14:paraId="1C11DFEE" w14:textId="77777777" w:rsidR="0088274F" w:rsidRDefault="0088274F" w:rsidP="0088274F">
      <w:pPr>
        <w:pStyle w:val="SDMPDDPoASubSection1"/>
        <w:spacing w:before="0" w:after="0"/>
        <w:ind w:left="720"/>
        <w:jc w:val="center"/>
        <w:rPr>
          <w:rFonts w:ascii="Avenir Book" w:hAnsi="Avenir Book"/>
          <w:b w:val="0"/>
        </w:rPr>
      </w:pPr>
      <w:r>
        <w:rPr>
          <w:rFonts w:ascii="Avenir Book" w:hAnsi="Avenir Book"/>
          <w:noProof/>
          <w:lang w:val="en-US" w:eastAsia="en-US"/>
        </w:rPr>
        <w:drawing>
          <wp:inline distT="0" distB="0" distL="0" distR="0" wp14:anchorId="35553CC2" wp14:editId="2208A775">
            <wp:extent cx="5240927" cy="30446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4913" t="8101" r="9109" b="13389"/>
                    <a:stretch>
                      <a:fillRect/>
                    </a:stretch>
                  </pic:blipFill>
                  <pic:spPr bwMode="auto">
                    <a:xfrm>
                      <a:off x="0" y="0"/>
                      <a:ext cx="5242849" cy="3045787"/>
                    </a:xfrm>
                    <a:prstGeom prst="rect">
                      <a:avLst/>
                    </a:prstGeom>
                    <a:noFill/>
                    <a:ln w="9525">
                      <a:noFill/>
                      <a:miter lim="800000"/>
                      <a:headEnd/>
                      <a:tailEnd/>
                    </a:ln>
                  </pic:spPr>
                </pic:pic>
              </a:graphicData>
            </a:graphic>
          </wp:inline>
        </w:drawing>
      </w:r>
    </w:p>
    <w:p w14:paraId="74C86D72" w14:textId="77777777" w:rsidR="0088274F" w:rsidRDefault="0088274F" w:rsidP="0088274F">
      <w:pPr>
        <w:pStyle w:val="SDMPDDPoASubSection1"/>
        <w:spacing w:before="0" w:after="0"/>
        <w:ind w:left="720"/>
        <w:jc w:val="center"/>
        <w:rPr>
          <w:rFonts w:ascii="Avenir Book" w:hAnsi="Avenir Book"/>
          <w:b w:val="0"/>
        </w:rPr>
      </w:pPr>
      <w:r w:rsidRPr="0088274F">
        <w:rPr>
          <w:rFonts w:ascii="Avenir Book" w:hAnsi="Avenir Book"/>
          <w:b w:val="0"/>
        </w:rPr>
        <w:t xml:space="preserve">Figure 2: Layout of the </w:t>
      </w:r>
      <w:proofErr w:type="spellStart"/>
      <w:r w:rsidRPr="0088274F">
        <w:rPr>
          <w:rFonts w:ascii="Avenir Book" w:hAnsi="Avenir Book"/>
          <w:b w:val="0"/>
        </w:rPr>
        <w:t>Temesi</w:t>
      </w:r>
      <w:proofErr w:type="spellEnd"/>
      <w:r w:rsidRPr="0088274F">
        <w:rPr>
          <w:rFonts w:ascii="Avenir Book" w:hAnsi="Avenir Book"/>
          <w:b w:val="0"/>
        </w:rPr>
        <w:t xml:space="preserve"> Capacity Expansion from 5 to 50 tons per day</w:t>
      </w:r>
    </w:p>
    <w:p w14:paraId="481BB343" w14:textId="77777777" w:rsidR="00FB6990" w:rsidRDefault="00FB6990" w:rsidP="0088274F">
      <w:pPr>
        <w:pStyle w:val="SDMPDDPoASubSection1"/>
        <w:spacing w:before="0" w:after="0"/>
        <w:ind w:left="720"/>
        <w:jc w:val="center"/>
        <w:rPr>
          <w:rFonts w:ascii="Avenir Book" w:hAnsi="Avenir Book"/>
          <w:b w:val="0"/>
        </w:rPr>
      </w:pPr>
    </w:p>
    <w:p w14:paraId="69B8ED20" w14:textId="77777777" w:rsidR="00FB6990" w:rsidRDefault="00FB6990" w:rsidP="0088274F">
      <w:pPr>
        <w:pStyle w:val="SDMPDDPoASubSection1"/>
        <w:spacing w:before="0" w:after="0"/>
        <w:ind w:left="720"/>
        <w:jc w:val="center"/>
        <w:rPr>
          <w:rFonts w:ascii="Avenir Book" w:hAnsi="Avenir Book"/>
          <w:b w:val="0"/>
        </w:rPr>
      </w:pPr>
    </w:p>
    <w:p w14:paraId="766DD204" w14:textId="77777777" w:rsidR="00FB6990" w:rsidRPr="00DC06D9" w:rsidRDefault="00FB6990" w:rsidP="00FB6990">
      <w:pPr>
        <w:pStyle w:val="SDMPDDPoASubSection1"/>
        <w:tabs>
          <w:tab w:val="clear" w:pos="1474"/>
        </w:tabs>
        <w:spacing w:before="0"/>
        <w:rPr>
          <w:rFonts w:ascii="Avenir Book" w:hAnsi="Avenir Book"/>
          <w:b w:val="0"/>
          <w:szCs w:val="22"/>
        </w:rPr>
      </w:pPr>
      <w:r w:rsidRPr="00FB6990">
        <w:rPr>
          <w:rFonts w:ascii="Avenir Book" w:hAnsi="Avenir Book"/>
          <w:b w:val="0"/>
        </w:rPr>
        <w:t xml:space="preserve">Positive contribution </w:t>
      </w:r>
      <w:r w:rsidRPr="00DC06D9">
        <w:rPr>
          <w:rFonts w:ascii="Avenir Book" w:hAnsi="Avenir Book"/>
          <w:b w:val="0"/>
          <w:szCs w:val="22"/>
        </w:rPr>
        <w:t xml:space="preserve">of the proposed </w:t>
      </w:r>
      <w:r w:rsidR="00E252BE">
        <w:rPr>
          <w:rFonts w:ascii="Avenir Book" w:hAnsi="Avenir Book"/>
          <w:b w:val="0"/>
          <w:szCs w:val="22"/>
        </w:rPr>
        <w:t>project</w:t>
      </w:r>
      <w:r w:rsidRPr="00DC06D9">
        <w:rPr>
          <w:rFonts w:ascii="Avenir Book" w:hAnsi="Avenir Book"/>
          <w:b w:val="0"/>
          <w:szCs w:val="22"/>
        </w:rPr>
        <w:t xml:space="preserve"> technology to at least three SDGs.</w:t>
      </w:r>
    </w:p>
    <w:p w14:paraId="6E1EEB25" w14:textId="77777777" w:rsidR="00034A19" w:rsidRPr="00DC06D9" w:rsidRDefault="00034A19" w:rsidP="00E3529B">
      <w:pPr>
        <w:pStyle w:val="ListParagraph"/>
        <w:numPr>
          <w:ilvl w:val="1"/>
          <w:numId w:val="43"/>
        </w:numPr>
        <w:tabs>
          <w:tab w:val="left" w:pos="3536"/>
        </w:tabs>
        <w:ind w:left="360"/>
        <w:rPr>
          <w:rFonts w:ascii="Avenir Book" w:eastAsia="MS Mincho" w:hAnsi="Avenir Book"/>
          <w:szCs w:val="22"/>
          <w:u w:val="single"/>
        </w:rPr>
      </w:pPr>
      <w:r w:rsidRPr="00DC06D9">
        <w:rPr>
          <w:rFonts w:ascii="Avenir Book" w:eastAsia="MS Mincho" w:hAnsi="Avenir Book"/>
          <w:szCs w:val="22"/>
          <w:u w:val="single"/>
        </w:rPr>
        <w:t xml:space="preserve">SDG 13: Climate Action: </w:t>
      </w:r>
    </w:p>
    <w:p w14:paraId="332FE8D9" w14:textId="77777777" w:rsidR="00034A19" w:rsidRPr="00DC06D9" w:rsidRDefault="00034A19" w:rsidP="00034A19">
      <w:pPr>
        <w:tabs>
          <w:tab w:val="left" w:pos="3536"/>
        </w:tabs>
        <w:rPr>
          <w:rFonts w:ascii="Avenir Book" w:hAnsi="Avenir Book" w:cs="Arial"/>
          <w:szCs w:val="22"/>
        </w:rPr>
      </w:pPr>
      <w:r w:rsidRPr="00DC06D9">
        <w:rPr>
          <w:rFonts w:ascii="Avenir Book" w:hAnsi="Avenir Book" w:cs="Arial"/>
          <w:szCs w:val="22"/>
        </w:rPr>
        <w:t>The project reduce</w:t>
      </w:r>
      <w:r w:rsidR="00DC06D9" w:rsidRPr="00DC06D9">
        <w:rPr>
          <w:rFonts w:ascii="Avenir Book" w:hAnsi="Avenir Book" w:cs="Arial"/>
          <w:szCs w:val="22"/>
        </w:rPr>
        <w:t>s</w:t>
      </w:r>
      <w:r w:rsidRPr="00DC06D9">
        <w:rPr>
          <w:rFonts w:ascii="Avenir Book" w:hAnsi="Avenir Book" w:cs="Arial"/>
          <w:szCs w:val="22"/>
        </w:rPr>
        <w:t xml:space="preserve"> GHG emissions (CH</w:t>
      </w:r>
      <w:r w:rsidRPr="00E252BE">
        <w:rPr>
          <w:rFonts w:ascii="Avenir Book" w:hAnsi="Avenir Book" w:cs="Arial"/>
          <w:szCs w:val="22"/>
          <w:vertAlign w:val="subscript"/>
        </w:rPr>
        <w:t>4</w:t>
      </w:r>
      <w:r w:rsidRPr="00DC06D9">
        <w:rPr>
          <w:rFonts w:ascii="Avenir Book" w:hAnsi="Avenir Book" w:cs="Arial"/>
          <w:szCs w:val="22"/>
        </w:rPr>
        <w:t xml:space="preserve">) by composting municipal solid waste, which </w:t>
      </w:r>
      <w:r w:rsidR="00DC06D9" w:rsidRPr="00DC06D9">
        <w:rPr>
          <w:rFonts w:ascii="Avenir Book" w:hAnsi="Avenir Book" w:cs="Arial"/>
          <w:szCs w:val="22"/>
        </w:rPr>
        <w:t>otherwise would have been left for anaerobic decay in a solid waste disposal site without methane capture and flaring or power production</w:t>
      </w:r>
    </w:p>
    <w:p w14:paraId="500490CB" w14:textId="77777777" w:rsidR="00DC06D9" w:rsidRDefault="00DC06D9" w:rsidP="00DC06D9">
      <w:pPr>
        <w:rPr>
          <w:rFonts w:ascii="Avenir Book" w:hAnsi="Avenir Book" w:cs="Arial"/>
          <w:sz w:val="20"/>
        </w:rPr>
      </w:pPr>
    </w:p>
    <w:p w14:paraId="5A338BEB" w14:textId="77777777" w:rsidR="00DC06D9" w:rsidRPr="00DC06D9" w:rsidRDefault="00DC06D9" w:rsidP="00E3529B">
      <w:pPr>
        <w:pStyle w:val="ListParagraph"/>
        <w:numPr>
          <w:ilvl w:val="0"/>
          <w:numId w:val="43"/>
        </w:numPr>
        <w:ind w:left="360"/>
        <w:rPr>
          <w:rFonts w:ascii="Avenir Book" w:eastAsia="MS Mincho" w:hAnsi="Avenir Book"/>
          <w:u w:val="single"/>
        </w:rPr>
      </w:pPr>
      <w:r w:rsidRPr="00DC06D9">
        <w:rPr>
          <w:rFonts w:ascii="Avenir Book" w:eastAsia="MS Mincho" w:hAnsi="Avenir Book"/>
          <w:u w:val="single"/>
        </w:rPr>
        <w:t xml:space="preserve">SDG </w:t>
      </w:r>
      <w:proofErr w:type="gramStart"/>
      <w:r w:rsidRPr="00DC06D9">
        <w:rPr>
          <w:rFonts w:ascii="Avenir Book" w:eastAsia="MS Mincho" w:hAnsi="Avenir Book"/>
          <w:u w:val="single"/>
        </w:rPr>
        <w:t>1 :</w:t>
      </w:r>
      <w:proofErr w:type="gramEnd"/>
      <w:r w:rsidRPr="00DC06D9">
        <w:rPr>
          <w:rFonts w:ascii="Avenir Book" w:eastAsia="MS Mincho" w:hAnsi="Avenir Book"/>
          <w:u w:val="single"/>
        </w:rPr>
        <w:t xml:space="preserve"> No Poverty</w:t>
      </w:r>
    </w:p>
    <w:p w14:paraId="068B9DDA" w14:textId="77777777" w:rsidR="00DC06D9" w:rsidRDefault="00020222" w:rsidP="00DC06D9">
      <w:pPr>
        <w:rPr>
          <w:rFonts w:ascii="Avenir Book" w:eastAsia="MS Mincho" w:hAnsi="Avenir Book"/>
        </w:rPr>
      </w:pPr>
      <w:r>
        <w:rPr>
          <w:rFonts w:ascii="Avenir Book" w:eastAsia="MS Mincho" w:hAnsi="Avenir Book"/>
        </w:rPr>
        <w:t>During construction of the projects many temporary jobs were given, mostly to the local people. Through the operation of</w:t>
      </w:r>
      <w:r w:rsidR="00DC06D9" w:rsidRPr="00884A7D">
        <w:rPr>
          <w:rFonts w:ascii="Avenir Book" w:eastAsia="MS Mincho" w:hAnsi="Avenir Book"/>
        </w:rPr>
        <w:t xml:space="preserve"> this project,</w:t>
      </w:r>
      <w:r w:rsidR="00DC06D9">
        <w:rPr>
          <w:rFonts w:ascii="Avenir Book" w:eastAsia="MS Mincho" w:hAnsi="Avenir Book"/>
        </w:rPr>
        <w:t xml:space="preserve"> about</w:t>
      </w:r>
      <w:r w:rsidR="00DC06D9" w:rsidRPr="00884A7D">
        <w:rPr>
          <w:rFonts w:ascii="Avenir Book" w:eastAsia="MS Mincho" w:hAnsi="Avenir Book"/>
        </w:rPr>
        <w:t xml:space="preserve"> 65</w:t>
      </w:r>
      <w:r w:rsidR="00DC06D9" w:rsidRPr="00CA4876">
        <w:rPr>
          <w:rFonts w:ascii="Avenir Book" w:eastAsia="MS Mincho" w:hAnsi="Avenir Book"/>
        </w:rPr>
        <w:t xml:space="preserve"> new jobs have been created and especially </w:t>
      </w:r>
      <w:r w:rsidR="00DC06D9" w:rsidRPr="00CA4876">
        <w:rPr>
          <w:rFonts w:ascii="Avenir Book" w:eastAsia="MS Mincho" w:hAnsi="Avenir Book"/>
        </w:rPr>
        <w:lastRenderedPageBreak/>
        <w:t>women are given jobs to run the plant.</w:t>
      </w:r>
      <w:r w:rsidR="00DC06D9">
        <w:rPr>
          <w:rFonts w:ascii="Avenir Book" w:eastAsia="MS Mincho" w:hAnsi="Avenir Book"/>
        </w:rPr>
        <w:t xml:space="preserve"> Hence, the project will help in alleviating the poverty in this region.  </w:t>
      </w:r>
    </w:p>
    <w:p w14:paraId="353361C1" w14:textId="77777777" w:rsidR="00020222" w:rsidRDefault="00020222" w:rsidP="00DC06D9">
      <w:pPr>
        <w:rPr>
          <w:rFonts w:ascii="Avenir Book" w:eastAsia="MS Mincho" w:hAnsi="Avenir Book"/>
        </w:rPr>
      </w:pPr>
    </w:p>
    <w:p w14:paraId="0F39ED60" w14:textId="77777777" w:rsidR="00D56F34" w:rsidRDefault="00D56F34" w:rsidP="00DC06D9">
      <w:pPr>
        <w:rPr>
          <w:rFonts w:ascii="Avenir Book" w:eastAsia="MS Mincho" w:hAnsi="Avenir Book"/>
        </w:rPr>
      </w:pPr>
    </w:p>
    <w:p w14:paraId="3C54418F" w14:textId="77777777" w:rsidR="00D56F34" w:rsidRDefault="00D56F34" w:rsidP="00DC06D9">
      <w:pPr>
        <w:rPr>
          <w:rFonts w:ascii="Avenir Book" w:eastAsia="MS Mincho" w:hAnsi="Avenir Book"/>
        </w:rPr>
      </w:pPr>
    </w:p>
    <w:p w14:paraId="0763E1F2" w14:textId="77777777" w:rsidR="00D56F34" w:rsidRDefault="00D56F34" w:rsidP="00DC06D9">
      <w:pPr>
        <w:rPr>
          <w:rFonts w:ascii="Avenir Book" w:eastAsia="MS Mincho" w:hAnsi="Avenir Book"/>
        </w:rPr>
      </w:pPr>
    </w:p>
    <w:p w14:paraId="1DDFAFF9" w14:textId="77777777" w:rsidR="00020222" w:rsidRPr="00A72101" w:rsidRDefault="00020222" w:rsidP="00E3529B">
      <w:pPr>
        <w:pStyle w:val="ListParagraph"/>
        <w:numPr>
          <w:ilvl w:val="0"/>
          <w:numId w:val="44"/>
        </w:numPr>
        <w:rPr>
          <w:rFonts w:ascii="Avenir Book" w:eastAsia="MS Mincho" w:hAnsi="Avenir Book"/>
          <w:u w:val="single"/>
        </w:rPr>
      </w:pPr>
      <w:r w:rsidRPr="00A72101">
        <w:rPr>
          <w:rFonts w:ascii="Avenir Book" w:eastAsia="MS Mincho" w:hAnsi="Avenir Book"/>
          <w:u w:val="single"/>
        </w:rPr>
        <w:t>SDG 3: Good Health and Well Being</w:t>
      </w:r>
    </w:p>
    <w:p w14:paraId="296E99A2" w14:textId="77777777" w:rsidR="00020222" w:rsidRDefault="00020222" w:rsidP="00DC06D9">
      <w:pPr>
        <w:rPr>
          <w:rFonts w:ascii="Avenir Book" w:eastAsia="MS Mincho" w:hAnsi="Avenir Book"/>
        </w:rPr>
      </w:pPr>
      <w:r w:rsidRPr="00CA4876">
        <w:rPr>
          <w:rFonts w:ascii="Avenir Book" w:eastAsia="MS Mincho" w:hAnsi="Avenir Book"/>
        </w:rPr>
        <w:t>Solid waste disposed i</w:t>
      </w:r>
      <w:r w:rsidRPr="00884A7D">
        <w:rPr>
          <w:rFonts w:ascii="Avenir Book" w:eastAsia="MS Mincho" w:hAnsi="Avenir Book"/>
        </w:rPr>
        <w:t>n landfills without treating is generally</w:t>
      </w:r>
      <w:r w:rsidRPr="00CA4876">
        <w:rPr>
          <w:rFonts w:ascii="Avenir Book" w:eastAsia="MS Mincho" w:hAnsi="Avenir Book"/>
        </w:rPr>
        <w:t xml:space="preserve"> hazardous as it contains toxic</w:t>
      </w:r>
      <w:r w:rsidR="00D56F34">
        <w:rPr>
          <w:rFonts w:ascii="Avenir Book" w:eastAsia="MS Mincho" w:hAnsi="Avenir Book"/>
        </w:rPr>
        <w:t xml:space="preserve"> materials</w:t>
      </w:r>
      <w:r w:rsidRPr="00CA4876">
        <w:rPr>
          <w:rFonts w:ascii="Avenir Book" w:eastAsia="MS Mincho" w:hAnsi="Avenir Book"/>
        </w:rPr>
        <w:t xml:space="preserve"> and a variety of pathogenic microorganisms</w:t>
      </w:r>
      <w:r w:rsidRPr="00CA4876">
        <w:rPr>
          <w:rStyle w:val="FootnoteReference"/>
          <w:rFonts w:ascii="Avenir Book" w:eastAsia="MS Mincho" w:hAnsi="Avenir Book"/>
        </w:rPr>
        <w:footnoteReference w:id="3"/>
      </w:r>
      <w:r w:rsidRPr="00CA4876">
        <w:rPr>
          <w:rFonts w:ascii="Avenir Book" w:eastAsia="MS Mincho" w:hAnsi="Avenir Book"/>
        </w:rPr>
        <w:t xml:space="preserve">. These pathogens </w:t>
      </w:r>
      <w:r w:rsidRPr="00884A7D">
        <w:rPr>
          <w:rFonts w:ascii="Avenir Book" w:eastAsia="MS Mincho" w:hAnsi="Avenir Book"/>
        </w:rPr>
        <w:t xml:space="preserve">can </w:t>
      </w:r>
      <w:r w:rsidRPr="00CA4876">
        <w:rPr>
          <w:rFonts w:ascii="Avenir Book" w:eastAsia="MS Mincho" w:hAnsi="Avenir Book"/>
        </w:rPr>
        <w:t>create health problems to the communities who come under the influence of the landfills</w:t>
      </w:r>
      <w:r>
        <w:rPr>
          <w:rFonts w:ascii="Avenir Book" w:eastAsia="MS Mincho" w:hAnsi="Avenir Book"/>
        </w:rPr>
        <w:t>.</w:t>
      </w:r>
      <w:r w:rsidR="005F0561">
        <w:rPr>
          <w:rFonts w:ascii="Avenir Book" w:eastAsia="MS Mincho" w:hAnsi="Avenir Book"/>
        </w:rPr>
        <w:t xml:space="preserve"> </w:t>
      </w:r>
      <w:r w:rsidR="008C0EFF" w:rsidRPr="00940A97">
        <w:rPr>
          <w:rFonts w:ascii="Avenir Book" w:hAnsi="Avenir Book"/>
          <w:szCs w:val="22"/>
        </w:rPr>
        <w:t>Project provides showcase and education for organic waste management and plastics, papers, metals, glass management.</w:t>
      </w:r>
      <w:r w:rsidR="008C0EFF">
        <w:rPr>
          <w:rFonts w:ascii="Avenir Book" w:hAnsi="Avenir Book"/>
          <w:szCs w:val="22"/>
        </w:rPr>
        <w:t xml:space="preserve"> </w:t>
      </w:r>
      <w:r w:rsidRPr="00884A7D">
        <w:rPr>
          <w:rFonts w:ascii="Avenir Book" w:eastAsia="MS Mincho" w:hAnsi="Avenir Book"/>
        </w:rPr>
        <w:t>Pathogenic microorganisms are eliminated by composting temperature exceeding 70 centigrade, thereby reducing the health hazards related to landfills.</w:t>
      </w:r>
      <w:r w:rsidR="00A72101">
        <w:rPr>
          <w:rFonts w:ascii="Avenir Book" w:eastAsia="MS Mincho" w:hAnsi="Avenir Book"/>
        </w:rPr>
        <w:t xml:space="preserve"> </w:t>
      </w:r>
      <w:r>
        <w:rPr>
          <w:rFonts w:ascii="Avenir Book" w:eastAsia="MS Mincho" w:hAnsi="Avenir Book"/>
        </w:rPr>
        <w:t>Hence, h</w:t>
      </w:r>
      <w:r w:rsidRPr="00884A7D">
        <w:rPr>
          <w:rFonts w:ascii="Avenir Book" w:eastAsia="MS Mincho" w:hAnsi="Avenir Book"/>
        </w:rPr>
        <w:t xml:space="preserve">ealth hazards reduced in and around the landfill area especially in </w:t>
      </w:r>
      <w:proofErr w:type="spellStart"/>
      <w:r w:rsidRPr="00884A7D">
        <w:rPr>
          <w:rFonts w:ascii="Avenir Book" w:eastAsia="MS Mincho" w:hAnsi="Avenir Book"/>
        </w:rPr>
        <w:t>Temesi</w:t>
      </w:r>
      <w:proofErr w:type="spellEnd"/>
      <w:r w:rsidRPr="00884A7D">
        <w:rPr>
          <w:rFonts w:ascii="Avenir Book" w:eastAsia="MS Mincho" w:hAnsi="Avenir Book"/>
        </w:rPr>
        <w:t xml:space="preserve"> village</w:t>
      </w:r>
      <w:r>
        <w:rPr>
          <w:rFonts w:ascii="Avenir Book" w:eastAsia="MS Mincho" w:hAnsi="Avenir Book"/>
        </w:rPr>
        <w:t xml:space="preserve"> due to the project</w:t>
      </w:r>
      <w:r w:rsidRPr="00884A7D">
        <w:rPr>
          <w:rFonts w:ascii="Avenir Book" w:eastAsia="MS Mincho" w:hAnsi="Avenir Book"/>
        </w:rPr>
        <w:t>.</w:t>
      </w:r>
      <w:r w:rsidR="008C0EFF">
        <w:rPr>
          <w:rFonts w:ascii="Avenir Book" w:eastAsia="MS Mincho" w:hAnsi="Avenir Book"/>
        </w:rPr>
        <w:t xml:space="preserve"> </w:t>
      </w:r>
      <w:r w:rsidR="008C0EFF" w:rsidRPr="00940A97">
        <w:rPr>
          <w:rFonts w:ascii="Avenir Book" w:hAnsi="Avenir Book"/>
          <w:szCs w:val="22"/>
        </w:rPr>
        <w:t>The project’s Quality System has operating procedures that assure worker’s safety (Procedure no. 24)</w:t>
      </w:r>
      <w:r w:rsidR="008C0EFF">
        <w:rPr>
          <w:rFonts w:ascii="Avenir Book" w:hAnsi="Avenir Book"/>
          <w:szCs w:val="22"/>
        </w:rPr>
        <w:t xml:space="preserve"> </w:t>
      </w:r>
      <w:r w:rsidR="008C0EFF" w:rsidRPr="00940A97">
        <w:rPr>
          <w:rFonts w:ascii="Avenir Book" w:hAnsi="Avenir Book"/>
          <w:szCs w:val="22"/>
        </w:rPr>
        <w:t>and health (no. 25). It also provides a system for reporting inadequate conditions (no. 27) and for quality alerts (no. 28 that includes health and safety).</w:t>
      </w:r>
    </w:p>
    <w:p w14:paraId="13089BD8" w14:textId="77777777" w:rsidR="00020222" w:rsidRDefault="00020222" w:rsidP="00DC06D9">
      <w:pPr>
        <w:rPr>
          <w:rFonts w:ascii="Avenir Book" w:eastAsia="MS Mincho" w:hAnsi="Avenir Book"/>
        </w:rPr>
      </w:pPr>
    </w:p>
    <w:p w14:paraId="4C4F6597" w14:textId="77777777" w:rsidR="00020222" w:rsidRPr="00A72101" w:rsidRDefault="00020222" w:rsidP="00E3529B">
      <w:pPr>
        <w:pStyle w:val="ListParagraph"/>
        <w:numPr>
          <w:ilvl w:val="0"/>
          <w:numId w:val="44"/>
        </w:numPr>
        <w:rPr>
          <w:rFonts w:ascii="Avenir Book" w:eastAsia="MS Mincho" w:hAnsi="Avenir Book"/>
          <w:u w:val="single"/>
        </w:rPr>
      </w:pPr>
      <w:r w:rsidRPr="00A72101">
        <w:rPr>
          <w:rFonts w:ascii="Avenir Book" w:eastAsia="MS Mincho" w:hAnsi="Avenir Book"/>
          <w:u w:val="single"/>
        </w:rPr>
        <w:t>SDG 6: Clean Water and Sanitation</w:t>
      </w:r>
    </w:p>
    <w:p w14:paraId="1CF92D92" w14:textId="77777777" w:rsidR="00020222" w:rsidRDefault="00020222" w:rsidP="00DC06D9">
      <w:pPr>
        <w:rPr>
          <w:rFonts w:ascii="Avenir Book" w:eastAsia="MS Mincho" w:hAnsi="Avenir Book"/>
        </w:rPr>
      </w:pPr>
      <w:del w:id="10" w:author="Author">
        <w:r w:rsidDel="0041388E">
          <w:rPr>
            <w:rFonts w:ascii="Avenir Book" w:eastAsia="MS Mincho" w:hAnsi="Avenir Book"/>
          </w:rPr>
          <w:delText xml:space="preserve">. </w:delText>
        </w:r>
      </w:del>
      <w:r w:rsidR="008C0EFF">
        <w:rPr>
          <w:rFonts w:ascii="Avenir Book" w:eastAsia="MS Mincho" w:hAnsi="Avenir Book"/>
        </w:rPr>
        <w:t xml:space="preserve">The adjacent government landfill collects effluent and cleans it in a dedicated waste water treatment plant. No recyclable residue from the </w:t>
      </w:r>
      <w:proofErr w:type="spellStart"/>
      <w:r w:rsidR="008C0EFF">
        <w:rPr>
          <w:rFonts w:ascii="Avenir Book" w:eastAsia="MS Mincho" w:hAnsi="Avenir Book"/>
        </w:rPr>
        <w:t>Temesi</w:t>
      </w:r>
      <w:proofErr w:type="spellEnd"/>
      <w:r w:rsidR="008C0EFF">
        <w:rPr>
          <w:rFonts w:ascii="Avenir Book" w:eastAsia="MS Mincho" w:hAnsi="Avenir Book"/>
        </w:rPr>
        <w:t xml:space="preserve"> project is deposited on the landfill and potential toxics are treated along with the landfill effluent. </w:t>
      </w:r>
      <w:r w:rsidR="00A72101">
        <w:rPr>
          <w:rFonts w:ascii="Avenir Book" w:eastAsia="MS Mincho" w:hAnsi="Avenir Book"/>
        </w:rPr>
        <w:t xml:space="preserve">In project scenario, </w:t>
      </w:r>
      <w:r w:rsidRPr="00CA4876">
        <w:rPr>
          <w:rFonts w:ascii="Avenir Book" w:eastAsia="MS Mincho" w:hAnsi="Avenir Book"/>
        </w:rPr>
        <w:t>organic wastes</w:t>
      </w:r>
      <w:r w:rsidR="00A72101">
        <w:rPr>
          <w:rFonts w:ascii="Avenir Book" w:eastAsia="MS Mincho" w:hAnsi="Avenir Book"/>
        </w:rPr>
        <w:t xml:space="preserve"> are composted</w:t>
      </w:r>
      <w:r w:rsidRPr="00CA4876">
        <w:rPr>
          <w:rFonts w:ascii="Avenir Book" w:eastAsia="MS Mincho" w:hAnsi="Avenir Book"/>
        </w:rPr>
        <w:t xml:space="preserve"> and </w:t>
      </w:r>
      <w:r w:rsidR="00A72101">
        <w:rPr>
          <w:rFonts w:ascii="Avenir Book" w:eastAsia="MS Mincho" w:hAnsi="Avenir Book"/>
        </w:rPr>
        <w:t>treated</w:t>
      </w:r>
      <w:r w:rsidRPr="00CA4876">
        <w:rPr>
          <w:rFonts w:ascii="Avenir Book" w:eastAsia="MS Mincho" w:hAnsi="Avenir Book"/>
        </w:rPr>
        <w:t xml:space="preserve"> to remove toxic elements on the waste.</w:t>
      </w:r>
      <w:r w:rsidRPr="00884A7D">
        <w:rPr>
          <w:rFonts w:ascii="Avenir Book" w:eastAsia="MS Mincho" w:hAnsi="Avenir Book"/>
        </w:rPr>
        <w:t xml:space="preserve"> Composting temperatures over 70 centigrade eliminate pathogens in the composting e</w:t>
      </w:r>
      <w:r w:rsidR="00A72101">
        <w:rPr>
          <w:rFonts w:ascii="Avenir Book" w:eastAsia="MS Mincho" w:hAnsi="Avenir Book"/>
        </w:rPr>
        <w:t>ff</w:t>
      </w:r>
      <w:r w:rsidRPr="00884A7D">
        <w:rPr>
          <w:rFonts w:ascii="Avenir Book" w:eastAsia="MS Mincho" w:hAnsi="Avenir Book"/>
        </w:rPr>
        <w:t>luent thus making it harmless.</w:t>
      </w:r>
      <w:r>
        <w:rPr>
          <w:rFonts w:ascii="Avenir Book" w:eastAsia="MS Mincho" w:hAnsi="Avenir Book"/>
        </w:rPr>
        <w:t xml:space="preserve"> </w:t>
      </w:r>
      <w:r w:rsidRPr="00884A7D">
        <w:rPr>
          <w:rFonts w:ascii="Avenir Book" w:eastAsia="MS Mincho" w:hAnsi="Avenir Book"/>
        </w:rPr>
        <w:t>By converting solid waste into compost and treating waste water to remove toxic elements will reduce the risk of the nearby water bodies getting polluted.</w:t>
      </w:r>
    </w:p>
    <w:p w14:paraId="1E55FA1B" w14:textId="77777777" w:rsidR="00A72101" w:rsidRDefault="00A72101" w:rsidP="00DC06D9">
      <w:pPr>
        <w:rPr>
          <w:rFonts w:ascii="Avenir Book" w:eastAsia="MS Mincho" w:hAnsi="Avenir Book"/>
        </w:rPr>
      </w:pPr>
    </w:p>
    <w:p w14:paraId="63689CE5" w14:textId="77777777" w:rsidR="00A72101" w:rsidRPr="00A72101" w:rsidRDefault="00A72101" w:rsidP="00E3529B">
      <w:pPr>
        <w:pStyle w:val="ListParagraph"/>
        <w:numPr>
          <w:ilvl w:val="0"/>
          <w:numId w:val="44"/>
        </w:numPr>
        <w:rPr>
          <w:rFonts w:ascii="Avenir Book" w:eastAsia="MS Mincho" w:hAnsi="Avenir Book"/>
          <w:u w:val="single"/>
        </w:rPr>
      </w:pPr>
      <w:r w:rsidRPr="00A72101">
        <w:rPr>
          <w:rFonts w:ascii="Avenir Book" w:eastAsia="MS Mincho" w:hAnsi="Avenir Book"/>
          <w:u w:val="single"/>
        </w:rPr>
        <w:t xml:space="preserve">SDG </w:t>
      </w:r>
      <w:proofErr w:type="gramStart"/>
      <w:r w:rsidRPr="00A72101">
        <w:rPr>
          <w:rFonts w:ascii="Avenir Book" w:eastAsia="MS Mincho" w:hAnsi="Avenir Book"/>
          <w:u w:val="single"/>
        </w:rPr>
        <w:t>11 :Sustainable</w:t>
      </w:r>
      <w:proofErr w:type="gramEnd"/>
      <w:r w:rsidRPr="00A72101">
        <w:rPr>
          <w:rFonts w:ascii="Avenir Book" w:eastAsia="MS Mincho" w:hAnsi="Avenir Book"/>
          <w:u w:val="single"/>
        </w:rPr>
        <w:t xml:space="preserve"> Cities and Communities </w:t>
      </w:r>
    </w:p>
    <w:p w14:paraId="3F57FB25" w14:textId="77777777" w:rsidR="00A72101" w:rsidRDefault="00A72101" w:rsidP="00A72101">
      <w:pPr>
        <w:rPr>
          <w:rFonts w:ascii="Avenir Book" w:eastAsia="MS Mincho" w:hAnsi="Avenir Book"/>
        </w:rPr>
      </w:pPr>
      <w:r>
        <w:rPr>
          <w:rFonts w:ascii="Avenir Book" w:eastAsia="MS Mincho" w:hAnsi="Avenir Book"/>
        </w:rPr>
        <w:t xml:space="preserve">In the pre-project scenario, treating waste produced from </w:t>
      </w:r>
      <w:proofErr w:type="spellStart"/>
      <w:r w:rsidRPr="00884A7D">
        <w:rPr>
          <w:rFonts w:ascii="Avenir Book" w:eastAsia="MS Mincho" w:hAnsi="Avenir Book"/>
        </w:rPr>
        <w:t>Gianyar</w:t>
      </w:r>
      <w:proofErr w:type="spellEnd"/>
      <w:r>
        <w:rPr>
          <w:rFonts w:ascii="Avenir Book" w:eastAsia="MS Mincho" w:hAnsi="Avenir Book"/>
        </w:rPr>
        <w:t xml:space="preserve"> </w:t>
      </w:r>
      <w:r w:rsidRPr="00884A7D">
        <w:rPr>
          <w:rFonts w:ascii="Avenir Book" w:eastAsia="MS Mincho" w:hAnsi="Avenir Book"/>
        </w:rPr>
        <w:t>Regency</w:t>
      </w:r>
      <w:r>
        <w:rPr>
          <w:rFonts w:ascii="Avenir Book" w:eastAsia="MS Mincho" w:hAnsi="Avenir Book"/>
        </w:rPr>
        <w:t>, Bali was a hectic task for the municipality</w:t>
      </w:r>
      <w:r w:rsidRPr="00884A7D">
        <w:rPr>
          <w:rFonts w:ascii="Avenir Book" w:eastAsia="MS Mincho" w:hAnsi="Avenir Book"/>
        </w:rPr>
        <w:t xml:space="preserve">. The landfills are not equipped properly to treat the organic wastes in the solid wastes. Solid wastes are dumped in the landfills without methane capturing and flaring nearby the village of </w:t>
      </w:r>
      <w:proofErr w:type="spellStart"/>
      <w:r w:rsidRPr="00884A7D">
        <w:rPr>
          <w:rFonts w:ascii="Avenir Book" w:eastAsia="MS Mincho" w:hAnsi="Avenir Book"/>
        </w:rPr>
        <w:t>Temesi</w:t>
      </w:r>
      <w:proofErr w:type="spellEnd"/>
      <w:r w:rsidRPr="00884A7D">
        <w:rPr>
          <w:rFonts w:ascii="Avenir Book" w:eastAsia="MS Mincho" w:hAnsi="Avenir Book"/>
        </w:rPr>
        <w:t>.</w:t>
      </w:r>
      <w:r>
        <w:rPr>
          <w:rFonts w:ascii="Avenir Book" w:eastAsia="MS Mincho" w:hAnsi="Avenir Book"/>
        </w:rPr>
        <w:t xml:space="preserve"> In the project scenario, the wastes are treated and converted in to compost which ease the task of waste management of the municipality. </w:t>
      </w:r>
      <w:r w:rsidR="008C0EFF">
        <w:rPr>
          <w:rFonts w:ascii="Avenir Book" w:eastAsia="MS Mincho" w:hAnsi="Avenir Book"/>
        </w:rPr>
        <w:t>Furthermore, the project is a strong advocate for scaling and building decentralized and community owned material management facilities and effectively being a spokesperson on how to reduce waste to landfill and help measure and monitor future progress.</w:t>
      </w:r>
    </w:p>
    <w:p w14:paraId="2D4AA13F" w14:textId="77777777" w:rsidR="00073747" w:rsidRPr="007C1D64" w:rsidRDefault="00073747" w:rsidP="001275F7">
      <w:pPr>
        <w:pStyle w:val="SDMPDDPoASubSection1"/>
        <w:numPr>
          <w:ilvl w:val="2"/>
          <w:numId w:val="11"/>
        </w:numPr>
        <w:tabs>
          <w:tab w:val="clear" w:pos="1474"/>
        </w:tabs>
        <w:ind w:left="709" w:hanging="709"/>
        <w:rPr>
          <w:rFonts w:ascii="Avenir Book" w:hAnsi="Avenir Book"/>
        </w:rPr>
      </w:pPr>
      <w:r w:rsidRPr="007C1D64">
        <w:rPr>
          <w:rFonts w:ascii="Avenir Book" w:hAnsi="Avenir Book"/>
        </w:rPr>
        <w:t>Scale of the project</w:t>
      </w:r>
    </w:p>
    <w:p w14:paraId="2318A975" w14:textId="12F2AC35" w:rsidR="001136C8" w:rsidRPr="00517F85" w:rsidRDefault="00854D96" w:rsidP="00F87B39">
      <w:pPr>
        <w:rPr>
          <w:rFonts w:ascii="Avenir Book" w:eastAsia="MS Mincho" w:hAnsi="Avenir Book"/>
          <w:szCs w:val="22"/>
        </w:rPr>
      </w:pPr>
      <w:bookmarkStart w:id="11" w:name="_Ref317687881"/>
      <w:r>
        <w:rPr>
          <w:rFonts w:ascii="Avenir Book" w:eastAsia="MS Mincho" w:hAnsi="Avenir Book"/>
          <w:szCs w:val="22"/>
        </w:rPr>
        <w:t>Micro</w:t>
      </w:r>
      <w:r w:rsidRPr="00517F85">
        <w:rPr>
          <w:rFonts w:ascii="Avenir Book" w:eastAsia="MS Mincho" w:hAnsi="Avenir Book"/>
          <w:szCs w:val="22"/>
        </w:rPr>
        <w:t xml:space="preserve"> </w:t>
      </w:r>
      <w:r w:rsidR="00A72101" w:rsidRPr="00517F85">
        <w:rPr>
          <w:rFonts w:ascii="Avenir Book" w:eastAsia="MS Mincho" w:hAnsi="Avenir Book"/>
          <w:szCs w:val="22"/>
        </w:rPr>
        <w:t>Scale</w:t>
      </w:r>
      <w:r w:rsidR="00C84A2A" w:rsidRPr="00517F85">
        <w:rPr>
          <w:rFonts w:ascii="Avenir Book" w:eastAsia="MS Mincho" w:hAnsi="Avenir Book"/>
          <w:szCs w:val="22"/>
        </w:rPr>
        <w:t xml:space="preserve"> Project</w:t>
      </w:r>
    </w:p>
    <w:p w14:paraId="0429B07E" w14:textId="5D8CF439" w:rsidR="00F87B39" w:rsidRPr="00517F85" w:rsidRDefault="00A72101" w:rsidP="00F87B39">
      <w:pPr>
        <w:rPr>
          <w:rFonts w:ascii="Avenir Book" w:eastAsia="MS Mincho" w:hAnsi="Avenir Book"/>
          <w:szCs w:val="22"/>
        </w:rPr>
      </w:pPr>
      <w:r w:rsidRPr="00517F85">
        <w:rPr>
          <w:rFonts w:ascii="Avenir Book" w:eastAsia="MS Mincho" w:hAnsi="Avenir Book"/>
          <w:szCs w:val="22"/>
        </w:rPr>
        <w:t>(The annual estimated emission reduction of the project activity is</w:t>
      </w:r>
      <w:r w:rsidRPr="00517F85">
        <w:rPr>
          <w:rFonts w:ascii="Avenir Book" w:hAnsi="Avenir Book" w:cs="Arial"/>
          <w:szCs w:val="22"/>
        </w:rPr>
        <w:t xml:space="preserve"> </w:t>
      </w:r>
      <w:r w:rsidR="000E59DD" w:rsidRPr="000E59DD">
        <w:rPr>
          <w:rFonts w:ascii="Avenir Book" w:hAnsi="Avenir Book" w:cs="Arial"/>
          <w:szCs w:val="22"/>
        </w:rPr>
        <w:t>9,093</w:t>
      </w:r>
      <w:r w:rsidR="000E59DD">
        <w:rPr>
          <w:rFonts w:ascii="Avenir Book" w:hAnsi="Avenir Book" w:cs="Arial"/>
          <w:szCs w:val="22"/>
        </w:rPr>
        <w:t xml:space="preserve"> </w:t>
      </w:r>
      <w:r w:rsidRPr="00517F85">
        <w:rPr>
          <w:rFonts w:ascii="Avenir Book" w:hAnsi="Avenir Book" w:cs="Arial"/>
          <w:szCs w:val="22"/>
        </w:rPr>
        <w:t>tCO</w:t>
      </w:r>
      <w:r w:rsidRPr="00517F85">
        <w:rPr>
          <w:rFonts w:ascii="Avenir Book" w:hAnsi="Avenir Book" w:cs="Arial"/>
          <w:szCs w:val="22"/>
          <w:vertAlign w:val="subscript"/>
        </w:rPr>
        <w:t>2</w:t>
      </w:r>
      <w:r w:rsidRPr="00517F85">
        <w:rPr>
          <w:rFonts w:ascii="Avenir Book" w:hAnsi="Avenir Book" w:cs="Arial"/>
          <w:szCs w:val="22"/>
        </w:rPr>
        <w:t xml:space="preserve">e which is within the </w:t>
      </w:r>
      <w:r w:rsidR="00854D96">
        <w:rPr>
          <w:rFonts w:ascii="Avenir Book" w:hAnsi="Avenir Book" w:cs="Arial"/>
          <w:szCs w:val="22"/>
        </w:rPr>
        <w:t>micro</w:t>
      </w:r>
      <w:r w:rsidR="00854D96" w:rsidRPr="00517F85">
        <w:rPr>
          <w:rFonts w:ascii="Avenir Book" w:hAnsi="Avenir Book" w:cs="Arial"/>
          <w:szCs w:val="22"/>
        </w:rPr>
        <w:t xml:space="preserve"> </w:t>
      </w:r>
      <w:r w:rsidRPr="00517F85">
        <w:rPr>
          <w:rFonts w:ascii="Avenir Book" w:hAnsi="Avenir Book" w:cs="Arial"/>
          <w:szCs w:val="22"/>
        </w:rPr>
        <w:t xml:space="preserve">scale limit of </w:t>
      </w:r>
      <w:r w:rsidR="00854D96">
        <w:rPr>
          <w:rFonts w:ascii="Avenir Book" w:hAnsi="Avenir Book" w:cs="Arial"/>
          <w:szCs w:val="22"/>
        </w:rPr>
        <w:t>1</w:t>
      </w:r>
      <w:r w:rsidR="00854D96" w:rsidRPr="00517F85">
        <w:rPr>
          <w:rFonts w:ascii="Avenir Book" w:hAnsi="Avenir Book" w:cs="Arial"/>
          <w:szCs w:val="22"/>
        </w:rPr>
        <w:t>0</w:t>
      </w:r>
      <w:r w:rsidRPr="00517F85">
        <w:rPr>
          <w:rFonts w:ascii="Avenir Book" w:hAnsi="Avenir Book" w:cs="Arial"/>
          <w:szCs w:val="22"/>
        </w:rPr>
        <w:t>,000 tCO</w:t>
      </w:r>
      <w:r w:rsidRPr="00517F85">
        <w:rPr>
          <w:rFonts w:ascii="Avenir Book" w:hAnsi="Avenir Book" w:cs="Arial"/>
          <w:szCs w:val="22"/>
          <w:vertAlign w:val="subscript"/>
        </w:rPr>
        <w:t>2</w:t>
      </w:r>
      <w:r w:rsidR="00854D96">
        <w:rPr>
          <w:rFonts w:ascii="Avenir Book" w:hAnsi="Avenir Book" w:cs="Arial"/>
          <w:szCs w:val="22"/>
          <w:vertAlign w:val="subscript"/>
        </w:rPr>
        <w:t>eq</w:t>
      </w:r>
      <w:r w:rsidRPr="00517F85">
        <w:rPr>
          <w:rFonts w:ascii="Avenir Book" w:hAnsi="Avenir Book" w:cs="Arial"/>
          <w:szCs w:val="22"/>
        </w:rPr>
        <w:t>/</w:t>
      </w:r>
      <w:proofErr w:type="spellStart"/>
      <w:r w:rsidRPr="00517F85">
        <w:rPr>
          <w:rFonts w:ascii="Avenir Book" w:hAnsi="Avenir Book" w:cs="Arial"/>
          <w:szCs w:val="22"/>
        </w:rPr>
        <w:t>yr</w:t>
      </w:r>
      <w:proofErr w:type="spellEnd"/>
      <w:r w:rsidRPr="00517F85">
        <w:rPr>
          <w:rFonts w:ascii="Avenir Book" w:hAnsi="Avenir Book" w:cs="Arial"/>
          <w:szCs w:val="22"/>
        </w:rPr>
        <w:t xml:space="preserve"> as per </w:t>
      </w:r>
      <w:r w:rsidR="00854D96">
        <w:rPr>
          <w:rFonts w:ascii="Avenir Book" w:hAnsi="Avenir Book" w:cs="Arial"/>
          <w:szCs w:val="22"/>
        </w:rPr>
        <w:t xml:space="preserve">section 3.1.2 of GS4GG </w:t>
      </w:r>
      <w:r w:rsidR="00854D96" w:rsidRPr="00854D96">
        <w:rPr>
          <w:rFonts w:ascii="Avenir Book" w:hAnsi="Avenir Book" w:cs="Arial"/>
          <w:szCs w:val="22"/>
        </w:rPr>
        <w:t>Community</w:t>
      </w:r>
      <w:r w:rsidR="00854D96">
        <w:rPr>
          <w:rFonts w:ascii="Avenir Book" w:hAnsi="Avenir Book" w:cs="Arial"/>
          <w:szCs w:val="22"/>
        </w:rPr>
        <w:t xml:space="preserve"> Services </w:t>
      </w:r>
      <w:r w:rsidR="00854D96" w:rsidRPr="00854D96">
        <w:rPr>
          <w:rFonts w:ascii="Avenir Book" w:hAnsi="Avenir Book" w:cs="Arial"/>
          <w:szCs w:val="22"/>
        </w:rPr>
        <w:t>Activity</w:t>
      </w:r>
      <w:r w:rsidR="00854D96">
        <w:rPr>
          <w:rFonts w:ascii="Avenir Book" w:hAnsi="Avenir Book" w:cs="Arial"/>
          <w:szCs w:val="22"/>
        </w:rPr>
        <w:t xml:space="preserve"> </w:t>
      </w:r>
      <w:r w:rsidR="00854D96" w:rsidRPr="00854D96">
        <w:rPr>
          <w:rFonts w:ascii="Avenir Book" w:hAnsi="Avenir Book" w:cs="Arial"/>
          <w:szCs w:val="22"/>
        </w:rPr>
        <w:t>Requirements</w:t>
      </w:r>
      <w:r w:rsidR="00854D96">
        <w:rPr>
          <w:rFonts w:ascii="Avenir Book" w:hAnsi="Avenir Book" w:cs="Arial"/>
          <w:szCs w:val="22"/>
        </w:rPr>
        <w:t xml:space="preserve"> </w:t>
      </w:r>
      <w:r w:rsidR="00854D96" w:rsidRPr="00854D96">
        <w:rPr>
          <w:rFonts w:ascii="Avenir Book" w:hAnsi="Avenir Book" w:cs="Arial"/>
          <w:szCs w:val="22"/>
        </w:rPr>
        <w:t>v1.2</w:t>
      </w:r>
      <w:r w:rsidRPr="00517F85">
        <w:rPr>
          <w:rFonts w:ascii="Avenir Book" w:hAnsi="Avenir Book" w:cs="Arial"/>
          <w:szCs w:val="22"/>
        </w:rPr>
        <w:t>)</w:t>
      </w:r>
    </w:p>
    <w:bookmarkEnd w:id="11"/>
    <w:p w14:paraId="4E649416" w14:textId="77777777" w:rsidR="00CC25EE" w:rsidRPr="007C1D64" w:rsidRDefault="00EA01C9" w:rsidP="001275F7">
      <w:pPr>
        <w:pStyle w:val="SDMPDDPoASubSection1"/>
        <w:numPr>
          <w:ilvl w:val="2"/>
          <w:numId w:val="11"/>
        </w:numPr>
        <w:tabs>
          <w:tab w:val="clear" w:pos="1474"/>
        </w:tabs>
        <w:ind w:left="709" w:hanging="709"/>
        <w:rPr>
          <w:rFonts w:ascii="Avenir Book" w:hAnsi="Avenir Book"/>
        </w:rPr>
      </w:pPr>
      <w:r w:rsidRPr="007C1D64">
        <w:rPr>
          <w:rFonts w:ascii="Avenir Book" w:hAnsi="Avenir Book"/>
        </w:rPr>
        <w:lastRenderedPageBreak/>
        <w:t>F</w:t>
      </w:r>
      <w:r w:rsidR="00CC25EE" w:rsidRPr="007C1D64">
        <w:rPr>
          <w:rFonts w:ascii="Avenir Book" w:hAnsi="Avenir Book"/>
        </w:rPr>
        <w:t xml:space="preserve">unding </w:t>
      </w:r>
      <w:r w:rsidRPr="007C1D64">
        <w:rPr>
          <w:rFonts w:ascii="Avenir Book" w:hAnsi="Avenir Book"/>
        </w:rPr>
        <w:t xml:space="preserve">sources </w:t>
      </w:r>
      <w:r w:rsidR="00CC25EE" w:rsidRPr="007C1D64">
        <w:rPr>
          <w:rFonts w:ascii="Avenir Book" w:hAnsi="Avenir Book"/>
        </w:rPr>
        <w:t xml:space="preserve">of project </w:t>
      </w:r>
    </w:p>
    <w:p w14:paraId="0391E052" w14:textId="77777777" w:rsidR="00F66271" w:rsidRDefault="00D00C48" w:rsidP="00F87B39">
      <w:pPr>
        <w:rPr>
          <w:rFonts w:ascii="Avenir Book" w:eastAsia="MS Mincho" w:hAnsi="Avenir Book"/>
        </w:rPr>
      </w:pPr>
      <w:bookmarkStart w:id="12" w:name="_Toc315340777"/>
      <w:bookmarkStart w:id="13" w:name="_Toc315881221"/>
      <w:bookmarkStart w:id="14" w:name="_Toc317686909"/>
      <w:r w:rsidRPr="00D00C48">
        <w:rPr>
          <w:rFonts w:ascii="Avenir Book" w:eastAsia="MS Mincho" w:hAnsi="Avenir Book"/>
        </w:rPr>
        <w:t xml:space="preserve">The Rotary Club Bali </w:t>
      </w:r>
      <w:proofErr w:type="spellStart"/>
      <w:r w:rsidRPr="00D00C48">
        <w:rPr>
          <w:rFonts w:ascii="Avenir Book" w:eastAsia="MS Mincho" w:hAnsi="Avenir Book"/>
        </w:rPr>
        <w:t>Ubud</w:t>
      </w:r>
      <w:proofErr w:type="spellEnd"/>
      <w:r>
        <w:rPr>
          <w:rFonts w:ascii="Avenir Book" w:eastAsia="MS Mincho" w:hAnsi="Avenir Book"/>
        </w:rPr>
        <w:t xml:space="preserve"> </w:t>
      </w:r>
      <w:r w:rsidR="008436F5">
        <w:rPr>
          <w:rFonts w:ascii="Avenir Book" w:eastAsia="MS Mincho" w:hAnsi="Avenir Book"/>
        </w:rPr>
        <w:t>h</w:t>
      </w:r>
      <w:r>
        <w:rPr>
          <w:rFonts w:ascii="Avenir Book" w:eastAsia="MS Mincho" w:hAnsi="Avenir Book"/>
        </w:rPr>
        <w:t xml:space="preserve">as implemented the project with the help of public funding, </w:t>
      </w:r>
      <w:r w:rsidRPr="00D00C48">
        <w:rPr>
          <w:rFonts w:ascii="Avenir Book" w:eastAsia="MS Mincho" w:hAnsi="Avenir Book"/>
        </w:rPr>
        <w:t xml:space="preserve">but </w:t>
      </w:r>
      <w:r>
        <w:rPr>
          <w:rFonts w:ascii="Avenir Book" w:eastAsia="MS Mincho" w:hAnsi="Avenir Book"/>
        </w:rPr>
        <w:t xml:space="preserve">the fund </w:t>
      </w:r>
      <w:r w:rsidRPr="00D00C48">
        <w:rPr>
          <w:rFonts w:ascii="Avenir Book" w:eastAsia="MS Mincho" w:hAnsi="Avenir Book"/>
        </w:rPr>
        <w:t>does not result in a diversion of Official Development Assistance (ODA)</w:t>
      </w:r>
      <w:r>
        <w:rPr>
          <w:rFonts w:ascii="Avenir Book" w:eastAsia="MS Mincho" w:hAnsi="Avenir Book"/>
        </w:rPr>
        <w:t>.  Now the complete ownership of the project lies with ‘</w:t>
      </w:r>
      <w:r w:rsidRPr="00D00C48">
        <w:rPr>
          <w:rFonts w:ascii="Avenir Book" w:eastAsia="MS Mincho" w:hAnsi="Avenir Book"/>
        </w:rPr>
        <w:t xml:space="preserve">Yayasan </w:t>
      </w:r>
      <w:proofErr w:type="spellStart"/>
      <w:r w:rsidRPr="00D00C48">
        <w:rPr>
          <w:rFonts w:ascii="Avenir Book" w:eastAsia="MS Mincho" w:hAnsi="Avenir Book"/>
        </w:rPr>
        <w:t>Pemilahan</w:t>
      </w:r>
      <w:proofErr w:type="spellEnd"/>
      <w:r w:rsidRPr="00D00C48">
        <w:rPr>
          <w:rFonts w:ascii="Avenir Book" w:eastAsia="MS Mincho" w:hAnsi="Avenir Book"/>
        </w:rPr>
        <w:t xml:space="preserve"> </w:t>
      </w:r>
      <w:proofErr w:type="spellStart"/>
      <w:r w:rsidRPr="00D00C48">
        <w:rPr>
          <w:rFonts w:ascii="Avenir Book" w:eastAsia="MS Mincho" w:hAnsi="Avenir Book"/>
        </w:rPr>
        <w:t>Sampah</w:t>
      </w:r>
      <w:proofErr w:type="spellEnd"/>
      <w:r w:rsidRPr="00D00C48">
        <w:rPr>
          <w:rFonts w:ascii="Avenir Book" w:eastAsia="MS Mincho" w:hAnsi="Avenir Book"/>
        </w:rPr>
        <w:t xml:space="preserve"> </w:t>
      </w:r>
      <w:proofErr w:type="spellStart"/>
      <w:r w:rsidRPr="00D00C48">
        <w:rPr>
          <w:rFonts w:ascii="Avenir Book" w:eastAsia="MS Mincho" w:hAnsi="Avenir Book"/>
        </w:rPr>
        <w:t>Temes</w:t>
      </w:r>
      <w:r w:rsidR="00BC498A">
        <w:rPr>
          <w:rFonts w:ascii="Avenir Book" w:eastAsia="MS Mincho" w:hAnsi="Avenir Book"/>
        </w:rPr>
        <w:t>i</w:t>
      </w:r>
      <w:proofErr w:type="spellEnd"/>
      <w:r>
        <w:rPr>
          <w:rFonts w:ascii="Avenir Book" w:eastAsia="MS Mincho" w:hAnsi="Avenir Book"/>
        </w:rPr>
        <w:t xml:space="preserve">’ who is the project participant in this project. </w:t>
      </w:r>
    </w:p>
    <w:p w14:paraId="0E57527A" w14:textId="77777777" w:rsidR="00F66271" w:rsidRPr="007C1D64" w:rsidRDefault="00EE333F" w:rsidP="00F66271">
      <w:pPr>
        <w:pStyle w:val="SDMPDDPoASubSection1"/>
        <w:numPr>
          <w:ilvl w:val="2"/>
          <w:numId w:val="11"/>
        </w:numPr>
        <w:tabs>
          <w:tab w:val="clear" w:pos="1474"/>
        </w:tabs>
        <w:ind w:left="709" w:hanging="709"/>
        <w:rPr>
          <w:rFonts w:ascii="Avenir Book" w:hAnsi="Avenir Book"/>
        </w:rPr>
      </w:pPr>
      <w:r>
        <w:rPr>
          <w:rFonts w:ascii="Avenir Book" w:hAnsi="Avenir Book"/>
        </w:rPr>
        <w:t>Assessment that</w:t>
      </w:r>
      <w:r w:rsidR="00F66271" w:rsidRPr="007C1D64">
        <w:rPr>
          <w:rFonts w:ascii="Avenir Book" w:hAnsi="Avenir Book"/>
        </w:rPr>
        <w:t xml:space="preserve"> project </w:t>
      </w:r>
      <w:r>
        <w:rPr>
          <w:rFonts w:ascii="Avenir Book" w:hAnsi="Avenir Book"/>
        </w:rPr>
        <w:t>complies with ‘gender sensitive’ requirements</w:t>
      </w:r>
    </w:p>
    <w:p w14:paraId="4703DDFF" w14:textId="77777777" w:rsidR="00D00C48" w:rsidRDefault="00D00C48" w:rsidP="00D00C48">
      <w:pPr>
        <w:rPr>
          <w:rFonts w:ascii="Avenir Book" w:eastAsia="MS Mincho" w:hAnsi="Avenir Book"/>
        </w:rPr>
      </w:pPr>
      <w:r>
        <w:rPr>
          <w:rFonts w:ascii="Avenir Book" w:eastAsia="MS Mincho" w:hAnsi="Avenir Book"/>
        </w:rPr>
        <w:t xml:space="preserve">The project activity does not seek the gender certification at the performance level, therefore does not include the second level (gender-responsive). The section below provides the project assessment to demonstrate that the project activity complies with the ‘gender sensitive’ section according to the ‘GS Gender equality guidelines and requirements’ - </w:t>
      </w:r>
    </w:p>
    <w:p w14:paraId="7A686B01" w14:textId="77777777" w:rsidR="00D00C48" w:rsidRDefault="00D00C48" w:rsidP="00D00C48">
      <w:pPr>
        <w:rPr>
          <w:rFonts w:ascii="Avenir Book" w:eastAsia="MS Mincho" w:hAnsi="Avenir Book"/>
          <w:b/>
        </w:rPr>
      </w:pPr>
    </w:p>
    <w:p w14:paraId="12DE10BC" w14:textId="77777777" w:rsidR="00D00C48" w:rsidRDefault="00D00C48" w:rsidP="00D00C48">
      <w:pPr>
        <w:rPr>
          <w:rFonts w:ascii="Avenir Book" w:eastAsia="MS Mincho" w:hAnsi="Avenir Book"/>
          <w:b/>
        </w:rPr>
      </w:pPr>
      <w:r w:rsidRPr="00F43677">
        <w:rPr>
          <w:rFonts w:ascii="Avenir Book" w:eastAsia="MS Mincho" w:hAnsi="Avenir Book"/>
          <w:b/>
        </w:rPr>
        <w:t>STEP 1: BASIC CONTEXT</w:t>
      </w:r>
    </w:p>
    <w:p w14:paraId="6C34AA13" w14:textId="77777777" w:rsidR="00D00C48" w:rsidRPr="00F43677" w:rsidRDefault="00D00C48" w:rsidP="00D00C48">
      <w:pPr>
        <w:rPr>
          <w:rFonts w:ascii="Avenir Book" w:eastAsia="MS Mincho" w:hAnsi="Avenir Book"/>
          <w:b/>
        </w:rPr>
      </w:pPr>
    </w:p>
    <w:p w14:paraId="3B6D9A6E" w14:textId="77777777" w:rsidR="007777CD" w:rsidRDefault="007777CD" w:rsidP="00D00C48">
      <w:pPr>
        <w:pStyle w:val="ListParagraph"/>
        <w:ind w:left="360"/>
        <w:rPr>
          <w:rFonts w:ascii="Avenir Book" w:eastAsia="MS Mincho" w:hAnsi="Avenir Book"/>
        </w:rPr>
      </w:pPr>
      <w:r>
        <w:rPr>
          <w:rFonts w:ascii="Avenir Book" w:eastAsia="MS Mincho" w:hAnsi="Avenir Book"/>
        </w:rPr>
        <w:t xml:space="preserve">1. </w:t>
      </w:r>
      <w:r w:rsidRPr="007777CD">
        <w:rPr>
          <w:rFonts w:ascii="Avenir Book" w:eastAsia="MS Mincho" w:hAnsi="Avenir Book"/>
        </w:rPr>
        <w:t>Does the project reflect the key issues and requirements of Gender Sensitive design and implementation as outlined in the Gender Policy? Explain how</w:t>
      </w:r>
    </w:p>
    <w:p w14:paraId="76CA4DCB" w14:textId="77777777" w:rsidR="007777CD" w:rsidRDefault="007777CD" w:rsidP="00D00C48">
      <w:pPr>
        <w:pStyle w:val="ListParagraph"/>
        <w:ind w:left="360"/>
        <w:rPr>
          <w:rFonts w:ascii="Avenir Book" w:eastAsia="MS Mincho" w:hAnsi="Avenir Book"/>
        </w:rPr>
      </w:pPr>
    </w:p>
    <w:p w14:paraId="4A174ACC" w14:textId="77777777" w:rsidR="00D00C48" w:rsidRPr="000C4BC0" w:rsidRDefault="007777CD" w:rsidP="007777CD">
      <w:pPr>
        <w:pStyle w:val="ListParagraph"/>
        <w:ind w:left="360"/>
        <w:rPr>
          <w:rFonts w:ascii="Avenir Book" w:eastAsia="MS Mincho" w:hAnsi="Avenir Book"/>
        </w:rPr>
      </w:pPr>
      <w:r>
        <w:rPr>
          <w:rFonts w:ascii="Avenir Book" w:eastAsia="MS Mincho" w:hAnsi="Avenir Book"/>
        </w:rPr>
        <w:t xml:space="preserve">The project is not a new project. Hence, it is not applicable at this stage. </w:t>
      </w:r>
    </w:p>
    <w:p w14:paraId="7A9D5D3B" w14:textId="77777777" w:rsidR="00D00C48" w:rsidRPr="008427CD" w:rsidRDefault="00D00C48" w:rsidP="00D00C48">
      <w:pPr>
        <w:pStyle w:val="ListParagraph"/>
        <w:ind w:left="360"/>
        <w:rPr>
          <w:rFonts w:ascii="Avenir Book" w:eastAsia="MS Mincho" w:hAnsi="Avenir Book"/>
          <w:highlight w:val="yellow"/>
        </w:rPr>
      </w:pPr>
    </w:p>
    <w:p w14:paraId="020E9A92" w14:textId="77777777" w:rsidR="007777CD" w:rsidRDefault="007777CD" w:rsidP="007777CD">
      <w:pPr>
        <w:pStyle w:val="ListParagraph"/>
        <w:ind w:left="360"/>
        <w:rPr>
          <w:rFonts w:ascii="Avenir Book" w:eastAsia="MS Mincho" w:hAnsi="Avenir Book"/>
        </w:rPr>
      </w:pPr>
      <w:r>
        <w:rPr>
          <w:rFonts w:ascii="Avenir Book" w:eastAsia="MS Mincho" w:hAnsi="Avenir Book"/>
        </w:rPr>
        <w:t xml:space="preserve">2. </w:t>
      </w:r>
      <w:r w:rsidRPr="007777CD">
        <w:rPr>
          <w:rFonts w:ascii="Avenir Book" w:eastAsia="MS Mincho" w:hAnsi="Avenir Book"/>
        </w:rPr>
        <w:t>Does the project align with existing country policies, strategies and best practices? Explain how</w:t>
      </w:r>
      <w:r>
        <w:rPr>
          <w:rFonts w:ascii="Avenir Book" w:eastAsia="MS Mincho" w:hAnsi="Avenir Book"/>
        </w:rPr>
        <w:t>.</w:t>
      </w:r>
    </w:p>
    <w:p w14:paraId="054C8984" w14:textId="77777777" w:rsidR="00D00C48" w:rsidRPr="007777CD" w:rsidRDefault="00D00C48" w:rsidP="007777CD">
      <w:pPr>
        <w:pStyle w:val="ListParagraph"/>
        <w:ind w:left="360"/>
        <w:rPr>
          <w:rFonts w:ascii="Avenir Book" w:eastAsia="MS Mincho" w:hAnsi="Avenir Book"/>
        </w:rPr>
      </w:pPr>
      <w:r w:rsidRPr="007777CD">
        <w:rPr>
          <w:rFonts w:ascii="Avenir Book" w:eastAsia="MS Mincho" w:hAnsi="Avenir Book"/>
        </w:rPr>
        <w:t xml:space="preserve"> </w:t>
      </w:r>
    </w:p>
    <w:p w14:paraId="64444274" w14:textId="77777777" w:rsidR="00563311" w:rsidRDefault="00563311" w:rsidP="00563311">
      <w:pPr>
        <w:ind w:left="360"/>
        <w:rPr>
          <w:rFonts w:ascii="Avenir Book" w:eastAsia="MS Mincho" w:hAnsi="Avenir Book"/>
        </w:rPr>
      </w:pPr>
      <w:r>
        <w:rPr>
          <w:rFonts w:ascii="Avenir Book" w:eastAsia="MS Mincho" w:hAnsi="Avenir Book"/>
        </w:rPr>
        <w:t>In Indonesia, t</w:t>
      </w:r>
      <w:r w:rsidRPr="00563311">
        <w:rPr>
          <w:rFonts w:ascii="Avenir Book" w:eastAsia="MS Mincho" w:hAnsi="Avenir Book"/>
        </w:rPr>
        <w:t>he policy on gender equality and empowerment of women has been adopted at the international and national levels</w:t>
      </w:r>
      <w:r>
        <w:rPr>
          <w:rStyle w:val="FootnoteReference"/>
          <w:rFonts w:ascii="Avenir Book" w:eastAsia="MS Mincho" w:hAnsi="Avenir Book"/>
        </w:rPr>
        <w:footnoteReference w:id="4"/>
      </w:r>
      <w:r>
        <w:rPr>
          <w:rFonts w:ascii="Avenir Book" w:eastAsia="MS Mincho" w:hAnsi="Avenir Book"/>
        </w:rPr>
        <w:t>:</w:t>
      </w:r>
    </w:p>
    <w:p w14:paraId="29B64123"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at the international and national levels, through the ratification of the UN Convention on the Elimination of All Forms of Discrimination against Women with Law Number 7/1984; </w:t>
      </w:r>
    </w:p>
    <w:p w14:paraId="4FEDA093"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at the national level, through the People’s Consultative Assembly (the highest political body in Indonesia) Decree Number IV/MPR/1999 on the Broad Guidelines of State Policy 1999-2004; </w:t>
      </w:r>
    </w:p>
    <w:p w14:paraId="6A35FE77"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the establishment of National Machinery for the Advancement of Women with the Presidential Decree of 1978; </w:t>
      </w:r>
    </w:p>
    <w:p w14:paraId="34701DFB"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Law Number 25/2000 on the National Development Programme; </w:t>
      </w:r>
    </w:p>
    <w:p w14:paraId="4C3AFE99"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Presidential Instruction Number 9/2000 on Gender Mainstreaming in National Development; </w:t>
      </w:r>
    </w:p>
    <w:p w14:paraId="0E461A50"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National Action Plan for the Elimination of Violence Against Women; </w:t>
      </w:r>
    </w:p>
    <w:p w14:paraId="326C23AA"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the inclusion of gender-mainstreaming policy in 38 programmes of the National Development Programme (2000-2004); </w:t>
      </w:r>
    </w:p>
    <w:p w14:paraId="79A0F7DD"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Law Number 23/2002 on Child Protection; </w:t>
      </w:r>
    </w:p>
    <w:p w14:paraId="2F51C196"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Presidential Decree Number 87/2002 on National Plan of Action on Eradication of Child Commercial Sexual Exploitation; </w:t>
      </w:r>
    </w:p>
    <w:p w14:paraId="6E7C6B56" w14:textId="77777777" w:rsidR="00563311" w:rsidRP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 xml:space="preserve">Presidential Decree Number 88/2002 on National Plan of Action on Elimination of Trafficking in Women and Children; </w:t>
      </w:r>
    </w:p>
    <w:p w14:paraId="362EA5E6" w14:textId="77777777" w:rsidR="00563311" w:rsidRDefault="00563311" w:rsidP="00E3529B">
      <w:pPr>
        <w:pStyle w:val="ListParagraph"/>
        <w:numPr>
          <w:ilvl w:val="2"/>
          <w:numId w:val="36"/>
        </w:numPr>
        <w:rPr>
          <w:rFonts w:ascii="Avenir Book" w:eastAsia="MS Mincho" w:hAnsi="Avenir Book"/>
        </w:rPr>
      </w:pPr>
      <w:r w:rsidRPr="00563311">
        <w:rPr>
          <w:rFonts w:ascii="Avenir Book" w:eastAsia="MS Mincho" w:hAnsi="Avenir Book"/>
        </w:rPr>
        <w:t>Law no. 12/2003 on General Election in which each political party participating in a general election should consider at least 30% of women representation in the nomination of its members of national, provincial and local representative council.</w:t>
      </w:r>
    </w:p>
    <w:p w14:paraId="369F3283" w14:textId="77777777" w:rsidR="00563311" w:rsidRPr="00563311" w:rsidRDefault="00563311" w:rsidP="00563311">
      <w:pPr>
        <w:pStyle w:val="ListParagraph"/>
        <w:ind w:left="397"/>
        <w:rPr>
          <w:rFonts w:ascii="Avenir Book" w:eastAsia="MS Mincho" w:hAnsi="Avenir Book"/>
        </w:rPr>
      </w:pPr>
    </w:p>
    <w:p w14:paraId="146189C9" w14:textId="77777777" w:rsidR="00400EBA" w:rsidRDefault="002905FD" w:rsidP="002905FD">
      <w:pPr>
        <w:ind w:left="360"/>
        <w:rPr>
          <w:rFonts w:ascii="Avenir Book" w:eastAsia="MS Mincho" w:hAnsi="Avenir Book"/>
        </w:rPr>
      </w:pPr>
      <w:r>
        <w:rPr>
          <w:rFonts w:ascii="Avenir Book" w:eastAsia="MS Mincho" w:hAnsi="Avenir Book"/>
        </w:rPr>
        <w:t>Indonesia</w:t>
      </w:r>
      <w:r w:rsidR="00D00C48" w:rsidRPr="002E17AF">
        <w:rPr>
          <w:rFonts w:ascii="Avenir Book" w:eastAsia="MS Mincho" w:hAnsi="Avenir Book"/>
        </w:rPr>
        <w:t xml:space="preserve"> is ranked 1</w:t>
      </w:r>
      <w:r w:rsidR="00563311">
        <w:rPr>
          <w:rFonts w:ascii="Avenir Book" w:eastAsia="MS Mincho" w:hAnsi="Avenir Book"/>
        </w:rPr>
        <w:t>1</w:t>
      </w:r>
      <w:r>
        <w:rPr>
          <w:rFonts w:ascii="Avenir Book" w:eastAsia="MS Mincho" w:hAnsi="Avenir Book"/>
        </w:rPr>
        <w:t>5</w:t>
      </w:r>
      <w:r w:rsidR="00D00C48" w:rsidRPr="002E17AF">
        <w:rPr>
          <w:rFonts w:ascii="Avenir Book" w:eastAsia="MS Mincho" w:hAnsi="Avenir Book"/>
        </w:rPr>
        <w:t xml:space="preserve"> out of 188 countries in 2016 on its Gender Inequality Index (GII)</w:t>
      </w:r>
      <w:r w:rsidR="00D00C48" w:rsidRPr="002E17AF">
        <w:rPr>
          <w:rStyle w:val="FootnoteReference"/>
          <w:rFonts w:ascii="Avenir Book" w:eastAsia="MS Mincho" w:hAnsi="Avenir Book"/>
        </w:rPr>
        <w:footnoteReference w:id="5"/>
      </w:r>
      <w:r w:rsidR="00D00C48" w:rsidRPr="002E17AF">
        <w:rPr>
          <w:rFonts w:ascii="Avenir Book" w:eastAsia="MS Mincho" w:hAnsi="Avenir Book"/>
        </w:rPr>
        <w:t>.</w:t>
      </w:r>
      <w:r w:rsidR="005F0561">
        <w:rPr>
          <w:rFonts w:ascii="Avenir Book" w:eastAsia="MS Mincho" w:hAnsi="Avenir Book"/>
        </w:rPr>
        <w:t xml:space="preserve"> </w:t>
      </w:r>
      <w:r w:rsidR="005918F7">
        <w:rPr>
          <w:rFonts w:ascii="Avenir Book" w:eastAsia="MS Mincho" w:hAnsi="Avenir Book"/>
        </w:rPr>
        <w:t>T</w:t>
      </w:r>
      <w:r w:rsidR="00400EBA">
        <w:rPr>
          <w:rFonts w:ascii="Avenir Book" w:eastAsia="MS Mincho" w:hAnsi="Avenir Book"/>
        </w:rPr>
        <w:t>he project implemented in Indonesia complies with all the laws and policies of the gender equality as follows.</w:t>
      </w:r>
    </w:p>
    <w:p w14:paraId="7CEF8E5A" w14:textId="77777777" w:rsidR="00400EBA" w:rsidRDefault="00400EBA" w:rsidP="002905FD">
      <w:pPr>
        <w:ind w:left="360"/>
        <w:rPr>
          <w:rFonts w:ascii="Avenir Book" w:eastAsia="MS Mincho" w:hAnsi="Avenir Book"/>
        </w:rPr>
      </w:pPr>
    </w:p>
    <w:p w14:paraId="0D350497" w14:textId="77777777" w:rsidR="00400EBA" w:rsidRPr="00400EBA" w:rsidRDefault="00400EBA" w:rsidP="00E3529B">
      <w:pPr>
        <w:pStyle w:val="ListParagraph"/>
        <w:numPr>
          <w:ilvl w:val="1"/>
          <w:numId w:val="45"/>
        </w:numPr>
        <w:rPr>
          <w:rFonts w:ascii="Avenir Book" w:eastAsia="MS Mincho" w:hAnsi="Avenir Book"/>
          <w:i/>
        </w:rPr>
      </w:pPr>
      <w:r w:rsidRPr="00400EBA">
        <w:rPr>
          <w:rFonts w:ascii="Avenir Book" w:eastAsia="MS Mincho" w:hAnsi="Avenir Book"/>
          <w:i/>
        </w:rPr>
        <w:t xml:space="preserve">The project activity promotes and encourages active participation of women and men during the stakeholder meetings, giving an equal opportunity to both genders. </w:t>
      </w:r>
    </w:p>
    <w:p w14:paraId="45FDCBED" w14:textId="77777777" w:rsidR="00D00C48" w:rsidRPr="00400EBA" w:rsidRDefault="00016387" w:rsidP="00E3529B">
      <w:pPr>
        <w:pStyle w:val="ListParagraph"/>
        <w:numPr>
          <w:ilvl w:val="1"/>
          <w:numId w:val="45"/>
        </w:numPr>
        <w:rPr>
          <w:rFonts w:ascii="Avenir Book" w:eastAsia="MS Mincho" w:hAnsi="Avenir Book"/>
          <w:i/>
        </w:rPr>
      </w:pPr>
      <w:r>
        <w:rPr>
          <w:rFonts w:ascii="Avenir Book" w:eastAsia="MS Mincho" w:hAnsi="Avenir Book"/>
          <w:i/>
        </w:rPr>
        <w:t xml:space="preserve">The project provides equal employment opportunities for men and women. </w:t>
      </w:r>
      <w:r w:rsidRPr="00400EBA">
        <w:rPr>
          <w:rFonts w:ascii="Avenir Book" w:eastAsia="MS Mincho" w:hAnsi="Avenir Book"/>
          <w:i/>
        </w:rPr>
        <w:t>The project</w:t>
      </w:r>
      <w:r w:rsidR="00400EBA" w:rsidRPr="00400EBA">
        <w:rPr>
          <w:rFonts w:ascii="Avenir Book" w:eastAsia="MS Mincho" w:hAnsi="Avenir Book"/>
          <w:i/>
        </w:rPr>
        <w:t xml:space="preserve"> created 65 new jobs and especially women are given jobs to run the plant.</w:t>
      </w:r>
    </w:p>
    <w:p w14:paraId="34853058" w14:textId="77777777" w:rsidR="00400EBA" w:rsidRDefault="00400EBA" w:rsidP="00E3529B">
      <w:pPr>
        <w:pStyle w:val="ListParagraph"/>
        <w:numPr>
          <w:ilvl w:val="1"/>
          <w:numId w:val="45"/>
        </w:numPr>
        <w:rPr>
          <w:rFonts w:ascii="Avenir Book" w:eastAsia="MS Mincho" w:hAnsi="Avenir Book"/>
          <w:i/>
        </w:rPr>
      </w:pPr>
      <w:r w:rsidRPr="00400EBA">
        <w:rPr>
          <w:rFonts w:ascii="Avenir Book" w:eastAsia="MS Mincho" w:hAnsi="Avenir Book"/>
          <w:i/>
        </w:rPr>
        <w:t>Equal pay for equal work is followed. No discrimination is made in the salaries of men and women.</w:t>
      </w:r>
    </w:p>
    <w:p w14:paraId="749C735C" w14:textId="77777777" w:rsidR="005918F7" w:rsidRPr="00400EBA" w:rsidRDefault="005918F7" w:rsidP="00E3529B">
      <w:pPr>
        <w:pStyle w:val="ListParagraph"/>
        <w:numPr>
          <w:ilvl w:val="1"/>
          <w:numId w:val="45"/>
        </w:numPr>
        <w:rPr>
          <w:rFonts w:ascii="Avenir Book" w:eastAsia="MS Mincho" w:hAnsi="Avenir Book"/>
          <w:i/>
        </w:rPr>
      </w:pPr>
      <w:r>
        <w:rPr>
          <w:rFonts w:ascii="Avenir Book" w:eastAsia="MS Mincho" w:hAnsi="Avenir Book"/>
          <w:i/>
        </w:rPr>
        <w:t>The science lab, administration and finance are all managed by women.</w:t>
      </w:r>
    </w:p>
    <w:p w14:paraId="310296FF" w14:textId="77777777" w:rsidR="00400EBA" w:rsidRPr="002E17AF" w:rsidRDefault="00400EBA" w:rsidP="002905FD">
      <w:pPr>
        <w:ind w:left="360"/>
        <w:rPr>
          <w:rFonts w:ascii="Avenir Book" w:eastAsia="MS Mincho" w:hAnsi="Avenir Book"/>
        </w:rPr>
      </w:pPr>
    </w:p>
    <w:p w14:paraId="4B6770CE" w14:textId="77777777" w:rsidR="00016387" w:rsidRDefault="00016387" w:rsidP="00D00C48">
      <w:pPr>
        <w:ind w:left="360"/>
        <w:rPr>
          <w:rFonts w:ascii="Avenir Book" w:eastAsia="MS Mincho" w:hAnsi="Avenir Book"/>
          <w:b/>
        </w:rPr>
      </w:pPr>
      <w:r>
        <w:rPr>
          <w:rFonts w:ascii="Avenir Book" w:eastAsia="MS Mincho" w:hAnsi="Avenir Book"/>
        </w:rPr>
        <w:t xml:space="preserve">Hence, the </w:t>
      </w:r>
      <w:r w:rsidRPr="007777CD">
        <w:rPr>
          <w:rFonts w:ascii="Avenir Book" w:eastAsia="MS Mincho" w:hAnsi="Avenir Book"/>
        </w:rPr>
        <w:t>project align</w:t>
      </w:r>
      <w:r>
        <w:rPr>
          <w:rFonts w:ascii="Avenir Book" w:eastAsia="MS Mincho" w:hAnsi="Avenir Book"/>
        </w:rPr>
        <w:t>ed</w:t>
      </w:r>
      <w:r w:rsidRPr="007777CD">
        <w:rPr>
          <w:rFonts w:ascii="Avenir Book" w:eastAsia="MS Mincho" w:hAnsi="Avenir Book"/>
        </w:rPr>
        <w:t xml:space="preserve"> with existing country policies, strategies and best practices</w:t>
      </w:r>
      <w:r>
        <w:rPr>
          <w:rFonts w:ascii="Avenir Book" w:eastAsia="MS Mincho" w:hAnsi="Avenir Book"/>
          <w:b/>
        </w:rPr>
        <w:t xml:space="preserve">. </w:t>
      </w:r>
    </w:p>
    <w:p w14:paraId="5A5F6334" w14:textId="77777777" w:rsidR="00016387" w:rsidRDefault="00016387" w:rsidP="00016387">
      <w:pPr>
        <w:rPr>
          <w:rFonts w:ascii="Avenir Book" w:eastAsia="MS Mincho" w:hAnsi="Avenir Book"/>
          <w:b/>
        </w:rPr>
      </w:pPr>
    </w:p>
    <w:p w14:paraId="186DAFF7" w14:textId="77777777" w:rsidR="00016387" w:rsidRDefault="00016387" w:rsidP="00016387">
      <w:pPr>
        <w:ind w:left="360"/>
        <w:rPr>
          <w:rFonts w:ascii="Avenir Book" w:eastAsia="MS Mincho" w:hAnsi="Avenir Book"/>
          <w:b/>
        </w:rPr>
      </w:pPr>
      <w:r w:rsidRPr="00016387">
        <w:rPr>
          <w:rFonts w:ascii="Avenir Book" w:eastAsia="MS Mincho" w:hAnsi="Avenir Book"/>
          <w:b/>
        </w:rPr>
        <w:t>STEP 2: APPLY GOLD STANDARD SAFEGUARDING PRINCIPLES</w:t>
      </w:r>
    </w:p>
    <w:p w14:paraId="430443B0" w14:textId="77777777" w:rsidR="00016387" w:rsidRDefault="00016387" w:rsidP="00016387">
      <w:pPr>
        <w:ind w:left="360"/>
        <w:rPr>
          <w:rFonts w:ascii="Avenir Book" w:eastAsia="MS Mincho" w:hAnsi="Avenir Book"/>
        </w:rPr>
      </w:pPr>
      <w:r w:rsidRPr="00016387">
        <w:rPr>
          <w:rFonts w:ascii="Avenir Book" w:eastAsia="MS Mincho" w:hAnsi="Avenir Book"/>
        </w:rPr>
        <w:t>3. Does the project address the questions raised in the Gold Standard Safeguarding Principles &amp; Requirements document? Explain how.</w:t>
      </w:r>
      <w:r w:rsidRPr="00016387">
        <w:rPr>
          <w:rFonts w:ascii="Avenir Book" w:eastAsia="MS Mincho" w:hAnsi="Avenir Book"/>
        </w:rPr>
        <w:cr/>
      </w:r>
    </w:p>
    <w:p w14:paraId="15A5902E" w14:textId="77777777" w:rsidR="00016387" w:rsidRDefault="00016387" w:rsidP="00016387">
      <w:pPr>
        <w:ind w:left="360"/>
        <w:rPr>
          <w:rFonts w:ascii="Avenir Book" w:eastAsia="MS Mincho" w:hAnsi="Avenir Book"/>
        </w:rPr>
      </w:pPr>
      <w:r>
        <w:rPr>
          <w:rFonts w:ascii="Avenir Book" w:eastAsia="MS Mincho" w:hAnsi="Avenir Book"/>
        </w:rPr>
        <w:t>The project addressed all the questions raised in the</w:t>
      </w:r>
      <w:r w:rsidRPr="00016387">
        <w:rPr>
          <w:rFonts w:ascii="Avenir Book" w:eastAsia="MS Mincho" w:hAnsi="Avenir Book"/>
        </w:rPr>
        <w:t xml:space="preserve"> Gold Standard Safeguarding Principles &amp; Requirements document</w:t>
      </w:r>
      <w:r>
        <w:rPr>
          <w:rFonts w:ascii="Avenir Book" w:eastAsia="MS Mincho" w:hAnsi="Avenir Book"/>
        </w:rPr>
        <w:t xml:space="preserve">. Please refer section D of this report for detailed assessment on the project’s compliance with </w:t>
      </w:r>
      <w:r w:rsidRPr="00016387">
        <w:rPr>
          <w:rFonts w:ascii="Avenir Book" w:eastAsia="MS Mincho" w:hAnsi="Avenir Book"/>
        </w:rPr>
        <w:t>Gold Standard Safeguarding Principles &amp; Requirements</w:t>
      </w:r>
      <w:r>
        <w:rPr>
          <w:rFonts w:ascii="Avenir Book" w:eastAsia="MS Mincho" w:hAnsi="Avenir Book"/>
        </w:rPr>
        <w:t xml:space="preserve">. </w:t>
      </w:r>
    </w:p>
    <w:p w14:paraId="0B98F501" w14:textId="77777777" w:rsidR="00A640E2" w:rsidRDefault="00A640E2" w:rsidP="00016387">
      <w:pPr>
        <w:ind w:left="360"/>
        <w:rPr>
          <w:rFonts w:ascii="Avenir Book" w:eastAsia="MS Mincho" w:hAnsi="Avenir Book"/>
        </w:rPr>
      </w:pPr>
    </w:p>
    <w:p w14:paraId="05FBD500" w14:textId="77777777" w:rsidR="00016387" w:rsidRPr="00016387" w:rsidRDefault="00016387" w:rsidP="00016387">
      <w:pPr>
        <w:ind w:left="360"/>
        <w:rPr>
          <w:rFonts w:ascii="Avenir Book" w:eastAsia="MS Mincho" w:hAnsi="Avenir Book"/>
          <w:b/>
        </w:rPr>
      </w:pPr>
      <w:r w:rsidRPr="00016387">
        <w:rPr>
          <w:rFonts w:ascii="Avenir Book" w:eastAsia="MS Mincho" w:hAnsi="Avenir Book"/>
          <w:b/>
        </w:rPr>
        <w:t>STEP 3: CONDUCT STAKEHOLDER CONSULTATION</w:t>
      </w:r>
    </w:p>
    <w:p w14:paraId="292705DE" w14:textId="77777777" w:rsidR="00016387" w:rsidRDefault="00016387" w:rsidP="00016387">
      <w:pPr>
        <w:ind w:left="360"/>
        <w:rPr>
          <w:rFonts w:ascii="Avenir Book" w:eastAsia="MS Mincho" w:hAnsi="Avenir Book"/>
        </w:rPr>
      </w:pPr>
      <w:r>
        <w:rPr>
          <w:rFonts w:ascii="Avenir Book" w:eastAsia="MS Mincho" w:hAnsi="Avenir Book"/>
        </w:rPr>
        <w:t xml:space="preserve">4. </w:t>
      </w:r>
      <w:r w:rsidRPr="00016387">
        <w:rPr>
          <w:rFonts w:ascii="Avenir Book" w:eastAsia="MS Mincho" w:hAnsi="Avenir Book"/>
        </w:rPr>
        <w:t xml:space="preserve">Does the project apply the Gold Standard Stakeholder Consultation &amp; Engagement Procedure, Requirements &amp; Guidelines? Explain how. </w:t>
      </w:r>
    </w:p>
    <w:p w14:paraId="5918D736" w14:textId="77777777" w:rsidR="00D00C48" w:rsidRPr="007C1D64" w:rsidRDefault="00016387" w:rsidP="00016387">
      <w:pPr>
        <w:ind w:left="360"/>
        <w:rPr>
          <w:rFonts w:ascii="Avenir Book" w:eastAsia="MS Mincho" w:hAnsi="Avenir Book"/>
        </w:rPr>
      </w:pPr>
      <w:r>
        <w:rPr>
          <w:rFonts w:ascii="Avenir Book" w:eastAsia="MS Mincho" w:hAnsi="Avenir Book"/>
        </w:rPr>
        <w:t xml:space="preserve">The project applied the </w:t>
      </w:r>
      <w:r w:rsidRPr="00016387">
        <w:rPr>
          <w:rFonts w:ascii="Avenir Book" w:eastAsia="MS Mincho" w:hAnsi="Avenir Book"/>
        </w:rPr>
        <w:t>Gold Standard Stakeholder Consultation &amp; Engagement Procedure, Requirements &amp; Guidelines</w:t>
      </w:r>
      <w:r>
        <w:rPr>
          <w:rFonts w:ascii="Avenir Book" w:eastAsia="MS Mincho" w:hAnsi="Avenir Book"/>
        </w:rPr>
        <w:t xml:space="preserve">. Please refer Section E for detailed explanation. </w:t>
      </w:r>
    </w:p>
    <w:p w14:paraId="290509FC" w14:textId="77777777" w:rsidR="00F87B39" w:rsidRPr="007C1D64" w:rsidRDefault="00F87B39" w:rsidP="00F87B39">
      <w:pPr>
        <w:rPr>
          <w:rFonts w:ascii="Avenir Book" w:eastAsia="MS Mincho" w:hAnsi="Avenir Book"/>
        </w:rPr>
      </w:pPr>
    </w:p>
    <w:p w14:paraId="415CDA72" w14:textId="77777777" w:rsidR="00CC25EE" w:rsidRPr="007C1D64" w:rsidRDefault="001275F7" w:rsidP="001275F7">
      <w:pPr>
        <w:pStyle w:val="SDMPDDPoASection"/>
        <w:numPr>
          <w:ilvl w:val="1"/>
          <w:numId w:val="11"/>
        </w:numPr>
        <w:tabs>
          <w:tab w:val="clear" w:pos="2325"/>
        </w:tabs>
        <w:ind w:left="1729" w:hanging="1729"/>
        <w:rPr>
          <w:rFonts w:ascii="Avenir Book" w:hAnsi="Avenir Book"/>
        </w:rPr>
      </w:pPr>
      <w:r w:rsidRPr="007C1D64">
        <w:rPr>
          <w:rFonts w:ascii="Avenir Book" w:hAnsi="Avenir Book"/>
        </w:rPr>
        <w:tab/>
      </w:r>
      <w:r w:rsidR="00CC25EE" w:rsidRPr="007C1D64">
        <w:rPr>
          <w:rFonts w:ascii="Avenir Book" w:hAnsi="Avenir Book"/>
        </w:rPr>
        <w:t xml:space="preserve">Application of selected approved </w:t>
      </w:r>
      <w:r w:rsidR="006B41EB" w:rsidRPr="007C1D64">
        <w:rPr>
          <w:rFonts w:ascii="Avenir Book" w:hAnsi="Avenir Book"/>
        </w:rPr>
        <w:t>Gold Standard</w:t>
      </w:r>
      <w:r w:rsidR="00CC25EE" w:rsidRPr="007C1D64">
        <w:rPr>
          <w:rFonts w:ascii="Avenir Book" w:hAnsi="Avenir Book"/>
        </w:rPr>
        <w:t xml:space="preserve"> methodology</w:t>
      </w:r>
      <w:bookmarkEnd w:id="12"/>
      <w:bookmarkEnd w:id="13"/>
      <w:bookmarkEnd w:id="14"/>
      <w:r w:rsidR="00264B63" w:rsidRPr="007C1D64">
        <w:rPr>
          <w:rFonts w:ascii="Avenir Book" w:hAnsi="Avenir Book"/>
        </w:rPr>
        <w:t xml:space="preserve"> </w:t>
      </w:r>
    </w:p>
    <w:p w14:paraId="22350F59" w14:textId="77777777" w:rsidR="00CC25EE" w:rsidRPr="007C1D64" w:rsidRDefault="00A3357E" w:rsidP="001275F7">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 xml:space="preserve">Reference of </w:t>
      </w:r>
      <w:r w:rsidR="00A16EB2" w:rsidRPr="007C1D64">
        <w:rPr>
          <w:rFonts w:ascii="Avenir Book" w:hAnsi="Avenir Book"/>
        </w:rPr>
        <w:t xml:space="preserve">approved </w:t>
      </w:r>
      <w:r w:rsidR="00CC25EE" w:rsidRPr="007C1D64">
        <w:rPr>
          <w:rFonts w:ascii="Avenir Book" w:hAnsi="Avenir Book"/>
        </w:rPr>
        <w:t>methodology</w:t>
      </w:r>
      <w:r w:rsidR="00264B63" w:rsidRPr="007C1D64">
        <w:rPr>
          <w:rFonts w:ascii="Avenir Book" w:hAnsi="Avenir Book"/>
        </w:rPr>
        <w:t xml:space="preserve"> </w:t>
      </w:r>
    </w:p>
    <w:p w14:paraId="689A8B31" w14:textId="77777777" w:rsidR="006D7AD4" w:rsidRDefault="00D12C7F" w:rsidP="00F87B39">
      <w:pPr>
        <w:rPr>
          <w:rFonts w:ascii="Avenir Book" w:eastAsia="MS Mincho" w:hAnsi="Avenir Book"/>
        </w:rPr>
      </w:pPr>
      <w:r>
        <w:rPr>
          <w:rFonts w:ascii="Avenir Book" w:eastAsia="MS Mincho" w:hAnsi="Avenir Book"/>
        </w:rPr>
        <w:t>The project activity applied latest</w:t>
      </w:r>
      <w:r w:rsidR="006D7AD4">
        <w:rPr>
          <w:rFonts w:ascii="Avenir Book" w:eastAsia="MS Mincho" w:hAnsi="Avenir Book"/>
        </w:rPr>
        <w:t xml:space="preserve"> CDM methodology </w:t>
      </w:r>
      <w:r w:rsidRPr="00D12C7F">
        <w:rPr>
          <w:rFonts w:ascii="Avenir Book" w:eastAsia="MS Mincho" w:hAnsi="Avenir Book"/>
        </w:rPr>
        <w:t>AMS-III.F.: Avoidance of methane emissions through composting</w:t>
      </w:r>
      <w:r>
        <w:rPr>
          <w:rFonts w:ascii="Avenir Book" w:eastAsia="MS Mincho" w:hAnsi="Avenir Book"/>
        </w:rPr>
        <w:t>,</w:t>
      </w:r>
      <w:r w:rsidRPr="00D12C7F">
        <w:rPr>
          <w:rFonts w:ascii="Avenir Book" w:eastAsia="MS Mincho" w:hAnsi="Avenir Book"/>
        </w:rPr>
        <w:t xml:space="preserve"> Version 12.0</w:t>
      </w:r>
      <w:r>
        <w:rPr>
          <w:rStyle w:val="FootnoteReference"/>
          <w:rFonts w:ascii="Avenir Book" w:eastAsia="MS Mincho" w:hAnsi="Avenir Book"/>
        </w:rPr>
        <w:footnoteReference w:id="6"/>
      </w:r>
      <w:r>
        <w:rPr>
          <w:rFonts w:ascii="Avenir Book" w:eastAsia="MS Mincho" w:hAnsi="Avenir Book"/>
        </w:rPr>
        <w:t>.</w:t>
      </w:r>
    </w:p>
    <w:p w14:paraId="0BDACA0B" w14:textId="77777777" w:rsidR="00C84A2A" w:rsidRDefault="00C84A2A" w:rsidP="00F87B39">
      <w:pPr>
        <w:rPr>
          <w:rFonts w:ascii="Avenir Book" w:eastAsia="MS Mincho" w:hAnsi="Avenir Book"/>
        </w:rPr>
      </w:pPr>
    </w:p>
    <w:p w14:paraId="6385C968" w14:textId="77777777" w:rsidR="00C84A2A" w:rsidRDefault="00C84A2A" w:rsidP="00F87B39">
      <w:pPr>
        <w:rPr>
          <w:rFonts w:ascii="Avenir Book" w:eastAsia="MS Mincho" w:hAnsi="Avenir Book"/>
        </w:rPr>
      </w:pPr>
      <w:r>
        <w:rPr>
          <w:rFonts w:ascii="Avenir Book" w:eastAsia="MS Mincho" w:hAnsi="Avenir Book"/>
        </w:rPr>
        <w:t>The methodology also refers the below tool:</w:t>
      </w:r>
    </w:p>
    <w:p w14:paraId="1E8C8A94" w14:textId="77777777" w:rsidR="00C84A2A" w:rsidRPr="00C84A2A" w:rsidRDefault="00C84A2A" w:rsidP="00E3529B">
      <w:pPr>
        <w:pStyle w:val="ListParagraph"/>
        <w:numPr>
          <w:ilvl w:val="0"/>
          <w:numId w:val="62"/>
        </w:numPr>
        <w:rPr>
          <w:rFonts w:ascii="Avenir Book" w:eastAsia="MS Mincho" w:hAnsi="Avenir Book"/>
        </w:rPr>
      </w:pPr>
      <w:r w:rsidRPr="00C84A2A">
        <w:rPr>
          <w:rFonts w:ascii="Avenir Book" w:eastAsia="MS Mincho" w:hAnsi="Avenir Book"/>
        </w:rPr>
        <w:t>Tool to calculate project or leakage CO2 emissions from fossil fuel combustion</w:t>
      </w:r>
      <w:r>
        <w:rPr>
          <w:rFonts w:ascii="Avenir Book" w:eastAsia="MS Mincho" w:hAnsi="Avenir Book"/>
        </w:rPr>
        <w:t>, version 3</w:t>
      </w:r>
    </w:p>
    <w:p w14:paraId="10AD038B" w14:textId="77777777" w:rsidR="00C84A2A" w:rsidRPr="00C84A2A" w:rsidRDefault="00C84A2A" w:rsidP="00E3529B">
      <w:pPr>
        <w:pStyle w:val="ListParagraph"/>
        <w:numPr>
          <w:ilvl w:val="0"/>
          <w:numId w:val="62"/>
        </w:numPr>
        <w:rPr>
          <w:rFonts w:ascii="Avenir Book" w:eastAsia="MS Mincho" w:hAnsi="Avenir Book"/>
        </w:rPr>
      </w:pPr>
      <w:r w:rsidRPr="00C84A2A">
        <w:rPr>
          <w:rFonts w:ascii="Avenir Book" w:eastAsia="MS Mincho" w:hAnsi="Avenir Book"/>
        </w:rPr>
        <w:t>Emissions from solid waste disposal sites</w:t>
      </w:r>
      <w:r>
        <w:rPr>
          <w:rFonts w:ascii="Avenir Book" w:eastAsia="MS Mincho" w:hAnsi="Avenir Book"/>
        </w:rPr>
        <w:t>, version 8</w:t>
      </w:r>
    </w:p>
    <w:p w14:paraId="586DB2AD" w14:textId="77777777" w:rsidR="00C84A2A" w:rsidRPr="00C84A2A" w:rsidRDefault="00C84A2A" w:rsidP="00E3529B">
      <w:pPr>
        <w:pStyle w:val="ListParagraph"/>
        <w:numPr>
          <w:ilvl w:val="0"/>
          <w:numId w:val="62"/>
        </w:numPr>
        <w:rPr>
          <w:rFonts w:ascii="Avenir Book" w:eastAsia="MS Mincho" w:hAnsi="Avenir Book"/>
        </w:rPr>
      </w:pPr>
      <w:r w:rsidRPr="00C84A2A">
        <w:rPr>
          <w:rFonts w:ascii="Avenir Book" w:eastAsia="MS Mincho" w:hAnsi="Avenir Book"/>
        </w:rPr>
        <w:t xml:space="preserve">Baseline, project and/or leakage emissions from electricity consumption and monitoring of electricity </w:t>
      </w:r>
      <w:proofErr w:type="gramStart"/>
      <w:r w:rsidRPr="00C84A2A">
        <w:rPr>
          <w:rFonts w:ascii="Avenir Book" w:eastAsia="MS Mincho" w:hAnsi="Avenir Book"/>
        </w:rPr>
        <w:t xml:space="preserve">generation </w:t>
      </w:r>
      <w:r>
        <w:rPr>
          <w:rFonts w:ascii="Avenir Book" w:eastAsia="MS Mincho" w:hAnsi="Avenir Book"/>
        </w:rPr>
        <w:t>,</w:t>
      </w:r>
      <w:proofErr w:type="gramEnd"/>
      <w:r>
        <w:rPr>
          <w:rFonts w:ascii="Avenir Book" w:eastAsia="MS Mincho" w:hAnsi="Avenir Book"/>
        </w:rPr>
        <w:t xml:space="preserve"> version 3</w:t>
      </w:r>
    </w:p>
    <w:p w14:paraId="036C861F" w14:textId="77777777" w:rsidR="00F87B39" w:rsidRPr="00C84A2A" w:rsidRDefault="00C84A2A" w:rsidP="00E3529B">
      <w:pPr>
        <w:pStyle w:val="ListParagraph"/>
        <w:numPr>
          <w:ilvl w:val="0"/>
          <w:numId w:val="62"/>
        </w:numPr>
        <w:rPr>
          <w:rFonts w:ascii="Avenir Book" w:eastAsia="MS Mincho" w:hAnsi="Avenir Book"/>
        </w:rPr>
      </w:pPr>
      <w:r w:rsidRPr="00C84A2A">
        <w:rPr>
          <w:rFonts w:ascii="Avenir Book" w:eastAsia="MS Mincho" w:hAnsi="Avenir Book"/>
        </w:rPr>
        <w:t>Project and leakage emissions from composting</w:t>
      </w:r>
      <w:r>
        <w:rPr>
          <w:rFonts w:ascii="Avenir Book" w:eastAsia="MS Mincho" w:hAnsi="Avenir Book"/>
        </w:rPr>
        <w:t>, version 2</w:t>
      </w:r>
    </w:p>
    <w:p w14:paraId="7561FC9F" w14:textId="77777777" w:rsidR="001136C8" w:rsidRPr="00C84A2A" w:rsidRDefault="00A3357E" w:rsidP="00F87B39">
      <w:pPr>
        <w:pStyle w:val="SDMPDDPoASubSection1"/>
        <w:numPr>
          <w:ilvl w:val="2"/>
          <w:numId w:val="11"/>
        </w:numPr>
        <w:tabs>
          <w:tab w:val="clear" w:pos="1474"/>
        </w:tabs>
        <w:ind w:left="709" w:hanging="709"/>
        <w:rPr>
          <w:rFonts w:ascii="Avenir Book" w:hAnsi="Avenir Book"/>
        </w:rPr>
      </w:pPr>
      <w:r w:rsidRPr="007C1D64">
        <w:rPr>
          <w:rFonts w:ascii="Avenir Book" w:hAnsi="Avenir Book"/>
        </w:rPr>
        <w:lastRenderedPageBreak/>
        <w:tab/>
      </w:r>
      <w:r w:rsidR="00CC25EE" w:rsidRPr="007C1D64">
        <w:rPr>
          <w:rFonts w:ascii="Avenir Book" w:hAnsi="Avenir Book"/>
        </w:rPr>
        <w:t>Applicability of methodology</w:t>
      </w:r>
      <w:r w:rsidR="00264B63" w:rsidRPr="007C1D64">
        <w:rPr>
          <w:rFonts w:ascii="Avenir Book" w:hAnsi="Avenir Book"/>
        </w:rPr>
        <w:t xml:space="preserve"> </w:t>
      </w:r>
      <w:bookmarkStart w:id="16" w:name="_Ref317687409"/>
    </w:p>
    <w:tbl>
      <w:tblPr>
        <w:tblStyle w:val="TableGrid"/>
        <w:tblW w:w="10014" w:type="dxa"/>
        <w:tblLook w:val="04A0" w:firstRow="1" w:lastRow="0" w:firstColumn="1" w:lastColumn="0" w:noHBand="0" w:noVBand="1"/>
      </w:tblPr>
      <w:tblGrid>
        <w:gridCol w:w="5418"/>
        <w:gridCol w:w="4596"/>
      </w:tblGrid>
      <w:tr w:rsidR="00D12C7F" w:rsidRPr="004C2893" w14:paraId="62E699C9" w14:textId="77777777" w:rsidTr="00B4680D">
        <w:trPr>
          <w:trHeight w:val="288"/>
        </w:trPr>
        <w:tc>
          <w:tcPr>
            <w:tcW w:w="5418" w:type="dxa"/>
          </w:tcPr>
          <w:p w14:paraId="4B2543CA" w14:textId="77777777" w:rsidR="00D12C7F" w:rsidRPr="004C2893" w:rsidRDefault="00D12C7F" w:rsidP="00E80EA6">
            <w:pPr>
              <w:jc w:val="center"/>
              <w:rPr>
                <w:rFonts w:ascii="Avenir Book" w:eastAsia="MS Mincho" w:hAnsi="Avenir Book"/>
                <w:b/>
              </w:rPr>
            </w:pPr>
            <w:r w:rsidRPr="004C2893">
              <w:rPr>
                <w:rFonts w:ascii="Avenir Book" w:eastAsia="MS Mincho" w:hAnsi="Avenir Book"/>
                <w:b/>
              </w:rPr>
              <w:t>Applicability</w:t>
            </w:r>
          </w:p>
        </w:tc>
        <w:tc>
          <w:tcPr>
            <w:tcW w:w="4596" w:type="dxa"/>
          </w:tcPr>
          <w:p w14:paraId="6FA6891A" w14:textId="77777777" w:rsidR="00D12C7F" w:rsidRPr="004C2893" w:rsidRDefault="00D12C7F" w:rsidP="00E80EA6">
            <w:pPr>
              <w:jc w:val="center"/>
              <w:rPr>
                <w:rFonts w:ascii="Avenir Book" w:eastAsia="MS Mincho" w:hAnsi="Avenir Book"/>
                <w:b/>
              </w:rPr>
            </w:pPr>
            <w:r w:rsidRPr="004C2893">
              <w:rPr>
                <w:rFonts w:ascii="Avenir Book" w:eastAsia="MS Mincho" w:hAnsi="Avenir Book"/>
                <w:b/>
              </w:rPr>
              <w:t>Justification</w:t>
            </w:r>
          </w:p>
        </w:tc>
      </w:tr>
      <w:tr w:rsidR="001C2D2A" w:rsidRPr="004C2893" w14:paraId="5F4C9700" w14:textId="77777777" w:rsidTr="00B4680D">
        <w:trPr>
          <w:trHeight w:val="288"/>
        </w:trPr>
        <w:tc>
          <w:tcPr>
            <w:tcW w:w="5418" w:type="dxa"/>
          </w:tcPr>
          <w:p w14:paraId="43A6B13A" w14:textId="77777777" w:rsidR="001C2D2A" w:rsidRPr="004C2893" w:rsidRDefault="001C2D2A" w:rsidP="00E80EA6">
            <w:pPr>
              <w:jc w:val="center"/>
              <w:rPr>
                <w:rFonts w:ascii="Avenir Book" w:eastAsia="MS Mincho" w:hAnsi="Avenir Book"/>
                <w:b/>
              </w:rPr>
            </w:pPr>
            <w:r>
              <w:rPr>
                <w:rFonts w:ascii="Avenir Book" w:eastAsia="MS Mincho" w:hAnsi="Avenir Book"/>
                <w:b/>
              </w:rPr>
              <w:t>Scope</w:t>
            </w:r>
          </w:p>
        </w:tc>
        <w:tc>
          <w:tcPr>
            <w:tcW w:w="4596" w:type="dxa"/>
          </w:tcPr>
          <w:p w14:paraId="6CE9C58D" w14:textId="77777777" w:rsidR="001C2D2A" w:rsidRPr="004C2893" w:rsidRDefault="001C2D2A" w:rsidP="00E80EA6">
            <w:pPr>
              <w:jc w:val="center"/>
              <w:rPr>
                <w:rFonts w:ascii="Avenir Book" w:eastAsia="MS Mincho" w:hAnsi="Avenir Book"/>
                <w:b/>
              </w:rPr>
            </w:pPr>
          </w:p>
        </w:tc>
      </w:tr>
      <w:tr w:rsidR="001C2D2A" w:rsidRPr="004C2893" w14:paraId="0F343BD7" w14:textId="77777777" w:rsidTr="00B4680D">
        <w:trPr>
          <w:trHeight w:val="288"/>
        </w:trPr>
        <w:tc>
          <w:tcPr>
            <w:tcW w:w="5418" w:type="dxa"/>
          </w:tcPr>
          <w:p w14:paraId="1849C0AE" w14:textId="77777777" w:rsidR="001C2D2A" w:rsidRPr="001C2D2A" w:rsidRDefault="001C2D2A" w:rsidP="001C2D2A">
            <w:pPr>
              <w:rPr>
                <w:rFonts w:ascii="Avenir Book" w:eastAsia="MS Mincho" w:hAnsi="Avenir Book"/>
              </w:rPr>
            </w:pPr>
            <w:r w:rsidRPr="001C2D2A">
              <w:rPr>
                <w:rFonts w:ascii="Avenir Book" w:eastAsia="MS Mincho" w:hAnsi="Avenir Book"/>
              </w:rPr>
              <w:t>This methodology comprises measures to avoid the emissions of methane to the atmosphere from biomass or other organic matter that would have otherwise been left to decay anaerobically in a solid waste disposal site (SWDS), or in an animal waste management system (AWMS), or in a wastewater treatment system (WWTS). In the project activity, controlled aerobic treatment by composting of biomass is introduced</w:t>
            </w:r>
          </w:p>
        </w:tc>
        <w:tc>
          <w:tcPr>
            <w:tcW w:w="4596" w:type="dxa"/>
          </w:tcPr>
          <w:p w14:paraId="60719958" w14:textId="77777777" w:rsidR="001C2D2A" w:rsidRDefault="001C2D2A" w:rsidP="007A1F7F">
            <w:pPr>
              <w:rPr>
                <w:rFonts w:ascii="Avenir Book" w:eastAsia="MS Mincho" w:hAnsi="Avenir Book"/>
              </w:rPr>
            </w:pPr>
            <w:r w:rsidRPr="001C2D2A">
              <w:rPr>
                <w:rFonts w:ascii="Avenir Book" w:eastAsia="MS Mincho" w:hAnsi="Avenir Book"/>
              </w:rPr>
              <w:t xml:space="preserve">The project involves reduction of methane emission to </w:t>
            </w:r>
            <w:r>
              <w:rPr>
                <w:rFonts w:ascii="Avenir Book" w:eastAsia="MS Mincho" w:hAnsi="Avenir Book"/>
              </w:rPr>
              <w:t xml:space="preserve">atmosphere from </w:t>
            </w:r>
            <w:r w:rsidRPr="001C2D2A">
              <w:rPr>
                <w:rFonts w:ascii="Avenir Book" w:eastAsia="MS Mincho" w:hAnsi="Avenir Book"/>
              </w:rPr>
              <w:t xml:space="preserve">organic matter </w:t>
            </w:r>
            <w:r w:rsidR="007A1F7F">
              <w:rPr>
                <w:rFonts w:ascii="Avenir Book" w:eastAsia="MS Mincho" w:hAnsi="Avenir Book"/>
              </w:rPr>
              <w:t xml:space="preserve">(of municipal solid waste) </w:t>
            </w:r>
            <w:r w:rsidRPr="001C2D2A">
              <w:rPr>
                <w:rFonts w:ascii="Avenir Book" w:eastAsia="MS Mincho" w:hAnsi="Avenir Book"/>
              </w:rPr>
              <w:t>that would have otherwise been left to decay anaerobically in a s</w:t>
            </w:r>
            <w:r w:rsidR="007A1F7F">
              <w:rPr>
                <w:rFonts w:ascii="Avenir Book" w:eastAsia="MS Mincho" w:hAnsi="Avenir Book"/>
              </w:rPr>
              <w:t>olid waste disposal site (SWDS)</w:t>
            </w:r>
            <w:r w:rsidRPr="001C2D2A">
              <w:rPr>
                <w:rFonts w:ascii="Avenir Book" w:eastAsia="MS Mincho" w:hAnsi="Avenir Book"/>
              </w:rPr>
              <w:t>. In the project activity, controlled aerobic treatment by composting of biomass is introduced</w:t>
            </w:r>
            <w:r w:rsidR="007A1F7F">
              <w:rPr>
                <w:rFonts w:ascii="Avenir Book" w:eastAsia="MS Mincho" w:hAnsi="Avenir Book"/>
              </w:rPr>
              <w:t xml:space="preserve">. </w:t>
            </w:r>
          </w:p>
          <w:p w14:paraId="01149F69" w14:textId="77777777" w:rsidR="007A1F7F" w:rsidRPr="001C2D2A" w:rsidRDefault="00D463B8" w:rsidP="007A1F7F">
            <w:pPr>
              <w:rPr>
                <w:rFonts w:ascii="Avenir Book" w:eastAsia="MS Mincho" w:hAnsi="Avenir Book"/>
              </w:rPr>
            </w:pPr>
            <w:r>
              <w:rPr>
                <w:rFonts w:ascii="Avenir Book" w:eastAsia="MS Mincho" w:hAnsi="Avenir Book"/>
              </w:rPr>
              <w:t>Hence, the project fulfils the applicability conditions</w:t>
            </w:r>
          </w:p>
        </w:tc>
      </w:tr>
      <w:tr w:rsidR="007A1F7F" w:rsidRPr="004C2893" w14:paraId="403C41F6" w14:textId="77777777" w:rsidTr="00B4680D">
        <w:trPr>
          <w:trHeight w:val="288"/>
        </w:trPr>
        <w:tc>
          <w:tcPr>
            <w:tcW w:w="5418" w:type="dxa"/>
          </w:tcPr>
          <w:p w14:paraId="61E85F87" w14:textId="77777777" w:rsidR="007A1F7F" w:rsidRPr="001C2D2A" w:rsidRDefault="007A1F7F" w:rsidP="001C2D2A">
            <w:pPr>
              <w:rPr>
                <w:rFonts w:ascii="Avenir Book" w:eastAsia="MS Mincho" w:hAnsi="Avenir Book"/>
              </w:rPr>
            </w:pPr>
            <w:r w:rsidRPr="007A1F7F">
              <w:rPr>
                <w:rFonts w:ascii="Avenir Book" w:eastAsia="MS Mincho" w:hAnsi="Avenir Book"/>
              </w:rPr>
              <w:t>The project activity does not recover or combust landfill gas from the disposal site (unlike AMS-III.G “Landfill methane recovery”), and does not undertake controlled combustion of the waste that is not treated biologically in a first step (unlike AMS-III.E “Avoidance of methane production from decay of biomass through controlled combustion, gasification or mechanical/thermal treatment”). Project activities that recover biogas from wastewater treatment shall use the methodology AMS-III.H “Methane recovery in wastewater treatment”. Project activities involving co-digestion of organic matters shall apply the methodology AMS-III.AO “Methane recovery through controlled anaerobic digestion”.</w:t>
            </w:r>
          </w:p>
        </w:tc>
        <w:tc>
          <w:tcPr>
            <w:tcW w:w="4596" w:type="dxa"/>
          </w:tcPr>
          <w:p w14:paraId="2AA59AC5" w14:textId="77777777" w:rsidR="007A1F7F" w:rsidRDefault="007A1F7F" w:rsidP="007A1F7F">
            <w:pPr>
              <w:jc w:val="left"/>
              <w:rPr>
                <w:rFonts w:ascii="Avenir Book" w:eastAsia="MS Mincho" w:hAnsi="Avenir Book"/>
              </w:rPr>
            </w:pPr>
            <w:r>
              <w:rPr>
                <w:rFonts w:ascii="Avenir Book" w:eastAsia="MS Mincho" w:hAnsi="Avenir Book"/>
              </w:rPr>
              <w:t xml:space="preserve">The project activity is involves composting of organic fraction of municipal solid waste. It does NOT </w:t>
            </w:r>
            <w:proofErr w:type="gramStart"/>
            <w:r>
              <w:rPr>
                <w:rFonts w:ascii="Avenir Book" w:eastAsia="MS Mincho" w:hAnsi="Avenir Book"/>
              </w:rPr>
              <w:t>involves</w:t>
            </w:r>
            <w:proofErr w:type="gramEnd"/>
            <w:r>
              <w:rPr>
                <w:rFonts w:ascii="Avenir Book" w:eastAsia="MS Mincho" w:hAnsi="Avenir Book"/>
              </w:rPr>
              <w:t xml:space="preserve"> any of the below:</w:t>
            </w:r>
          </w:p>
          <w:p w14:paraId="2E2F35C2" w14:textId="77777777" w:rsidR="007A1F7F" w:rsidRPr="007A1F7F" w:rsidRDefault="007A1F7F" w:rsidP="007A1F7F">
            <w:pPr>
              <w:pStyle w:val="ListParagraph"/>
              <w:numPr>
                <w:ilvl w:val="0"/>
                <w:numId w:val="65"/>
              </w:numPr>
              <w:jc w:val="left"/>
              <w:rPr>
                <w:rFonts w:ascii="Avenir Book" w:eastAsia="MS Mincho" w:hAnsi="Avenir Book"/>
              </w:rPr>
            </w:pPr>
            <w:r w:rsidRPr="007A1F7F">
              <w:rPr>
                <w:rFonts w:ascii="Avenir Book" w:eastAsia="MS Mincho" w:hAnsi="Avenir Book"/>
              </w:rPr>
              <w:t>Recover or combust landfill gas from disposal site</w:t>
            </w:r>
          </w:p>
          <w:p w14:paraId="642E242C" w14:textId="77777777" w:rsidR="007A1F7F" w:rsidRPr="007A1F7F" w:rsidRDefault="007A1F7F" w:rsidP="007A1F7F">
            <w:pPr>
              <w:pStyle w:val="ListParagraph"/>
              <w:numPr>
                <w:ilvl w:val="0"/>
                <w:numId w:val="65"/>
              </w:numPr>
              <w:jc w:val="left"/>
              <w:rPr>
                <w:rFonts w:ascii="Avenir Book" w:eastAsia="MS Mincho" w:hAnsi="Avenir Book"/>
              </w:rPr>
            </w:pPr>
            <w:r w:rsidRPr="007A1F7F">
              <w:rPr>
                <w:rFonts w:ascii="Avenir Book" w:eastAsia="MS Mincho" w:hAnsi="Avenir Book"/>
              </w:rPr>
              <w:t>Undertake controlled combustion of the waste that is not treated biologically in a first step</w:t>
            </w:r>
          </w:p>
          <w:p w14:paraId="592E9DE0" w14:textId="77777777" w:rsidR="007A1F7F" w:rsidRPr="007A1F7F" w:rsidRDefault="007A1F7F" w:rsidP="007A1F7F">
            <w:pPr>
              <w:pStyle w:val="ListParagraph"/>
              <w:numPr>
                <w:ilvl w:val="0"/>
                <w:numId w:val="65"/>
              </w:numPr>
              <w:jc w:val="left"/>
              <w:rPr>
                <w:rFonts w:ascii="Avenir Book" w:eastAsia="MS Mincho" w:hAnsi="Avenir Book"/>
              </w:rPr>
            </w:pPr>
            <w:r w:rsidRPr="007A1F7F">
              <w:rPr>
                <w:rFonts w:ascii="Avenir Book" w:eastAsia="MS Mincho" w:hAnsi="Avenir Book"/>
              </w:rPr>
              <w:t>Recover biogas from wastewater treatment</w:t>
            </w:r>
          </w:p>
          <w:p w14:paraId="6C6B77CF" w14:textId="77777777" w:rsidR="007A1F7F" w:rsidRDefault="007A1F7F" w:rsidP="007A1F7F">
            <w:pPr>
              <w:pStyle w:val="ListParagraph"/>
              <w:numPr>
                <w:ilvl w:val="0"/>
                <w:numId w:val="65"/>
              </w:numPr>
              <w:jc w:val="left"/>
              <w:rPr>
                <w:rFonts w:ascii="Avenir Book" w:eastAsia="MS Mincho" w:hAnsi="Avenir Book"/>
              </w:rPr>
            </w:pPr>
            <w:r w:rsidRPr="007A1F7F">
              <w:rPr>
                <w:rFonts w:ascii="Avenir Book" w:eastAsia="MS Mincho" w:hAnsi="Avenir Book"/>
              </w:rPr>
              <w:t>Co-digestion of organic matters</w:t>
            </w:r>
          </w:p>
          <w:p w14:paraId="71E02D71" w14:textId="77777777" w:rsidR="007A1F7F" w:rsidRPr="007A1F7F" w:rsidRDefault="00D463B8" w:rsidP="007A1F7F">
            <w:pPr>
              <w:jc w:val="left"/>
              <w:rPr>
                <w:rFonts w:ascii="Avenir Book" w:eastAsia="MS Mincho" w:hAnsi="Avenir Book"/>
              </w:rPr>
            </w:pPr>
            <w:r>
              <w:rPr>
                <w:rFonts w:ascii="Avenir Book" w:eastAsia="MS Mincho" w:hAnsi="Avenir Book"/>
              </w:rPr>
              <w:t>Hence, the project fulfils the applicability conditions</w:t>
            </w:r>
            <w:r w:rsidR="007A1F7F">
              <w:rPr>
                <w:rFonts w:ascii="Avenir Book" w:eastAsia="MS Mincho" w:hAnsi="Avenir Book"/>
              </w:rPr>
              <w:t xml:space="preserve">. </w:t>
            </w:r>
          </w:p>
        </w:tc>
      </w:tr>
      <w:tr w:rsidR="007A1F7F" w:rsidRPr="004C2893" w14:paraId="69C317F8" w14:textId="77777777" w:rsidTr="00B4680D">
        <w:trPr>
          <w:trHeight w:val="288"/>
        </w:trPr>
        <w:tc>
          <w:tcPr>
            <w:tcW w:w="5418" w:type="dxa"/>
          </w:tcPr>
          <w:p w14:paraId="62BB4239" w14:textId="77777777" w:rsidR="007A1F7F" w:rsidRPr="007A1F7F" w:rsidRDefault="007A1F7F" w:rsidP="001C2D2A">
            <w:pPr>
              <w:rPr>
                <w:rFonts w:ascii="Avenir Book" w:eastAsia="MS Mincho" w:hAnsi="Avenir Book"/>
              </w:rPr>
            </w:pPr>
            <w:r w:rsidRPr="007A1F7F">
              <w:rPr>
                <w:rFonts w:ascii="Avenir Book" w:eastAsia="MS Mincho" w:hAnsi="Avenir Book"/>
              </w:rPr>
              <w:t>Measures are limited to those that result in emission reductions of less than or equal to 60 kt CO2 equivalent annually.</w:t>
            </w:r>
          </w:p>
        </w:tc>
        <w:tc>
          <w:tcPr>
            <w:tcW w:w="4596" w:type="dxa"/>
          </w:tcPr>
          <w:p w14:paraId="44E865F7" w14:textId="23FB53E2" w:rsidR="007A1F7F" w:rsidRDefault="007A1F7F" w:rsidP="007A1F7F">
            <w:pPr>
              <w:rPr>
                <w:rFonts w:ascii="Avenir Book" w:eastAsia="MS Mincho" w:hAnsi="Avenir Book"/>
                <w:szCs w:val="22"/>
              </w:rPr>
            </w:pPr>
            <w:r>
              <w:rPr>
                <w:rFonts w:ascii="Avenir Book" w:eastAsia="MS Mincho" w:hAnsi="Avenir Book"/>
              </w:rPr>
              <w:t xml:space="preserve">The annual average </w:t>
            </w:r>
            <w:r w:rsidRPr="007A1F7F">
              <w:rPr>
                <w:rFonts w:ascii="Avenir Book" w:eastAsia="MS Mincho" w:hAnsi="Avenir Book"/>
                <w:szCs w:val="22"/>
              </w:rPr>
              <w:t xml:space="preserve">emission reduction from the project is </w:t>
            </w:r>
            <w:r w:rsidR="000E59DD" w:rsidRPr="000E59DD">
              <w:rPr>
                <w:rFonts w:ascii="Avenir Book" w:hAnsi="Avenir Book" w:cs="Arial"/>
                <w:szCs w:val="22"/>
              </w:rPr>
              <w:t>9,093</w:t>
            </w:r>
            <w:r w:rsidR="000E59DD">
              <w:rPr>
                <w:rFonts w:ascii="Avenir Book" w:hAnsi="Avenir Book" w:cs="Arial"/>
                <w:szCs w:val="22"/>
              </w:rPr>
              <w:t xml:space="preserve"> </w:t>
            </w:r>
            <w:r w:rsidRPr="007A1F7F">
              <w:rPr>
                <w:rFonts w:ascii="Avenir Book" w:hAnsi="Avenir Book" w:cs="Arial"/>
                <w:szCs w:val="22"/>
              </w:rPr>
              <w:t>tCO2e/year (</w:t>
            </w:r>
            <w:proofErr w:type="spellStart"/>
            <w:r w:rsidRPr="007A1F7F">
              <w:rPr>
                <w:rFonts w:ascii="Avenir Book" w:hAnsi="Avenir Book" w:cs="Arial"/>
                <w:szCs w:val="22"/>
              </w:rPr>
              <w:t>ie</w:t>
            </w:r>
            <w:proofErr w:type="spellEnd"/>
            <w:r w:rsidRPr="007A1F7F">
              <w:rPr>
                <w:rFonts w:ascii="Avenir Book" w:hAnsi="Avenir Book" w:cs="Arial"/>
                <w:szCs w:val="22"/>
              </w:rPr>
              <w:t xml:space="preserve">, </w:t>
            </w:r>
            <w:r w:rsidR="000E59DD" w:rsidRPr="000E59DD">
              <w:rPr>
                <w:rFonts w:ascii="Avenir Book" w:hAnsi="Avenir Book" w:cs="Arial"/>
                <w:szCs w:val="22"/>
              </w:rPr>
              <w:t>9</w:t>
            </w:r>
            <w:r w:rsidR="000E59DD">
              <w:rPr>
                <w:rFonts w:ascii="Avenir Book" w:hAnsi="Avenir Book" w:cs="Arial"/>
                <w:szCs w:val="22"/>
              </w:rPr>
              <w:t>.</w:t>
            </w:r>
            <w:r w:rsidR="000E59DD" w:rsidRPr="000E59DD">
              <w:rPr>
                <w:rFonts w:ascii="Avenir Book" w:hAnsi="Avenir Book" w:cs="Arial"/>
                <w:szCs w:val="22"/>
              </w:rPr>
              <w:t>093</w:t>
            </w:r>
            <w:r w:rsidR="000E59DD">
              <w:rPr>
                <w:rFonts w:ascii="Avenir Book" w:hAnsi="Avenir Book" w:cs="Arial"/>
                <w:szCs w:val="22"/>
              </w:rPr>
              <w:t xml:space="preserve"> </w:t>
            </w:r>
            <w:r w:rsidRPr="007A1F7F">
              <w:rPr>
                <w:rFonts w:ascii="Avenir Book" w:hAnsi="Avenir Book" w:cs="Arial"/>
                <w:szCs w:val="22"/>
              </w:rPr>
              <w:t xml:space="preserve">k tCO2e/year) which is less than </w:t>
            </w:r>
            <w:r w:rsidRPr="007A1F7F">
              <w:rPr>
                <w:rFonts w:ascii="Avenir Book" w:eastAsia="MS Mincho" w:hAnsi="Avenir Book"/>
                <w:szCs w:val="22"/>
              </w:rPr>
              <w:t>60 kt CO2 equivalent annually.</w:t>
            </w:r>
          </w:p>
          <w:p w14:paraId="229C85BB" w14:textId="77777777" w:rsidR="007A1F7F" w:rsidRDefault="00D463B8" w:rsidP="007A1F7F">
            <w:pPr>
              <w:rPr>
                <w:rFonts w:ascii="Avenir Book" w:eastAsia="MS Mincho" w:hAnsi="Avenir Book"/>
              </w:rPr>
            </w:pPr>
            <w:r>
              <w:rPr>
                <w:rFonts w:ascii="Avenir Book" w:eastAsia="MS Mincho" w:hAnsi="Avenir Book"/>
              </w:rPr>
              <w:t>Hence, the project fulfils the applicability conditions</w:t>
            </w:r>
          </w:p>
        </w:tc>
      </w:tr>
      <w:tr w:rsidR="00D12C7F" w14:paraId="1C9E2C81" w14:textId="77777777" w:rsidTr="00B4680D">
        <w:trPr>
          <w:trHeight w:val="274"/>
        </w:trPr>
        <w:tc>
          <w:tcPr>
            <w:tcW w:w="5418" w:type="dxa"/>
          </w:tcPr>
          <w:p w14:paraId="7C7B7868" w14:textId="77777777" w:rsidR="00D12C7F" w:rsidRDefault="00D12C7F" w:rsidP="00E80EA6">
            <w:pPr>
              <w:rPr>
                <w:rFonts w:ascii="Avenir Book" w:eastAsia="MS Mincho" w:hAnsi="Avenir Book"/>
              </w:rPr>
            </w:pPr>
            <w:r w:rsidRPr="00D12C7F">
              <w:rPr>
                <w:rFonts w:ascii="Avenir Book" w:eastAsia="MS Mincho" w:hAnsi="Avenir Book"/>
              </w:rPr>
              <w:t>This methodology is applicable to the composting of the organic fraction of municipal solid waste and biomass waste from agricultural or agro-industrial activities including manure.</w:t>
            </w:r>
          </w:p>
        </w:tc>
        <w:tc>
          <w:tcPr>
            <w:tcW w:w="4596" w:type="dxa"/>
          </w:tcPr>
          <w:p w14:paraId="27C71C87" w14:textId="77777777" w:rsidR="00D12C7F" w:rsidRDefault="00B4680D" w:rsidP="00B4680D">
            <w:pPr>
              <w:rPr>
                <w:rFonts w:ascii="Avenir Book" w:eastAsia="MS Mincho" w:hAnsi="Avenir Book"/>
              </w:rPr>
            </w:pPr>
            <w:r>
              <w:rPr>
                <w:rFonts w:ascii="Avenir Book" w:eastAsia="MS Mincho" w:hAnsi="Avenir Book"/>
              </w:rPr>
              <w:t xml:space="preserve">The project activity involves installation of composting facility which process organic fraction of municipal solid waste into compost. Hence, the project satisfies the applicability condition.  </w:t>
            </w:r>
          </w:p>
        </w:tc>
      </w:tr>
      <w:tr w:rsidR="00D12C7F" w14:paraId="46945C74" w14:textId="77777777" w:rsidTr="00B4680D">
        <w:trPr>
          <w:trHeight w:val="274"/>
        </w:trPr>
        <w:tc>
          <w:tcPr>
            <w:tcW w:w="5418" w:type="dxa"/>
          </w:tcPr>
          <w:p w14:paraId="7B1E12F2" w14:textId="77777777" w:rsidR="00D12C7F" w:rsidRDefault="00D12C7F" w:rsidP="00E80EA6">
            <w:pPr>
              <w:rPr>
                <w:rFonts w:ascii="Avenir Book" w:eastAsia="MS Mincho" w:hAnsi="Avenir Book"/>
              </w:rPr>
            </w:pPr>
            <w:r w:rsidRPr="00D12C7F">
              <w:rPr>
                <w:rFonts w:ascii="Avenir Book" w:eastAsia="MS Mincho" w:hAnsi="Avenir Book"/>
              </w:rPr>
              <w:t xml:space="preserve">This methodology includes construction and expansion of treatment facilities as well as activities that increase capacity utilization at an existing facility. For project activities that increase capacity utilization at existing facilities, project participant(s) shall demonstrate that special efforts are made to increase the capacity utilization, that the existing facility meets all applicable laws and regulations and that the existing facility is not included in a separate </w:t>
            </w:r>
            <w:r w:rsidRPr="00D12C7F">
              <w:rPr>
                <w:rFonts w:ascii="Avenir Book" w:eastAsia="MS Mincho" w:hAnsi="Avenir Book"/>
              </w:rPr>
              <w:lastRenderedPageBreak/>
              <w:t>CDM project activity. The special efforts should be identified and described</w:t>
            </w:r>
          </w:p>
          <w:p w14:paraId="4BC9D60F" w14:textId="77777777" w:rsidR="00162982" w:rsidRDefault="00162982" w:rsidP="00E80EA6">
            <w:pPr>
              <w:rPr>
                <w:rFonts w:ascii="Avenir Book" w:eastAsia="MS Mincho" w:hAnsi="Avenir Book"/>
              </w:rPr>
            </w:pPr>
          </w:p>
          <w:p w14:paraId="1925D8F0" w14:textId="77777777" w:rsidR="00162982" w:rsidRDefault="00162982" w:rsidP="00E80EA6">
            <w:pPr>
              <w:rPr>
                <w:rFonts w:ascii="Avenir Book" w:eastAsia="MS Mincho" w:hAnsi="Avenir Book"/>
              </w:rPr>
            </w:pPr>
          </w:p>
        </w:tc>
        <w:tc>
          <w:tcPr>
            <w:tcW w:w="4596" w:type="dxa"/>
          </w:tcPr>
          <w:p w14:paraId="5C0040B5" w14:textId="77777777" w:rsidR="00D12C7F" w:rsidRDefault="00B4680D" w:rsidP="00B4680D">
            <w:pPr>
              <w:rPr>
                <w:rFonts w:ascii="Avenir Book" w:eastAsia="MS Mincho" w:hAnsi="Avenir Book"/>
              </w:rPr>
            </w:pPr>
            <w:r w:rsidRPr="00B4680D">
              <w:rPr>
                <w:rFonts w:ascii="Avenir Book" w:eastAsia="MS Mincho" w:hAnsi="Avenir Book"/>
              </w:rPr>
              <w:lastRenderedPageBreak/>
              <w:t xml:space="preserve">The project activity is the expansion of the </w:t>
            </w:r>
            <w:r>
              <w:rPr>
                <w:rFonts w:ascii="Avenir Book" w:eastAsia="MS Mincho" w:hAnsi="Avenir Book"/>
              </w:rPr>
              <w:t xml:space="preserve">existing </w:t>
            </w:r>
            <w:r w:rsidRPr="00B4680D">
              <w:rPr>
                <w:rFonts w:ascii="Avenir Book" w:eastAsia="MS Mincho" w:hAnsi="Avenir Book"/>
              </w:rPr>
              <w:t xml:space="preserve">facility’s capacity </w:t>
            </w:r>
            <w:r>
              <w:rPr>
                <w:rFonts w:ascii="Avenir Book" w:eastAsia="MS Mincho" w:hAnsi="Avenir Book"/>
              </w:rPr>
              <w:t xml:space="preserve">from </w:t>
            </w:r>
            <w:r w:rsidR="00DB0936">
              <w:rPr>
                <w:rFonts w:ascii="Avenir Book" w:eastAsia="MS Mincho" w:hAnsi="Avenir Book"/>
              </w:rPr>
              <w:t>4</w:t>
            </w:r>
            <w:r>
              <w:rPr>
                <w:rFonts w:ascii="Avenir Book" w:eastAsia="MS Mincho" w:hAnsi="Avenir Book"/>
              </w:rPr>
              <w:t xml:space="preserve"> tonne to </w:t>
            </w:r>
            <w:r w:rsidRPr="00B4680D">
              <w:rPr>
                <w:rFonts w:ascii="Avenir Book" w:eastAsia="MS Mincho" w:hAnsi="Avenir Book"/>
              </w:rPr>
              <w:t>50 tons of waste per day or around 17'500 tons per year, to cope with</w:t>
            </w:r>
            <w:r w:rsidR="008436F5">
              <w:rPr>
                <w:rFonts w:ascii="Avenir Book" w:eastAsia="MS Mincho" w:hAnsi="Avenir Book"/>
              </w:rPr>
              <w:t xml:space="preserve"> a larger fraction of</w:t>
            </w:r>
            <w:r w:rsidR="00517F85">
              <w:rPr>
                <w:rFonts w:ascii="Avenir Book" w:eastAsia="MS Mincho" w:hAnsi="Avenir Book"/>
              </w:rPr>
              <w:t xml:space="preserve"> </w:t>
            </w:r>
            <w:r w:rsidRPr="00B4680D">
              <w:rPr>
                <w:rFonts w:ascii="Avenir Book" w:eastAsia="MS Mincho" w:hAnsi="Avenir Book"/>
              </w:rPr>
              <w:t xml:space="preserve">waste in the </w:t>
            </w:r>
            <w:proofErr w:type="spellStart"/>
            <w:r w:rsidRPr="00B4680D">
              <w:rPr>
                <w:rFonts w:ascii="Avenir Book" w:eastAsia="MS Mincho" w:hAnsi="Avenir Book"/>
              </w:rPr>
              <w:t>Gianyar</w:t>
            </w:r>
            <w:proofErr w:type="spellEnd"/>
            <w:r w:rsidRPr="00B4680D">
              <w:rPr>
                <w:rFonts w:ascii="Avenir Book" w:eastAsia="MS Mincho" w:hAnsi="Avenir Book"/>
              </w:rPr>
              <w:t xml:space="preserve"> Regency with its 500'000 inhabitants</w:t>
            </w:r>
            <w:r>
              <w:rPr>
                <w:rFonts w:ascii="Avenir Book" w:eastAsia="MS Mincho" w:hAnsi="Avenir Book"/>
              </w:rPr>
              <w:t xml:space="preserve">. </w:t>
            </w:r>
          </w:p>
          <w:p w14:paraId="10BF5193" w14:textId="77777777" w:rsidR="00B4680D" w:rsidRDefault="00B4680D" w:rsidP="00B4680D">
            <w:pPr>
              <w:rPr>
                <w:rFonts w:ascii="Avenir Book" w:eastAsia="MS Mincho" w:hAnsi="Avenir Book"/>
              </w:rPr>
            </w:pPr>
            <w:r>
              <w:rPr>
                <w:rFonts w:ascii="Avenir Book" w:eastAsia="MS Mincho" w:hAnsi="Avenir Book"/>
              </w:rPr>
              <w:t xml:space="preserve">The existing facility was a pilot plant with just </w:t>
            </w:r>
            <w:r w:rsidR="00DB0936">
              <w:rPr>
                <w:rFonts w:ascii="Avenir Book" w:eastAsia="MS Mincho" w:hAnsi="Avenir Book"/>
              </w:rPr>
              <w:t>4</w:t>
            </w:r>
            <w:r>
              <w:rPr>
                <w:rFonts w:ascii="Avenir Book" w:eastAsia="MS Mincho" w:hAnsi="Avenir Book"/>
              </w:rPr>
              <w:t xml:space="preserve"> tonnes/day processing capacity. The project plant capacity is 50 tonnes/day </w:t>
            </w:r>
            <w:proofErr w:type="spellStart"/>
            <w:r>
              <w:rPr>
                <w:rFonts w:ascii="Avenir Book" w:eastAsia="MS Mincho" w:hAnsi="Avenir Book"/>
              </w:rPr>
              <w:t>ie</w:t>
            </w:r>
            <w:proofErr w:type="spellEnd"/>
            <w:r>
              <w:rPr>
                <w:rFonts w:ascii="Avenir Book" w:eastAsia="MS Mincho" w:hAnsi="Avenir Book"/>
              </w:rPr>
              <w:t xml:space="preserve">, </w:t>
            </w:r>
            <w:r w:rsidR="00DB0936">
              <w:rPr>
                <w:rFonts w:ascii="Avenir Book" w:eastAsia="MS Mincho" w:hAnsi="Avenir Book"/>
              </w:rPr>
              <w:lastRenderedPageBreak/>
              <w:t xml:space="preserve">more than </w:t>
            </w:r>
            <w:r>
              <w:rPr>
                <w:rFonts w:ascii="Avenir Book" w:eastAsia="MS Mincho" w:hAnsi="Avenir Book"/>
              </w:rPr>
              <w:t>1</w:t>
            </w:r>
            <w:r w:rsidR="00DB0936">
              <w:rPr>
                <w:rFonts w:ascii="Avenir Book" w:eastAsia="MS Mincho" w:hAnsi="Avenir Book"/>
              </w:rPr>
              <w:t>2</w:t>
            </w:r>
            <w:r>
              <w:rPr>
                <w:rFonts w:ascii="Avenir Book" w:eastAsia="MS Mincho" w:hAnsi="Avenir Book"/>
              </w:rPr>
              <w:t xml:space="preserve"> times higher than the existing capacity which was built in compliance with all applicable laws and regulation in the country. </w:t>
            </w:r>
          </w:p>
          <w:p w14:paraId="16A92482" w14:textId="77777777" w:rsidR="00B4680D" w:rsidRDefault="00B4680D" w:rsidP="00B4680D">
            <w:pPr>
              <w:rPr>
                <w:rFonts w:ascii="Avenir Book" w:eastAsia="MS Mincho" w:hAnsi="Avenir Book"/>
              </w:rPr>
            </w:pPr>
            <w:r>
              <w:rPr>
                <w:rFonts w:ascii="Avenir Book" w:eastAsia="MS Mincho" w:hAnsi="Avenir Book"/>
              </w:rPr>
              <w:t>The existing facility is not registered as separate CDM project. The same shall be checked fr</w:t>
            </w:r>
            <w:r w:rsidR="00517F85">
              <w:rPr>
                <w:rFonts w:ascii="Avenir Book" w:eastAsia="MS Mincho" w:hAnsi="Avenir Book"/>
              </w:rPr>
              <w:t>o</w:t>
            </w:r>
            <w:r>
              <w:rPr>
                <w:rFonts w:ascii="Avenir Book" w:eastAsia="MS Mincho" w:hAnsi="Avenir Book"/>
              </w:rPr>
              <w:t xml:space="preserve">m the UNFCCC website project search. </w:t>
            </w:r>
          </w:p>
          <w:p w14:paraId="71EA5A3A" w14:textId="77777777" w:rsidR="00B4680D" w:rsidRDefault="00DB0936" w:rsidP="00B4680D">
            <w:pPr>
              <w:rPr>
                <w:rFonts w:ascii="Avenir Book" w:eastAsia="MS Mincho" w:hAnsi="Avenir Book"/>
              </w:rPr>
            </w:pPr>
            <w:r>
              <w:rPr>
                <w:rFonts w:ascii="Avenir Book" w:eastAsia="MS Mincho" w:hAnsi="Avenir Book"/>
              </w:rPr>
              <w:t>Hence, the project fulfils the applicability condition</w:t>
            </w:r>
            <w:r w:rsidR="00517F85">
              <w:rPr>
                <w:rFonts w:ascii="Avenir Book" w:eastAsia="MS Mincho" w:hAnsi="Avenir Book"/>
              </w:rPr>
              <w:t>s</w:t>
            </w:r>
            <w:r>
              <w:rPr>
                <w:rFonts w:ascii="Avenir Book" w:eastAsia="MS Mincho" w:hAnsi="Avenir Book"/>
              </w:rPr>
              <w:t>.</w:t>
            </w:r>
          </w:p>
        </w:tc>
      </w:tr>
      <w:tr w:rsidR="00D12C7F" w14:paraId="13335985" w14:textId="77777777" w:rsidTr="00B4680D">
        <w:trPr>
          <w:trHeight w:val="288"/>
        </w:trPr>
        <w:tc>
          <w:tcPr>
            <w:tcW w:w="5418" w:type="dxa"/>
          </w:tcPr>
          <w:p w14:paraId="44ABB1DF" w14:textId="77777777" w:rsidR="00D12C7F" w:rsidRDefault="00D12C7F" w:rsidP="00E80EA6">
            <w:pPr>
              <w:rPr>
                <w:rFonts w:ascii="Avenir Book" w:eastAsia="MS Mincho" w:hAnsi="Avenir Book"/>
              </w:rPr>
            </w:pPr>
            <w:r w:rsidRPr="00D12C7F">
              <w:rPr>
                <w:rFonts w:ascii="Avenir Book" w:eastAsia="MS Mincho" w:hAnsi="Avenir Book"/>
              </w:rPr>
              <w:lastRenderedPageBreak/>
              <w:t>This methodology is also applicable for co-composting wastewater and solid biomass waste, where wastewater would otherwise have been treated in an anaerobic wastewater treatment system without biogas recovery. The wastewater in the project scenario is used as a source of moisture and/or nutrients to the biological treatment process e.g. composting of empty fruit bunches (EFB), a residue from palm oil production, with the addition of palm oil mill effluent (POME) which is the wastewater co-produced from palm oil production.</w:t>
            </w:r>
          </w:p>
        </w:tc>
        <w:tc>
          <w:tcPr>
            <w:tcW w:w="4596" w:type="dxa"/>
          </w:tcPr>
          <w:p w14:paraId="09D388CA" w14:textId="77777777" w:rsidR="00D12C7F" w:rsidRDefault="004F6135" w:rsidP="00E80EA6">
            <w:pPr>
              <w:rPr>
                <w:rFonts w:ascii="Avenir Book" w:eastAsia="MS Mincho" w:hAnsi="Avenir Book"/>
              </w:rPr>
            </w:pPr>
            <w:r>
              <w:rPr>
                <w:rFonts w:ascii="Avenir Book" w:eastAsia="MS Mincho" w:hAnsi="Avenir Book"/>
              </w:rPr>
              <w:t xml:space="preserve">The condition is not applicable for this project as the project does not involve co-composting. </w:t>
            </w:r>
          </w:p>
        </w:tc>
      </w:tr>
      <w:tr w:rsidR="00D12C7F" w14:paraId="3BF74C07" w14:textId="77777777" w:rsidTr="00B4680D">
        <w:trPr>
          <w:trHeight w:val="274"/>
        </w:trPr>
        <w:tc>
          <w:tcPr>
            <w:tcW w:w="5418" w:type="dxa"/>
          </w:tcPr>
          <w:p w14:paraId="33FDF645" w14:textId="77777777" w:rsidR="00D12C7F" w:rsidRDefault="00D12C7F" w:rsidP="00E80EA6">
            <w:pPr>
              <w:rPr>
                <w:rFonts w:ascii="Avenir Book" w:eastAsia="MS Mincho" w:hAnsi="Avenir Book"/>
              </w:rPr>
            </w:pPr>
            <w:r w:rsidRPr="00D12C7F">
              <w:rPr>
                <w:rFonts w:ascii="Avenir Book" w:eastAsia="MS Mincho" w:hAnsi="Avenir Book"/>
              </w:rPr>
              <w:t>In case of co-composting, if it cannot be demonstrated that the organic matter would otherwise been left to decay anaerobically, baseline emissions related to such organic matter shall be accounted for as zero, whereas project emissions shall be calculated according to the procedures presented in this methodology for all co-composted substrates.</w:t>
            </w:r>
          </w:p>
        </w:tc>
        <w:tc>
          <w:tcPr>
            <w:tcW w:w="4596" w:type="dxa"/>
          </w:tcPr>
          <w:p w14:paraId="30DD7C53" w14:textId="77777777" w:rsidR="00D12C7F" w:rsidRDefault="004F6135" w:rsidP="00E80EA6">
            <w:pPr>
              <w:rPr>
                <w:rFonts w:ascii="Avenir Book" w:eastAsia="MS Mincho" w:hAnsi="Avenir Book"/>
              </w:rPr>
            </w:pPr>
            <w:r>
              <w:rPr>
                <w:rFonts w:ascii="Avenir Book" w:eastAsia="MS Mincho" w:hAnsi="Avenir Book"/>
              </w:rPr>
              <w:t xml:space="preserve">Not applicable. </w:t>
            </w:r>
          </w:p>
        </w:tc>
      </w:tr>
      <w:tr w:rsidR="00D12C7F" w14:paraId="360AD0FD" w14:textId="77777777" w:rsidTr="00B4680D">
        <w:trPr>
          <w:trHeight w:val="274"/>
        </w:trPr>
        <w:tc>
          <w:tcPr>
            <w:tcW w:w="5418" w:type="dxa"/>
          </w:tcPr>
          <w:p w14:paraId="192C7426" w14:textId="77777777" w:rsidR="00D12C7F" w:rsidRDefault="00D12C7F" w:rsidP="00E80EA6">
            <w:pPr>
              <w:rPr>
                <w:rFonts w:ascii="Avenir Book" w:eastAsia="MS Mincho" w:hAnsi="Avenir Book"/>
              </w:rPr>
            </w:pPr>
            <w:r w:rsidRPr="00D12C7F">
              <w:rPr>
                <w:rFonts w:ascii="Avenir Book" w:eastAsia="MS Mincho" w:hAnsi="Avenir Book"/>
              </w:rPr>
              <w:t>The location and characteristics of the disposal site of the biomass, animal manure and co-composting wastewater in the baseline condition shall be known, in such a way as to allow the estimation of its methane emissions, using the provisions of AMS-III.G, AMS III.E (concerning stockpile), AMS-III.D “Methane recovery in animal manure management systems” or AMS-III.H respectively.</w:t>
            </w:r>
          </w:p>
        </w:tc>
        <w:tc>
          <w:tcPr>
            <w:tcW w:w="4596" w:type="dxa"/>
          </w:tcPr>
          <w:p w14:paraId="597093D8" w14:textId="77777777" w:rsidR="004F6135" w:rsidRDefault="004F6135" w:rsidP="00E80EA6">
            <w:pPr>
              <w:rPr>
                <w:rFonts w:ascii="Avenir Book" w:eastAsia="MS Mincho" w:hAnsi="Avenir Book"/>
              </w:rPr>
            </w:pPr>
            <w:r>
              <w:rPr>
                <w:rFonts w:ascii="Avenir Book" w:eastAsia="MS Mincho" w:hAnsi="Avenir Book"/>
              </w:rPr>
              <w:t>The project involve</w:t>
            </w:r>
            <w:r w:rsidR="00AD6CBA">
              <w:rPr>
                <w:rFonts w:ascii="Avenir Book" w:eastAsia="MS Mincho" w:hAnsi="Avenir Book"/>
              </w:rPr>
              <w:t>s</w:t>
            </w:r>
            <w:r>
              <w:rPr>
                <w:rFonts w:ascii="Avenir Book" w:eastAsia="MS Mincho" w:hAnsi="Avenir Book"/>
              </w:rPr>
              <w:t xml:space="preserve"> composting of organic fraction of municipal solid waste which otherwise would have disposed at the land fill site. </w:t>
            </w:r>
          </w:p>
          <w:p w14:paraId="4EE4AE98" w14:textId="77777777" w:rsidR="00D12C7F" w:rsidRDefault="004F6135" w:rsidP="004F6135">
            <w:pPr>
              <w:rPr>
                <w:rFonts w:ascii="Avenir Book" w:eastAsia="MS Mincho" w:hAnsi="Avenir Book"/>
              </w:rPr>
            </w:pPr>
            <w:r>
              <w:rPr>
                <w:rFonts w:ascii="Avenir Book" w:eastAsia="MS Mincho" w:hAnsi="Avenir Book"/>
              </w:rPr>
              <w:t xml:space="preserve">The project does not involve composting of biomass, animal manure or co-composting. Hence, this condition not applicable for this project. </w:t>
            </w:r>
          </w:p>
        </w:tc>
      </w:tr>
      <w:tr w:rsidR="00D12C7F" w14:paraId="5430C60E" w14:textId="77777777" w:rsidTr="00B4680D">
        <w:trPr>
          <w:trHeight w:val="274"/>
        </w:trPr>
        <w:tc>
          <w:tcPr>
            <w:tcW w:w="5418" w:type="dxa"/>
          </w:tcPr>
          <w:p w14:paraId="58005698" w14:textId="77777777" w:rsidR="00D12C7F" w:rsidRDefault="00D12C7F" w:rsidP="00E80EA6">
            <w:pPr>
              <w:rPr>
                <w:rFonts w:ascii="Avenir Book" w:eastAsia="MS Mincho" w:hAnsi="Avenir Book"/>
              </w:rPr>
            </w:pPr>
            <w:r w:rsidRPr="00D12C7F">
              <w:rPr>
                <w:rFonts w:ascii="Avenir Book" w:eastAsia="MS Mincho" w:hAnsi="Avenir Book"/>
              </w:rPr>
              <w:t xml:space="preserve">Blending materials may be added in the project scenario to increase the efficiency of the composting process (e.g. to achieve a desirable C/N ratio or free air space value), however, only monitored quantity of solid waste or manure or wastewater diverted from the baseline treatment system is used for emission reduction calculation. Project activities for composting of animal manure shall also meet the requirements under paragraphs 3 and 4(c) of the latest </w:t>
            </w:r>
            <w:proofErr w:type="gramStart"/>
            <w:r w:rsidRPr="00D12C7F">
              <w:rPr>
                <w:rFonts w:ascii="Avenir Book" w:eastAsia="MS Mincho" w:hAnsi="Avenir Book"/>
              </w:rPr>
              <w:t>version</w:t>
            </w:r>
            <w:proofErr w:type="gramEnd"/>
            <w:r w:rsidRPr="00D12C7F">
              <w:rPr>
                <w:rFonts w:ascii="Avenir Book" w:eastAsia="MS Mincho" w:hAnsi="Avenir Book"/>
              </w:rPr>
              <w:t xml:space="preserve"> of AMS-III.D.</w:t>
            </w:r>
          </w:p>
        </w:tc>
        <w:tc>
          <w:tcPr>
            <w:tcW w:w="4596" w:type="dxa"/>
          </w:tcPr>
          <w:p w14:paraId="2006F982" w14:textId="77777777" w:rsidR="00D12C7F" w:rsidRDefault="004F6135" w:rsidP="004F6135">
            <w:pPr>
              <w:rPr>
                <w:rFonts w:ascii="Avenir Book" w:eastAsia="MS Mincho" w:hAnsi="Avenir Book"/>
              </w:rPr>
            </w:pPr>
            <w:r>
              <w:rPr>
                <w:rFonts w:ascii="Avenir Book" w:eastAsia="MS Mincho" w:hAnsi="Avenir Book"/>
              </w:rPr>
              <w:t xml:space="preserve">Only the quantity of municipal solid waste that was diverted from the baseline disposal site </w:t>
            </w:r>
            <w:proofErr w:type="spellStart"/>
            <w:r>
              <w:rPr>
                <w:rFonts w:ascii="Avenir Book" w:eastAsia="MS Mincho" w:hAnsi="Avenir Book"/>
              </w:rPr>
              <w:t>ie</w:t>
            </w:r>
            <w:proofErr w:type="spellEnd"/>
            <w:r>
              <w:rPr>
                <w:rFonts w:ascii="Avenir Book" w:eastAsia="MS Mincho" w:hAnsi="Avenir Book"/>
              </w:rPr>
              <w:t>, land fill is considered for emission reduction calculation.  No emission reduction will be claimed for the blending materials.</w:t>
            </w:r>
          </w:p>
          <w:p w14:paraId="469EC678" w14:textId="77777777" w:rsidR="004F6135" w:rsidRDefault="004F6135" w:rsidP="004F6135">
            <w:pPr>
              <w:rPr>
                <w:rFonts w:ascii="Avenir Book" w:eastAsia="MS Mincho" w:hAnsi="Avenir Book"/>
              </w:rPr>
            </w:pPr>
            <w:r>
              <w:rPr>
                <w:rFonts w:ascii="Avenir Book" w:eastAsia="MS Mincho" w:hAnsi="Avenir Book"/>
              </w:rPr>
              <w:t xml:space="preserve">Hence, the project fulfils the applicability condition. </w:t>
            </w:r>
          </w:p>
        </w:tc>
      </w:tr>
      <w:tr w:rsidR="00D12C7F" w14:paraId="240881D4" w14:textId="77777777" w:rsidTr="00B4680D">
        <w:trPr>
          <w:trHeight w:val="288"/>
        </w:trPr>
        <w:tc>
          <w:tcPr>
            <w:tcW w:w="5418" w:type="dxa"/>
          </w:tcPr>
          <w:p w14:paraId="6E2AE678" w14:textId="77777777" w:rsidR="00D12C7F" w:rsidRPr="00D12C7F" w:rsidRDefault="00D12C7F" w:rsidP="00D12C7F">
            <w:pPr>
              <w:rPr>
                <w:rFonts w:ascii="Avenir Book" w:eastAsia="MS Mincho" w:hAnsi="Avenir Book"/>
              </w:rPr>
            </w:pPr>
            <w:r w:rsidRPr="00D12C7F">
              <w:rPr>
                <w:rFonts w:ascii="Avenir Book" w:eastAsia="MS Mincho" w:hAnsi="Avenir Book"/>
              </w:rPr>
              <w:lastRenderedPageBreak/>
              <w:t>For solid wastes diverted from a solid waste disposal site, the following requirement shall be checked ex ante at the beginning of each crediting period:</w:t>
            </w:r>
          </w:p>
          <w:p w14:paraId="7ED86C32" w14:textId="77777777" w:rsidR="00D12C7F" w:rsidRPr="00D12C7F" w:rsidRDefault="00D12C7F" w:rsidP="00D12C7F">
            <w:pPr>
              <w:rPr>
                <w:rFonts w:ascii="Avenir Book" w:eastAsia="MS Mincho" w:hAnsi="Avenir Book"/>
              </w:rPr>
            </w:pPr>
            <w:r w:rsidRPr="00D12C7F">
              <w:rPr>
                <w:rFonts w:ascii="Avenir Book" w:eastAsia="MS Mincho" w:hAnsi="Avenir Book"/>
              </w:rPr>
              <w:t>(a)</w:t>
            </w:r>
            <w:r w:rsidRPr="00D12C7F">
              <w:rPr>
                <w:rFonts w:ascii="Avenir Book" w:eastAsia="MS Mincho" w:hAnsi="Avenir Book"/>
              </w:rPr>
              <w:tab/>
              <w:t>Establish that identified landfill(s)/stockpile(s) can be expected to accommodate the waste to be used for the project activity for the duration of the crediting period; or</w:t>
            </w:r>
          </w:p>
          <w:p w14:paraId="4FBBBBDD" w14:textId="77777777" w:rsidR="00D12C7F" w:rsidRDefault="00D12C7F" w:rsidP="00D12C7F">
            <w:pPr>
              <w:rPr>
                <w:rFonts w:ascii="Avenir Book" w:eastAsia="MS Mincho" w:hAnsi="Avenir Book"/>
              </w:rPr>
            </w:pPr>
            <w:r w:rsidRPr="00D12C7F">
              <w:rPr>
                <w:rFonts w:ascii="Avenir Book" w:eastAsia="MS Mincho" w:hAnsi="Avenir Book"/>
              </w:rPr>
              <w:t>(b)</w:t>
            </w:r>
            <w:r w:rsidRPr="00D12C7F">
              <w:rPr>
                <w:rFonts w:ascii="Avenir Book" w:eastAsia="MS Mincho" w:hAnsi="Avenir Book"/>
              </w:rPr>
              <w:tab/>
              <w:t>Establish that it is common practice in the region to dispose of the waste in solid waste disposal site (landfill)/stockpile(s).</w:t>
            </w:r>
          </w:p>
        </w:tc>
        <w:tc>
          <w:tcPr>
            <w:tcW w:w="4596" w:type="dxa"/>
          </w:tcPr>
          <w:p w14:paraId="7022F74E" w14:textId="77777777" w:rsidR="00D12C7F" w:rsidRDefault="00DB0936" w:rsidP="00C171FF">
            <w:pPr>
              <w:rPr>
                <w:rFonts w:ascii="Avenir Book" w:eastAsia="MS Mincho" w:hAnsi="Avenir Book"/>
              </w:rPr>
            </w:pPr>
            <w:r>
              <w:rPr>
                <w:rFonts w:ascii="Avenir Book" w:eastAsia="MS Mincho" w:hAnsi="Avenir Book"/>
              </w:rPr>
              <w:t xml:space="preserve">The capacity </w:t>
            </w:r>
            <w:r w:rsidR="00C171FF">
              <w:rPr>
                <w:rFonts w:ascii="Avenir Book" w:eastAsia="MS Mincho" w:hAnsi="Avenir Book"/>
              </w:rPr>
              <w:t>of existing land</w:t>
            </w:r>
            <w:r>
              <w:rPr>
                <w:rFonts w:ascii="Avenir Book" w:eastAsia="MS Mincho" w:hAnsi="Avenir Book"/>
              </w:rPr>
              <w:t xml:space="preserve">fill </w:t>
            </w:r>
            <w:r w:rsidR="00C171FF">
              <w:rPr>
                <w:rFonts w:ascii="Avenir Book" w:eastAsia="MS Mincho" w:hAnsi="Avenir Book"/>
              </w:rPr>
              <w:t xml:space="preserve">at </w:t>
            </w:r>
            <w:proofErr w:type="spellStart"/>
            <w:r w:rsidRPr="00DB0936">
              <w:rPr>
                <w:rFonts w:ascii="Avenir Book" w:eastAsia="MS Mincho" w:hAnsi="Avenir Book"/>
              </w:rPr>
              <w:t>Temesi</w:t>
            </w:r>
            <w:proofErr w:type="spellEnd"/>
            <w:r>
              <w:rPr>
                <w:rFonts w:ascii="Avenir Book" w:eastAsia="MS Mincho" w:hAnsi="Avenir Book"/>
              </w:rPr>
              <w:t xml:space="preserve"> </w:t>
            </w:r>
            <w:r w:rsidR="00C171FF">
              <w:rPr>
                <w:rFonts w:ascii="Avenir Book" w:eastAsia="MS Mincho" w:hAnsi="Avenir Book"/>
              </w:rPr>
              <w:t xml:space="preserve">is adequate to accommodate the waste for another 10 years at the baseline waste incoming quantity which is higher than the proposed GS crediting period of 5 years. </w:t>
            </w:r>
          </w:p>
          <w:p w14:paraId="08766C5E" w14:textId="77777777" w:rsidR="00D463B8" w:rsidRDefault="00D463B8" w:rsidP="00C171FF">
            <w:pPr>
              <w:rPr>
                <w:rFonts w:ascii="Avenir Book" w:eastAsia="MS Mincho" w:hAnsi="Avenir Book"/>
              </w:rPr>
            </w:pPr>
          </w:p>
          <w:p w14:paraId="4227FD88" w14:textId="77777777" w:rsidR="00C36060" w:rsidDel="00C36060" w:rsidRDefault="00C36060" w:rsidP="00C171FF">
            <w:pPr>
              <w:rPr>
                <w:del w:id="17" w:author="Author"/>
                <w:rFonts w:ascii="Avenir Book" w:eastAsia="MS Mincho" w:hAnsi="Avenir Book"/>
              </w:rPr>
            </w:pPr>
            <w:r>
              <w:rPr>
                <w:rFonts w:ascii="Avenir Book" w:eastAsia="MS Mincho" w:hAnsi="Avenir Book"/>
              </w:rPr>
              <w:t>The l</w:t>
            </w:r>
            <w:r w:rsidRPr="00C36060">
              <w:rPr>
                <w:rFonts w:ascii="Avenir Book" w:eastAsia="MS Mincho" w:hAnsi="Avenir Book"/>
              </w:rPr>
              <w:t>andfilling</w:t>
            </w:r>
            <w:r w:rsidR="00AD41AE">
              <w:rPr>
                <w:rFonts w:ascii="Avenir Book" w:eastAsia="MS Mincho" w:hAnsi="Avenir Book"/>
              </w:rPr>
              <w:t xml:space="preserve"> and illegal dumping of waste</w:t>
            </w:r>
            <w:r w:rsidRPr="00C36060">
              <w:rPr>
                <w:rFonts w:ascii="Avenir Book" w:eastAsia="MS Mincho" w:hAnsi="Avenir Book"/>
              </w:rPr>
              <w:t xml:space="preserve"> is the most </w:t>
            </w:r>
            <w:r>
              <w:rPr>
                <w:rFonts w:ascii="Avenir Book" w:eastAsia="MS Mincho" w:hAnsi="Avenir Book"/>
              </w:rPr>
              <w:t>common</w:t>
            </w:r>
            <w:r w:rsidRPr="00C36060">
              <w:rPr>
                <w:rFonts w:ascii="Avenir Book" w:eastAsia="MS Mincho" w:hAnsi="Avenir Book"/>
              </w:rPr>
              <w:t xml:space="preserve"> waste management method in Bali Province</w:t>
            </w:r>
            <w:r>
              <w:rPr>
                <w:rStyle w:val="FootnoteReference"/>
                <w:rFonts w:ascii="Avenir Book" w:eastAsia="MS Mincho" w:hAnsi="Avenir Book"/>
              </w:rPr>
              <w:footnoteReference w:id="7"/>
            </w:r>
            <w:r w:rsidR="00AD41AE">
              <w:rPr>
                <w:rFonts w:ascii="Avenir Book" w:eastAsia="MS Mincho" w:hAnsi="Avenir Book"/>
              </w:rPr>
              <w:t>.</w:t>
            </w:r>
          </w:p>
          <w:p w14:paraId="13362AC4" w14:textId="77777777" w:rsidR="00C171FF" w:rsidRDefault="00C171FF" w:rsidP="00C171FF">
            <w:pPr>
              <w:rPr>
                <w:rFonts w:ascii="Avenir Book" w:eastAsia="MS Mincho" w:hAnsi="Avenir Book"/>
              </w:rPr>
            </w:pPr>
          </w:p>
          <w:p w14:paraId="20136B4F" w14:textId="77777777" w:rsidR="00C171FF" w:rsidRDefault="00C171FF" w:rsidP="00C171FF">
            <w:pPr>
              <w:rPr>
                <w:rFonts w:ascii="Avenir Book" w:eastAsia="MS Mincho" w:hAnsi="Avenir Book"/>
              </w:rPr>
            </w:pPr>
            <w:r>
              <w:rPr>
                <w:rFonts w:ascii="Avenir Book" w:eastAsia="MS Mincho" w:hAnsi="Avenir Book"/>
              </w:rPr>
              <w:t>Hence, the project fulfils the applicability condition.</w:t>
            </w:r>
          </w:p>
        </w:tc>
      </w:tr>
      <w:tr w:rsidR="00D12C7F" w14:paraId="665DCF93" w14:textId="77777777" w:rsidTr="00B4680D">
        <w:trPr>
          <w:trHeight w:val="288"/>
        </w:trPr>
        <w:tc>
          <w:tcPr>
            <w:tcW w:w="5418" w:type="dxa"/>
          </w:tcPr>
          <w:p w14:paraId="75696A78" w14:textId="77777777" w:rsidR="00D12C7F" w:rsidRPr="00D12C7F" w:rsidRDefault="00D12C7F" w:rsidP="00D12C7F">
            <w:pPr>
              <w:rPr>
                <w:rFonts w:ascii="Avenir Book" w:eastAsia="MS Mincho" w:hAnsi="Avenir Book"/>
              </w:rPr>
            </w:pPr>
            <w:r w:rsidRPr="00D12C7F">
              <w:rPr>
                <w:rFonts w:ascii="Avenir Book" w:eastAsia="MS Mincho" w:hAnsi="Avenir Book"/>
              </w:rPr>
              <w:t xml:space="preserve">The project participants shall clearly define the geographical boundary of the region referred in paragraph 11(b), and document it in the CDM-PDD. In defining the geographical boundary of the region, project participants should take into account the source of the waste </w:t>
            </w:r>
            <w:proofErr w:type="gramStart"/>
            <w:r w:rsidRPr="00D12C7F">
              <w:rPr>
                <w:rFonts w:ascii="Avenir Book" w:eastAsia="MS Mincho" w:hAnsi="Avenir Book"/>
              </w:rPr>
              <w:t>i.e.</w:t>
            </w:r>
            <w:proofErr w:type="gramEnd"/>
            <w:r w:rsidRPr="00D12C7F">
              <w:rPr>
                <w:rFonts w:ascii="Avenir Book" w:eastAsia="MS Mincho" w:hAnsi="Avenir Book"/>
              </w:rPr>
              <w:t xml:space="preserve"> if waste is transported up to 50 km, the region may cover a radius of 50 km around the project activity. In addition, it should also consider the distance to which the final product after composting will be transported. In either case, the region should cover a reasonable radius around the project activity that can be justified with reference to the project circumstances but in no </w:t>
            </w:r>
            <w:proofErr w:type="gramStart"/>
            <w:r w:rsidRPr="00D12C7F">
              <w:rPr>
                <w:rFonts w:ascii="Avenir Book" w:eastAsia="MS Mincho" w:hAnsi="Avenir Book"/>
              </w:rPr>
              <w:t>case</w:t>
            </w:r>
            <w:proofErr w:type="gramEnd"/>
            <w:r w:rsidRPr="00D12C7F">
              <w:rPr>
                <w:rFonts w:ascii="Avenir Book" w:eastAsia="MS Mincho" w:hAnsi="Avenir Book"/>
              </w:rPr>
              <w:t xml:space="preserve"> it shall be more than 200 km. Once defined, the region should not be changed during the crediting period(s).</w:t>
            </w:r>
          </w:p>
        </w:tc>
        <w:tc>
          <w:tcPr>
            <w:tcW w:w="4596" w:type="dxa"/>
          </w:tcPr>
          <w:p w14:paraId="6826703B" w14:textId="77777777" w:rsidR="00D12C7F" w:rsidRDefault="00C171FF" w:rsidP="00892316">
            <w:pPr>
              <w:rPr>
                <w:rFonts w:ascii="Avenir Book" w:eastAsia="MS Mincho" w:hAnsi="Avenir Book"/>
              </w:rPr>
            </w:pPr>
            <w:r w:rsidRPr="00C171FF">
              <w:rPr>
                <w:rFonts w:ascii="Avenir Book" w:eastAsia="MS Mincho" w:hAnsi="Avenir Book"/>
              </w:rPr>
              <w:t>There is no difference in waste collection and transportation patterns due to the project activity compared to the baseline case, where the waste is just dumped on the landfill site, since landfill and composting facility are at the same location. Additionally, the total amount of waste collected remains the same, with or without the project activity</w:t>
            </w:r>
            <w:r>
              <w:rPr>
                <w:rFonts w:ascii="Avenir Book" w:eastAsia="MS Mincho" w:hAnsi="Avenir Book"/>
              </w:rPr>
              <w:t xml:space="preserve">. Hence, no additional waste transportation is required compare to baseline condition. However, the compost produced from the project will be </w:t>
            </w:r>
            <w:r w:rsidR="00892316">
              <w:rPr>
                <w:rFonts w:ascii="Avenir Book" w:eastAsia="MS Mincho" w:hAnsi="Avenir Book"/>
              </w:rPr>
              <w:t xml:space="preserve">sold to farmers that transported to the agricultural fields. Majority of the customers of located between project site and </w:t>
            </w:r>
            <w:r w:rsidR="00892316" w:rsidRPr="00892316">
              <w:rPr>
                <w:rFonts w:ascii="Avenir Book" w:eastAsia="MS Mincho" w:hAnsi="Avenir Book"/>
              </w:rPr>
              <w:t>west of Denpasar</w:t>
            </w:r>
            <w:r w:rsidR="00892316">
              <w:rPr>
                <w:rFonts w:ascii="Avenir Book" w:eastAsia="MS Mincho" w:hAnsi="Avenir Book"/>
              </w:rPr>
              <w:t xml:space="preserve"> which is 62 km far from site. Hence conservatively 62 km is considered in the project boundary. </w:t>
            </w:r>
          </w:p>
          <w:p w14:paraId="25AC8457" w14:textId="77777777" w:rsidR="00892316" w:rsidRDefault="00892316" w:rsidP="00892316">
            <w:pPr>
              <w:rPr>
                <w:rFonts w:ascii="Avenir Book" w:eastAsia="MS Mincho" w:hAnsi="Avenir Book"/>
              </w:rPr>
            </w:pPr>
            <w:r>
              <w:rPr>
                <w:rFonts w:ascii="Avenir Book" w:eastAsia="MS Mincho" w:hAnsi="Avenir Book"/>
              </w:rPr>
              <w:t>Hence, the project fulfils the applicability condition</w:t>
            </w:r>
          </w:p>
        </w:tc>
      </w:tr>
      <w:tr w:rsidR="00D12C7F" w14:paraId="13E7BB07" w14:textId="77777777" w:rsidTr="00B4680D">
        <w:trPr>
          <w:trHeight w:val="288"/>
        </w:trPr>
        <w:tc>
          <w:tcPr>
            <w:tcW w:w="5418" w:type="dxa"/>
          </w:tcPr>
          <w:p w14:paraId="37F12FAA" w14:textId="77777777" w:rsidR="00D12C7F" w:rsidRDefault="00196A3A" w:rsidP="00D12C7F">
            <w:pPr>
              <w:rPr>
                <w:rFonts w:ascii="Avenir Book" w:eastAsia="MS Mincho" w:hAnsi="Avenir Book"/>
              </w:rPr>
            </w:pPr>
            <w:r w:rsidRPr="00196A3A">
              <w:rPr>
                <w:rFonts w:ascii="Avenir Book" w:eastAsia="MS Mincho" w:hAnsi="Avenir Book"/>
              </w:rPr>
              <w:t>In case produced compost is handled aerobically and submitted to soil application, the proper conditions and procedures (not resulting in methane emissions) must be ensured.</w:t>
            </w:r>
          </w:p>
        </w:tc>
        <w:tc>
          <w:tcPr>
            <w:tcW w:w="4596" w:type="dxa"/>
          </w:tcPr>
          <w:p w14:paraId="3ABE70DD" w14:textId="77777777" w:rsidR="00D12C7F" w:rsidRDefault="00892316" w:rsidP="00892316">
            <w:pPr>
              <w:rPr>
                <w:rFonts w:ascii="Avenir Book" w:eastAsia="MS Mincho" w:hAnsi="Avenir Book"/>
              </w:rPr>
            </w:pPr>
            <w:r>
              <w:rPr>
                <w:rFonts w:ascii="Avenir Book" w:eastAsia="MS Mincho" w:hAnsi="Avenir Book"/>
              </w:rPr>
              <w:t xml:space="preserve">Conditions and procedures are set for the compost handling to ensure no methane is emitted during the handling. </w:t>
            </w:r>
          </w:p>
          <w:p w14:paraId="36FC9B89" w14:textId="77777777" w:rsidR="00892316" w:rsidRDefault="00892316" w:rsidP="00892316">
            <w:pPr>
              <w:rPr>
                <w:rFonts w:ascii="Avenir Book" w:eastAsia="MS Mincho" w:hAnsi="Avenir Book"/>
              </w:rPr>
            </w:pPr>
            <w:r>
              <w:rPr>
                <w:rFonts w:ascii="Avenir Book" w:eastAsia="MS Mincho" w:hAnsi="Avenir Book"/>
              </w:rPr>
              <w:t>Hence, the project fulfils the applicability condition</w:t>
            </w:r>
          </w:p>
        </w:tc>
      </w:tr>
      <w:tr w:rsidR="00D12C7F" w14:paraId="335F3259" w14:textId="77777777" w:rsidTr="00B4680D">
        <w:trPr>
          <w:trHeight w:val="288"/>
        </w:trPr>
        <w:tc>
          <w:tcPr>
            <w:tcW w:w="5418" w:type="dxa"/>
          </w:tcPr>
          <w:p w14:paraId="3BFEB05E" w14:textId="77777777" w:rsidR="00D12C7F" w:rsidRDefault="00196A3A" w:rsidP="00D12C7F">
            <w:pPr>
              <w:rPr>
                <w:rFonts w:ascii="Avenir Book" w:eastAsia="MS Mincho" w:hAnsi="Avenir Book"/>
              </w:rPr>
            </w:pPr>
            <w:r w:rsidRPr="00196A3A">
              <w:rPr>
                <w:rFonts w:ascii="Avenir Book" w:eastAsia="MS Mincho" w:hAnsi="Avenir Book"/>
              </w:rPr>
              <w:t>In case produced compost is treated thermally/mechanically, the provisions in AMS-III.E related to thermal/mechanical treatment shall be applied.</w:t>
            </w:r>
          </w:p>
        </w:tc>
        <w:tc>
          <w:tcPr>
            <w:tcW w:w="4596" w:type="dxa"/>
          </w:tcPr>
          <w:p w14:paraId="34C0E229" w14:textId="77777777" w:rsidR="00D12C7F" w:rsidRDefault="00892316" w:rsidP="00E80EA6">
            <w:pPr>
              <w:rPr>
                <w:rFonts w:ascii="Avenir Book" w:eastAsia="MS Mincho" w:hAnsi="Avenir Book"/>
              </w:rPr>
            </w:pPr>
            <w:r>
              <w:rPr>
                <w:rFonts w:ascii="Avenir Book" w:eastAsia="MS Mincho" w:hAnsi="Avenir Book"/>
              </w:rPr>
              <w:t>No thermal or mechanical treatment is involved in</w:t>
            </w:r>
            <w:r w:rsidR="007A1D05">
              <w:rPr>
                <w:rFonts w:ascii="Avenir Book" w:eastAsia="MS Mincho" w:hAnsi="Avenir Book"/>
              </w:rPr>
              <w:t xml:space="preserve"> the post production process. </w:t>
            </w:r>
          </w:p>
          <w:p w14:paraId="66B11AD4" w14:textId="77777777" w:rsidR="007A1D05" w:rsidRDefault="007A1D05" w:rsidP="00E80EA6">
            <w:pPr>
              <w:rPr>
                <w:rFonts w:ascii="Avenir Book" w:eastAsia="MS Mincho" w:hAnsi="Avenir Book"/>
              </w:rPr>
            </w:pPr>
            <w:r>
              <w:rPr>
                <w:rFonts w:ascii="Avenir Book" w:eastAsia="MS Mincho" w:hAnsi="Avenir Book"/>
              </w:rPr>
              <w:t>Hence, the project fulfils the applicability condition</w:t>
            </w:r>
          </w:p>
        </w:tc>
      </w:tr>
      <w:tr w:rsidR="00D12C7F" w14:paraId="06F4B285" w14:textId="77777777" w:rsidTr="00B4680D">
        <w:trPr>
          <w:trHeight w:val="288"/>
        </w:trPr>
        <w:tc>
          <w:tcPr>
            <w:tcW w:w="5418" w:type="dxa"/>
          </w:tcPr>
          <w:p w14:paraId="661B596B" w14:textId="77777777" w:rsidR="00D12C7F" w:rsidRDefault="00196A3A" w:rsidP="00D12C7F">
            <w:pPr>
              <w:rPr>
                <w:rFonts w:ascii="Avenir Book" w:eastAsia="MS Mincho" w:hAnsi="Avenir Book"/>
              </w:rPr>
            </w:pPr>
            <w:r w:rsidRPr="00196A3A">
              <w:rPr>
                <w:rFonts w:ascii="Avenir Book" w:eastAsia="MS Mincho" w:hAnsi="Avenir Book"/>
              </w:rPr>
              <w:t xml:space="preserve">In case produced compost is stored under anaerobic conditions and/or delivered to a landfill, emissions from the residual organic content shall to be taken into account and calculated as per the latest version of the methodological tool “Emissions from solid </w:t>
            </w:r>
            <w:r w:rsidRPr="00196A3A">
              <w:rPr>
                <w:rFonts w:ascii="Avenir Book" w:eastAsia="MS Mincho" w:hAnsi="Avenir Book"/>
              </w:rPr>
              <w:lastRenderedPageBreak/>
              <w:t>waste disposal sites”.</w:t>
            </w:r>
          </w:p>
        </w:tc>
        <w:tc>
          <w:tcPr>
            <w:tcW w:w="4596" w:type="dxa"/>
          </w:tcPr>
          <w:p w14:paraId="42425CF3" w14:textId="77777777" w:rsidR="00D12C7F" w:rsidRDefault="007A1D05" w:rsidP="00E80EA6">
            <w:pPr>
              <w:rPr>
                <w:rFonts w:ascii="Avenir Book" w:eastAsia="MS Mincho" w:hAnsi="Avenir Book"/>
              </w:rPr>
            </w:pPr>
            <w:r>
              <w:rPr>
                <w:rFonts w:ascii="Avenir Book" w:eastAsia="MS Mincho" w:hAnsi="Avenir Book"/>
              </w:rPr>
              <w:lastRenderedPageBreak/>
              <w:t xml:space="preserve">The produced compost is sold to customers as and when it is produced. The compost is not stored under anaerobic condition or delivered to landfill. Hence the condition is not applicable for this project. </w:t>
            </w:r>
          </w:p>
        </w:tc>
      </w:tr>
    </w:tbl>
    <w:p w14:paraId="74713C6E" w14:textId="77777777" w:rsidR="00F87B39" w:rsidRDefault="00F87B39" w:rsidP="00F87B39">
      <w:pPr>
        <w:rPr>
          <w:rFonts w:ascii="Avenir Book" w:eastAsia="MS Mincho" w:hAnsi="Avenir Book"/>
        </w:rPr>
      </w:pPr>
    </w:p>
    <w:p w14:paraId="372836EE" w14:textId="77777777" w:rsidR="007A1D05" w:rsidRPr="007C1D64" w:rsidRDefault="007A1D05" w:rsidP="00F87B39">
      <w:pPr>
        <w:rPr>
          <w:rFonts w:ascii="Avenir Book" w:eastAsia="MS Mincho" w:hAnsi="Avenir Book"/>
        </w:rPr>
      </w:pPr>
      <w:r>
        <w:rPr>
          <w:rFonts w:ascii="Avenir Book" w:eastAsia="MS Mincho" w:hAnsi="Avenir Book"/>
        </w:rPr>
        <w:t xml:space="preserve">The project satisfies all relevant applicability requirements of the applied methodology </w:t>
      </w:r>
      <w:r w:rsidRPr="00D12C7F">
        <w:rPr>
          <w:rFonts w:ascii="Avenir Book" w:eastAsia="MS Mincho" w:hAnsi="Avenir Book"/>
        </w:rPr>
        <w:t>AMS-III.F.: Avoidance of methane emissions through composting</w:t>
      </w:r>
      <w:r>
        <w:rPr>
          <w:rFonts w:ascii="Avenir Book" w:eastAsia="MS Mincho" w:hAnsi="Avenir Book"/>
        </w:rPr>
        <w:t>,</w:t>
      </w:r>
      <w:r w:rsidRPr="00D12C7F">
        <w:rPr>
          <w:rFonts w:ascii="Avenir Book" w:eastAsia="MS Mincho" w:hAnsi="Avenir Book"/>
        </w:rPr>
        <w:t xml:space="preserve"> Version 12.0</w:t>
      </w:r>
      <w:r>
        <w:rPr>
          <w:rFonts w:ascii="Avenir Book" w:eastAsia="MS Mincho" w:hAnsi="Avenir Book"/>
        </w:rPr>
        <w:t xml:space="preserve">.  </w:t>
      </w:r>
    </w:p>
    <w:p w14:paraId="1CD022C1" w14:textId="77777777" w:rsidR="00CC25EE" w:rsidRPr="007C1D64" w:rsidRDefault="00A3357E" w:rsidP="00A3357E">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Project boundary</w:t>
      </w:r>
      <w:bookmarkEnd w:id="16"/>
    </w:p>
    <w:p w14:paraId="77D1F4DE" w14:textId="77777777" w:rsidR="006D5A03" w:rsidRPr="00C337A9" w:rsidRDefault="006D5A03" w:rsidP="006D5A03">
      <w:pPr>
        <w:pStyle w:val="SDMPara"/>
        <w:keepNext/>
        <w:numPr>
          <w:ilvl w:val="0"/>
          <w:numId w:val="0"/>
        </w:numPr>
        <w:rPr>
          <w:rFonts w:ascii="Avenir Book" w:hAnsi="Avenir Book"/>
        </w:rPr>
      </w:pPr>
      <w:r>
        <w:rPr>
          <w:rFonts w:ascii="Avenir Book" w:eastAsia="MS Mincho" w:hAnsi="Avenir Book"/>
        </w:rPr>
        <w:t xml:space="preserve">As per the para 51 of the applied </w:t>
      </w:r>
      <w:r w:rsidRPr="00C337A9">
        <w:rPr>
          <w:rFonts w:ascii="Avenir Book" w:eastAsia="MS Mincho" w:hAnsi="Avenir Book"/>
        </w:rPr>
        <w:t xml:space="preserve">methodology, </w:t>
      </w:r>
      <w:r>
        <w:rPr>
          <w:rFonts w:ascii="Avenir Book" w:hAnsi="Avenir Book"/>
        </w:rPr>
        <w:t>t</w:t>
      </w:r>
      <w:r w:rsidRPr="00C337A9">
        <w:rPr>
          <w:rFonts w:ascii="Avenir Book" w:hAnsi="Avenir Book"/>
        </w:rPr>
        <w:t xml:space="preserve">he project boundary is </w:t>
      </w:r>
      <w:r>
        <w:rPr>
          <w:rFonts w:ascii="Avenir Book" w:hAnsi="Avenir Book"/>
        </w:rPr>
        <w:t xml:space="preserve">defined as </w:t>
      </w:r>
      <w:r w:rsidRPr="00C337A9">
        <w:rPr>
          <w:rFonts w:ascii="Avenir Book" w:hAnsi="Avenir Book"/>
        </w:rPr>
        <w:t xml:space="preserve">the physical, geographical </w:t>
      </w:r>
      <w:r>
        <w:rPr>
          <w:rFonts w:ascii="Avenir Book" w:hAnsi="Avenir Book"/>
        </w:rPr>
        <w:t>location of the following</w:t>
      </w:r>
      <w:r w:rsidRPr="00C337A9">
        <w:rPr>
          <w:rFonts w:ascii="Avenir Book" w:hAnsi="Avenir Book"/>
        </w:rPr>
        <w:t>:</w:t>
      </w:r>
    </w:p>
    <w:p w14:paraId="4CABCFAD" w14:textId="77777777" w:rsidR="006D5A03" w:rsidRPr="00C337A9" w:rsidRDefault="006D5A03" w:rsidP="006D5A03">
      <w:pPr>
        <w:pStyle w:val="SDMSubPara1"/>
        <w:rPr>
          <w:rFonts w:ascii="Avenir Book" w:hAnsi="Avenir Book"/>
          <w:snapToGrid w:val="0"/>
        </w:rPr>
      </w:pPr>
      <w:r>
        <w:rPr>
          <w:rFonts w:ascii="Avenir Book" w:hAnsi="Avenir Book"/>
          <w:snapToGrid w:val="0"/>
        </w:rPr>
        <w:t>The landfill site, w</w:t>
      </w:r>
      <w:r w:rsidRPr="00C337A9">
        <w:rPr>
          <w:rFonts w:ascii="Avenir Book" w:hAnsi="Avenir Book"/>
          <w:snapToGrid w:val="0"/>
        </w:rPr>
        <w:t>here the solid waste would have been disposed and the methane emission occurs in absence of the proposed project activity;</w:t>
      </w:r>
    </w:p>
    <w:p w14:paraId="764AF065" w14:textId="77777777" w:rsidR="006D5A03" w:rsidRPr="00C337A9" w:rsidRDefault="006D5A03" w:rsidP="006D5A03">
      <w:pPr>
        <w:pStyle w:val="SDMSubPara1"/>
        <w:rPr>
          <w:rFonts w:ascii="Avenir Book" w:hAnsi="Avenir Book"/>
          <w:snapToGrid w:val="0"/>
        </w:rPr>
      </w:pPr>
      <w:r>
        <w:rPr>
          <w:rFonts w:ascii="Avenir Book" w:hAnsi="Avenir Book"/>
          <w:snapToGrid w:val="0"/>
        </w:rPr>
        <w:t>The composting facility, w</w:t>
      </w:r>
      <w:r w:rsidRPr="00C337A9">
        <w:rPr>
          <w:rFonts w:ascii="Avenir Book" w:hAnsi="Avenir Book"/>
          <w:snapToGrid w:val="0"/>
        </w:rPr>
        <w:t>here the treatment of biomass through composting takes place;</w:t>
      </w:r>
    </w:p>
    <w:p w14:paraId="33F536A6" w14:textId="77777777" w:rsidR="006D5A03" w:rsidRPr="00C337A9" w:rsidRDefault="006D5A03" w:rsidP="006D5A03">
      <w:pPr>
        <w:pStyle w:val="SDMSubPara1"/>
        <w:rPr>
          <w:rFonts w:ascii="Avenir Book" w:hAnsi="Avenir Book"/>
          <w:snapToGrid w:val="0"/>
        </w:rPr>
      </w:pPr>
      <w:r>
        <w:rPr>
          <w:rFonts w:ascii="Avenir Book" w:hAnsi="Avenir Book"/>
          <w:snapToGrid w:val="0"/>
        </w:rPr>
        <w:t>Consumer places w</w:t>
      </w:r>
      <w:r w:rsidRPr="00C337A9">
        <w:rPr>
          <w:rFonts w:ascii="Avenir Book" w:hAnsi="Avenir Book"/>
          <w:snapToGrid w:val="0"/>
        </w:rPr>
        <w:t xml:space="preserve">here the </w:t>
      </w:r>
      <w:r>
        <w:rPr>
          <w:rFonts w:ascii="Avenir Book" w:hAnsi="Avenir Book"/>
          <w:snapToGrid w:val="0"/>
        </w:rPr>
        <w:t>compost</w:t>
      </w:r>
      <w:r w:rsidRPr="00C337A9">
        <w:rPr>
          <w:rFonts w:ascii="Avenir Book" w:hAnsi="Avenir Book"/>
          <w:snapToGrid w:val="0"/>
        </w:rPr>
        <w:t xml:space="preserve"> is handled, disposed, submitted to soil application</w:t>
      </w:r>
      <w:r>
        <w:rPr>
          <w:rFonts w:ascii="Avenir Book" w:hAnsi="Avenir Book"/>
          <w:snapToGrid w:val="0"/>
        </w:rPr>
        <w:t>.</w:t>
      </w:r>
      <w:r w:rsidRPr="00C337A9">
        <w:rPr>
          <w:rFonts w:ascii="Avenir Book" w:hAnsi="Avenir Book"/>
          <w:snapToGrid w:val="0"/>
        </w:rPr>
        <w:t>;</w:t>
      </w:r>
    </w:p>
    <w:p w14:paraId="613E3DC4" w14:textId="77777777" w:rsidR="006D5A03" w:rsidRPr="00321E1E" w:rsidRDefault="006D5A03" w:rsidP="006D5A03">
      <w:pPr>
        <w:pStyle w:val="SDMSubPara1"/>
        <w:rPr>
          <w:rFonts w:ascii="Avenir Book" w:hAnsi="Avenir Book"/>
        </w:rPr>
      </w:pPr>
      <w:r w:rsidRPr="00C337A9">
        <w:rPr>
          <w:rFonts w:ascii="Avenir Book" w:hAnsi="Avenir Book"/>
          <w:snapToGrid w:val="0"/>
        </w:rPr>
        <w:t xml:space="preserve">And the itineraries between b and </w:t>
      </w:r>
      <w:r>
        <w:rPr>
          <w:rFonts w:ascii="Avenir Book" w:hAnsi="Avenir Book"/>
          <w:snapToGrid w:val="0"/>
        </w:rPr>
        <w:t xml:space="preserve">c </w:t>
      </w:r>
      <w:r w:rsidRPr="00C337A9">
        <w:rPr>
          <w:rFonts w:ascii="Avenir Book" w:hAnsi="Avenir Book"/>
          <w:snapToGrid w:val="0"/>
        </w:rPr>
        <w:t xml:space="preserve">where the transportation of </w:t>
      </w:r>
      <w:r>
        <w:rPr>
          <w:rFonts w:ascii="Avenir Book" w:hAnsi="Avenir Book"/>
          <w:snapToGrid w:val="0"/>
        </w:rPr>
        <w:t>compost</w:t>
      </w:r>
      <w:r w:rsidRPr="00C337A9">
        <w:rPr>
          <w:rFonts w:ascii="Avenir Book" w:hAnsi="Avenir Book"/>
          <w:snapToGrid w:val="0"/>
        </w:rPr>
        <w:t xml:space="preserve"> occurs.</w:t>
      </w:r>
      <w:r>
        <w:rPr>
          <w:rFonts w:ascii="Avenir Book" w:hAnsi="Avenir Book"/>
          <w:snapToGrid w:val="0"/>
        </w:rPr>
        <w:t xml:space="preserve"> It should be noted that the waste transportation </w:t>
      </w:r>
      <w:r w:rsidRPr="00C337A9">
        <w:rPr>
          <w:rFonts w:ascii="Avenir Book" w:hAnsi="Avenir Book"/>
          <w:snapToGrid w:val="0"/>
        </w:rPr>
        <w:t>itineraries</w:t>
      </w:r>
      <w:r>
        <w:rPr>
          <w:rFonts w:ascii="Avenir Book" w:hAnsi="Avenir Book"/>
          <w:snapToGrid w:val="0"/>
        </w:rPr>
        <w:t xml:space="preserve"> between a &amp; b are not considered as the project site is located next to the landfill site. </w:t>
      </w:r>
    </w:p>
    <w:p w14:paraId="2BD482A3" w14:textId="77777777" w:rsidR="006D5A03" w:rsidRPr="00C60E74" w:rsidRDefault="0032594A" w:rsidP="006D5A03">
      <w:pPr>
        <w:pStyle w:val="SDMSubPara1"/>
        <w:numPr>
          <w:ilvl w:val="0"/>
          <w:numId w:val="0"/>
        </w:numPr>
        <w:ind w:left="1418"/>
        <w:rPr>
          <w:rFonts w:ascii="Avenir Book" w:hAnsi="Avenir Book"/>
        </w:rPr>
      </w:pPr>
      <w:r>
        <w:rPr>
          <w:noProof/>
        </w:rPr>
        <w:pict w14:anchorId="2D642B01">
          <v:shapetype id="_x0000_t202" coordsize="21600,21600" o:spt="202" path="m,l,21600r21600,l21600,xe">
            <v:stroke joinstyle="miter"/>
            <v:path gradientshapeok="t" o:connecttype="rect"/>
          </v:shapetype>
          <v:shape id="Text Box 12" o:spid="_x0000_s1029" type="#_x0000_t202" style="position:absolute;left:0;text-align:left;margin-left:346.1pt;margin-top:19.45pt;width:98.55pt;height:16.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" stroked="f">
            <v:fill opacity="0"/>
            <v:textbox style="mso-fit-shape-to-text:t">
              <w:txbxContent>
                <w:p w14:paraId="5C060479" w14:textId="77777777" w:rsidR="00DA66A9" w:rsidRPr="00C84A2A" w:rsidRDefault="00DA66A9" w:rsidP="006D5A03">
                  <w:pPr>
                    <w:rPr>
                      <w:rFonts w:ascii="Avenir Book" w:hAnsi="Avenir Book"/>
                      <w:sz w:val="16"/>
                      <w:szCs w:val="16"/>
                    </w:rPr>
                  </w:pPr>
                  <w:r w:rsidRPr="00C84A2A">
                    <w:rPr>
                      <w:rFonts w:ascii="Avenir Book" w:hAnsi="Avenir Book"/>
                      <w:sz w:val="16"/>
                      <w:szCs w:val="16"/>
                    </w:rPr>
                    <w:t>Project boundary</w:t>
                  </w:r>
                </w:p>
              </w:txbxContent>
            </v:textbox>
          </v:shape>
        </w:pict>
      </w:r>
      <w:r>
        <w:rPr>
          <w:noProof/>
        </w:rPr>
        <w:pict w14:anchorId="1384AAC8">
          <v:rect id="Rectangle 9" o:spid="_x0000_s1028" style="position:absolute;left:0;text-align:left;margin-left:69.45pt;margin-top:21.5pt;width:346.3pt;height:17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">
            <v:path arrowok="t"/>
          </v:rect>
        </w:pict>
      </w:r>
    </w:p>
    <w:p w14:paraId="12A4796A" w14:textId="77777777" w:rsidR="006D5A03" w:rsidRDefault="006D5A03" w:rsidP="006D5A03">
      <w:pPr>
        <w:pStyle w:val="SDMPara"/>
        <w:numPr>
          <w:ilvl w:val="0"/>
          <w:numId w:val="0"/>
        </w:numPr>
        <w:ind w:left="709" w:hanging="709"/>
        <w:rPr>
          <w:rFonts w:ascii="Avenir Book" w:hAnsi="Avenir Book"/>
        </w:rPr>
      </w:pPr>
      <w:r>
        <w:rPr>
          <w:rFonts w:ascii="Avenir Book" w:hAnsi="Avenir Book"/>
          <w:noProof/>
          <w:lang w:val="en-US" w:eastAsia="en-US"/>
        </w:rPr>
        <w:drawing>
          <wp:anchor distT="0" distB="0" distL="114300" distR="114300" simplePos="0" relativeHeight="251662336" behindDoc="0" locked="0" layoutInCell="1" allowOverlap="1" wp14:anchorId="21089F90" wp14:editId="62DE15CD">
            <wp:simplePos x="0" y="0"/>
            <wp:positionH relativeFrom="column">
              <wp:posOffset>1145177</wp:posOffset>
            </wp:positionH>
            <wp:positionV relativeFrom="paragraph">
              <wp:posOffset>159748</wp:posOffset>
            </wp:positionV>
            <wp:extent cx="784986" cy="809897"/>
            <wp:effectExtent l="1905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43797" t="34937" r="42141" b="39230"/>
                    <a:stretch>
                      <a:fillRect/>
                    </a:stretch>
                  </pic:blipFill>
                  <pic:spPr bwMode="auto">
                    <a:xfrm>
                      <a:off x="0" y="0"/>
                      <a:ext cx="784903" cy="809811"/>
                    </a:xfrm>
                    <a:prstGeom prst="rect">
                      <a:avLst/>
                    </a:prstGeom>
                    <a:noFill/>
                    <a:ln w="9525">
                      <a:noFill/>
                      <a:miter lim="800000"/>
                      <a:headEnd/>
                      <a:tailEnd/>
                    </a:ln>
                  </pic:spPr>
                </pic:pic>
              </a:graphicData>
            </a:graphic>
          </wp:anchor>
        </w:drawing>
      </w:r>
    </w:p>
    <w:p w14:paraId="4AD294F3" w14:textId="77777777" w:rsidR="006D5A03" w:rsidRDefault="006D5A03" w:rsidP="006D5A03">
      <w:pPr>
        <w:pStyle w:val="SDMPara"/>
        <w:numPr>
          <w:ilvl w:val="0"/>
          <w:numId w:val="0"/>
        </w:numPr>
        <w:ind w:left="709" w:hanging="709"/>
        <w:rPr>
          <w:rFonts w:ascii="Avenir Book" w:hAnsi="Avenir Book"/>
        </w:rPr>
      </w:pPr>
    </w:p>
    <w:p w14:paraId="0BA90606" w14:textId="77777777" w:rsidR="006D5A03" w:rsidRDefault="006D5A03" w:rsidP="006D5A03">
      <w:pPr>
        <w:pStyle w:val="SDMPara"/>
        <w:numPr>
          <w:ilvl w:val="0"/>
          <w:numId w:val="0"/>
        </w:numPr>
        <w:ind w:left="709" w:hanging="709"/>
        <w:rPr>
          <w:rFonts w:ascii="Avenir Book" w:hAnsi="Avenir Book"/>
        </w:rPr>
      </w:pPr>
    </w:p>
    <w:p w14:paraId="6E58BC30" w14:textId="77777777" w:rsidR="006D5A03" w:rsidRDefault="00E252BE" w:rsidP="006D5A03">
      <w:pPr>
        <w:pStyle w:val="SDMPara"/>
        <w:numPr>
          <w:ilvl w:val="0"/>
          <w:numId w:val="0"/>
        </w:numPr>
        <w:ind w:left="709" w:hanging="709"/>
        <w:rPr>
          <w:rFonts w:ascii="Avenir Book" w:hAnsi="Avenir Book"/>
        </w:rPr>
      </w:pPr>
      <w:r>
        <w:rPr>
          <w:rFonts w:ascii="Avenir Book" w:hAnsi="Avenir Book"/>
          <w:noProof/>
          <w:lang w:val="en-US" w:eastAsia="en-US"/>
        </w:rPr>
        <w:drawing>
          <wp:anchor distT="0" distB="0" distL="114300" distR="114300" simplePos="0" relativeHeight="251665408" behindDoc="0" locked="0" layoutInCell="1" allowOverlap="1" wp14:anchorId="7CF7460A" wp14:editId="3546F567">
            <wp:simplePos x="0" y="0"/>
            <wp:positionH relativeFrom="column">
              <wp:posOffset>2712720</wp:posOffset>
            </wp:positionH>
            <wp:positionV relativeFrom="paragraph">
              <wp:posOffset>258445</wp:posOffset>
            </wp:positionV>
            <wp:extent cx="781685" cy="757555"/>
            <wp:effectExtent l="19050" t="0" r="0" b="0"/>
            <wp:wrapNone/>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12228" t="44557" r="73372" b="30571"/>
                    <a:stretch>
                      <a:fillRect/>
                    </a:stretch>
                  </pic:blipFill>
                  <pic:spPr bwMode="auto">
                    <a:xfrm>
                      <a:off x="0" y="0"/>
                      <a:ext cx="781685" cy="757555"/>
                    </a:xfrm>
                    <a:prstGeom prst="rect">
                      <a:avLst/>
                    </a:prstGeom>
                    <a:noFill/>
                    <a:ln w="9525">
                      <a:noFill/>
                      <a:miter lim="800000"/>
                      <a:headEnd/>
                      <a:tailEnd/>
                    </a:ln>
                  </pic:spPr>
                </pic:pic>
              </a:graphicData>
            </a:graphic>
          </wp:anchor>
        </w:drawing>
      </w:r>
      <w:r w:rsidR="006D5A03">
        <w:rPr>
          <w:rFonts w:ascii="Avenir Book" w:hAnsi="Avenir Book"/>
          <w:noProof/>
          <w:lang w:val="en-US" w:eastAsia="en-US"/>
        </w:rPr>
        <w:drawing>
          <wp:anchor distT="0" distB="0" distL="114300" distR="114300" simplePos="0" relativeHeight="251664384" behindDoc="0" locked="0" layoutInCell="1" allowOverlap="1" wp14:anchorId="7E414F59" wp14:editId="2A8E0EDB">
            <wp:simplePos x="0" y="0"/>
            <wp:positionH relativeFrom="column">
              <wp:posOffset>4297680</wp:posOffset>
            </wp:positionH>
            <wp:positionV relativeFrom="paragraph">
              <wp:posOffset>254635</wp:posOffset>
            </wp:positionV>
            <wp:extent cx="772160" cy="757555"/>
            <wp:effectExtent l="19050" t="0" r="8890" b="0"/>
            <wp:wrapNone/>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8066" t="57975" r="37394" b="16709"/>
                    <a:stretch>
                      <a:fillRect/>
                    </a:stretch>
                  </pic:blipFill>
                  <pic:spPr bwMode="auto">
                    <a:xfrm>
                      <a:off x="0" y="0"/>
                      <a:ext cx="772160" cy="757555"/>
                    </a:xfrm>
                    <a:prstGeom prst="rect">
                      <a:avLst/>
                    </a:prstGeom>
                    <a:noFill/>
                    <a:ln w="9525">
                      <a:noFill/>
                      <a:miter lim="800000"/>
                      <a:headEnd/>
                      <a:tailEnd/>
                    </a:ln>
                  </pic:spPr>
                </pic:pic>
              </a:graphicData>
            </a:graphic>
          </wp:anchor>
        </w:drawing>
      </w:r>
      <w:r w:rsidR="006D5A03">
        <w:rPr>
          <w:rFonts w:ascii="Avenir Book" w:hAnsi="Avenir Book"/>
          <w:noProof/>
          <w:lang w:val="en-US" w:eastAsia="en-US"/>
        </w:rPr>
        <w:drawing>
          <wp:anchor distT="0" distB="0" distL="114300" distR="114300" simplePos="0" relativeHeight="251661312" behindDoc="0" locked="0" layoutInCell="1" allowOverlap="1" wp14:anchorId="26DCB569" wp14:editId="7C284C6A">
            <wp:simplePos x="0" y="0"/>
            <wp:positionH relativeFrom="column">
              <wp:posOffset>1144905</wp:posOffset>
            </wp:positionH>
            <wp:positionV relativeFrom="paragraph">
              <wp:posOffset>280670</wp:posOffset>
            </wp:positionV>
            <wp:extent cx="762000" cy="731520"/>
            <wp:effectExtent l="1905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47650" t="36962" r="38370" b="38700"/>
                    <a:stretch>
                      <a:fillRect/>
                    </a:stretch>
                  </pic:blipFill>
                  <pic:spPr bwMode="auto">
                    <a:xfrm>
                      <a:off x="0" y="0"/>
                      <a:ext cx="762000" cy="731520"/>
                    </a:xfrm>
                    <a:prstGeom prst="rect">
                      <a:avLst/>
                    </a:prstGeom>
                    <a:noFill/>
                    <a:ln w="9525">
                      <a:noFill/>
                      <a:miter lim="800000"/>
                      <a:headEnd/>
                      <a:tailEnd/>
                    </a:ln>
                  </pic:spPr>
                </pic:pic>
              </a:graphicData>
            </a:graphic>
          </wp:anchor>
        </w:drawing>
      </w:r>
    </w:p>
    <w:p w14:paraId="5D387D7D" w14:textId="77777777" w:rsidR="006D5A03" w:rsidRDefault="006D5A03" w:rsidP="006D5A03">
      <w:pPr>
        <w:pStyle w:val="SDMPara"/>
        <w:numPr>
          <w:ilvl w:val="0"/>
          <w:numId w:val="0"/>
        </w:numPr>
        <w:ind w:left="709" w:hanging="709"/>
        <w:rPr>
          <w:rFonts w:ascii="Avenir Book" w:hAnsi="Avenir Book"/>
        </w:rPr>
      </w:pPr>
    </w:p>
    <w:p w14:paraId="5B330E95" w14:textId="77777777" w:rsidR="006D5A03" w:rsidRDefault="0032594A" w:rsidP="006D5A03">
      <w:pPr>
        <w:pStyle w:val="SDMPara"/>
        <w:numPr>
          <w:ilvl w:val="0"/>
          <w:numId w:val="0"/>
        </w:numPr>
        <w:ind w:left="709" w:hanging="709"/>
        <w:rPr>
          <w:rFonts w:ascii="Avenir Book" w:hAnsi="Avenir Book"/>
        </w:rPr>
      </w:pPr>
      <w:r>
        <w:rPr>
          <w:noProof/>
        </w:rPr>
        <w:pict w14:anchorId="7AF1C8B3">
          <v:shapetype id="_x0000_t32" coordsize="21600,21600" o:spt="32" o:oned="t" path="m,l21600,21600e" filled="f">
            <v:path arrowok="t" fillok="f" o:connecttype="none"/>
            <o:lock v:ext="edit" shapetype="t"/>
          </v:shapetype>
          <v:shape id="AutoShape 11" o:spid="_x0000_s1027" type="#_x0000_t32" style="position:absolute;left:0;text-align:left;margin-left:274.9pt;margin-top:5.4pt;width:63.1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">
            <v:stroke endarrow="block"/>
            <o:lock v:ext="edit" shapetype="f"/>
          </v:shape>
        </w:pict>
      </w:r>
      <w:r>
        <w:rPr>
          <w:noProof/>
        </w:rPr>
        <w:pict w14:anchorId="1E168136">
          <v:shape id="AutoShape 10" o:spid="_x0000_s1026" type="#_x0000_t32" style="position:absolute;left:0;text-align:left;margin-left:149.7pt;margin-top:5.4pt;width:63.1pt;height:0;z-index:251663360;visibility:visible;mso-wrap-style:square;mso-width-percent:0;mso-height-percent:0;mso-wrap-distance-left:9pt;mso-wrap-distance-top:-19e-5mm;mso-wrap-distance-right:9pt;mso-wrap-distance-bottom:-19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">
            <v:stroke endarrow="block"/>
            <o:lock v:ext="edit" shapetype="f"/>
          </v:shape>
        </w:pict>
      </w:r>
    </w:p>
    <w:p w14:paraId="50C352BA" w14:textId="77777777" w:rsidR="006D5A03" w:rsidRPr="00C60E74" w:rsidRDefault="006D5A03" w:rsidP="006D5A03">
      <w:pPr>
        <w:pStyle w:val="SDMPara"/>
        <w:numPr>
          <w:ilvl w:val="0"/>
          <w:numId w:val="0"/>
        </w:numPr>
        <w:ind w:left="709" w:hanging="709"/>
        <w:rPr>
          <w:rFonts w:ascii="Avenir Book" w:hAnsi="Avenir Book"/>
        </w:rPr>
      </w:pPr>
    </w:p>
    <w:p w14:paraId="70499949" w14:textId="77777777" w:rsidR="006D5A03" w:rsidRPr="00C60E74" w:rsidRDefault="006D5A03" w:rsidP="006D5A03">
      <w:pPr>
        <w:pStyle w:val="SDMPara"/>
        <w:numPr>
          <w:ilvl w:val="0"/>
          <w:numId w:val="0"/>
        </w:numPr>
        <w:ind w:left="709"/>
        <w:rPr>
          <w:rFonts w:ascii="Avenir Book" w:hAnsi="Avenir Book"/>
        </w:rPr>
      </w:pPr>
    </w:p>
    <w:p w14:paraId="528A7F0D" w14:textId="77777777" w:rsidR="00414117" w:rsidRPr="007C1D64" w:rsidRDefault="00414117" w:rsidP="00414117">
      <w:pPr>
        <w:pStyle w:val="SDMPDDPoASubSection1"/>
        <w:tabs>
          <w:tab w:val="clear" w:pos="1474"/>
        </w:tabs>
        <w:rPr>
          <w:rFonts w:ascii="Avenir Book" w:hAnsi="Avenir Book"/>
        </w:rPr>
      </w:pPr>
      <w:r w:rsidRPr="007C1D64">
        <w:rPr>
          <w:rFonts w:ascii="Avenir Book" w:hAnsi="Avenir Book"/>
        </w:rPr>
        <w:lastRenderedPageBreak/>
        <w:t xml:space="preserve">For the purpose of GHG mitigation/sequestration following table shall be completed </w:t>
      </w:r>
      <w:r w:rsidR="00964227">
        <w:rPr>
          <w:rFonts w:ascii="Avenir Book" w:hAnsi="Avenir Book"/>
        </w:rPr>
        <w:t>(delete if not required)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E0" w:firstRow="1" w:lastRow="1" w:firstColumn="1" w:lastColumn="0" w:noHBand="0" w:noVBand="0"/>
      </w:tblPr>
      <w:tblGrid>
        <w:gridCol w:w="794"/>
        <w:gridCol w:w="1430"/>
        <w:gridCol w:w="875"/>
        <w:gridCol w:w="1406"/>
        <w:gridCol w:w="5350"/>
      </w:tblGrid>
      <w:tr w:rsidR="00CC25EE" w:rsidRPr="007C1D64" w14:paraId="4042E936" w14:textId="77777777" w:rsidTr="00910207">
        <w:trPr>
          <w:trHeight w:val="448"/>
          <w:jc w:val="center"/>
        </w:trPr>
        <w:tc>
          <w:tcPr>
            <w:tcW w:w="1093" w:type="pct"/>
            <w:gridSpan w:val="2"/>
            <w:shd w:val="clear" w:color="auto" w:fill="auto"/>
          </w:tcPr>
          <w:p w14:paraId="2639078A" w14:textId="77777777" w:rsidR="00CC25EE" w:rsidRPr="007C1D64" w:rsidRDefault="00CC25EE" w:rsidP="001C7C11">
            <w:pPr>
              <w:keepNext/>
              <w:keepLines/>
              <w:spacing w:before="40" w:after="40"/>
              <w:jc w:val="center"/>
              <w:rPr>
                <w:rFonts w:ascii="Avenir Book" w:hAnsi="Avenir Book"/>
                <w:b/>
              </w:rPr>
            </w:pPr>
            <w:bookmarkStart w:id="18" w:name="_Toc203882196"/>
            <w:bookmarkStart w:id="19" w:name="_Toc203882402"/>
            <w:bookmarkStart w:id="20" w:name="_Toc203883039"/>
            <w:bookmarkStart w:id="21" w:name="_Toc308103932"/>
            <w:r w:rsidRPr="007C1D64">
              <w:rPr>
                <w:rFonts w:ascii="Avenir Book" w:hAnsi="Avenir Book"/>
                <w:b/>
              </w:rPr>
              <w:t>Source</w:t>
            </w:r>
            <w:bookmarkEnd w:id="18"/>
            <w:bookmarkEnd w:id="19"/>
            <w:bookmarkEnd w:id="20"/>
            <w:bookmarkEnd w:id="21"/>
          </w:p>
        </w:tc>
        <w:tc>
          <w:tcPr>
            <w:tcW w:w="456" w:type="pct"/>
            <w:shd w:val="clear" w:color="auto" w:fill="auto"/>
          </w:tcPr>
          <w:p w14:paraId="74E30F99" w14:textId="77777777" w:rsidR="00CC25EE" w:rsidRPr="007C1D64" w:rsidRDefault="00CC25EE" w:rsidP="001C7C11">
            <w:pPr>
              <w:keepNext/>
              <w:keepLines/>
              <w:spacing w:before="40" w:after="40"/>
              <w:jc w:val="center"/>
              <w:rPr>
                <w:rFonts w:ascii="Avenir Book" w:hAnsi="Avenir Book"/>
                <w:b/>
              </w:rPr>
            </w:pPr>
            <w:r w:rsidRPr="007C1D64">
              <w:rPr>
                <w:rFonts w:ascii="Avenir Book" w:hAnsi="Avenir Book"/>
                <w:b/>
              </w:rPr>
              <w:t>G</w:t>
            </w:r>
            <w:r w:rsidR="00B837CD" w:rsidRPr="007C1D64">
              <w:rPr>
                <w:rFonts w:ascii="Avenir Book" w:hAnsi="Avenir Book"/>
                <w:b/>
              </w:rPr>
              <w:t>HG</w:t>
            </w:r>
            <w:r w:rsidRPr="007C1D64">
              <w:rPr>
                <w:rFonts w:ascii="Avenir Book" w:hAnsi="Avenir Book"/>
                <w:b/>
              </w:rPr>
              <w:t>s</w:t>
            </w:r>
          </w:p>
        </w:tc>
        <w:tc>
          <w:tcPr>
            <w:tcW w:w="725" w:type="pct"/>
            <w:shd w:val="clear" w:color="auto" w:fill="auto"/>
          </w:tcPr>
          <w:p w14:paraId="45DA51F3" w14:textId="77777777" w:rsidR="00CC25EE" w:rsidRPr="007C1D64" w:rsidRDefault="00CC25EE" w:rsidP="001C7C11">
            <w:pPr>
              <w:keepNext/>
              <w:keepLines/>
              <w:spacing w:before="40" w:after="40"/>
              <w:jc w:val="center"/>
              <w:rPr>
                <w:rFonts w:ascii="Avenir Book" w:hAnsi="Avenir Book"/>
                <w:b/>
              </w:rPr>
            </w:pPr>
            <w:r w:rsidRPr="007C1D64">
              <w:rPr>
                <w:rFonts w:ascii="Avenir Book" w:hAnsi="Avenir Book"/>
                <w:b/>
              </w:rPr>
              <w:t>Included?</w:t>
            </w:r>
          </w:p>
        </w:tc>
        <w:tc>
          <w:tcPr>
            <w:tcW w:w="2726" w:type="pct"/>
            <w:shd w:val="clear" w:color="auto" w:fill="auto"/>
          </w:tcPr>
          <w:p w14:paraId="6386AA5F" w14:textId="77777777" w:rsidR="00CC25EE" w:rsidRPr="007C1D64" w:rsidRDefault="00CC25EE" w:rsidP="001C7C11">
            <w:pPr>
              <w:keepNext/>
              <w:keepLines/>
              <w:spacing w:before="40" w:after="40"/>
              <w:jc w:val="center"/>
              <w:rPr>
                <w:rFonts w:ascii="Avenir Book" w:hAnsi="Avenir Book"/>
                <w:b/>
              </w:rPr>
            </w:pPr>
            <w:r w:rsidRPr="007C1D64">
              <w:rPr>
                <w:rFonts w:ascii="Avenir Book" w:hAnsi="Avenir Book"/>
                <w:b/>
              </w:rPr>
              <w:t>Justification/Explanation</w:t>
            </w:r>
          </w:p>
        </w:tc>
      </w:tr>
      <w:tr w:rsidR="007F2D5A" w:rsidRPr="007C1D64" w14:paraId="0E222BDE" w14:textId="77777777" w:rsidTr="00910207">
        <w:trPr>
          <w:trHeight w:val="280"/>
          <w:jc w:val="center"/>
        </w:trPr>
        <w:tc>
          <w:tcPr>
            <w:tcW w:w="415" w:type="pct"/>
            <w:vMerge w:val="restart"/>
            <w:shd w:val="clear" w:color="auto" w:fill="auto"/>
            <w:textDirection w:val="btLr"/>
          </w:tcPr>
          <w:p w14:paraId="61F98944" w14:textId="77777777" w:rsidR="007F2D5A" w:rsidRPr="007C1D64" w:rsidRDefault="007F2D5A" w:rsidP="001C7C11">
            <w:pPr>
              <w:keepNext/>
              <w:keepLines/>
              <w:spacing w:before="20" w:after="20"/>
              <w:jc w:val="center"/>
              <w:rPr>
                <w:rFonts w:ascii="Avenir Book" w:hAnsi="Avenir Book"/>
                <w:b/>
              </w:rPr>
            </w:pPr>
            <w:r w:rsidRPr="007C1D64">
              <w:rPr>
                <w:rFonts w:ascii="Avenir Book" w:hAnsi="Avenir Book"/>
                <w:b/>
              </w:rPr>
              <w:t>Baseline</w:t>
            </w:r>
            <w:r w:rsidR="00116D8C" w:rsidRPr="007C1D64">
              <w:rPr>
                <w:rFonts w:ascii="Avenir Book" w:hAnsi="Avenir Book"/>
                <w:b/>
              </w:rPr>
              <w:t xml:space="preserve"> scenario</w:t>
            </w:r>
          </w:p>
        </w:tc>
        <w:tc>
          <w:tcPr>
            <w:tcW w:w="678" w:type="pct"/>
            <w:vMerge w:val="restart"/>
            <w:shd w:val="clear" w:color="auto" w:fill="auto"/>
          </w:tcPr>
          <w:p w14:paraId="3D13EEF0" w14:textId="77777777" w:rsidR="007F2D5A" w:rsidRPr="007C1D64" w:rsidRDefault="007A1D05" w:rsidP="001C7C11">
            <w:pPr>
              <w:keepNext/>
              <w:keepLines/>
              <w:rPr>
                <w:rFonts w:ascii="Avenir Book" w:hAnsi="Avenir Book"/>
              </w:rPr>
            </w:pPr>
            <w:r>
              <w:rPr>
                <w:rFonts w:ascii="Avenir Book" w:hAnsi="Avenir Book"/>
              </w:rPr>
              <w:t xml:space="preserve">Landfill </w:t>
            </w:r>
            <w:r w:rsidR="006D5A03">
              <w:rPr>
                <w:rFonts w:ascii="Avenir Book" w:hAnsi="Avenir Book"/>
              </w:rPr>
              <w:t>site</w:t>
            </w:r>
          </w:p>
        </w:tc>
        <w:tc>
          <w:tcPr>
            <w:tcW w:w="456" w:type="pct"/>
            <w:shd w:val="clear" w:color="auto" w:fill="auto"/>
          </w:tcPr>
          <w:p w14:paraId="40C242FB" w14:textId="77777777" w:rsidR="007F2D5A" w:rsidRPr="007C1D64" w:rsidRDefault="001C5CB1" w:rsidP="001C7C11">
            <w:pPr>
              <w:keepNext/>
              <w:keepLines/>
              <w:rPr>
                <w:rFonts w:ascii="Avenir Book" w:hAnsi="Avenir Book"/>
              </w:rPr>
            </w:pPr>
            <w:r w:rsidRPr="007C1D64">
              <w:rPr>
                <w:rFonts w:ascii="Avenir Book" w:hAnsi="Avenir Book"/>
              </w:rPr>
              <w:t>CO</w:t>
            </w:r>
            <w:r w:rsidRPr="007C1D64">
              <w:rPr>
                <w:rFonts w:ascii="Avenir Book" w:hAnsi="Avenir Book"/>
                <w:vertAlign w:val="subscript"/>
              </w:rPr>
              <w:t>2</w:t>
            </w:r>
          </w:p>
        </w:tc>
        <w:tc>
          <w:tcPr>
            <w:tcW w:w="725" w:type="pct"/>
            <w:shd w:val="clear" w:color="auto" w:fill="auto"/>
          </w:tcPr>
          <w:p w14:paraId="77907032" w14:textId="77777777" w:rsidR="007F2D5A" w:rsidRPr="007C1D64" w:rsidRDefault="007A1D05" w:rsidP="001C7C11">
            <w:pPr>
              <w:keepNext/>
              <w:keepLines/>
              <w:rPr>
                <w:rFonts w:ascii="Avenir Book" w:hAnsi="Avenir Book"/>
              </w:rPr>
            </w:pPr>
            <w:r>
              <w:rPr>
                <w:rFonts w:ascii="Avenir Book" w:hAnsi="Avenir Book"/>
              </w:rPr>
              <w:t>No</w:t>
            </w:r>
          </w:p>
        </w:tc>
        <w:tc>
          <w:tcPr>
            <w:tcW w:w="2726" w:type="pct"/>
            <w:shd w:val="clear" w:color="auto" w:fill="auto"/>
          </w:tcPr>
          <w:p w14:paraId="7B2D2645" w14:textId="77777777" w:rsidR="007F2D5A" w:rsidRPr="007C1D64" w:rsidRDefault="007A1D05" w:rsidP="001C7C11">
            <w:pPr>
              <w:keepNext/>
              <w:keepLines/>
              <w:rPr>
                <w:rFonts w:ascii="Avenir Book" w:hAnsi="Avenir Book"/>
              </w:rPr>
            </w:pPr>
            <w:r>
              <w:rPr>
                <w:rFonts w:ascii="Avenir Book" w:hAnsi="Avenir Book"/>
              </w:rPr>
              <w:t>Not significant.</w:t>
            </w:r>
          </w:p>
        </w:tc>
      </w:tr>
      <w:tr w:rsidR="007F2D5A" w:rsidRPr="007C1D64" w14:paraId="3BD20C8F" w14:textId="77777777" w:rsidTr="00910207">
        <w:trPr>
          <w:trHeight w:val="230"/>
          <w:jc w:val="center"/>
        </w:trPr>
        <w:tc>
          <w:tcPr>
            <w:tcW w:w="415" w:type="pct"/>
            <w:vMerge/>
            <w:shd w:val="clear" w:color="auto" w:fill="auto"/>
            <w:textDirection w:val="btLr"/>
          </w:tcPr>
          <w:p w14:paraId="4FF98E6F" w14:textId="77777777" w:rsidR="007F2D5A" w:rsidRPr="007C1D64" w:rsidRDefault="007F2D5A" w:rsidP="001C7C11">
            <w:pPr>
              <w:keepNext/>
              <w:keepLines/>
              <w:spacing w:before="20" w:after="20"/>
              <w:jc w:val="center"/>
              <w:rPr>
                <w:rFonts w:ascii="Avenir Book" w:hAnsi="Avenir Book"/>
                <w:b/>
              </w:rPr>
            </w:pPr>
          </w:p>
        </w:tc>
        <w:tc>
          <w:tcPr>
            <w:tcW w:w="678" w:type="pct"/>
            <w:vMerge/>
            <w:shd w:val="clear" w:color="auto" w:fill="auto"/>
          </w:tcPr>
          <w:p w14:paraId="33DA074D" w14:textId="77777777" w:rsidR="007F2D5A" w:rsidRPr="007C1D64" w:rsidRDefault="007F2D5A" w:rsidP="001C7C11">
            <w:pPr>
              <w:keepNext/>
              <w:keepLines/>
              <w:rPr>
                <w:rFonts w:ascii="Avenir Book" w:hAnsi="Avenir Book"/>
              </w:rPr>
            </w:pPr>
          </w:p>
        </w:tc>
        <w:tc>
          <w:tcPr>
            <w:tcW w:w="456" w:type="pct"/>
            <w:shd w:val="clear" w:color="auto" w:fill="auto"/>
          </w:tcPr>
          <w:p w14:paraId="4E56D9AE" w14:textId="77777777" w:rsidR="007F2D5A" w:rsidRPr="007C1D64" w:rsidRDefault="001C5CB1" w:rsidP="001C7C11">
            <w:pPr>
              <w:keepNext/>
              <w:keepLines/>
              <w:rPr>
                <w:rFonts w:ascii="Avenir Book" w:hAnsi="Avenir Book"/>
              </w:rPr>
            </w:pPr>
            <w:r w:rsidRPr="007C1D64">
              <w:rPr>
                <w:rFonts w:ascii="Avenir Book" w:hAnsi="Avenir Book"/>
              </w:rPr>
              <w:t>CH</w:t>
            </w:r>
            <w:r w:rsidRPr="007C1D64">
              <w:rPr>
                <w:rFonts w:ascii="Avenir Book" w:hAnsi="Avenir Book"/>
                <w:vertAlign w:val="subscript"/>
              </w:rPr>
              <w:t>4</w:t>
            </w:r>
          </w:p>
        </w:tc>
        <w:tc>
          <w:tcPr>
            <w:tcW w:w="725" w:type="pct"/>
            <w:shd w:val="clear" w:color="auto" w:fill="auto"/>
          </w:tcPr>
          <w:p w14:paraId="74E9D7B4" w14:textId="77777777" w:rsidR="007F2D5A" w:rsidRPr="007C1D64" w:rsidRDefault="007A1D05" w:rsidP="001C7C11">
            <w:pPr>
              <w:keepNext/>
              <w:keepLines/>
              <w:rPr>
                <w:rFonts w:ascii="Avenir Book" w:hAnsi="Avenir Book"/>
              </w:rPr>
            </w:pPr>
            <w:r>
              <w:rPr>
                <w:rFonts w:ascii="Avenir Book" w:hAnsi="Avenir Book"/>
              </w:rPr>
              <w:t>Yes</w:t>
            </w:r>
          </w:p>
        </w:tc>
        <w:tc>
          <w:tcPr>
            <w:tcW w:w="2726" w:type="pct"/>
            <w:shd w:val="clear" w:color="auto" w:fill="auto"/>
          </w:tcPr>
          <w:p w14:paraId="4A04F905" w14:textId="77777777" w:rsidR="007F2D5A" w:rsidRPr="007C1D64" w:rsidRDefault="007A1D05" w:rsidP="001C7C11">
            <w:pPr>
              <w:keepNext/>
              <w:keepLines/>
              <w:rPr>
                <w:rFonts w:ascii="Avenir Book" w:hAnsi="Avenir Book"/>
              </w:rPr>
            </w:pPr>
            <w:r>
              <w:rPr>
                <w:rFonts w:ascii="Avenir Book" w:hAnsi="Avenir Book"/>
              </w:rPr>
              <w:t xml:space="preserve">Main source of emission </w:t>
            </w:r>
          </w:p>
        </w:tc>
      </w:tr>
      <w:tr w:rsidR="007A1D05" w:rsidRPr="007C1D64" w14:paraId="3641F254" w14:textId="77777777" w:rsidTr="00910207">
        <w:trPr>
          <w:jc w:val="center"/>
        </w:trPr>
        <w:tc>
          <w:tcPr>
            <w:tcW w:w="415" w:type="pct"/>
            <w:vMerge/>
            <w:shd w:val="clear" w:color="auto" w:fill="auto"/>
            <w:textDirection w:val="btLr"/>
          </w:tcPr>
          <w:p w14:paraId="04389854" w14:textId="77777777" w:rsidR="007A1D05" w:rsidRPr="007C1D64" w:rsidRDefault="007A1D05" w:rsidP="001C7C11">
            <w:pPr>
              <w:keepNext/>
              <w:keepLines/>
              <w:spacing w:before="20" w:after="20"/>
              <w:jc w:val="center"/>
              <w:rPr>
                <w:rFonts w:ascii="Avenir Book" w:hAnsi="Avenir Book"/>
                <w:b/>
              </w:rPr>
            </w:pPr>
          </w:p>
        </w:tc>
        <w:tc>
          <w:tcPr>
            <w:tcW w:w="678" w:type="pct"/>
            <w:vMerge/>
            <w:shd w:val="clear" w:color="auto" w:fill="auto"/>
          </w:tcPr>
          <w:p w14:paraId="0A3881D8" w14:textId="77777777" w:rsidR="007A1D05" w:rsidRPr="007C1D64" w:rsidRDefault="007A1D05" w:rsidP="001C7C11">
            <w:pPr>
              <w:keepNext/>
              <w:keepLines/>
              <w:rPr>
                <w:rFonts w:ascii="Avenir Book" w:hAnsi="Avenir Book"/>
              </w:rPr>
            </w:pPr>
          </w:p>
        </w:tc>
        <w:tc>
          <w:tcPr>
            <w:tcW w:w="456" w:type="pct"/>
            <w:shd w:val="clear" w:color="auto" w:fill="auto"/>
          </w:tcPr>
          <w:p w14:paraId="34D9FF34" w14:textId="77777777" w:rsidR="007A1D05" w:rsidRPr="007C1D64" w:rsidRDefault="007A1D05" w:rsidP="001C7C11">
            <w:pPr>
              <w:keepNext/>
              <w:keepLines/>
              <w:rPr>
                <w:rFonts w:ascii="Avenir Book" w:hAnsi="Avenir Book"/>
              </w:rPr>
            </w:pPr>
            <w:r w:rsidRPr="007C1D64">
              <w:rPr>
                <w:rFonts w:ascii="Avenir Book" w:hAnsi="Avenir Book"/>
              </w:rPr>
              <w:t>N</w:t>
            </w:r>
            <w:r w:rsidRPr="007C1D64">
              <w:rPr>
                <w:rFonts w:ascii="Avenir Book" w:hAnsi="Avenir Book"/>
                <w:vertAlign w:val="subscript"/>
              </w:rPr>
              <w:t>2</w:t>
            </w:r>
            <w:r w:rsidRPr="007C1D64">
              <w:rPr>
                <w:rFonts w:ascii="Avenir Book" w:hAnsi="Avenir Book"/>
              </w:rPr>
              <w:t>O</w:t>
            </w:r>
          </w:p>
        </w:tc>
        <w:tc>
          <w:tcPr>
            <w:tcW w:w="725" w:type="pct"/>
            <w:shd w:val="clear" w:color="auto" w:fill="auto"/>
          </w:tcPr>
          <w:p w14:paraId="2A204F86" w14:textId="77777777" w:rsidR="007A1D05" w:rsidRPr="007C1D64" w:rsidRDefault="007A1D05" w:rsidP="001C7C11">
            <w:pPr>
              <w:keepNext/>
              <w:keepLines/>
              <w:rPr>
                <w:rFonts w:ascii="Avenir Book" w:hAnsi="Avenir Book"/>
              </w:rPr>
            </w:pPr>
            <w:r>
              <w:rPr>
                <w:rFonts w:ascii="Avenir Book" w:hAnsi="Avenir Book"/>
              </w:rPr>
              <w:t>No</w:t>
            </w:r>
          </w:p>
        </w:tc>
        <w:tc>
          <w:tcPr>
            <w:tcW w:w="2726" w:type="pct"/>
            <w:shd w:val="clear" w:color="auto" w:fill="auto"/>
          </w:tcPr>
          <w:p w14:paraId="34979528" w14:textId="77777777" w:rsidR="007A1D05" w:rsidRPr="007C1D64" w:rsidRDefault="007A1D05" w:rsidP="00E80EA6">
            <w:pPr>
              <w:keepNext/>
              <w:keepLines/>
              <w:rPr>
                <w:rFonts w:ascii="Avenir Book" w:hAnsi="Avenir Book"/>
              </w:rPr>
            </w:pPr>
            <w:r>
              <w:rPr>
                <w:rFonts w:ascii="Avenir Book" w:hAnsi="Avenir Book"/>
              </w:rPr>
              <w:t>Not significant.</w:t>
            </w:r>
          </w:p>
        </w:tc>
      </w:tr>
      <w:tr w:rsidR="007A1D05" w:rsidRPr="007C1D64" w14:paraId="239E0402" w14:textId="77777777" w:rsidTr="00910207">
        <w:trPr>
          <w:trHeight w:val="130"/>
          <w:jc w:val="center"/>
        </w:trPr>
        <w:tc>
          <w:tcPr>
            <w:tcW w:w="415" w:type="pct"/>
            <w:vMerge w:val="restart"/>
            <w:shd w:val="clear" w:color="auto" w:fill="auto"/>
            <w:textDirection w:val="btLr"/>
          </w:tcPr>
          <w:p w14:paraId="1AFA4F58" w14:textId="77777777" w:rsidR="007A1D05" w:rsidRPr="007C1D64" w:rsidRDefault="007A1D05" w:rsidP="001C7C11">
            <w:pPr>
              <w:keepNext/>
              <w:keepLines/>
              <w:spacing w:before="20" w:after="20"/>
              <w:jc w:val="center"/>
              <w:rPr>
                <w:rFonts w:ascii="Avenir Book" w:hAnsi="Avenir Book"/>
                <w:b/>
              </w:rPr>
            </w:pPr>
            <w:r w:rsidRPr="007C1D64">
              <w:rPr>
                <w:rFonts w:ascii="Avenir Book" w:hAnsi="Avenir Book"/>
                <w:b/>
              </w:rPr>
              <w:t>Project scenario</w:t>
            </w:r>
          </w:p>
        </w:tc>
        <w:tc>
          <w:tcPr>
            <w:tcW w:w="678" w:type="pct"/>
            <w:vMerge w:val="restart"/>
            <w:shd w:val="clear" w:color="auto" w:fill="auto"/>
          </w:tcPr>
          <w:p w14:paraId="0FC299BF" w14:textId="77777777" w:rsidR="007A1D05" w:rsidRPr="007C1D64" w:rsidRDefault="007A1D05" w:rsidP="001C7C11">
            <w:pPr>
              <w:keepNext/>
              <w:keepLines/>
              <w:rPr>
                <w:rFonts w:ascii="Avenir Book" w:hAnsi="Avenir Book"/>
              </w:rPr>
            </w:pPr>
            <w:r>
              <w:rPr>
                <w:rFonts w:ascii="Avenir Book" w:hAnsi="Avenir Book"/>
              </w:rPr>
              <w:t>Composting site</w:t>
            </w:r>
          </w:p>
        </w:tc>
        <w:tc>
          <w:tcPr>
            <w:tcW w:w="456" w:type="pct"/>
            <w:shd w:val="clear" w:color="auto" w:fill="auto"/>
          </w:tcPr>
          <w:p w14:paraId="3790DF65" w14:textId="77777777" w:rsidR="007A1D05" w:rsidRPr="007C1D64" w:rsidRDefault="007A1D05" w:rsidP="001C7C11">
            <w:pPr>
              <w:keepNext/>
              <w:keepLines/>
              <w:rPr>
                <w:rFonts w:ascii="Avenir Book" w:hAnsi="Avenir Book"/>
              </w:rPr>
            </w:pPr>
            <w:r w:rsidRPr="007C1D64">
              <w:rPr>
                <w:rFonts w:ascii="Avenir Book" w:hAnsi="Avenir Book"/>
              </w:rPr>
              <w:t>CO</w:t>
            </w:r>
            <w:r w:rsidRPr="007C1D64">
              <w:rPr>
                <w:rFonts w:ascii="Avenir Book" w:hAnsi="Avenir Book"/>
                <w:vertAlign w:val="subscript"/>
              </w:rPr>
              <w:t>2</w:t>
            </w:r>
          </w:p>
        </w:tc>
        <w:tc>
          <w:tcPr>
            <w:tcW w:w="725" w:type="pct"/>
            <w:shd w:val="clear" w:color="auto" w:fill="auto"/>
          </w:tcPr>
          <w:p w14:paraId="4BD70992" w14:textId="77777777" w:rsidR="007A1D05" w:rsidRPr="007C1D64" w:rsidRDefault="007A1D05" w:rsidP="00E80EA6">
            <w:pPr>
              <w:keepNext/>
              <w:keepLines/>
              <w:rPr>
                <w:rFonts w:ascii="Avenir Book" w:hAnsi="Avenir Book"/>
              </w:rPr>
            </w:pPr>
            <w:r>
              <w:rPr>
                <w:rFonts w:ascii="Avenir Book" w:hAnsi="Avenir Book"/>
              </w:rPr>
              <w:t>Yes</w:t>
            </w:r>
          </w:p>
        </w:tc>
        <w:tc>
          <w:tcPr>
            <w:tcW w:w="2726" w:type="pct"/>
            <w:shd w:val="clear" w:color="auto" w:fill="auto"/>
          </w:tcPr>
          <w:p w14:paraId="139704C0" w14:textId="77777777" w:rsidR="007A1D05" w:rsidRPr="007C1D64" w:rsidRDefault="007A1D05" w:rsidP="00C84A2A">
            <w:pPr>
              <w:keepNext/>
              <w:keepLines/>
              <w:rPr>
                <w:rFonts w:ascii="Avenir Book" w:hAnsi="Avenir Book"/>
              </w:rPr>
            </w:pPr>
            <w:r>
              <w:rPr>
                <w:rFonts w:ascii="Avenir Book" w:hAnsi="Avenir Book"/>
              </w:rPr>
              <w:t xml:space="preserve">Emission from diesel </w:t>
            </w:r>
            <w:r w:rsidR="00C337A9">
              <w:rPr>
                <w:rFonts w:ascii="Avenir Book" w:hAnsi="Avenir Book"/>
              </w:rPr>
              <w:t xml:space="preserve">consumption </w:t>
            </w:r>
            <w:r>
              <w:rPr>
                <w:rFonts w:ascii="Avenir Book" w:hAnsi="Avenir Book"/>
              </w:rPr>
              <w:t>and electricity consumption at site</w:t>
            </w:r>
          </w:p>
        </w:tc>
      </w:tr>
      <w:tr w:rsidR="007A1D05" w:rsidRPr="007C1D64" w14:paraId="59609DBF" w14:textId="77777777" w:rsidTr="00910207">
        <w:trPr>
          <w:trHeight w:val="255"/>
          <w:jc w:val="center"/>
        </w:trPr>
        <w:tc>
          <w:tcPr>
            <w:tcW w:w="415" w:type="pct"/>
            <w:vMerge/>
            <w:shd w:val="clear" w:color="auto" w:fill="auto"/>
            <w:textDirection w:val="btLr"/>
          </w:tcPr>
          <w:p w14:paraId="000C746E" w14:textId="77777777" w:rsidR="007A1D05" w:rsidRPr="007C1D64" w:rsidRDefault="007A1D05" w:rsidP="001C7C11">
            <w:pPr>
              <w:keepNext/>
              <w:keepLines/>
              <w:spacing w:before="20" w:after="20"/>
              <w:jc w:val="center"/>
              <w:rPr>
                <w:rFonts w:ascii="Avenir Book" w:hAnsi="Avenir Book"/>
                <w:b/>
              </w:rPr>
            </w:pPr>
          </w:p>
        </w:tc>
        <w:tc>
          <w:tcPr>
            <w:tcW w:w="678" w:type="pct"/>
            <w:vMerge/>
            <w:shd w:val="clear" w:color="auto" w:fill="auto"/>
          </w:tcPr>
          <w:p w14:paraId="78DB602C" w14:textId="77777777" w:rsidR="007A1D05" w:rsidRPr="007C1D64" w:rsidRDefault="007A1D05" w:rsidP="001C7C11">
            <w:pPr>
              <w:keepNext/>
              <w:keepLines/>
              <w:rPr>
                <w:rFonts w:ascii="Avenir Book" w:hAnsi="Avenir Book"/>
              </w:rPr>
            </w:pPr>
          </w:p>
        </w:tc>
        <w:tc>
          <w:tcPr>
            <w:tcW w:w="456" w:type="pct"/>
            <w:shd w:val="clear" w:color="auto" w:fill="auto"/>
          </w:tcPr>
          <w:p w14:paraId="13056B61" w14:textId="77777777" w:rsidR="007A1D05" w:rsidRPr="007C1D64" w:rsidRDefault="007A1D05" w:rsidP="001C7C11">
            <w:pPr>
              <w:keepNext/>
              <w:keepLines/>
              <w:rPr>
                <w:rFonts w:ascii="Avenir Book" w:hAnsi="Avenir Book"/>
              </w:rPr>
            </w:pPr>
            <w:r w:rsidRPr="007C1D64">
              <w:rPr>
                <w:rFonts w:ascii="Avenir Book" w:hAnsi="Avenir Book"/>
              </w:rPr>
              <w:t>CH</w:t>
            </w:r>
            <w:r w:rsidRPr="007C1D64">
              <w:rPr>
                <w:rFonts w:ascii="Avenir Book" w:hAnsi="Avenir Book"/>
                <w:vertAlign w:val="subscript"/>
              </w:rPr>
              <w:t>4</w:t>
            </w:r>
          </w:p>
        </w:tc>
        <w:tc>
          <w:tcPr>
            <w:tcW w:w="725" w:type="pct"/>
            <w:shd w:val="clear" w:color="auto" w:fill="auto"/>
          </w:tcPr>
          <w:p w14:paraId="51F51F03" w14:textId="77777777" w:rsidR="007A1D05" w:rsidRPr="007C1D64" w:rsidRDefault="00C84A2A" w:rsidP="00C84A2A">
            <w:pPr>
              <w:keepNext/>
              <w:keepLines/>
              <w:rPr>
                <w:rFonts w:ascii="Avenir Book" w:hAnsi="Avenir Book"/>
              </w:rPr>
            </w:pPr>
            <w:r>
              <w:rPr>
                <w:rFonts w:ascii="Avenir Book" w:hAnsi="Avenir Book"/>
              </w:rPr>
              <w:t>Yes</w:t>
            </w:r>
          </w:p>
        </w:tc>
        <w:tc>
          <w:tcPr>
            <w:tcW w:w="2726" w:type="pct"/>
            <w:shd w:val="clear" w:color="auto" w:fill="auto"/>
          </w:tcPr>
          <w:p w14:paraId="43B38776" w14:textId="77777777" w:rsidR="007A1D05" w:rsidRPr="007C1D64" w:rsidRDefault="00C84A2A" w:rsidP="001C7C11">
            <w:pPr>
              <w:keepNext/>
              <w:keepLines/>
              <w:rPr>
                <w:rFonts w:ascii="Avenir Book" w:hAnsi="Avenir Book"/>
              </w:rPr>
            </w:pPr>
            <w:r>
              <w:rPr>
                <w:rFonts w:ascii="Avenir Book" w:hAnsi="Avenir Book"/>
              </w:rPr>
              <w:t>S</w:t>
            </w:r>
            <w:r w:rsidR="007A1D05">
              <w:rPr>
                <w:rFonts w:ascii="Avenir Book" w:hAnsi="Avenir Book"/>
              </w:rPr>
              <w:t>ignificant</w:t>
            </w:r>
            <w:r>
              <w:rPr>
                <w:rFonts w:ascii="Avenir Book" w:hAnsi="Avenir Book"/>
              </w:rPr>
              <w:t xml:space="preserve"> emission from composting </w:t>
            </w:r>
          </w:p>
        </w:tc>
      </w:tr>
      <w:tr w:rsidR="00C84A2A" w:rsidRPr="007C1D64" w14:paraId="442CF97D" w14:textId="77777777" w:rsidTr="00910207">
        <w:trPr>
          <w:trHeight w:val="82"/>
          <w:jc w:val="center"/>
        </w:trPr>
        <w:tc>
          <w:tcPr>
            <w:tcW w:w="415" w:type="pct"/>
            <w:vMerge/>
            <w:shd w:val="clear" w:color="auto" w:fill="auto"/>
          </w:tcPr>
          <w:p w14:paraId="6A908718" w14:textId="77777777" w:rsidR="00C84A2A" w:rsidRPr="007C1D64" w:rsidRDefault="00C84A2A" w:rsidP="001C7C11">
            <w:pPr>
              <w:keepNext/>
              <w:keepLines/>
              <w:spacing w:before="20" w:after="20"/>
              <w:jc w:val="center"/>
              <w:rPr>
                <w:rFonts w:ascii="Avenir Book" w:hAnsi="Avenir Book"/>
                <w:b/>
              </w:rPr>
            </w:pPr>
          </w:p>
        </w:tc>
        <w:tc>
          <w:tcPr>
            <w:tcW w:w="678" w:type="pct"/>
            <w:vMerge/>
            <w:shd w:val="clear" w:color="auto" w:fill="auto"/>
          </w:tcPr>
          <w:p w14:paraId="459B9456" w14:textId="77777777" w:rsidR="00C84A2A" w:rsidRPr="007C1D64" w:rsidRDefault="00C84A2A" w:rsidP="001C7C11">
            <w:pPr>
              <w:keepNext/>
              <w:keepLines/>
              <w:rPr>
                <w:rFonts w:ascii="Avenir Book" w:hAnsi="Avenir Book"/>
              </w:rPr>
            </w:pPr>
          </w:p>
        </w:tc>
        <w:tc>
          <w:tcPr>
            <w:tcW w:w="456" w:type="pct"/>
            <w:shd w:val="clear" w:color="auto" w:fill="auto"/>
          </w:tcPr>
          <w:p w14:paraId="7C96814D" w14:textId="77777777" w:rsidR="00C84A2A" w:rsidRPr="007C1D64" w:rsidRDefault="00C84A2A" w:rsidP="001C7C11">
            <w:pPr>
              <w:keepNext/>
              <w:keepLines/>
              <w:rPr>
                <w:rFonts w:ascii="Avenir Book" w:hAnsi="Avenir Book"/>
              </w:rPr>
            </w:pPr>
            <w:r w:rsidRPr="007C1D64">
              <w:rPr>
                <w:rFonts w:ascii="Avenir Book" w:hAnsi="Avenir Book"/>
              </w:rPr>
              <w:t>N</w:t>
            </w:r>
            <w:r w:rsidRPr="007C1D64">
              <w:rPr>
                <w:rFonts w:ascii="Avenir Book" w:hAnsi="Avenir Book"/>
                <w:vertAlign w:val="subscript"/>
              </w:rPr>
              <w:t>2</w:t>
            </w:r>
            <w:r w:rsidRPr="007C1D64">
              <w:rPr>
                <w:rFonts w:ascii="Avenir Book" w:hAnsi="Avenir Book"/>
              </w:rPr>
              <w:t>O</w:t>
            </w:r>
          </w:p>
        </w:tc>
        <w:tc>
          <w:tcPr>
            <w:tcW w:w="725" w:type="pct"/>
            <w:shd w:val="clear" w:color="auto" w:fill="auto"/>
          </w:tcPr>
          <w:p w14:paraId="34EB73EA" w14:textId="77777777" w:rsidR="00C84A2A" w:rsidRPr="007C1D64" w:rsidRDefault="00C84A2A" w:rsidP="00E80EA6">
            <w:pPr>
              <w:keepNext/>
              <w:keepLines/>
              <w:rPr>
                <w:rFonts w:ascii="Avenir Book" w:hAnsi="Avenir Book"/>
              </w:rPr>
            </w:pPr>
            <w:r>
              <w:rPr>
                <w:rFonts w:ascii="Avenir Book" w:hAnsi="Avenir Book"/>
              </w:rPr>
              <w:t>Yes</w:t>
            </w:r>
          </w:p>
        </w:tc>
        <w:tc>
          <w:tcPr>
            <w:tcW w:w="2726" w:type="pct"/>
            <w:shd w:val="clear" w:color="auto" w:fill="auto"/>
          </w:tcPr>
          <w:p w14:paraId="47CAA51C" w14:textId="77777777" w:rsidR="00C84A2A" w:rsidRPr="007C1D64" w:rsidRDefault="00C84A2A" w:rsidP="0087101F">
            <w:pPr>
              <w:keepNext/>
              <w:keepLines/>
              <w:rPr>
                <w:rFonts w:ascii="Avenir Book" w:hAnsi="Avenir Book"/>
              </w:rPr>
            </w:pPr>
            <w:r>
              <w:rPr>
                <w:rFonts w:ascii="Avenir Book" w:hAnsi="Avenir Book"/>
              </w:rPr>
              <w:t xml:space="preserve">Significant emission from composting </w:t>
            </w:r>
          </w:p>
        </w:tc>
      </w:tr>
    </w:tbl>
    <w:p w14:paraId="0C6C13D8" w14:textId="77777777" w:rsidR="00CC25EE" w:rsidRPr="007C1D64" w:rsidRDefault="00A3357E" w:rsidP="00A3357E">
      <w:pPr>
        <w:pStyle w:val="SDMPDDPoASubSection1"/>
        <w:numPr>
          <w:ilvl w:val="2"/>
          <w:numId w:val="11"/>
        </w:numPr>
        <w:tabs>
          <w:tab w:val="clear" w:pos="1474"/>
        </w:tabs>
        <w:ind w:left="709" w:hanging="709"/>
        <w:rPr>
          <w:rFonts w:ascii="Avenir Book" w:hAnsi="Avenir Book"/>
        </w:rPr>
      </w:pPr>
      <w:bookmarkStart w:id="22" w:name="_Ref317687384"/>
      <w:r w:rsidRPr="007C1D64">
        <w:rPr>
          <w:rFonts w:ascii="Avenir Book" w:hAnsi="Avenir Book"/>
        </w:rPr>
        <w:tab/>
      </w:r>
      <w:r w:rsidR="00CC25EE" w:rsidRPr="007C1D64">
        <w:rPr>
          <w:rFonts w:ascii="Avenir Book" w:hAnsi="Avenir Book"/>
        </w:rPr>
        <w:t>Establishment and description of baseline scenario</w:t>
      </w:r>
      <w:bookmarkEnd w:id="22"/>
    </w:p>
    <w:p w14:paraId="2941FA5F" w14:textId="77777777" w:rsidR="00E76798" w:rsidRDefault="00E76798" w:rsidP="00E76798">
      <w:pPr>
        <w:rPr>
          <w:rFonts w:ascii="Avenir Book" w:eastAsia="MS Mincho" w:hAnsi="Avenir Book"/>
        </w:rPr>
      </w:pPr>
      <w:bookmarkStart w:id="23" w:name="_Ref317687601"/>
      <w:r>
        <w:rPr>
          <w:rFonts w:ascii="Avenir Book" w:eastAsia="MS Mincho" w:hAnsi="Avenir Book"/>
        </w:rPr>
        <w:t>I</w:t>
      </w:r>
      <w:r w:rsidRPr="00E76798">
        <w:rPr>
          <w:rFonts w:ascii="Avenir Book" w:eastAsia="MS Mincho" w:hAnsi="Avenir Book"/>
        </w:rPr>
        <w:t xml:space="preserve">n the absence of the project activity, </w:t>
      </w:r>
      <w:r>
        <w:rPr>
          <w:rFonts w:ascii="Avenir Book" w:eastAsia="MS Mincho" w:hAnsi="Avenir Book"/>
        </w:rPr>
        <w:t>organic matter in the municipal solid waste</w:t>
      </w:r>
      <w:r w:rsidRPr="00E76798">
        <w:rPr>
          <w:rFonts w:ascii="Avenir Book" w:eastAsia="MS Mincho" w:hAnsi="Avenir Book"/>
        </w:rPr>
        <w:t xml:space="preserve"> </w:t>
      </w:r>
      <w:r>
        <w:rPr>
          <w:rFonts w:ascii="Avenir Book" w:eastAsia="MS Mincho" w:hAnsi="Avenir Book"/>
        </w:rPr>
        <w:t>will be</w:t>
      </w:r>
      <w:r w:rsidRPr="00E76798">
        <w:rPr>
          <w:rFonts w:ascii="Avenir Book" w:eastAsia="MS Mincho" w:hAnsi="Avenir Book"/>
        </w:rPr>
        <w:t xml:space="preserve"> </w:t>
      </w:r>
      <w:r>
        <w:rPr>
          <w:rFonts w:ascii="Avenir Book" w:eastAsia="MS Mincho" w:hAnsi="Avenir Book"/>
        </w:rPr>
        <w:t xml:space="preserve">dumped and </w:t>
      </w:r>
      <w:r w:rsidRPr="00E76798">
        <w:rPr>
          <w:rFonts w:ascii="Avenir Book" w:eastAsia="MS Mincho" w:hAnsi="Avenir Book"/>
        </w:rPr>
        <w:t xml:space="preserve">left to decay </w:t>
      </w:r>
      <w:r>
        <w:rPr>
          <w:rFonts w:ascii="Avenir Book" w:eastAsia="MS Mincho" w:hAnsi="Avenir Book"/>
        </w:rPr>
        <w:t xml:space="preserve">at the landfill site located </w:t>
      </w:r>
      <w:r w:rsidRPr="00E76798">
        <w:rPr>
          <w:rFonts w:ascii="Avenir Book" w:eastAsia="MS Mincho" w:hAnsi="Avenir Book"/>
        </w:rPr>
        <w:t>within the project boundary and methane is emitted to the atmosphere.</w:t>
      </w:r>
      <w:r>
        <w:rPr>
          <w:rFonts w:ascii="Avenir Book" w:eastAsia="MS Mincho" w:hAnsi="Avenir Book"/>
        </w:rPr>
        <w:t xml:space="preserve"> Hence the </w:t>
      </w:r>
      <w:r w:rsidRPr="00E76798">
        <w:rPr>
          <w:rFonts w:ascii="Avenir Book" w:eastAsia="MS Mincho" w:hAnsi="Avenir Book"/>
        </w:rPr>
        <w:t>baseline scenario is the continued dumping of the waste on the existing landfill site in the absence of the</w:t>
      </w:r>
      <w:r w:rsidR="0093660E">
        <w:rPr>
          <w:rFonts w:ascii="Avenir Book" w:eastAsia="MS Mincho" w:hAnsi="Avenir Book"/>
        </w:rPr>
        <w:t xml:space="preserve"> </w:t>
      </w:r>
      <w:r w:rsidRPr="00E76798">
        <w:rPr>
          <w:rFonts w:ascii="Avenir Book" w:eastAsia="MS Mincho" w:hAnsi="Avenir Book"/>
        </w:rPr>
        <w:t>project activity.</w:t>
      </w:r>
    </w:p>
    <w:p w14:paraId="632ECB20" w14:textId="77777777" w:rsidR="00E76798" w:rsidRDefault="00E76798" w:rsidP="00365220">
      <w:pPr>
        <w:rPr>
          <w:rFonts w:ascii="Avenir Book" w:eastAsia="MS Mincho" w:hAnsi="Avenir Book"/>
        </w:rPr>
      </w:pPr>
    </w:p>
    <w:p w14:paraId="153388CF" w14:textId="77777777" w:rsidR="0093660E" w:rsidRDefault="0093660E" w:rsidP="00365220">
      <w:pPr>
        <w:rPr>
          <w:rFonts w:ascii="Avenir Book" w:eastAsia="MS Mincho" w:hAnsi="Avenir Book"/>
        </w:rPr>
      </w:pPr>
      <w:r w:rsidRPr="0093660E">
        <w:rPr>
          <w:rFonts w:ascii="Avenir Book" w:eastAsia="MS Mincho" w:hAnsi="Avenir Book"/>
        </w:rPr>
        <w:t>The baseline emissions are the amount of methane emitted from the decay of the degradable organic carbon in the biomass solid waste. The yearly Methane Generation Potential for the solid waste is calculated using the first order decay model as described in the latest version of the methodological tool “Emissions from solid waste disposal sites”. The formula and its parameters are explained in detail in section B.6.</w:t>
      </w:r>
      <w:r>
        <w:rPr>
          <w:rFonts w:ascii="Avenir Book" w:eastAsia="MS Mincho" w:hAnsi="Avenir Book"/>
        </w:rPr>
        <w:t>2</w:t>
      </w:r>
      <w:r w:rsidRPr="0093660E">
        <w:rPr>
          <w:rFonts w:ascii="Avenir Book" w:eastAsia="MS Mincho" w:hAnsi="Avenir Book"/>
        </w:rPr>
        <w:t xml:space="preserve"> For most of the parameters the IPCC default values or recommendations given in the methodology have been followed, since no location or </w:t>
      </w:r>
      <w:r w:rsidR="00AD6CBA" w:rsidRPr="0093660E">
        <w:rPr>
          <w:rFonts w:ascii="Avenir Book" w:eastAsia="MS Mincho" w:hAnsi="Avenir Book"/>
        </w:rPr>
        <w:t>region-specific</w:t>
      </w:r>
      <w:r w:rsidRPr="0093660E">
        <w:rPr>
          <w:rFonts w:ascii="Avenir Book" w:eastAsia="MS Mincho" w:hAnsi="Avenir Book"/>
        </w:rPr>
        <w:t xml:space="preserve"> information is available. Where required and available project specific data and information from the plant operator is used.</w:t>
      </w:r>
    </w:p>
    <w:p w14:paraId="75141C2D" w14:textId="77777777" w:rsidR="00CC25EE" w:rsidRPr="007C1D64" w:rsidRDefault="00A3357E" w:rsidP="00A3357E">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Demonstration of additionality</w:t>
      </w:r>
      <w:bookmarkEnd w:id="23"/>
    </w:p>
    <w:p w14:paraId="08541C6B" w14:textId="76F78DF4" w:rsidR="0093660E" w:rsidRPr="00E80EA6" w:rsidRDefault="0093660E" w:rsidP="00365220">
      <w:pPr>
        <w:rPr>
          <w:rFonts w:ascii="Avenir Book" w:hAnsi="Avenir Book"/>
        </w:rPr>
      </w:pPr>
      <w:bookmarkStart w:id="24" w:name="_Ref317687795"/>
      <w:r w:rsidRPr="00E80EA6">
        <w:rPr>
          <w:rFonts w:ascii="Avenir Book" w:hAnsi="Avenir Book"/>
        </w:rPr>
        <w:t>Additionality determination of the project activity follows roughly the “</w:t>
      </w:r>
      <w:r w:rsidR="00CD71A8" w:rsidRPr="00CD71A8">
        <w:rPr>
          <w:rFonts w:ascii="Avenir Book" w:hAnsi="Avenir Book"/>
        </w:rPr>
        <w:t>Demonstration of additionality of small-scale project activities</w:t>
      </w:r>
      <w:r w:rsidRPr="00E80EA6">
        <w:rPr>
          <w:rFonts w:ascii="Avenir Book" w:hAnsi="Avenir Book"/>
        </w:rPr>
        <w:t xml:space="preserve">, version </w:t>
      </w:r>
      <w:r w:rsidR="00CD71A8">
        <w:rPr>
          <w:rFonts w:ascii="Avenir Book" w:hAnsi="Avenir Book"/>
        </w:rPr>
        <w:t>1</w:t>
      </w:r>
      <w:r w:rsidRPr="00E80EA6">
        <w:rPr>
          <w:rFonts w:ascii="Avenir Book" w:hAnsi="Avenir Book"/>
        </w:rPr>
        <w:t>3”, with simplification for small-scale project activities as applicable.</w:t>
      </w:r>
    </w:p>
    <w:p w14:paraId="1DD2FA8F" w14:textId="77777777" w:rsidR="0093660E" w:rsidRPr="00E80EA6" w:rsidRDefault="0093660E" w:rsidP="00365220">
      <w:pPr>
        <w:rPr>
          <w:rFonts w:ascii="Avenir Book" w:hAnsi="Avenir Book"/>
        </w:rPr>
      </w:pPr>
    </w:p>
    <w:p w14:paraId="0A15DD49" w14:textId="01236A2E" w:rsidR="00E80EA6" w:rsidRDefault="0093660E" w:rsidP="00E80EA6">
      <w:pPr>
        <w:spacing w:after="240"/>
        <w:rPr>
          <w:rFonts w:ascii="Avenir Book" w:hAnsi="Avenir Book"/>
        </w:rPr>
      </w:pPr>
      <w:r w:rsidRPr="00E80EA6">
        <w:rPr>
          <w:rFonts w:ascii="Avenir Book" w:hAnsi="Avenir Book"/>
          <w:b/>
        </w:rPr>
        <w:t>Barrier analysis</w:t>
      </w:r>
      <w:r w:rsidRPr="00E80EA6">
        <w:rPr>
          <w:rFonts w:ascii="Avenir Book" w:hAnsi="Avenir Book"/>
        </w:rPr>
        <w:t xml:space="preserve"> </w:t>
      </w:r>
    </w:p>
    <w:p w14:paraId="03D6E462" w14:textId="77777777" w:rsidR="00E80EA6" w:rsidRDefault="0093660E" w:rsidP="00E80EA6">
      <w:pPr>
        <w:spacing w:after="240"/>
        <w:rPr>
          <w:rFonts w:ascii="Avenir Book" w:hAnsi="Avenir Book"/>
        </w:rPr>
      </w:pPr>
      <w:r w:rsidRPr="00E80EA6">
        <w:rPr>
          <w:rFonts w:ascii="Avenir Book" w:hAnsi="Avenir Book"/>
        </w:rPr>
        <w:t xml:space="preserve">In this step, it is determined whether the proposed project activity faces barriers that: </w:t>
      </w:r>
    </w:p>
    <w:p w14:paraId="6604332E" w14:textId="77777777" w:rsidR="00E80EA6" w:rsidRPr="00E80EA6" w:rsidRDefault="0093660E" w:rsidP="00E3529B">
      <w:pPr>
        <w:pStyle w:val="ListParagraph"/>
        <w:numPr>
          <w:ilvl w:val="0"/>
          <w:numId w:val="46"/>
        </w:numPr>
        <w:spacing w:after="240"/>
        <w:rPr>
          <w:rFonts w:ascii="Avenir Book" w:hAnsi="Avenir Book"/>
        </w:rPr>
      </w:pPr>
      <w:r w:rsidRPr="00E80EA6">
        <w:rPr>
          <w:rFonts w:ascii="Avenir Book" w:hAnsi="Avenir Book"/>
        </w:rPr>
        <w:t xml:space="preserve">Prevent the implementation of this type of proposed project activity; and </w:t>
      </w:r>
    </w:p>
    <w:p w14:paraId="4A2C52AA" w14:textId="77777777" w:rsidR="00E80EA6" w:rsidRPr="00E80EA6" w:rsidRDefault="0093660E" w:rsidP="00E3529B">
      <w:pPr>
        <w:pStyle w:val="ListParagraph"/>
        <w:numPr>
          <w:ilvl w:val="0"/>
          <w:numId w:val="46"/>
        </w:numPr>
        <w:spacing w:after="240"/>
        <w:rPr>
          <w:rFonts w:ascii="Avenir Book" w:hAnsi="Avenir Book"/>
        </w:rPr>
      </w:pPr>
      <w:r w:rsidRPr="00E80EA6">
        <w:rPr>
          <w:rFonts w:ascii="Avenir Book" w:hAnsi="Avenir Book"/>
        </w:rPr>
        <w:t xml:space="preserve">Do not prevent the implementation of at least one of the alternatives. </w:t>
      </w:r>
    </w:p>
    <w:p w14:paraId="4945A472" w14:textId="6ED4DB8C" w:rsidR="00E80EA6" w:rsidRDefault="0093660E" w:rsidP="00E80EA6">
      <w:pPr>
        <w:spacing w:after="240"/>
        <w:rPr>
          <w:rFonts w:ascii="Avenir Book" w:hAnsi="Avenir Book"/>
        </w:rPr>
      </w:pPr>
      <w:r w:rsidRPr="00E80EA6">
        <w:rPr>
          <w:rFonts w:ascii="Avenir Book" w:hAnsi="Avenir Book"/>
        </w:rPr>
        <w:t xml:space="preserve">As per small-scale requirement </w:t>
      </w:r>
      <w:r w:rsidR="00CD71A8">
        <w:rPr>
          <w:rFonts w:ascii="Avenir Book" w:hAnsi="Avenir Book"/>
        </w:rPr>
        <w:t>at least</w:t>
      </w:r>
      <w:r w:rsidR="00CD71A8" w:rsidRPr="00E80EA6">
        <w:rPr>
          <w:rFonts w:ascii="Avenir Book" w:hAnsi="Avenir Book"/>
        </w:rPr>
        <w:t xml:space="preserve"> </w:t>
      </w:r>
      <w:r w:rsidRPr="00E80EA6">
        <w:rPr>
          <w:rFonts w:ascii="Avenir Book" w:hAnsi="Avenir Book"/>
        </w:rPr>
        <w:t xml:space="preserve">one significant barrier needs to be identified. However, the argumentation is based on two closely related barriers: financial barrier and market barrier. </w:t>
      </w:r>
    </w:p>
    <w:p w14:paraId="0FC292D7" w14:textId="77777777" w:rsidR="00E80EA6" w:rsidRDefault="0093660E" w:rsidP="00E80EA6">
      <w:pPr>
        <w:spacing w:after="240"/>
        <w:rPr>
          <w:rFonts w:ascii="Avenir Book" w:hAnsi="Avenir Book"/>
        </w:rPr>
      </w:pPr>
      <w:r w:rsidRPr="00E80EA6">
        <w:rPr>
          <w:rFonts w:ascii="Avenir Book" w:hAnsi="Avenir Book"/>
        </w:rPr>
        <w:t xml:space="preserve">A. Financial barriers: </w:t>
      </w:r>
    </w:p>
    <w:p w14:paraId="36880B63" w14:textId="77777777" w:rsidR="00E80EA6" w:rsidRDefault="0093660E" w:rsidP="00E80EA6">
      <w:pPr>
        <w:spacing w:after="240"/>
        <w:rPr>
          <w:rFonts w:ascii="Avenir Book" w:hAnsi="Avenir Book"/>
        </w:rPr>
      </w:pPr>
      <w:r w:rsidRPr="00E80EA6">
        <w:rPr>
          <w:rFonts w:ascii="Avenir Book" w:hAnsi="Avenir Book"/>
        </w:rPr>
        <w:t xml:space="preserve">Due to a number of reasons, it is very difficult to make any waste management projects of this scale commercially viable. Yet financial debility is almost a common syndrome for the local bodies, and the limited financial strength of a municipality is therefore one of the main barriers to such a project to be implemented and operated by the official regional authorities. The financial </w:t>
      </w:r>
      <w:r w:rsidRPr="00E80EA6">
        <w:rPr>
          <w:rFonts w:ascii="Avenir Book" w:hAnsi="Avenir Book"/>
        </w:rPr>
        <w:lastRenderedPageBreak/>
        <w:t xml:space="preserve">viability problems also prevented any private sector participation so far, unless non-profit organizations, as in this project, initiate innovative approaches by spending a lot of time and voluntary work. </w:t>
      </w:r>
    </w:p>
    <w:p w14:paraId="1C29A12B" w14:textId="77777777" w:rsidR="00E80EA6" w:rsidRDefault="0093660E" w:rsidP="00E80EA6">
      <w:pPr>
        <w:spacing w:after="240"/>
        <w:rPr>
          <w:rFonts w:ascii="Avenir Book" w:hAnsi="Avenir Book"/>
        </w:rPr>
      </w:pPr>
      <w:r w:rsidRPr="00E80EA6">
        <w:rPr>
          <w:rFonts w:ascii="Avenir Book" w:hAnsi="Avenir Book"/>
        </w:rPr>
        <w:t xml:space="preserve">The capital investment in the compost plant is primarily for the civil structures, mechanical equipment and vehicles. Despite the fact that composting technology is relatively simple and less expensive, in absolute terms the capital investment is still high and the financial prospects too low to attract any private investment. However, most of the necessary capital investment has been funded, donated respectively by private or public entities. The operation and maintenance cost </w:t>
      </w:r>
      <w:r w:rsidR="00AD6CBA" w:rsidRPr="00E80EA6">
        <w:rPr>
          <w:rFonts w:ascii="Avenir Book" w:hAnsi="Avenir Book"/>
        </w:rPr>
        <w:t>are</w:t>
      </w:r>
      <w:r w:rsidRPr="00E80EA6">
        <w:rPr>
          <w:rFonts w:ascii="Avenir Book" w:hAnsi="Avenir Book"/>
        </w:rPr>
        <w:t xml:space="preserve"> fairly high compared to the uncertain market price and demand of compost (end product). </w:t>
      </w:r>
      <w:r w:rsidR="00AD6CBA" w:rsidRPr="00E80EA6">
        <w:rPr>
          <w:rFonts w:ascii="Avenir Book" w:hAnsi="Avenir Book"/>
        </w:rPr>
        <w:t>Therefore,</w:t>
      </w:r>
      <w:r w:rsidRPr="00E80EA6">
        <w:rPr>
          <w:rFonts w:ascii="Avenir Book" w:hAnsi="Avenir Book"/>
        </w:rPr>
        <w:t xml:space="preserve"> additional support is necessary to make the urban </w:t>
      </w:r>
      <w:r w:rsidR="00AD6CBA" w:rsidRPr="00E80EA6">
        <w:rPr>
          <w:rFonts w:ascii="Avenir Book" w:hAnsi="Avenir Book"/>
        </w:rPr>
        <w:t>waste-based</w:t>
      </w:r>
      <w:r w:rsidR="00E80EA6">
        <w:rPr>
          <w:rFonts w:ascii="Avenir Book" w:hAnsi="Avenir Book"/>
        </w:rPr>
        <w:t xml:space="preserve"> </w:t>
      </w:r>
      <w:r w:rsidRPr="00E80EA6">
        <w:rPr>
          <w:rFonts w:ascii="Avenir Book" w:hAnsi="Avenir Book"/>
        </w:rPr>
        <w:t xml:space="preserve">compost plant viable and sustainable. In this context CDM revenues could make a very positive impact in making such projects viable and would also open up possibilities for private sector participation in the future. </w:t>
      </w:r>
    </w:p>
    <w:p w14:paraId="0418BE0D" w14:textId="77777777" w:rsidR="00B46324" w:rsidRDefault="00B46324" w:rsidP="00E80EA6">
      <w:pPr>
        <w:spacing w:after="240"/>
        <w:rPr>
          <w:rFonts w:ascii="Avenir Book" w:hAnsi="Avenir Book"/>
        </w:rPr>
      </w:pPr>
      <w:r>
        <w:rPr>
          <w:rFonts w:ascii="Avenir Book" w:hAnsi="Avenir Book"/>
        </w:rPr>
        <w:t>Ongoing financial Need</w:t>
      </w:r>
    </w:p>
    <w:p w14:paraId="443F9A84" w14:textId="7BBE8E1D" w:rsidR="00E80EA6" w:rsidRDefault="0093660E" w:rsidP="00E80EA6">
      <w:pPr>
        <w:spacing w:after="240"/>
        <w:rPr>
          <w:rFonts w:ascii="Avenir Book" w:hAnsi="Avenir Book"/>
        </w:rPr>
      </w:pPr>
      <w:r w:rsidRPr="00E80EA6">
        <w:rPr>
          <w:rFonts w:ascii="Avenir Book" w:hAnsi="Avenir Book"/>
        </w:rPr>
        <w:t xml:space="preserve">To support the </w:t>
      </w:r>
      <w:r w:rsidR="00B46324">
        <w:rPr>
          <w:rFonts w:ascii="Avenir Book" w:hAnsi="Avenir Book"/>
        </w:rPr>
        <w:t>Ongoing Financial Need</w:t>
      </w:r>
      <w:r w:rsidRPr="00E80EA6">
        <w:rPr>
          <w:rFonts w:ascii="Avenir Book" w:hAnsi="Avenir Book"/>
        </w:rPr>
        <w:t xml:space="preserve"> a monthly profit and loss statement is attached as </w:t>
      </w:r>
      <w:r w:rsidR="0090688E">
        <w:rPr>
          <w:rFonts w:ascii="Avenir Book" w:hAnsi="Avenir Book"/>
        </w:rPr>
        <w:t>Appendix</w:t>
      </w:r>
      <w:r w:rsidR="0090688E" w:rsidRPr="00E80EA6">
        <w:rPr>
          <w:rFonts w:ascii="Avenir Book" w:hAnsi="Avenir Book"/>
        </w:rPr>
        <w:t xml:space="preserve"> </w:t>
      </w:r>
      <w:r w:rsidR="0090688E">
        <w:rPr>
          <w:rFonts w:ascii="Avenir Book" w:hAnsi="Avenir Book"/>
        </w:rPr>
        <w:t>3</w:t>
      </w:r>
      <w:r w:rsidRPr="00E80EA6">
        <w:rPr>
          <w:rFonts w:ascii="Avenir Book" w:hAnsi="Avenir Book"/>
        </w:rPr>
        <w:t xml:space="preserve">. </w:t>
      </w:r>
    </w:p>
    <w:p w14:paraId="571790B8" w14:textId="77777777" w:rsidR="00E80EA6" w:rsidRDefault="0093660E" w:rsidP="00E80EA6">
      <w:pPr>
        <w:spacing w:after="240"/>
        <w:rPr>
          <w:rFonts w:ascii="Avenir Book" w:hAnsi="Avenir Book"/>
        </w:rPr>
      </w:pPr>
      <w:r w:rsidRPr="00E80EA6">
        <w:rPr>
          <w:rFonts w:ascii="Avenir Book" w:hAnsi="Avenir Book"/>
        </w:rPr>
        <w:t xml:space="preserve">B. Market barrier: </w:t>
      </w:r>
    </w:p>
    <w:p w14:paraId="3E17C9B9" w14:textId="77777777" w:rsidR="00E80EA6" w:rsidRDefault="0093660E" w:rsidP="00E80EA6">
      <w:pPr>
        <w:spacing w:after="240"/>
        <w:rPr>
          <w:rFonts w:ascii="Avenir Book" w:hAnsi="Avenir Book"/>
        </w:rPr>
      </w:pPr>
      <w:r w:rsidRPr="00E80EA6">
        <w:rPr>
          <w:rFonts w:ascii="Avenir Book" w:hAnsi="Avenir Book"/>
        </w:rPr>
        <w:t xml:space="preserve">In Indonesia and Bali, the concept of soil conditioner is still not widely known amongst the farmers, the largest potential client/ user group of the composting facility, and compost from municipal waste is still considered as being "dirty". This coupled with the low levels of certain plant nutrients on a per ton basis in comparison to the chemical fertilizers leads to low market price of compost. </w:t>
      </w:r>
      <w:r w:rsidR="002241E5">
        <w:rPr>
          <w:rFonts w:ascii="Avenir Book" w:hAnsi="Avenir Book"/>
        </w:rPr>
        <w:t xml:space="preserve">Hence, </w:t>
      </w:r>
      <w:r w:rsidR="002241E5" w:rsidRPr="002241E5">
        <w:rPr>
          <w:rFonts w:ascii="Avenir Book" w:hAnsi="Avenir Book"/>
        </w:rPr>
        <w:t xml:space="preserve">the sale of compost </w:t>
      </w:r>
      <w:r w:rsidR="002241E5">
        <w:rPr>
          <w:rFonts w:ascii="Avenir Book" w:hAnsi="Avenir Book"/>
        </w:rPr>
        <w:t xml:space="preserve">produced from the municipal solid waste </w:t>
      </w:r>
      <w:r w:rsidR="002241E5" w:rsidRPr="002241E5">
        <w:rPr>
          <w:rFonts w:ascii="Avenir Book" w:hAnsi="Avenir Book"/>
        </w:rPr>
        <w:t>poses a challenge and the sale of all the compost still presents a major challenge</w:t>
      </w:r>
      <w:r w:rsidR="002241E5">
        <w:rPr>
          <w:rFonts w:ascii="Avenir Book" w:hAnsi="Avenir Book"/>
        </w:rPr>
        <w:t xml:space="preserve"> in the project activity</w:t>
      </w:r>
      <w:r w:rsidR="002241E5">
        <w:rPr>
          <w:rStyle w:val="FootnoteReference"/>
          <w:rFonts w:ascii="Avenir Book" w:hAnsi="Avenir Book"/>
        </w:rPr>
        <w:footnoteReference w:id="8"/>
      </w:r>
      <w:r w:rsidR="002241E5">
        <w:rPr>
          <w:rFonts w:ascii="Avenir Book" w:hAnsi="Avenir Book"/>
        </w:rPr>
        <w:t xml:space="preserve">. </w:t>
      </w:r>
      <w:r w:rsidRPr="00E80EA6">
        <w:rPr>
          <w:rFonts w:ascii="Avenir Book" w:hAnsi="Avenir Book"/>
        </w:rPr>
        <w:t xml:space="preserve">The additional costs for building the distribution network and the current lack of a sales network and experience pose other significant barriers for the market entry of the project organisation. </w:t>
      </w:r>
    </w:p>
    <w:p w14:paraId="31A280BF" w14:textId="77777777" w:rsidR="00E80EA6" w:rsidRDefault="0093660E" w:rsidP="00E80EA6">
      <w:pPr>
        <w:spacing w:after="240"/>
        <w:rPr>
          <w:rFonts w:ascii="Avenir Book" w:hAnsi="Avenir Book"/>
        </w:rPr>
      </w:pPr>
      <w:r w:rsidRPr="00E80EA6">
        <w:rPr>
          <w:rFonts w:ascii="Avenir Book" w:hAnsi="Avenir Book"/>
        </w:rPr>
        <w:t xml:space="preserve">Potential revenues generated from trading in the Emission Reduction (ER) from this project would therefore assist in: </w:t>
      </w:r>
    </w:p>
    <w:p w14:paraId="4231DE40" w14:textId="77777777" w:rsidR="00E80EA6" w:rsidRDefault="0093660E" w:rsidP="00E3529B">
      <w:pPr>
        <w:pStyle w:val="ListParagraph"/>
        <w:numPr>
          <w:ilvl w:val="0"/>
          <w:numId w:val="47"/>
        </w:numPr>
        <w:spacing w:after="240"/>
        <w:rPr>
          <w:rFonts w:ascii="Avenir Book" w:hAnsi="Avenir Book"/>
        </w:rPr>
      </w:pPr>
      <w:r w:rsidRPr="00E80EA6">
        <w:rPr>
          <w:rFonts w:ascii="Avenir Book" w:hAnsi="Avenir Book"/>
        </w:rPr>
        <w:t xml:space="preserve">Making the product available at a competitive price, </w:t>
      </w:r>
    </w:p>
    <w:p w14:paraId="0E28264E" w14:textId="77777777" w:rsidR="00E80EA6" w:rsidRPr="00E80EA6" w:rsidRDefault="0093660E" w:rsidP="00E3529B">
      <w:pPr>
        <w:pStyle w:val="ListParagraph"/>
        <w:numPr>
          <w:ilvl w:val="0"/>
          <w:numId w:val="47"/>
        </w:numPr>
        <w:spacing w:after="240"/>
        <w:rPr>
          <w:rFonts w:ascii="Avenir Book" w:hAnsi="Avenir Book"/>
        </w:rPr>
      </w:pPr>
      <w:r w:rsidRPr="00E80EA6">
        <w:rPr>
          <w:rFonts w:ascii="Avenir Book" w:hAnsi="Avenir Book"/>
        </w:rPr>
        <w:t xml:space="preserve">Market development for compost. </w:t>
      </w:r>
    </w:p>
    <w:p w14:paraId="355224C6" w14:textId="77777777" w:rsidR="001C39C4" w:rsidRDefault="0093660E" w:rsidP="00E80EA6">
      <w:pPr>
        <w:spacing w:after="240"/>
        <w:rPr>
          <w:rFonts w:ascii="Avenir Book" w:hAnsi="Avenir Book"/>
        </w:rPr>
      </w:pPr>
      <w:r w:rsidRPr="00E80EA6">
        <w:rPr>
          <w:rFonts w:ascii="Avenir Book" w:hAnsi="Avenir Book"/>
        </w:rPr>
        <w:t xml:space="preserve">All the </w:t>
      </w:r>
      <w:proofErr w:type="gramStart"/>
      <w:r w:rsidRPr="00E80EA6">
        <w:rPr>
          <w:rFonts w:ascii="Avenir Book" w:hAnsi="Avenir Book"/>
        </w:rPr>
        <w:t>above described</w:t>
      </w:r>
      <w:proofErr w:type="gramEnd"/>
      <w:r w:rsidRPr="00E80EA6">
        <w:rPr>
          <w:rFonts w:ascii="Avenir Book" w:hAnsi="Avenir Book"/>
        </w:rPr>
        <w:t xml:space="preserve"> barriers pose a serious obstacle to the project activity, and would lead to high operational uncertainties if not implemented as CDM project activity. </w:t>
      </w:r>
    </w:p>
    <w:p w14:paraId="0C719BCF" w14:textId="259410A3" w:rsidR="00105146" w:rsidRPr="00387FFB" w:rsidRDefault="00CD71A8" w:rsidP="00E80EA6">
      <w:pPr>
        <w:spacing w:after="240"/>
        <w:rPr>
          <w:rFonts w:ascii="Avenir Book" w:hAnsi="Avenir Book"/>
          <w:b/>
        </w:rPr>
      </w:pPr>
      <w:r w:rsidRPr="00387FFB">
        <w:rPr>
          <w:rFonts w:ascii="Avenir Book" w:hAnsi="Avenir Book"/>
          <w:b/>
        </w:rPr>
        <w:t>Conclusion:</w:t>
      </w:r>
    </w:p>
    <w:p w14:paraId="7D731B3A" w14:textId="4111C74F" w:rsidR="00F5279C" w:rsidRDefault="00CD71A8" w:rsidP="00E80EA6">
      <w:pPr>
        <w:spacing w:after="240"/>
        <w:rPr>
          <w:rFonts w:ascii="Avenir Book" w:hAnsi="Avenir Book"/>
        </w:rPr>
      </w:pPr>
      <w:r>
        <w:rPr>
          <w:rFonts w:ascii="Avenir Book" w:hAnsi="Avenir Book"/>
        </w:rPr>
        <w:t>Since the project faces above barriers</w:t>
      </w:r>
      <w:r w:rsidR="0093660E" w:rsidRPr="00E80EA6">
        <w:rPr>
          <w:rFonts w:ascii="Avenir Book" w:hAnsi="Avenir Book"/>
        </w:rPr>
        <w:t xml:space="preserve">, the project is clearly additional and would not be realised as proposed without the </w:t>
      </w:r>
      <w:r>
        <w:rPr>
          <w:rFonts w:ascii="Avenir Book" w:hAnsi="Avenir Book"/>
        </w:rPr>
        <w:t xml:space="preserve">additional revenue from sale of carbon credits. </w:t>
      </w:r>
    </w:p>
    <w:p w14:paraId="43E887C4" w14:textId="77777777" w:rsidR="00F5279C" w:rsidRPr="00387FFB" w:rsidRDefault="00F5279C" w:rsidP="00F5279C">
      <w:pPr>
        <w:spacing w:after="240"/>
        <w:rPr>
          <w:rFonts w:ascii="Avenir Book" w:eastAsia="Malgun Gothic" w:hAnsi="Avenir Book"/>
          <w:b/>
          <w:u w:val="single"/>
          <w:lang w:eastAsia="ko-KR"/>
        </w:rPr>
      </w:pPr>
      <w:r w:rsidRPr="00387FFB">
        <w:rPr>
          <w:rFonts w:ascii="Avenir Book" w:eastAsia="Malgun Gothic" w:hAnsi="Avenir Book"/>
          <w:b/>
          <w:u w:val="single"/>
          <w:lang w:eastAsia="ko-KR"/>
        </w:rPr>
        <w:t>Serious Consideration of Carbon revenue:</w:t>
      </w:r>
    </w:p>
    <w:p w14:paraId="4AAD423E" w14:textId="77777777" w:rsidR="00F5279C" w:rsidRDefault="00F5279C" w:rsidP="00F5279C">
      <w:pPr>
        <w:spacing w:after="240"/>
        <w:rPr>
          <w:rFonts w:ascii="Avenir Book" w:eastAsia="Malgun Gothic" w:hAnsi="Avenir Book"/>
          <w:lang w:eastAsia="ko-KR"/>
        </w:rPr>
      </w:pPr>
      <w:r>
        <w:rPr>
          <w:rFonts w:ascii="Avenir Book" w:eastAsia="Malgun Gothic" w:hAnsi="Avenir Book"/>
          <w:lang w:eastAsia="ko-KR"/>
        </w:rPr>
        <w:t xml:space="preserve">The important timeline of the project activity </w:t>
      </w:r>
      <w:proofErr w:type="gramStart"/>
      <w:r>
        <w:rPr>
          <w:rFonts w:ascii="Avenir Book" w:eastAsia="Malgun Gothic" w:hAnsi="Avenir Book"/>
          <w:lang w:eastAsia="ko-KR"/>
        </w:rPr>
        <w:t>are</w:t>
      </w:r>
      <w:proofErr w:type="gramEnd"/>
      <w:r>
        <w:rPr>
          <w:rFonts w:ascii="Avenir Book" w:eastAsia="Malgun Gothic" w:hAnsi="Avenir Book"/>
          <w:lang w:eastAsia="ko-KR"/>
        </w:rPr>
        <w:t xml:space="preserve"> listed below:</w:t>
      </w:r>
    </w:p>
    <w:tbl>
      <w:tblPr>
        <w:tblStyle w:val="TableGrid"/>
        <w:tblW w:w="0" w:type="auto"/>
        <w:tblLook w:val="04A0" w:firstRow="1" w:lastRow="0" w:firstColumn="1" w:lastColumn="0" w:noHBand="0" w:noVBand="1"/>
      </w:tblPr>
      <w:tblGrid>
        <w:gridCol w:w="4101"/>
        <w:gridCol w:w="1407"/>
        <w:gridCol w:w="4347"/>
      </w:tblGrid>
      <w:tr w:rsidR="00F5279C" w14:paraId="3DF7F7B2" w14:textId="77777777" w:rsidTr="00DA66A9">
        <w:tc>
          <w:tcPr>
            <w:tcW w:w="4101" w:type="dxa"/>
          </w:tcPr>
          <w:p w14:paraId="73D32EC5" w14:textId="77777777" w:rsidR="00F5279C" w:rsidRPr="00E714E0" w:rsidRDefault="00F5279C" w:rsidP="00DA66A9">
            <w:pPr>
              <w:spacing w:after="240"/>
              <w:rPr>
                <w:rFonts w:ascii="Avenir Book" w:eastAsia="Malgun Gothic" w:hAnsi="Avenir Book"/>
                <w:b/>
                <w:lang w:eastAsia="ko-KR"/>
              </w:rPr>
            </w:pPr>
            <w:r w:rsidRPr="00E714E0">
              <w:rPr>
                <w:rFonts w:ascii="Avenir Book" w:eastAsia="Malgun Gothic" w:hAnsi="Avenir Book"/>
                <w:b/>
                <w:lang w:eastAsia="ko-KR"/>
              </w:rPr>
              <w:lastRenderedPageBreak/>
              <w:t xml:space="preserve">Activity </w:t>
            </w:r>
          </w:p>
        </w:tc>
        <w:tc>
          <w:tcPr>
            <w:tcW w:w="1407" w:type="dxa"/>
          </w:tcPr>
          <w:p w14:paraId="07B62B23" w14:textId="77777777" w:rsidR="00F5279C" w:rsidRPr="00E714E0" w:rsidRDefault="00F5279C" w:rsidP="00DA66A9">
            <w:pPr>
              <w:spacing w:after="240"/>
              <w:rPr>
                <w:rFonts w:ascii="Avenir Book" w:eastAsia="Malgun Gothic" w:hAnsi="Avenir Book"/>
                <w:b/>
                <w:lang w:eastAsia="ko-KR"/>
              </w:rPr>
            </w:pPr>
            <w:r w:rsidRPr="00E714E0">
              <w:rPr>
                <w:rFonts w:ascii="Avenir Book" w:eastAsia="Malgun Gothic" w:hAnsi="Avenir Book"/>
                <w:b/>
                <w:lang w:eastAsia="ko-KR"/>
              </w:rPr>
              <w:t xml:space="preserve">Date </w:t>
            </w:r>
          </w:p>
        </w:tc>
        <w:tc>
          <w:tcPr>
            <w:tcW w:w="4347" w:type="dxa"/>
          </w:tcPr>
          <w:p w14:paraId="72A1A305" w14:textId="77777777" w:rsidR="00F5279C" w:rsidRPr="00E714E0" w:rsidRDefault="00F5279C" w:rsidP="00DA66A9">
            <w:pPr>
              <w:spacing w:after="240"/>
              <w:rPr>
                <w:rFonts w:ascii="Avenir Book" w:eastAsia="Malgun Gothic" w:hAnsi="Avenir Book"/>
                <w:b/>
                <w:lang w:eastAsia="ko-KR"/>
              </w:rPr>
            </w:pPr>
            <w:r w:rsidRPr="00E714E0">
              <w:rPr>
                <w:rFonts w:ascii="Avenir Book" w:eastAsia="Malgun Gothic" w:hAnsi="Avenir Book"/>
                <w:b/>
                <w:lang w:eastAsia="ko-KR"/>
              </w:rPr>
              <w:t xml:space="preserve">Reference </w:t>
            </w:r>
          </w:p>
        </w:tc>
      </w:tr>
      <w:tr w:rsidR="00F5279C" w14:paraId="67DE7E92" w14:textId="77777777" w:rsidTr="00DA66A9">
        <w:tc>
          <w:tcPr>
            <w:tcW w:w="4101" w:type="dxa"/>
          </w:tcPr>
          <w:p w14:paraId="6CE62B52"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 xml:space="preserve">Webhosting </w:t>
            </w:r>
            <w:proofErr w:type="gramStart"/>
            <w:r w:rsidRPr="00E714E0">
              <w:rPr>
                <w:rFonts w:ascii="Avenir Book" w:eastAsia="Malgun Gothic" w:hAnsi="Avenir Book" w:cs="Arial"/>
                <w:lang w:eastAsia="ko-KR"/>
              </w:rPr>
              <w:t>of  initial</w:t>
            </w:r>
            <w:proofErr w:type="gramEnd"/>
            <w:r w:rsidRPr="00E714E0">
              <w:rPr>
                <w:rFonts w:ascii="Avenir Book" w:eastAsia="Malgun Gothic" w:hAnsi="Avenir Book" w:cs="Arial"/>
                <w:lang w:eastAsia="ko-KR"/>
              </w:rPr>
              <w:t xml:space="preserve"> PDD for GSC under CDM</w:t>
            </w:r>
          </w:p>
        </w:tc>
        <w:tc>
          <w:tcPr>
            <w:tcW w:w="1407" w:type="dxa"/>
          </w:tcPr>
          <w:p w14:paraId="5518E9D1" w14:textId="77777777" w:rsidR="00F5279C" w:rsidRPr="00E714E0" w:rsidRDefault="00F5279C" w:rsidP="00DA66A9">
            <w:pPr>
              <w:rPr>
                <w:rFonts w:ascii="Avenir Book" w:eastAsia="Malgun Gothic" w:hAnsi="Avenir Book" w:cs="Arial"/>
                <w:lang w:eastAsia="ko-KR"/>
              </w:rPr>
            </w:pPr>
            <w:r w:rsidRPr="002B58A1">
              <w:rPr>
                <w:rFonts w:ascii="Avenir Book" w:eastAsia="Malgun Gothic" w:hAnsi="Avenir Book" w:cs="Arial"/>
                <w:lang w:eastAsia="ko-KR"/>
              </w:rPr>
              <w:t>27/07/2007</w:t>
            </w:r>
          </w:p>
        </w:tc>
        <w:tc>
          <w:tcPr>
            <w:tcW w:w="4347" w:type="dxa"/>
          </w:tcPr>
          <w:p w14:paraId="37CEC8AC" w14:textId="77777777" w:rsidR="00F5279C" w:rsidRPr="00E714E0" w:rsidRDefault="00F5279C" w:rsidP="00DA66A9">
            <w:pPr>
              <w:rPr>
                <w:rFonts w:ascii="Avenir Book" w:hAnsi="Avenir Book" w:cs="Arial"/>
              </w:rPr>
            </w:pPr>
            <w:r w:rsidRPr="00E714E0">
              <w:rPr>
                <w:rFonts w:ascii="Avenir Book" w:hAnsi="Avenir Book" w:cs="Arial"/>
              </w:rPr>
              <w:t>CDM Validation Report, section 5.1 &amp;</w:t>
            </w:r>
          </w:p>
          <w:p w14:paraId="12F54ED8" w14:textId="77777777" w:rsidR="00F5279C" w:rsidRPr="00E714E0" w:rsidRDefault="0032594A" w:rsidP="00DA66A9">
            <w:pPr>
              <w:rPr>
                <w:rFonts w:ascii="Avenir Book" w:eastAsia="Malgun Gothic" w:hAnsi="Avenir Book" w:cs="Arial"/>
                <w:lang w:eastAsia="ko-KR"/>
              </w:rPr>
            </w:pPr>
            <w:hyperlink r:id="rId18" w:history="1">
              <w:r w:rsidR="00F5279C" w:rsidRPr="00E714E0">
                <w:rPr>
                  <w:rStyle w:val="Hyperlink"/>
                  <w:rFonts w:ascii="Avenir Book" w:hAnsi="Avenir Book" w:cs="Arial"/>
                </w:rPr>
                <w:t>https://webapps.sgs.com/quality-network/</w:t>
              </w:r>
            </w:hyperlink>
          </w:p>
        </w:tc>
      </w:tr>
      <w:tr w:rsidR="00F5279C" w14:paraId="61B79ADA" w14:textId="77777777" w:rsidTr="00DA66A9">
        <w:tc>
          <w:tcPr>
            <w:tcW w:w="4101" w:type="dxa"/>
          </w:tcPr>
          <w:p w14:paraId="5DAA9987"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 xml:space="preserve">Construction Start date of the project activity </w:t>
            </w:r>
          </w:p>
        </w:tc>
        <w:tc>
          <w:tcPr>
            <w:tcW w:w="1407" w:type="dxa"/>
          </w:tcPr>
          <w:p w14:paraId="74D0BEDC"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18/08/2007</w:t>
            </w:r>
          </w:p>
        </w:tc>
        <w:tc>
          <w:tcPr>
            <w:tcW w:w="4347" w:type="dxa"/>
          </w:tcPr>
          <w:p w14:paraId="0736F091"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Registered PDD, section</w:t>
            </w:r>
            <w:r w:rsidRPr="002B58A1">
              <w:rPr>
                <w:rFonts w:ascii="Avenir Book" w:eastAsia="Malgun Gothic" w:hAnsi="Avenir Book" w:cs="Arial"/>
                <w:lang w:eastAsia="ko-KR"/>
              </w:rPr>
              <w:t xml:space="preserve"> C.1.1 </w:t>
            </w:r>
          </w:p>
        </w:tc>
      </w:tr>
      <w:tr w:rsidR="00F5279C" w14:paraId="206C833B" w14:textId="77777777" w:rsidTr="00DA66A9">
        <w:tc>
          <w:tcPr>
            <w:tcW w:w="4101" w:type="dxa"/>
          </w:tcPr>
          <w:p w14:paraId="5BBC9587"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 xml:space="preserve">Re-webhosting of revised PDD for GSC </w:t>
            </w:r>
          </w:p>
        </w:tc>
        <w:tc>
          <w:tcPr>
            <w:tcW w:w="1407" w:type="dxa"/>
          </w:tcPr>
          <w:p w14:paraId="6CC1514E"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11/04/2008</w:t>
            </w:r>
          </w:p>
        </w:tc>
        <w:tc>
          <w:tcPr>
            <w:tcW w:w="4347" w:type="dxa"/>
          </w:tcPr>
          <w:p w14:paraId="4F590171" w14:textId="77777777" w:rsidR="00F5279C" w:rsidRPr="00E714E0" w:rsidRDefault="00F5279C" w:rsidP="00DA66A9">
            <w:pPr>
              <w:rPr>
                <w:rFonts w:ascii="Avenir Book" w:hAnsi="Avenir Book" w:cs="Arial"/>
              </w:rPr>
            </w:pPr>
            <w:r w:rsidRPr="00E714E0">
              <w:rPr>
                <w:rFonts w:ascii="Avenir Book" w:hAnsi="Avenir Book" w:cs="Arial"/>
              </w:rPr>
              <w:t>CDM Validation Report, section 5.1 &amp;</w:t>
            </w:r>
          </w:p>
          <w:p w14:paraId="2499194E" w14:textId="77777777" w:rsidR="00F5279C" w:rsidRPr="00E714E0" w:rsidRDefault="0032594A" w:rsidP="00DA66A9">
            <w:pPr>
              <w:rPr>
                <w:rFonts w:ascii="Avenir Book" w:eastAsia="Malgun Gothic" w:hAnsi="Avenir Book" w:cs="Arial"/>
                <w:lang w:eastAsia="ko-KR"/>
              </w:rPr>
            </w:pPr>
            <w:hyperlink r:id="rId19" w:history="1">
              <w:r w:rsidR="00F5279C" w:rsidRPr="00E714E0">
                <w:rPr>
                  <w:rStyle w:val="Hyperlink"/>
                  <w:rFonts w:ascii="Avenir Book" w:hAnsi="Avenir Book" w:cs="Arial"/>
                </w:rPr>
                <w:t>https://webapps.sgs.com/quality-network/</w:t>
              </w:r>
            </w:hyperlink>
          </w:p>
        </w:tc>
      </w:tr>
      <w:tr w:rsidR="00F5279C" w14:paraId="4769C16F" w14:textId="77777777" w:rsidTr="00DA66A9">
        <w:tc>
          <w:tcPr>
            <w:tcW w:w="4101" w:type="dxa"/>
          </w:tcPr>
          <w:p w14:paraId="7DF32341"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 xml:space="preserve">Re-webhosting of revised PDD for GSC </w:t>
            </w:r>
          </w:p>
        </w:tc>
        <w:tc>
          <w:tcPr>
            <w:tcW w:w="1407" w:type="dxa"/>
          </w:tcPr>
          <w:p w14:paraId="739C76FC"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28/03/2008</w:t>
            </w:r>
          </w:p>
        </w:tc>
        <w:tc>
          <w:tcPr>
            <w:tcW w:w="4347" w:type="dxa"/>
          </w:tcPr>
          <w:p w14:paraId="548DA3D9" w14:textId="77777777" w:rsidR="00F5279C" w:rsidRPr="00E714E0" w:rsidRDefault="00F5279C" w:rsidP="00DA66A9">
            <w:pPr>
              <w:rPr>
                <w:rFonts w:ascii="Avenir Book" w:hAnsi="Avenir Book" w:cs="Arial"/>
              </w:rPr>
            </w:pPr>
            <w:r w:rsidRPr="00E714E0">
              <w:rPr>
                <w:rFonts w:ascii="Avenir Book" w:hAnsi="Avenir Book" w:cs="Arial"/>
              </w:rPr>
              <w:t>CDM Validation Report, section 5.1 &amp;</w:t>
            </w:r>
          </w:p>
          <w:p w14:paraId="58D390E0" w14:textId="77777777" w:rsidR="00F5279C" w:rsidRPr="00E714E0" w:rsidRDefault="0032594A" w:rsidP="00DA66A9">
            <w:pPr>
              <w:rPr>
                <w:rFonts w:ascii="Avenir Book" w:hAnsi="Avenir Book" w:cs="Arial"/>
              </w:rPr>
            </w:pPr>
            <w:hyperlink r:id="rId20" w:history="1">
              <w:r w:rsidR="00F5279C" w:rsidRPr="00E714E0">
                <w:rPr>
                  <w:rStyle w:val="Hyperlink"/>
                  <w:rFonts w:ascii="Avenir Book" w:hAnsi="Avenir Book" w:cs="Arial"/>
                </w:rPr>
                <w:t>https://webapps.sgs.com/quality-network/</w:t>
              </w:r>
            </w:hyperlink>
          </w:p>
        </w:tc>
      </w:tr>
      <w:tr w:rsidR="00F5279C" w14:paraId="4F473C07" w14:textId="77777777" w:rsidTr="00DA66A9">
        <w:tc>
          <w:tcPr>
            <w:tcW w:w="4101" w:type="dxa"/>
          </w:tcPr>
          <w:p w14:paraId="3F2E93EB"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Commissioning of 1</w:t>
            </w:r>
            <w:r w:rsidRPr="00E714E0">
              <w:rPr>
                <w:rFonts w:ascii="Avenir Book" w:eastAsia="Malgun Gothic" w:hAnsi="Avenir Book" w:cs="Arial"/>
                <w:vertAlign w:val="superscript"/>
                <w:lang w:eastAsia="ko-KR"/>
              </w:rPr>
              <w:t>st</w:t>
            </w:r>
            <w:r w:rsidRPr="00E714E0">
              <w:rPr>
                <w:rFonts w:ascii="Avenir Book" w:eastAsia="Malgun Gothic" w:hAnsi="Avenir Book" w:cs="Arial"/>
                <w:lang w:eastAsia="ko-KR"/>
              </w:rPr>
              <w:t xml:space="preserve"> Phase of the project </w:t>
            </w:r>
          </w:p>
        </w:tc>
        <w:tc>
          <w:tcPr>
            <w:tcW w:w="1407" w:type="dxa"/>
          </w:tcPr>
          <w:p w14:paraId="78ED7AFB"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01/05/ 2008</w:t>
            </w:r>
          </w:p>
        </w:tc>
        <w:tc>
          <w:tcPr>
            <w:tcW w:w="4347" w:type="dxa"/>
          </w:tcPr>
          <w:p w14:paraId="4993DC81" w14:textId="77777777" w:rsidR="00F5279C" w:rsidRPr="00E714E0" w:rsidRDefault="00F5279C" w:rsidP="00DA66A9">
            <w:pPr>
              <w:rPr>
                <w:rFonts w:ascii="Avenir Book" w:hAnsi="Avenir Book" w:cs="Arial"/>
              </w:rPr>
            </w:pPr>
            <w:r w:rsidRPr="00E714E0">
              <w:rPr>
                <w:rFonts w:ascii="Avenir Book" w:hAnsi="Avenir Book" w:cs="Arial"/>
              </w:rPr>
              <w:t xml:space="preserve">Plant records </w:t>
            </w:r>
          </w:p>
          <w:p w14:paraId="487F1B4D" w14:textId="77777777" w:rsidR="00F5279C" w:rsidRPr="00E714E0" w:rsidRDefault="00F5279C" w:rsidP="00DA66A9">
            <w:pPr>
              <w:rPr>
                <w:rFonts w:ascii="Avenir Book" w:hAnsi="Avenir Book" w:cs="Arial"/>
              </w:rPr>
            </w:pPr>
          </w:p>
        </w:tc>
      </w:tr>
      <w:tr w:rsidR="00F5279C" w14:paraId="2E18E510" w14:textId="77777777" w:rsidTr="00DA66A9">
        <w:tc>
          <w:tcPr>
            <w:tcW w:w="4101" w:type="dxa"/>
          </w:tcPr>
          <w:p w14:paraId="7AD6B753"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 xml:space="preserve">Registration of project activity </w:t>
            </w:r>
          </w:p>
        </w:tc>
        <w:tc>
          <w:tcPr>
            <w:tcW w:w="1407" w:type="dxa"/>
          </w:tcPr>
          <w:p w14:paraId="1A43E2BE" w14:textId="77777777" w:rsidR="00F5279C" w:rsidRPr="00E714E0" w:rsidRDefault="00F5279C" w:rsidP="00DA66A9">
            <w:pPr>
              <w:rPr>
                <w:rFonts w:ascii="Avenir Book" w:eastAsia="Malgun Gothic" w:hAnsi="Avenir Book" w:cs="Arial"/>
                <w:lang w:eastAsia="ko-KR"/>
              </w:rPr>
            </w:pPr>
            <w:r w:rsidRPr="00E714E0">
              <w:rPr>
                <w:rFonts w:ascii="Avenir Book" w:eastAsia="Malgun Gothic" w:hAnsi="Avenir Book" w:cs="Arial"/>
                <w:lang w:eastAsia="ko-KR"/>
              </w:rPr>
              <w:t>04/11/2008</w:t>
            </w:r>
          </w:p>
        </w:tc>
        <w:tc>
          <w:tcPr>
            <w:tcW w:w="4347" w:type="dxa"/>
          </w:tcPr>
          <w:p w14:paraId="395E429B" w14:textId="77777777" w:rsidR="00F5279C" w:rsidRDefault="00F5279C" w:rsidP="00DA66A9">
            <w:pPr>
              <w:rPr>
                <w:rFonts w:ascii="Avenir Book" w:hAnsi="Avenir Book" w:cs="Arial"/>
              </w:rPr>
            </w:pPr>
            <w:r w:rsidRPr="00E714E0">
              <w:rPr>
                <w:rFonts w:ascii="Avenir Book" w:hAnsi="Avenir Book" w:cs="Arial"/>
              </w:rPr>
              <w:t>UNFCCC Project page</w:t>
            </w:r>
            <w:r>
              <w:rPr>
                <w:rFonts w:ascii="Avenir Book" w:hAnsi="Avenir Book" w:cs="Arial"/>
              </w:rPr>
              <w:t>:</w:t>
            </w:r>
          </w:p>
          <w:p w14:paraId="702DF4E5" w14:textId="77777777" w:rsidR="00F5279C" w:rsidRPr="00E714E0" w:rsidRDefault="0032594A" w:rsidP="00DA66A9">
            <w:pPr>
              <w:rPr>
                <w:rFonts w:ascii="Avenir Book" w:hAnsi="Avenir Book" w:cs="Arial"/>
              </w:rPr>
            </w:pPr>
            <w:hyperlink r:id="rId21" w:history="1">
              <w:r w:rsidR="00F5279C" w:rsidRPr="00E714E0">
                <w:rPr>
                  <w:rStyle w:val="Hyperlink"/>
                  <w:rFonts w:ascii="Avenir Book" w:hAnsi="Avenir Book" w:cs="Arial"/>
                </w:rPr>
                <w:t>https://cdm.unfccc.int/Projects/DB/SGS-UKL1214472977.27/view</w:t>
              </w:r>
            </w:hyperlink>
          </w:p>
        </w:tc>
      </w:tr>
      <w:tr w:rsidR="00F5279C" w14:paraId="02E532EC" w14:textId="77777777" w:rsidTr="00DA66A9">
        <w:tc>
          <w:tcPr>
            <w:tcW w:w="4101" w:type="dxa"/>
          </w:tcPr>
          <w:p w14:paraId="0C1851A2" w14:textId="77777777" w:rsidR="00F5279C" w:rsidRPr="00E714E0" w:rsidRDefault="00F5279C" w:rsidP="00DA66A9">
            <w:pPr>
              <w:rPr>
                <w:rFonts w:ascii="Avenir Book" w:eastAsia="Malgun Gothic" w:hAnsi="Avenir Book" w:cs="Arial"/>
                <w:lang w:eastAsia="ko-KR"/>
              </w:rPr>
            </w:pPr>
            <w:r>
              <w:rPr>
                <w:rFonts w:ascii="Avenir Book" w:hAnsi="Avenir Book"/>
              </w:rPr>
              <w:t xml:space="preserve">CDM Crediting period </w:t>
            </w:r>
          </w:p>
        </w:tc>
        <w:tc>
          <w:tcPr>
            <w:tcW w:w="1407" w:type="dxa"/>
          </w:tcPr>
          <w:p w14:paraId="1C007DE2" w14:textId="77777777" w:rsidR="00F5279C" w:rsidRPr="00E714E0" w:rsidRDefault="00F5279C" w:rsidP="00DA66A9">
            <w:pPr>
              <w:rPr>
                <w:rFonts w:ascii="Avenir Book" w:eastAsia="Malgun Gothic" w:hAnsi="Avenir Book" w:cs="Arial"/>
                <w:lang w:eastAsia="ko-KR"/>
              </w:rPr>
            </w:pPr>
            <w:r w:rsidRPr="001C39C4">
              <w:rPr>
                <w:rFonts w:ascii="Avenir Book" w:hAnsi="Avenir Book"/>
              </w:rPr>
              <w:t>04</w:t>
            </w:r>
            <w:r>
              <w:rPr>
                <w:rFonts w:ascii="Avenir Book" w:hAnsi="Avenir Book"/>
              </w:rPr>
              <w:t>/11/20</w:t>
            </w:r>
            <w:r w:rsidRPr="001C39C4">
              <w:rPr>
                <w:rFonts w:ascii="Avenir Book" w:hAnsi="Avenir Book"/>
              </w:rPr>
              <w:t xml:space="preserve">08 </w:t>
            </w:r>
            <w:r>
              <w:rPr>
                <w:rFonts w:ascii="Avenir Book" w:hAnsi="Avenir Book"/>
              </w:rPr>
              <w:t>–</w:t>
            </w:r>
            <w:r w:rsidRPr="001C39C4">
              <w:rPr>
                <w:rFonts w:ascii="Avenir Book" w:hAnsi="Avenir Book"/>
              </w:rPr>
              <w:t xml:space="preserve"> 03</w:t>
            </w:r>
            <w:r>
              <w:rPr>
                <w:rFonts w:ascii="Avenir Book" w:hAnsi="Avenir Book"/>
              </w:rPr>
              <w:t>/11/20</w:t>
            </w:r>
            <w:r w:rsidRPr="001C39C4">
              <w:rPr>
                <w:rFonts w:ascii="Avenir Book" w:hAnsi="Avenir Book"/>
              </w:rPr>
              <w:t>18</w:t>
            </w:r>
          </w:p>
        </w:tc>
        <w:tc>
          <w:tcPr>
            <w:tcW w:w="4347" w:type="dxa"/>
          </w:tcPr>
          <w:p w14:paraId="59EA0C42" w14:textId="77777777" w:rsidR="00F5279C" w:rsidRPr="00E714E0" w:rsidRDefault="0032594A" w:rsidP="00DA66A9">
            <w:pPr>
              <w:rPr>
                <w:rFonts w:ascii="Avenir Book" w:hAnsi="Avenir Book" w:cs="Arial"/>
              </w:rPr>
            </w:pPr>
            <w:hyperlink r:id="rId22" w:history="1">
              <w:r w:rsidR="00F5279C" w:rsidRPr="00F5279C">
                <w:rPr>
                  <w:rStyle w:val="Hyperlink"/>
                  <w:rFonts w:ascii="Avenir Book" w:hAnsi="Avenir Book" w:cs="Arial"/>
                </w:rPr>
                <w:t>https://cdm.unfccc.int/Projects/DB/SGS-UKL1214472977.27/view</w:t>
              </w:r>
            </w:hyperlink>
          </w:p>
        </w:tc>
      </w:tr>
      <w:tr w:rsidR="00F5279C" w14:paraId="154DC63D" w14:textId="77777777" w:rsidTr="00DA66A9">
        <w:tc>
          <w:tcPr>
            <w:tcW w:w="4101" w:type="dxa"/>
          </w:tcPr>
          <w:p w14:paraId="2DDF2D46" w14:textId="77777777" w:rsidR="00F5279C" w:rsidRPr="00E714E0" w:rsidRDefault="00F5279C" w:rsidP="00DA66A9">
            <w:pPr>
              <w:rPr>
                <w:rFonts w:ascii="Avenir Book" w:eastAsia="Malgun Gothic" w:hAnsi="Avenir Book" w:cs="Arial"/>
                <w:lang w:eastAsia="ko-KR"/>
              </w:rPr>
            </w:pPr>
            <w:r>
              <w:rPr>
                <w:rFonts w:ascii="Avenir Book" w:hAnsi="Avenir Book"/>
              </w:rPr>
              <w:t xml:space="preserve">GS Stakeholder consultation  </w:t>
            </w:r>
          </w:p>
        </w:tc>
        <w:tc>
          <w:tcPr>
            <w:tcW w:w="1407" w:type="dxa"/>
          </w:tcPr>
          <w:p w14:paraId="65D8B058" w14:textId="77777777" w:rsidR="00F5279C" w:rsidRPr="00E714E0" w:rsidRDefault="00F5279C" w:rsidP="00DA66A9">
            <w:pPr>
              <w:rPr>
                <w:rFonts w:ascii="Avenir Book" w:eastAsia="Malgun Gothic" w:hAnsi="Avenir Book" w:cs="Arial"/>
                <w:lang w:eastAsia="ko-KR"/>
              </w:rPr>
            </w:pPr>
            <w:r>
              <w:rPr>
                <w:rFonts w:ascii="Avenir Book" w:hAnsi="Avenir Book"/>
              </w:rPr>
              <w:t>28/02/2019</w:t>
            </w:r>
          </w:p>
        </w:tc>
        <w:tc>
          <w:tcPr>
            <w:tcW w:w="4347" w:type="dxa"/>
          </w:tcPr>
          <w:p w14:paraId="44F20F9D" w14:textId="77777777" w:rsidR="00F5279C" w:rsidRPr="00E714E0" w:rsidRDefault="00F5279C" w:rsidP="00DA66A9">
            <w:pPr>
              <w:rPr>
                <w:rFonts w:ascii="Avenir Book" w:hAnsi="Avenir Book" w:cs="Arial"/>
              </w:rPr>
            </w:pPr>
            <w:r>
              <w:rPr>
                <w:rFonts w:ascii="Avenir Book" w:hAnsi="Avenir Book" w:cs="Arial"/>
              </w:rPr>
              <w:t>Section E below</w:t>
            </w:r>
          </w:p>
        </w:tc>
      </w:tr>
    </w:tbl>
    <w:p w14:paraId="63BAE195" w14:textId="77777777" w:rsidR="00F5279C" w:rsidRDefault="00F5279C" w:rsidP="00F5279C">
      <w:pPr>
        <w:spacing w:after="240"/>
        <w:rPr>
          <w:rFonts w:ascii="Avenir" w:hAnsi="Avenir"/>
          <w:szCs w:val="22"/>
        </w:rPr>
      </w:pPr>
      <w:r>
        <w:rPr>
          <w:rFonts w:ascii="Avenir Book" w:eastAsia="Malgun Gothic" w:hAnsi="Avenir Book"/>
          <w:lang w:eastAsia="ko-KR"/>
        </w:rPr>
        <w:t>From the above project activities, it is evident that the project proponent has taken real action to secure carbon status for the project in parallel with implementation of the project activity</w:t>
      </w:r>
    </w:p>
    <w:p w14:paraId="136CFFA7" w14:textId="77777777" w:rsidR="0093660E" w:rsidRDefault="00A01FD3" w:rsidP="00E80EA6">
      <w:pPr>
        <w:spacing w:after="240"/>
        <w:rPr>
          <w:rFonts w:ascii="Avenir Book" w:hAnsi="Avenir Book"/>
        </w:rPr>
      </w:pPr>
      <w:r>
        <w:rPr>
          <w:rFonts w:ascii="Avenir" w:hAnsi="Avenir"/>
          <w:szCs w:val="22"/>
        </w:rPr>
        <w:t xml:space="preserve">. </w:t>
      </w:r>
    </w:p>
    <w:p w14:paraId="57985A12" w14:textId="77777777" w:rsidR="001C39C4" w:rsidRDefault="001C39C4" w:rsidP="00E80EA6">
      <w:pPr>
        <w:spacing w:after="240"/>
        <w:rPr>
          <w:rFonts w:ascii="Avenir Book" w:hAnsi="Avenir Book"/>
        </w:rPr>
      </w:pPr>
    </w:p>
    <w:p w14:paraId="0AC44B6B" w14:textId="77777777" w:rsidR="001C39C4" w:rsidRDefault="001C39C4" w:rsidP="00E80EA6">
      <w:pPr>
        <w:spacing w:after="240"/>
        <w:rPr>
          <w:rFonts w:ascii="Avenir Book" w:eastAsia="Malgun Gothic" w:hAnsi="Avenir Book"/>
          <w:lang w:eastAsia="ko-KR"/>
        </w:rPr>
      </w:pPr>
    </w:p>
    <w:p w14:paraId="278E0A69" w14:textId="77777777" w:rsidR="00CC25EE" w:rsidRPr="007C1D64" w:rsidRDefault="00A3357E" w:rsidP="00A3357E">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bookmarkEnd w:id="24"/>
      <w:r w:rsidR="00362A84" w:rsidRPr="007C1D64">
        <w:rPr>
          <w:rFonts w:ascii="Avenir Book" w:hAnsi="Avenir Book"/>
        </w:rPr>
        <w:t>Sustainable Development Goals (SDG) outcomes</w:t>
      </w:r>
    </w:p>
    <w:p w14:paraId="0F321D03"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961509" w:rsidRPr="007C1D64">
        <w:rPr>
          <w:rFonts w:ascii="Avenir Book" w:eastAsia="MS Mincho" w:hAnsi="Avenir Book"/>
        </w:rPr>
        <w:t xml:space="preserve">Relevant target for each of the </w:t>
      </w:r>
      <w:r w:rsidR="008436F5">
        <w:rPr>
          <w:rFonts w:ascii="Avenir Book" w:eastAsia="MS Mincho" w:hAnsi="Avenir Book"/>
        </w:rPr>
        <w:t>five</w:t>
      </w:r>
      <w:r w:rsidR="00961509" w:rsidRPr="007C1D64">
        <w:rPr>
          <w:rFonts w:ascii="Avenir Book" w:eastAsia="MS Mincho" w:hAnsi="Avenir Book"/>
        </w:rPr>
        <w:t xml:space="preserve"> SDGs</w:t>
      </w:r>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6A0" w:firstRow="1" w:lastRow="0" w:firstColumn="1" w:lastColumn="0" w:noHBand="1" w:noVBand="1"/>
      </w:tblPr>
      <w:tblGrid>
        <w:gridCol w:w="2088"/>
        <w:gridCol w:w="7651"/>
      </w:tblGrid>
      <w:tr w:rsidR="00684B16" w:rsidRPr="00741C3A" w14:paraId="2F486A87" w14:textId="77777777" w:rsidTr="00F16EFA">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E6E6E6"/>
            <w:tcMar>
              <w:top w:w="57" w:type="dxa"/>
              <w:bottom w:w="57" w:type="dxa"/>
            </w:tcMar>
            <w:vAlign w:val="center"/>
          </w:tcPr>
          <w:p w14:paraId="108FBEC7" w14:textId="77777777" w:rsidR="00684B16" w:rsidRPr="00741C3A" w:rsidRDefault="00684B16" w:rsidP="00F16EFA">
            <w:pPr>
              <w:pStyle w:val="SDMTableBoxParaNotNumbered"/>
              <w:rPr>
                <w:rFonts w:ascii="Avenir Book" w:hAnsi="Avenir Book"/>
                <w:b/>
                <w:sz w:val="22"/>
                <w:szCs w:val="22"/>
              </w:rPr>
            </w:pPr>
            <w:bookmarkStart w:id="26" w:name="_Ref317687675"/>
            <w:r w:rsidRPr="00741C3A">
              <w:rPr>
                <w:rFonts w:ascii="Avenir Book" w:hAnsi="Avenir Book"/>
                <w:b/>
                <w:sz w:val="22"/>
                <w:szCs w:val="22"/>
              </w:rPr>
              <w:t>SDG Goal</w:t>
            </w:r>
          </w:p>
        </w:tc>
        <w:tc>
          <w:tcPr>
            <w:tcW w:w="3928" w:type="pct"/>
            <w:tcBorders>
              <w:top w:val="single" w:sz="4" w:space="0" w:color="auto"/>
              <w:left w:val="single" w:sz="4" w:space="0" w:color="auto"/>
              <w:bottom w:val="single" w:sz="4" w:space="0" w:color="auto"/>
              <w:right w:val="single" w:sz="4" w:space="0" w:color="auto"/>
              <w:tl2br w:val="nil"/>
              <w:tr2bl w:val="nil"/>
            </w:tcBorders>
            <w:shd w:val="clear" w:color="auto" w:fill="E6E6E6"/>
          </w:tcPr>
          <w:p w14:paraId="7596A517" w14:textId="77777777" w:rsidR="00684B16" w:rsidRPr="00741C3A" w:rsidRDefault="00684B16" w:rsidP="00F16EFA">
            <w:pPr>
              <w:pStyle w:val="SDMTableBoxParaNotNumbered"/>
              <w:jc w:val="both"/>
              <w:rPr>
                <w:rFonts w:ascii="Avenir Book" w:hAnsi="Avenir Book"/>
                <w:b/>
                <w:sz w:val="22"/>
                <w:szCs w:val="22"/>
              </w:rPr>
            </w:pPr>
            <w:r w:rsidRPr="00741C3A">
              <w:rPr>
                <w:rFonts w:ascii="Avenir Book" w:hAnsi="Avenir Book"/>
                <w:b/>
                <w:sz w:val="22"/>
                <w:szCs w:val="22"/>
              </w:rPr>
              <w:t>Relevant SDGs Targets</w:t>
            </w:r>
          </w:p>
        </w:tc>
      </w:tr>
      <w:tr w:rsidR="00684B16" w:rsidRPr="00741C3A" w14:paraId="13D572B2" w14:textId="77777777" w:rsidTr="00F16EFA">
        <w:trPr>
          <w:trHeight w:val="494"/>
        </w:trPr>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082B8A99" w14:textId="77777777" w:rsidR="00684B16" w:rsidRPr="00741C3A" w:rsidRDefault="00684B16" w:rsidP="00E3529B">
            <w:pPr>
              <w:pStyle w:val="SDMTableBoxParaNumbered"/>
              <w:keepNext/>
              <w:keepLines/>
              <w:numPr>
                <w:ilvl w:val="0"/>
                <w:numId w:val="36"/>
              </w:numPr>
              <w:rPr>
                <w:rFonts w:ascii="Avenir Book" w:hAnsi="Avenir Book"/>
                <w:sz w:val="22"/>
                <w:szCs w:val="22"/>
              </w:rPr>
            </w:pPr>
            <w:r w:rsidRPr="00CC1DB6">
              <w:rPr>
                <w:rFonts w:ascii="Avenir Book" w:eastAsia="MS Mincho" w:hAnsi="Avenir Book"/>
              </w:rPr>
              <w:lastRenderedPageBreak/>
              <w:t>SDG 13: Climate Action</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0970C2FD" w14:textId="77777777" w:rsidR="00684B16" w:rsidRPr="00884A7D" w:rsidRDefault="00684B16" w:rsidP="00E3529B">
            <w:pPr>
              <w:numPr>
                <w:ilvl w:val="0"/>
                <w:numId w:val="38"/>
              </w:numPr>
              <w:shd w:val="clear" w:color="auto" w:fill="FFFFFF"/>
              <w:spacing w:after="96"/>
              <w:ind w:left="0"/>
              <w:jc w:val="left"/>
              <w:textAlignment w:val="baseline"/>
              <w:rPr>
                <w:rFonts w:ascii="Avenir Book" w:hAnsi="Avenir Book"/>
                <w:szCs w:val="22"/>
              </w:rPr>
            </w:pPr>
            <w:r w:rsidRPr="00884A7D">
              <w:rPr>
                <w:rFonts w:ascii="Avenir Book" w:hAnsi="Avenir Book"/>
                <w:szCs w:val="22"/>
              </w:rPr>
              <w:t>Strengthen resilience and adaptive capacity to climate-related hazards and natural disasters in all countries</w:t>
            </w:r>
          </w:p>
          <w:p w14:paraId="45F50840" w14:textId="77777777" w:rsidR="00684B16" w:rsidRPr="00884A7D" w:rsidRDefault="00684B16" w:rsidP="00E3529B">
            <w:pPr>
              <w:numPr>
                <w:ilvl w:val="0"/>
                <w:numId w:val="38"/>
              </w:numPr>
              <w:shd w:val="clear" w:color="auto" w:fill="FFFFFF"/>
              <w:spacing w:after="96"/>
              <w:ind w:left="0"/>
              <w:jc w:val="left"/>
              <w:textAlignment w:val="baseline"/>
              <w:rPr>
                <w:rFonts w:ascii="Avenir Book" w:hAnsi="Avenir Book"/>
                <w:szCs w:val="22"/>
              </w:rPr>
            </w:pPr>
            <w:r w:rsidRPr="00884A7D">
              <w:rPr>
                <w:rFonts w:ascii="Avenir Book" w:hAnsi="Avenir Book"/>
                <w:szCs w:val="22"/>
              </w:rPr>
              <w:t>Integrate climate change measures into national policies, strategies and planning</w:t>
            </w:r>
          </w:p>
          <w:p w14:paraId="644A5CC2" w14:textId="77777777" w:rsidR="00684B16" w:rsidRPr="008B203E" w:rsidRDefault="00684B16" w:rsidP="00E3529B">
            <w:pPr>
              <w:numPr>
                <w:ilvl w:val="0"/>
                <w:numId w:val="38"/>
              </w:numPr>
              <w:shd w:val="clear" w:color="auto" w:fill="FFFFFF"/>
              <w:spacing w:after="96"/>
              <w:ind w:left="0"/>
              <w:jc w:val="left"/>
              <w:textAlignment w:val="baseline"/>
              <w:rPr>
                <w:rFonts w:ascii="Avenir Book" w:hAnsi="Avenir Book"/>
                <w:szCs w:val="22"/>
              </w:rPr>
            </w:pPr>
            <w:r w:rsidRPr="00884A7D">
              <w:rPr>
                <w:rFonts w:ascii="Avenir Book" w:hAnsi="Avenir Book"/>
                <w:szCs w:val="22"/>
              </w:rPr>
              <w:t>Improve education, awareness-raising and human and institutional capacity on climate change mitigation, adaptation, impact reduction and early warning</w:t>
            </w:r>
          </w:p>
        </w:tc>
      </w:tr>
      <w:tr w:rsidR="00684B16" w:rsidRPr="00741C3A" w14:paraId="0FD50196" w14:textId="77777777" w:rsidTr="00F16EFA">
        <w:trPr>
          <w:trHeight w:val="494"/>
        </w:trPr>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7E9DBF92" w14:textId="77777777" w:rsidR="00684B16" w:rsidRPr="00741C3A" w:rsidRDefault="00684B16" w:rsidP="00491C8B">
            <w:pPr>
              <w:pStyle w:val="SDMTableBoxParaNumbered"/>
              <w:keepNext/>
              <w:keepLines/>
              <w:numPr>
                <w:ilvl w:val="0"/>
                <w:numId w:val="36"/>
              </w:numPr>
              <w:rPr>
                <w:rFonts w:ascii="Avenir Book" w:hAnsi="Avenir Book"/>
                <w:b/>
                <w:sz w:val="22"/>
                <w:szCs w:val="22"/>
              </w:rPr>
            </w:pPr>
            <w:r w:rsidRPr="00CC1DB6">
              <w:rPr>
                <w:rFonts w:ascii="Avenir Book" w:eastAsia="MS Mincho" w:hAnsi="Avenir Book"/>
              </w:rPr>
              <w:t xml:space="preserve">SDG </w:t>
            </w:r>
            <w:proofErr w:type="gramStart"/>
            <w:r w:rsidRPr="00CC1DB6">
              <w:rPr>
                <w:rFonts w:ascii="Avenir Book" w:eastAsia="MS Mincho" w:hAnsi="Avenir Book"/>
              </w:rPr>
              <w:t>1 :</w:t>
            </w:r>
            <w:proofErr w:type="gramEnd"/>
            <w:r w:rsidRPr="00CC1DB6">
              <w:rPr>
                <w:rFonts w:ascii="Avenir Book" w:eastAsia="MS Mincho" w:hAnsi="Avenir Book"/>
              </w:rPr>
              <w:t xml:space="preserve"> </w:t>
            </w:r>
            <w:r w:rsidR="00491C8B">
              <w:rPr>
                <w:rFonts w:ascii="Avenir Book" w:eastAsia="MS Mincho" w:hAnsi="Avenir Book"/>
              </w:rPr>
              <w:t xml:space="preserve">No </w:t>
            </w:r>
            <w:r w:rsidRPr="00CC1DB6">
              <w:rPr>
                <w:rFonts w:ascii="Avenir Book" w:eastAsia="MS Mincho" w:hAnsi="Avenir Book"/>
              </w:rPr>
              <w:t xml:space="preserve">Poverty </w:t>
            </w:r>
            <w:r w:rsidR="008436F5">
              <w:rPr>
                <w:rFonts w:ascii="Avenir Book" w:eastAsia="MS Mincho" w:hAnsi="Avenir Book"/>
              </w:rPr>
              <w:t xml:space="preserve"> </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04CB4AFD" w14:textId="77777777" w:rsidR="00684B16" w:rsidRDefault="00684B16" w:rsidP="00E3529B">
            <w:pPr>
              <w:numPr>
                <w:ilvl w:val="0"/>
                <w:numId w:val="37"/>
              </w:numPr>
              <w:shd w:val="clear" w:color="auto" w:fill="FFFFFF"/>
              <w:spacing w:after="96"/>
              <w:ind w:left="0"/>
              <w:jc w:val="left"/>
              <w:textAlignment w:val="baseline"/>
              <w:rPr>
                <w:rFonts w:ascii="Avenir Book" w:hAnsi="Avenir Book"/>
                <w:szCs w:val="22"/>
              </w:rPr>
            </w:pPr>
            <w:r w:rsidRPr="00884A7D">
              <w:rPr>
                <w:rFonts w:ascii="Avenir Book" w:hAnsi="Avenir Book"/>
                <w:szCs w:val="22"/>
              </w:rPr>
              <w:t>By 2030, eradicate extreme poverty for all people everywhere, currently measured as people living on less than $1.25 a day.</w:t>
            </w:r>
          </w:p>
          <w:p w14:paraId="060884A2" w14:textId="77777777" w:rsidR="00684B16" w:rsidRPr="008B203E" w:rsidRDefault="00684B16" w:rsidP="00E3529B">
            <w:pPr>
              <w:numPr>
                <w:ilvl w:val="0"/>
                <w:numId w:val="39"/>
              </w:numPr>
              <w:shd w:val="clear" w:color="auto" w:fill="FFFFFF"/>
              <w:spacing w:after="96"/>
              <w:ind w:left="0"/>
              <w:jc w:val="left"/>
              <w:textAlignment w:val="baseline"/>
              <w:rPr>
                <w:rFonts w:ascii="Avenir Book" w:hAnsi="Avenir Book"/>
                <w:szCs w:val="22"/>
              </w:rPr>
            </w:pPr>
            <w:r w:rsidRPr="00884A7D">
              <w:rPr>
                <w:rFonts w:ascii="Avenir Book" w:hAnsi="Avenir Book"/>
                <w:szCs w:val="22"/>
              </w:rPr>
              <w:t>By 2030, reduce at least by half the proportion of men, women and children of all ages living in poverty in all its dimensions according to national definitions.</w:t>
            </w:r>
          </w:p>
        </w:tc>
      </w:tr>
      <w:tr w:rsidR="00684B16" w:rsidRPr="00741C3A" w14:paraId="2E600781" w14:textId="77777777" w:rsidTr="00F16EFA">
        <w:trPr>
          <w:trHeight w:val="494"/>
        </w:trPr>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79AA9CF3" w14:textId="77777777" w:rsidR="00684B16" w:rsidRPr="00741C3A" w:rsidRDefault="00684B16" w:rsidP="00E3529B">
            <w:pPr>
              <w:pStyle w:val="SDMTableBoxParaNumbered"/>
              <w:keepNext/>
              <w:keepLines/>
              <w:numPr>
                <w:ilvl w:val="0"/>
                <w:numId w:val="36"/>
              </w:numPr>
              <w:rPr>
                <w:rFonts w:ascii="Avenir Book" w:hAnsi="Avenir Book"/>
                <w:b/>
                <w:sz w:val="22"/>
                <w:szCs w:val="22"/>
              </w:rPr>
            </w:pPr>
            <w:r w:rsidRPr="00CC1DB6">
              <w:rPr>
                <w:rFonts w:ascii="Avenir Book" w:eastAsia="MS Mincho" w:hAnsi="Avenir Book"/>
              </w:rPr>
              <w:t>SDG 3: Good Health and Well Being</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2153FEBB" w14:textId="77777777" w:rsidR="00684B16" w:rsidRPr="00741C3A" w:rsidRDefault="00684B16" w:rsidP="00F16EFA">
            <w:pPr>
              <w:rPr>
                <w:rFonts w:ascii="Avenir Book" w:hAnsi="Avenir Book"/>
                <w:szCs w:val="22"/>
              </w:rPr>
            </w:pPr>
            <w:r w:rsidRPr="00884A7D">
              <w:rPr>
                <w:rFonts w:ascii="Avenir Book" w:hAnsi="Avenir Book" w:cs="Arial"/>
                <w:szCs w:val="22"/>
              </w:rPr>
              <w:t>By 2030, substantially reduce the number of deaths and illnesses from hazardous chemicals and air, water and soil pollution and contamination</w:t>
            </w:r>
          </w:p>
        </w:tc>
      </w:tr>
      <w:tr w:rsidR="00684B16" w:rsidRPr="00741C3A" w14:paraId="1154168E" w14:textId="77777777" w:rsidTr="00F16EFA">
        <w:trPr>
          <w:trHeight w:val="494"/>
        </w:trPr>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350CA2DA" w14:textId="77777777" w:rsidR="00684B16" w:rsidRPr="00741C3A" w:rsidRDefault="00684B16" w:rsidP="00E3529B">
            <w:pPr>
              <w:pStyle w:val="SDMTableBoxParaNumbered"/>
              <w:keepNext/>
              <w:keepLines/>
              <w:numPr>
                <w:ilvl w:val="0"/>
                <w:numId w:val="36"/>
              </w:numPr>
              <w:rPr>
                <w:rFonts w:ascii="Avenir Book" w:hAnsi="Avenir Book"/>
                <w:b/>
                <w:sz w:val="22"/>
                <w:szCs w:val="22"/>
              </w:rPr>
            </w:pPr>
            <w:r w:rsidRPr="00CC1DB6">
              <w:rPr>
                <w:rFonts w:ascii="Avenir Book" w:eastAsia="MS Mincho" w:hAnsi="Avenir Book"/>
              </w:rPr>
              <w:t>SDG 6: Clean Water and Sanitation</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40D04782" w14:textId="77777777" w:rsidR="00684B16" w:rsidRPr="00741C3A" w:rsidRDefault="00684B16" w:rsidP="00E3529B">
            <w:pPr>
              <w:numPr>
                <w:ilvl w:val="0"/>
                <w:numId w:val="40"/>
              </w:numPr>
              <w:shd w:val="clear" w:color="auto" w:fill="FFFFFF"/>
              <w:spacing w:after="96"/>
              <w:ind w:left="0"/>
              <w:jc w:val="left"/>
              <w:textAlignment w:val="baseline"/>
              <w:rPr>
                <w:rFonts w:ascii="Avenir Book" w:hAnsi="Avenir Book"/>
                <w:b/>
                <w:szCs w:val="22"/>
              </w:rPr>
            </w:pPr>
            <w:r w:rsidRPr="00884A7D">
              <w:rPr>
                <w:rFonts w:ascii="Avenir Book" w:hAnsi="Avenir Book" w:cs="Arial"/>
                <w:szCs w:val="22"/>
              </w:rPr>
              <w:t>By 2030, improve water quality by reducing pollution, eliminating dumping and minimizing release of hazardous chemicals and materials, halving the proportion of untreated wastewater and substantially increasing recycling and safe reuse globally</w:t>
            </w:r>
          </w:p>
        </w:tc>
      </w:tr>
      <w:tr w:rsidR="00684B16" w:rsidRPr="00741C3A" w14:paraId="7D065A2D" w14:textId="77777777" w:rsidTr="00F16EFA">
        <w:trPr>
          <w:trHeight w:val="494"/>
        </w:trPr>
        <w:tc>
          <w:tcPr>
            <w:tcW w:w="1072" w:type="pct"/>
            <w:tcBorders>
              <w:top w:val="single" w:sz="4" w:space="0" w:color="auto"/>
              <w:left w:val="single" w:sz="4" w:space="0" w:color="auto"/>
              <w:bottom w:val="single" w:sz="4" w:space="0" w:color="auto"/>
              <w:right w:val="single" w:sz="4" w:space="0" w:color="auto"/>
              <w:tl2br w:val="nil"/>
              <w:tr2bl w:val="nil"/>
            </w:tcBorders>
            <w:shd w:val="clear" w:color="auto" w:fill="auto"/>
            <w:tcMar>
              <w:top w:w="57" w:type="dxa"/>
              <w:bottom w:w="57" w:type="dxa"/>
            </w:tcMar>
          </w:tcPr>
          <w:p w14:paraId="61F1EE45" w14:textId="77777777" w:rsidR="00684B16" w:rsidRPr="00741C3A" w:rsidRDefault="00684B16" w:rsidP="00E3529B">
            <w:pPr>
              <w:pStyle w:val="SDMTableBoxParaNumbered"/>
              <w:keepNext/>
              <w:keepLines/>
              <w:numPr>
                <w:ilvl w:val="0"/>
                <w:numId w:val="36"/>
              </w:numPr>
              <w:rPr>
                <w:rFonts w:ascii="Avenir Book" w:hAnsi="Avenir Book"/>
                <w:b/>
                <w:sz w:val="22"/>
                <w:szCs w:val="22"/>
              </w:rPr>
            </w:pPr>
            <w:r w:rsidRPr="00CC1DB6">
              <w:rPr>
                <w:rFonts w:ascii="Avenir Book" w:eastAsia="MS Mincho" w:hAnsi="Avenir Book"/>
              </w:rPr>
              <w:t>SDG 11: Sustainable Cities and Communities</w:t>
            </w:r>
          </w:p>
        </w:tc>
        <w:tc>
          <w:tcPr>
            <w:tcW w:w="3928" w:type="pct"/>
            <w:tcBorders>
              <w:top w:val="single" w:sz="4" w:space="0" w:color="auto"/>
              <w:left w:val="single" w:sz="4" w:space="0" w:color="auto"/>
              <w:bottom w:val="single" w:sz="4" w:space="0" w:color="auto"/>
              <w:right w:val="single" w:sz="4" w:space="0" w:color="auto"/>
              <w:tl2br w:val="nil"/>
              <w:tr2bl w:val="nil"/>
            </w:tcBorders>
          </w:tcPr>
          <w:p w14:paraId="194EBF1C" w14:textId="77777777" w:rsidR="00684B16" w:rsidRPr="00741C3A" w:rsidRDefault="00684B16" w:rsidP="00E3529B">
            <w:pPr>
              <w:numPr>
                <w:ilvl w:val="0"/>
                <w:numId w:val="41"/>
              </w:numPr>
              <w:shd w:val="clear" w:color="auto" w:fill="FFFFFF"/>
              <w:spacing w:after="96"/>
              <w:ind w:left="0"/>
              <w:jc w:val="left"/>
              <w:textAlignment w:val="baseline"/>
              <w:rPr>
                <w:rFonts w:ascii="Avenir Book" w:hAnsi="Avenir Book"/>
                <w:b/>
                <w:szCs w:val="22"/>
              </w:rPr>
            </w:pPr>
            <w:r w:rsidRPr="00690482">
              <w:rPr>
                <w:rFonts w:ascii="Avenir Book" w:hAnsi="Avenir Book" w:cs="Arial"/>
                <w:szCs w:val="22"/>
              </w:rPr>
              <w:t>By 2030, reduce the adverse per capita environmental impact of cities, including by paying special attention to air quality and municipal and other waste management</w:t>
            </w:r>
          </w:p>
        </w:tc>
      </w:tr>
    </w:tbl>
    <w:p w14:paraId="77BE7BB6" w14:textId="77777777" w:rsidR="00961509" w:rsidRPr="007C1D64" w:rsidRDefault="00961509" w:rsidP="00961509">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t>Explanation of methodological choices/approaches</w:t>
      </w:r>
      <w:r w:rsidR="00065EBC" w:rsidRPr="007C1D64">
        <w:rPr>
          <w:rFonts w:ascii="Avenir Book" w:eastAsia="MS Mincho" w:hAnsi="Avenir Book"/>
        </w:rPr>
        <w:t xml:space="preserve"> for estimating the SDG outcome</w:t>
      </w:r>
    </w:p>
    <w:p w14:paraId="619CEFA0" w14:textId="77777777" w:rsidR="00684B16" w:rsidRDefault="00684B16" w:rsidP="00961509">
      <w:pPr>
        <w:rPr>
          <w:rFonts w:ascii="Avenir Book" w:eastAsia="MS Mincho" w:hAnsi="Avenir Book"/>
        </w:rPr>
      </w:pPr>
    </w:p>
    <w:p w14:paraId="5CA1A65D" w14:textId="77777777" w:rsidR="00684B16" w:rsidRPr="00884A7D" w:rsidRDefault="00684B16" w:rsidP="00E3529B">
      <w:pPr>
        <w:pStyle w:val="ListParagraph"/>
        <w:numPr>
          <w:ilvl w:val="0"/>
          <w:numId w:val="48"/>
        </w:numPr>
        <w:rPr>
          <w:rFonts w:ascii="Avenir Book" w:eastAsia="MS Mincho" w:hAnsi="Avenir Book"/>
        </w:rPr>
      </w:pPr>
      <w:r w:rsidRPr="00884A7D">
        <w:rPr>
          <w:rFonts w:ascii="Avenir Book" w:eastAsia="MS Mincho" w:hAnsi="Avenir Book"/>
        </w:rPr>
        <w:t xml:space="preserve">SDG </w:t>
      </w:r>
      <w:proofErr w:type="gramStart"/>
      <w:r w:rsidRPr="00884A7D">
        <w:rPr>
          <w:rFonts w:ascii="Avenir Book" w:eastAsia="MS Mincho" w:hAnsi="Avenir Book"/>
        </w:rPr>
        <w:t>1 :</w:t>
      </w:r>
      <w:proofErr w:type="gramEnd"/>
      <w:r w:rsidRPr="00884A7D">
        <w:rPr>
          <w:rFonts w:ascii="Avenir Book" w:eastAsia="MS Mincho" w:hAnsi="Avenir Book"/>
        </w:rPr>
        <w:t xml:space="preserve"> </w:t>
      </w:r>
      <w:r>
        <w:rPr>
          <w:rFonts w:ascii="Avenir Book" w:eastAsia="MS Mincho" w:hAnsi="Avenir Book"/>
        </w:rPr>
        <w:t xml:space="preserve">No </w:t>
      </w:r>
      <w:r w:rsidRPr="00884A7D">
        <w:rPr>
          <w:rFonts w:ascii="Avenir Book" w:eastAsia="MS Mincho" w:hAnsi="Avenir Book"/>
        </w:rPr>
        <w:t xml:space="preserve">Poverty </w:t>
      </w:r>
    </w:p>
    <w:p w14:paraId="40782470" w14:textId="77777777" w:rsidR="00684B16" w:rsidRPr="00884A7D" w:rsidRDefault="00684B16" w:rsidP="00684B16">
      <w:pPr>
        <w:pStyle w:val="ListParagraph"/>
        <w:rPr>
          <w:rFonts w:ascii="Avenir Book" w:eastAsia="MS Mincho" w:hAnsi="Avenir Book"/>
        </w:rPr>
      </w:pPr>
    </w:p>
    <w:tbl>
      <w:tblPr>
        <w:tblStyle w:val="TableGrid"/>
        <w:tblW w:w="0" w:type="auto"/>
        <w:tblInd w:w="720" w:type="dxa"/>
        <w:tblLook w:val="04A0" w:firstRow="1" w:lastRow="0" w:firstColumn="1" w:lastColumn="0" w:noHBand="0" w:noVBand="1"/>
      </w:tblPr>
      <w:tblGrid>
        <w:gridCol w:w="2110"/>
        <w:gridCol w:w="6799"/>
      </w:tblGrid>
      <w:tr w:rsidR="00684B16" w:rsidRPr="00884A7D" w14:paraId="17D44467" w14:textId="77777777" w:rsidTr="00F16EFA">
        <w:tc>
          <w:tcPr>
            <w:tcW w:w="2110" w:type="dxa"/>
          </w:tcPr>
          <w:p w14:paraId="5C1AB0AE"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Baseline Scenario</w:t>
            </w:r>
          </w:p>
        </w:tc>
        <w:tc>
          <w:tcPr>
            <w:tcW w:w="6799" w:type="dxa"/>
          </w:tcPr>
          <w:p w14:paraId="06F8F4CE" w14:textId="77777777" w:rsidR="00684B16" w:rsidRPr="00CA4876" w:rsidRDefault="001B3961" w:rsidP="00F16EFA">
            <w:pPr>
              <w:pStyle w:val="ListParagraph"/>
              <w:ind w:left="0"/>
              <w:rPr>
                <w:rFonts w:ascii="Avenir Book" w:eastAsia="MS Mincho" w:hAnsi="Avenir Book"/>
              </w:rPr>
            </w:pPr>
            <w:r>
              <w:rPr>
                <w:rFonts w:ascii="Avenir Book" w:eastAsia="MS Mincho" w:hAnsi="Avenir Book"/>
              </w:rPr>
              <w:t xml:space="preserve"> </w:t>
            </w:r>
            <w:r w:rsidRPr="00884A7D">
              <w:rPr>
                <w:rFonts w:ascii="Avenir Book" w:eastAsia="MS Mincho" w:hAnsi="Avenir Book"/>
              </w:rPr>
              <w:t>People in and around</w:t>
            </w:r>
            <w:r>
              <w:rPr>
                <w:rFonts w:ascii="Avenir Book" w:eastAsia="MS Mincho" w:hAnsi="Avenir Book"/>
              </w:rPr>
              <w:t xml:space="preserve"> the landfill </w:t>
            </w:r>
            <w:r w:rsidRPr="00884A7D">
              <w:rPr>
                <w:rFonts w:ascii="Avenir Book" w:eastAsia="MS Mincho" w:hAnsi="Avenir Book"/>
              </w:rPr>
              <w:t xml:space="preserve">are poor and </w:t>
            </w:r>
            <w:r>
              <w:rPr>
                <w:rFonts w:ascii="Avenir Book" w:eastAsia="MS Mincho" w:hAnsi="Avenir Book"/>
              </w:rPr>
              <w:t>missing opportunities</w:t>
            </w:r>
            <w:r w:rsidRPr="00884A7D">
              <w:rPr>
                <w:rFonts w:ascii="Avenir Book" w:eastAsia="MS Mincho" w:hAnsi="Avenir Book"/>
              </w:rPr>
              <w:t>.</w:t>
            </w:r>
          </w:p>
        </w:tc>
      </w:tr>
      <w:tr w:rsidR="00684B16" w:rsidRPr="00884A7D" w14:paraId="07BBB149" w14:textId="77777777" w:rsidTr="00F16EFA">
        <w:tc>
          <w:tcPr>
            <w:tcW w:w="2110" w:type="dxa"/>
          </w:tcPr>
          <w:p w14:paraId="4550D46C"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Proposed Approach</w:t>
            </w:r>
          </w:p>
        </w:tc>
        <w:tc>
          <w:tcPr>
            <w:tcW w:w="6799" w:type="dxa"/>
          </w:tcPr>
          <w:p w14:paraId="48F20521" w14:textId="77777777" w:rsidR="00684B16" w:rsidRPr="00CA4876" w:rsidRDefault="00684B16" w:rsidP="00F16EFA">
            <w:pPr>
              <w:pStyle w:val="ListParagraph"/>
              <w:ind w:left="0"/>
              <w:rPr>
                <w:rFonts w:ascii="Avenir Book" w:eastAsia="MS Mincho" w:hAnsi="Avenir Book"/>
              </w:rPr>
            </w:pPr>
            <w:r w:rsidRPr="00884A7D">
              <w:rPr>
                <w:rFonts w:ascii="Avenir Book" w:eastAsia="MS Mincho" w:hAnsi="Avenir Book"/>
              </w:rPr>
              <w:t>Through this project, 65</w:t>
            </w:r>
            <w:r w:rsidRPr="00CA4876">
              <w:rPr>
                <w:rFonts w:ascii="Avenir Book" w:eastAsia="MS Mincho" w:hAnsi="Avenir Book"/>
              </w:rPr>
              <w:t xml:space="preserve"> new jobs have been created and especially women are given jobs to run the plant.</w:t>
            </w:r>
            <w:r w:rsidR="001B3961">
              <w:rPr>
                <w:rFonts w:ascii="Avenir Book" w:eastAsia="MS Mincho" w:hAnsi="Avenir Book"/>
              </w:rPr>
              <w:t xml:space="preserve"> The additional facilities provide increased material throughout and income for all that have chosen the landfill area as their grounds for sustenance.</w:t>
            </w:r>
          </w:p>
        </w:tc>
      </w:tr>
      <w:tr w:rsidR="00684B16" w:rsidRPr="00884A7D" w14:paraId="467A7319" w14:textId="77777777" w:rsidTr="00F16EFA">
        <w:tc>
          <w:tcPr>
            <w:tcW w:w="2110" w:type="dxa"/>
          </w:tcPr>
          <w:p w14:paraId="468CFF62"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 xml:space="preserve">Equations used </w:t>
            </w:r>
          </w:p>
        </w:tc>
        <w:tc>
          <w:tcPr>
            <w:tcW w:w="6799" w:type="dxa"/>
          </w:tcPr>
          <w:p w14:paraId="2A2E1F7B"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Not applicable</w:t>
            </w:r>
          </w:p>
        </w:tc>
      </w:tr>
      <w:tr w:rsidR="00684B16" w:rsidRPr="00884A7D" w14:paraId="4426144D" w14:textId="77777777" w:rsidTr="00F16EFA">
        <w:tc>
          <w:tcPr>
            <w:tcW w:w="2110" w:type="dxa"/>
          </w:tcPr>
          <w:p w14:paraId="629E4F83"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Project Outcome</w:t>
            </w:r>
          </w:p>
        </w:tc>
        <w:tc>
          <w:tcPr>
            <w:tcW w:w="6799" w:type="dxa"/>
          </w:tcPr>
          <w:p w14:paraId="6E5D2EBA" w14:textId="77777777" w:rsidR="00684B16" w:rsidRDefault="00684B16" w:rsidP="00F16EFA">
            <w:pPr>
              <w:pStyle w:val="ListParagraph"/>
              <w:ind w:left="0"/>
              <w:rPr>
                <w:rFonts w:ascii="Avenir Book" w:eastAsia="MS Mincho" w:hAnsi="Avenir Book"/>
              </w:rPr>
            </w:pPr>
            <w:r w:rsidRPr="00884A7D">
              <w:rPr>
                <w:rFonts w:ascii="Avenir Book" w:eastAsia="MS Mincho" w:hAnsi="Avenir Book"/>
              </w:rPr>
              <w:t>Poverty alleviation by creating over 65</w:t>
            </w:r>
            <w:r w:rsidRPr="00CA4876">
              <w:rPr>
                <w:rFonts w:ascii="Avenir Book" w:eastAsia="MS Mincho" w:hAnsi="Avenir Book"/>
              </w:rPr>
              <w:t xml:space="preserve"> new jobs, predominantly women. </w:t>
            </w:r>
            <w:r w:rsidRPr="00884A7D">
              <w:rPr>
                <w:rFonts w:ascii="Avenir Book" w:eastAsia="MS Mincho" w:hAnsi="Avenir Book"/>
              </w:rPr>
              <w:t xml:space="preserve">Bali is relatively rich while the neighbouring main island of Java is much poorer. We have two types of jobs in the project. The waste separation is outsourced to poor migrants from Java, while all other jobs are held by Balinese from </w:t>
            </w:r>
            <w:proofErr w:type="spellStart"/>
            <w:r w:rsidRPr="00884A7D">
              <w:rPr>
                <w:rFonts w:ascii="Avenir Book" w:eastAsia="MS Mincho" w:hAnsi="Avenir Book"/>
              </w:rPr>
              <w:t>Temesi</w:t>
            </w:r>
            <w:proofErr w:type="spellEnd"/>
            <w:r w:rsidRPr="00884A7D">
              <w:rPr>
                <w:rFonts w:ascii="Avenir Book" w:eastAsia="MS Mincho" w:hAnsi="Avenir Book"/>
              </w:rPr>
              <w:t xml:space="preserve">. The migrants from Java operate often as families. </w:t>
            </w:r>
            <w:proofErr w:type="gramStart"/>
            <w:r w:rsidRPr="00884A7D">
              <w:rPr>
                <w:rFonts w:ascii="Avenir Book" w:eastAsia="MS Mincho" w:hAnsi="Avenir Book"/>
              </w:rPr>
              <w:t>Thus</w:t>
            </w:r>
            <w:proofErr w:type="gramEnd"/>
            <w:r w:rsidRPr="00884A7D">
              <w:rPr>
                <w:rFonts w:ascii="Avenir Book" w:eastAsia="MS Mincho" w:hAnsi="Avenir Book"/>
              </w:rPr>
              <w:t xml:space="preserve"> families are not separated, but it results in a rather even gender ratio. The project also set up a model waste bank to tackle </w:t>
            </w:r>
            <w:r w:rsidR="001B3961" w:rsidRPr="00884A7D">
              <w:rPr>
                <w:rFonts w:ascii="Avenir Book" w:eastAsia="MS Mincho" w:hAnsi="Avenir Book"/>
              </w:rPr>
              <w:t>the</w:t>
            </w:r>
            <w:r w:rsidR="001B3961">
              <w:rPr>
                <w:rFonts w:ascii="Avenir Book" w:eastAsia="MS Mincho" w:hAnsi="Avenir Book"/>
              </w:rPr>
              <w:t xml:space="preserve"> plastics</w:t>
            </w:r>
            <w:r w:rsidR="001B3961" w:rsidRPr="00884A7D" w:rsidDel="001B3961">
              <w:rPr>
                <w:rFonts w:ascii="Avenir Book" w:eastAsia="MS Mincho" w:hAnsi="Avenir Book"/>
              </w:rPr>
              <w:t xml:space="preserve"> </w:t>
            </w:r>
            <w:r w:rsidRPr="00884A7D">
              <w:rPr>
                <w:rFonts w:ascii="Avenir Book" w:eastAsia="MS Mincho" w:hAnsi="Avenir Book"/>
              </w:rPr>
              <w:t xml:space="preserve">problem. Besides generating income for all participants, the waste </w:t>
            </w:r>
            <w:r w:rsidR="001B3961">
              <w:rPr>
                <w:rFonts w:ascii="Avenir Book" w:eastAsia="MS Mincho" w:hAnsi="Avenir Book"/>
              </w:rPr>
              <w:t xml:space="preserve">has </w:t>
            </w:r>
            <w:r w:rsidRPr="00884A7D">
              <w:rPr>
                <w:rFonts w:ascii="Avenir Book" w:eastAsia="MS Mincho" w:hAnsi="Avenir Book"/>
              </w:rPr>
              <w:t>increased employment and the recycling rate</w:t>
            </w:r>
            <w:r w:rsidRPr="00CA4876">
              <w:rPr>
                <w:rFonts w:ascii="Avenir Book" w:eastAsia="MS Mincho" w:hAnsi="Avenir Book"/>
              </w:rPr>
              <w:t xml:space="preserve">. </w:t>
            </w:r>
          </w:p>
          <w:p w14:paraId="07D6831F" w14:textId="77777777" w:rsidR="00F5279C" w:rsidRDefault="00F5279C" w:rsidP="00F16EFA">
            <w:pPr>
              <w:pStyle w:val="ListParagraph"/>
              <w:ind w:left="0"/>
              <w:rPr>
                <w:rFonts w:ascii="Avenir Book" w:eastAsia="MS Mincho" w:hAnsi="Avenir Book"/>
              </w:rPr>
            </w:pPr>
          </w:p>
          <w:p w14:paraId="4B70DEF4" w14:textId="77777777" w:rsidR="00F5279C" w:rsidRPr="00CA4876" w:rsidRDefault="00F5279C" w:rsidP="00F16EFA">
            <w:pPr>
              <w:pStyle w:val="ListParagraph"/>
              <w:ind w:left="0"/>
              <w:rPr>
                <w:rFonts w:ascii="Avenir Book" w:eastAsia="MS Mincho" w:hAnsi="Avenir Book"/>
              </w:rPr>
            </w:pPr>
            <w:r>
              <w:rPr>
                <w:rFonts w:ascii="Avenir Book" w:eastAsia="MS Mincho" w:hAnsi="Avenir Book"/>
              </w:rPr>
              <w:t xml:space="preserve">The jobs created by the project activity are additional to the pre-project scenario. The money spent towards the salary goes the poor migrants from Java and </w:t>
            </w:r>
            <w:r w:rsidRPr="00884A7D">
              <w:rPr>
                <w:rFonts w:ascii="Avenir Book" w:eastAsia="MS Mincho" w:hAnsi="Avenir Book"/>
              </w:rPr>
              <w:t xml:space="preserve">Balinese from </w:t>
            </w:r>
            <w:proofErr w:type="spellStart"/>
            <w:r w:rsidRPr="00884A7D">
              <w:rPr>
                <w:rFonts w:ascii="Avenir Book" w:eastAsia="MS Mincho" w:hAnsi="Avenir Book"/>
              </w:rPr>
              <w:t>Temesi</w:t>
            </w:r>
            <w:proofErr w:type="spellEnd"/>
            <w:r>
              <w:rPr>
                <w:rFonts w:ascii="Avenir Book" w:eastAsia="MS Mincho" w:hAnsi="Avenir Book"/>
              </w:rPr>
              <w:t>. Hence, the project will improve the financial conditions of the workers and thus will help in poverty alleviation.</w:t>
            </w:r>
          </w:p>
        </w:tc>
      </w:tr>
      <w:tr w:rsidR="00684B16" w14:paraId="6960A057" w14:textId="77777777" w:rsidTr="00F16EFA">
        <w:tc>
          <w:tcPr>
            <w:tcW w:w="2110" w:type="dxa"/>
          </w:tcPr>
          <w:p w14:paraId="03E5A9C4"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lastRenderedPageBreak/>
              <w:t>Additional Information</w:t>
            </w:r>
          </w:p>
        </w:tc>
        <w:tc>
          <w:tcPr>
            <w:tcW w:w="6799" w:type="dxa"/>
          </w:tcPr>
          <w:p w14:paraId="1CAE64E0" w14:textId="77777777" w:rsidR="00684B16" w:rsidRDefault="00684B16" w:rsidP="00F16EFA">
            <w:pPr>
              <w:rPr>
                <w:rFonts w:ascii="Avenir Book" w:eastAsia="MS Mincho" w:hAnsi="Avenir Book"/>
              </w:rPr>
            </w:pPr>
            <w:r w:rsidRPr="00884A7D">
              <w:rPr>
                <w:rFonts w:ascii="Avenir Book" w:eastAsia="MS Mincho" w:hAnsi="Avenir Book"/>
              </w:rPr>
              <w:t>Indonesia has pledged to eradicate poverty in last 10 years and has successfully reduced the percentage of population living in poverty from 17.75 percent (2006) to 10.7 percent (2016)</w:t>
            </w:r>
            <w:bookmarkStart w:id="27" w:name="_Ref515956471"/>
            <w:r w:rsidRPr="00CA4876">
              <w:rPr>
                <w:rStyle w:val="FootnoteReference"/>
                <w:rFonts w:ascii="Avenir Book" w:eastAsia="MS Mincho" w:hAnsi="Avenir Book"/>
              </w:rPr>
              <w:footnoteReference w:id="9"/>
            </w:r>
            <w:bookmarkEnd w:id="27"/>
            <w:r w:rsidR="000B0176">
              <w:rPr>
                <w:rFonts w:ascii="Avenir Book" w:eastAsia="MS Mincho" w:hAnsi="Avenir Book"/>
              </w:rPr>
              <w:t xml:space="preserve"> </w:t>
            </w:r>
            <w:r w:rsidR="000B0176" w:rsidRPr="00387FFB">
              <w:rPr>
                <w:rFonts w:ascii="Avenir Book" w:eastAsia="MS Mincho" w:hAnsi="Avenir Book"/>
                <w:vertAlign w:val="superscript"/>
              </w:rPr>
              <w:t>&amp;</w:t>
            </w:r>
            <w:r w:rsidR="000B0176">
              <w:rPr>
                <w:rFonts w:ascii="Avenir Book" w:eastAsia="MS Mincho" w:hAnsi="Avenir Book"/>
              </w:rPr>
              <w:t xml:space="preserve"> </w:t>
            </w:r>
            <w:r w:rsidR="00E65984">
              <w:rPr>
                <w:rStyle w:val="FootnoteReference"/>
                <w:rFonts w:ascii="Avenir Book" w:eastAsia="MS Mincho" w:hAnsi="Avenir Book"/>
              </w:rPr>
              <w:footnoteReference w:id="10"/>
            </w:r>
            <w:r w:rsidRPr="00CA4876">
              <w:rPr>
                <w:rFonts w:ascii="Avenir Book" w:eastAsia="MS Mincho" w:hAnsi="Avenir Book"/>
              </w:rPr>
              <w:t xml:space="preserve">. </w:t>
            </w:r>
            <w:r w:rsidR="001B3961">
              <w:rPr>
                <w:rFonts w:ascii="Avenir Book" w:eastAsia="MS Mincho" w:hAnsi="Avenir Book"/>
              </w:rPr>
              <w:t xml:space="preserve"> Landfills attract the poorest populations and host millions of informal residents throughout Indonesia.</w:t>
            </w:r>
          </w:p>
        </w:tc>
      </w:tr>
    </w:tbl>
    <w:p w14:paraId="3AF427EF" w14:textId="77777777" w:rsidR="00684B16" w:rsidRDefault="00684B16" w:rsidP="00684B16">
      <w:pPr>
        <w:pStyle w:val="ListParagraph"/>
        <w:rPr>
          <w:rFonts w:ascii="Avenir Book" w:eastAsia="MS Mincho" w:hAnsi="Avenir Book"/>
        </w:rPr>
      </w:pPr>
    </w:p>
    <w:p w14:paraId="43ACDF1B" w14:textId="77777777" w:rsidR="00684B16" w:rsidRDefault="00684B16" w:rsidP="00684B16">
      <w:pPr>
        <w:pStyle w:val="ListParagraph"/>
        <w:rPr>
          <w:rFonts w:ascii="Avenir Book" w:eastAsia="MS Mincho" w:hAnsi="Avenir Book"/>
        </w:rPr>
      </w:pPr>
    </w:p>
    <w:p w14:paraId="59F7DC22" w14:textId="77777777" w:rsidR="00684B16" w:rsidRDefault="00684B16" w:rsidP="00E3529B">
      <w:pPr>
        <w:pStyle w:val="ListParagraph"/>
        <w:numPr>
          <w:ilvl w:val="0"/>
          <w:numId w:val="48"/>
        </w:numPr>
        <w:rPr>
          <w:rFonts w:ascii="Avenir Book" w:eastAsia="MS Mincho" w:hAnsi="Avenir Book"/>
        </w:rPr>
      </w:pPr>
      <w:r>
        <w:rPr>
          <w:rFonts w:ascii="Avenir Book" w:eastAsia="MS Mincho" w:hAnsi="Avenir Book"/>
        </w:rPr>
        <w:t>SDG 3: Good Health and Well Being</w:t>
      </w:r>
    </w:p>
    <w:p w14:paraId="14C4EF94" w14:textId="77777777" w:rsidR="00684B16" w:rsidRDefault="00684B16" w:rsidP="00684B16">
      <w:pPr>
        <w:pStyle w:val="ListParagraph"/>
        <w:rPr>
          <w:rFonts w:ascii="Avenir Book" w:eastAsia="MS Mincho" w:hAnsi="Avenir Book"/>
        </w:rPr>
      </w:pPr>
    </w:p>
    <w:tbl>
      <w:tblPr>
        <w:tblStyle w:val="TableGrid"/>
        <w:tblW w:w="0" w:type="auto"/>
        <w:tblInd w:w="720" w:type="dxa"/>
        <w:tblLook w:val="04A0" w:firstRow="1" w:lastRow="0" w:firstColumn="1" w:lastColumn="0" w:noHBand="0" w:noVBand="1"/>
      </w:tblPr>
      <w:tblGrid>
        <w:gridCol w:w="2110"/>
        <w:gridCol w:w="6799"/>
      </w:tblGrid>
      <w:tr w:rsidR="00684B16" w:rsidRPr="00884A7D" w14:paraId="77278999" w14:textId="77777777" w:rsidTr="00F16EFA">
        <w:tc>
          <w:tcPr>
            <w:tcW w:w="2110" w:type="dxa"/>
          </w:tcPr>
          <w:p w14:paraId="6227B178" w14:textId="77777777" w:rsidR="00684B16" w:rsidRPr="00CA4876" w:rsidRDefault="00684B16" w:rsidP="00F16EFA">
            <w:pPr>
              <w:pStyle w:val="ListParagraph"/>
              <w:ind w:left="0"/>
              <w:rPr>
                <w:rFonts w:ascii="Avenir Book" w:eastAsia="MS Mincho" w:hAnsi="Avenir Book"/>
              </w:rPr>
            </w:pPr>
            <w:r w:rsidRPr="00CA4876">
              <w:rPr>
                <w:rFonts w:ascii="Avenir Book" w:eastAsia="MS Mincho" w:hAnsi="Avenir Book"/>
              </w:rPr>
              <w:t>Baseline Scenario</w:t>
            </w:r>
          </w:p>
        </w:tc>
        <w:tc>
          <w:tcPr>
            <w:tcW w:w="6799" w:type="dxa"/>
          </w:tcPr>
          <w:p w14:paraId="27D024FB" w14:textId="6117CF8E" w:rsidR="00684B16" w:rsidRPr="00CA4876" w:rsidRDefault="00655F29" w:rsidP="00C806DD">
            <w:pPr>
              <w:pStyle w:val="ListParagraph"/>
              <w:ind w:left="0"/>
              <w:rPr>
                <w:rFonts w:ascii="Avenir Book" w:eastAsia="MS Mincho" w:hAnsi="Avenir Book"/>
              </w:rPr>
            </w:pPr>
            <w:ins w:id="28" w:author="Author">
              <w:r w:rsidRPr="004E57E0">
                <w:rPr>
                  <w:rFonts w:ascii="Avenir Book" w:eastAsia="MS Mincho" w:hAnsi="Avenir Book"/>
                  <w:lang w:val="en-ID"/>
                </w:rPr>
                <w:t>MSW will be disposed in landfills without treating is generally hazardous as it contains toxic materials and a variety of pathogenic microorganisms. But in the composting, most of the pathogens are eliminated as the composting temperature exceeds 70° C. Hence, the health hazards among the local people in and around the landfills are reduced due to the project activity. Also validation team checked the project’s Quality System operating /26/ that assure worker’s safety (Procedure no. 24) and health (no. 25). It also provides a system for reporting inadequate conditions (no. 27) and for quality alerts (no. 28 that includes health and safety).</w:t>
              </w:r>
            </w:ins>
            <w:del w:id="29" w:author="Author">
              <w:r w:rsidR="00684B16" w:rsidRPr="00CA4876" w:rsidDel="00655F29">
                <w:rPr>
                  <w:rFonts w:ascii="Avenir Book" w:eastAsia="MS Mincho" w:hAnsi="Avenir Book"/>
                </w:rPr>
                <w:delText>Solid waste disposed i</w:delText>
              </w:r>
              <w:r w:rsidR="00684B16" w:rsidRPr="00884A7D" w:rsidDel="00655F29">
                <w:rPr>
                  <w:rFonts w:ascii="Avenir Book" w:eastAsia="MS Mincho" w:hAnsi="Avenir Book"/>
                </w:rPr>
                <w:delText>n landfills without treating is generally</w:delText>
              </w:r>
              <w:r w:rsidR="00684B16" w:rsidRPr="00CA4876" w:rsidDel="00655F29">
                <w:rPr>
                  <w:rFonts w:ascii="Avenir Book" w:eastAsia="MS Mincho" w:hAnsi="Avenir Book"/>
                </w:rPr>
                <w:delText xml:space="preserve"> hazardous as it contains toxic and a variety of pathogenic microorganisms</w:delText>
              </w:r>
              <w:r w:rsidR="005408C1" w:rsidDel="00655F29">
                <w:rPr>
                  <w:rStyle w:val="FootnoteReference"/>
                  <w:rFonts w:ascii="Avenir Book" w:eastAsia="MS Mincho" w:hAnsi="Avenir Book"/>
                </w:rPr>
                <w:footnoteReference w:id="11"/>
              </w:r>
              <w:r w:rsidR="00684B16" w:rsidRPr="00CA4876" w:rsidDel="00655F29">
                <w:rPr>
                  <w:rFonts w:ascii="Avenir Book" w:eastAsia="MS Mincho" w:hAnsi="Avenir Book"/>
                </w:rPr>
                <w:delText xml:space="preserve">. These pathogens </w:delText>
              </w:r>
              <w:r w:rsidR="00684B16" w:rsidRPr="00884A7D" w:rsidDel="00655F29">
                <w:rPr>
                  <w:rFonts w:ascii="Avenir Book" w:eastAsia="MS Mincho" w:hAnsi="Avenir Book"/>
                </w:rPr>
                <w:delText xml:space="preserve">can </w:delText>
              </w:r>
              <w:r w:rsidR="00684B16" w:rsidRPr="00CA4876" w:rsidDel="00655F29">
                <w:rPr>
                  <w:rFonts w:ascii="Avenir Book" w:eastAsia="MS Mincho" w:hAnsi="Avenir Book"/>
                </w:rPr>
                <w:delText xml:space="preserve">create health problems to the communities who come under the influence of the landfills. Also small </w:delText>
              </w:r>
              <w:r w:rsidR="00684B16" w:rsidRPr="00884A7D" w:rsidDel="00655F29">
                <w:rPr>
                  <w:rFonts w:ascii="Avenir Book" w:eastAsia="MS Mincho" w:hAnsi="Avenir Book"/>
                </w:rPr>
                <w:delText>communities do not have any knowledge of handling such health issues and are in great danger of receiving infection from such landfills. Solid waste disposed in unmanaged landfills often catches fire and emits hazardous smoke</w:delText>
              </w:r>
              <w:r w:rsidR="00684B16" w:rsidRPr="00CA4876" w:rsidDel="00655F29">
                <w:rPr>
                  <w:rFonts w:ascii="Avenir Book" w:eastAsia="MS Mincho" w:hAnsi="Avenir Book"/>
                </w:rPr>
                <w:delText>.</w:delText>
              </w:r>
            </w:del>
          </w:p>
        </w:tc>
      </w:tr>
      <w:tr w:rsidR="00684B16" w:rsidRPr="00884A7D" w14:paraId="2DDA8EBD" w14:textId="77777777" w:rsidTr="00F16EFA">
        <w:tc>
          <w:tcPr>
            <w:tcW w:w="2110" w:type="dxa"/>
          </w:tcPr>
          <w:p w14:paraId="42D6994F"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Proposed Approach</w:t>
            </w:r>
          </w:p>
        </w:tc>
        <w:tc>
          <w:tcPr>
            <w:tcW w:w="6799" w:type="dxa"/>
          </w:tcPr>
          <w:p w14:paraId="3DC446BD" w14:textId="77777777" w:rsidR="00684B16" w:rsidRPr="00CA4876" w:rsidRDefault="00684B16" w:rsidP="00F16EFA">
            <w:pPr>
              <w:pStyle w:val="ListParagraph"/>
              <w:ind w:left="0"/>
              <w:rPr>
                <w:rFonts w:ascii="Avenir Book" w:eastAsia="MS Mincho" w:hAnsi="Avenir Book"/>
              </w:rPr>
            </w:pPr>
            <w:r w:rsidRPr="00884A7D">
              <w:rPr>
                <w:rFonts w:ascii="Avenir Book" w:eastAsia="MS Mincho" w:hAnsi="Avenir Book"/>
              </w:rPr>
              <w:t>Project treats the organic wastes which are dumped in the landfills with</w:t>
            </w:r>
            <w:r w:rsidR="00C53639">
              <w:rPr>
                <w:rFonts w:ascii="Avenir Book" w:eastAsia="MS Mincho" w:hAnsi="Avenir Book"/>
              </w:rPr>
              <w:t xml:space="preserve"> forced aeration</w:t>
            </w:r>
            <w:r w:rsidR="00C53639" w:rsidRPr="00884A7D">
              <w:rPr>
                <w:rFonts w:ascii="Avenir Book" w:eastAsia="MS Mincho" w:hAnsi="Avenir Book"/>
              </w:rPr>
              <w:t xml:space="preserve"> and removes </w:t>
            </w:r>
            <w:r w:rsidR="00C53639">
              <w:rPr>
                <w:rFonts w:ascii="Avenir Book" w:eastAsia="MS Mincho" w:hAnsi="Avenir Book"/>
              </w:rPr>
              <w:t>pathogens</w:t>
            </w:r>
            <w:r w:rsidRPr="00884A7D">
              <w:rPr>
                <w:rFonts w:ascii="Avenir Book" w:eastAsia="MS Mincho" w:hAnsi="Avenir Book"/>
              </w:rPr>
              <w:t xml:space="preserve">. Pathogenic microorganisms are eliminated by composting temperature exceeding 70 centigrade, thereby reducing the health hazards related to landfills. The </w:t>
            </w:r>
            <w:proofErr w:type="spellStart"/>
            <w:r w:rsidRPr="00884A7D">
              <w:rPr>
                <w:rFonts w:ascii="Avenir Book" w:eastAsia="MS Mincho" w:hAnsi="Avenir Book"/>
              </w:rPr>
              <w:t>Temesi</w:t>
            </w:r>
            <w:proofErr w:type="spellEnd"/>
            <w:r w:rsidRPr="00884A7D">
              <w:rPr>
                <w:rFonts w:ascii="Avenir Book" w:eastAsia="MS Mincho" w:hAnsi="Avenir Book"/>
              </w:rPr>
              <w:t xml:space="preserve"> project was built on an old, often burning landfill that was restored by covering it by at least 1 meter of soil thus eliminating hazardous emissions.</w:t>
            </w:r>
          </w:p>
        </w:tc>
      </w:tr>
      <w:tr w:rsidR="00684B16" w:rsidRPr="00884A7D" w14:paraId="55D91044" w14:textId="77777777" w:rsidTr="00F16EFA">
        <w:tc>
          <w:tcPr>
            <w:tcW w:w="2110" w:type="dxa"/>
          </w:tcPr>
          <w:p w14:paraId="34A2A67A"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 xml:space="preserve">Equations used </w:t>
            </w:r>
          </w:p>
        </w:tc>
        <w:tc>
          <w:tcPr>
            <w:tcW w:w="6799" w:type="dxa"/>
          </w:tcPr>
          <w:p w14:paraId="5ED96A8A"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Not applicable</w:t>
            </w:r>
          </w:p>
        </w:tc>
      </w:tr>
      <w:tr w:rsidR="00684B16" w:rsidRPr="00884A7D" w14:paraId="0C7A4680" w14:textId="77777777" w:rsidTr="00F16EFA">
        <w:tc>
          <w:tcPr>
            <w:tcW w:w="2110" w:type="dxa"/>
          </w:tcPr>
          <w:p w14:paraId="0351DC45"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Project Outcome</w:t>
            </w:r>
          </w:p>
        </w:tc>
        <w:tc>
          <w:tcPr>
            <w:tcW w:w="6799" w:type="dxa"/>
          </w:tcPr>
          <w:p w14:paraId="767BF531"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 xml:space="preserve">Health hazards reduced in and around the landfill area especially in </w:t>
            </w:r>
            <w:proofErr w:type="spellStart"/>
            <w:r w:rsidRPr="00884A7D">
              <w:rPr>
                <w:rFonts w:ascii="Avenir Book" w:eastAsia="MS Mincho" w:hAnsi="Avenir Book"/>
              </w:rPr>
              <w:t>Temesi</w:t>
            </w:r>
            <w:proofErr w:type="spellEnd"/>
            <w:r w:rsidRPr="00884A7D">
              <w:rPr>
                <w:rFonts w:ascii="Avenir Book" w:eastAsia="MS Mincho" w:hAnsi="Avenir Book"/>
              </w:rPr>
              <w:t xml:space="preserve"> village.</w:t>
            </w:r>
          </w:p>
        </w:tc>
      </w:tr>
      <w:tr w:rsidR="00684B16" w:rsidRPr="00884A7D" w14:paraId="1002C4DD" w14:textId="77777777" w:rsidTr="00F16EFA">
        <w:tc>
          <w:tcPr>
            <w:tcW w:w="2110" w:type="dxa"/>
          </w:tcPr>
          <w:p w14:paraId="49EF640E"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Additional Information</w:t>
            </w:r>
          </w:p>
        </w:tc>
        <w:tc>
          <w:tcPr>
            <w:tcW w:w="6799" w:type="dxa"/>
          </w:tcPr>
          <w:p w14:paraId="7FDE58D4" w14:textId="77777777" w:rsidR="00684B16" w:rsidRPr="00884A7D" w:rsidRDefault="00684B16" w:rsidP="00F16EFA">
            <w:pPr>
              <w:rPr>
                <w:rFonts w:ascii="Avenir Book" w:eastAsia="MS Mincho" w:hAnsi="Avenir Book"/>
              </w:rPr>
            </w:pPr>
            <w:r w:rsidRPr="00884A7D">
              <w:rPr>
                <w:rFonts w:ascii="Avenir Book" w:eastAsia="MS Mincho" w:hAnsi="Avenir Book"/>
              </w:rPr>
              <w:t>Indonesia is focusing on improving human health index of the country by innovative approaches and aligned its national policies to improve health of the communities</w:t>
            </w:r>
            <w:r w:rsidRPr="00884A7D">
              <w:rPr>
                <w:rFonts w:ascii="Avenir Book" w:eastAsia="MS Mincho" w:hAnsi="Avenir Book"/>
                <w:vertAlign w:val="superscript"/>
              </w:rPr>
              <w:t>4</w:t>
            </w:r>
            <w:r w:rsidRPr="00884A7D">
              <w:rPr>
                <w:rFonts w:ascii="Avenir Book" w:eastAsia="MS Mincho" w:hAnsi="Avenir Book"/>
              </w:rPr>
              <w:t>.</w:t>
            </w:r>
          </w:p>
        </w:tc>
      </w:tr>
    </w:tbl>
    <w:p w14:paraId="554711E6" w14:textId="77777777" w:rsidR="00684B16" w:rsidRPr="00884A7D" w:rsidRDefault="00684B16" w:rsidP="00684B16">
      <w:pPr>
        <w:pStyle w:val="ListParagraph"/>
        <w:rPr>
          <w:rFonts w:ascii="Avenir Book" w:eastAsia="MS Mincho" w:hAnsi="Avenir Book"/>
        </w:rPr>
      </w:pPr>
    </w:p>
    <w:p w14:paraId="22868690" w14:textId="77777777" w:rsidR="00684B16" w:rsidRPr="00884A7D" w:rsidRDefault="00684B16" w:rsidP="00684B16">
      <w:pPr>
        <w:pStyle w:val="ListParagraph"/>
        <w:rPr>
          <w:rFonts w:ascii="Avenir Book" w:eastAsia="MS Mincho" w:hAnsi="Avenir Book"/>
        </w:rPr>
      </w:pPr>
    </w:p>
    <w:p w14:paraId="1DE50C45" w14:textId="77777777" w:rsidR="00684B16" w:rsidRPr="00884A7D" w:rsidRDefault="00684B16" w:rsidP="00E3529B">
      <w:pPr>
        <w:pStyle w:val="ListParagraph"/>
        <w:numPr>
          <w:ilvl w:val="0"/>
          <w:numId w:val="48"/>
        </w:numPr>
        <w:rPr>
          <w:rFonts w:ascii="Avenir Book" w:eastAsia="MS Mincho" w:hAnsi="Avenir Book"/>
        </w:rPr>
      </w:pPr>
      <w:r w:rsidRPr="00884A7D">
        <w:rPr>
          <w:rFonts w:ascii="Avenir Book" w:eastAsia="MS Mincho" w:hAnsi="Avenir Book"/>
        </w:rPr>
        <w:t>SDG 6: Clean Water and Sanitation</w:t>
      </w:r>
    </w:p>
    <w:p w14:paraId="77147141" w14:textId="77777777" w:rsidR="00684B16" w:rsidRPr="00884A7D" w:rsidRDefault="00684B16" w:rsidP="00684B16">
      <w:pPr>
        <w:pStyle w:val="ListParagraph"/>
        <w:rPr>
          <w:rFonts w:ascii="Avenir Book" w:eastAsia="MS Mincho" w:hAnsi="Avenir Book"/>
        </w:rPr>
      </w:pPr>
    </w:p>
    <w:tbl>
      <w:tblPr>
        <w:tblStyle w:val="TableGrid"/>
        <w:tblW w:w="0" w:type="auto"/>
        <w:tblInd w:w="720" w:type="dxa"/>
        <w:tblLook w:val="04A0" w:firstRow="1" w:lastRow="0" w:firstColumn="1" w:lastColumn="0" w:noHBand="0" w:noVBand="1"/>
      </w:tblPr>
      <w:tblGrid>
        <w:gridCol w:w="2110"/>
        <w:gridCol w:w="6799"/>
      </w:tblGrid>
      <w:tr w:rsidR="00684B16" w:rsidRPr="00884A7D" w14:paraId="79E4812E" w14:textId="77777777" w:rsidTr="00F16EFA">
        <w:tc>
          <w:tcPr>
            <w:tcW w:w="2110" w:type="dxa"/>
          </w:tcPr>
          <w:p w14:paraId="6649C1AC"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Baseline Scenario</w:t>
            </w:r>
          </w:p>
        </w:tc>
        <w:tc>
          <w:tcPr>
            <w:tcW w:w="6799" w:type="dxa"/>
          </w:tcPr>
          <w:p w14:paraId="1346DD2B" w14:textId="77777777" w:rsidR="000257D0" w:rsidRPr="000257D0" w:rsidRDefault="000257D0" w:rsidP="000257D0">
            <w:pPr>
              <w:pStyle w:val="ListParagraph"/>
              <w:rPr>
                <w:ins w:id="32" w:author="Author"/>
                <w:rFonts w:ascii="Avenir Book" w:eastAsia="MS Mincho" w:hAnsi="Avenir Book"/>
              </w:rPr>
            </w:pPr>
            <w:ins w:id="33" w:author="Author">
              <w:r w:rsidRPr="000257D0">
                <w:rPr>
                  <w:rFonts w:ascii="Avenir Book" w:eastAsia="MS Mincho" w:hAnsi="Avenir Book"/>
                </w:rPr>
                <w:t xml:space="preserve">The adjacent government landfill collects effluent and </w:t>
              </w:r>
              <w:r w:rsidRPr="000257D0">
                <w:rPr>
                  <w:rFonts w:ascii="Avenir Book" w:eastAsia="MS Mincho" w:hAnsi="Avenir Book"/>
                </w:rPr>
                <w:lastRenderedPageBreak/>
                <w:t xml:space="preserve">cleans it in a dedicated waste water treatment plant. No recyclable residue from the </w:t>
              </w:r>
              <w:proofErr w:type="spellStart"/>
              <w:r w:rsidRPr="000257D0">
                <w:rPr>
                  <w:rFonts w:ascii="Avenir Book" w:eastAsia="MS Mincho" w:hAnsi="Avenir Book"/>
                </w:rPr>
                <w:t>Temesi</w:t>
              </w:r>
              <w:proofErr w:type="spellEnd"/>
              <w:r w:rsidRPr="000257D0">
                <w:rPr>
                  <w:rFonts w:ascii="Avenir Book" w:eastAsia="MS Mincho" w:hAnsi="Avenir Book"/>
                </w:rPr>
                <w:t xml:space="preserve"> project is deposited on the landfill and potential toxics are treated along with the landfill effluent. In project scenario, organic wastes are composted and treated to remove toxic elements on the waste. Composting temperatures over 70 centigrade eliminate pathogens in the composting effluent thus making it harmless. By converting solid waste into compost and treating waste water to remove toxic elements will reduce the risk of the nearby water bodies getting polluted.</w:t>
              </w:r>
            </w:ins>
          </w:p>
          <w:p w14:paraId="3697D574" w14:textId="13A3F050" w:rsidR="00684B16" w:rsidRPr="00CA4876" w:rsidRDefault="00684B16" w:rsidP="00F16EFA">
            <w:pPr>
              <w:rPr>
                <w:rFonts w:ascii="Avenir Book" w:eastAsia="MS Mincho" w:hAnsi="Avenir Book"/>
              </w:rPr>
            </w:pPr>
            <w:del w:id="34" w:author="Author">
              <w:r w:rsidRPr="00884A7D" w:rsidDel="000257D0">
                <w:rPr>
                  <w:rFonts w:ascii="Avenir Book" w:eastAsia="MS Mincho" w:hAnsi="Avenir Book"/>
                </w:rPr>
                <w:delText xml:space="preserve">Bali, Indonesia’s primary travel destination faces an escalating waste problem that already affects its tourist sector. In the formerly pristine environment, waste is now disposed indiscriminately in rivers, canals and roadside. </w:delText>
              </w:r>
              <w:r w:rsidR="00C53639" w:rsidDel="000257D0">
                <w:rPr>
                  <w:rFonts w:ascii="Avenir Book" w:eastAsia="MS Mincho" w:hAnsi="Avenir Book"/>
                </w:rPr>
                <w:delText xml:space="preserve"> MSW</w:delText>
              </w:r>
              <w:r w:rsidR="00C53639" w:rsidRPr="00884A7D" w:rsidDel="000257D0">
                <w:rPr>
                  <w:rFonts w:ascii="Avenir Book" w:eastAsia="MS Mincho" w:hAnsi="Avenir Book"/>
                </w:rPr>
                <w:delText xml:space="preserve"> </w:delText>
              </w:r>
              <w:r w:rsidR="00C53639" w:rsidDel="000257D0">
                <w:rPr>
                  <w:rFonts w:ascii="Avenir Book" w:eastAsia="MS Mincho" w:hAnsi="Avenir Book"/>
                </w:rPr>
                <w:delText>is</w:delText>
              </w:r>
              <w:r w:rsidR="00C53639" w:rsidRPr="00884A7D" w:rsidDel="000257D0">
                <w:rPr>
                  <w:rFonts w:ascii="Avenir Book" w:eastAsia="MS Mincho" w:hAnsi="Avenir Book"/>
                </w:rPr>
                <w:delText xml:space="preserve"> dumped in the landfills without treat</w:delText>
              </w:r>
              <w:r w:rsidR="00C53639" w:rsidDel="000257D0">
                <w:rPr>
                  <w:rFonts w:ascii="Avenir Book" w:eastAsia="MS Mincho" w:hAnsi="Avenir Book"/>
                </w:rPr>
                <w:delText>ment</w:delText>
              </w:r>
              <w:r w:rsidR="00C53639" w:rsidRPr="00884A7D" w:rsidDel="000257D0">
                <w:rPr>
                  <w:rFonts w:ascii="Avenir Book" w:eastAsia="MS Mincho" w:hAnsi="Avenir Book"/>
                </w:rPr>
                <w:delText xml:space="preserve">. </w:delText>
              </w:r>
              <w:r w:rsidR="00C53639" w:rsidDel="000257D0">
                <w:rPr>
                  <w:rFonts w:ascii="Avenir Book" w:eastAsia="MS Mincho" w:hAnsi="Avenir Book"/>
                </w:rPr>
                <w:delText>Plastics</w:delText>
              </w:r>
              <w:r w:rsidR="00C53639" w:rsidRPr="00884A7D" w:rsidDel="000257D0">
                <w:rPr>
                  <w:rFonts w:ascii="Avenir Book" w:eastAsia="MS Mincho" w:hAnsi="Avenir Book"/>
                </w:rPr>
                <w:delText xml:space="preserve"> are polluting water bodies</w:delText>
              </w:r>
              <w:r w:rsidR="00C53639" w:rsidDel="000257D0">
                <w:rPr>
                  <w:rFonts w:ascii="Avenir Book" w:eastAsia="MS Mincho" w:hAnsi="Avenir Book"/>
                </w:rPr>
                <w:delText xml:space="preserve"> and leaching into oceans. </w:delText>
              </w:r>
              <w:r w:rsidRPr="00884A7D" w:rsidDel="000257D0">
                <w:rPr>
                  <w:rFonts w:ascii="Avenir Book" w:eastAsia="MS Mincho" w:hAnsi="Avenir Book"/>
                </w:rPr>
                <w:delText>Strong rain will wash waste down the valleys, polluting beaches and the sea.</w:delText>
              </w:r>
            </w:del>
          </w:p>
        </w:tc>
      </w:tr>
      <w:tr w:rsidR="00684B16" w:rsidRPr="00884A7D" w14:paraId="31940926" w14:textId="77777777" w:rsidTr="00F16EFA">
        <w:tc>
          <w:tcPr>
            <w:tcW w:w="2110" w:type="dxa"/>
          </w:tcPr>
          <w:p w14:paraId="4E3CAAD6"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lastRenderedPageBreak/>
              <w:t>Proposed Approach</w:t>
            </w:r>
          </w:p>
        </w:tc>
        <w:tc>
          <w:tcPr>
            <w:tcW w:w="6799" w:type="dxa"/>
          </w:tcPr>
          <w:p w14:paraId="0872A797" w14:textId="3EE1CFCF" w:rsidR="00684B16" w:rsidRPr="00CA4876" w:rsidRDefault="00C53639" w:rsidP="00C806DD">
            <w:pPr>
              <w:pStyle w:val="ListParagraph"/>
              <w:ind w:left="0"/>
              <w:rPr>
                <w:rFonts w:ascii="Avenir Book" w:eastAsia="MS Mincho" w:hAnsi="Avenir Book"/>
              </w:rPr>
            </w:pPr>
            <w:r>
              <w:rPr>
                <w:rFonts w:ascii="Avenir Book" w:eastAsia="MS Mincho" w:hAnsi="Avenir Book"/>
              </w:rPr>
              <w:t xml:space="preserve"> </w:t>
            </w:r>
            <w:ins w:id="35" w:author="Author">
              <w:r w:rsidR="00020F9B" w:rsidRPr="00020F9B">
                <w:rPr>
                  <w:rFonts w:ascii="Avenir Book" w:eastAsia="MS Mincho" w:hAnsi="Avenir Book"/>
                </w:rPr>
                <w:t>T</w:t>
              </w:r>
              <w:r w:rsidR="00020F9B" w:rsidRPr="004E57E0">
                <w:rPr>
                  <w:rFonts w:ascii="Avenir Book" w:eastAsia="MS Mincho" w:hAnsi="Avenir Book"/>
                </w:rPr>
                <w:t xml:space="preserve">he improvement in the water quality as indicator of SDG 6. In the baseline scenario the waste </w:t>
              </w:r>
              <w:r w:rsidR="00020F9B" w:rsidRPr="00020F9B">
                <w:rPr>
                  <w:rFonts w:ascii="Avenir Book" w:eastAsia="MS Mincho" w:hAnsi="Avenir Book"/>
                </w:rPr>
                <w:t>is</w:t>
              </w:r>
              <w:r w:rsidR="00020F9B" w:rsidRPr="004E57E0">
                <w:rPr>
                  <w:rFonts w:ascii="Avenir Book" w:eastAsia="MS Mincho" w:hAnsi="Avenir Book"/>
                </w:rPr>
                <w:t xml:space="preserve"> dumped in to the landfills without any treatment which results in generation of more leachate that pollute water resources. Now most of the organic waste are processed though composting the same is avoided going to landfills which results in less number of leachate generation that results in improvement of water quality in water resources.</w:t>
              </w:r>
            </w:ins>
            <w:del w:id="36" w:author="Author">
              <w:r w:rsidDel="00020F9B">
                <w:rPr>
                  <w:rFonts w:ascii="Avenir Book" w:eastAsia="MS Mincho" w:hAnsi="Avenir Book"/>
                </w:rPr>
                <w:delText>Providing MSW infrastructure to properly collect and sort materials. Preparing them for individual management and upcycling, recycling and composting. Proving to society that separation at source and proper treatment of materials does not require disposal in rivers and water bodies. By showcasing infrastructure and solutions.</w:delText>
              </w:r>
            </w:del>
          </w:p>
        </w:tc>
      </w:tr>
      <w:tr w:rsidR="00684B16" w:rsidRPr="00884A7D" w14:paraId="0CA7AAD3" w14:textId="77777777" w:rsidTr="00F16EFA">
        <w:tc>
          <w:tcPr>
            <w:tcW w:w="2110" w:type="dxa"/>
          </w:tcPr>
          <w:p w14:paraId="172FC09D"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 xml:space="preserve">Equations used </w:t>
            </w:r>
          </w:p>
        </w:tc>
        <w:tc>
          <w:tcPr>
            <w:tcW w:w="6799" w:type="dxa"/>
          </w:tcPr>
          <w:p w14:paraId="1DFCF74B"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Not applicable.</w:t>
            </w:r>
          </w:p>
        </w:tc>
      </w:tr>
      <w:tr w:rsidR="00684B16" w:rsidRPr="00884A7D" w14:paraId="21835BC8" w14:textId="77777777" w:rsidTr="00F16EFA">
        <w:tc>
          <w:tcPr>
            <w:tcW w:w="2110" w:type="dxa"/>
          </w:tcPr>
          <w:p w14:paraId="17512B6F"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Project Outcome</w:t>
            </w:r>
          </w:p>
        </w:tc>
        <w:tc>
          <w:tcPr>
            <w:tcW w:w="6799" w:type="dxa"/>
          </w:tcPr>
          <w:p w14:paraId="1FFBFF71" w14:textId="600E16B5" w:rsidR="00684B16" w:rsidRPr="00C53639" w:rsidRDefault="00684B16" w:rsidP="00F16EFA">
            <w:pPr>
              <w:pStyle w:val="ListParagraph"/>
              <w:ind w:left="0"/>
              <w:rPr>
                <w:rFonts w:ascii="Avenir Book" w:eastAsia="MS Mincho" w:hAnsi="Avenir Book"/>
              </w:rPr>
            </w:pPr>
            <w:r w:rsidRPr="00C53639">
              <w:rPr>
                <w:rFonts w:ascii="Avenir Book" w:eastAsia="MS Mincho" w:hAnsi="Avenir Book"/>
              </w:rPr>
              <w:t xml:space="preserve"> </w:t>
            </w:r>
            <w:ins w:id="37" w:author="Author">
              <w:r w:rsidR="00020F9B" w:rsidRPr="004E57E0">
                <w:rPr>
                  <w:rFonts w:ascii="Avenir Book" w:eastAsia="MS Mincho" w:hAnsi="Avenir Book"/>
                </w:rPr>
                <w:t xml:space="preserve">Due the project, most of the organic wastes are avoided going to landfill which reduces the leachate generation and thereby improving the ground water and surface water quality compared to baseline. </w:t>
              </w:r>
            </w:ins>
            <w:del w:id="38" w:author="Author">
              <w:r w:rsidR="00C53639" w:rsidDel="00020F9B">
                <w:rPr>
                  <w:rFonts w:ascii="Avenir Book" w:eastAsia="MS Mincho" w:hAnsi="Avenir Book"/>
                </w:rPr>
                <w:delText xml:space="preserve">The project serves as a landmark and centre of education. </w:delText>
              </w:r>
              <w:r w:rsidR="00C53639" w:rsidRPr="00884A7D" w:rsidDel="00020F9B">
                <w:rPr>
                  <w:rFonts w:ascii="Avenir Book" w:eastAsia="MS Mincho" w:hAnsi="Avenir Book"/>
                </w:rPr>
                <w:delText>B</w:delText>
              </w:r>
              <w:r w:rsidR="00C53639" w:rsidDel="00020F9B">
                <w:rPr>
                  <w:rFonts w:ascii="Avenir Book" w:eastAsia="MS Mincho" w:hAnsi="Avenir Book"/>
                </w:rPr>
                <w:delText>eing an advocate for the need of more decentralized material management infrastructure. The project promotes and educates on the need to stop polluting water bodies through illegal dumping and plastic leaking into the environment.</w:delText>
              </w:r>
            </w:del>
          </w:p>
        </w:tc>
      </w:tr>
      <w:tr w:rsidR="00684B16" w:rsidRPr="00884A7D" w14:paraId="01DD1B76" w14:textId="77777777" w:rsidTr="00F16EFA">
        <w:tc>
          <w:tcPr>
            <w:tcW w:w="2110" w:type="dxa"/>
          </w:tcPr>
          <w:p w14:paraId="4764D74E"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Additional Information</w:t>
            </w:r>
          </w:p>
        </w:tc>
        <w:tc>
          <w:tcPr>
            <w:tcW w:w="6799" w:type="dxa"/>
          </w:tcPr>
          <w:p w14:paraId="02A4A867" w14:textId="77777777" w:rsidR="00C53639" w:rsidRPr="00884A7D" w:rsidRDefault="00C53639" w:rsidP="00F16EFA">
            <w:pPr>
              <w:rPr>
                <w:rFonts w:ascii="Avenir Book" w:eastAsia="MS Mincho" w:hAnsi="Avenir Book"/>
              </w:rPr>
            </w:pPr>
            <w:r>
              <w:rPr>
                <w:rFonts w:ascii="Avenir Book" w:eastAsia="MS Mincho" w:hAnsi="Avenir Book"/>
              </w:rPr>
              <w:t xml:space="preserve">Schools often visit </w:t>
            </w:r>
            <w:proofErr w:type="spellStart"/>
            <w:r>
              <w:rPr>
                <w:rFonts w:ascii="Avenir Book" w:eastAsia="MS Mincho" w:hAnsi="Avenir Book"/>
              </w:rPr>
              <w:t>Temesi</w:t>
            </w:r>
            <w:proofErr w:type="spellEnd"/>
            <w:r>
              <w:rPr>
                <w:rFonts w:ascii="Avenir Book" w:eastAsia="MS Mincho" w:hAnsi="Avenir Book"/>
              </w:rPr>
              <w:t xml:space="preserve"> Recycling to come and see the showcase.</w:t>
            </w:r>
          </w:p>
        </w:tc>
      </w:tr>
    </w:tbl>
    <w:p w14:paraId="1A733F82" w14:textId="77777777" w:rsidR="00684B16" w:rsidRPr="00884A7D" w:rsidRDefault="00684B16" w:rsidP="00684B16">
      <w:pPr>
        <w:pStyle w:val="ListParagraph"/>
        <w:rPr>
          <w:rFonts w:ascii="Avenir Book" w:eastAsia="MS Mincho" w:hAnsi="Avenir Book"/>
        </w:rPr>
      </w:pPr>
    </w:p>
    <w:p w14:paraId="52582D32" w14:textId="77777777" w:rsidR="00684B16" w:rsidRPr="00884A7D" w:rsidRDefault="00684B16" w:rsidP="00684B16">
      <w:pPr>
        <w:pStyle w:val="ListParagraph"/>
        <w:rPr>
          <w:rFonts w:ascii="Avenir Book" w:eastAsia="MS Mincho" w:hAnsi="Avenir Book"/>
        </w:rPr>
      </w:pPr>
    </w:p>
    <w:p w14:paraId="1BCABA9D" w14:textId="77777777" w:rsidR="00684B16" w:rsidRPr="00884A7D" w:rsidRDefault="00684B16" w:rsidP="00E3529B">
      <w:pPr>
        <w:pStyle w:val="ListParagraph"/>
        <w:numPr>
          <w:ilvl w:val="0"/>
          <w:numId w:val="48"/>
        </w:numPr>
        <w:rPr>
          <w:rFonts w:ascii="Avenir Book" w:eastAsia="MS Mincho" w:hAnsi="Avenir Book"/>
        </w:rPr>
      </w:pPr>
      <w:r w:rsidRPr="00884A7D">
        <w:rPr>
          <w:rFonts w:ascii="Avenir Book" w:eastAsia="MS Mincho" w:hAnsi="Avenir Book"/>
        </w:rPr>
        <w:t xml:space="preserve">SDG </w:t>
      </w:r>
      <w:proofErr w:type="gramStart"/>
      <w:r w:rsidRPr="00884A7D">
        <w:rPr>
          <w:rFonts w:ascii="Avenir Book" w:eastAsia="MS Mincho" w:hAnsi="Avenir Book"/>
        </w:rPr>
        <w:t>11 :Sustainable</w:t>
      </w:r>
      <w:proofErr w:type="gramEnd"/>
      <w:r w:rsidRPr="00884A7D">
        <w:rPr>
          <w:rFonts w:ascii="Avenir Book" w:eastAsia="MS Mincho" w:hAnsi="Avenir Book"/>
        </w:rPr>
        <w:t xml:space="preserve"> Cities and Communities </w:t>
      </w:r>
    </w:p>
    <w:p w14:paraId="4B65EC6E" w14:textId="77777777" w:rsidR="00684B16" w:rsidRPr="00884A7D" w:rsidRDefault="00684B16" w:rsidP="00684B16">
      <w:pPr>
        <w:pStyle w:val="ListParagraph"/>
        <w:rPr>
          <w:rFonts w:ascii="Avenir Book" w:eastAsia="MS Mincho" w:hAnsi="Avenir Book"/>
        </w:rPr>
      </w:pPr>
    </w:p>
    <w:tbl>
      <w:tblPr>
        <w:tblStyle w:val="TableGrid"/>
        <w:tblW w:w="0" w:type="auto"/>
        <w:tblInd w:w="720" w:type="dxa"/>
        <w:tblLook w:val="04A0" w:firstRow="1" w:lastRow="0" w:firstColumn="1" w:lastColumn="0" w:noHBand="0" w:noVBand="1"/>
      </w:tblPr>
      <w:tblGrid>
        <w:gridCol w:w="2110"/>
        <w:gridCol w:w="6799"/>
      </w:tblGrid>
      <w:tr w:rsidR="00684B16" w:rsidRPr="00884A7D" w14:paraId="07E7088A" w14:textId="77777777" w:rsidTr="00F16EFA">
        <w:tc>
          <w:tcPr>
            <w:tcW w:w="2110" w:type="dxa"/>
          </w:tcPr>
          <w:p w14:paraId="202C182C"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Baseline Scenario</w:t>
            </w:r>
          </w:p>
        </w:tc>
        <w:tc>
          <w:tcPr>
            <w:tcW w:w="6799" w:type="dxa"/>
          </w:tcPr>
          <w:p w14:paraId="56A80C27" w14:textId="77777777" w:rsidR="00C53639" w:rsidRPr="00884A7D" w:rsidRDefault="00C53639" w:rsidP="00F16EFA">
            <w:pPr>
              <w:rPr>
                <w:rFonts w:ascii="Avenir Book" w:eastAsia="MS Mincho" w:hAnsi="Avenir Book"/>
              </w:rPr>
            </w:pPr>
            <w:r w:rsidRPr="00884A7D">
              <w:rPr>
                <w:rFonts w:ascii="Avenir Book" w:eastAsia="MS Mincho" w:hAnsi="Avenir Book"/>
              </w:rPr>
              <w:t>Urbanisation</w:t>
            </w:r>
            <w:r>
              <w:rPr>
                <w:rFonts w:ascii="Avenir Book" w:eastAsia="MS Mincho" w:hAnsi="Avenir Book"/>
              </w:rPr>
              <w:t xml:space="preserve"> breeds </w:t>
            </w:r>
            <w:r w:rsidRPr="00884A7D">
              <w:rPr>
                <w:rFonts w:ascii="Avenir Book" w:eastAsia="MS Mincho" w:hAnsi="Avenir Book"/>
              </w:rPr>
              <w:t>solid waste</w:t>
            </w:r>
            <w:r>
              <w:rPr>
                <w:rFonts w:ascii="Avenir Book" w:eastAsia="MS Mincho" w:hAnsi="Avenir Book"/>
              </w:rPr>
              <w:t xml:space="preserve"> management</w:t>
            </w:r>
            <w:r w:rsidRPr="00884A7D">
              <w:rPr>
                <w:rFonts w:ascii="Avenir Book" w:eastAsia="MS Mincho" w:hAnsi="Avenir Book"/>
              </w:rPr>
              <w:t xml:space="preserve"> </w:t>
            </w:r>
            <w:r>
              <w:rPr>
                <w:rFonts w:ascii="Avenir Book" w:eastAsia="MS Mincho" w:hAnsi="Avenir Book"/>
              </w:rPr>
              <w:t>issues</w:t>
            </w:r>
            <w:r w:rsidRPr="00884A7D">
              <w:rPr>
                <w:rFonts w:ascii="Avenir Book" w:eastAsia="MS Mincho" w:hAnsi="Avenir Book"/>
              </w:rPr>
              <w:t xml:space="preserve"> in cities.</w:t>
            </w:r>
            <w:r>
              <w:rPr>
                <w:rFonts w:ascii="Avenir Book" w:eastAsia="MS Mincho" w:hAnsi="Avenir Book"/>
              </w:rPr>
              <w:t xml:space="preserve"> </w:t>
            </w:r>
            <w:r w:rsidR="009524BF">
              <w:rPr>
                <w:rFonts w:ascii="Avenir Book" w:eastAsia="MS Mincho" w:hAnsi="Avenir Book"/>
              </w:rPr>
              <w:t>Most</w:t>
            </w:r>
            <w:r>
              <w:rPr>
                <w:rFonts w:ascii="Avenir Book" w:eastAsia="MS Mincho" w:hAnsi="Avenir Book"/>
              </w:rPr>
              <w:t xml:space="preserve"> of the material stream that needs to be managed consists of organics. The tropics have dipropionate high biophysical growth rates. All organics are trucked and transported long distances and landfilled and are wasted, instead of being reintegrated into the ecosystems.</w:t>
            </w:r>
          </w:p>
        </w:tc>
      </w:tr>
      <w:tr w:rsidR="00684B16" w:rsidRPr="00884A7D" w14:paraId="338532D7" w14:textId="77777777" w:rsidTr="00F16EFA">
        <w:tc>
          <w:tcPr>
            <w:tcW w:w="2110" w:type="dxa"/>
          </w:tcPr>
          <w:p w14:paraId="453F5DD7"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Proposed Approach</w:t>
            </w:r>
          </w:p>
        </w:tc>
        <w:tc>
          <w:tcPr>
            <w:tcW w:w="6799" w:type="dxa"/>
          </w:tcPr>
          <w:p w14:paraId="34C758A1" w14:textId="77777777" w:rsidR="00CB38C4" w:rsidRPr="00CB38C4" w:rsidRDefault="00CB38C4" w:rsidP="00CB38C4">
            <w:pPr>
              <w:pStyle w:val="ListParagraph"/>
              <w:rPr>
                <w:ins w:id="39" w:author="Author"/>
                <w:rFonts w:ascii="Avenir Book" w:eastAsia="MS Mincho" w:hAnsi="Avenir Book"/>
              </w:rPr>
            </w:pPr>
            <w:ins w:id="40" w:author="Author">
              <w:r w:rsidRPr="00CB38C4">
                <w:rPr>
                  <w:rFonts w:ascii="Avenir Book" w:eastAsia="MS Mincho" w:hAnsi="Avenir Book"/>
                </w:rPr>
                <w:t>In the project scenario, the wastes are treated and converted in to compost which ease the task of waste management of the municipality. Furthermore, the project is a strong advocate for scaling and building decentralized and community owned material management facilities and effectively being a spokesperson on how to reduce waste to landfill and help measure and monitor future progress.</w:t>
              </w:r>
            </w:ins>
          </w:p>
          <w:p w14:paraId="2AFFD46D" w14:textId="7CED4044" w:rsidR="00684B16" w:rsidRPr="00CA4876" w:rsidRDefault="00C53639" w:rsidP="00C53639">
            <w:pPr>
              <w:rPr>
                <w:rFonts w:ascii="Avenir Book" w:eastAsia="MS Mincho" w:hAnsi="Avenir Book"/>
              </w:rPr>
            </w:pPr>
            <w:del w:id="41" w:author="Author">
              <w:r w:rsidDel="00CB38C4">
                <w:rPr>
                  <w:rFonts w:ascii="Avenir Book" w:eastAsia="MS Mincho" w:hAnsi="Avenir Book"/>
                </w:rPr>
                <w:delText xml:space="preserve">Providing education on the need to build and scale decentralized facilities that are capable of composting and reintegrating the organics into the immediate local ecosystems. There is a need to manage organics within every district. To stop unnecessary transportation and trucking of organic materials. To stop unnecessary landfilling of organics. </w:delText>
              </w:r>
              <w:r w:rsidR="00684B16" w:rsidRPr="00884A7D" w:rsidDel="00CB38C4">
                <w:rPr>
                  <w:rFonts w:ascii="Avenir Book" w:eastAsia="MS Mincho" w:hAnsi="Avenir Book"/>
                </w:rPr>
                <w:delText xml:space="preserve">Yearly, up to 5000 guests, mostly students have visited the project and the environmental exhibition in the former now redundant pilot plant. They are educated in sustainable waste handling and issues concerning climate change. </w:delText>
              </w:r>
            </w:del>
          </w:p>
        </w:tc>
      </w:tr>
      <w:tr w:rsidR="00684B16" w:rsidRPr="00884A7D" w14:paraId="72E43B2A" w14:textId="77777777" w:rsidTr="00F16EFA">
        <w:tc>
          <w:tcPr>
            <w:tcW w:w="2110" w:type="dxa"/>
          </w:tcPr>
          <w:p w14:paraId="17FC2266"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 xml:space="preserve">Equations used </w:t>
            </w:r>
          </w:p>
        </w:tc>
        <w:tc>
          <w:tcPr>
            <w:tcW w:w="6799" w:type="dxa"/>
          </w:tcPr>
          <w:p w14:paraId="3EC050B0"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Not applicable</w:t>
            </w:r>
          </w:p>
        </w:tc>
      </w:tr>
      <w:tr w:rsidR="00684B16" w:rsidRPr="00884A7D" w14:paraId="6C85F819" w14:textId="77777777" w:rsidTr="00F16EFA">
        <w:tc>
          <w:tcPr>
            <w:tcW w:w="2110" w:type="dxa"/>
          </w:tcPr>
          <w:p w14:paraId="38BEA22F"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t>Project Outcome</w:t>
            </w:r>
          </w:p>
        </w:tc>
        <w:tc>
          <w:tcPr>
            <w:tcW w:w="6799" w:type="dxa"/>
          </w:tcPr>
          <w:p w14:paraId="0460BC85" w14:textId="581A9CD4" w:rsidR="00E56D0A" w:rsidRDefault="00684B16" w:rsidP="00F16EFA">
            <w:pPr>
              <w:pStyle w:val="ListParagraph"/>
              <w:ind w:left="0"/>
              <w:rPr>
                <w:rFonts w:ascii="Avenir Book" w:eastAsia="MS Mincho" w:hAnsi="Avenir Book"/>
              </w:rPr>
            </w:pPr>
            <w:del w:id="42" w:author="Author">
              <w:r w:rsidRPr="00884A7D" w:rsidDel="00CB38C4">
                <w:rPr>
                  <w:rFonts w:ascii="Avenir Book" w:eastAsia="MS Mincho" w:hAnsi="Avenir Book"/>
                </w:rPr>
                <w:delText>As compost is the major product, the production of consistent high-quality compost must</w:delText>
              </w:r>
              <w:r w:rsidR="00C53639" w:rsidDel="00CB38C4">
                <w:rPr>
                  <w:rFonts w:ascii="Avenir Book" w:eastAsia="MS Mincho" w:hAnsi="Avenir Book"/>
                </w:rPr>
                <w:delText xml:space="preserve"> continue to</w:delText>
              </w:r>
              <w:r w:rsidR="00C53639" w:rsidRPr="00884A7D" w:rsidDel="00CB38C4">
                <w:rPr>
                  <w:rFonts w:ascii="Avenir Book" w:eastAsia="MS Mincho" w:hAnsi="Avenir Book"/>
                </w:rPr>
                <w:delText xml:space="preserve"> be assured </w:delText>
              </w:r>
              <w:r w:rsidR="00C53639" w:rsidDel="00CB38C4">
                <w:rPr>
                  <w:rFonts w:ascii="Avenir Book" w:eastAsia="MS Mincho" w:hAnsi="Avenir Book"/>
                </w:rPr>
                <w:delText>for the next upcoming decade</w:delText>
              </w:r>
              <w:r w:rsidRPr="00884A7D" w:rsidDel="00CB38C4">
                <w:rPr>
                  <w:rFonts w:ascii="Avenir Book" w:eastAsia="MS Mincho" w:hAnsi="Avenir Book"/>
                </w:rPr>
                <w:delText>. The facility operates a laboratory for monitoring the composting process and finished product. It</w:delText>
              </w:r>
            </w:del>
            <w:proofErr w:type="spellStart"/>
            <w:ins w:id="43" w:author="Author">
              <w:r w:rsidR="00CB38C4">
                <w:rPr>
                  <w:rFonts w:ascii="Avenir Book" w:eastAsia="MS Mincho" w:hAnsi="Avenir Book"/>
                </w:rPr>
                <w:t>Temesi</w:t>
              </w:r>
              <w:proofErr w:type="spellEnd"/>
              <w:r w:rsidR="00CB38C4">
                <w:rPr>
                  <w:rFonts w:ascii="Avenir Book" w:eastAsia="MS Mincho" w:hAnsi="Avenir Book"/>
                </w:rPr>
                <w:t xml:space="preserve"> Recycling</w:t>
              </w:r>
            </w:ins>
            <w:r w:rsidR="00982CEE">
              <w:rPr>
                <w:rFonts w:ascii="Avenir Book" w:eastAsia="MS Mincho" w:hAnsi="Avenir Book"/>
              </w:rPr>
              <w:t xml:space="preserve"> </w:t>
            </w:r>
            <w:r w:rsidRPr="00884A7D">
              <w:rPr>
                <w:rFonts w:ascii="Avenir Book" w:eastAsia="MS Mincho" w:hAnsi="Avenir Book"/>
              </w:rPr>
              <w:t>conducts research</w:t>
            </w:r>
            <w:r w:rsidR="00E56D0A">
              <w:rPr>
                <w:rFonts w:ascii="Avenir Book" w:eastAsia="MS Mincho" w:hAnsi="Avenir Book"/>
              </w:rPr>
              <w:t xml:space="preserve"> and provides a platform to grow additional facilities and infrastructure to capture materials on </w:t>
            </w:r>
            <w:r w:rsidR="00E56D0A">
              <w:rPr>
                <w:rFonts w:ascii="Avenir Book" w:eastAsia="MS Mincho" w:hAnsi="Avenir Book"/>
              </w:rPr>
              <w:lastRenderedPageBreak/>
              <w:t xml:space="preserve">a district and village level. Reducing waste to landfill is key to securing future sustainable cities and communities. </w:t>
            </w:r>
            <w:r w:rsidR="00E56D0A" w:rsidRPr="00CA4876">
              <w:rPr>
                <w:rFonts w:ascii="Avenir Book" w:eastAsia="MS Mincho" w:hAnsi="Avenir Book"/>
              </w:rPr>
              <w:t xml:space="preserve"> </w:t>
            </w:r>
            <w:r w:rsidR="00E56D0A">
              <w:rPr>
                <w:rFonts w:ascii="Avenir Book" w:eastAsia="MS Mincho" w:hAnsi="Avenir Book"/>
              </w:rPr>
              <w:t>The project serves to promote this knowledge and environmental literacy</w:t>
            </w:r>
            <w:r w:rsidRPr="00884A7D">
              <w:rPr>
                <w:rFonts w:ascii="Avenir Book" w:eastAsia="MS Mincho" w:hAnsi="Avenir Book"/>
              </w:rPr>
              <w:t>.</w:t>
            </w:r>
            <w:r w:rsidRPr="00CA4876">
              <w:rPr>
                <w:rFonts w:ascii="Avenir Book" w:eastAsia="MS Mincho" w:hAnsi="Avenir Book"/>
              </w:rPr>
              <w:t xml:space="preserve"> </w:t>
            </w:r>
          </w:p>
          <w:p w14:paraId="0E2CECD2" w14:textId="77777777" w:rsidR="00684B16" w:rsidRPr="00CA4876" w:rsidRDefault="00684B16" w:rsidP="00F16EFA">
            <w:pPr>
              <w:pStyle w:val="ListParagraph"/>
              <w:ind w:left="0"/>
              <w:rPr>
                <w:rFonts w:ascii="Avenir Book" w:eastAsia="MS Mincho" w:hAnsi="Avenir Book"/>
              </w:rPr>
            </w:pPr>
          </w:p>
        </w:tc>
      </w:tr>
      <w:tr w:rsidR="00684B16" w:rsidRPr="00884A7D" w14:paraId="17642EA2" w14:textId="77777777" w:rsidTr="00F16EFA">
        <w:tc>
          <w:tcPr>
            <w:tcW w:w="2110" w:type="dxa"/>
          </w:tcPr>
          <w:p w14:paraId="6A8BBFAE" w14:textId="77777777" w:rsidR="00684B16" w:rsidRPr="00884A7D" w:rsidRDefault="00684B16" w:rsidP="00F16EFA">
            <w:pPr>
              <w:pStyle w:val="ListParagraph"/>
              <w:ind w:left="0"/>
              <w:rPr>
                <w:rFonts w:ascii="Avenir Book" w:eastAsia="MS Mincho" w:hAnsi="Avenir Book"/>
              </w:rPr>
            </w:pPr>
            <w:r w:rsidRPr="00884A7D">
              <w:rPr>
                <w:rFonts w:ascii="Avenir Book" w:eastAsia="MS Mincho" w:hAnsi="Avenir Book"/>
              </w:rPr>
              <w:lastRenderedPageBreak/>
              <w:t>Additional Information</w:t>
            </w:r>
          </w:p>
        </w:tc>
        <w:tc>
          <w:tcPr>
            <w:tcW w:w="6799" w:type="dxa"/>
          </w:tcPr>
          <w:p w14:paraId="0E4565EF" w14:textId="77777777" w:rsidR="00684B16" w:rsidRPr="00884A7D" w:rsidRDefault="00684B16" w:rsidP="00F16EFA">
            <w:pPr>
              <w:rPr>
                <w:rFonts w:ascii="Avenir Book" w:eastAsia="MS Mincho" w:hAnsi="Avenir Book"/>
              </w:rPr>
            </w:pPr>
            <w:r w:rsidRPr="00884A7D">
              <w:rPr>
                <w:rFonts w:ascii="Avenir Book" w:eastAsia="MS Mincho" w:hAnsi="Avenir Book"/>
              </w:rPr>
              <w:t>NA</w:t>
            </w:r>
          </w:p>
        </w:tc>
      </w:tr>
    </w:tbl>
    <w:p w14:paraId="795DC827" w14:textId="77777777" w:rsidR="00684B16" w:rsidRPr="00884A7D" w:rsidRDefault="00684B16" w:rsidP="00684B16">
      <w:pPr>
        <w:pStyle w:val="ListParagraph"/>
        <w:rPr>
          <w:rFonts w:ascii="Avenir Book" w:eastAsia="MS Mincho" w:hAnsi="Avenir Book"/>
        </w:rPr>
      </w:pPr>
    </w:p>
    <w:p w14:paraId="1DD46F10" w14:textId="77777777" w:rsidR="00684B16" w:rsidRDefault="00684B16" w:rsidP="00961509">
      <w:pPr>
        <w:rPr>
          <w:rFonts w:ascii="Avenir Book" w:eastAsia="MS Mincho" w:hAnsi="Avenir Book"/>
        </w:rPr>
      </w:pPr>
    </w:p>
    <w:p w14:paraId="79B58C0E" w14:textId="77777777" w:rsidR="00C806DD" w:rsidRDefault="00C806DD" w:rsidP="00E3529B">
      <w:pPr>
        <w:pStyle w:val="ListParagraph"/>
        <w:numPr>
          <w:ilvl w:val="0"/>
          <w:numId w:val="48"/>
        </w:numPr>
        <w:rPr>
          <w:rFonts w:ascii="Avenir Book" w:eastAsia="MS Mincho" w:hAnsi="Avenir Book"/>
        </w:rPr>
      </w:pPr>
      <w:r>
        <w:rPr>
          <w:rFonts w:ascii="Avenir Book" w:eastAsia="MS Mincho" w:hAnsi="Avenir Book"/>
        </w:rPr>
        <w:t>SDG 13: Climate Action:</w:t>
      </w:r>
    </w:p>
    <w:p w14:paraId="44CAEDB8" w14:textId="77777777" w:rsidR="00C806DD" w:rsidRDefault="00C806DD" w:rsidP="00C806DD">
      <w:pPr>
        <w:pStyle w:val="ListParagraph"/>
        <w:rPr>
          <w:rFonts w:ascii="Avenir Book" w:eastAsia="MS Mincho" w:hAnsi="Avenir Book"/>
        </w:rPr>
      </w:pPr>
    </w:p>
    <w:tbl>
      <w:tblPr>
        <w:tblStyle w:val="TableGrid"/>
        <w:tblW w:w="0" w:type="auto"/>
        <w:tblInd w:w="720" w:type="dxa"/>
        <w:tblLook w:val="04A0" w:firstRow="1" w:lastRow="0" w:firstColumn="1" w:lastColumn="0" w:noHBand="0" w:noVBand="1"/>
      </w:tblPr>
      <w:tblGrid>
        <w:gridCol w:w="2110"/>
        <w:gridCol w:w="6799"/>
      </w:tblGrid>
      <w:tr w:rsidR="00C806DD" w14:paraId="71350558" w14:textId="77777777" w:rsidTr="00F16EFA">
        <w:tc>
          <w:tcPr>
            <w:tcW w:w="2110" w:type="dxa"/>
          </w:tcPr>
          <w:p w14:paraId="380E96C4" w14:textId="77777777" w:rsidR="00C806DD" w:rsidRDefault="00C806DD" w:rsidP="00F16EFA">
            <w:pPr>
              <w:pStyle w:val="ListParagraph"/>
              <w:ind w:left="0"/>
              <w:rPr>
                <w:rFonts w:ascii="Avenir Book" w:eastAsia="MS Mincho" w:hAnsi="Avenir Book"/>
              </w:rPr>
            </w:pPr>
            <w:r>
              <w:rPr>
                <w:rFonts w:ascii="Avenir Book" w:eastAsia="MS Mincho" w:hAnsi="Avenir Book"/>
              </w:rPr>
              <w:t>Baseline Scenario</w:t>
            </w:r>
          </w:p>
        </w:tc>
        <w:tc>
          <w:tcPr>
            <w:tcW w:w="6799" w:type="dxa"/>
          </w:tcPr>
          <w:p w14:paraId="22BABEC3" w14:textId="77777777" w:rsidR="00C806DD" w:rsidRDefault="00C806DD" w:rsidP="00F16EFA">
            <w:pPr>
              <w:pStyle w:val="ListParagraph"/>
              <w:ind w:left="0"/>
              <w:rPr>
                <w:rFonts w:ascii="Avenir Book" w:eastAsia="MS Mincho" w:hAnsi="Avenir Book"/>
              </w:rPr>
            </w:pPr>
            <w:r>
              <w:rPr>
                <w:rFonts w:ascii="Avenir Book" w:eastAsia="MS Mincho" w:hAnsi="Avenir Book"/>
              </w:rPr>
              <w:t xml:space="preserve">The collected waste is dumped on a landfill without methane capturing and flaring nearby the </w:t>
            </w:r>
            <w:proofErr w:type="spellStart"/>
            <w:r>
              <w:rPr>
                <w:rFonts w:ascii="Avenir Book" w:eastAsia="MS Mincho" w:hAnsi="Avenir Book"/>
              </w:rPr>
              <w:t>Temesi</w:t>
            </w:r>
            <w:proofErr w:type="spellEnd"/>
            <w:r>
              <w:rPr>
                <w:rFonts w:ascii="Avenir Book" w:eastAsia="MS Mincho" w:hAnsi="Avenir Book"/>
              </w:rPr>
              <w:t xml:space="preserve"> village. </w:t>
            </w:r>
            <w:r w:rsidR="00E56D0A">
              <w:rPr>
                <w:rFonts w:ascii="Avenir Book" w:eastAsia="MS Mincho" w:hAnsi="Avenir Book"/>
              </w:rPr>
              <w:t xml:space="preserve"> </w:t>
            </w:r>
            <w:r w:rsidR="00C87828">
              <w:rPr>
                <w:rFonts w:ascii="Avenir Book" w:eastAsia="MS Mincho" w:hAnsi="Avenir Book"/>
              </w:rPr>
              <w:t>8</w:t>
            </w:r>
            <w:r w:rsidR="00E56D0A">
              <w:rPr>
                <w:rFonts w:ascii="Avenir Book" w:eastAsia="MS Mincho" w:hAnsi="Avenir Book"/>
              </w:rPr>
              <w:t xml:space="preserve">5% </w:t>
            </w:r>
            <w:r>
              <w:rPr>
                <w:rFonts w:ascii="Avenir Book" w:eastAsia="MS Mincho" w:hAnsi="Avenir Book"/>
              </w:rPr>
              <w:t>of waste dumped on the landfill is organic in nature which is responsible for lot of methane emissions from the anaerobic decomposition of the organic waste.</w:t>
            </w:r>
            <w:r>
              <w:t xml:space="preserve"> </w:t>
            </w:r>
            <w:r>
              <w:rPr>
                <w:rFonts w:ascii="Avenir Book" w:eastAsia="MS Mincho" w:hAnsi="Avenir Book"/>
              </w:rPr>
              <w:t>The methane</w:t>
            </w:r>
            <w:r w:rsidRPr="00A256CA">
              <w:rPr>
                <w:rFonts w:ascii="Avenir Book" w:eastAsia="MS Mincho" w:hAnsi="Avenir Book"/>
              </w:rPr>
              <w:t xml:space="preserve"> emissions from SWDS are important contributors of global anthr</w:t>
            </w:r>
            <w:r>
              <w:rPr>
                <w:rFonts w:ascii="Avenir Book" w:eastAsia="MS Mincho" w:hAnsi="Avenir Book"/>
              </w:rPr>
              <w:t>opogenic methane</w:t>
            </w:r>
            <w:r w:rsidRPr="00A256CA">
              <w:rPr>
                <w:rFonts w:ascii="Avenir Book" w:eastAsia="MS Mincho" w:hAnsi="Avenir Book"/>
              </w:rPr>
              <w:t xml:space="preserve"> emissions</w:t>
            </w:r>
            <w:r w:rsidRPr="00884A7D">
              <w:rPr>
                <w:rFonts w:ascii="Avenir Book" w:eastAsia="MS Mincho" w:hAnsi="Avenir Book"/>
              </w:rPr>
              <w:t>. The government estimates</w:t>
            </w:r>
            <w:r w:rsidR="00E56D0A">
              <w:rPr>
                <w:rFonts w:ascii="Avenir Book" w:eastAsia="MS Mincho" w:hAnsi="Avenir Book"/>
              </w:rPr>
              <w:t xml:space="preserve"> MSW disposal in landfills</w:t>
            </w:r>
            <w:r w:rsidR="00E56D0A" w:rsidRPr="00884A7D">
              <w:rPr>
                <w:rFonts w:ascii="Avenir Book" w:eastAsia="MS Mincho" w:hAnsi="Avenir Book"/>
              </w:rPr>
              <w:t xml:space="preserve"> contribute</w:t>
            </w:r>
            <w:r w:rsidR="00E56D0A">
              <w:rPr>
                <w:rFonts w:ascii="Avenir Book" w:eastAsia="MS Mincho" w:hAnsi="Avenir Book"/>
              </w:rPr>
              <w:t>s</w:t>
            </w:r>
            <w:r w:rsidRPr="00884A7D">
              <w:rPr>
                <w:rFonts w:ascii="Avenir Book" w:eastAsia="MS Mincho" w:hAnsi="Avenir Book"/>
              </w:rPr>
              <w:t>11% to Indonesia’s GHG and even 21% if peat and forest fires are excluded.</w:t>
            </w:r>
          </w:p>
        </w:tc>
      </w:tr>
      <w:tr w:rsidR="00C806DD" w14:paraId="33FFD2B0" w14:textId="77777777" w:rsidTr="00F16EFA">
        <w:tc>
          <w:tcPr>
            <w:tcW w:w="2110" w:type="dxa"/>
          </w:tcPr>
          <w:p w14:paraId="1A1AFE40" w14:textId="77777777" w:rsidR="00C806DD" w:rsidRDefault="00C806DD" w:rsidP="00F16EFA">
            <w:pPr>
              <w:pStyle w:val="ListParagraph"/>
              <w:ind w:left="0"/>
              <w:rPr>
                <w:rFonts w:ascii="Avenir Book" w:eastAsia="MS Mincho" w:hAnsi="Avenir Book"/>
              </w:rPr>
            </w:pPr>
            <w:r>
              <w:rPr>
                <w:rFonts w:ascii="Avenir Book" w:eastAsia="MS Mincho" w:hAnsi="Avenir Book"/>
              </w:rPr>
              <w:t>Proposed Approach</w:t>
            </w:r>
          </w:p>
        </w:tc>
        <w:tc>
          <w:tcPr>
            <w:tcW w:w="6799" w:type="dxa"/>
          </w:tcPr>
          <w:p w14:paraId="1898ABB4" w14:textId="77777777" w:rsidR="00C806DD" w:rsidRDefault="00C806DD" w:rsidP="00F16EFA">
            <w:pPr>
              <w:pStyle w:val="ListParagraph"/>
              <w:ind w:left="0"/>
              <w:rPr>
                <w:rFonts w:ascii="Avenir Book" w:eastAsia="MS Mincho" w:hAnsi="Avenir Book"/>
              </w:rPr>
            </w:pPr>
            <w:r w:rsidRPr="007239AA">
              <w:rPr>
                <w:rFonts w:ascii="Avenir Book" w:eastAsia="MS Mincho" w:hAnsi="Avenir Book"/>
              </w:rPr>
              <w:t>The technology used and the measures applied in this project activity are to avoid the generation of methane from the biomass fraction of municipal waste that otherwise would have been left for anaerobic decay in a solid waste disposal site without methane capture and flaring or power production. The decay is prevented through aerobic treatment by composting the organic waste fraction and proper soil application of the compost. The proper composting process is secured by adequate compost handling procedures and measures, including active aeration</w:t>
            </w:r>
          </w:p>
        </w:tc>
      </w:tr>
      <w:tr w:rsidR="00C806DD" w14:paraId="4D8C2963" w14:textId="77777777" w:rsidTr="00F16EFA">
        <w:tc>
          <w:tcPr>
            <w:tcW w:w="2110" w:type="dxa"/>
          </w:tcPr>
          <w:p w14:paraId="7842698C" w14:textId="77777777" w:rsidR="00C806DD" w:rsidRDefault="00C806DD" w:rsidP="00F16EFA">
            <w:pPr>
              <w:pStyle w:val="ListParagraph"/>
              <w:ind w:left="0"/>
              <w:rPr>
                <w:rFonts w:ascii="Avenir Book" w:eastAsia="MS Mincho" w:hAnsi="Avenir Book"/>
              </w:rPr>
            </w:pPr>
            <w:r>
              <w:rPr>
                <w:rFonts w:ascii="Avenir Book" w:eastAsia="MS Mincho" w:hAnsi="Avenir Book"/>
              </w:rPr>
              <w:t xml:space="preserve">Equations used </w:t>
            </w:r>
          </w:p>
        </w:tc>
        <w:tc>
          <w:tcPr>
            <w:tcW w:w="6799" w:type="dxa"/>
          </w:tcPr>
          <w:p w14:paraId="26D8283B" w14:textId="77777777" w:rsidR="00C806DD" w:rsidRDefault="00C806DD" w:rsidP="00C806DD">
            <w:pPr>
              <w:pStyle w:val="ListParagraph"/>
              <w:ind w:left="0"/>
              <w:rPr>
                <w:rFonts w:ascii="Avenir Book" w:eastAsia="MS Mincho" w:hAnsi="Avenir Book"/>
              </w:rPr>
            </w:pPr>
            <w:r>
              <w:rPr>
                <w:rFonts w:ascii="Avenir Book" w:eastAsia="MS Mincho" w:hAnsi="Avenir Book"/>
              </w:rPr>
              <w:t xml:space="preserve">The methodology used to estimate baseline emissions is CDM methodology </w:t>
            </w:r>
            <w:proofErr w:type="gramStart"/>
            <w:r>
              <w:rPr>
                <w:rFonts w:ascii="Avenir Book" w:eastAsia="MS Mincho" w:hAnsi="Avenir Book"/>
              </w:rPr>
              <w:t>AMS.</w:t>
            </w:r>
            <w:r w:rsidRPr="007239AA">
              <w:rPr>
                <w:rFonts w:ascii="Avenir Book" w:eastAsia="MS Mincho" w:hAnsi="Avenir Book"/>
              </w:rPr>
              <w:t>III.F.</w:t>
            </w:r>
            <w:proofErr w:type="gramEnd"/>
            <w:r w:rsidRPr="007239AA">
              <w:rPr>
                <w:rFonts w:ascii="Avenir Book" w:eastAsia="MS Mincho" w:hAnsi="Avenir Book"/>
              </w:rPr>
              <w:t xml:space="preserve"> Avoidance of methane production from decay of biomass through composting</w:t>
            </w:r>
            <w:r>
              <w:rPr>
                <w:rFonts w:ascii="Avenir Book" w:eastAsia="MS Mincho" w:hAnsi="Avenir Book"/>
              </w:rPr>
              <w:t xml:space="preserve">. </w:t>
            </w:r>
            <w:r w:rsidRPr="007239AA">
              <w:rPr>
                <w:rFonts w:ascii="Avenir Book" w:eastAsia="MS Mincho" w:hAnsi="Avenir Book"/>
              </w:rPr>
              <w:t>The estimation of the baseline emissions for this methodology refers to the III.G. Landfill Methane Recovery using the First Order Decay model (FOD).</w:t>
            </w:r>
            <w:r>
              <w:rPr>
                <w:rFonts w:ascii="Avenir Book" w:eastAsia="MS Mincho" w:hAnsi="Avenir Book"/>
              </w:rPr>
              <w:t xml:space="preserve"> Please refer below this table for emission reduction calculations.</w:t>
            </w:r>
          </w:p>
        </w:tc>
      </w:tr>
      <w:tr w:rsidR="00C806DD" w:rsidRPr="00884A7D" w14:paraId="28289EFC" w14:textId="77777777" w:rsidTr="00F16EFA">
        <w:tc>
          <w:tcPr>
            <w:tcW w:w="2110" w:type="dxa"/>
          </w:tcPr>
          <w:p w14:paraId="151C9F86" w14:textId="77777777" w:rsidR="00C806DD" w:rsidRPr="00CA4876" w:rsidRDefault="00C806DD" w:rsidP="00F16EFA">
            <w:pPr>
              <w:pStyle w:val="ListParagraph"/>
              <w:ind w:left="0"/>
              <w:rPr>
                <w:rFonts w:ascii="Avenir Book" w:eastAsia="MS Mincho" w:hAnsi="Avenir Book"/>
              </w:rPr>
            </w:pPr>
            <w:r w:rsidRPr="00CA4876">
              <w:rPr>
                <w:rFonts w:ascii="Avenir Book" w:eastAsia="MS Mincho" w:hAnsi="Avenir Book"/>
              </w:rPr>
              <w:t>Project Outcome</w:t>
            </w:r>
          </w:p>
        </w:tc>
        <w:tc>
          <w:tcPr>
            <w:tcW w:w="6799" w:type="dxa"/>
          </w:tcPr>
          <w:p w14:paraId="06208205" w14:textId="77777777" w:rsidR="00C806DD" w:rsidRPr="00CA4876" w:rsidRDefault="00C806DD" w:rsidP="00F16EFA">
            <w:pPr>
              <w:rPr>
                <w:rFonts w:ascii="Avenir Book" w:eastAsia="MS Mincho" w:hAnsi="Avenir Book"/>
              </w:rPr>
            </w:pPr>
            <w:r w:rsidRPr="00CA4876">
              <w:rPr>
                <w:rFonts w:ascii="Avenir Book" w:eastAsia="MS Mincho" w:hAnsi="Avenir Book"/>
              </w:rPr>
              <w:t xml:space="preserve">As </w:t>
            </w:r>
            <w:proofErr w:type="gramStart"/>
            <w:r w:rsidRPr="00CA4876">
              <w:rPr>
                <w:rFonts w:ascii="Avenir Book" w:eastAsia="MS Mincho" w:hAnsi="Avenir Book"/>
              </w:rPr>
              <w:t xml:space="preserve">said </w:t>
            </w:r>
            <w:r w:rsidR="00E56D0A">
              <w:rPr>
                <w:rFonts w:ascii="Avenir Book" w:eastAsia="MS Mincho" w:hAnsi="Avenir Book"/>
              </w:rPr>
              <w:t xml:space="preserve"> </w:t>
            </w:r>
            <w:r w:rsidR="009A719C">
              <w:rPr>
                <w:rFonts w:ascii="Avenir Book" w:eastAsia="MS Mincho" w:hAnsi="Avenir Book"/>
              </w:rPr>
              <w:t>85</w:t>
            </w:r>
            <w:proofErr w:type="gramEnd"/>
            <w:r w:rsidR="00E56D0A">
              <w:rPr>
                <w:rFonts w:ascii="Avenir Book" w:eastAsia="MS Mincho" w:hAnsi="Avenir Book"/>
              </w:rPr>
              <w:t>%</w:t>
            </w:r>
            <w:r w:rsidRPr="00CA4876">
              <w:rPr>
                <w:rFonts w:ascii="Avenir Book" w:eastAsia="MS Mincho" w:hAnsi="Avenir Book"/>
              </w:rPr>
              <w:t xml:space="preserve"> of the </w:t>
            </w:r>
            <w:r w:rsidRPr="00884A7D">
              <w:rPr>
                <w:rFonts w:ascii="Avenir Book" w:eastAsia="MS Mincho" w:hAnsi="Avenir Book"/>
              </w:rPr>
              <w:t>collected</w:t>
            </w:r>
            <w:r w:rsidRPr="00CA4876">
              <w:rPr>
                <w:rFonts w:ascii="Avenir Book" w:eastAsia="MS Mincho" w:hAnsi="Avenir Book"/>
              </w:rPr>
              <w:t xml:space="preserve"> waste in this region is of organic matter, which can be composted instead of disposed on the existing landfill. About </w:t>
            </w:r>
            <w:r w:rsidRPr="00884A7D">
              <w:rPr>
                <w:rFonts w:ascii="Avenir Book" w:eastAsia="MS Mincho" w:hAnsi="Avenir Book"/>
              </w:rPr>
              <w:t>7</w:t>
            </w:r>
            <w:r w:rsidRPr="00CA4876">
              <w:rPr>
                <w:rFonts w:ascii="Avenir Book" w:eastAsia="MS Mincho" w:hAnsi="Avenir Book"/>
              </w:rPr>
              <w:t xml:space="preserve">% is non-organic material (mostly plastic) that can be recovered and sold to recyclers. The remaining </w:t>
            </w:r>
            <w:r w:rsidRPr="00884A7D">
              <w:rPr>
                <w:rFonts w:ascii="Avenir Book" w:eastAsia="MS Mincho" w:hAnsi="Avenir Book"/>
              </w:rPr>
              <w:t>8</w:t>
            </w:r>
            <w:r w:rsidRPr="00CA4876">
              <w:rPr>
                <w:rFonts w:ascii="Avenir Book" w:eastAsia="MS Mincho" w:hAnsi="Avenir Book"/>
              </w:rPr>
              <w:t>% of the collected waste can be dumped safely on the neighbouring landfill</w:t>
            </w:r>
            <w:r w:rsidRPr="00884A7D">
              <w:rPr>
                <w:rFonts w:ascii="Avenir Book" w:eastAsia="MS Mincho" w:hAnsi="Avenir Book"/>
              </w:rPr>
              <w:t xml:space="preserve">. Composting of the organic fraction will avoid methane emissions from anaerobic decay, increase the lifetime of the existing landfill massively and produce high quality compost for use as natural fertilizer. Thereby avoiding the anaerobic decay of the organic waste generating methane which is one of the major GHG contributing to climate change Compost increases the organic content in soil and thus supports the restoration of depleted soil. Indonesia’s 8.1 million hectare agricultural land is </w:t>
            </w:r>
            <w:r w:rsidRPr="00884A7D">
              <w:rPr>
                <w:rFonts w:ascii="Avenir Book" w:eastAsia="MS Mincho" w:hAnsi="Avenir Book"/>
              </w:rPr>
              <w:lastRenderedPageBreak/>
              <w:t xml:space="preserve">unhealthy with an organic content of less </w:t>
            </w:r>
            <w:proofErr w:type="gramStart"/>
            <w:r w:rsidRPr="00884A7D">
              <w:rPr>
                <w:rFonts w:ascii="Avenir Book" w:eastAsia="MS Mincho" w:hAnsi="Avenir Book"/>
              </w:rPr>
              <w:t xml:space="preserve">than </w:t>
            </w:r>
            <w:r w:rsidR="008436F5">
              <w:rPr>
                <w:rFonts w:ascii="Avenir Book" w:eastAsia="MS Mincho" w:hAnsi="Avenir Book"/>
              </w:rPr>
              <w:t xml:space="preserve"> 2.5</w:t>
            </w:r>
            <w:proofErr w:type="gramEnd"/>
            <w:r w:rsidRPr="00884A7D">
              <w:rPr>
                <w:rFonts w:ascii="Avenir Book" w:eastAsia="MS Mincho" w:hAnsi="Avenir Book"/>
              </w:rPr>
              <w:t>%, while it should be at least 5%</w:t>
            </w:r>
            <w:r w:rsidRPr="00884A7D">
              <w:rPr>
                <w:rFonts w:ascii="Avenir Book" w:eastAsia="MS Mincho" w:hAnsi="Avenir Book"/>
                <w:vertAlign w:val="superscript"/>
              </w:rPr>
              <w:t>3</w:t>
            </w:r>
            <w:r w:rsidRPr="00884A7D">
              <w:rPr>
                <w:rFonts w:ascii="Avenir Book" w:eastAsia="MS Mincho" w:hAnsi="Avenir Book"/>
              </w:rPr>
              <w:t>. This low organic content level threatens Indonesia’s food security</w:t>
            </w:r>
          </w:p>
        </w:tc>
      </w:tr>
      <w:tr w:rsidR="00C806DD" w:rsidRPr="00884A7D" w14:paraId="493C5F56" w14:textId="77777777" w:rsidTr="00F16EFA">
        <w:tc>
          <w:tcPr>
            <w:tcW w:w="2110" w:type="dxa"/>
          </w:tcPr>
          <w:p w14:paraId="3967E09F" w14:textId="77777777" w:rsidR="00C806DD" w:rsidRPr="00884A7D" w:rsidRDefault="00C806DD" w:rsidP="00F16EFA">
            <w:pPr>
              <w:pStyle w:val="ListParagraph"/>
              <w:ind w:left="0"/>
              <w:rPr>
                <w:rFonts w:ascii="Avenir Book" w:eastAsia="MS Mincho" w:hAnsi="Avenir Book"/>
              </w:rPr>
            </w:pPr>
            <w:r w:rsidRPr="00884A7D">
              <w:rPr>
                <w:rFonts w:ascii="Avenir Book" w:eastAsia="MS Mincho" w:hAnsi="Avenir Book"/>
              </w:rPr>
              <w:lastRenderedPageBreak/>
              <w:t>Additional Information</w:t>
            </w:r>
          </w:p>
        </w:tc>
        <w:tc>
          <w:tcPr>
            <w:tcW w:w="6799" w:type="dxa"/>
          </w:tcPr>
          <w:p w14:paraId="6120FAA4" w14:textId="77777777" w:rsidR="00C806DD" w:rsidRPr="00CA4876" w:rsidRDefault="00C806DD" w:rsidP="00F16EFA">
            <w:pPr>
              <w:rPr>
                <w:rFonts w:ascii="Avenir Book" w:eastAsia="MS Mincho" w:hAnsi="Avenir Book"/>
              </w:rPr>
            </w:pPr>
            <w:r w:rsidRPr="00884A7D">
              <w:rPr>
                <w:rFonts w:ascii="Avenir Book" w:eastAsia="MS Mincho" w:hAnsi="Avenir Book"/>
              </w:rPr>
              <w:t>Indonesia has signed and deposited their instruments of ratification acceptance, approval or accession to UN</w:t>
            </w:r>
            <w:r w:rsidRPr="00CA4876">
              <w:rPr>
                <w:rStyle w:val="FootnoteReference"/>
                <w:rFonts w:ascii="Avenir Book" w:eastAsia="MS Mincho" w:hAnsi="Avenir Book"/>
              </w:rPr>
              <w:footnoteReference w:id="12"/>
            </w:r>
            <w:r w:rsidRPr="00CA4876">
              <w:rPr>
                <w:rFonts w:ascii="Avenir Book" w:eastAsia="MS Mincho" w:hAnsi="Avenir Book"/>
              </w:rPr>
              <w:t xml:space="preserve">. </w:t>
            </w:r>
          </w:p>
        </w:tc>
      </w:tr>
    </w:tbl>
    <w:p w14:paraId="2C224674" w14:textId="77777777" w:rsidR="00C806DD" w:rsidRPr="00884A7D" w:rsidRDefault="00C806DD" w:rsidP="00C806DD">
      <w:pPr>
        <w:pStyle w:val="ListParagraph"/>
        <w:rPr>
          <w:rFonts w:ascii="Avenir Book" w:eastAsia="MS Mincho" w:hAnsi="Avenir Book"/>
        </w:rPr>
      </w:pPr>
    </w:p>
    <w:p w14:paraId="39F58C4F" w14:textId="77777777" w:rsidR="00C806DD" w:rsidRDefault="00C806DD" w:rsidP="00961509">
      <w:pPr>
        <w:rPr>
          <w:rFonts w:ascii="Avenir Book" w:eastAsia="MS Mincho" w:hAnsi="Avenir Book"/>
        </w:rPr>
      </w:pPr>
    </w:p>
    <w:p w14:paraId="1C148712" w14:textId="77777777" w:rsidR="00C806DD" w:rsidRPr="00F773A5" w:rsidRDefault="00F773A5" w:rsidP="00961509">
      <w:pPr>
        <w:rPr>
          <w:rFonts w:ascii="Avenir Book" w:eastAsia="MS Mincho" w:hAnsi="Avenir Book"/>
          <w:b/>
          <w:u w:val="single"/>
        </w:rPr>
      </w:pPr>
      <w:r w:rsidRPr="00F773A5">
        <w:rPr>
          <w:rFonts w:ascii="Avenir Book" w:eastAsia="MS Mincho" w:hAnsi="Avenir Book"/>
          <w:b/>
          <w:u w:val="single"/>
        </w:rPr>
        <w:t xml:space="preserve">Baseline emission </w:t>
      </w:r>
    </w:p>
    <w:p w14:paraId="5A8E853F" w14:textId="77777777" w:rsidR="00C806DD" w:rsidRPr="00DB1995" w:rsidRDefault="00C806DD" w:rsidP="00C806DD">
      <w:pPr>
        <w:pStyle w:val="SDMPara"/>
        <w:numPr>
          <w:ilvl w:val="0"/>
          <w:numId w:val="0"/>
        </w:numPr>
        <w:rPr>
          <w:rFonts w:ascii="Avenir Book" w:hAnsi="Avenir Book"/>
        </w:rPr>
      </w:pPr>
      <w:r w:rsidRPr="00DB1995">
        <w:rPr>
          <w:rFonts w:ascii="Avenir Book" w:hAnsi="Avenir Book"/>
          <w:snapToGrid w:val="0"/>
        </w:rPr>
        <w:t>As per para 24 of the applied methodology, baseline emissions shall exclude emissions of methane that would have to be captured, fuelled or flared to comply with national or local safety requirement or legal regulations.</w:t>
      </w:r>
    </w:p>
    <w:tbl>
      <w:tblPr>
        <w:tblStyle w:val="SDMMethTableEquation"/>
        <w:tblW w:w="8662" w:type="dxa"/>
        <w:tblLook w:val="0600" w:firstRow="0" w:lastRow="0" w:firstColumn="0" w:lastColumn="0" w:noHBand="1" w:noVBand="1"/>
      </w:tblPr>
      <w:tblGrid>
        <w:gridCol w:w="7104"/>
        <w:gridCol w:w="1558"/>
      </w:tblGrid>
      <w:tr w:rsidR="00C806DD" w:rsidRPr="00DB1995" w14:paraId="3409276D" w14:textId="77777777" w:rsidTr="00F16EFA">
        <w:tc>
          <w:tcPr>
            <w:tcW w:w="7104" w:type="dxa"/>
          </w:tcPr>
          <w:p w14:paraId="289A9535" w14:textId="77777777" w:rsidR="00C806DD" w:rsidRPr="00DB1995" w:rsidRDefault="0032594A" w:rsidP="00C806DD">
            <w:pPr>
              <w:pStyle w:val="SDMMethEquation"/>
              <w:rPr>
                <w:rFonts w:ascii="Avenir Book" w:hAnsi="Avenir Book"/>
              </w:rPr>
            </w:pPr>
            <m:oMathPara>
              <m:oMathParaPr>
                <m:jc m:val="left"/>
              </m:oMathParaPr>
              <m:oMath>
                <m:sSub>
                  <m:sSubPr>
                    <m:ctrlPr>
                      <w:rPr>
                        <w:rFonts w:ascii="Cambria Math" w:hAnsi="Avenir Book"/>
                        <w:i/>
                      </w:rPr>
                    </m:ctrlPr>
                  </m:sSubPr>
                  <m:e>
                    <m:r>
                      <w:rPr>
                        <w:rFonts w:ascii="Cambria Math" w:hAnsi="Cambria Math"/>
                      </w:rPr>
                      <m:t>BE</m:t>
                    </m:r>
                  </m:e>
                  <m:sub>
                    <m:r>
                      <w:rPr>
                        <w:rFonts w:ascii="Cambria Math" w:hAnsi="Cambria Math"/>
                      </w:rPr>
                      <m:t>y</m:t>
                    </m:r>
                  </m:sub>
                </m:sSub>
                <m:r>
                  <w:rPr>
                    <w:rFonts w:ascii="Cambria Math" w:hAnsi="Avenir Book"/>
                  </w:rPr>
                  <m:t>=</m:t>
                </m:r>
                <m:sSub>
                  <m:sSubPr>
                    <m:ctrlPr>
                      <w:rPr>
                        <w:rFonts w:ascii="Cambria Math" w:hAnsi="Avenir Book"/>
                        <w:i/>
                      </w:rPr>
                    </m:ctrlPr>
                  </m:sSubPr>
                  <m:e>
                    <m:r>
                      <w:rPr>
                        <w:rFonts w:ascii="Cambria Math" w:hAnsi="Cambria Math"/>
                      </w:rPr>
                      <m:t>BE</m:t>
                    </m:r>
                  </m:e>
                  <m:sub>
                    <m:r>
                      <w:rPr>
                        <w:rFonts w:ascii="Avenir Book" w:hAnsi="Avenir Book"/>
                      </w:rPr>
                      <m:t>CH4</m:t>
                    </m:r>
                    <m:r>
                      <w:rPr>
                        <w:rFonts w:ascii="Cambria Math" w:hAnsi="Avenir Book"/>
                      </w:rPr>
                      <m:t>,</m:t>
                    </m:r>
                    <m:r>
                      <w:rPr>
                        <w:rFonts w:ascii="Cambria Math" w:hAnsi="Cambria Math"/>
                      </w:rPr>
                      <m:t>SWDS</m:t>
                    </m:r>
                    <m:r>
                      <w:rPr>
                        <w:rFonts w:ascii="Cambria Math" w:hAnsi="Avenir Book"/>
                      </w:rPr>
                      <m:t>,</m:t>
                    </m:r>
                    <m:r>
                      <w:rPr>
                        <w:rFonts w:ascii="Cambria Math" w:hAnsi="Cambria Math"/>
                      </w:rPr>
                      <m:t>y</m:t>
                    </m:r>
                  </m:sub>
                </m:sSub>
                <m:r>
                  <w:rPr>
                    <w:rFonts w:ascii="Cambria Math" w:hAnsi="Avenir Book"/>
                  </w:rPr>
                  <m:t>+</m:t>
                </m:r>
                <m:sSub>
                  <m:sSubPr>
                    <m:ctrlPr>
                      <w:rPr>
                        <w:rFonts w:ascii="Cambria Math" w:hAnsi="Avenir Book"/>
                        <w:i/>
                      </w:rPr>
                    </m:ctrlPr>
                  </m:sSubPr>
                  <m:e>
                    <m:r>
                      <w:rPr>
                        <w:rFonts w:ascii="Cambria Math" w:hAnsi="Cambria Math"/>
                      </w:rPr>
                      <m:t>BE</m:t>
                    </m:r>
                  </m:e>
                  <m:sub>
                    <m:r>
                      <w:rPr>
                        <w:rFonts w:ascii="Cambria Math" w:hAnsi="Cambria Math"/>
                      </w:rPr>
                      <m:t>ww</m:t>
                    </m:r>
                    <m:r>
                      <w:rPr>
                        <w:rFonts w:ascii="Cambria Math" w:hAnsi="Avenir Book"/>
                      </w:rPr>
                      <m:t>,</m:t>
                    </m:r>
                    <m:r>
                      <w:rPr>
                        <w:rFonts w:ascii="Cambria Math" w:hAnsi="Cambria Math"/>
                      </w:rPr>
                      <m:t>y</m:t>
                    </m:r>
                  </m:sub>
                </m:sSub>
                <m:r>
                  <w:rPr>
                    <w:rFonts w:ascii="Cambria Math" w:hAnsi="Avenir Book"/>
                  </w:rPr>
                  <m:t>+</m:t>
                </m:r>
                <m:sSub>
                  <m:sSubPr>
                    <m:ctrlPr>
                      <w:rPr>
                        <w:rFonts w:ascii="Cambria Math" w:hAnsi="Avenir Book"/>
                        <w:i/>
                      </w:rPr>
                    </m:ctrlPr>
                  </m:sSubPr>
                  <m:e>
                    <m:r>
                      <w:rPr>
                        <w:rFonts w:ascii="Cambria Math" w:hAnsi="Cambria Math"/>
                      </w:rPr>
                      <m:t>BE</m:t>
                    </m:r>
                  </m:e>
                  <m:sub>
                    <m:r>
                      <w:rPr>
                        <w:rFonts w:ascii="Avenir Book" w:hAnsi="Avenir Book"/>
                      </w:rPr>
                      <m:t>CH4</m:t>
                    </m:r>
                    <m:r>
                      <w:rPr>
                        <w:rFonts w:ascii="Cambria Math" w:hAnsi="Avenir Book"/>
                      </w:rPr>
                      <m:t>,</m:t>
                    </m:r>
                    <m:r>
                      <w:rPr>
                        <w:rFonts w:ascii="Cambria Math" w:hAnsi="Cambria Math"/>
                      </w:rPr>
                      <m:t>manure</m:t>
                    </m:r>
                    <m:r>
                      <w:rPr>
                        <w:rFonts w:ascii="Cambria Math" w:hAnsi="Avenir Book"/>
                      </w:rPr>
                      <m:t>,</m:t>
                    </m:r>
                    <m:r>
                      <w:rPr>
                        <w:rFonts w:ascii="Cambria Math" w:hAnsi="Cambria Math"/>
                      </w:rPr>
                      <m:t>y</m:t>
                    </m:r>
                  </m:sub>
                </m:sSub>
                <m:r>
                  <w:rPr>
                    <w:rFonts w:ascii="Cambria Math" w:hAnsi="Avenir Book"/>
                  </w:rPr>
                  <m:t>-</m:t>
                </m:r>
                <m:sSub>
                  <m:sSubPr>
                    <m:ctrlPr>
                      <w:rPr>
                        <w:rFonts w:ascii="Cambria Math" w:hAnsi="Avenir Book"/>
                        <w:i/>
                      </w:rPr>
                    </m:ctrlPr>
                  </m:sSubPr>
                  <m:e>
                    <m:r>
                      <w:rPr>
                        <w:rFonts w:ascii="Cambria Math" w:hAnsi="Cambria Math"/>
                      </w:rPr>
                      <m:t>MD</m:t>
                    </m:r>
                  </m:e>
                  <m:sub>
                    <m:r>
                      <w:rPr>
                        <w:rFonts w:ascii="Cambria Math" w:hAnsi="Cambria Math"/>
                      </w:rPr>
                      <m:t>y</m:t>
                    </m:r>
                    <m:r>
                      <w:rPr>
                        <w:rFonts w:ascii="Cambria Math" w:hAnsi="Avenir Book"/>
                      </w:rPr>
                      <m:t>,</m:t>
                    </m:r>
                    <m:r>
                      <w:rPr>
                        <w:rFonts w:ascii="Cambria Math" w:hAnsi="Cambria Math"/>
                      </w:rPr>
                      <m:t>reg</m:t>
                    </m:r>
                  </m:sub>
                </m:sSub>
                <m:r>
                  <w:rPr>
                    <w:rFonts w:ascii="Cambria Math" w:hAnsi="Avenir Book"/>
                  </w:rPr>
                  <m:t>×</m:t>
                </m:r>
                <m:sSub>
                  <m:sSubPr>
                    <m:ctrlPr>
                      <w:rPr>
                        <w:rFonts w:ascii="Cambria Math" w:hAnsi="Avenir Book"/>
                        <w:i/>
                      </w:rPr>
                    </m:ctrlPr>
                  </m:sSubPr>
                  <m:e>
                    <m:r>
                      <w:rPr>
                        <w:rFonts w:ascii="Cambria Math" w:hAnsi="Cambria Math"/>
                      </w:rPr>
                      <m:t>GWP</m:t>
                    </m:r>
                  </m:e>
                  <m:sub>
                    <m:r>
                      <w:rPr>
                        <w:rFonts w:ascii="Avenir Book" w:hAnsi="Avenir Book"/>
                      </w:rPr>
                      <m:t>CH4</m:t>
                    </m:r>
                  </m:sub>
                </m:sSub>
              </m:oMath>
            </m:oMathPara>
          </w:p>
        </w:tc>
        <w:tc>
          <w:tcPr>
            <w:tcW w:w="1558" w:type="dxa"/>
          </w:tcPr>
          <w:p w14:paraId="4D5AEB7E" w14:textId="77777777" w:rsidR="00C806DD" w:rsidRPr="00DB1995" w:rsidRDefault="00C806DD" w:rsidP="00E3529B">
            <w:pPr>
              <w:pStyle w:val="SDMMethEquationNr"/>
              <w:numPr>
                <w:ilvl w:val="0"/>
                <w:numId w:val="49"/>
              </w:numPr>
              <w:rPr>
                <w:rFonts w:ascii="Avenir Book" w:hAnsi="Avenir Book"/>
                <w:sz w:val="22"/>
              </w:rPr>
            </w:pPr>
          </w:p>
        </w:tc>
      </w:tr>
    </w:tbl>
    <w:p w14:paraId="5E3A5497" w14:textId="77777777" w:rsidR="00C806DD" w:rsidRPr="00DB1995" w:rsidRDefault="00C806DD" w:rsidP="00C806DD">
      <w:pPr>
        <w:pStyle w:val="SDMMethCaptionEquationParametersTable"/>
        <w:ind w:left="0" w:firstLine="0"/>
        <w:rPr>
          <w:rFonts w:ascii="Avenir Book" w:hAnsi="Avenir Book"/>
          <w:szCs w:val="22"/>
        </w:rPr>
      </w:pPr>
      <w:r w:rsidRPr="00DB1995">
        <w:rPr>
          <w:rFonts w:ascii="Avenir Book" w:hAnsi="Avenir Book"/>
          <w:szCs w:val="22"/>
        </w:rPr>
        <w:t>Where:</w:t>
      </w:r>
    </w:p>
    <w:tbl>
      <w:tblPr>
        <w:tblStyle w:val="SDMMethTableEquationParameters"/>
        <w:tblW w:w="9738" w:type="dxa"/>
        <w:tblInd w:w="0" w:type="dxa"/>
        <w:tblLook w:val="04A0" w:firstRow="1" w:lastRow="0" w:firstColumn="1" w:lastColumn="0" w:noHBand="0" w:noVBand="1"/>
      </w:tblPr>
      <w:tblGrid>
        <w:gridCol w:w="1701"/>
        <w:gridCol w:w="363"/>
        <w:gridCol w:w="7674"/>
      </w:tblGrid>
      <w:tr w:rsidR="00C806DD" w:rsidRPr="00DB1995" w14:paraId="095C754E" w14:textId="77777777" w:rsidTr="00C806DD">
        <w:tc>
          <w:tcPr>
            <w:tcW w:w="1701" w:type="dxa"/>
            <w:vAlign w:val="top"/>
          </w:tcPr>
          <w:p w14:paraId="7ECC1671" w14:textId="77777777" w:rsidR="00C806DD" w:rsidRPr="00DB1995" w:rsidRDefault="0032594A" w:rsidP="00C806DD">
            <w:pPr>
              <w:pStyle w:val="SDMTableBoxParaNotNumbered"/>
              <w:rPr>
                <w:rFonts w:ascii="Avenir Book" w:hAnsi="Avenir Book"/>
                <w:sz w:val="22"/>
                <w:szCs w:val="22"/>
              </w:rPr>
            </w:pPr>
            <m:oMathPara>
              <m:oMathParaPr>
                <m:jc m:val="left"/>
              </m:oMathParaPr>
              <m:oMath>
                <m:sSub>
                  <m:sSubPr>
                    <m:ctrlPr>
                      <w:rPr>
                        <w:rFonts w:ascii="Cambria Math" w:hAnsi="Avenir Book" w:cs="Arial"/>
                        <w:sz w:val="22"/>
                        <w:szCs w:val="22"/>
                      </w:rPr>
                    </m:ctrlPr>
                  </m:sSubPr>
                  <m:e>
                    <m:r>
                      <w:rPr>
                        <w:rFonts w:ascii="Cambria Math" w:hAnsi="Cambria Math"/>
                        <w:sz w:val="22"/>
                        <w:szCs w:val="22"/>
                      </w:rPr>
                      <m:t>BE</m:t>
                    </m:r>
                  </m:e>
                  <m:sub>
                    <m:r>
                      <w:rPr>
                        <w:rFonts w:ascii="Cambria Math" w:hAnsi="Cambria Math"/>
                        <w:sz w:val="22"/>
                        <w:szCs w:val="22"/>
                      </w:rPr>
                      <m:t>y</m:t>
                    </m:r>
                  </m:sub>
                </m:sSub>
              </m:oMath>
            </m:oMathPara>
          </w:p>
        </w:tc>
        <w:tc>
          <w:tcPr>
            <w:tcW w:w="345" w:type="dxa"/>
          </w:tcPr>
          <w:p w14:paraId="7685FB56" w14:textId="77777777" w:rsidR="00C806DD" w:rsidRPr="00DB1995" w:rsidRDefault="00C806DD" w:rsidP="00C806DD">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0D08100D" w14:textId="77777777" w:rsidR="00C806DD" w:rsidRPr="00DB1995" w:rsidRDefault="00C806DD" w:rsidP="00C806DD">
            <w:pPr>
              <w:pStyle w:val="SDMTableBoxParaNotNumbered"/>
              <w:rPr>
                <w:rFonts w:ascii="Avenir Book" w:hAnsi="Avenir Book"/>
                <w:snapToGrid w:val="0"/>
                <w:sz w:val="22"/>
                <w:szCs w:val="22"/>
              </w:rPr>
            </w:pPr>
            <w:r w:rsidRPr="00DB1995">
              <w:rPr>
                <w:rFonts w:ascii="Avenir Book" w:hAnsi="Avenir Book"/>
                <w:snapToGrid w:val="0"/>
                <w:sz w:val="22"/>
                <w:szCs w:val="22"/>
              </w:rPr>
              <w:t>Baseline emissions in the year </w:t>
            </w:r>
            <w:r w:rsidRPr="00DB1995">
              <w:rPr>
                <w:rFonts w:ascii="Avenir Book" w:hAnsi="Avenir Book"/>
                <w:iCs/>
                <w:snapToGrid w:val="0"/>
                <w:sz w:val="22"/>
                <w:szCs w:val="22"/>
              </w:rPr>
              <w:t xml:space="preserve">y </w:t>
            </w:r>
            <w:r w:rsidRPr="00DB1995">
              <w:rPr>
                <w:rFonts w:ascii="Avenir Book" w:hAnsi="Avenir Book"/>
                <w:snapToGrid w:val="0"/>
                <w:sz w:val="22"/>
                <w:szCs w:val="22"/>
              </w:rPr>
              <w:t>(tCO</w:t>
            </w:r>
            <w:r w:rsidRPr="00DB1995">
              <w:rPr>
                <w:rFonts w:ascii="Avenir Book" w:hAnsi="Avenir Book"/>
                <w:snapToGrid w:val="0"/>
                <w:sz w:val="22"/>
                <w:szCs w:val="22"/>
                <w:vertAlign w:val="subscript"/>
              </w:rPr>
              <w:t>2</w:t>
            </w:r>
            <w:r w:rsidRPr="00DB1995">
              <w:rPr>
                <w:rFonts w:ascii="Avenir Book" w:hAnsi="Avenir Book"/>
                <w:snapToGrid w:val="0"/>
                <w:sz w:val="22"/>
                <w:szCs w:val="22"/>
              </w:rPr>
              <w:t>e)</w:t>
            </w:r>
          </w:p>
        </w:tc>
      </w:tr>
      <w:tr w:rsidR="00C806DD" w:rsidRPr="00DB1995" w14:paraId="50B53AE8" w14:textId="77777777" w:rsidTr="00C806DD">
        <w:tc>
          <w:tcPr>
            <w:tcW w:w="1701" w:type="dxa"/>
            <w:vAlign w:val="top"/>
          </w:tcPr>
          <w:p w14:paraId="3B0CD5C0" w14:textId="77777777" w:rsidR="00C806DD" w:rsidRPr="00DB1995" w:rsidRDefault="0032594A" w:rsidP="00C806DD">
            <w:pPr>
              <w:pStyle w:val="SDMTableBoxParaNotNumbered"/>
              <w:rPr>
                <w:rFonts w:ascii="Avenir Book" w:hAnsi="Avenir Book"/>
                <w:iCs/>
                <w:sz w:val="22"/>
                <w:szCs w:val="22"/>
              </w:rPr>
            </w:pPr>
            <m:oMathPara>
              <m:oMathParaPr>
                <m:jc m:val="left"/>
              </m:oMathParaPr>
              <m:oMath>
                <m:sSub>
                  <m:sSubPr>
                    <m:ctrlPr>
                      <w:rPr>
                        <w:rFonts w:ascii="Cambria Math" w:hAnsi="Avenir Book" w:cs="Arial"/>
                        <w:sz w:val="22"/>
                        <w:szCs w:val="22"/>
                      </w:rPr>
                    </m:ctrlPr>
                  </m:sSubPr>
                  <m:e>
                    <m:r>
                      <w:rPr>
                        <w:rFonts w:ascii="Cambria Math" w:hAnsi="Cambria Math"/>
                        <w:sz w:val="22"/>
                        <w:szCs w:val="22"/>
                      </w:rPr>
                      <m:t>BE</m:t>
                    </m:r>
                  </m:e>
                  <m:sub>
                    <m:r>
                      <w:rPr>
                        <w:rFonts w:ascii="Avenir Book" w:hAnsi="Avenir Book"/>
                        <w:sz w:val="22"/>
                        <w:szCs w:val="22"/>
                      </w:rPr>
                      <m:t>CH4</m:t>
                    </m:r>
                    <m:r>
                      <m:rPr>
                        <m:sty m:val="p"/>
                      </m:rPr>
                      <w:rPr>
                        <w:rFonts w:ascii="Cambria Math" w:hAnsi="Avenir Book"/>
                        <w:sz w:val="22"/>
                        <w:szCs w:val="22"/>
                      </w:rPr>
                      <m:t>,</m:t>
                    </m:r>
                    <m:r>
                      <w:rPr>
                        <w:rFonts w:ascii="Cambria Math" w:hAnsi="Cambria Math"/>
                        <w:sz w:val="22"/>
                        <w:szCs w:val="22"/>
                      </w:rPr>
                      <m:t>SWDS</m:t>
                    </m:r>
                    <m:r>
                      <m:rPr>
                        <m:sty m:val="p"/>
                      </m:rPr>
                      <w:rPr>
                        <w:rFonts w:ascii="Cambria Math" w:hAnsi="Avenir Book"/>
                        <w:sz w:val="22"/>
                        <w:szCs w:val="22"/>
                      </w:rPr>
                      <m:t>,</m:t>
                    </m:r>
                    <m:r>
                      <w:rPr>
                        <w:rFonts w:ascii="Cambria Math" w:hAnsi="Cambria Math"/>
                        <w:sz w:val="22"/>
                        <w:szCs w:val="22"/>
                      </w:rPr>
                      <m:t>y</m:t>
                    </m:r>
                  </m:sub>
                </m:sSub>
              </m:oMath>
            </m:oMathPara>
          </w:p>
        </w:tc>
        <w:tc>
          <w:tcPr>
            <w:tcW w:w="345" w:type="dxa"/>
            <w:vAlign w:val="top"/>
          </w:tcPr>
          <w:p w14:paraId="76710B3A" w14:textId="77777777" w:rsidR="00C806DD" w:rsidRPr="00DB1995" w:rsidRDefault="00C806DD" w:rsidP="00C806DD">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69C8A029" w14:textId="77777777" w:rsidR="00C806DD" w:rsidRPr="00DB1995" w:rsidRDefault="00C806DD" w:rsidP="00C806DD">
            <w:pPr>
              <w:pStyle w:val="SDMTableBoxParaNotNumbered"/>
              <w:rPr>
                <w:rFonts w:ascii="Avenir Book" w:hAnsi="Avenir Book"/>
                <w:sz w:val="22"/>
                <w:szCs w:val="22"/>
              </w:rPr>
            </w:pPr>
            <w:r w:rsidRPr="00DB1995">
              <w:rPr>
                <w:rFonts w:ascii="Avenir Book" w:hAnsi="Avenir Book"/>
                <w:sz w:val="22"/>
                <w:szCs w:val="22"/>
              </w:rPr>
              <w:t>Yearly methane generation potential of the solid waste composted by the project activity during the years x from the beginning of the project activity (x=1) up to the year </w:t>
            </w:r>
            <w:r w:rsidRPr="00DB1995">
              <w:rPr>
                <w:rFonts w:ascii="Avenir Book" w:hAnsi="Avenir Book"/>
                <w:iCs/>
                <w:sz w:val="22"/>
                <w:szCs w:val="22"/>
              </w:rPr>
              <w:t>y</w:t>
            </w:r>
            <w:r w:rsidRPr="00DB1995">
              <w:rPr>
                <w:rFonts w:ascii="Avenir Book" w:hAnsi="Avenir Book"/>
                <w:sz w:val="22"/>
                <w:szCs w:val="22"/>
              </w:rPr>
              <w:t xml:space="preserve"> estimated as per the latest version of the methodological tool “</w:t>
            </w:r>
            <w:hyperlink r:id="rId23" w:history="1">
              <w:r w:rsidRPr="00DB1995">
                <w:rPr>
                  <w:rFonts w:ascii="Avenir Book" w:hAnsi="Avenir Book"/>
                  <w:sz w:val="22"/>
                  <w:szCs w:val="22"/>
                </w:rPr>
                <w:t>Emissions from solid waste disposal sites</w:t>
              </w:r>
            </w:hyperlink>
            <w:r w:rsidRPr="00DB1995">
              <w:rPr>
                <w:rFonts w:ascii="Avenir Book" w:hAnsi="Avenir Book"/>
                <w:sz w:val="22"/>
                <w:szCs w:val="22"/>
              </w:rPr>
              <w:t>” (tCO</w:t>
            </w:r>
            <w:r w:rsidRPr="00DB1995">
              <w:rPr>
                <w:rFonts w:ascii="Avenir Book" w:hAnsi="Avenir Book"/>
                <w:sz w:val="22"/>
                <w:szCs w:val="22"/>
                <w:vertAlign w:val="subscript"/>
              </w:rPr>
              <w:t>2</w:t>
            </w:r>
            <w:r w:rsidRPr="00DB1995">
              <w:rPr>
                <w:rFonts w:ascii="Avenir Book" w:hAnsi="Avenir Book"/>
                <w:sz w:val="22"/>
                <w:szCs w:val="22"/>
              </w:rPr>
              <w:t>e). The tool may be used with the factor “f=0.1” taking into account the methane oxidation effect by the upper layer of the landfill. With the definition of year x as ‘the year since the project activity started diverting wastes from landfill disposal, x runs from the first year of crediting period (x=1) to the year for which emissions are calculated (x=y)’</w:t>
            </w:r>
          </w:p>
        </w:tc>
      </w:tr>
      <w:tr w:rsidR="00C806DD" w:rsidRPr="00DB1995" w14:paraId="754C5CEC" w14:textId="77777777" w:rsidTr="00C806DD">
        <w:tc>
          <w:tcPr>
            <w:tcW w:w="1701" w:type="dxa"/>
            <w:vAlign w:val="top"/>
          </w:tcPr>
          <w:p w14:paraId="53A1B357" w14:textId="77777777" w:rsidR="00C806DD" w:rsidRPr="00DB1995" w:rsidRDefault="0032594A" w:rsidP="00C806DD">
            <w:pPr>
              <w:pStyle w:val="SDMTableBoxParaNotNumbered"/>
              <w:rPr>
                <w:rFonts w:ascii="Avenir Book" w:hAnsi="Avenir Book"/>
                <w:iCs/>
                <w:snapToGrid w:val="0"/>
                <w:sz w:val="22"/>
                <w:szCs w:val="22"/>
              </w:rPr>
            </w:pPr>
            <m:oMathPara>
              <m:oMathParaPr>
                <m:jc m:val="left"/>
              </m:oMathParaPr>
              <m:oMath>
                <m:sSub>
                  <m:sSubPr>
                    <m:ctrlPr>
                      <w:rPr>
                        <w:rFonts w:ascii="Cambria Math" w:hAnsi="Avenir Book" w:cs="Arial"/>
                        <w:sz w:val="22"/>
                        <w:szCs w:val="22"/>
                      </w:rPr>
                    </m:ctrlPr>
                  </m:sSubPr>
                  <m:e>
                    <m:r>
                      <w:rPr>
                        <w:rFonts w:ascii="Cambria Math" w:hAnsi="Cambria Math"/>
                        <w:sz w:val="22"/>
                        <w:szCs w:val="22"/>
                      </w:rPr>
                      <m:t>MD</m:t>
                    </m:r>
                  </m:e>
                  <m:sub>
                    <m:r>
                      <w:rPr>
                        <w:rFonts w:ascii="Cambria Math" w:hAnsi="Cambria Math"/>
                        <w:sz w:val="22"/>
                        <w:szCs w:val="22"/>
                      </w:rPr>
                      <m:t>y</m:t>
                    </m:r>
                    <m:r>
                      <m:rPr>
                        <m:sty m:val="p"/>
                      </m:rPr>
                      <w:rPr>
                        <w:rFonts w:ascii="Cambria Math" w:hAnsi="Avenir Book"/>
                        <w:sz w:val="22"/>
                        <w:szCs w:val="22"/>
                      </w:rPr>
                      <m:t>,</m:t>
                    </m:r>
                    <m:r>
                      <w:rPr>
                        <w:rFonts w:ascii="Cambria Math" w:hAnsi="Cambria Math"/>
                        <w:sz w:val="22"/>
                        <w:szCs w:val="22"/>
                      </w:rPr>
                      <m:t>reg</m:t>
                    </m:r>
                  </m:sub>
                </m:sSub>
              </m:oMath>
            </m:oMathPara>
          </w:p>
        </w:tc>
        <w:tc>
          <w:tcPr>
            <w:tcW w:w="345" w:type="dxa"/>
            <w:vAlign w:val="top"/>
          </w:tcPr>
          <w:p w14:paraId="7D6A015E" w14:textId="77777777" w:rsidR="00C806DD" w:rsidRPr="00DB1995" w:rsidRDefault="00C806DD" w:rsidP="00C806DD">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66C38183" w14:textId="77777777" w:rsidR="00C806DD" w:rsidRPr="00DB1995" w:rsidRDefault="00C806DD" w:rsidP="00C806DD">
            <w:pPr>
              <w:pStyle w:val="SDMTableBoxParaNotNumbered"/>
              <w:rPr>
                <w:rFonts w:ascii="Avenir Book" w:hAnsi="Avenir Book"/>
                <w:snapToGrid w:val="0"/>
                <w:sz w:val="22"/>
                <w:szCs w:val="22"/>
              </w:rPr>
            </w:pPr>
            <w:r w:rsidRPr="00DB1995">
              <w:rPr>
                <w:rFonts w:ascii="Avenir Book" w:hAnsi="Avenir Book"/>
                <w:snapToGrid w:val="0"/>
                <w:sz w:val="22"/>
                <w:szCs w:val="22"/>
              </w:rPr>
              <w:t>Amount of methane that would have to be captured and combusted in the year </w:t>
            </w:r>
            <w:r w:rsidRPr="00DB1995">
              <w:rPr>
                <w:rFonts w:ascii="Avenir Book" w:hAnsi="Avenir Book"/>
                <w:iCs/>
                <w:snapToGrid w:val="0"/>
                <w:sz w:val="22"/>
                <w:szCs w:val="22"/>
              </w:rPr>
              <w:t>y</w:t>
            </w:r>
            <w:r w:rsidRPr="00DB1995">
              <w:rPr>
                <w:rFonts w:ascii="Avenir Book" w:hAnsi="Avenir Book"/>
                <w:snapToGrid w:val="0"/>
                <w:sz w:val="22"/>
                <w:szCs w:val="22"/>
              </w:rPr>
              <w:t xml:space="preserve"> to comply with the prevailing regulations (tonne)</w:t>
            </w:r>
          </w:p>
        </w:tc>
      </w:tr>
      <w:tr w:rsidR="00C806DD" w:rsidRPr="00DB1995" w14:paraId="1A3C106D" w14:textId="77777777" w:rsidTr="00C806DD">
        <w:tc>
          <w:tcPr>
            <w:tcW w:w="1701" w:type="dxa"/>
            <w:vAlign w:val="top"/>
          </w:tcPr>
          <w:p w14:paraId="0D95BDE0" w14:textId="77777777" w:rsidR="00C806DD" w:rsidRPr="00DB1995" w:rsidRDefault="0032594A" w:rsidP="00C806DD">
            <w:pPr>
              <w:pStyle w:val="SDMTableBoxParaNotNumbered"/>
              <w:rPr>
                <w:rFonts w:ascii="Avenir Book" w:hAnsi="Avenir Book"/>
                <w:iCs/>
                <w:sz w:val="22"/>
                <w:szCs w:val="22"/>
              </w:rPr>
            </w:pPr>
            <m:oMathPara>
              <m:oMathParaPr>
                <m:jc m:val="left"/>
              </m:oMathParaPr>
              <m:oMath>
                <m:sSub>
                  <m:sSubPr>
                    <m:ctrlPr>
                      <w:rPr>
                        <w:rFonts w:ascii="Cambria Math" w:hAnsi="Avenir Book" w:cs="Arial"/>
                        <w:sz w:val="22"/>
                        <w:szCs w:val="22"/>
                      </w:rPr>
                    </m:ctrlPr>
                  </m:sSubPr>
                  <m:e>
                    <m:r>
                      <w:rPr>
                        <w:rFonts w:ascii="Cambria Math" w:hAnsi="Cambria Math"/>
                        <w:sz w:val="22"/>
                        <w:szCs w:val="22"/>
                      </w:rPr>
                      <m:t>BE</m:t>
                    </m:r>
                  </m:e>
                  <m:sub>
                    <m:r>
                      <w:rPr>
                        <w:rFonts w:ascii="Avenir Book" w:hAnsi="Avenir Book"/>
                        <w:sz w:val="22"/>
                        <w:szCs w:val="22"/>
                      </w:rPr>
                      <m:t>CH4</m:t>
                    </m:r>
                    <m:r>
                      <m:rPr>
                        <m:sty m:val="p"/>
                      </m:rPr>
                      <w:rPr>
                        <w:rFonts w:ascii="Cambria Math" w:hAnsi="Avenir Book"/>
                        <w:sz w:val="22"/>
                        <w:szCs w:val="22"/>
                      </w:rPr>
                      <m:t>,</m:t>
                    </m:r>
                    <m:r>
                      <w:rPr>
                        <w:rFonts w:ascii="Cambria Math" w:hAnsi="Cambria Math"/>
                        <w:sz w:val="22"/>
                        <w:szCs w:val="22"/>
                      </w:rPr>
                      <m:t>manure</m:t>
                    </m:r>
                    <m:r>
                      <m:rPr>
                        <m:sty m:val="p"/>
                      </m:rPr>
                      <w:rPr>
                        <w:rFonts w:ascii="Cambria Math" w:hAnsi="Avenir Book"/>
                        <w:sz w:val="22"/>
                        <w:szCs w:val="22"/>
                      </w:rPr>
                      <m:t>,</m:t>
                    </m:r>
                    <m:r>
                      <w:rPr>
                        <w:rFonts w:ascii="Cambria Math" w:hAnsi="Cambria Math"/>
                        <w:sz w:val="22"/>
                        <w:szCs w:val="22"/>
                      </w:rPr>
                      <m:t>y</m:t>
                    </m:r>
                  </m:sub>
                </m:sSub>
              </m:oMath>
            </m:oMathPara>
          </w:p>
        </w:tc>
        <w:tc>
          <w:tcPr>
            <w:tcW w:w="345" w:type="dxa"/>
            <w:vAlign w:val="top"/>
          </w:tcPr>
          <w:p w14:paraId="44A202D5" w14:textId="77777777" w:rsidR="00C806DD" w:rsidRPr="00DB1995" w:rsidRDefault="00C806DD" w:rsidP="00C806DD">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165371A9" w14:textId="77777777" w:rsidR="00C806DD" w:rsidRPr="00DB1995" w:rsidRDefault="00C806DD" w:rsidP="00C806DD">
            <w:pPr>
              <w:pStyle w:val="SDMTableBoxParaNotNumbered"/>
              <w:rPr>
                <w:rFonts w:ascii="Avenir Book" w:hAnsi="Avenir Book"/>
                <w:iCs/>
                <w:sz w:val="22"/>
                <w:szCs w:val="22"/>
              </w:rPr>
            </w:pPr>
            <w:r w:rsidRPr="00DB1995">
              <w:rPr>
                <w:rFonts w:ascii="Avenir Book" w:hAnsi="Avenir Book"/>
                <w:iCs/>
                <w:sz w:val="22"/>
                <w:szCs w:val="22"/>
              </w:rPr>
              <w:t xml:space="preserve">Where applicable, baseline emissions from manure composted by the project activities, as per the procedures in AMS-III.D </w:t>
            </w:r>
            <w:r w:rsidRPr="00DB1995">
              <w:rPr>
                <w:rFonts w:ascii="Avenir Book" w:hAnsi="Avenir Book"/>
                <w:sz w:val="22"/>
                <w:szCs w:val="22"/>
              </w:rPr>
              <w:t>(tCO</w:t>
            </w:r>
            <w:r w:rsidRPr="00DB1995">
              <w:rPr>
                <w:rFonts w:ascii="Avenir Book" w:hAnsi="Avenir Book"/>
                <w:sz w:val="22"/>
                <w:szCs w:val="22"/>
                <w:vertAlign w:val="subscript"/>
              </w:rPr>
              <w:t>2</w:t>
            </w:r>
            <w:r w:rsidRPr="00DB1995">
              <w:rPr>
                <w:rFonts w:ascii="Avenir Book" w:hAnsi="Avenir Book"/>
                <w:sz w:val="22"/>
                <w:szCs w:val="22"/>
              </w:rPr>
              <w:t>e)</w:t>
            </w:r>
          </w:p>
        </w:tc>
      </w:tr>
      <w:tr w:rsidR="00C806DD" w:rsidRPr="00DB1995" w14:paraId="59D88DC8" w14:textId="77777777" w:rsidTr="00C806DD">
        <w:tc>
          <w:tcPr>
            <w:tcW w:w="1701" w:type="dxa"/>
            <w:vAlign w:val="top"/>
          </w:tcPr>
          <w:p w14:paraId="0D4EE9A3" w14:textId="77777777" w:rsidR="00C806DD" w:rsidRPr="00DB1995" w:rsidRDefault="0032594A" w:rsidP="00C806DD">
            <w:pPr>
              <w:pStyle w:val="SDMTableBoxParaNotNumbered"/>
              <w:rPr>
                <w:rFonts w:ascii="Avenir Book" w:hAnsi="Avenir Book"/>
                <w:sz w:val="22"/>
                <w:szCs w:val="22"/>
              </w:rPr>
            </w:pPr>
            <m:oMathPara>
              <m:oMathParaPr>
                <m:jc m:val="left"/>
              </m:oMathParaPr>
              <m:oMath>
                <m:sSub>
                  <m:sSubPr>
                    <m:ctrlPr>
                      <w:rPr>
                        <w:rFonts w:ascii="Cambria Math" w:hAnsi="Avenir Book" w:cs="Arial"/>
                        <w:sz w:val="22"/>
                        <w:szCs w:val="22"/>
                      </w:rPr>
                    </m:ctrlPr>
                  </m:sSubPr>
                  <m:e>
                    <m:r>
                      <w:rPr>
                        <w:rFonts w:ascii="Cambria Math" w:hAnsi="Cambria Math"/>
                        <w:sz w:val="22"/>
                        <w:szCs w:val="22"/>
                      </w:rPr>
                      <m:t>BE</m:t>
                    </m:r>
                  </m:e>
                  <m:sub>
                    <m:r>
                      <w:rPr>
                        <w:rFonts w:ascii="Cambria Math" w:hAnsi="Cambria Math"/>
                        <w:sz w:val="22"/>
                        <w:szCs w:val="22"/>
                      </w:rPr>
                      <m:t>ww</m:t>
                    </m:r>
                    <m:r>
                      <m:rPr>
                        <m:sty m:val="p"/>
                      </m:rPr>
                      <w:rPr>
                        <w:rFonts w:ascii="Cambria Math" w:hAnsi="Avenir Book"/>
                        <w:sz w:val="22"/>
                        <w:szCs w:val="22"/>
                      </w:rPr>
                      <m:t>,</m:t>
                    </m:r>
                    <m:r>
                      <w:rPr>
                        <w:rFonts w:ascii="Cambria Math" w:hAnsi="Cambria Math"/>
                        <w:sz w:val="22"/>
                        <w:szCs w:val="22"/>
                      </w:rPr>
                      <m:t>y</m:t>
                    </m:r>
                  </m:sub>
                </m:sSub>
              </m:oMath>
            </m:oMathPara>
          </w:p>
        </w:tc>
        <w:tc>
          <w:tcPr>
            <w:tcW w:w="345" w:type="dxa"/>
            <w:vAlign w:val="top"/>
          </w:tcPr>
          <w:p w14:paraId="2765C2FF" w14:textId="77777777" w:rsidR="00C806DD" w:rsidRPr="00DB1995" w:rsidRDefault="00C806DD" w:rsidP="00C806DD">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05F66DA2" w14:textId="77777777" w:rsidR="00C806DD" w:rsidRPr="00DB1995" w:rsidRDefault="00C806DD" w:rsidP="00C806DD">
            <w:pPr>
              <w:pStyle w:val="SDMTableBoxParaNotNumbered"/>
              <w:rPr>
                <w:rFonts w:ascii="Avenir Book" w:hAnsi="Avenir Book"/>
                <w:iCs/>
                <w:sz w:val="22"/>
                <w:szCs w:val="22"/>
              </w:rPr>
            </w:pPr>
            <w:r w:rsidRPr="00DB1995">
              <w:rPr>
                <w:rFonts w:ascii="Avenir Book" w:hAnsi="Avenir Book"/>
                <w:iCs/>
                <w:sz w:val="22"/>
                <w:szCs w:val="22"/>
              </w:rPr>
              <w:t xml:space="preserve">Where applicable, baseline emissions from the wastewater co-composted, calculated as per the procedures in AMS-III.H </w:t>
            </w:r>
            <w:r w:rsidRPr="00DB1995">
              <w:rPr>
                <w:rFonts w:ascii="Avenir Book" w:hAnsi="Avenir Book"/>
                <w:sz w:val="22"/>
                <w:szCs w:val="22"/>
              </w:rPr>
              <w:t>(tCO</w:t>
            </w:r>
            <w:r w:rsidRPr="00DB1995">
              <w:rPr>
                <w:rFonts w:ascii="Avenir Book" w:hAnsi="Avenir Book"/>
                <w:sz w:val="22"/>
                <w:szCs w:val="22"/>
                <w:vertAlign w:val="subscript"/>
              </w:rPr>
              <w:t>2</w:t>
            </w:r>
            <w:r w:rsidRPr="00DB1995">
              <w:rPr>
                <w:rFonts w:ascii="Avenir Book" w:hAnsi="Avenir Book"/>
                <w:sz w:val="22"/>
                <w:szCs w:val="22"/>
              </w:rPr>
              <w:t>e)</w:t>
            </w:r>
          </w:p>
        </w:tc>
      </w:tr>
      <w:tr w:rsidR="00C806DD" w:rsidRPr="00DB1995" w14:paraId="276D211F" w14:textId="77777777" w:rsidTr="00C806DD">
        <w:tc>
          <w:tcPr>
            <w:tcW w:w="1701" w:type="dxa"/>
            <w:vAlign w:val="top"/>
          </w:tcPr>
          <w:p w14:paraId="63C418C1" w14:textId="77777777" w:rsidR="00C806DD" w:rsidRPr="00DB1995" w:rsidRDefault="0032594A" w:rsidP="00C806DD">
            <w:pPr>
              <w:pStyle w:val="SDMTableBoxParaNotNumbered"/>
              <w:rPr>
                <w:rFonts w:ascii="Avenir Book" w:hAnsi="Avenir Book"/>
                <w:iCs/>
                <w:snapToGrid w:val="0"/>
                <w:sz w:val="22"/>
                <w:szCs w:val="22"/>
                <w:vertAlign w:val="subscript"/>
              </w:rPr>
            </w:pPr>
            <m:oMathPara>
              <m:oMathParaPr>
                <m:jc m:val="left"/>
              </m:oMathParaPr>
              <m:oMath>
                <m:sSub>
                  <m:sSubPr>
                    <m:ctrlPr>
                      <w:rPr>
                        <w:rFonts w:ascii="Cambria Math" w:hAnsi="Avenir Book" w:cs="Arial"/>
                        <w:sz w:val="22"/>
                        <w:szCs w:val="22"/>
                      </w:rPr>
                    </m:ctrlPr>
                  </m:sSubPr>
                  <m:e>
                    <m:r>
                      <w:rPr>
                        <w:rFonts w:ascii="Cambria Math" w:hAnsi="Cambria Math"/>
                        <w:sz w:val="22"/>
                        <w:szCs w:val="22"/>
                      </w:rPr>
                      <m:t>GWP</m:t>
                    </m:r>
                  </m:e>
                  <m:sub>
                    <m:r>
                      <w:rPr>
                        <w:rFonts w:ascii="Avenir Book" w:hAnsi="Avenir Book"/>
                        <w:sz w:val="22"/>
                        <w:szCs w:val="22"/>
                      </w:rPr>
                      <m:t>CH4</m:t>
                    </m:r>
                  </m:sub>
                </m:sSub>
              </m:oMath>
            </m:oMathPara>
          </w:p>
        </w:tc>
        <w:tc>
          <w:tcPr>
            <w:tcW w:w="345" w:type="dxa"/>
            <w:vAlign w:val="top"/>
          </w:tcPr>
          <w:p w14:paraId="74F6A1EA" w14:textId="77777777" w:rsidR="00C806DD" w:rsidRPr="00DB1995" w:rsidRDefault="00C806DD" w:rsidP="00C806DD">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34AE8D3D" w14:textId="77777777" w:rsidR="00C806DD" w:rsidRPr="00DB1995" w:rsidRDefault="00C806DD" w:rsidP="00C806DD">
            <w:pPr>
              <w:pStyle w:val="SDMTableBoxParaNotNumbered"/>
              <w:rPr>
                <w:rFonts w:ascii="Avenir Book" w:hAnsi="Avenir Book"/>
                <w:snapToGrid w:val="0"/>
                <w:sz w:val="22"/>
                <w:szCs w:val="22"/>
              </w:rPr>
            </w:pPr>
            <w:r w:rsidRPr="00DB1995">
              <w:rPr>
                <w:rFonts w:ascii="Avenir Book" w:hAnsi="Avenir Book"/>
                <w:snapToGrid w:val="0"/>
                <w:sz w:val="22"/>
                <w:szCs w:val="22"/>
              </w:rPr>
              <w:t>Global Warming Potential</w:t>
            </w:r>
            <w:r w:rsidRPr="00DB1995">
              <w:rPr>
                <w:rFonts w:ascii="Avenir Book" w:hAnsi="Avenir Book"/>
                <w:iCs/>
                <w:snapToGrid w:val="0"/>
                <w:sz w:val="22"/>
                <w:szCs w:val="22"/>
              </w:rPr>
              <w:t xml:space="preserve"> </w:t>
            </w:r>
            <w:r w:rsidRPr="00DB1995">
              <w:rPr>
                <w:rFonts w:ascii="Avenir Book" w:hAnsi="Avenir Book"/>
                <w:snapToGrid w:val="0"/>
                <w:sz w:val="22"/>
                <w:szCs w:val="22"/>
              </w:rPr>
              <w:t xml:space="preserve">for </w:t>
            </w:r>
            <w:r w:rsidRPr="00DB1995">
              <w:rPr>
                <w:rFonts w:ascii="Avenir Book" w:hAnsi="Avenir Book"/>
                <w:iCs/>
                <w:snapToGrid w:val="0"/>
                <w:sz w:val="22"/>
                <w:szCs w:val="22"/>
              </w:rPr>
              <w:t>CH</w:t>
            </w:r>
            <w:r w:rsidRPr="00DB1995">
              <w:rPr>
                <w:rFonts w:ascii="Avenir Book" w:hAnsi="Avenir Book"/>
                <w:iCs/>
                <w:snapToGrid w:val="0"/>
                <w:sz w:val="22"/>
                <w:szCs w:val="22"/>
                <w:vertAlign w:val="subscript"/>
              </w:rPr>
              <w:t>4</w:t>
            </w:r>
            <w:r w:rsidRPr="00DB1995">
              <w:rPr>
                <w:rFonts w:ascii="Avenir Book" w:hAnsi="Avenir Book"/>
                <w:snapToGrid w:val="0"/>
                <w:sz w:val="22"/>
                <w:szCs w:val="22"/>
              </w:rPr>
              <w:t xml:space="preserve"> applicable to the crediting period (t CO</w:t>
            </w:r>
            <w:r w:rsidRPr="00794354">
              <w:rPr>
                <w:rFonts w:ascii="Avenir Book" w:hAnsi="Avenir Book"/>
                <w:snapToGrid w:val="0"/>
                <w:sz w:val="22"/>
                <w:szCs w:val="22"/>
                <w:vertAlign w:val="subscript"/>
              </w:rPr>
              <w:t>2</w:t>
            </w:r>
            <w:r w:rsidRPr="00DB1995">
              <w:rPr>
                <w:rFonts w:ascii="Avenir Book" w:hAnsi="Avenir Book"/>
                <w:snapToGrid w:val="0"/>
                <w:sz w:val="22"/>
                <w:szCs w:val="22"/>
              </w:rPr>
              <w:t>e/t CH</w:t>
            </w:r>
            <w:r w:rsidRPr="00794354">
              <w:rPr>
                <w:rFonts w:ascii="Avenir Book" w:hAnsi="Avenir Book"/>
                <w:snapToGrid w:val="0"/>
                <w:sz w:val="22"/>
                <w:szCs w:val="22"/>
                <w:vertAlign w:val="subscript"/>
              </w:rPr>
              <w:t>4</w:t>
            </w:r>
            <w:r w:rsidRPr="00DB1995">
              <w:rPr>
                <w:rFonts w:ascii="Avenir Book" w:hAnsi="Avenir Book"/>
                <w:snapToGrid w:val="0"/>
                <w:sz w:val="22"/>
                <w:szCs w:val="22"/>
              </w:rPr>
              <w:t>)</w:t>
            </w:r>
          </w:p>
        </w:tc>
      </w:tr>
    </w:tbl>
    <w:p w14:paraId="209C7270" w14:textId="77777777" w:rsidR="00F87B39" w:rsidRDefault="00F87B39" w:rsidP="00365220">
      <w:pPr>
        <w:rPr>
          <w:rFonts w:ascii="Avenir Book" w:eastAsia="MS Mincho" w:hAnsi="Avenir Book"/>
          <w:szCs w:val="22"/>
        </w:rPr>
      </w:pPr>
    </w:p>
    <w:p w14:paraId="2CDEF3CD" w14:textId="77777777" w:rsidR="00967FD0" w:rsidRDefault="00967FD0" w:rsidP="00365220">
      <w:pPr>
        <w:rPr>
          <w:rFonts w:ascii="Avenir Book" w:eastAsia="MS Mincho" w:hAnsi="Avenir Book"/>
          <w:szCs w:val="22"/>
        </w:rPr>
      </w:pPr>
      <w:r>
        <w:rPr>
          <w:rFonts w:ascii="Avenir Book" w:eastAsia="MS Mincho" w:hAnsi="Avenir Book"/>
          <w:szCs w:val="22"/>
        </w:rPr>
        <w:t xml:space="preserve">The project does not involve co-composting along with waste water. Hence, </w:t>
      </w:r>
      <m:oMath>
        <m:sSub>
          <m:sSubPr>
            <m:ctrlPr>
              <w:rPr>
                <w:rFonts w:ascii="Cambria Math" w:hAnsi="Avenir Book" w:cs="Arial"/>
                <w:szCs w:val="22"/>
              </w:rPr>
            </m:ctrlPr>
          </m:sSubPr>
          <m:e>
            <m:r>
              <w:rPr>
                <w:rFonts w:ascii="Cambria Math" w:hAnsi="Cambria Math"/>
                <w:szCs w:val="22"/>
              </w:rPr>
              <m:t>BE</m:t>
            </m:r>
          </m:e>
          <m:sub>
            <m:r>
              <w:rPr>
                <w:rFonts w:ascii="Cambria Math" w:hAnsi="Cambria Math"/>
                <w:szCs w:val="22"/>
              </w:rPr>
              <m:t>ww</m:t>
            </m:r>
            <m:r>
              <m:rPr>
                <m:sty m:val="p"/>
              </m:rPr>
              <w:rPr>
                <w:rFonts w:ascii="Cambria Math" w:hAnsi="Avenir Book"/>
                <w:szCs w:val="22"/>
              </w:rPr>
              <m:t>,</m:t>
            </m:r>
            <m:r>
              <w:rPr>
                <w:rFonts w:ascii="Cambria Math" w:hAnsi="Cambria Math"/>
                <w:szCs w:val="22"/>
              </w:rPr>
              <m:t>y</m:t>
            </m:r>
          </m:sub>
        </m:sSub>
        <m:r>
          <m:rPr>
            <m:sty m:val="p"/>
          </m:rPr>
          <w:rPr>
            <w:rFonts w:ascii="Cambria Math" w:hAnsi="Avenir Book" w:cs="Arial"/>
            <w:szCs w:val="22"/>
          </w:rPr>
          <m:t>=0</m:t>
        </m:r>
      </m:oMath>
    </w:p>
    <w:p w14:paraId="003BD366" w14:textId="77777777" w:rsidR="00967FD0" w:rsidRDefault="00967FD0" w:rsidP="00365220">
      <w:pPr>
        <w:rPr>
          <w:rFonts w:ascii="Avenir Book" w:eastAsia="MS Mincho" w:hAnsi="Avenir Book"/>
          <w:szCs w:val="22"/>
        </w:rPr>
      </w:pPr>
      <w:r>
        <w:rPr>
          <w:rFonts w:ascii="Avenir Book" w:eastAsia="MS Mincho" w:hAnsi="Avenir Book"/>
          <w:szCs w:val="22"/>
        </w:rPr>
        <w:t xml:space="preserve">The project does not involve composting of manure. Hence, </w:t>
      </w:r>
      <m:oMath>
        <m:sSub>
          <m:sSubPr>
            <m:ctrlPr>
              <w:rPr>
                <w:rFonts w:ascii="Cambria Math" w:hAnsi="Avenir Book" w:cs="Arial"/>
                <w:szCs w:val="22"/>
              </w:rPr>
            </m:ctrlPr>
          </m:sSubPr>
          <m:e>
            <m:r>
              <w:rPr>
                <w:rFonts w:ascii="Cambria Math" w:hAnsi="Cambria Math"/>
                <w:szCs w:val="22"/>
              </w:rPr>
              <m:t>BE</m:t>
            </m:r>
          </m:e>
          <m:sub>
            <m:r>
              <w:rPr>
                <w:rFonts w:ascii="Avenir Book" w:hAnsi="Avenir Book"/>
                <w:szCs w:val="22"/>
              </w:rPr>
              <m:t>CH4</m:t>
            </m:r>
            <m:r>
              <m:rPr>
                <m:sty m:val="p"/>
              </m:rPr>
              <w:rPr>
                <w:rFonts w:ascii="Cambria Math" w:hAnsi="Avenir Book"/>
                <w:szCs w:val="22"/>
              </w:rPr>
              <m:t>,</m:t>
            </m:r>
            <m:r>
              <w:rPr>
                <w:rFonts w:ascii="Cambria Math" w:hAnsi="Cambria Math"/>
                <w:szCs w:val="22"/>
              </w:rPr>
              <m:t>manure</m:t>
            </m:r>
            <m:r>
              <m:rPr>
                <m:sty m:val="p"/>
              </m:rPr>
              <w:rPr>
                <w:rFonts w:ascii="Cambria Math" w:hAnsi="Avenir Book"/>
                <w:szCs w:val="22"/>
              </w:rPr>
              <m:t>,</m:t>
            </m:r>
            <m:r>
              <w:rPr>
                <w:rFonts w:ascii="Cambria Math" w:hAnsi="Cambria Math"/>
                <w:szCs w:val="22"/>
              </w:rPr>
              <m:t>y</m:t>
            </m:r>
          </m:sub>
        </m:sSub>
        <m:r>
          <m:rPr>
            <m:sty m:val="p"/>
          </m:rPr>
          <w:rPr>
            <w:rFonts w:ascii="Cambria Math" w:hAnsi="Avenir Book" w:cs="Arial"/>
            <w:szCs w:val="22"/>
          </w:rPr>
          <m:t>=0</m:t>
        </m:r>
      </m:oMath>
    </w:p>
    <w:p w14:paraId="12298DF4" w14:textId="77777777" w:rsidR="00967FD0" w:rsidRPr="00DB1995" w:rsidRDefault="00967FD0" w:rsidP="00365220">
      <w:pPr>
        <w:rPr>
          <w:rFonts w:ascii="Avenir Book" w:eastAsia="MS Mincho" w:hAnsi="Avenir Book"/>
          <w:szCs w:val="22"/>
        </w:rPr>
      </w:pPr>
      <w:r w:rsidRPr="00967FD0">
        <w:rPr>
          <w:rFonts w:ascii="Avenir Book" w:eastAsia="MS Mincho" w:hAnsi="Avenir Book"/>
          <w:szCs w:val="22"/>
        </w:rPr>
        <w:t>In Indonesia</w:t>
      </w:r>
      <w:r>
        <w:rPr>
          <w:rFonts w:ascii="Avenir Book" w:eastAsia="MS Mincho" w:hAnsi="Avenir Book"/>
          <w:szCs w:val="22"/>
        </w:rPr>
        <w:t>,</w:t>
      </w:r>
      <w:r w:rsidRPr="00967FD0">
        <w:rPr>
          <w:rFonts w:ascii="Avenir Book" w:eastAsia="MS Mincho" w:hAnsi="Avenir Book"/>
          <w:szCs w:val="22"/>
        </w:rPr>
        <w:t xml:space="preserve"> there are no waste management regulations that require a certain amount of LFG to be captured and destroyed.</w:t>
      </w:r>
      <w:r>
        <w:rPr>
          <w:rFonts w:ascii="Avenir Book" w:eastAsia="MS Mincho" w:hAnsi="Avenir Book"/>
          <w:szCs w:val="22"/>
        </w:rPr>
        <w:t xml:space="preserve"> </w:t>
      </w:r>
      <w:proofErr w:type="gramStart"/>
      <w:r>
        <w:rPr>
          <w:rFonts w:ascii="Avenir Book" w:eastAsia="MS Mincho" w:hAnsi="Avenir Book"/>
          <w:szCs w:val="22"/>
        </w:rPr>
        <w:t>Also</w:t>
      </w:r>
      <w:proofErr w:type="gramEnd"/>
      <w:r>
        <w:rPr>
          <w:rFonts w:ascii="Avenir Book" w:eastAsia="MS Mincho" w:hAnsi="Avenir Book"/>
          <w:szCs w:val="22"/>
        </w:rPr>
        <w:t xml:space="preserve"> the existing landfill does not contain methane recovery system. Hence, </w:t>
      </w:r>
      <m:oMath>
        <m:sSub>
          <m:sSubPr>
            <m:ctrlPr>
              <w:rPr>
                <w:rFonts w:ascii="Cambria Math" w:hAnsi="Avenir Book" w:cs="Arial"/>
                <w:szCs w:val="22"/>
              </w:rPr>
            </m:ctrlPr>
          </m:sSubPr>
          <m:e>
            <m:r>
              <w:rPr>
                <w:rFonts w:ascii="Cambria Math" w:hAnsi="Cambria Math"/>
                <w:szCs w:val="22"/>
              </w:rPr>
              <m:t>MD</m:t>
            </m:r>
          </m:e>
          <m:sub>
            <m:r>
              <w:rPr>
                <w:rFonts w:ascii="Cambria Math" w:hAnsi="Cambria Math"/>
                <w:szCs w:val="22"/>
              </w:rPr>
              <m:t>y</m:t>
            </m:r>
            <m:r>
              <m:rPr>
                <m:sty m:val="p"/>
              </m:rPr>
              <w:rPr>
                <w:rFonts w:ascii="Cambria Math" w:hAnsi="Avenir Book"/>
                <w:szCs w:val="22"/>
              </w:rPr>
              <m:t>,</m:t>
            </m:r>
            <m:r>
              <w:rPr>
                <w:rFonts w:ascii="Cambria Math" w:hAnsi="Cambria Math"/>
                <w:szCs w:val="22"/>
              </w:rPr>
              <m:t>reg</m:t>
            </m:r>
          </m:sub>
        </m:sSub>
        <m:r>
          <m:rPr>
            <m:sty m:val="p"/>
          </m:rPr>
          <w:rPr>
            <w:rFonts w:ascii="Cambria Math" w:hAnsi="Avenir Book" w:cs="Arial"/>
            <w:szCs w:val="22"/>
          </w:rPr>
          <m:t>=0</m:t>
        </m:r>
      </m:oMath>
    </w:p>
    <w:p w14:paraId="5F378F53" w14:textId="77777777" w:rsidR="00967FD0" w:rsidRDefault="00B51F79" w:rsidP="00365220">
      <w:pPr>
        <w:rPr>
          <w:rFonts w:ascii="Avenir Book" w:eastAsia="MS Mincho" w:hAnsi="Avenir Book"/>
          <w:szCs w:val="22"/>
        </w:rPr>
      </w:pPr>
      <w:r w:rsidRPr="00DB1995">
        <w:rPr>
          <w:rFonts w:ascii="Avenir Book" w:eastAsia="MS Mincho" w:hAnsi="Avenir Book"/>
          <w:szCs w:val="22"/>
        </w:rPr>
        <w:t xml:space="preserve"> </w:t>
      </w:r>
    </w:p>
    <w:p w14:paraId="71824882" w14:textId="77777777" w:rsidR="00967FD0" w:rsidRDefault="00967FD0" w:rsidP="00365220">
      <w:pPr>
        <w:rPr>
          <w:rFonts w:ascii="Avenir Book" w:eastAsia="MS Mincho" w:hAnsi="Avenir Book"/>
          <w:szCs w:val="22"/>
        </w:rPr>
      </w:pPr>
      <w:r>
        <w:rPr>
          <w:rFonts w:ascii="Avenir Book" w:eastAsia="MS Mincho" w:hAnsi="Avenir Book"/>
          <w:szCs w:val="22"/>
        </w:rPr>
        <w:t>Hence, the baseline emission calculation is reduced as below:</w:t>
      </w:r>
    </w:p>
    <w:p w14:paraId="2E24A215" w14:textId="77777777" w:rsidR="00967FD0" w:rsidRDefault="0032594A" w:rsidP="00365220">
      <w:pPr>
        <w:rPr>
          <w:rFonts w:ascii="Avenir Book" w:eastAsia="MS Mincho" w:hAnsi="Avenir Book"/>
          <w:szCs w:val="22"/>
        </w:rPr>
      </w:pPr>
      <m:oMathPara>
        <m:oMath>
          <m:sSub>
            <m:sSubPr>
              <m:ctrlPr>
                <w:rPr>
                  <w:rFonts w:ascii="Cambria Math" w:hAnsi="Avenir Book"/>
                  <w:i/>
                  <w:szCs w:val="22"/>
                </w:rPr>
              </m:ctrlPr>
            </m:sSubPr>
            <m:e>
              <m:r>
                <w:rPr>
                  <w:rFonts w:ascii="Cambria Math" w:hAnsi="Cambria Math"/>
                  <w:szCs w:val="22"/>
                </w:rPr>
                <m:t>BE</m:t>
              </m:r>
            </m:e>
            <m:sub>
              <m:r>
                <w:rPr>
                  <w:rFonts w:ascii="Cambria Math" w:hAnsi="Cambria Math"/>
                  <w:szCs w:val="22"/>
                </w:rPr>
                <m:t>y</m:t>
              </m:r>
            </m:sub>
          </m:sSub>
          <m:r>
            <w:rPr>
              <w:rFonts w:ascii="Cambria Math" w:hAnsi="Avenir Book"/>
              <w:szCs w:val="22"/>
            </w:rPr>
            <m:t>=</m:t>
          </m:r>
          <m:sSub>
            <m:sSubPr>
              <m:ctrlPr>
                <w:rPr>
                  <w:rFonts w:ascii="Cambria Math" w:hAnsi="Avenir Book"/>
                  <w:i/>
                  <w:szCs w:val="22"/>
                </w:rPr>
              </m:ctrlPr>
            </m:sSubPr>
            <m:e>
              <m:r>
                <w:rPr>
                  <w:rFonts w:ascii="Cambria Math" w:hAnsi="Cambria Math"/>
                  <w:szCs w:val="22"/>
                </w:rPr>
                <m:t>BE</m:t>
              </m:r>
            </m:e>
            <m:sub>
              <m:r>
                <w:rPr>
                  <w:rFonts w:ascii="Avenir Book" w:hAnsi="Avenir Book"/>
                  <w:szCs w:val="22"/>
                </w:rPr>
                <m:t>CH4</m:t>
              </m:r>
              <m:r>
                <w:rPr>
                  <w:rFonts w:ascii="Cambria Math" w:hAnsi="Avenir Book"/>
                  <w:szCs w:val="22"/>
                </w:rPr>
                <m:t>,</m:t>
              </m:r>
              <m:r>
                <w:rPr>
                  <w:rFonts w:ascii="Cambria Math" w:hAnsi="Cambria Math"/>
                  <w:szCs w:val="22"/>
                </w:rPr>
                <m:t>SWDS</m:t>
              </m:r>
              <m:r>
                <w:rPr>
                  <w:rFonts w:ascii="Cambria Math" w:hAnsi="Avenir Book"/>
                  <w:szCs w:val="22"/>
                </w:rPr>
                <m:t>,</m:t>
              </m:r>
              <m:r>
                <w:rPr>
                  <w:rFonts w:ascii="Cambria Math" w:hAnsi="Cambria Math"/>
                  <w:szCs w:val="22"/>
                </w:rPr>
                <m:t>y</m:t>
              </m:r>
            </m:sub>
          </m:sSub>
        </m:oMath>
      </m:oMathPara>
    </w:p>
    <w:p w14:paraId="4E6AC709" w14:textId="77777777" w:rsidR="00961509" w:rsidRPr="00DB1995" w:rsidRDefault="00C806DD" w:rsidP="00365220">
      <w:pPr>
        <w:rPr>
          <w:rFonts w:ascii="Avenir Book" w:eastAsia="MS Mincho" w:hAnsi="Avenir Book"/>
          <w:b/>
          <w:szCs w:val="22"/>
        </w:rPr>
      </w:pPr>
      <w:r>
        <w:rPr>
          <w:rFonts w:ascii="Cambria Math" w:hAnsi="Avenir Book" w:cs="Arial"/>
          <w:szCs w:val="22"/>
        </w:rPr>
        <w:lastRenderedPageBreak/>
        <w:br/>
      </w:r>
      <m:oMath>
        <m:sSub>
          <m:sSubPr>
            <m:ctrlPr>
              <w:rPr>
                <w:rFonts w:ascii="Cambria Math" w:hAnsi="Avenir Book" w:cs="Arial"/>
                <w:b/>
                <w:szCs w:val="22"/>
              </w:rPr>
            </m:ctrlPr>
          </m:sSubPr>
          <m:e>
            <m:r>
              <m:rPr>
                <m:sty m:val="bi"/>
              </m:rPr>
              <w:rPr>
                <w:rFonts w:ascii="Cambria Math" w:hAnsi="Cambria Math"/>
                <w:szCs w:val="22"/>
              </w:rPr>
              <m:t>BE</m:t>
            </m:r>
          </m:e>
          <m:sub>
            <m:r>
              <m:rPr>
                <m:sty m:val="bi"/>
              </m:rPr>
              <w:rPr>
                <w:rFonts w:ascii="Avenir Book" w:hAnsi="Avenir Book"/>
                <w:szCs w:val="22"/>
              </w:rPr>
              <m:t>CH</m:t>
            </m:r>
            <m:r>
              <m:rPr>
                <m:sty m:val="bi"/>
              </m:rPr>
              <w:rPr>
                <w:rFonts w:ascii="Avenir Book" w:hAnsi="Avenir Book"/>
                <w:szCs w:val="22"/>
              </w:rPr>
              <m:t>4</m:t>
            </m:r>
            <m:r>
              <m:rPr>
                <m:sty m:val="b"/>
              </m:rPr>
              <w:rPr>
                <w:rFonts w:ascii="Cambria Math" w:hAnsi="Avenir Book"/>
                <w:szCs w:val="22"/>
              </w:rPr>
              <m:t>,</m:t>
            </m:r>
            <m:r>
              <m:rPr>
                <m:sty m:val="bi"/>
              </m:rPr>
              <w:rPr>
                <w:rFonts w:ascii="Cambria Math" w:hAnsi="Cambria Math"/>
                <w:szCs w:val="22"/>
              </w:rPr>
              <m:t>SWDS</m:t>
            </m:r>
            <m:r>
              <m:rPr>
                <m:sty m:val="b"/>
              </m:rPr>
              <w:rPr>
                <w:rFonts w:ascii="Cambria Math" w:hAnsi="Avenir Book"/>
                <w:szCs w:val="22"/>
              </w:rPr>
              <m:t>,</m:t>
            </m:r>
            <m:r>
              <m:rPr>
                <m:sty m:val="bi"/>
              </m:rPr>
              <w:rPr>
                <w:rFonts w:ascii="Cambria Math" w:hAnsi="Cambria Math"/>
                <w:szCs w:val="22"/>
              </w:rPr>
              <m:t>y</m:t>
            </m:r>
          </m:sub>
        </m:sSub>
      </m:oMath>
      <w:r w:rsidRPr="00DB1995">
        <w:rPr>
          <w:rFonts w:ascii="Avenir Book" w:eastAsia="MS Mincho" w:hAnsi="Avenir Book"/>
          <w:b/>
          <w:szCs w:val="22"/>
        </w:rPr>
        <w:t xml:space="preserve">: Yearly methane generation potential </w:t>
      </w:r>
      <w:r w:rsidR="006C4003" w:rsidRPr="00DB1995">
        <w:rPr>
          <w:rFonts w:ascii="Avenir Book" w:eastAsia="MS Mincho" w:hAnsi="Avenir Book"/>
          <w:b/>
          <w:szCs w:val="22"/>
        </w:rPr>
        <w:t>from solid waste disposal site</w:t>
      </w:r>
    </w:p>
    <w:p w14:paraId="71628214" w14:textId="77777777" w:rsidR="00FF14D8" w:rsidRPr="00A640E2" w:rsidRDefault="0032594A" w:rsidP="00365220">
      <w:pPr>
        <w:rPr>
          <w:rFonts w:ascii="Avenir Book" w:eastAsia="MS Mincho" w:hAnsi="Avenir Book"/>
          <w:szCs w:val="22"/>
        </w:rPr>
      </w:pPr>
      <m:oMath>
        <m:sSub>
          <m:sSubPr>
            <m:ctrlPr>
              <w:rPr>
                <w:rFonts w:ascii="Cambria Math" w:hAnsi="Avenir Book" w:cs="Arial"/>
                <w:szCs w:val="22"/>
              </w:rPr>
            </m:ctrlPr>
          </m:sSubPr>
          <m:e>
            <m:r>
              <w:rPr>
                <w:rFonts w:ascii="Cambria Math" w:hAnsi="Cambria Math"/>
                <w:szCs w:val="22"/>
              </w:rPr>
              <m:t>BE</m:t>
            </m:r>
          </m:e>
          <m:sub>
            <m:r>
              <w:rPr>
                <w:rFonts w:ascii="Avenir Book" w:hAnsi="Avenir Book"/>
                <w:szCs w:val="22"/>
              </w:rPr>
              <m:t>CH4</m:t>
            </m:r>
            <m:r>
              <m:rPr>
                <m:sty m:val="p"/>
              </m:rPr>
              <w:rPr>
                <w:rFonts w:ascii="Cambria Math" w:hAnsi="Avenir Book"/>
                <w:szCs w:val="22"/>
              </w:rPr>
              <m:t>,</m:t>
            </m:r>
            <m:r>
              <w:rPr>
                <w:rFonts w:ascii="Cambria Math" w:hAnsi="Cambria Math"/>
                <w:szCs w:val="22"/>
              </w:rPr>
              <m:t>SWDS</m:t>
            </m:r>
            <m:r>
              <m:rPr>
                <m:sty m:val="p"/>
              </m:rPr>
              <w:rPr>
                <w:rFonts w:ascii="Cambria Math" w:hAnsi="Avenir Book"/>
                <w:szCs w:val="22"/>
              </w:rPr>
              <m:t>,</m:t>
            </m:r>
            <m:r>
              <w:rPr>
                <w:rFonts w:ascii="Cambria Math" w:hAnsi="Cambria Math"/>
                <w:szCs w:val="22"/>
              </w:rPr>
              <m:t>y</m:t>
            </m:r>
          </m:sub>
        </m:sSub>
      </m:oMath>
      <w:r w:rsidR="00FF14D8">
        <w:rPr>
          <w:rFonts w:ascii="Avenir Book" w:eastAsia="MS Mincho" w:hAnsi="Avenir Book"/>
          <w:szCs w:val="22"/>
        </w:rPr>
        <w:t xml:space="preserve"> is estimated using the </w:t>
      </w:r>
      <w:r w:rsidR="00FF14D8" w:rsidRPr="00DB1995">
        <w:rPr>
          <w:rFonts w:ascii="Avenir Book" w:eastAsia="MS Mincho" w:hAnsi="Avenir Book"/>
          <w:szCs w:val="22"/>
        </w:rPr>
        <w:t>methodological tool ‘Emissions from solid waste disposal sites’</w:t>
      </w:r>
      <w:r w:rsidR="00FF14D8">
        <w:rPr>
          <w:rFonts w:ascii="Avenir Book" w:eastAsia="MS Mincho" w:hAnsi="Avenir Book"/>
          <w:szCs w:val="22"/>
        </w:rPr>
        <w:t xml:space="preserve"> version</w:t>
      </w:r>
      <w:r w:rsidR="00FF14D8" w:rsidRPr="00DB1995">
        <w:rPr>
          <w:rFonts w:ascii="Avenir Book" w:eastAsia="MS Mincho" w:hAnsi="Avenir Book"/>
          <w:szCs w:val="22"/>
        </w:rPr>
        <w:t xml:space="preserve"> 8</w:t>
      </w:r>
      <w:r w:rsidR="00FF14D8">
        <w:rPr>
          <w:rFonts w:ascii="Avenir Book" w:eastAsia="MS Mincho" w:hAnsi="Avenir Book"/>
          <w:szCs w:val="22"/>
        </w:rPr>
        <w:t xml:space="preserve"> which is a latest version. Since the methane generation from municipal solid waste is treated with composting</w:t>
      </w:r>
      <w:r w:rsidR="00586361">
        <w:rPr>
          <w:rFonts w:ascii="Avenir Book" w:eastAsia="MS Mincho" w:hAnsi="Avenir Book"/>
          <w:szCs w:val="22"/>
        </w:rPr>
        <w:t xml:space="preserve"> </w:t>
      </w:r>
      <w:r w:rsidR="00586361" w:rsidRPr="00A640E2">
        <w:rPr>
          <w:rFonts w:ascii="Avenir Book" w:eastAsia="MS Mincho" w:hAnsi="Avenir Book"/>
          <w:szCs w:val="22"/>
        </w:rPr>
        <w:t>technology</w:t>
      </w:r>
      <w:r w:rsidR="00FF14D8" w:rsidRPr="00A640E2">
        <w:rPr>
          <w:rFonts w:ascii="Avenir Book" w:eastAsia="MS Mincho" w:hAnsi="Avenir Book"/>
          <w:szCs w:val="22"/>
        </w:rPr>
        <w:t xml:space="preserve">, </w:t>
      </w:r>
      <w:r w:rsidR="00586361" w:rsidRPr="00A640E2">
        <w:rPr>
          <w:rFonts w:ascii="Avenir Book" w:eastAsia="MS Mincho" w:hAnsi="Avenir Book"/>
          <w:szCs w:val="22"/>
        </w:rPr>
        <w:t>t</w:t>
      </w:r>
      <w:r w:rsidR="00FF14D8" w:rsidRPr="00A640E2">
        <w:rPr>
          <w:rFonts w:ascii="Avenir Book" w:eastAsia="MS Mincho" w:hAnsi="Avenir Book"/>
          <w:szCs w:val="22"/>
        </w:rPr>
        <w:t>he tool is applicable for the project under ‘Applicability B’ of the project activity</w:t>
      </w:r>
      <w:r w:rsidR="00586361" w:rsidRPr="00A640E2">
        <w:rPr>
          <w:rFonts w:ascii="Avenir Book" w:eastAsia="MS Mincho" w:hAnsi="Avenir Book"/>
          <w:szCs w:val="22"/>
        </w:rPr>
        <w:t>.</w:t>
      </w:r>
      <w:r w:rsidR="00FF14D8" w:rsidRPr="00A640E2">
        <w:rPr>
          <w:rFonts w:ascii="Avenir Book" w:eastAsia="MS Mincho" w:hAnsi="Avenir Book"/>
          <w:szCs w:val="22"/>
        </w:rPr>
        <w:t xml:space="preserve"> </w:t>
      </w:r>
    </w:p>
    <w:p w14:paraId="6B2522FD" w14:textId="77777777" w:rsidR="00FF14D8" w:rsidRPr="00A640E2" w:rsidRDefault="00FF14D8" w:rsidP="00365220">
      <w:pPr>
        <w:rPr>
          <w:rFonts w:ascii="Avenir Book" w:eastAsia="MS Mincho" w:hAnsi="Avenir Book"/>
          <w:szCs w:val="22"/>
        </w:rPr>
      </w:pPr>
    </w:p>
    <w:p w14:paraId="0ABC2924" w14:textId="77777777" w:rsidR="006C4003" w:rsidRPr="00A640E2" w:rsidRDefault="00586361" w:rsidP="00365220">
      <w:pPr>
        <w:rPr>
          <w:rFonts w:ascii="Avenir Book" w:eastAsia="MS Mincho" w:hAnsi="Avenir Book"/>
          <w:szCs w:val="22"/>
        </w:rPr>
      </w:pPr>
      <w:r w:rsidRPr="00A640E2">
        <w:rPr>
          <w:rFonts w:ascii="Avenir Book" w:eastAsia="MS Mincho" w:hAnsi="Avenir Book"/>
          <w:szCs w:val="22"/>
        </w:rPr>
        <w:t>As</w:t>
      </w:r>
      <w:r w:rsidR="006C4003" w:rsidRPr="00A640E2">
        <w:rPr>
          <w:rFonts w:ascii="Avenir Book" w:eastAsia="MS Mincho" w:hAnsi="Avenir Book"/>
          <w:szCs w:val="22"/>
        </w:rPr>
        <w:t xml:space="preserve"> per para 17 of methodological tool ‘Emissions from solid waste disposal sites’</w:t>
      </w:r>
      <w:r w:rsidR="00967FD0" w:rsidRPr="00A640E2">
        <w:rPr>
          <w:rFonts w:ascii="Avenir Book" w:eastAsia="MS Mincho" w:hAnsi="Avenir Book"/>
          <w:szCs w:val="22"/>
        </w:rPr>
        <w:t xml:space="preserve"> version</w:t>
      </w:r>
      <w:r w:rsidR="006C4003" w:rsidRPr="00A640E2">
        <w:rPr>
          <w:rFonts w:ascii="Avenir Book" w:eastAsia="MS Mincho" w:hAnsi="Avenir Book"/>
          <w:szCs w:val="22"/>
        </w:rPr>
        <w:t xml:space="preserve"> 8, the baseline methane emission from solid waste disposal site will be calculated as below:</w:t>
      </w:r>
    </w:p>
    <w:p w14:paraId="6F830CD6" w14:textId="77777777" w:rsidR="006C4003" w:rsidRPr="00A640E2" w:rsidRDefault="006C4003" w:rsidP="00365220">
      <w:pPr>
        <w:rPr>
          <w:rFonts w:ascii="Avenir Book" w:eastAsia="MS Mincho" w:hAnsi="Avenir Book"/>
          <w:szCs w:val="22"/>
        </w:rPr>
      </w:pPr>
    </w:p>
    <w:p w14:paraId="119067E1" w14:textId="77777777" w:rsidR="006C4003" w:rsidRPr="00A640E2" w:rsidRDefault="0032594A" w:rsidP="00365220">
      <w:pPr>
        <w:rPr>
          <w:rFonts w:ascii="Avenir Book" w:eastAsia="MS Mincho" w:hAnsi="Avenir Book"/>
          <w:szCs w:val="22"/>
        </w:rPr>
      </w:pPr>
      <m:oMathPara>
        <m:oMath>
          <m:sSub>
            <m:sSubPr>
              <m:ctrlPr>
                <w:rPr>
                  <w:rFonts w:ascii="Cambria Math" w:hAnsi="Avenir Book" w:cs="Arial"/>
                  <w:b/>
                  <w:szCs w:val="22"/>
                </w:rPr>
              </m:ctrlPr>
            </m:sSubPr>
            <m:e>
              <m:r>
                <m:rPr>
                  <m:sty m:val="bi"/>
                </m:rPr>
                <w:rPr>
                  <w:rFonts w:ascii="Cambria Math" w:hAnsi="Cambria Math"/>
                  <w:szCs w:val="22"/>
                </w:rPr>
                <m:t>BE</m:t>
              </m:r>
            </m:e>
            <m:sub>
              <m:r>
                <m:rPr>
                  <m:sty m:val="bi"/>
                </m:rPr>
                <w:rPr>
                  <w:rFonts w:ascii="Avenir Book" w:hAnsi="Avenir Book"/>
                  <w:szCs w:val="22"/>
                </w:rPr>
                <m:t>CH</m:t>
              </m:r>
              <m:r>
                <m:rPr>
                  <m:sty m:val="bi"/>
                </m:rPr>
                <w:rPr>
                  <w:rFonts w:ascii="Avenir Book" w:hAnsi="Avenir Book"/>
                  <w:szCs w:val="22"/>
                </w:rPr>
                <m:t>4</m:t>
              </m:r>
              <m:r>
                <m:rPr>
                  <m:sty m:val="b"/>
                </m:rPr>
                <w:rPr>
                  <w:rFonts w:ascii="Cambria Math" w:hAnsi="Avenir Book"/>
                  <w:szCs w:val="22"/>
                </w:rPr>
                <m:t>,</m:t>
              </m:r>
              <m:r>
                <m:rPr>
                  <m:sty m:val="bi"/>
                </m:rPr>
                <w:rPr>
                  <w:rFonts w:ascii="Cambria Math" w:hAnsi="Cambria Math"/>
                  <w:szCs w:val="22"/>
                </w:rPr>
                <m:t>SWDS</m:t>
              </m:r>
              <m:r>
                <m:rPr>
                  <m:sty m:val="b"/>
                </m:rPr>
                <w:rPr>
                  <w:rFonts w:ascii="Cambria Math" w:hAnsi="Avenir Book"/>
                  <w:szCs w:val="22"/>
                </w:rPr>
                <m:t>,</m:t>
              </m:r>
              <m:r>
                <m:rPr>
                  <m:sty m:val="bi"/>
                </m:rPr>
                <w:rPr>
                  <w:rFonts w:ascii="Cambria Math" w:hAnsi="Cambria Math"/>
                  <w:szCs w:val="22"/>
                </w:rPr>
                <m:t>y</m:t>
              </m:r>
            </m:sub>
          </m:sSub>
          <m:r>
            <m:rPr>
              <m:sty m:val="b"/>
            </m:rPr>
            <w:rPr>
              <w:rFonts w:ascii="Cambria Math" w:hAnsi="Avenir Book" w:cs="Arial"/>
              <w:szCs w:val="22"/>
            </w:rPr>
            <m:t>=</m:t>
          </m:r>
          <m:r>
            <m:rPr>
              <m:sty m:val="p"/>
            </m:rPr>
            <w:rPr>
              <w:rFonts w:ascii="Cambria Math" w:hAnsi="Avenir Book"/>
              <w:szCs w:val="22"/>
            </w:rPr>
            <m:t xml:space="preserve"> </m:t>
          </m:r>
          <m:sSub>
            <m:sSubPr>
              <m:ctrlPr>
                <w:rPr>
                  <w:rFonts w:ascii="Cambria Math" w:hAnsi="Cambria Math" w:cs="Cambria Math"/>
                  <w:szCs w:val="22"/>
                </w:rPr>
              </m:ctrlPr>
            </m:sSubPr>
            <m:e>
              <m:r>
                <m:rPr>
                  <m:sty m:val="p"/>
                </m:rPr>
                <w:rPr>
                  <w:rFonts w:ascii="Avenir Book" w:hAnsi="Avenir Book" w:cs="Cambria Math"/>
                  <w:szCs w:val="22"/>
                </w:rPr>
                <m:t>φ</m:t>
              </m:r>
            </m:e>
            <m:sub>
              <m:r>
                <m:rPr>
                  <m:sty m:val="p"/>
                </m:rPr>
                <w:rPr>
                  <w:rFonts w:ascii="Cambria Math" w:hAnsi="Cambria Math" w:cs="Cambria Math"/>
                  <w:szCs w:val="22"/>
                </w:rPr>
                <m:t>y</m:t>
              </m:r>
            </m:sub>
          </m:sSub>
          <m:r>
            <m:rPr>
              <m:sty m:val="p"/>
            </m:rPr>
            <w:rPr>
              <w:rFonts w:ascii="Cambria Math" w:hAnsi="Avenir Book"/>
              <w:szCs w:val="22"/>
            </w:rPr>
            <m:t xml:space="preserve"> </m:t>
          </m:r>
          <m:r>
            <m:rPr>
              <m:sty m:val="p"/>
            </m:rPr>
            <w:rPr>
              <w:rFonts w:ascii="Avenir Book" w:hAnsi="Avenir Book"/>
              <w:szCs w:val="22"/>
            </w:rPr>
            <m:t>×</m:t>
          </m:r>
          <m:r>
            <m:rPr>
              <m:sty m:val="p"/>
            </m:rPr>
            <w:rPr>
              <w:rFonts w:ascii="Cambria Math" w:hAnsi="Avenir Book"/>
              <w:szCs w:val="22"/>
            </w:rPr>
            <m:t xml:space="preserve"> </m:t>
          </m:r>
          <m:d>
            <m:dPr>
              <m:ctrlPr>
                <w:rPr>
                  <w:rFonts w:ascii="Cambria Math" w:hAnsi="Avenir Book"/>
                  <w:szCs w:val="22"/>
                </w:rPr>
              </m:ctrlPr>
            </m:dPr>
            <m:e>
              <m:r>
                <m:rPr>
                  <m:sty m:val="p"/>
                </m:rPr>
                <w:rPr>
                  <w:rFonts w:ascii="Cambria Math" w:hAnsi="Avenir Book"/>
                  <w:szCs w:val="22"/>
                </w:rPr>
                <m:t xml:space="preserve">1 </m:t>
              </m:r>
              <m:r>
                <m:rPr>
                  <m:sty m:val="p"/>
                </m:rPr>
                <w:rPr>
                  <w:rFonts w:ascii="Avenir Book" w:hAnsi="Avenir Book"/>
                  <w:szCs w:val="22"/>
                </w:rPr>
                <m:t>–</m:t>
              </m:r>
              <m:r>
                <m:rPr>
                  <m:sty m:val="p"/>
                </m:rPr>
                <w:rPr>
                  <w:rFonts w:ascii="Cambria Math" w:hAnsi="Avenir Book"/>
                  <w:szCs w:val="22"/>
                </w:rPr>
                <m:t xml:space="preserve"> </m:t>
              </m:r>
              <m:sSub>
                <m:sSubPr>
                  <m:ctrlPr>
                    <w:rPr>
                      <w:rFonts w:ascii="Cambria Math" w:hAnsi="Avenir Book" w:cs="Cambria Math"/>
                      <w:szCs w:val="22"/>
                    </w:rPr>
                  </m:ctrlPr>
                </m:sSubPr>
                <m:e>
                  <m:r>
                    <m:rPr>
                      <m:sty m:val="p"/>
                    </m:rPr>
                    <w:rPr>
                      <w:rFonts w:ascii="Cambria Math" w:hAnsi="Avenir Book" w:cs="Cambria Math"/>
                      <w:szCs w:val="22"/>
                    </w:rPr>
                    <m:t>f</m:t>
                  </m:r>
                </m:e>
                <m:sub>
                  <m:r>
                    <m:rPr>
                      <m:sty m:val="p"/>
                    </m:rPr>
                    <w:rPr>
                      <w:rFonts w:ascii="Cambria Math" w:hAnsi="Avenir Book" w:cs="Cambria Math"/>
                      <w:szCs w:val="22"/>
                    </w:rPr>
                    <m:t>y</m:t>
                  </m:r>
                </m:sub>
              </m:sSub>
            </m:e>
          </m:d>
          <m:r>
            <m:rPr>
              <m:sty m:val="p"/>
            </m:rPr>
            <w:rPr>
              <w:rFonts w:ascii="Avenir Book" w:hAnsi="Avenir Book"/>
              <w:szCs w:val="22"/>
            </w:rPr>
            <m:t>×</m:t>
          </m:r>
          <m:r>
            <m:rPr>
              <m:sty m:val="p"/>
            </m:rPr>
            <w:rPr>
              <w:rFonts w:ascii="Cambria Math" w:hAnsi="Avenir Book"/>
              <w:szCs w:val="22"/>
            </w:rPr>
            <m:t xml:space="preserve"> </m:t>
          </m:r>
          <m:sSub>
            <m:sSubPr>
              <m:ctrlPr>
                <w:rPr>
                  <w:rFonts w:ascii="Cambria Math" w:hAnsi="Avenir Book" w:cs="Cambria Math"/>
                  <w:szCs w:val="22"/>
                </w:rPr>
              </m:ctrlPr>
            </m:sSubPr>
            <m:e>
              <m:r>
                <m:rPr>
                  <m:sty m:val="p"/>
                </m:rPr>
                <w:rPr>
                  <w:rFonts w:ascii="Cambria Math" w:hAnsi="Avenir Book" w:cs="Cambria Math"/>
                  <w:szCs w:val="22"/>
                </w:rPr>
                <m:t>GWP</m:t>
              </m:r>
            </m:e>
            <m:sub>
              <m:r>
                <m:rPr>
                  <m:sty m:val="p"/>
                </m:rPr>
                <w:rPr>
                  <w:rFonts w:ascii="Cambria Math" w:hAnsi="Avenir Book" w:cs="Cambria Math"/>
                  <w:szCs w:val="22"/>
                </w:rPr>
                <m:t>CH4</m:t>
              </m:r>
            </m:sub>
          </m:sSub>
          <m:r>
            <m:rPr>
              <m:sty m:val="p"/>
            </m:rPr>
            <w:rPr>
              <w:rFonts w:ascii="Cambria Math" w:hAnsi="Avenir Book"/>
              <w:szCs w:val="22"/>
            </w:rPr>
            <m:t xml:space="preserve"> </m:t>
          </m:r>
          <m:r>
            <m:rPr>
              <m:sty m:val="p"/>
            </m:rPr>
            <w:rPr>
              <w:rFonts w:ascii="Avenir Book" w:hAnsi="Avenir Book"/>
              <w:szCs w:val="22"/>
            </w:rPr>
            <m:t>×</m:t>
          </m:r>
          <m:r>
            <m:rPr>
              <m:sty m:val="p"/>
            </m:rPr>
            <w:rPr>
              <w:rFonts w:ascii="Cambria Math" w:hAnsi="Avenir Book"/>
              <w:szCs w:val="22"/>
            </w:rPr>
            <m:t xml:space="preserve"> </m:t>
          </m:r>
          <m:d>
            <m:dPr>
              <m:ctrlPr>
                <w:rPr>
                  <w:rFonts w:ascii="Cambria Math" w:hAnsi="Avenir Book"/>
                  <w:szCs w:val="22"/>
                </w:rPr>
              </m:ctrlPr>
            </m:dPr>
            <m:e>
              <m:r>
                <m:rPr>
                  <m:sty m:val="p"/>
                </m:rPr>
                <w:rPr>
                  <w:rFonts w:ascii="Cambria Math" w:hAnsi="Avenir Book"/>
                  <w:szCs w:val="22"/>
                </w:rPr>
                <m:t xml:space="preserve">1 </m:t>
              </m:r>
              <m:r>
                <m:rPr>
                  <m:sty m:val="p"/>
                </m:rPr>
                <w:rPr>
                  <w:rFonts w:ascii="Avenir Book" w:hAnsi="Avenir Book"/>
                  <w:szCs w:val="22"/>
                </w:rPr>
                <m:t>–</m:t>
              </m:r>
              <m:r>
                <m:rPr>
                  <m:sty m:val="p"/>
                </m:rPr>
                <w:rPr>
                  <w:rFonts w:ascii="Cambria Math" w:hAnsi="Avenir Book"/>
                  <w:szCs w:val="22"/>
                </w:rPr>
                <m:t xml:space="preserve"> </m:t>
              </m:r>
              <m:r>
                <m:rPr>
                  <m:sty m:val="p"/>
                </m:rPr>
                <w:rPr>
                  <w:rFonts w:ascii="Cambria Math" w:hAnsi="Avenir Book" w:cs="Cambria Math"/>
                  <w:szCs w:val="22"/>
                </w:rPr>
                <m:t>OX</m:t>
              </m:r>
            </m:e>
          </m:d>
          <m:r>
            <m:rPr>
              <m:sty m:val="p"/>
            </m:rPr>
            <w:rPr>
              <w:rFonts w:ascii="Cambria Math" w:hAnsi="Avenir Book"/>
              <w:szCs w:val="22"/>
            </w:rPr>
            <m:t xml:space="preserve"> </m:t>
          </m:r>
          <m:r>
            <m:rPr>
              <m:sty m:val="p"/>
            </m:rPr>
            <w:rPr>
              <w:rFonts w:ascii="Avenir Book" w:hAnsi="Avenir Book"/>
              <w:szCs w:val="22"/>
            </w:rPr>
            <m:t>×</m:t>
          </m:r>
          <m:r>
            <m:rPr>
              <m:sty m:val="p"/>
            </m:rPr>
            <w:rPr>
              <w:rFonts w:ascii="Cambria Math" w:hAnsi="Avenir Book"/>
              <w:szCs w:val="22"/>
            </w:rPr>
            <m:t xml:space="preserve"> </m:t>
          </m:r>
          <m:f>
            <m:fPr>
              <m:ctrlPr>
                <w:rPr>
                  <w:rFonts w:ascii="Cambria Math" w:hAnsi="Avenir Book"/>
                  <w:szCs w:val="22"/>
                </w:rPr>
              </m:ctrlPr>
            </m:fPr>
            <m:num>
              <m:r>
                <m:rPr>
                  <m:sty m:val="p"/>
                </m:rPr>
                <w:rPr>
                  <w:rFonts w:ascii="Cambria Math" w:hAnsi="Avenir Book"/>
                  <w:szCs w:val="22"/>
                </w:rPr>
                <m:t>16</m:t>
              </m:r>
            </m:num>
            <m:den>
              <m:r>
                <m:rPr>
                  <m:sty m:val="p"/>
                </m:rPr>
                <w:rPr>
                  <w:rFonts w:ascii="Cambria Math" w:hAnsi="Avenir Book"/>
                  <w:szCs w:val="22"/>
                </w:rPr>
                <m:t>12</m:t>
              </m:r>
            </m:den>
          </m:f>
          <m:r>
            <m:rPr>
              <m:sty m:val="p"/>
            </m:rPr>
            <w:rPr>
              <w:rFonts w:ascii="Cambria Math" w:hAnsi="Avenir Book"/>
              <w:szCs w:val="22"/>
            </w:rPr>
            <m:t xml:space="preserve"> x </m:t>
          </m:r>
          <m:r>
            <m:rPr>
              <m:sty m:val="p"/>
            </m:rPr>
            <w:rPr>
              <w:rFonts w:ascii="Cambria Math" w:hAnsi="Avenir Book" w:cs="Cambria Math"/>
              <w:szCs w:val="22"/>
            </w:rPr>
            <m:t>F</m:t>
          </m:r>
          <m:r>
            <m:rPr>
              <m:sty m:val="p"/>
            </m:rPr>
            <w:rPr>
              <w:rFonts w:ascii="Cambria Math" w:hAnsi="Avenir Book"/>
              <w:szCs w:val="22"/>
            </w:rPr>
            <m:t xml:space="preserve"> </m:t>
          </m:r>
          <m:r>
            <m:rPr>
              <m:sty m:val="p"/>
            </m:rPr>
            <w:rPr>
              <w:rFonts w:ascii="Avenir Book" w:hAnsi="Avenir Book"/>
              <w:szCs w:val="22"/>
            </w:rPr>
            <m:t>×</m:t>
          </m:r>
          <m:r>
            <m:rPr>
              <m:sty m:val="p"/>
            </m:rPr>
            <w:rPr>
              <w:rFonts w:ascii="Cambria Math" w:hAnsi="Avenir Book"/>
              <w:szCs w:val="22"/>
            </w:rPr>
            <m:t xml:space="preserve"> </m:t>
          </m:r>
          <m:sSub>
            <m:sSubPr>
              <m:ctrlPr>
                <w:rPr>
                  <w:rFonts w:ascii="Cambria Math" w:hAnsi="Avenir Book" w:cs="Cambria Math"/>
                  <w:szCs w:val="22"/>
                </w:rPr>
              </m:ctrlPr>
            </m:sSubPr>
            <m:e>
              <m:r>
                <m:rPr>
                  <m:sty m:val="p"/>
                </m:rPr>
                <w:rPr>
                  <w:rFonts w:ascii="Cambria Math" w:hAnsi="Avenir Book" w:cs="Cambria Math"/>
                  <w:szCs w:val="22"/>
                </w:rPr>
                <m:t>DOC</m:t>
              </m:r>
            </m:e>
            <m:sub>
              <m:r>
                <m:rPr>
                  <m:sty m:val="p"/>
                </m:rPr>
                <w:rPr>
                  <w:rFonts w:ascii="Cambria Math" w:hAnsi="Avenir Book" w:cs="Cambria Math"/>
                  <w:szCs w:val="22"/>
                </w:rPr>
                <m:t>f,y</m:t>
              </m:r>
            </m:sub>
          </m:sSub>
          <m:r>
            <m:rPr>
              <m:sty m:val="p"/>
            </m:rPr>
            <w:rPr>
              <w:rFonts w:ascii="Avenir Book" w:hAnsi="Avenir Book" w:cs="Cambria Math"/>
              <w:szCs w:val="22"/>
            </w:rPr>
            <m:t>×</m:t>
          </m:r>
          <m:sSub>
            <m:sSubPr>
              <m:ctrlPr>
                <w:rPr>
                  <w:rFonts w:ascii="Cambria Math" w:hAnsi="Avenir Book" w:cs="Cambria Math"/>
                  <w:szCs w:val="22"/>
                </w:rPr>
              </m:ctrlPr>
            </m:sSubPr>
            <m:e>
              <m:r>
                <m:rPr>
                  <m:sty m:val="p"/>
                </m:rPr>
                <w:rPr>
                  <w:rFonts w:ascii="Cambria Math" w:hAnsi="Avenir Book" w:cs="Cambria Math"/>
                  <w:szCs w:val="22"/>
                </w:rPr>
                <m:t>MCF</m:t>
              </m:r>
            </m:e>
            <m:sub>
              <m:r>
                <m:rPr>
                  <m:sty m:val="p"/>
                </m:rPr>
                <w:rPr>
                  <w:rFonts w:ascii="Cambria Math" w:hAnsi="Avenir Book" w:cs="Cambria Math"/>
                  <w:szCs w:val="22"/>
                </w:rPr>
                <m:t>y</m:t>
              </m:r>
            </m:sub>
          </m:sSub>
          <m:r>
            <m:rPr>
              <m:sty m:val="p"/>
            </m:rPr>
            <w:rPr>
              <w:rFonts w:ascii="Avenir Book" w:hAnsi="Avenir Book" w:cs="Cambria Math"/>
              <w:szCs w:val="22"/>
            </w:rPr>
            <m:t>×</m:t>
          </m:r>
          <m:nary>
            <m:naryPr>
              <m:chr m:val="∑"/>
              <m:limLoc m:val="undOvr"/>
              <m:ctrlPr>
                <w:rPr>
                  <w:rFonts w:ascii="Cambria Math" w:hAnsi="Avenir Book" w:cs="Cambria Math"/>
                  <w:szCs w:val="22"/>
                </w:rPr>
              </m:ctrlPr>
            </m:naryPr>
            <m:sub>
              <m:r>
                <m:rPr>
                  <m:sty m:val="p"/>
                </m:rPr>
                <w:rPr>
                  <w:rFonts w:ascii="Cambria Math" w:hAnsi="Avenir Book" w:cs="Cambria Math"/>
                  <w:szCs w:val="22"/>
                </w:rPr>
                <m:t>x=1</m:t>
              </m:r>
            </m:sub>
            <m:sup>
              <m:r>
                <m:rPr>
                  <m:sty m:val="p"/>
                </m:rPr>
                <w:rPr>
                  <w:rFonts w:ascii="Cambria Math" w:hAnsi="Avenir Book" w:cs="Cambria Math"/>
                  <w:szCs w:val="22"/>
                </w:rPr>
                <m:t>y</m:t>
              </m:r>
            </m:sup>
            <m:e>
              <m:nary>
                <m:naryPr>
                  <m:chr m:val="∑"/>
                  <m:limLoc m:val="undOvr"/>
                  <m:ctrlPr>
                    <w:rPr>
                      <w:rFonts w:ascii="Cambria Math" w:hAnsi="Avenir Book" w:cs="Cambria Math"/>
                      <w:szCs w:val="22"/>
                    </w:rPr>
                  </m:ctrlPr>
                </m:naryPr>
                <m:sub>
                  <m:r>
                    <m:rPr>
                      <m:sty m:val="p"/>
                    </m:rPr>
                    <w:rPr>
                      <w:rFonts w:ascii="Cambria Math" w:hAnsi="Avenir Book" w:cs="Cambria Math"/>
                      <w:szCs w:val="22"/>
                    </w:rPr>
                    <m:t>j</m:t>
                  </m:r>
                </m:sub>
                <m:sup/>
                <m:e>
                  <m:r>
                    <m:rPr>
                      <m:sty m:val="p"/>
                    </m:rPr>
                    <w:rPr>
                      <w:rFonts w:ascii="Cambria Math" w:hAnsi="Avenir Book" w:cs="Cambria Math"/>
                      <w:szCs w:val="22"/>
                    </w:rPr>
                    <m:t>(</m:t>
                  </m:r>
                  <m:sSub>
                    <m:sSubPr>
                      <m:ctrlPr>
                        <w:rPr>
                          <w:rFonts w:ascii="Cambria Math" w:hAnsi="Avenir Book" w:cs="Cambria Math"/>
                          <w:szCs w:val="22"/>
                        </w:rPr>
                      </m:ctrlPr>
                    </m:sSubPr>
                    <m:e>
                      <m:r>
                        <m:rPr>
                          <m:sty m:val="p"/>
                        </m:rPr>
                        <w:rPr>
                          <w:rFonts w:ascii="Cambria Math" w:hAnsi="Avenir Book" w:cs="Cambria Math"/>
                          <w:szCs w:val="22"/>
                        </w:rPr>
                        <m:t>W</m:t>
                      </m:r>
                    </m:e>
                    <m:sub>
                      <m:r>
                        <m:rPr>
                          <m:sty m:val="p"/>
                        </m:rPr>
                        <w:rPr>
                          <w:rFonts w:ascii="Cambria Math" w:hAnsi="Avenir Book" w:cs="Cambria Math"/>
                          <w:szCs w:val="22"/>
                        </w:rPr>
                        <m:t>j,x</m:t>
                      </m:r>
                    </m:sub>
                  </m:sSub>
                </m:e>
              </m:nary>
            </m:e>
          </m:nary>
          <m:r>
            <m:rPr>
              <m:sty m:val="p"/>
            </m:rPr>
            <w:rPr>
              <w:rFonts w:ascii="Avenir Book" w:hAnsi="Avenir Book" w:cs="Cambria Math"/>
              <w:szCs w:val="22"/>
            </w:rPr>
            <m:t>×</m:t>
          </m:r>
          <m:sSub>
            <m:sSubPr>
              <m:ctrlPr>
                <w:rPr>
                  <w:rFonts w:ascii="Cambria Math" w:hAnsi="Avenir Book" w:cs="Cambria Math"/>
                  <w:szCs w:val="22"/>
                </w:rPr>
              </m:ctrlPr>
            </m:sSubPr>
            <m:e>
              <m:r>
                <m:rPr>
                  <m:sty m:val="p"/>
                </m:rPr>
                <w:rPr>
                  <w:rFonts w:ascii="Cambria Math" w:hAnsi="Avenir Book" w:cs="Cambria Math"/>
                  <w:szCs w:val="22"/>
                </w:rPr>
                <m:t>DOC</m:t>
              </m:r>
            </m:e>
            <m:sub>
              <m:r>
                <m:rPr>
                  <m:sty m:val="p"/>
                </m:rPr>
                <w:rPr>
                  <w:rFonts w:ascii="Cambria Math" w:hAnsi="Avenir Book" w:cs="Cambria Math"/>
                  <w:szCs w:val="22"/>
                </w:rPr>
                <m:t>j</m:t>
              </m:r>
            </m:sub>
          </m:sSub>
          <m:r>
            <m:rPr>
              <m:sty m:val="p"/>
            </m:rPr>
            <w:rPr>
              <w:rFonts w:ascii="Avenir Book" w:hAnsi="Avenir Book" w:cs="Cambria Math"/>
              <w:szCs w:val="22"/>
            </w:rPr>
            <m:t>×</m:t>
          </m:r>
          <m:sSup>
            <m:sSupPr>
              <m:ctrlPr>
                <w:rPr>
                  <w:rFonts w:ascii="Cambria Math" w:hAnsi="Avenir Book" w:cs="Cambria Math"/>
                  <w:szCs w:val="22"/>
                </w:rPr>
              </m:ctrlPr>
            </m:sSupPr>
            <m:e>
              <m:r>
                <m:rPr>
                  <m:sty m:val="p"/>
                </m:rPr>
                <w:rPr>
                  <w:rFonts w:ascii="Cambria Math" w:hAnsi="Avenir Book" w:cs="Cambria Math"/>
                  <w:szCs w:val="22"/>
                </w:rPr>
                <m:t>e</m:t>
              </m:r>
            </m:e>
            <m:sup>
              <m:r>
                <m:rPr>
                  <m:sty m:val="p"/>
                </m:rPr>
                <w:rPr>
                  <w:rFonts w:ascii="Avenir Book" w:hAnsi="Avenir Book"/>
                  <w:szCs w:val="22"/>
                </w:rPr>
                <m:t>-</m:t>
              </m:r>
              <m:r>
                <m:rPr>
                  <m:sty m:val="p"/>
                </m:rPr>
                <w:rPr>
                  <w:rFonts w:ascii="Cambria Math" w:hAnsi="Avenir Book" w:cs="Cambria Math"/>
                  <w:szCs w:val="22"/>
                </w:rPr>
                <m:t>kj</m:t>
              </m:r>
              <m:r>
                <m:rPr>
                  <m:sty m:val="p"/>
                </m:rPr>
                <w:rPr>
                  <w:rFonts w:ascii="Avenir Book" w:hAnsi="Avenir Book"/>
                  <w:szCs w:val="22"/>
                </w:rPr>
                <m:t>×</m:t>
              </m:r>
              <m:r>
                <m:rPr>
                  <m:sty m:val="p"/>
                </m:rPr>
                <w:rPr>
                  <w:rFonts w:ascii="Cambria Math" w:hAnsi="Avenir Book"/>
                  <w:szCs w:val="22"/>
                </w:rPr>
                <m:t>(</m:t>
              </m:r>
              <m:r>
                <m:rPr>
                  <m:sty m:val="p"/>
                </m:rPr>
                <w:rPr>
                  <w:rFonts w:ascii="Cambria Math" w:hAnsi="Avenir Book" w:cs="Cambria Math"/>
                  <w:szCs w:val="22"/>
                </w:rPr>
                <m:t>y</m:t>
              </m:r>
              <m:r>
                <m:rPr>
                  <m:sty m:val="p"/>
                </m:rPr>
                <w:rPr>
                  <w:rFonts w:ascii="Avenir Book" w:hAnsi="Avenir Book"/>
                  <w:szCs w:val="22"/>
                </w:rPr>
                <m:t>-</m:t>
              </m:r>
              <m:r>
                <m:rPr>
                  <m:sty m:val="p"/>
                </m:rPr>
                <w:rPr>
                  <w:rFonts w:ascii="Cambria Math" w:hAnsi="Avenir Book" w:cs="Cambria Math"/>
                  <w:szCs w:val="22"/>
                </w:rPr>
                <m:t>x</m:t>
              </m:r>
              <m:r>
                <m:rPr>
                  <m:sty m:val="p"/>
                </m:rPr>
                <w:rPr>
                  <w:rFonts w:ascii="Cambria Math" w:hAnsi="Avenir Book"/>
                  <w:szCs w:val="22"/>
                </w:rPr>
                <m:t>)</m:t>
              </m:r>
            </m:sup>
          </m:sSup>
          <m:r>
            <m:rPr>
              <m:sty m:val="p"/>
            </m:rPr>
            <w:rPr>
              <w:rFonts w:ascii="Avenir Book" w:hAnsi="Avenir Book" w:cs="Cambria Math"/>
              <w:szCs w:val="22"/>
            </w:rPr>
            <m:t>×</m:t>
          </m:r>
          <m:r>
            <m:rPr>
              <m:sty m:val="p"/>
            </m:rPr>
            <w:rPr>
              <w:rFonts w:ascii="Cambria Math" w:hAnsi="Avenir Book" w:cs="Cambria Math"/>
              <w:szCs w:val="22"/>
            </w:rPr>
            <m:t>(1</m:t>
          </m:r>
          <m:r>
            <m:rPr>
              <m:sty m:val="p"/>
            </m:rPr>
            <w:rPr>
              <w:rFonts w:ascii="Avenir Book" w:hAnsi="Avenir Book" w:cs="Cambria Math"/>
              <w:szCs w:val="22"/>
            </w:rPr>
            <m:t>-</m:t>
          </m:r>
          <m:sSup>
            <m:sSupPr>
              <m:ctrlPr>
                <w:rPr>
                  <w:rFonts w:ascii="Cambria Math" w:hAnsi="Avenir Book" w:cs="Cambria Math"/>
                  <w:szCs w:val="22"/>
                </w:rPr>
              </m:ctrlPr>
            </m:sSupPr>
            <m:e>
              <m:r>
                <m:rPr>
                  <m:sty m:val="p"/>
                </m:rPr>
                <w:rPr>
                  <w:rFonts w:ascii="Cambria Math" w:hAnsi="Avenir Book" w:cs="Cambria Math"/>
                  <w:szCs w:val="22"/>
                </w:rPr>
                <m:t>e</m:t>
              </m:r>
            </m:e>
            <m:sup>
              <m:r>
                <m:rPr>
                  <m:sty m:val="p"/>
                </m:rPr>
                <w:rPr>
                  <w:rFonts w:ascii="Cambria Math" w:hAnsi="Avenir Book" w:cs="Cambria Math"/>
                  <w:szCs w:val="22"/>
                </w:rPr>
                <m:t>kj</m:t>
              </m:r>
            </m:sup>
          </m:sSup>
          <m:r>
            <m:rPr>
              <m:sty m:val="p"/>
            </m:rPr>
            <w:rPr>
              <w:rFonts w:ascii="Cambria Math" w:hAnsi="Avenir Book" w:cs="Cambria Math"/>
              <w:szCs w:val="22"/>
            </w:rPr>
            <m:t>))</m:t>
          </m:r>
        </m:oMath>
      </m:oMathPara>
    </w:p>
    <w:p w14:paraId="6BEDD935" w14:textId="77777777" w:rsidR="001767DD" w:rsidRPr="00A640E2" w:rsidRDefault="001767DD" w:rsidP="00365220">
      <w:pPr>
        <w:rPr>
          <w:rFonts w:ascii="Avenir Book" w:eastAsia="MS Mincho" w:hAnsi="Avenir Book"/>
          <w:szCs w:val="22"/>
        </w:rPr>
      </w:pPr>
    </w:p>
    <w:p w14:paraId="1EB2C87B" w14:textId="77777777" w:rsidR="006C4003" w:rsidRPr="00A640E2" w:rsidRDefault="006C4003" w:rsidP="00365220">
      <w:pPr>
        <w:rPr>
          <w:rFonts w:ascii="Avenir Book" w:eastAsia="MS Mincho" w:hAnsi="Avenir Book"/>
          <w:szCs w:val="22"/>
        </w:rPr>
      </w:pPr>
    </w:p>
    <w:p w14:paraId="4BC1E4D5" w14:textId="77777777" w:rsidR="001767DD" w:rsidRPr="00A640E2" w:rsidRDefault="001767DD" w:rsidP="00365220">
      <w:pPr>
        <w:rPr>
          <w:rFonts w:ascii="Avenir Book" w:eastAsia="MS Mincho" w:hAnsi="Avenir Book"/>
          <w:szCs w:val="22"/>
        </w:rPr>
      </w:pPr>
      <w:r w:rsidRPr="00A640E2">
        <w:rPr>
          <w:rFonts w:ascii="Avenir Book" w:hAnsi="Avenir Book"/>
          <w:szCs w:val="22"/>
        </w:rPr>
        <w:t>Where</w:t>
      </w:r>
    </w:p>
    <w:tbl>
      <w:tblPr>
        <w:tblStyle w:val="SDMMethTableEquationParameters"/>
        <w:tblW w:w="9738" w:type="dxa"/>
        <w:tblInd w:w="0" w:type="dxa"/>
        <w:tblLook w:val="04A0" w:firstRow="1" w:lastRow="0" w:firstColumn="1" w:lastColumn="0" w:noHBand="0" w:noVBand="1"/>
      </w:tblPr>
      <w:tblGrid>
        <w:gridCol w:w="1700"/>
        <w:gridCol w:w="363"/>
        <w:gridCol w:w="7675"/>
      </w:tblGrid>
      <w:tr w:rsidR="001767DD" w:rsidRPr="00A640E2" w14:paraId="5B2C5888" w14:textId="77777777" w:rsidTr="00DB1995">
        <w:tc>
          <w:tcPr>
            <w:tcW w:w="1701" w:type="dxa"/>
            <w:vAlign w:val="top"/>
          </w:tcPr>
          <w:p w14:paraId="6874AA86" w14:textId="77777777" w:rsidR="001767DD" w:rsidRPr="00A640E2" w:rsidRDefault="0032594A" w:rsidP="00F16EFA">
            <w:pPr>
              <w:pStyle w:val="SDMTableBoxParaNotNumbered"/>
              <w:rPr>
                <w:rFonts w:ascii="Avenir Book" w:hAnsi="Avenir Book"/>
                <w:iCs/>
                <w:sz w:val="22"/>
                <w:szCs w:val="22"/>
              </w:rPr>
            </w:pPr>
            <m:oMathPara>
              <m:oMathParaPr>
                <m:jc m:val="left"/>
              </m:oMathParaPr>
              <m:oMath>
                <m:sSub>
                  <m:sSubPr>
                    <m:ctrlPr>
                      <w:rPr>
                        <w:rFonts w:ascii="Cambria Math" w:hAnsi="Avenir Book" w:cs="Arial"/>
                        <w:sz w:val="22"/>
                        <w:szCs w:val="22"/>
                      </w:rPr>
                    </m:ctrlPr>
                  </m:sSubPr>
                  <m:e>
                    <m:r>
                      <w:rPr>
                        <w:rFonts w:ascii="Cambria Math" w:hAnsi="Cambria Math"/>
                        <w:sz w:val="22"/>
                        <w:szCs w:val="22"/>
                      </w:rPr>
                      <m:t>BE</m:t>
                    </m:r>
                  </m:e>
                  <m:sub>
                    <m:r>
                      <w:rPr>
                        <w:rFonts w:ascii="Avenir Book" w:hAnsi="Avenir Book"/>
                        <w:sz w:val="22"/>
                        <w:szCs w:val="22"/>
                      </w:rPr>
                      <m:t>CH4</m:t>
                    </m:r>
                    <m:r>
                      <m:rPr>
                        <m:sty m:val="p"/>
                      </m:rPr>
                      <w:rPr>
                        <w:rFonts w:ascii="Cambria Math" w:hAnsi="Avenir Book"/>
                        <w:sz w:val="22"/>
                        <w:szCs w:val="22"/>
                      </w:rPr>
                      <m:t>,</m:t>
                    </m:r>
                    <m:r>
                      <w:rPr>
                        <w:rFonts w:ascii="Cambria Math" w:hAnsi="Cambria Math"/>
                        <w:sz w:val="22"/>
                        <w:szCs w:val="22"/>
                      </w:rPr>
                      <m:t>SWDS</m:t>
                    </m:r>
                    <m:r>
                      <m:rPr>
                        <m:sty m:val="p"/>
                      </m:rPr>
                      <w:rPr>
                        <w:rFonts w:ascii="Cambria Math" w:hAnsi="Avenir Book"/>
                        <w:sz w:val="22"/>
                        <w:szCs w:val="22"/>
                      </w:rPr>
                      <m:t>,</m:t>
                    </m:r>
                    <m:r>
                      <w:rPr>
                        <w:rFonts w:ascii="Cambria Math" w:hAnsi="Cambria Math"/>
                        <w:sz w:val="22"/>
                        <w:szCs w:val="22"/>
                      </w:rPr>
                      <m:t>y</m:t>
                    </m:r>
                  </m:sub>
                </m:sSub>
              </m:oMath>
            </m:oMathPara>
          </w:p>
        </w:tc>
        <w:tc>
          <w:tcPr>
            <w:tcW w:w="345" w:type="dxa"/>
            <w:vAlign w:val="top"/>
          </w:tcPr>
          <w:p w14:paraId="5EBECD24" w14:textId="77777777" w:rsidR="001767DD" w:rsidRPr="00A640E2" w:rsidRDefault="001767DD" w:rsidP="00F16EFA">
            <w:pPr>
              <w:pStyle w:val="SDMTableBoxParaNotNumbered"/>
              <w:rPr>
                <w:rFonts w:ascii="Avenir Book" w:hAnsi="Avenir Book"/>
                <w:sz w:val="22"/>
                <w:szCs w:val="22"/>
              </w:rPr>
            </w:pPr>
            <w:r w:rsidRPr="00A640E2">
              <w:rPr>
                <w:rFonts w:ascii="Avenir Book" w:hAnsi="Avenir Book"/>
                <w:sz w:val="22"/>
                <w:szCs w:val="22"/>
              </w:rPr>
              <w:t>=</w:t>
            </w:r>
          </w:p>
        </w:tc>
        <w:tc>
          <w:tcPr>
            <w:tcW w:w="7692" w:type="dxa"/>
            <w:vAlign w:val="top"/>
          </w:tcPr>
          <w:p w14:paraId="58D0BE96" w14:textId="77777777" w:rsidR="001767DD" w:rsidRPr="00A640E2" w:rsidRDefault="001767DD" w:rsidP="001767DD">
            <w:pPr>
              <w:pStyle w:val="SDMTableBoxParaNotNumbered"/>
              <w:rPr>
                <w:rFonts w:ascii="Avenir Book" w:hAnsi="Avenir Book"/>
                <w:sz w:val="22"/>
                <w:szCs w:val="22"/>
              </w:rPr>
            </w:pPr>
            <w:r w:rsidRPr="00A640E2">
              <w:rPr>
                <w:rFonts w:ascii="Avenir Book" w:hAnsi="Avenir Book"/>
                <w:sz w:val="22"/>
                <w:szCs w:val="22"/>
              </w:rPr>
              <w:t>Baseline methane emissions occurring in year y generated from waste disposal at a SWDS during a time period ending in year y (t CO</w:t>
            </w:r>
            <w:r w:rsidRPr="00A640E2">
              <w:rPr>
                <w:rFonts w:ascii="Avenir Book" w:hAnsi="Avenir Book"/>
                <w:sz w:val="22"/>
                <w:szCs w:val="22"/>
                <w:vertAlign w:val="subscript"/>
              </w:rPr>
              <w:t>2</w:t>
            </w:r>
            <w:r w:rsidRPr="00A640E2">
              <w:rPr>
                <w:rFonts w:ascii="Avenir Book" w:hAnsi="Avenir Book"/>
                <w:sz w:val="22"/>
                <w:szCs w:val="22"/>
              </w:rPr>
              <w:t>e/</w:t>
            </w:r>
            <w:proofErr w:type="spellStart"/>
            <w:r w:rsidRPr="00A640E2">
              <w:rPr>
                <w:rFonts w:ascii="Avenir Book" w:hAnsi="Avenir Book"/>
                <w:sz w:val="22"/>
                <w:szCs w:val="22"/>
              </w:rPr>
              <w:t>yr</w:t>
            </w:r>
            <w:proofErr w:type="spellEnd"/>
            <w:r w:rsidRPr="00A640E2">
              <w:rPr>
                <w:rFonts w:ascii="Avenir Book" w:hAnsi="Avenir Book"/>
                <w:sz w:val="22"/>
                <w:szCs w:val="22"/>
              </w:rPr>
              <w:t>)</w:t>
            </w:r>
          </w:p>
        </w:tc>
      </w:tr>
      <w:tr w:rsidR="001767DD" w:rsidRPr="00A640E2" w14:paraId="35EE103D" w14:textId="77777777" w:rsidTr="00DB1995">
        <w:tc>
          <w:tcPr>
            <w:tcW w:w="1701" w:type="dxa"/>
            <w:vAlign w:val="top"/>
          </w:tcPr>
          <w:p w14:paraId="4F4D43A7" w14:textId="77777777" w:rsidR="001767DD" w:rsidRPr="00A640E2" w:rsidRDefault="001767DD" w:rsidP="001767DD">
            <w:pPr>
              <w:pStyle w:val="SDMTableBoxParaNotNumbered"/>
              <w:rPr>
                <w:rFonts w:ascii="Avenir Book" w:hAnsi="Avenir Book"/>
                <w:iCs/>
                <w:snapToGrid w:val="0"/>
                <w:sz w:val="22"/>
                <w:szCs w:val="22"/>
              </w:rPr>
            </w:pPr>
            <m:oMathPara>
              <m:oMathParaPr>
                <m:jc m:val="left"/>
              </m:oMathParaPr>
              <m:oMath>
                <m:r>
                  <w:rPr>
                    <w:rFonts w:ascii="Cambria Math" w:hAnsi="Cambria Math"/>
                    <w:snapToGrid w:val="0"/>
                    <w:sz w:val="22"/>
                    <w:szCs w:val="22"/>
                  </w:rPr>
                  <m:t>X</m:t>
                </m:r>
              </m:oMath>
            </m:oMathPara>
          </w:p>
        </w:tc>
        <w:tc>
          <w:tcPr>
            <w:tcW w:w="345" w:type="dxa"/>
            <w:vAlign w:val="top"/>
          </w:tcPr>
          <w:p w14:paraId="62294D3C" w14:textId="77777777" w:rsidR="001767DD" w:rsidRPr="00A640E2" w:rsidRDefault="001767DD" w:rsidP="00F16EFA">
            <w:pPr>
              <w:pStyle w:val="SDMTableBoxParaNotNumbered"/>
              <w:rPr>
                <w:rFonts w:ascii="Avenir Book" w:hAnsi="Avenir Book"/>
                <w:sz w:val="22"/>
                <w:szCs w:val="22"/>
              </w:rPr>
            </w:pPr>
            <w:r w:rsidRPr="00A640E2">
              <w:rPr>
                <w:rFonts w:ascii="Avenir Book" w:hAnsi="Avenir Book"/>
                <w:sz w:val="22"/>
                <w:szCs w:val="22"/>
              </w:rPr>
              <w:t>=</w:t>
            </w:r>
          </w:p>
        </w:tc>
        <w:tc>
          <w:tcPr>
            <w:tcW w:w="7692" w:type="dxa"/>
            <w:vAlign w:val="top"/>
          </w:tcPr>
          <w:p w14:paraId="6584E264" w14:textId="77777777" w:rsidR="001767DD" w:rsidRPr="00A640E2" w:rsidRDefault="001767DD" w:rsidP="00F16EFA">
            <w:pPr>
              <w:pStyle w:val="SDMTableBoxParaNotNumbered"/>
              <w:rPr>
                <w:rFonts w:ascii="Avenir Book" w:hAnsi="Avenir Book"/>
                <w:snapToGrid w:val="0"/>
                <w:sz w:val="22"/>
                <w:szCs w:val="22"/>
              </w:rPr>
            </w:pPr>
            <w:r w:rsidRPr="00A640E2">
              <w:rPr>
                <w:rFonts w:ascii="Avenir Book" w:hAnsi="Avenir Book"/>
                <w:sz w:val="22"/>
                <w:szCs w:val="22"/>
              </w:rPr>
              <w:t>Years in the time period in which waste is disposed at the SWDS, extending from the first year in the time period (x = 1) to year y (x = y)</w:t>
            </w:r>
          </w:p>
        </w:tc>
      </w:tr>
      <w:tr w:rsidR="001767DD" w:rsidRPr="00DB1995" w14:paraId="1AFEC0BC" w14:textId="77777777" w:rsidTr="00DB1995">
        <w:tc>
          <w:tcPr>
            <w:tcW w:w="1701" w:type="dxa"/>
            <w:vAlign w:val="top"/>
          </w:tcPr>
          <w:p w14:paraId="08F1BBF2" w14:textId="77777777" w:rsidR="001767DD" w:rsidRPr="00DB1995" w:rsidRDefault="001767DD" w:rsidP="00F16EFA">
            <w:pPr>
              <w:pStyle w:val="SDMTableBoxParaNotNumbered"/>
              <w:rPr>
                <w:rFonts w:ascii="Avenir Book" w:hAnsi="Avenir Book"/>
                <w:iCs/>
                <w:sz w:val="22"/>
                <w:szCs w:val="22"/>
              </w:rPr>
            </w:pPr>
            <m:oMathPara>
              <m:oMathParaPr>
                <m:jc m:val="left"/>
              </m:oMathParaPr>
              <m:oMath>
                <m:r>
                  <m:rPr>
                    <m:sty m:val="p"/>
                  </m:rPr>
                  <w:rPr>
                    <w:rFonts w:ascii="Cambria Math" w:hAnsi="Avenir Book" w:cs="Arial"/>
                    <w:sz w:val="22"/>
                    <w:szCs w:val="22"/>
                  </w:rPr>
                  <m:t>y</m:t>
                </m:r>
              </m:oMath>
            </m:oMathPara>
          </w:p>
        </w:tc>
        <w:tc>
          <w:tcPr>
            <w:tcW w:w="345" w:type="dxa"/>
            <w:vAlign w:val="top"/>
          </w:tcPr>
          <w:p w14:paraId="3CC3E6D7" w14:textId="77777777" w:rsidR="001767DD" w:rsidRPr="00DB1995" w:rsidRDefault="001767DD"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427B9B39" w14:textId="77777777" w:rsidR="001767DD" w:rsidRPr="00DB1995" w:rsidRDefault="001767DD" w:rsidP="00F16EFA">
            <w:pPr>
              <w:pStyle w:val="SDMTableBoxParaNotNumbered"/>
              <w:rPr>
                <w:rFonts w:ascii="Avenir Book" w:hAnsi="Avenir Book"/>
                <w:iCs/>
                <w:sz w:val="22"/>
                <w:szCs w:val="22"/>
              </w:rPr>
            </w:pPr>
            <w:r w:rsidRPr="00DB1995">
              <w:rPr>
                <w:rFonts w:ascii="Avenir Book" w:hAnsi="Avenir Book"/>
                <w:sz w:val="22"/>
                <w:szCs w:val="22"/>
              </w:rPr>
              <w:t>Year of the crediting period for which methane emissions are calculated (y is a consecutive period of 12 months)</w:t>
            </w:r>
          </w:p>
        </w:tc>
      </w:tr>
      <w:tr w:rsidR="001767DD" w:rsidRPr="00DB1995" w14:paraId="0A9648F1" w14:textId="77777777" w:rsidTr="00DB1995">
        <w:tc>
          <w:tcPr>
            <w:tcW w:w="1701" w:type="dxa"/>
            <w:vAlign w:val="top"/>
          </w:tcPr>
          <w:p w14:paraId="3A34BCC5" w14:textId="77777777" w:rsidR="001767DD" w:rsidRPr="00DB1995" w:rsidRDefault="00DB1995" w:rsidP="00DB1995">
            <w:pPr>
              <w:pStyle w:val="SDMTableBoxParaNotNumbered"/>
              <w:rPr>
                <w:rFonts w:ascii="Avenir Book" w:hAnsi="Avenir Book"/>
                <w:sz w:val="22"/>
                <w:szCs w:val="22"/>
              </w:rPr>
            </w:pPr>
            <w:proofErr w:type="gramStart"/>
            <w:r w:rsidRPr="00DB1995">
              <w:rPr>
                <w:rFonts w:ascii="Cambria Math" w:hAnsi="Cambria Math" w:cs="Cambria Math"/>
                <w:sz w:val="22"/>
                <w:szCs w:val="22"/>
              </w:rPr>
              <w:t>𝐷𝑂𝐶</w:t>
            </w:r>
            <w:r w:rsidRPr="00DB1995">
              <w:rPr>
                <w:rFonts w:ascii="Cambria Math" w:hAnsi="Cambria Math" w:cs="Cambria Math"/>
                <w:sz w:val="22"/>
                <w:szCs w:val="22"/>
                <w:vertAlign w:val="subscript"/>
              </w:rPr>
              <w:t>𝑓</w:t>
            </w:r>
            <w:r w:rsidRPr="00DB1995">
              <w:rPr>
                <w:rFonts w:ascii="Avenir Book" w:hAnsi="Avenir Book"/>
                <w:sz w:val="22"/>
                <w:szCs w:val="22"/>
                <w:vertAlign w:val="subscript"/>
              </w:rPr>
              <w:t>,</w:t>
            </w:r>
            <w:r w:rsidRPr="00DB1995">
              <w:rPr>
                <w:rFonts w:ascii="Avenir Book" w:hAnsi="Avenir Book" w:cs="Tahoma"/>
                <w:sz w:val="22"/>
                <w:szCs w:val="22"/>
                <w:vertAlign w:val="subscript"/>
              </w:rPr>
              <w:t>y</w:t>
            </w:r>
            <w:proofErr w:type="gramEnd"/>
          </w:p>
        </w:tc>
        <w:tc>
          <w:tcPr>
            <w:tcW w:w="345" w:type="dxa"/>
            <w:vAlign w:val="top"/>
          </w:tcPr>
          <w:p w14:paraId="143AAE8E" w14:textId="77777777" w:rsidR="001767DD"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2A474106" w14:textId="77777777" w:rsidR="001767DD" w:rsidRPr="00DB1995" w:rsidRDefault="00DB1995" w:rsidP="00F16EFA">
            <w:pPr>
              <w:pStyle w:val="SDMTableBoxParaNotNumbered"/>
              <w:rPr>
                <w:rFonts w:ascii="Avenir Book" w:hAnsi="Avenir Book"/>
                <w:iCs/>
                <w:sz w:val="22"/>
                <w:szCs w:val="22"/>
              </w:rPr>
            </w:pPr>
            <w:r w:rsidRPr="00DB1995">
              <w:rPr>
                <w:rFonts w:ascii="Avenir Book" w:hAnsi="Avenir Book"/>
                <w:sz w:val="22"/>
                <w:szCs w:val="22"/>
              </w:rPr>
              <w:t>Fraction of degradable organic carbon (DOC) that decomposes under the specific conditions occurring in the SWDS for year y (weight fraction)</w:t>
            </w:r>
          </w:p>
        </w:tc>
      </w:tr>
      <w:tr w:rsidR="001767DD" w:rsidRPr="00DB1995" w14:paraId="6F41CBE3" w14:textId="77777777" w:rsidTr="00DB1995">
        <w:tc>
          <w:tcPr>
            <w:tcW w:w="1701" w:type="dxa"/>
            <w:vAlign w:val="top"/>
          </w:tcPr>
          <w:p w14:paraId="4278FD26" w14:textId="77777777" w:rsidR="001767DD" w:rsidRPr="00DB1995" w:rsidRDefault="00DB1995" w:rsidP="00F16EFA">
            <w:pPr>
              <w:pStyle w:val="SDMTableBoxParaNotNumbered"/>
              <w:rPr>
                <w:rFonts w:ascii="Avenir Book" w:hAnsi="Avenir Book"/>
                <w:iCs/>
                <w:snapToGrid w:val="0"/>
                <w:sz w:val="22"/>
                <w:szCs w:val="22"/>
                <w:vertAlign w:val="subscript"/>
              </w:rPr>
            </w:pPr>
            <w:proofErr w:type="gramStart"/>
            <w:r w:rsidRPr="00DB1995">
              <w:rPr>
                <w:rFonts w:ascii="Cambria Math" w:hAnsi="Cambria Math" w:cs="Cambria Math"/>
                <w:sz w:val="22"/>
                <w:szCs w:val="22"/>
              </w:rPr>
              <w:t>𝑊</w:t>
            </w:r>
            <w:r w:rsidRPr="00DB1995">
              <w:rPr>
                <w:rFonts w:ascii="Cambria Math" w:hAnsi="Cambria Math" w:cs="Cambria Math"/>
                <w:sz w:val="22"/>
                <w:szCs w:val="22"/>
                <w:vertAlign w:val="subscript"/>
              </w:rPr>
              <w:t>𝑗</w:t>
            </w:r>
            <w:r w:rsidRPr="00DB1995">
              <w:rPr>
                <w:rFonts w:ascii="Avenir Book" w:hAnsi="Avenir Book"/>
                <w:sz w:val="22"/>
                <w:szCs w:val="22"/>
                <w:vertAlign w:val="subscript"/>
              </w:rPr>
              <w:t>,</w:t>
            </w:r>
            <w:r w:rsidRPr="00DB1995">
              <w:rPr>
                <w:rFonts w:ascii="Avenir Book" w:hAnsi="Avenir Book" w:cs="Tahoma"/>
                <w:sz w:val="22"/>
                <w:szCs w:val="22"/>
                <w:vertAlign w:val="subscript"/>
              </w:rPr>
              <w:t>x</w:t>
            </w:r>
            <w:proofErr w:type="gramEnd"/>
          </w:p>
        </w:tc>
        <w:tc>
          <w:tcPr>
            <w:tcW w:w="345" w:type="dxa"/>
            <w:vAlign w:val="top"/>
          </w:tcPr>
          <w:p w14:paraId="36946C1A" w14:textId="77777777" w:rsidR="001767DD"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7703FE5A" w14:textId="77777777" w:rsidR="001767DD" w:rsidRPr="00DB1995" w:rsidRDefault="00DB1995" w:rsidP="00F16EFA">
            <w:pPr>
              <w:pStyle w:val="SDMTableBoxParaNotNumbered"/>
              <w:rPr>
                <w:rFonts w:ascii="Avenir Book" w:hAnsi="Avenir Book"/>
                <w:snapToGrid w:val="0"/>
                <w:sz w:val="22"/>
                <w:szCs w:val="22"/>
              </w:rPr>
            </w:pPr>
            <w:r w:rsidRPr="00DB1995">
              <w:rPr>
                <w:rFonts w:ascii="Avenir Book" w:hAnsi="Avenir Book"/>
                <w:sz w:val="22"/>
                <w:szCs w:val="22"/>
              </w:rPr>
              <w:t>Amount of solid waste type j disposed or prevented from disposal in the SWDS in the year x (t)</w:t>
            </w:r>
          </w:p>
        </w:tc>
      </w:tr>
      <w:tr w:rsidR="00DB1995" w:rsidRPr="00DB1995" w14:paraId="5726A4D8" w14:textId="77777777" w:rsidTr="00DB1995">
        <w:tc>
          <w:tcPr>
            <w:tcW w:w="1701" w:type="dxa"/>
            <w:vAlign w:val="top"/>
          </w:tcPr>
          <w:p w14:paraId="4A37B3C8" w14:textId="77777777" w:rsidR="00DB1995" w:rsidRPr="00DB1995" w:rsidRDefault="00DB1995" w:rsidP="00DB1995">
            <w:pPr>
              <w:pStyle w:val="SDMTableBoxParaNotNumbered"/>
              <w:rPr>
                <w:rFonts w:ascii="Avenir Book" w:hAnsi="Avenir Book"/>
                <w:iCs/>
                <w:snapToGrid w:val="0"/>
                <w:sz w:val="22"/>
                <w:szCs w:val="22"/>
                <w:vertAlign w:val="subscript"/>
              </w:rPr>
            </w:pPr>
            <w:r w:rsidRPr="00DB1995">
              <w:rPr>
                <w:rFonts w:ascii="Cambria Math" w:hAnsi="Cambria Math" w:cs="Cambria Math"/>
                <w:sz w:val="22"/>
                <w:szCs w:val="22"/>
              </w:rPr>
              <w:t>𝜑</w:t>
            </w:r>
            <w:r w:rsidRPr="00DB1995">
              <w:rPr>
                <w:rFonts w:ascii="Avenir Book" w:hAnsi="Avenir Book" w:cs="Tahoma"/>
                <w:sz w:val="22"/>
                <w:szCs w:val="22"/>
                <w:vertAlign w:val="subscript"/>
              </w:rPr>
              <w:t>y</w:t>
            </w:r>
          </w:p>
        </w:tc>
        <w:tc>
          <w:tcPr>
            <w:tcW w:w="345" w:type="dxa"/>
            <w:vAlign w:val="top"/>
          </w:tcPr>
          <w:p w14:paraId="55F8E449"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485A9C2F" w14:textId="77777777" w:rsidR="00DB1995" w:rsidRPr="00DB1995" w:rsidRDefault="00DB1995" w:rsidP="00F16EFA">
            <w:pPr>
              <w:pStyle w:val="SDMTableBoxParaNotNumbered"/>
              <w:rPr>
                <w:rFonts w:ascii="Avenir Book" w:hAnsi="Avenir Book"/>
                <w:snapToGrid w:val="0"/>
                <w:sz w:val="22"/>
                <w:szCs w:val="22"/>
              </w:rPr>
            </w:pPr>
            <w:r w:rsidRPr="00DB1995">
              <w:rPr>
                <w:rFonts w:ascii="Avenir Book" w:hAnsi="Avenir Book"/>
                <w:sz w:val="22"/>
                <w:szCs w:val="22"/>
              </w:rPr>
              <w:t>Model correction factor to account for model uncertainties for year y</w:t>
            </w:r>
          </w:p>
        </w:tc>
      </w:tr>
      <w:tr w:rsidR="00DB1995" w:rsidRPr="00DB1995" w14:paraId="307E9764" w14:textId="77777777" w:rsidTr="00DB1995">
        <w:tc>
          <w:tcPr>
            <w:tcW w:w="1701" w:type="dxa"/>
            <w:vAlign w:val="top"/>
          </w:tcPr>
          <w:p w14:paraId="008ED048" w14:textId="77777777" w:rsidR="00DB1995" w:rsidRPr="00DB1995" w:rsidRDefault="00DB1995" w:rsidP="00DB1995">
            <w:pPr>
              <w:pStyle w:val="SDMTableBoxParaNotNumbered"/>
              <w:rPr>
                <w:rFonts w:ascii="Avenir Book" w:hAnsi="Avenir Book"/>
                <w:iCs/>
                <w:snapToGrid w:val="0"/>
                <w:sz w:val="22"/>
                <w:szCs w:val="22"/>
                <w:vertAlign w:val="subscript"/>
              </w:rPr>
            </w:pPr>
            <w:r w:rsidRPr="00DB1995">
              <w:rPr>
                <w:rFonts w:ascii="Cambria Math" w:hAnsi="Cambria Math" w:cs="Cambria Math"/>
                <w:sz w:val="22"/>
                <w:szCs w:val="22"/>
              </w:rPr>
              <w:t>𝑓</w:t>
            </w:r>
            <w:r w:rsidRPr="00DB1995">
              <w:rPr>
                <w:rFonts w:ascii="Avenir Book" w:hAnsi="Avenir Book" w:cs="Tahoma"/>
                <w:sz w:val="22"/>
                <w:szCs w:val="22"/>
                <w:vertAlign w:val="subscript"/>
              </w:rPr>
              <w:t>y</w:t>
            </w:r>
          </w:p>
        </w:tc>
        <w:tc>
          <w:tcPr>
            <w:tcW w:w="345" w:type="dxa"/>
            <w:vAlign w:val="top"/>
          </w:tcPr>
          <w:p w14:paraId="01D91D85"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014E361D" w14:textId="77777777" w:rsidR="00DB1995" w:rsidRPr="00DB1995" w:rsidRDefault="00DB1995" w:rsidP="00F16EFA">
            <w:pPr>
              <w:pStyle w:val="SDMTableBoxParaNotNumbered"/>
              <w:rPr>
                <w:rFonts w:ascii="Avenir Book" w:hAnsi="Avenir Book"/>
                <w:snapToGrid w:val="0"/>
                <w:sz w:val="22"/>
                <w:szCs w:val="22"/>
              </w:rPr>
            </w:pPr>
            <w:r w:rsidRPr="00DB1995">
              <w:rPr>
                <w:rFonts w:ascii="Avenir Book" w:hAnsi="Avenir Book"/>
                <w:sz w:val="22"/>
                <w:szCs w:val="22"/>
              </w:rPr>
              <w:t>Fraction of methane captured at the SWDS and flared, combusted or used in another manner that prevents the emissions of methane to the atmosphere in year y</w:t>
            </w:r>
          </w:p>
        </w:tc>
      </w:tr>
      <w:tr w:rsidR="00DB1995" w:rsidRPr="00DB1995" w14:paraId="77C7514F" w14:textId="77777777" w:rsidTr="00DB1995">
        <w:tc>
          <w:tcPr>
            <w:tcW w:w="1701" w:type="dxa"/>
            <w:vAlign w:val="top"/>
          </w:tcPr>
          <w:p w14:paraId="03829FE9" w14:textId="77777777" w:rsidR="00DB1995" w:rsidRPr="00DB1995" w:rsidRDefault="00DB1995" w:rsidP="00DB1995">
            <w:pPr>
              <w:pStyle w:val="SDMTableBoxParaNotNumbered"/>
              <w:rPr>
                <w:rFonts w:ascii="Avenir Book" w:hAnsi="Avenir Book" w:cs="Cambria Math"/>
                <w:sz w:val="22"/>
                <w:szCs w:val="22"/>
              </w:rPr>
            </w:pPr>
            <w:r w:rsidRPr="00DB1995">
              <w:rPr>
                <w:rFonts w:ascii="Cambria Math" w:hAnsi="Cambria Math" w:cs="Cambria Math"/>
                <w:sz w:val="22"/>
                <w:szCs w:val="22"/>
              </w:rPr>
              <w:t>𝐺𝑊𝑃</w:t>
            </w:r>
            <w:r w:rsidRPr="00DB1995">
              <w:rPr>
                <w:rFonts w:ascii="Cambria Math" w:hAnsi="Cambria Math" w:cs="Cambria Math"/>
                <w:sz w:val="22"/>
                <w:szCs w:val="22"/>
                <w:vertAlign w:val="subscript"/>
              </w:rPr>
              <w:t>𝐶𝐻</w:t>
            </w:r>
            <w:r w:rsidRPr="00DB1995">
              <w:rPr>
                <w:rFonts w:ascii="Avenir Book" w:hAnsi="Avenir Book"/>
                <w:sz w:val="22"/>
                <w:szCs w:val="22"/>
                <w:vertAlign w:val="subscript"/>
              </w:rPr>
              <w:t>4</w:t>
            </w:r>
          </w:p>
        </w:tc>
        <w:tc>
          <w:tcPr>
            <w:tcW w:w="345" w:type="dxa"/>
            <w:vAlign w:val="top"/>
          </w:tcPr>
          <w:p w14:paraId="453D4E93"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5BFC43F1"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Global Warming Potential of methane</w:t>
            </w:r>
          </w:p>
        </w:tc>
      </w:tr>
      <w:tr w:rsidR="00DB1995" w:rsidRPr="00DB1995" w14:paraId="69DCC39E" w14:textId="77777777" w:rsidTr="00DB1995">
        <w:tc>
          <w:tcPr>
            <w:tcW w:w="1701" w:type="dxa"/>
            <w:vAlign w:val="top"/>
          </w:tcPr>
          <w:p w14:paraId="34873EF5" w14:textId="77777777" w:rsidR="00DB1995" w:rsidRPr="00DB1995" w:rsidRDefault="00DB1995" w:rsidP="00DB1995">
            <w:pPr>
              <w:pStyle w:val="SDMTableBoxParaNotNumbered"/>
              <w:rPr>
                <w:rFonts w:ascii="Avenir Book" w:hAnsi="Avenir Book" w:cs="Cambria Math"/>
                <w:sz w:val="22"/>
                <w:szCs w:val="22"/>
              </w:rPr>
            </w:pPr>
            <w:r w:rsidRPr="00DB1995">
              <w:rPr>
                <w:rFonts w:ascii="Cambria Math" w:hAnsi="Cambria Math" w:cs="Cambria Math"/>
                <w:sz w:val="22"/>
                <w:szCs w:val="22"/>
              </w:rPr>
              <w:t>𝑂𝑋</w:t>
            </w:r>
          </w:p>
        </w:tc>
        <w:tc>
          <w:tcPr>
            <w:tcW w:w="345" w:type="dxa"/>
            <w:vAlign w:val="top"/>
          </w:tcPr>
          <w:p w14:paraId="43870F33"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2F5EFB55"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Oxidation factor (reflecting the amount of methane from SWDS that is oxidized in the soil or other material covering the waste)</w:t>
            </w:r>
          </w:p>
        </w:tc>
      </w:tr>
      <w:tr w:rsidR="00DB1995" w:rsidRPr="00DB1995" w14:paraId="7A873395" w14:textId="77777777" w:rsidTr="00DB1995">
        <w:tc>
          <w:tcPr>
            <w:tcW w:w="1701" w:type="dxa"/>
            <w:vAlign w:val="top"/>
          </w:tcPr>
          <w:p w14:paraId="55497923" w14:textId="77777777" w:rsidR="00DB1995" w:rsidRPr="00DB1995" w:rsidRDefault="00DB1995" w:rsidP="00DB1995">
            <w:pPr>
              <w:pStyle w:val="SDMTableBoxParaNotNumbered"/>
              <w:rPr>
                <w:rFonts w:ascii="Avenir Book" w:hAnsi="Avenir Book" w:cs="Cambria Math"/>
                <w:sz w:val="22"/>
                <w:szCs w:val="22"/>
              </w:rPr>
            </w:pPr>
            <w:r w:rsidRPr="00DB1995">
              <w:rPr>
                <w:rFonts w:ascii="Avenir Book" w:hAnsi="Avenir Book" w:cs="Cambria Math"/>
                <w:sz w:val="22"/>
                <w:szCs w:val="22"/>
              </w:rPr>
              <w:t>F</w:t>
            </w:r>
          </w:p>
        </w:tc>
        <w:tc>
          <w:tcPr>
            <w:tcW w:w="345" w:type="dxa"/>
            <w:vAlign w:val="top"/>
          </w:tcPr>
          <w:p w14:paraId="7EB90D67"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1C441285"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Fraction of methane in the SWDS gas (volume fraction)</w:t>
            </w:r>
          </w:p>
        </w:tc>
      </w:tr>
      <w:tr w:rsidR="00DB1995" w:rsidRPr="00DB1995" w14:paraId="00120E97" w14:textId="77777777" w:rsidTr="00DB1995">
        <w:tc>
          <w:tcPr>
            <w:tcW w:w="1701" w:type="dxa"/>
            <w:vAlign w:val="top"/>
          </w:tcPr>
          <w:p w14:paraId="2FD2CEF8" w14:textId="77777777" w:rsidR="00DB1995" w:rsidRPr="00DB1995" w:rsidRDefault="00DB1995" w:rsidP="00DB1995">
            <w:pPr>
              <w:pStyle w:val="SDMTableBoxParaNotNumbered"/>
              <w:rPr>
                <w:rFonts w:ascii="Avenir Book" w:hAnsi="Avenir Book" w:cs="Cambria Math"/>
                <w:sz w:val="22"/>
                <w:szCs w:val="22"/>
              </w:rPr>
            </w:pPr>
            <w:proofErr w:type="spellStart"/>
            <w:r>
              <w:rPr>
                <w:rFonts w:ascii="Cambria Math" w:hAnsi="Cambria Math" w:cs="Cambria Math"/>
                <w:sz w:val="22"/>
                <w:szCs w:val="22"/>
              </w:rPr>
              <w:t>MCF</w:t>
            </w:r>
            <w:r w:rsidRPr="00DB1995">
              <w:rPr>
                <w:rFonts w:ascii="Cambria Math" w:hAnsi="Cambria Math" w:cs="Cambria Math"/>
                <w:sz w:val="22"/>
                <w:szCs w:val="22"/>
                <w:vertAlign w:val="subscript"/>
              </w:rPr>
              <w:t>y</w:t>
            </w:r>
            <w:proofErr w:type="spellEnd"/>
          </w:p>
        </w:tc>
        <w:tc>
          <w:tcPr>
            <w:tcW w:w="345" w:type="dxa"/>
            <w:vAlign w:val="top"/>
          </w:tcPr>
          <w:p w14:paraId="455AD30A"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485F0365"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Methane correction factor for year y</w:t>
            </w:r>
          </w:p>
        </w:tc>
      </w:tr>
      <w:tr w:rsidR="00DB1995" w:rsidRPr="00DB1995" w14:paraId="36859AD7" w14:textId="77777777" w:rsidTr="00DB1995">
        <w:trPr>
          <w:trHeight w:val="391"/>
        </w:trPr>
        <w:tc>
          <w:tcPr>
            <w:tcW w:w="1701" w:type="dxa"/>
            <w:vAlign w:val="top"/>
          </w:tcPr>
          <w:p w14:paraId="4FC6629D" w14:textId="77777777" w:rsidR="00DB1995" w:rsidRPr="00DB1995" w:rsidRDefault="00DB1995" w:rsidP="00360EBE">
            <w:pPr>
              <w:pStyle w:val="SDMTableBoxParaNotNumbered"/>
              <w:rPr>
                <w:rFonts w:ascii="Avenir Book" w:hAnsi="Avenir Book" w:cs="Cambria Math"/>
                <w:sz w:val="22"/>
                <w:szCs w:val="22"/>
              </w:rPr>
            </w:pPr>
            <w:r>
              <w:rPr>
                <w:rFonts w:ascii="Cambria Math" w:hAnsi="Cambria Math" w:cs="Cambria Math"/>
              </w:rPr>
              <w:t>𝐷𝑂𝐶</w:t>
            </w:r>
            <w:r w:rsidR="00360EBE">
              <w:rPr>
                <w:rFonts w:ascii="Tahoma" w:hAnsi="Tahoma" w:cs="Tahoma"/>
                <w:vertAlign w:val="subscript"/>
              </w:rPr>
              <w:t>j</w:t>
            </w:r>
          </w:p>
        </w:tc>
        <w:tc>
          <w:tcPr>
            <w:tcW w:w="345" w:type="dxa"/>
            <w:vAlign w:val="top"/>
          </w:tcPr>
          <w:p w14:paraId="08C1FDE0"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15353D84"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Fraction of degradable organic carbon in the waste type j (weight fraction)</w:t>
            </w:r>
          </w:p>
        </w:tc>
      </w:tr>
      <w:tr w:rsidR="00DB1995" w:rsidRPr="00DB1995" w14:paraId="2CEC1F46" w14:textId="77777777" w:rsidTr="00DB1995">
        <w:tc>
          <w:tcPr>
            <w:tcW w:w="1701" w:type="dxa"/>
            <w:vAlign w:val="top"/>
          </w:tcPr>
          <w:p w14:paraId="3E91F230" w14:textId="77777777" w:rsidR="00DB1995" w:rsidRPr="00DB1995" w:rsidRDefault="00DB1995" w:rsidP="00DB1995">
            <w:pPr>
              <w:pStyle w:val="SDMTableBoxParaNotNumbered"/>
              <w:rPr>
                <w:rFonts w:ascii="Avenir Book" w:hAnsi="Avenir Book" w:cs="Cambria Math"/>
                <w:sz w:val="22"/>
                <w:szCs w:val="22"/>
              </w:rPr>
            </w:pPr>
            <w:r>
              <w:rPr>
                <w:rFonts w:ascii="Avenir Book" w:hAnsi="Avenir Book" w:cs="Cambria Math"/>
                <w:sz w:val="22"/>
                <w:szCs w:val="22"/>
              </w:rPr>
              <w:t>k</w:t>
            </w:r>
          </w:p>
        </w:tc>
        <w:tc>
          <w:tcPr>
            <w:tcW w:w="345" w:type="dxa"/>
            <w:vAlign w:val="top"/>
          </w:tcPr>
          <w:p w14:paraId="0004EB3E"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57C147CB"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 xml:space="preserve">Decay rate for the waste type j (1 / </w:t>
            </w:r>
            <w:proofErr w:type="spellStart"/>
            <w:r w:rsidRPr="00DB1995">
              <w:rPr>
                <w:rFonts w:ascii="Avenir Book" w:hAnsi="Avenir Book"/>
                <w:sz w:val="22"/>
                <w:szCs w:val="22"/>
              </w:rPr>
              <w:t>yr</w:t>
            </w:r>
            <w:proofErr w:type="spellEnd"/>
            <w:r w:rsidRPr="00DB1995">
              <w:rPr>
                <w:rFonts w:ascii="Avenir Book" w:hAnsi="Avenir Book"/>
                <w:sz w:val="22"/>
                <w:szCs w:val="22"/>
              </w:rPr>
              <w:t>)</w:t>
            </w:r>
          </w:p>
        </w:tc>
      </w:tr>
      <w:tr w:rsidR="00DB1995" w:rsidRPr="00DB1995" w14:paraId="2ACACCBD" w14:textId="77777777" w:rsidTr="00DB1995">
        <w:tc>
          <w:tcPr>
            <w:tcW w:w="1701" w:type="dxa"/>
            <w:vAlign w:val="top"/>
          </w:tcPr>
          <w:p w14:paraId="797890AD" w14:textId="77777777" w:rsidR="00DB1995" w:rsidRPr="00DB1995" w:rsidRDefault="00DB1995" w:rsidP="00DB1995">
            <w:pPr>
              <w:pStyle w:val="SDMTableBoxParaNotNumbered"/>
              <w:rPr>
                <w:rFonts w:ascii="Avenir Book" w:hAnsi="Avenir Book" w:cs="Cambria Math"/>
                <w:sz w:val="22"/>
                <w:szCs w:val="22"/>
              </w:rPr>
            </w:pPr>
            <w:r>
              <w:rPr>
                <w:rFonts w:ascii="Avenir Book" w:hAnsi="Avenir Book" w:cs="Cambria Math"/>
                <w:sz w:val="22"/>
                <w:szCs w:val="22"/>
              </w:rPr>
              <w:t>j</w:t>
            </w:r>
          </w:p>
        </w:tc>
        <w:tc>
          <w:tcPr>
            <w:tcW w:w="345" w:type="dxa"/>
            <w:vAlign w:val="top"/>
          </w:tcPr>
          <w:p w14:paraId="21532B4B"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0EB0AC33" w14:textId="77777777" w:rsidR="00DB1995" w:rsidRPr="00DB1995" w:rsidRDefault="00DB1995" w:rsidP="00F16EFA">
            <w:pPr>
              <w:pStyle w:val="SDMTableBoxParaNotNumbered"/>
              <w:rPr>
                <w:rFonts w:ascii="Avenir Book" w:hAnsi="Avenir Book"/>
                <w:sz w:val="22"/>
                <w:szCs w:val="22"/>
              </w:rPr>
            </w:pPr>
            <w:r w:rsidRPr="00DB1995">
              <w:rPr>
                <w:rFonts w:ascii="Avenir Book" w:hAnsi="Avenir Book"/>
                <w:sz w:val="22"/>
                <w:szCs w:val="22"/>
              </w:rPr>
              <w:t>Type of residual waste or types of waste in the MSW</w:t>
            </w:r>
          </w:p>
        </w:tc>
      </w:tr>
    </w:tbl>
    <w:p w14:paraId="411D2894" w14:textId="77777777" w:rsidR="001767DD" w:rsidRDefault="001767DD" w:rsidP="00365220">
      <w:pPr>
        <w:rPr>
          <w:rFonts w:ascii="Avenir Book" w:eastAsia="MS Mincho" w:hAnsi="Avenir Book"/>
        </w:rPr>
      </w:pPr>
    </w:p>
    <w:p w14:paraId="16AA9F44" w14:textId="77777777" w:rsidR="00967FD0" w:rsidRPr="00EF784A" w:rsidRDefault="00967FD0" w:rsidP="00365220">
      <w:pPr>
        <w:rPr>
          <w:rFonts w:ascii="Avenir Book" w:eastAsia="MS Mincho" w:hAnsi="Avenir Book"/>
          <w:u w:val="single"/>
        </w:rPr>
      </w:pPr>
      <w:r w:rsidRPr="00EF784A">
        <w:rPr>
          <w:rFonts w:ascii="Avenir Book" w:eastAsia="MS Mincho" w:hAnsi="Avenir Book"/>
          <w:u w:val="single"/>
        </w:rPr>
        <w:t>Determin</w:t>
      </w:r>
      <w:r w:rsidR="00EF784A">
        <w:rPr>
          <w:rFonts w:ascii="Avenir Book" w:eastAsia="MS Mincho" w:hAnsi="Avenir Book"/>
          <w:u w:val="single"/>
        </w:rPr>
        <w:t>ation</w:t>
      </w:r>
      <w:r w:rsidRPr="00EF784A">
        <w:rPr>
          <w:rFonts w:ascii="Avenir Book" w:eastAsia="MS Mincho" w:hAnsi="Avenir Book"/>
          <w:u w:val="single"/>
        </w:rPr>
        <w:t xml:space="preserve"> the model correction factor (</w:t>
      </w:r>
      <w:proofErr w:type="spellStart"/>
      <w:r w:rsidRPr="00EF784A">
        <w:rPr>
          <w:rFonts w:ascii="Avenir Book" w:eastAsia="MS Mincho" w:hAnsi="Avenir Book"/>
          <w:u w:val="single"/>
        </w:rPr>
        <w:t>φ</w:t>
      </w:r>
      <w:r w:rsidRPr="008F3FA9">
        <w:rPr>
          <w:rFonts w:ascii="Avenir Book" w:eastAsia="MS Mincho" w:hAnsi="Avenir Book"/>
          <w:u w:val="single"/>
          <w:vertAlign w:val="subscript"/>
        </w:rPr>
        <w:t>y</w:t>
      </w:r>
      <w:proofErr w:type="spellEnd"/>
      <w:r w:rsidRPr="00EF784A">
        <w:rPr>
          <w:rFonts w:ascii="Avenir Book" w:eastAsia="MS Mincho" w:hAnsi="Avenir Book"/>
          <w:u w:val="single"/>
        </w:rPr>
        <w:t xml:space="preserve">) </w:t>
      </w:r>
    </w:p>
    <w:p w14:paraId="2AACC3F4" w14:textId="77777777" w:rsidR="00967FD0" w:rsidRPr="00EF784A" w:rsidRDefault="00967FD0" w:rsidP="00365220">
      <w:pPr>
        <w:rPr>
          <w:rFonts w:ascii="Avenir Book" w:eastAsia="MS Mincho" w:hAnsi="Avenir Book"/>
        </w:rPr>
      </w:pPr>
    </w:p>
    <w:p w14:paraId="40E62FB9" w14:textId="77777777" w:rsidR="00EF784A" w:rsidRPr="00EF784A" w:rsidRDefault="00EF784A" w:rsidP="00365220">
      <w:pPr>
        <w:rPr>
          <w:rFonts w:ascii="Avenir Book" w:eastAsia="MS Mincho" w:hAnsi="Avenir Book"/>
        </w:rPr>
      </w:pPr>
      <w:r w:rsidRPr="00EF784A">
        <w:rPr>
          <w:rFonts w:ascii="Avenir Book" w:eastAsia="MS Mincho" w:hAnsi="Avenir Book"/>
        </w:rPr>
        <w:lastRenderedPageBreak/>
        <w:t xml:space="preserve">For this project, default value (option 1) will be used. </w:t>
      </w:r>
    </w:p>
    <w:p w14:paraId="59C19C01" w14:textId="77777777" w:rsidR="00EF784A" w:rsidRPr="00EF784A" w:rsidRDefault="00EF784A" w:rsidP="00365220">
      <w:pPr>
        <w:rPr>
          <w:rFonts w:ascii="Avenir Book" w:eastAsia="MS Mincho" w:hAnsi="Avenir Book"/>
        </w:rPr>
      </w:pPr>
    </w:p>
    <w:p w14:paraId="738ABD5C" w14:textId="77777777" w:rsidR="00DB1995" w:rsidRPr="00EF784A" w:rsidRDefault="00EF784A" w:rsidP="00365220">
      <w:pPr>
        <w:rPr>
          <w:rFonts w:ascii="Avenir Book" w:eastAsia="MS Mincho" w:hAnsi="Avenir Book"/>
          <w:u w:val="single"/>
        </w:rPr>
      </w:pPr>
      <w:r w:rsidRPr="00EF784A">
        <w:rPr>
          <w:rFonts w:ascii="Avenir Book" w:eastAsia="MS Mincho" w:hAnsi="Avenir Book"/>
          <w:u w:val="single"/>
        </w:rPr>
        <w:t>Determination of the amounts of waste types j disposed in the SWDS (</w:t>
      </w:r>
      <w:proofErr w:type="spellStart"/>
      <w:proofErr w:type="gramStart"/>
      <w:r w:rsidRPr="00EF784A">
        <w:rPr>
          <w:rFonts w:ascii="Avenir Book" w:eastAsia="MS Mincho" w:hAnsi="Avenir Book"/>
          <w:u w:val="single"/>
        </w:rPr>
        <w:t>W</w:t>
      </w:r>
      <w:r w:rsidRPr="00EF784A">
        <w:rPr>
          <w:rFonts w:ascii="Avenir Book" w:eastAsia="MS Mincho" w:hAnsi="Avenir Book"/>
          <w:u w:val="single"/>
          <w:vertAlign w:val="subscript"/>
        </w:rPr>
        <w:t>j,x</w:t>
      </w:r>
      <w:proofErr w:type="spellEnd"/>
      <w:proofErr w:type="gramEnd"/>
      <w:r w:rsidRPr="00EF784A">
        <w:rPr>
          <w:rFonts w:ascii="Avenir Book" w:eastAsia="MS Mincho" w:hAnsi="Avenir Book"/>
          <w:u w:val="single"/>
        </w:rPr>
        <w:t>)</w:t>
      </w:r>
    </w:p>
    <w:p w14:paraId="2C8F5AF3" w14:textId="77777777" w:rsidR="00EF784A" w:rsidRDefault="00EF784A" w:rsidP="00365220">
      <w:pPr>
        <w:rPr>
          <w:rFonts w:ascii="Avenir Book" w:eastAsia="MS Mincho" w:hAnsi="Avenir Book"/>
        </w:rPr>
      </w:pPr>
    </w:p>
    <w:p w14:paraId="12A0DEBE" w14:textId="77777777" w:rsidR="00EF784A" w:rsidRDefault="00EF784A" w:rsidP="00365220">
      <w:pPr>
        <w:rPr>
          <w:rFonts w:ascii="Avenir Book" w:eastAsia="MS Mincho" w:hAnsi="Avenir Book"/>
        </w:rPr>
      </w:pPr>
      <w:r>
        <w:rPr>
          <w:rFonts w:ascii="Avenir Book" w:eastAsia="MS Mincho" w:hAnsi="Avenir Book"/>
        </w:rPr>
        <w:t>Application A is selected (</w:t>
      </w:r>
      <w:proofErr w:type="spellStart"/>
      <w:r>
        <w:rPr>
          <w:rFonts w:ascii="Avenir Book" w:eastAsia="MS Mincho" w:hAnsi="Avenir Book"/>
        </w:rPr>
        <w:t>ie</w:t>
      </w:r>
      <w:proofErr w:type="spellEnd"/>
      <w:r>
        <w:rPr>
          <w:rFonts w:ascii="Avenir Book" w:eastAsia="MS Mincho" w:hAnsi="Avenir Book"/>
        </w:rPr>
        <w:t>, yearly model) for this project</w:t>
      </w:r>
    </w:p>
    <w:p w14:paraId="408DD6EC" w14:textId="77777777" w:rsidR="00EF784A" w:rsidRDefault="00EF784A" w:rsidP="00365220">
      <w:pPr>
        <w:rPr>
          <w:rFonts w:ascii="Avenir Book" w:eastAsia="MS Mincho" w:hAnsi="Avenir Book"/>
        </w:rPr>
      </w:pPr>
    </w:p>
    <w:p w14:paraId="1C7AE28B" w14:textId="77777777" w:rsidR="00DB1995" w:rsidRDefault="00C94123" w:rsidP="00365220">
      <w:pPr>
        <w:rPr>
          <w:rFonts w:ascii="Avenir Book" w:eastAsia="MS Mincho" w:hAnsi="Avenir Book"/>
        </w:rPr>
      </w:pPr>
      <w:r w:rsidRPr="00C94123">
        <w:rPr>
          <w:rFonts w:ascii="Avenir Book" w:eastAsia="MS Mincho" w:hAnsi="Avenir Book"/>
        </w:rPr>
        <w:t xml:space="preserve">The amount of the different waste types j </w:t>
      </w:r>
      <w:r w:rsidR="00982CEE" w:rsidRPr="00C94123">
        <w:rPr>
          <w:rFonts w:ascii="Avenir Book" w:eastAsia="MS Mincho" w:hAnsi="Avenir Book"/>
        </w:rPr>
        <w:t>is</w:t>
      </w:r>
      <w:r w:rsidRPr="00C94123">
        <w:rPr>
          <w:rFonts w:ascii="Avenir Book" w:eastAsia="MS Mincho" w:hAnsi="Avenir Book"/>
        </w:rPr>
        <w:t xml:space="preserve"> determined through sampling and calculated as mean from the samples, as follows</w:t>
      </w:r>
    </w:p>
    <w:p w14:paraId="3151BAED" w14:textId="77777777" w:rsidR="00C94123" w:rsidRDefault="00C94123" w:rsidP="00365220">
      <w:pPr>
        <w:rPr>
          <w:rFonts w:ascii="Cambria Math" w:hAnsi="Cambria Math" w:cs="Cambria Math"/>
          <w:vertAlign w:val="subscript"/>
        </w:rPr>
      </w:pPr>
      <w:r>
        <w:rPr>
          <w:rFonts w:ascii="Cambria Math" w:hAnsi="Cambria Math" w:cs="Cambria Math"/>
        </w:rPr>
        <w:t>𝑊</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𝑥</w:t>
      </w:r>
      <w:r>
        <w:t xml:space="preserve"> = </w:t>
      </w:r>
      <w:r>
        <w:rPr>
          <w:rFonts w:ascii="Cambria Math" w:hAnsi="Cambria Math" w:cs="Cambria Math"/>
        </w:rPr>
        <w:t>𝑊</w:t>
      </w:r>
      <w:r w:rsidRPr="00C94123">
        <w:rPr>
          <w:rFonts w:ascii="Cambria Math" w:hAnsi="Cambria Math" w:cs="Cambria Math"/>
          <w:vertAlign w:val="subscript"/>
        </w:rPr>
        <w:t>𝑥</w:t>
      </w:r>
      <w:r>
        <w:t xml:space="preserve"> × </w:t>
      </w:r>
      <w:r>
        <w:rPr>
          <w:rFonts w:ascii="Cambria Math" w:hAnsi="Cambria Math" w:cs="Cambria Math"/>
        </w:rPr>
        <w:t>𝑝</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 xml:space="preserve"> 𝑥</w:t>
      </w:r>
    </w:p>
    <w:p w14:paraId="277CD411" w14:textId="77777777" w:rsidR="00C94123" w:rsidRDefault="00C94123" w:rsidP="00365220">
      <w:pPr>
        <w:rPr>
          <w:rFonts w:ascii="Avenir Book" w:eastAsia="MS Mincho" w:hAnsi="Avenir Book"/>
        </w:rPr>
      </w:pPr>
    </w:p>
    <w:tbl>
      <w:tblPr>
        <w:tblStyle w:val="SDMMethTableEquationParameters"/>
        <w:tblW w:w="9738" w:type="dxa"/>
        <w:tblInd w:w="0" w:type="dxa"/>
        <w:tblLook w:val="04A0" w:firstRow="1" w:lastRow="0" w:firstColumn="1" w:lastColumn="0" w:noHBand="0" w:noVBand="1"/>
      </w:tblPr>
      <w:tblGrid>
        <w:gridCol w:w="1698"/>
        <w:gridCol w:w="363"/>
        <w:gridCol w:w="7677"/>
      </w:tblGrid>
      <w:tr w:rsidR="00C94123" w:rsidRPr="00DB1995" w14:paraId="7627AC3D" w14:textId="77777777" w:rsidTr="00F16EFA">
        <w:tc>
          <w:tcPr>
            <w:tcW w:w="1701" w:type="dxa"/>
            <w:vAlign w:val="top"/>
          </w:tcPr>
          <w:p w14:paraId="7AE04BF7" w14:textId="77777777" w:rsidR="00C94123" w:rsidRPr="00DB1995" w:rsidRDefault="00C94123" w:rsidP="00C94123">
            <w:pPr>
              <w:pStyle w:val="SDMTableBoxParaNotNumbered"/>
              <w:rPr>
                <w:rFonts w:ascii="Avenir Book" w:hAnsi="Avenir Book"/>
                <w:iCs/>
                <w:sz w:val="22"/>
                <w:szCs w:val="22"/>
              </w:rPr>
            </w:pPr>
            <w:proofErr w:type="gramStart"/>
            <w:r>
              <w:rPr>
                <w:rFonts w:ascii="Cambria Math" w:hAnsi="Cambria Math" w:cs="Cambria Math"/>
              </w:rPr>
              <w:t>𝑊</w:t>
            </w:r>
            <w:r w:rsidRPr="00C94123">
              <w:rPr>
                <w:rFonts w:ascii="Cambria Math" w:hAnsi="Cambria Math" w:cs="Cambria Math"/>
                <w:vertAlign w:val="subscript"/>
              </w:rPr>
              <w:t>𝑗</w:t>
            </w:r>
            <w:r w:rsidRPr="00C94123">
              <w:rPr>
                <w:vertAlign w:val="subscript"/>
              </w:rPr>
              <w:t>,</w:t>
            </w:r>
            <w:r w:rsidRPr="00C94123">
              <w:rPr>
                <w:rFonts w:ascii="Tahoma" w:hAnsi="Tahoma" w:cs="Tahoma"/>
                <w:vertAlign w:val="subscript"/>
              </w:rPr>
              <w:t>x</w:t>
            </w:r>
            <w:proofErr w:type="gramEnd"/>
          </w:p>
        </w:tc>
        <w:tc>
          <w:tcPr>
            <w:tcW w:w="345" w:type="dxa"/>
            <w:vAlign w:val="top"/>
          </w:tcPr>
          <w:p w14:paraId="09CF40FD" w14:textId="77777777" w:rsidR="00C94123" w:rsidRPr="00DB1995" w:rsidRDefault="00C94123"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6EFCDFEE" w14:textId="77777777" w:rsidR="00C94123" w:rsidRPr="00DB1995" w:rsidRDefault="00C94123" w:rsidP="00F16EFA">
            <w:pPr>
              <w:pStyle w:val="SDMTableBoxParaNotNumbered"/>
              <w:rPr>
                <w:rFonts w:ascii="Avenir Book" w:hAnsi="Avenir Book"/>
                <w:sz w:val="22"/>
                <w:szCs w:val="22"/>
              </w:rPr>
            </w:pPr>
            <w:r w:rsidRPr="00C94123">
              <w:rPr>
                <w:rFonts w:ascii="Avenir Book" w:hAnsi="Avenir Book"/>
                <w:sz w:val="22"/>
                <w:szCs w:val="22"/>
              </w:rPr>
              <w:t>Amount of solid waste type j disposed or prevented from disposal in the SWDS in the year x (t)</w:t>
            </w:r>
          </w:p>
        </w:tc>
      </w:tr>
      <w:tr w:rsidR="00C94123" w:rsidRPr="00DB1995" w14:paraId="7831CA3C" w14:textId="77777777" w:rsidTr="00F16EFA">
        <w:tc>
          <w:tcPr>
            <w:tcW w:w="1701" w:type="dxa"/>
            <w:vAlign w:val="top"/>
          </w:tcPr>
          <w:p w14:paraId="6B0786E2" w14:textId="77777777" w:rsidR="00C94123" w:rsidRPr="00DB1995" w:rsidRDefault="00C94123" w:rsidP="00F16EFA">
            <w:pPr>
              <w:pStyle w:val="SDMTableBoxParaNotNumbered"/>
              <w:rPr>
                <w:rFonts w:ascii="Avenir Book" w:hAnsi="Avenir Book"/>
                <w:iCs/>
                <w:snapToGrid w:val="0"/>
                <w:sz w:val="22"/>
                <w:szCs w:val="22"/>
              </w:rPr>
            </w:pPr>
            <w:r>
              <w:rPr>
                <w:rFonts w:ascii="Cambria Math" w:hAnsi="Cambria Math" w:cs="Cambria Math"/>
              </w:rPr>
              <w:t>𝑊</w:t>
            </w:r>
            <w:r w:rsidRPr="00C94123">
              <w:rPr>
                <w:rFonts w:ascii="Tahoma" w:hAnsi="Tahoma" w:cs="Tahoma"/>
                <w:vertAlign w:val="subscript"/>
              </w:rPr>
              <w:t>x</w:t>
            </w:r>
          </w:p>
        </w:tc>
        <w:tc>
          <w:tcPr>
            <w:tcW w:w="345" w:type="dxa"/>
            <w:vAlign w:val="top"/>
          </w:tcPr>
          <w:p w14:paraId="1ACE8D81" w14:textId="77777777" w:rsidR="00C94123" w:rsidRPr="00DB1995" w:rsidRDefault="00C94123"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01175C05" w14:textId="77777777" w:rsidR="00C94123" w:rsidRPr="00DB1995" w:rsidRDefault="00C94123" w:rsidP="00F16EFA">
            <w:pPr>
              <w:pStyle w:val="SDMTableBoxParaNotNumbered"/>
              <w:rPr>
                <w:rFonts w:ascii="Avenir Book" w:hAnsi="Avenir Book"/>
                <w:snapToGrid w:val="0"/>
                <w:sz w:val="22"/>
                <w:szCs w:val="22"/>
              </w:rPr>
            </w:pPr>
            <w:r w:rsidRPr="00C94123">
              <w:rPr>
                <w:rFonts w:ascii="Avenir Book" w:hAnsi="Avenir Book"/>
                <w:sz w:val="22"/>
                <w:szCs w:val="22"/>
              </w:rPr>
              <w:t>Total amount of solid waste disposed or prevented from disposal in the SWDS in year x (t)</w:t>
            </w:r>
          </w:p>
        </w:tc>
      </w:tr>
      <w:tr w:rsidR="00C94123" w:rsidRPr="00DB1995" w14:paraId="66D87E4B" w14:textId="77777777" w:rsidTr="00F16EFA">
        <w:tc>
          <w:tcPr>
            <w:tcW w:w="1701" w:type="dxa"/>
            <w:vAlign w:val="top"/>
          </w:tcPr>
          <w:p w14:paraId="29285643" w14:textId="77777777" w:rsidR="00C94123" w:rsidRPr="00DB1995" w:rsidRDefault="00C94123" w:rsidP="00F16EFA">
            <w:pPr>
              <w:pStyle w:val="SDMTableBoxParaNotNumbered"/>
              <w:rPr>
                <w:rFonts w:ascii="Avenir Book" w:hAnsi="Avenir Book"/>
                <w:iCs/>
                <w:sz w:val="22"/>
                <w:szCs w:val="22"/>
              </w:rPr>
            </w:pPr>
            <w:r>
              <w:rPr>
                <w:rFonts w:ascii="Cambria Math" w:hAnsi="Cambria Math" w:cs="Cambria Math"/>
              </w:rPr>
              <w:t>𝑝</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 xml:space="preserve"> 𝑥</w:t>
            </w:r>
          </w:p>
        </w:tc>
        <w:tc>
          <w:tcPr>
            <w:tcW w:w="345" w:type="dxa"/>
            <w:vAlign w:val="top"/>
          </w:tcPr>
          <w:p w14:paraId="0B820E1A" w14:textId="77777777" w:rsidR="00C94123" w:rsidRPr="00DB1995" w:rsidRDefault="00C94123"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1763B30B" w14:textId="77777777" w:rsidR="00C94123" w:rsidRPr="00DB1995" w:rsidRDefault="00C94123" w:rsidP="00F16EFA">
            <w:pPr>
              <w:pStyle w:val="SDMTableBoxParaNotNumbered"/>
              <w:rPr>
                <w:rFonts w:ascii="Avenir Book" w:hAnsi="Avenir Book"/>
                <w:iCs/>
                <w:sz w:val="22"/>
                <w:szCs w:val="22"/>
              </w:rPr>
            </w:pPr>
            <w:r w:rsidRPr="00C94123">
              <w:rPr>
                <w:rFonts w:ascii="Avenir Book" w:hAnsi="Avenir Book"/>
                <w:sz w:val="22"/>
                <w:szCs w:val="22"/>
              </w:rPr>
              <w:t>Average fraction of the waste type j in the waste in year x (weight fraction)</w:t>
            </w:r>
          </w:p>
        </w:tc>
      </w:tr>
      <w:tr w:rsidR="00C94123" w:rsidRPr="00DB1995" w14:paraId="177A9559" w14:textId="77777777" w:rsidTr="00F16EFA">
        <w:tc>
          <w:tcPr>
            <w:tcW w:w="1701" w:type="dxa"/>
            <w:vAlign w:val="top"/>
          </w:tcPr>
          <w:p w14:paraId="1A71E029" w14:textId="77777777" w:rsidR="00C94123" w:rsidRPr="00DB1995" w:rsidRDefault="00C94123" w:rsidP="00F16EFA">
            <w:pPr>
              <w:pStyle w:val="SDMTableBoxParaNotNumbered"/>
              <w:rPr>
                <w:rFonts w:ascii="Avenir Book" w:hAnsi="Avenir Book"/>
                <w:sz w:val="22"/>
                <w:szCs w:val="22"/>
              </w:rPr>
            </w:pPr>
            <w:r>
              <w:rPr>
                <w:rFonts w:ascii="Cambria Math" w:hAnsi="Cambria Math" w:cs="Cambria Math"/>
                <w:sz w:val="22"/>
                <w:szCs w:val="22"/>
              </w:rPr>
              <w:t>j</w:t>
            </w:r>
          </w:p>
        </w:tc>
        <w:tc>
          <w:tcPr>
            <w:tcW w:w="345" w:type="dxa"/>
            <w:vAlign w:val="top"/>
          </w:tcPr>
          <w:p w14:paraId="1DB1415D" w14:textId="77777777" w:rsidR="00C94123" w:rsidRPr="00DB1995" w:rsidRDefault="00C94123"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342556AA" w14:textId="77777777" w:rsidR="00C94123" w:rsidRPr="00DB1995" w:rsidRDefault="00C94123" w:rsidP="00F16EFA">
            <w:pPr>
              <w:pStyle w:val="SDMTableBoxParaNotNumbered"/>
              <w:rPr>
                <w:rFonts w:ascii="Avenir Book" w:hAnsi="Avenir Book"/>
                <w:iCs/>
                <w:sz w:val="22"/>
                <w:szCs w:val="22"/>
              </w:rPr>
            </w:pPr>
            <w:r w:rsidRPr="00C94123">
              <w:rPr>
                <w:rFonts w:ascii="Avenir Book" w:hAnsi="Avenir Book"/>
                <w:sz w:val="22"/>
                <w:szCs w:val="22"/>
              </w:rPr>
              <w:t>Types of solid waste</w:t>
            </w:r>
          </w:p>
        </w:tc>
      </w:tr>
      <w:tr w:rsidR="00C94123" w:rsidRPr="00DB1995" w14:paraId="3F03CC0F" w14:textId="77777777" w:rsidTr="00F16EFA">
        <w:tc>
          <w:tcPr>
            <w:tcW w:w="1701" w:type="dxa"/>
            <w:vAlign w:val="top"/>
          </w:tcPr>
          <w:p w14:paraId="54C025C9" w14:textId="77777777" w:rsidR="00C94123" w:rsidRPr="00DB1995" w:rsidRDefault="00C94123" w:rsidP="00F16EFA">
            <w:pPr>
              <w:pStyle w:val="SDMTableBoxParaNotNumbered"/>
              <w:rPr>
                <w:rFonts w:ascii="Cambria Math" w:hAnsi="Cambria Math" w:cs="Cambria Math"/>
                <w:sz w:val="22"/>
                <w:szCs w:val="22"/>
              </w:rPr>
            </w:pPr>
            <w:r>
              <w:rPr>
                <w:rFonts w:ascii="Cambria Math" w:hAnsi="Cambria Math" w:cs="Cambria Math"/>
                <w:sz w:val="22"/>
                <w:szCs w:val="22"/>
              </w:rPr>
              <w:t>x</w:t>
            </w:r>
          </w:p>
        </w:tc>
        <w:tc>
          <w:tcPr>
            <w:tcW w:w="345" w:type="dxa"/>
            <w:vAlign w:val="top"/>
          </w:tcPr>
          <w:p w14:paraId="6A768189" w14:textId="77777777" w:rsidR="00C94123" w:rsidRPr="00DB1995" w:rsidRDefault="00C94123" w:rsidP="00F16EFA">
            <w:pPr>
              <w:pStyle w:val="SDMTableBoxParaNotNumbered"/>
              <w:rPr>
                <w:rFonts w:ascii="Avenir Book" w:hAnsi="Avenir Book"/>
                <w:sz w:val="22"/>
                <w:szCs w:val="22"/>
              </w:rPr>
            </w:pPr>
            <w:r>
              <w:rPr>
                <w:rFonts w:ascii="Avenir Book" w:hAnsi="Avenir Book"/>
                <w:sz w:val="22"/>
                <w:szCs w:val="22"/>
              </w:rPr>
              <w:t>=</w:t>
            </w:r>
          </w:p>
        </w:tc>
        <w:tc>
          <w:tcPr>
            <w:tcW w:w="7692" w:type="dxa"/>
            <w:vAlign w:val="top"/>
          </w:tcPr>
          <w:p w14:paraId="5F5445BA" w14:textId="77777777" w:rsidR="00C94123" w:rsidRPr="00C94123" w:rsidRDefault="00C94123" w:rsidP="00F16EFA">
            <w:pPr>
              <w:pStyle w:val="SDMTableBoxParaNotNumbered"/>
              <w:rPr>
                <w:rFonts w:ascii="Avenir Book" w:hAnsi="Avenir Book"/>
                <w:sz w:val="22"/>
                <w:szCs w:val="22"/>
              </w:rPr>
            </w:pPr>
            <w:r w:rsidRPr="00C94123">
              <w:rPr>
                <w:rFonts w:ascii="Avenir Book" w:hAnsi="Avenir Book"/>
                <w:sz w:val="22"/>
                <w:szCs w:val="22"/>
              </w:rPr>
              <w:t>Years in the time period for which waste is disposed at the SWDS, extending from the first year in the time period (x = 1) to year y (x = y)</w:t>
            </w:r>
          </w:p>
        </w:tc>
      </w:tr>
    </w:tbl>
    <w:p w14:paraId="0FB82CF9" w14:textId="77777777" w:rsidR="00C94123" w:rsidRDefault="00C94123" w:rsidP="00365220">
      <w:pPr>
        <w:rPr>
          <w:rFonts w:ascii="Avenir Book" w:eastAsia="MS Mincho" w:hAnsi="Avenir Book"/>
        </w:rPr>
      </w:pPr>
    </w:p>
    <w:p w14:paraId="27A217E9" w14:textId="77777777" w:rsidR="00DB1995" w:rsidRDefault="00DB1995" w:rsidP="00365220">
      <w:pPr>
        <w:rPr>
          <w:rFonts w:ascii="Avenir Book" w:eastAsia="MS Mincho" w:hAnsi="Avenir Book"/>
        </w:rPr>
      </w:pPr>
      <w:r w:rsidRPr="00DB1995">
        <w:rPr>
          <w:rFonts w:ascii="Avenir Book" w:eastAsia="MS Mincho" w:hAnsi="Avenir Book"/>
        </w:rPr>
        <w:t>The fraction of the waste typ</w:t>
      </w:r>
      <w:r w:rsidR="00C94123">
        <w:rPr>
          <w:rFonts w:ascii="Avenir Book" w:eastAsia="MS Mincho" w:hAnsi="Avenir Book"/>
        </w:rPr>
        <w:t>e j in the waste for the year x</w:t>
      </w:r>
      <w:r w:rsidRPr="00DB1995">
        <w:rPr>
          <w:rFonts w:ascii="Avenir Book" w:eastAsia="MS Mincho" w:hAnsi="Avenir Book"/>
        </w:rPr>
        <w:t xml:space="preserve"> </w:t>
      </w:r>
      <w:r w:rsidR="00C94123">
        <w:rPr>
          <w:rFonts w:ascii="Avenir Book" w:eastAsia="MS Mincho" w:hAnsi="Avenir Book"/>
        </w:rPr>
        <w:t>is</w:t>
      </w:r>
      <w:r w:rsidRPr="00DB1995">
        <w:rPr>
          <w:rFonts w:ascii="Avenir Book" w:eastAsia="MS Mincho" w:hAnsi="Avenir Book"/>
        </w:rPr>
        <w:t xml:space="preserve"> calculated</w:t>
      </w:r>
      <w:r>
        <w:rPr>
          <w:rFonts w:ascii="Avenir Book" w:eastAsia="MS Mincho" w:hAnsi="Avenir Book"/>
        </w:rPr>
        <w:t xml:space="preserve"> as follow:</w:t>
      </w:r>
    </w:p>
    <w:p w14:paraId="107C1C1D" w14:textId="77777777" w:rsidR="00DB1995" w:rsidRDefault="00DB1995" w:rsidP="00365220">
      <w:pPr>
        <w:rPr>
          <w:rFonts w:ascii="Avenir Book" w:eastAsia="MS Mincho" w:hAnsi="Avenir Book"/>
        </w:rPr>
      </w:pPr>
    </w:p>
    <w:p w14:paraId="044F4F8B" w14:textId="77777777" w:rsidR="00DB1995" w:rsidRDefault="0032594A" w:rsidP="00365220">
      <w:pPr>
        <w:rPr>
          <w:rFonts w:ascii="Avenir Book" w:eastAsia="MS Mincho" w:hAnsi="Avenir Book"/>
        </w:rPr>
      </w:pPr>
      <m:oMathPara>
        <m:oMathParaPr>
          <m:jc m:val="left"/>
        </m:oMathParaPr>
        <m:oMath>
          <m:sSub>
            <m:sSubPr>
              <m:ctrlPr>
                <w:rPr>
                  <w:rFonts w:ascii="Cambria Math" w:eastAsia="MS Mincho" w:hAnsi="Cambria Math"/>
                </w:rPr>
              </m:ctrlPr>
            </m:sSubPr>
            <m:e>
              <m:r>
                <m:rPr>
                  <m:sty m:val="p"/>
                </m:rPr>
                <w:rPr>
                  <w:rFonts w:ascii="Cambria Math" w:eastAsia="MS Mincho" w:hAnsi="Cambria Math"/>
                </w:rPr>
                <m:t>p</m:t>
              </m:r>
            </m:e>
            <m:sub>
              <m:r>
                <m:rPr>
                  <m:sty m:val="p"/>
                </m:rPr>
                <w:rPr>
                  <w:rFonts w:ascii="Cambria Math" w:eastAsia="MS Mincho" w:hAnsi="Cambria Math"/>
                </w:rPr>
                <m:t>j,x</m:t>
              </m:r>
            </m:sub>
          </m:sSub>
          <m:r>
            <w:rPr>
              <w:rFonts w:ascii="Cambria Math" w:eastAsia="MS Mincho" w:hAnsi="Cambria Math"/>
            </w:rPr>
            <m:t>=</m:t>
          </m:r>
          <m:f>
            <m:fPr>
              <m:ctrlPr>
                <w:rPr>
                  <w:rFonts w:ascii="Cambria Math" w:eastAsia="MS Mincho" w:hAnsi="Cambria Math"/>
                </w:rPr>
              </m:ctrlPr>
            </m:fPr>
            <m:num>
              <m:nary>
                <m:naryPr>
                  <m:chr m:val="∑"/>
                  <m:limLoc m:val="subSup"/>
                  <m:ctrlPr>
                    <w:rPr>
                      <w:rFonts w:ascii="Cambria Math" w:eastAsia="MS Mincho" w:hAnsi="Cambria Math"/>
                    </w:rPr>
                  </m:ctrlPr>
                </m:naryPr>
                <m:sub>
                  <m:r>
                    <m:rPr>
                      <m:sty m:val="p"/>
                    </m:rPr>
                    <w:rPr>
                      <w:rFonts w:ascii="Cambria Math" w:eastAsia="MS Mincho" w:hAnsi="Cambria Math"/>
                    </w:rPr>
                    <m:t>n=1</m:t>
                  </m:r>
                </m:sub>
                <m:sup>
                  <m:sSub>
                    <m:sSubPr>
                      <m:ctrlPr>
                        <w:rPr>
                          <w:rFonts w:ascii="Cambria Math" w:eastAsia="MS Mincho" w:hAnsi="Cambria Math"/>
                        </w:rPr>
                      </m:ctrlPr>
                    </m:sSubPr>
                    <m:e>
                      <m:r>
                        <m:rPr>
                          <m:sty m:val="p"/>
                        </m:rPr>
                        <w:rPr>
                          <w:rFonts w:ascii="Cambria Math" w:eastAsia="MS Mincho" w:hAnsi="Cambria Math"/>
                        </w:rPr>
                        <m:t>z</m:t>
                      </m:r>
                    </m:e>
                    <m:sub>
                      <m:r>
                        <m:rPr>
                          <m:sty m:val="p"/>
                        </m:rPr>
                        <w:rPr>
                          <w:rFonts w:ascii="Cambria Math" w:eastAsia="MS Mincho" w:hAnsi="Cambria Math"/>
                        </w:rPr>
                        <m:t>x</m:t>
                      </m:r>
                    </m:sub>
                  </m:sSub>
                </m:sup>
                <m:e>
                  <m:sSub>
                    <m:sSubPr>
                      <m:ctrlPr>
                        <w:rPr>
                          <w:rFonts w:ascii="Cambria Math" w:eastAsia="MS Mincho" w:hAnsi="Cambria Math"/>
                        </w:rPr>
                      </m:ctrlPr>
                    </m:sSubPr>
                    <m:e>
                      <m:r>
                        <m:rPr>
                          <m:sty m:val="p"/>
                        </m:rPr>
                        <w:rPr>
                          <w:rFonts w:ascii="Cambria Math" w:eastAsia="MS Mincho" w:hAnsi="Cambria Math"/>
                        </w:rPr>
                        <m:t>p</m:t>
                      </m:r>
                    </m:e>
                    <m:sub>
                      <m:r>
                        <m:rPr>
                          <m:sty m:val="p"/>
                        </m:rPr>
                        <w:rPr>
                          <w:rFonts w:ascii="Cambria Math" w:eastAsia="MS Mincho" w:hAnsi="Cambria Math"/>
                        </w:rPr>
                        <m:t>n,j,x</m:t>
                      </m:r>
                    </m:sub>
                  </m:sSub>
                </m:e>
              </m:nary>
            </m:num>
            <m:den>
              <m:sSub>
                <m:sSubPr>
                  <m:ctrlPr>
                    <w:rPr>
                      <w:rFonts w:ascii="Cambria Math" w:eastAsia="MS Mincho" w:hAnsi="Cambria Math"/>
                      <w:i/>
                    </w:rPr>
                  </m:ctrlPr>
                </m:sSubPr>
                <m:e>
                  <m:r>
                    <w:rPr>
                      <w:rFonts w:ascii="Cambria Math" w:eastAsia="MS Mincho" w:hAnsi="Cambria Math"/>
                    </w:rPr>
                    <m:t>z</m:t>
                  </m:r>
                </m:e>
                <m:sub>
                  <m:r>
                    <w:rPr>
                      <w:rFonts w:ascii="Cambria Math" w:eastAsia="MS Mincho" w:hAnsi="Cambria Math"/>
                    </w:rPr>
                    <m:t>x</m:t>
                  </m:r>
                </m:sub>
              </m:sSub>
            </m:den>
          </m:f>
        </m:oMath>
      </m:oMathPara>
    </w:p>
    <w:tbl>
      <w:tblPr>
        <w:tblStyle w:val="SDMMethTableEquationParameters"/>
        <w:tblW w:w="9738" w:type="dxa"/>
        <w:tblInd w:w="0" w:type="dxa"/>
        <w:tblLook w:val="04A0" w:firstRow="1" w:lastRow="0" w:firstColumn="1" w:lastColumn="0" w:noHBand="0" w:noVBand="1"/>
      </w:tblPr>
      <w:tblGrid>
        <w:gridCol w:w="1698"/>
        <w:gridCol w:w="363"/>
        <w:gridCol w:w="7677"/>
      </w:tblGrid>
      <w:tr w:rsidR="00967FD0" w:rsidRPr="00DB1995" w14:paraId="6FB547E1" w14:textId="77777777" w:rsidTr="00F16EFA">
        <w:tc>
          <w:tcPr>
            <w:tcW w:w="1701" w:type="dxa"/>
            <w:vAlign w:val="top"/>
          </w:tcPr>
          <w:p w14:paraId="71AB3427" w14:textId="77777777" w:rsidR="00967FD0" w:rsidRPr="00DB1995" w:rsidRDefault="00967FD0" w:rsidP="00F16EFA">
            <w:pPr>
              <w:pStyle w:val="SDMTableBoxParaNotNumbered"/>
              <w:rPr>
                <w:rFonts w:ascii="Avenir Book" w:hAnsi="Avenir Book"/>
                <w:iCs/>
                <w:sz w:val="22"/>
                <w:szCs w:val="22"/>
              </w:rPr>
            </w:pPr>
            <w:r>
              <w:rPr>
                <w:rFonts w:ascii="Cambria Math" w:hAnsi="Cambria Math" w:cs="Cambria Math"/>
              </w:rPr>
              <w:t>𝑝</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 xml:space="preserve"> 𝑥</w:t>
            </w:r>
          </w:p>
        </w:tc>
        <w:tc>
          <w:tcPr>
            <w:tcW w:w="345" w:type="dxa"/>
            <w:vAlign w:val="top"/>
          </w:tcPr>
          <w:p w14:paraId="4FFC9FE6" w14:textId="77777777" w:rsidR="00967FD0" w:rsidRPr="00DB1995" w:rsidRDefault="00967FD0"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298F0B67" w14:textId="77777777" w:rsidR="00967FD0" w:rsidRPr="00DB1995" w:rsidRDefault="00967FD0" w:rsidP="00F16EFA">
            <w:pPr>
              <w:pStyle w:val="SDMTableBoxParaNotNumbered"/>
              <w:rPr>
                <w:rFonts w:ascii="Avenir Book" w:hAnsi="Avenir Book"/>
                <w:iCs/>
                <w:sz w:val="22"/>
                <w:szCs w:val="22"/>
              </w:rPr>
            </w:pPr>
            <w:r w:rsidRPr="00C94123">
              <w:rPr>
                <w:rFonts w:ascii="Avenir Book" w:hAnsi="Avenir Book"/>
                <w:sz w:val="22"/>
                <w:szCs w:val="22"/>
              </w:rPr>
              <w:t>Average fraction of the waste type j in the waste in year x (weight fraction)</w:t>
            </w:r>
          </w:p>
        </w:tc>
      </w:tr>
      <w:tr w:rsidR="00967FD0" w:rsidRPr="00DB1995" w14:paraId="69C90FA0" w14:textId="77777777" w:rsidTr="00F16EFA">
        <w:tc>
          <w:tcPr>
            <w:tcW w:w="1701" w:type="dxa"/>
            <w:vAlign w:val="top"/>
          </w:tcPr>
          <w:p w14:paraId="18937E4C" w14:textId="77777777" w:rsidR="00967FD0" w:rsidRPr="00DB1995" w:rsidRDefault="0032594A" w:rsidP="00F16EFA">
            <w:pPr>
              <w:pStyle w:val="SDMTableBoxParaNotNumbered"/>
              <w:rPr>
                <w:rFonts w:ascii="Avenir Book" w:hAnsi="Avenir Book"/>
                <w:iCs/>
                <w:snapToGrid w:val="0"/>
                <w:sz w:val="22"/>
                <w:szCs w:val="22"/>
              </w:rPr>
            </w:pPr>
            <m:oMathPara>
              <m:oMathParaPr>
                <m:jc m:val="left"/>
              </m:oMathParaPr>
              <m:oMath>
                <m:sSub>
                  <m:sSubPr>
                    <m:ctrlPr>
                      <w:rPr>
                        <w:rFonts w:ascii="Cambria Math" w:eastAsia="MS Mincho" w:hAnsi="Cambria Math"/>
                        <w:sz w:val="22"/>
                      </w:rPr>
                    </m:ctrlPr>
                  </m:sSubPr>
                  <m:e>
                    <m:r>
                      <m:rPr>
                        <m:sty m:val="p"/>
                      </m:rPr>
                      <w:rPr>
                        <w:rFonts w:ascii="Cambria Math" w:eastAsia="MS Mincho" w:hAnsi="Cambria Math"/>
                      </w:rPr>
                      <m:t>p</m:t>
                    </m:r>
                  </m:e>
                  <m:sub>
                    <m:r>
                      <m:rPr>
                        <m:sty m:val="p"/>
                      </m:rPr>
                      <w:rPr>
                        <w:rFonts w:ascii="Cambria Math" w:eastAsia="MS Mincho" w:hAnsi="Cambria Math"/>
                      </w:rPr>
                      <m:t>n,j,x</m:t>
                    </m:r>
                  </m:sub>
                </m:sSub>
              </m:oMath>
            </m:oMathPara>
          </w:p>
        </w:tc>
        <w:tc>
          <w:tcPr>
            <w:tcW w:w="345" w:type="dxa"/>
            <w:vAlign w:val="top"/>
          </w:tcPr>
          <w:p w14:paraId="6D60F150" w14:textId="77777777" w:rsidR="00967FD0" w:rsidRPr="00DB1995" w:rsidRDefault="00967FD0"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3B1683BF" w14:textId="77777777" w:rsidR="00967FD0" w:rsidRPr="00DB1995" w:rsidRDefault="00967FD0" w:rsidP="00F16EFA">
            <w:pPr>
              <w:pStyle w:val="SDMTableBoxParaNotNumbered"/>
              <w:rPr>
                <w:rFonts w:ascii="Avenir Book" w:hAnsi="Avenir Book"/>
                <w:snapToGrid w:val="0"/>
                <w:sz w:val="22"/>
                <w:szCs w:val="22"/>
              </w:rPr>
            </w:pPr>
            <w:r w:rsidRPr="00967FD0">
              <w:rPr>
                <w:rFonts w:ascii="Avenir Book" w:hAnsi="Avenir Book"/>
                <w:sz w:val="22"/>
                <w:szCs w:val="22"/>
              </w:rPr>
              <w:t>Fraction of the waste type j in the sample n collected during the year x (weight fraction)</w:t>
            </w:r>
          </w:p>
        </w:tc>
      </w:tr>
      <w:tr w:rsidR="00967FD0" w:rsidRPr="00DB1995" w14:paraId="423B2919" w14:textId="77777777" w:rsidTr="00F16EFA">
        <w:tc>
          <w:tcPr>
            <w:tcW w:w="1701" w:type="dxa"/>
            <w:vAlign w:val="top"/>
          </w:tcPr>
          <w:p w14:paraId="616953C6" w14:textId="77777777" w:rsidR="00967FD0" w:rsidRPr="00DB1995" w:rsidRDefault="00967FD0" w:rsidP="00967FD0">
            <w:pPr>
              <w:pStyle w:val="SDMTableBoxParaNotNumbered"/>
              <w:rPr>
                <w:rFonts w:ascii="Avenir Book" w:hAnsi="Avenir Book"/>
                <w:iCs/>
                <w:sz w:val="22"/>
                <w:szCs w:val="22"/>
              </w:rPr>
            </w:pPr>
            <w:r>
              <w:rPr>
                <w:rFonts w:ascii="Cambria Math" w:hAnsi="Cambria Math" w:cs="Cambria Math"/>
              </w:rPr>
              <w:t>z</w:t>
            </w:r>
            <w:r w:rsidRPr="00C94123">
              <w:rPr>
                <w:rFonts w:ascii="Cambria Math" w:hAnsi="Cambria Math" w:cs="Cambria Math"/>
                <w:vertAlign w:val="subscript"/>
              </w:rPr>
              <w:t xml:space="preserve"> 𝑥</w:t>
            </w:r>
          </w:p>
        </w:tc>
        <w:tc>
          <w:tcPr>
            <w:tcW w:w="345" w:type="dxa"/>
            <w:vAlign w:val="top"/>
          </w:tcPr>
          <w:p w14:paraId="20BFCD4A" w14:textId="77777777" w:rsidR="00967FD0" w:rsidRPr="00DB1995" w:rsidRDefault="00967FD0"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79335B1C" w14:textId="77777777" w:rsidR="00967FD0" w:rsidRPr="00DB1995" w:rsidRDefault="00967FD0" w:rsidP="00F16EFA">
            <w:pPr>
              <w:pStyle w:val="SDMTableBoxParaNotNumbered"/>
              <w:rPr>
                <w:rFonts w:ascii="Avenir Book" w:hAnsi="Avenir Book"/>
                <w:iCs/>
                <w:sz w:val="22"/>
                <w:szCs w:val="22"/>
              </w:rPr>
            </w:pPr>
            <w:r w:rsidRPr="00967FD0">
              <w:rPr>
                <w:rFonts w:ascii="Avenir Book" w:hAnsi="Avenir Book"/>
                <w:sz w:val="22"/>
                <w:szCs w:val="22"/>
              </w:rPr>
              <w:t>Number of samples collected during the year x</w:t>
            </w:r>
          </w:p>
        </w:tc>
      </w:tr>
      <w:tr w:rsidR="00967FD0" w:rsidRPr="00DB1995" w14:paraId="05C3CA77" w14:textId="77777777" w:rsidTr="00F16EFA">
        <w:tc>
          <w:tcPr>
            <w:tcW w:w="1701" w:type="dxa"/>
            <w:vAlign w:val="top"/>
          </w:tcPr>
          <w:p w14:paraId="72A47B85" w14:textId="77777777" w:rsidR="00967FD0" w:rsidRDefault="00967FD0" w:rsidP="00967FD0">
            <w:pPr>
              <w:pStyle w:val="SDMTableBoxParaNotNumbered"/>
              <w:rPr>
                <w:rFonts w:ascii="Cambria Math" w:hAnsi="Cambria Math" w:cs="Cambria Math"/>
              </w:rPr>
            </w:pPr>
            <w:r>
              <w:rPr>
                <w:rFonts w:ascii="Cambria Math" w:hAnsi="Cambria Math" w:cs="Cambria Math"/>
              </w:rPr>
              <w:t>n</w:t>
            </w:r>
          </w:p>
        </w:tc>
        <w:tc>
          <w:tcPr>
            <w:tcW w:w="345" w:type="dxa"/>
            <w:vAlign w:val="top"/>
          </w:tcPr>
          <w:p w14:paraId="2B239C8C" w14:textId="77777777" w:rsidR="00967FD0" w:rsidRPr="00DB1995" w:rsidRDefault="00967FD0" w:rsidP="00F16EFA">
            <w:pPr>
              <w:pStyle w:val="SDMTableBoxParaNotNumbered"/>
              <w:rPr>
                <w:rFonts w:ascii="Avenir Book" w:hAnsi="Avenir Book"/>
                <w:sz w:val="22"/>
                <w:szCs w:val="22"/>
              </w:rPr>
            </w:pPr>
            <w:r>
              <w:rPr>
                <w:rFonts w:ascii="Avenir Book" w:hAnsi="Avenir Book"/>
                <w:sz w:val="22"/>
                <w:szCs w:val="22"/>
              </w:rPr>
              <w:t>=</w:t>
            </w:r>
          </w:p>
        </w:tc>
        <w:tc>
          <w:tcPr>
            <w:tcW w:w="7692" w:type="dxa"/>
            <w:vAlign w:val="top"/>
          </w:tcPr>
          <w:p w14:paraId="10396AD3" w14:textId="77777777" w:rsidR="00967FD0" w:rsidRPr="00967FD0" w:rsidRDefault="00967FD0" w:rsidP="00F16EFA">
            <w:pPr>
              <w:pStyle w:val="SDMTableBoxParaNotNumbered"/>
              <w:rPr>
                <w:rFonts w:ascii="Avenir Book" w:hAnsi="Avenir Book"/>
                <w:sz w:val="22"/>
                <w:szCs w:val="22"/>
              </w:rPr>
            </w:pPr>
            <w:r w:rsidRPr="00967FD0">
              <w:rPr>
                <w:rFonts w:ascii="Avenir Book" w:hAnsi="Avenir Book"/>
                <w:sz w:val="22"/>
                <w:szCs w:val="22"/>
              </w:rPr>
              <w:t>Samples collected in year x</w:t>
            </w:r>
          </w:p>
        </w:tc>
      </w:tr>
      <w:tr w:rsidR="00967FD0" w:rsidRPr="00DB1995" w14:paraId="75213E09" w14:textId="77777777" w:rsidTr="00F16EFA">
        <w:tc>
          <w:tcPr>
            <w:tcW w:w="1701" w:type="dxa"/>
            <w:vAlign w:val="top"/>
          </w:tcPr>
          <w:p w14:paraId="433AF858" w14:textId="77777777" w:rsidR="00967FD0" w:rsidRPr="00DB1995" w:rsidRDefault="00967FD0" w:rsidP="00F16EFA">
            <w:pPr>
              <w:pStyle w:val="SDMTableBoxParaNotNumbered"/>
              <w:rPr>
                <w:rFonts w:ascii="Avenir Book" w:hAnsi="Avenir Book"/>
                <w:sz w:val="22"/>
                <w:szCs w:val="22"/>
              </w:rPr>
            </w:pPr>
            <w:r>
              <w:rPr>
                <w:rFonts w:ascii="Cambria Math" w:hAnsi="Cambria Math" w:cs="Cambria Math"/>
                <w:sz w:val="22"/>
                <w:szCs w:val="22"/>
              </w:rPr>
              <w:t>j</w:t>
            </w:r>
          </w:p>
        </w:tc>
        <w:tc>
          <w:tcPr>
            <w:tcW w:w="345" w:type="dxa"/>
            <w:vAlign w:val="top"/>
          </w:tcPr>
          <w:p w14:paraId="48561BE3" w14:textId="77777777" w:rsidR="00967FD0" w:rsidRPr="00DB1995" w:rsidRDefault="00967FD0" w:rsidP="00F16EFA">
            <w:pPr>
              <w:pStyle w:val="SDMTableBoxParaNotNumbered"/>
              <w:rPr>
                <w:rFonts w:ascii="Avenir Book" w:hAnsi="Avenir Book"/>
                <w:sz w:val="22"/>
                <w:szCs w:val="22"/>
              </w:rPr>
            </w:pPr>
            <w:r w:rsidRPr="00DB1995">
              <w:rPr>
                <w:rFonts w:ascii="Avenir Book" w:hAnsi="Avenir Book"/>
                <w:sz w:val="22"/>
                <w:szCs w:val="22"/>
              </w:rPr>
              <w:t>=</w:t>
            </w:r>
          </w:p>
        </w:tc>
        <w:tc>
          <w:tcPr>
            <w:tcW w:w="7692" w:type="dxa"/>
            <w:vAlign w:val="top"/>
          </w:tcPr>
          <w:p w14:paraId="2A78BE17" w14:textId="77777777" w:rsidR="00967FD0" w:rsidRPr="00DB1995" w:rsidRDefault="00967FD0" w:rsidP="00F16EFA">
            <w:pPr>
              <w:pStyle w:val="SDMTableBoxParaNotNumbered"/>
              <w:rPr>
                <w:rFonts w:ascii="Avenir Book" w:hAnsi="Avenir Book"/>
                <w:iCs/>
                <w:sz w:val="22"/>
                <w:szCs w:val="22"/>
              </w:rPr>
            </w:pPr>
            <w:r w:rsidRPr="00C94123">
              <w:rPr>
                <w:rFonts w:ascii="Avenir Book" w:hAnsi="Avenir Book"/>
                <w:sz w:val="22"/>
                <w:szCs w:val="22"/>
              </w:rPr>
              <w:t>Types of solid waste</w:t>
            </w:r>
          </w:p>
        </w:tc>
      </w:tr>
      <w:tr w:rsidR="00967FD0" w:rsidRPr="00DB1995" w14:paraId="2F1EA326" w14:textId="77777777" w:rsidTr="00F16EFA">
        <w:tc>
          <w:tcPr>
            <w:tcW w:w="1701" w:type="dxa"/>
            <w:vAlign w:val="top"/>
          </w:tcPr>
          <w:p w14:paraId="1755DCA1" w14:textId="77777777" w:rsidR="00967FD0" w:rsidRPr="00DB1995" w:rsidRDefault="00967FD0" w:rsidP="00F16EFA">
            <w:pPr>
              <w:pStyle w:val="SDMTableBoxParaNotNumbered"/>
              <w:rPr>
                <w:rFonts w:ascii="Cambria Math" w:hAnsi="Cambria Math" w:cs="Cambria Math"/>
                <w:sz w:val="22"/>
                <w:szCs w:val="22"/>
              </w:rPr>
            </w:pPr>
            <w:r>
              <w:rPr>
                <w:rFonts w:ascii="Cambria Math" w:hAnsi="Cambria Math" w:cs="Cambria Math"/>
                <w:sz w:val="22"/>
                <w:szCs w:val="22"/>
              </w:rPr>
              <w:t>x</w:t>
            </w:r>
          </w:p>
        </w:tc>
        <w:tc>
          <w:tcPr>
            <w:tcW w:w="345" w:type="dxa"/>
            <w:vAlign w:val="top"/>
          </w:tcPr>
          <w:p w14:paraId="53FDBB9E" w14:textId="77777777" w:rsidR="00967FD0" w:rsidRPr="00DB1995" w:rsidRDefault="00967FD0" w:rsidP="00F16EFA">
            <w:pPr>
              <w:pStyle w:val="SDMTableBoxParaNotNumbered"/>
              <w:rPr>
                <w:rFonts w:ascii="Avenir Book" w:hAnsi="Avenir Book"/>
                <w:sz w:val="22"/>
                <w:szCs w:val="22"/>
              </w:rPr>
            </w:pPr>
            <w:r>
              <w:rPr>
                <w:rFonts w:ascii="Avenir Book" w:hAnsi="Avenir Book"/>
                <w:sz w:val="22"/>
                <w:szCs w:val="22"/>
              </w:rPr>
              <w:t>=</w:t>
            </w:r>
          </w:p>
        </w:tc>
        <w:tc>
          <w:tcPr>
            <w:tcW w:w="7692" w:type="dxa"/>
            <w:vAlign w:val="top"/>
          </w:tcPr>
          <w:p w14:paraId="48137FE7" w14:textId="77777777" w:rsidR="00967FD0" w:rsidRPr="00C94123" w:rsidRDefault="00967FD0" w:rsidP="00F16EFA">
            <w:pPr>
              <w:pStyle w:val="SDMTableBoxParaNotNumbered"/>
              <w:rPr>
                <w:rFonts w:ascii="Avenir Book" w:hAnsi="Avenir Book"/>
                <w:sz w:val="22"/>
                <w:szCs w:val="22"/>
              </w:rPr>
            </w:pPr>
            <w:r w:rsidRPr="00C94123">
              <w:rPr>
                <w:rFonts w:ascii="Avenir Book" w:hAnsi="Avenir Book"/>
                <w:sz w:val="22"/>
                <w:szCs w:val="22"/>
              </w:rPr>
              <w:t>Years in the time period for which waste is disposed at the SWDS, extending from the first year in the time period (x = 1) to year y (x = y)</w:t>
            </w:r>
          </w:p>
        </w:tc>
      </w:tr>
    </w:tbl>
    <w:p w14:paraId="4565C7AA" w14:textId="77777777" w:rsidR="00C94123" w:rsidRDefault="00C94123" w:rsidP="00365220">
      <w:pPr>
        <w:rPr>
          <w:rFonts w:ascii="Avenir Book" w:eastAsia="MS Mincho" w:hAnsi="Avenir Book"/>
        </w:rPr>
      </w:pPr>
    </w:p>
    <w:p w14:paraId="6CA99CF2" w14:textId="77777777" w:rsidR="00967FD0" w:rsidRPr="00EF784A" w:rsidRDefault="00EF784A" w:rsidP="00365220">
      <w:pPr>
        <w:rPr>
          <w:rFonts w:ascii="Avenir Book" w:eastAsia="MS Mincho" w:hAnsi="Avenir Book"/>
          <w:u w:val="single"/>
        </w:rPr>
      </w:pPr>
      <w:r w:rsidRPr="00EF784A">
        <w:rPr>
          <w:rFonts w:ascii="Avenir Book" w:eastAsia="MS Mincho" w:hAnsi="Avenir Book"/>
          <w:u w:val="single"/>
        </w:rPr>
        <w:t>Deter</w:t>
      </w:r>
      <w:r>
        <w:rPr>
          <w:rFonts w:ascii="Avenir Book" w:eastAsia="MS Mincho" w:hAnsi="Avenir Book"/>
          <w:u w:val="single"/>
        </w:rPr>
        <w:t>mination</w:t>
      </w:r>
      <w:r w:rsidRPr="00EF784A">
        <w:rPr>
          <w:rFonts w:ascii="Avenir Book" w:eastAsia="MS Mincho" w:hAnsi="Avenir Book"/>
          <w:u w:val="single"/>
        </w:rPr>
        <w:t xml:space="preserve"> the fraction of DOC that decomposes in the SWDS (</w:t>
      </w:r>
      <w:proofErr w:type="spellStart"/>
      <w:proofErr w:type="gramStart"/>
      <w:r w:rsidRPr="00EF784A">
        <w:rPr>
          <w:rFonts w:ascii="Avenir Book" w:eastAsia="MS Mincho" w:hAnsi="Avenir Book"/>
          <w:u w:val="single"/>
        </w:rPr>
        <w:t>DOC</w:t>
      </w:r>
      <w:r w:rsidRPr="00EF784A">
        <w:rPr>
          <w:rFonts w:ascii="Avenir Book" w:eastAsia="MS Mincho" w:hAnsi="Avenir Book"/>
          <w:u w:val="single"/>
          <w:vertAlign w:val="subscript"/>
        </w:rPr>
        <w:t>f,y</w:t>
      </w:r>
      <w:proofErr w:type="spellEnd"/>
      <w:proofErr w:type="gramEnd"/>
      <w:r w:rsidRPr="00EF784A">
        <w:rPr>
          <w:rFonts w:ascii="Avenir Book" w:eastAsia="MS Mincho" w:hAnsi="Avenir Book"/>
          <w:u w:val="single"/>
        </w:rPr>
        <w:t>)</w:t>
      </w:r>
    </w:p>
    <w:p w14:paraId="41F6E819" w14:textId="77777777" w:rsidR="00EF784A" w:rsidRDefault="00EF784A" w:rsidP="00365220">
      <w:pPr>
        <w:rPr>
          <w:rFonts w:ascii="Avenir Book" w:eastAsia="MS Mincho" w:hAnsi="Avenir Book"/>
        </w:rPr>
      </w:pPr>
      <w:r>
        <w:rPr>
          <w:rFonts w:ascii="Avenir Book" w:eastAsia="MS Mincho" w:hAnsi="Avenir Book"/>
        </w:rPr>
        <w:t>Default value (application A) is considered for this project.</w:t>
      </w:r>
    </w:p>
    <w:p w14:paraId="3832EE69" w14:textId="77777777" w:rsidR="00EF784A" w:rsidRDefault="00EF784A" w:rsidP="00365220">
      <w:pPr>
        <w:rPr>
          <w:rFonts w:ascii="Avenir Book" w:eastAsia="MS Mincho" w:hAnsi="Avenir Book"/>
        </w:rPr>
      </w:pPr>
    </w:p>
    <w:p w14:paraId="14F0F821" w14:textId="77777777" w:rsidR="00EF784A" w:rsidRDefault="00EF784A" w:rsidP="00365220">
      <w:pPr>
        <w:rPr>
          <w:rFonts w:ascii="Avenir Book" w:eastAsia="MS Mincho" w:hAnsi="Avenir Book"/>
          <w:u w:val="single"/>
        </w:rPr>
      </w:pPr>
      <w:r w:rsidRPr="00EF784A">
        <w:rPr>
          <w:rFonts w:ascii="Avenir Book" w:eastAsia="MS Mincho" w:hAnsi="Avenir Book"/>
          <w:u w:val="single"/>
        </w:rPr>
        <w:t>D</w:t>
      </w:r>
      <w:r>
        <w:rPr>
          <w:rFonts w:ascii="Avenir Book" w:eastAsia="MS Mincho" w:hAnsi="Avenir Book"/>
          <w:u w:val="single"/>
        </w:rPr>
        <w:t>etermination of</w:t>
      </w:r>
      <w:r w:rsidRPr="00EF784A">
        <w:rPr>
          <w:rFonts w:ascii="Avenir Book" w:eastAsia="MS Mincho" w:hAnsi="Avenir Book"/>
          <w:u w:val="single"/>
        </w:rPr>
        <w:t xml:space="preserve"> the methane correction factor (</w:t>
      </w:r>
      <w:proofErr w:type="spellStart"/>
      <w:r w:rsidRPr="00EF784A">
        <w:rPr>
          <w:rFonts w:ascii="Avenir Book" w:eastAsia="MS Mincho" w:hAnsi="Avenir Book"/>
          <w:u w:val="single"/>
        </w:rPr>
        <w:t>MCFy</w:t>
      </w:r>
      <w:proofErr w:type="spellEnd"/>
      <w:r w:rsidRPr="00EF784A">
        <w:rPr>
          <w:rFonts w:ascii="Avenir Book" w:eastAsia="MS Mincho" w:hAnsi="Avenir Book"/>
          <w:u w:val="single"/>
        </w:rPr>
        <w:t>)</w:t>
      </w:r>
    </w:p>
    <w:p w14:paraId="7B6BD67D" w14:textId="77777777" w:rsidR="00EF784A" w:rsidRDefault="00EF784A" w:rsidP="00365220">
      <w:pPr>
        <w:rPr>
          <w:rFonts w:ascii="Avenir Book" w:eastAsia="MS Mincho" w:hAnsi="Avenir Book"/>
        </w:rPr>
      </w:pPr>
      <w:r>
        <w:rPr>
          <w:rFonts w:ascii="Avenir Book" w:eastAsia="MS Mincho" w:hAnsi="Avenir Book"/>
        </w:rPr>
        <w:t xml:space="preserve">Default value (application A) is considered for this project. </w:t>
      </w:r>
    </w:p>
    <w:p w14:paraId="731064B4" w14:textId="77777777" w:rsidR="00EF784A" w:rsidRDefault="00EF784A" w:rsidP="00365220">
      <w:pPr>
        <w:rPr>
          <w:rFonts w:ascii="Avenir Book" w:eastAsia="MS Mincho" w:hAnsi="Avenir Book"/>
        </w:rPr>
      </w:pPr>
    </w:p>
    <w:p w14:paraId="56F451CA" w14:textId="77777777" w:rsidR="00EF784A" w:rsidRPr="00F773A5" w:rsidRDefault="00EF784A" w:rsidP="00365220">
      <w:pPr>
        <w:rPr>
          <w:rFonts w:ascii="Avenir Book" w:eastAsia="MS Mincho" w:hAnsi="Avenir Book"/>
          <w:b/>
          <w:u w:val="single"/>
        </w:rPr>
      </w:pPr>
    </w:p>
    <w:p w14:paraId="75F28AB8" w14:textId="77777777" w:rsidR="00EF784A" w:rsidRDefault="00EF784A" w:rsidP="00365220">
      <w:pPr>
        <w:rPr>
          <w:rFonts w:ascii="Avenir Book" w:eastAsia="MS Mincho" w:hAnsi="Avenir Book"/>
          <w:b/>
          <w:u w:val="single"/>
        </w:rPr>
      </w:pPr>
      <w:r w:rsidRPr="00F773A5">
        <w:rPr>
          <w:rFonts w:ascii="Avenir Book" w:eastAsia="MS Mincho" w:hAnsi="Avenir Book"/>
          <w:b/>
          <w:u w:val="single"/>
        </w:rPr>
        <w:t xml:space="preserve">Project </w:t>
      </w:r>
      <w:r w:rsidR="00F773A5" w:rsidRPr="00F773A5">
        <w:rPr>
          <w:rFonts w:ascii="Avenir Book" w:eastAsia="MS Mincho" w:hAnsi="Avenir Book"/>
          <w:b/>
          <w:u w:val="single"/>
        </w:rPr>
        <w:t>emission:</w:t>
      </w:r>
    </w:p>
    <w:p w14:paraId="74C0BAF6" w14:textId="77777777" w:rsidR="00F773A5" w:rsidRDefault="00F773A5" w:rsidP="00365220">
      <w:pPr>
        <w:rPr>
          <w:rFonts w:ascii="Avenir Book" w:eastAsia="MS Mincho" w:hAnsi="Avenir Book"/>
        </w:rPr>
      </w:pPr>
      <w:r w:rsidRPr="00F773A5">
        <w:rPr>
          <w:rFonts w:ascii="Avenir Book" w:eastAsia="MS Mincho" w:hAnsi="Avenir Book"/>
        </w:rPr>
        <w:t>Project emissions from composting process (</w:t>
      </w:r>
      <w:r w:rsidRPr="00F773A5">
        <w:rPr>
          <w:rFonts w:ascii="Cambria Math" w:eastAsia="MS Mincho" w:hAnsi="Cambria Math" w:cs="Cambria Math"/>
        </w:rPr>
        <w:t>𝑃𝐸</w:t>
      </w:r>
      <w:r w:rsidRPr="00F773A5">
        <w:rPr>
          <w:rFonts w:ascii="Cambria Math" w:eastAsia="MS Mincho" w:hAnsi="Cambria Math" w:cs="Cambria Math"/>
          <w:vertAlign w:val="subscript"/>
        </w:rPr>
        <w:t>𝑦</w:t>
      </w:r>
      <w:r w:rsidRPr="00F773A5">
        <w:rPr>
          <w:rFonts w:ascii="Avenir Book" w:eastAsia="MS Mincho" w:hAnsi="Avenir Book"/>
        </w:rPr>
        <w:t>) will be determined as per the methodological tool “Project and leakage emissions from composting”, version 2.</w:t>
      </w:r>
      <w:r>
        <w:rPr>
          <w:rFonts w:ascii="Avenir Book" w:eastAsia="MS Mincho" w:hAnsi="Avenir Book"/>
        </w:rPr>
        <w:t xml:space="preserve"> As per the tool the project emission from composting is calculated as below</w:t>
      </w:r>
    </w:p>
    <w:p w14:paraId="20D174F7" w14:textId="77777777" w:rsidR="00F773A5" w:rsidRPr="008966C4" w:rsidRDefault="00D3492D" w:rsidP="00365220">
      <w:pPr>
        <w:rPr>
          <w:rFonts w:ascii="Avenir Book" w:eastAsia="MS Mincho" w:hAnsi="Avenir Book"/>
        </w:rPr>
      </w:pPr>
      <w:proofErr w:type="spellStart"/>
      <w:r>
        <w:rPr>
          <w:rFonts w:ascii="Cambria Math" w:hAnsi="Cambria Math" w:cs="Cambria Math"/>
        </w:rPr>
        <w:lastRenderedPageBreak/>
        <w:t>PE</w:t>
      </w:r>
      <w:r w:rsidRPr="008F3FA9">
        <w:rPr>
          <w:rFonts w:ascii="Cambria Math" w:hAnsi="Cambria Math" w:cs="Cambria Math"/>
          <w:vertAlign w:val="subscript"/>
        </w:rPr>
        <w:t>y</w:t>
      </w:r>
      <w:proofErr w:type="spellEnd"/>
      <w:r>
        <w:rPr>
          <w:rFonts w:ascii="Cambria Math" w:hAnsi="Cambria Math" w:cs="Cambria Math"/>
        </w:rPr>
        <w:t xml:space="preserve"> = </w:t>
      </w:r>
      <w:r w:rsidR="00F773A5" w:rsidRPr="008966C4">
        <w:rPr>
          <w:rFonts w:ascii="Cambria Math" w:hAnsi="Cambria Math" w:cs="Cambria Math"/>
        </w:rPr>
        <w:t>𝑃𝐸</w:t>
      </w:r>
      <w:r w:rsidR="00F773A5" w:rsidRPr="008966C4">
        <w:rPr>
          <w:rFonts w:ascii="Cambria Math" w:hAnsi="Cambria Math" w:cs="Cambria Math"/>
          <w:vertAlign w:val="subscript"/>
        </w:rPr>
        <w:t>𝐶𝑂𝑀𝑃</w:t>
      </w:r>
      <w:r w:rsidR="00F773A5" w:rsidRPr="008966C4">
        <w:rPr>
          <w:rFonts w:ascii="Avenir Book" w:hAnsi="Avenir Book"/>
          <w:vertAlign w:val="subscript"/>
        </w:rPr>
        <w:t>,</w:t>
      </w:r>
      <w:r w:rsidR="00F773A5" w:rsidRPr="008966C4">
        <w:rPr>
          <w:rFonts w:ascii="Avenir Book" w:hAnsi="Avenir Book"/>
        </w:rPr>
        <w:t xml:space="preserve"> = </w:t>
      </w:r>
      <w:r w:rsidR="00F773A5" w:rsidRPr="008966C4">
        <w:rPr>
          <w:rFonts w:ascii="Cambria Math" w:hAnsi="Cambria Math" w:cs="Cambria Math"/>
        </w:rPr>
        <w:t>𝑃𝐸</w:t>
      </w:r>
      <w:r w:rsidR="00F773A5" w:rsidRPr="008966C4">
        <w:rPr>
          <w:rFonts w:ascii="Cambria Math" w:hAnsi="Cambria Math" w:cs="Cambria Math"/>
          <w:vertAlign w:val="subscript"/>
        </w:rPr>
        <w:t>𝐸𝐶</w:t>
      </w:r>
      <w:r w:rsidR="00F773A5" w:rsidRPr="008966C4">
        <w:rPr>
          <w:rFonts w:ascii="Avenir Book" w:hAnsi="Avenir Book"/>
          <w:vertAlign w:val="subscript"/>
        </w:rPr>
        <w:t xml:space="preserve">, </w:t>
      </w:r>
      <w:r w:rsidR="00F773A5" w:rsidRPr="008966C4">
        <w:rPr>
          <w:rFonts w:ascii="Avenir Book" w:hAnsi="Avenir Book"/>
        </w:rPr>
        <w:t xml:space="preserve">+ </w:t>
      </w:r>
      <w:proofErr w:type="gramStart"/>
      <w:r w:rsidR="00F773A5" w:rsidRPr="008966C4">
        <w:rPr>
          <w:rFonts w:ascii="Cambria Math" w:hAnsi="Cambria Math" w:cs="Cambria Math"/>
        </w:rPr>
        <w:t>𝑃𝐸</w:t>
      </w:r>
      <w:r w:rsidR="00F773A5" w:rsidRPr="008966C4">
        <w:rPr>
          <w:rFonts w:ascii="Cambria Math" w:hAnsi="Cambria Math" w:cs="Cambria Math"/>
          <w:vertAlign w:val="subscript"/>
        </w:rPr>
        <w:t>𝐹𝐶</w:t>
      </w:r>
      <w:r w:rsidR="00F773A5" w:rsidRPr="008966C4">
        <w:rPr>
          <w:rFonts w:ascii="Avenir Book" w:hAnsi="Avenir Book"/>
          <w:vertAlign w:val="subscript"/>
        </w:rPr>
        <w:t>,</w:t>
      </w:r>
      <w:r w:rsidR="00F773A5" w:rsidRPr="008966C4">
        <w:rPr>
          <w:rFonts w:ascii="Cambria Math" w:hAnsi="Cambria Math" w:cs="Cambria Math"/>
          <w:vertAlign w:val="subscript"/>
        </w:rPr>
        <w:t>𝑦</w:t>
      </w:r>
      <w:proofErr w:type="gramEnd"/>
      <w:r w:rsidR="00F773A5" w:rsidRPr="008966C4">
        <w:rPr>
          <w:rFonts w:ascii="Avenir Book" w:hAnsi="Avenir Book"/>
          <w:vertAlign w:val="subscript"/>
        </w:rPr>
        <w:t xml:space="preserve"> </w:t>
      </w:r>
      <w:r w:rsidR="00F773A5" w:rsidRPr="008966C4">
        <w:rPr>
          <w:rFonts w:ascii="Avenir Book" w:hAnsi="Avenir Book"/>
        </w:rPr>
        <w:t xml:space="preserve">+ </w:t>
      </w:r>
      <w:r w:rsidR="00F773A5" w:rsidRPr="008966C4">
        <w:rPr>
          <w:rFonts w:ascii="Cambria Math" w:hAnsi="Cambria Math" w:cs="Cambria Math"/>
        </w:rPr>
        <w:t>𝑃𝐸</w:t>
      </w:r>
      <w:r w:rsidR="00F773A5" w:rsidRPr="008966C4">
        <w:rPr>
          <w:rFonts w:ascii="Cambria Math" w:hAnsi="Cambria Math" w:cs="Cambria Math"/>
          <w:vertAlign w:val="subscript"/>
        </w:rPr>
        <w:t>𝐶𝐻</w:t>
      </w:r>
      <w:r w:rsidR="00F773A5" w:rsidRPr="008966C4">
        <w:rPr>
          <w:rFonts w:ascii="Avenir Book" w:hAnsi="Avenir Book"/>
          <w:vertAlign w:val="subscript"/>
        </w:rPr>
        <w:t>4,</w:t>
      </w:r>
      <w:r w:rsidR="00F773A5" w:rsidRPr="008966C4">
        <w:rPr>
          <w:rFonts w:ascii="Cambria Math" w:hAnsi="Cambria Math" w:cs="Cambria Math"/>
          <w:vertAlign w:val="subscript"/>
        </w:rPr>
        <w:t>𝑦</w:t>
      </w:r>
      <w:r w:rsidR="00F773A5" w:rsidRPr="008966C4">
        <w:rPr>
          <w:rFonts w:ascii="Avenir Book" w:hAnsi="Avenir Book"/>
          <w:vertAlign w:val="subscript"/>
        </w:rPr>
        <w:t xml:space="preserve"> </w:t>
      </w:r>
      <w:r w:rsidR="00F773A5" w:rsidRPr="008966C4">
        <w:rPr>
          <w:rFonts w:ascii="Avenir Book" w:hAnsi="Avenir Book"/>
        </w:rPr>
        <w:t xml:space="preserve">+ </w:t>
      </w:r>
      <w:r w:rsidR="00F773A5" w:rsidRPr="008966C4">
        <w:rPr>
          <w:rFonts w:ascii="Cambria Math" w:hAnsi="Cambria Math" w:cs="Cambria Math"/>
        </w:rPr>
        <w:t>𝑃𝐸</w:t>
      </w:r>
      <w:r w:rsidR="00F773A5" w:rsidRPr="008966C4">
        <w:rPr>
          <w:rFonts w:ascii="Cambria Math" w:hAnsi="Cambria Math" w:cs="Cambria Math"/>
          <w:vertAlign w:val="subscript"/>
        </w:rPr>
        <w:t>𝑁</w:t>
      </w:r>
      <w:r w:rsidR="00F773A5" w:rsidRPr="008966C4">
        <w:rPr>
          <w:rFonts w:ascii="Avenir Book" w:hAnsi="Avenir Book"/>
          <w:vertAlign w:val="subscript"/>
        </w:rPr>
        <w:t>20,</w:t>
      </w:r>
      <w:r w:rsidR="00F773A5" w:rsidRPr="008966C4">
        <w:rPr>
          <w:rFonts w:ascii="Cambria Math" w:hAnsi="Cambria Math" w:cs="Cambria Math"/>
          <w:vertAlign w:val="subscript"/>
        </w:rPr>
        <w:t>𝑦</w:t>
      </w:r>
      <w:r w:rsidR="00F773A5" w:rsidRPr="008966C4">
        <w:rPr>
          <w:rFonts w:ascii="Avenir Book" w:hAnsi="Avenir Book"/>
          <w:vertAlign w:val="subscript"/>
        </w:rPr>
        <w:t xml:space="preserve"> </w:t>
      </w:r>
      <w:r w:rsidR="00F773A5" w:rsidRPr="008966C4">
        <w:rPr>
          <w:rFonts w:ascii="Avenir Book" w:hAnsi="Avenir Book"/>
        </w:rPr>
        <w:t xml:space="preserve">+ </w:t>
      </w:r>
      <w:r w:rsidR="00F773A5" w:rsidRPr="008966C4">
        <w:rPr>
          <w:rFonts w:ascii="Cambria Math" w:hAnsi="Cambria Math" w:cs="Cambria Math"/>
        </w:rPr>
        <w:t>𝑃𝐸</w:t>
      </w:r>
      <w:r w:rsidR="00F773A5" w:rsidRPr="008966C4">
        <w:rPr>
          <w:rFonts w:ascii="Cambria Math" w:hAnsi="Cambria Math" w:cs="Cambria Math"/>
          <w:vertAlign w:val="subscript"/>
        </w:rPr>
        <w:t>𝑅𝑂</w:t>
      </w:r>
      <w:r w:rsidR="00F773A5" w:rsidRPr="008966C4">
        <w:rPr>
          <w:rFonts w:ascii="Avenir Book" w:hAnsi="Avenir Book"/>
          <w:vertAlign w:val="subscript"/>
        </w:rPr>
        <w:t>,</w:t>
      </w:r>
      <w:r w:rsidR="00F773A5" w:rsidRPr="008966C4">
        <w:rPr>
          <w:rFonts w:ascii="Avenir Book" w:hAnsi="Avenir Book" w:cs="Tahoma"/>
          <w:vertAlign w:val="subscript"/>
        </w:rPr>
        <w:t>y</w:t>
      </w:r>
    </w:p>
    <w:p w14:paraId="1E80FC7A" w14:textId="77777777" w:rsidR="00F773A5" w:rsidRDefault="00F773A5" w:rsidP="00365220">
      <w:pPr>
        <w:rPr>
          <w:rFonts w:ascii="Avenir Book" w:eastAsia="MS Mincho" w:hAnsi="Avenir Book"/>
          <w:b/>
          <w:u w:val="single"/>
        </w:rPr>
      </w:pPr>
    </w:p>
    <w:tbl>
      <w:tblPr>
        <w:tblStyle w:val="SDMMethTableEquationParameters"/>
        <w:tblW w:w="9738" w:type="dxa"/>
        <w:tblInd w:w="0" w:type="dxa"/>
        <w:tblLook w:val="04A0" w:firstRow="1" w:lastRow="0" w:firstColumn="1" w:lastColumn="0" w:noHBand="0" w:noVBand="1"/>
      </w:tblPr>
      <w:tblGrid>
        <w:gridCol w:w="1699"/>
        <w:gridCol w:w="363"/>
        <w:gridCol w:w="7676"/>
      </w:tblGrid>
      <w:tr w:rsidR="00F773A5" w:rsidRPr="00F773A5" w14:paraId="57CF1FCD" w14:textId="77777777" w:rsidTr="00F773A5">
        <w:tc>
          <w:tcPr>
            <w:tcW w:w="1701" w:type="dxa"/>
            <w:vAlign w:val="top"/>
          </w:tcPr>
          <w:p w14:paraId="55629881" w14:textId="77777777" w:rsidR="00F773A5" w:rsidRPr="008966C4" w:rsidRDefault="00F773A5" w:rsidP="00F16EFA">
            <w:pPr>
              <w:pStyle w:val="SDMTableBoxParaNotNumbered"/>
              <w:rPr>
                <w:rFonts w:ascii="Avenir Book" w:hAnsi="Avenir Book"/>
                <w:iCs/>
                <w:sz w:val="22"/>
                <w:szCs w:val="22"/>
              </w:rPr>
            </w:pPr>
            <w:r w:rsidRPr="008966C4">
              <w:rPr>
                <w:rFonts w:ascii="Cambria Math" w:hAnsi="Cambria Math" w:cs="Cambria Math"/>
              </w:rPr>
              <w:t>𝑃𝐸</w:t>
            </w:r>
            <w:r w:rsidRPr="008966C4">
              <w:rPr>
                <w:rFonts w:ascii="Cambria Math" w:hAnsi="Cambria Math" w:cs="Cambria Math"/>
                <w:vertAlign w:val="subscript"/>
              </w:rPr>
              <w:t>𝐶𝑂𝑀𝑃</w:t>
            </w:r>
            <w:r w:rsidRPr="008966C4">
              <w:rPr>
                <w:rFonts w:ascii="Avenir Book" w:hAnsi="Avenir Book"/>
                <w:vertAlign w:val="subscript"/>
              </w:rPr>
              <w:t>,</w:t>
            </w:r>
            <w:r w:rsidRPr="008966C4">
              <w:rPr>
                <w:rFonts w:ascii="Cambria Math" w:hAnsi="Cambria Math" w:cs="Cambria Math"/>
                <w:vertAlign w:val="subscript"/>
              </w:rPr>
              <w:t>𝑦</w:t>
            </w:r>
          </w:p>
        </w:tc>
        <w:tc>
          <w:tcPr>
            <w:tcW w:w="345" w:type="dxa"/>
            <w:vAlign w:val="top"/>
          </w:tcPr>
          <w:p w14:paraId="428171F1" w14:textId="77777777" w:rsidR="00F773A5" w:rsidRPr="00F773A5" w:rsidRDefault="00F773A5" w:rsidP="00F16EFA">
            <w:pPr>
              <w:pStyle w:val="SDMTableBoxParaNotNumbered"/>
              <w:rPr>
                <w:rFonts w:ascii="Avenir Book" w:hAnsi="Avenir Book"/>
                <w:sz w:val="22"/>
                <w:szCs w:val="22"/>
              </w:rPr>
            </w:pPr>
            <w:r w:rsidRPr="00F773A5">
              <w:rPr>
                <w:rFonts w:ascii="Avenir Book" w:hAnsi="Avenir Book"/>
                <w:sz w:val="22"/>
                <w:szCs w:val="22"/>
              </w:rPr>
              <w:t>=</w:t>
            </w:r>
          </w:p>
        </w:tc>
        <w:tc>
          <w:tcPr>
            <w:tcW w:w="7692" w:type="dxa"/>
            <w:vAlign w:val="top"/>
          </w:tcPr>
          <w:p w14:paraId="7AFD05A9" w14:textId="77777777" w:rsidR="00F773A5" w:rsidRPr="00F773A5" w:rsidRDefault="00F773A5" w:rsidP="00F16EFA">
            <w:pPr>
              <w:pStyle w:val="SDMTableBoxParaNotNumbered"/>
              <w:rPr>
                <w:rFonts w:ascii="Avenir Book" w:hAnsi="Avenir Book"/>
                <w:sz w:val="22"/>
                <w:szCs w:val="22"/>
              </w:rPr>
            </w:pPr>
            <w:r w:rsidRPr="00F773A5">
              <w:rPr>
                <w:rFonts w:ascii="Avenir Book" w:hAnsi="Avenir Book"/>
              </w:rPr>
              <w:t>Project emissions associated with composting in year y (t CO</w:t>
            </w:r>
            <w:r w:rsidRPr="00F773A5">
              <w:rPr>
                <w:rFonts w:ascii="Avenir Book" w:hAnsi="Avenir Book"/>
                <w:vertAlign w:val="subscript"/>
              </w:rPr>
              <w:t>2</w:t>
            </w:r>
            <w:r w:rsidRPr="00F773A5">
              <w:rPr>
                <w:rFonts w:ascii="Avenir Book" w:hAnsi="Avenir Book"/>
              </w:rPr>
              <w:t>e/</w:t>
            </w:r>
            <w:proofErr w:type="spellStart"/>
            <w:r w:rsidRPr="00F773A5">
              <w:rPr>
                <w:rFonts w:ascii="Avenir Book" w:hAnsi="Avenir Book"/>
              </w:rPr>
              <w:t>yr</w:t>
            </w:r>
            <w:proofErr w:type="spellEnd"/>
            <w:r w:rsidRPr="00F773A5">
              <w:rPr>
                <w:rFonts w:ascii="Avenir Book" w:hAnsi="Avenir Book"/>
              </w:rPr>
              <w:t>)</w:t>
            </w:r>
          </w:p>
        </w:tc>
      </w:tr>
      <w:tr w:rsidR="00F773A5" w:rsidRPr="00F773A5" w14:paraId="3AE13745" w14:textId="77777777" w:rsidTr="00F773A5">
        <w:tc>
          <w:tcPr>
            <w:tcW w:w="1701" w:type="dxa"/>
            <w:vAlign w:val="top"/>
          </w:tcPr>
          <w:p w14:paraId="4003DB9B" w14:textId="77777777" w:rsidR="00F773A5" w:rsidRPr="008966C4" w:rsidRDefault="00F773A5" w:rsidP="00F16EFA">
            <w:pPr>
              <w:pStyle w:val="SDMTableBoxParaNotNumbered"/>
              <w:rPr>
                <w:rFonts w:ascii="Avenir Book" w:hAnsi="Avenir Book"/>
                <w:iCs/>
                <w:snapToGrid w:val="0"/>
                <w:sz w:val="22"/>
                <w:szCs w:val="22"/>
              </w:rPr>
            </w:pPr>
            <w:r w:rsidRPr="008966C4">
              <w:rPr>
                <w:rFonts w:ascii="Cambria Math" w:hAnsi="Cambria Math" w:cs="Cambria Math"/>
              </w:rPr>
              <w:t>𝑃𝐸</w:t>
            </w:r>
            <w:r w:rsidRPr="008966C4">
              <w:rPr>
                <w:rFonts w:ascii="Cambria Math" w:hAnsi="Cambria Math" w:cs="Cambria Math"/>
                <w:vertAlign w:val="subscript"/>
              </w:rPr>
              <w:t>𝐸𝐶</w:t>
            </w:r>
            <w:r w:rsidRPr="008966C4">
              <w:rPr>
                <w:rFonts w:ascii="Avenir Book" w:hAnsi="Avenir Book"/>
                <w:vertAlign w:val="subscript"/>
              </w:rPr>
              <w:t>,</w:t>
            </w:r>
            <w:r w:rsidRPr="008966C4">
              <w:rPr>
                <w:rFonts w:ascii="Cambria Math" w:hAnsi="Cambria Math" w:cs="Cambria Math"/>
                <w:vertAlign w:val="subscript"/>
              </w:rPr>
              <w:t>𝑦</w:t>
            </w:r>
          </w:p>
        </w:tc>
        <w:tc>
          <w:tcPr>
            <w:tcW w:w="345" w:type="dxa"/>
            <w:vAlign w:val="top"/>
          </w:tcPr>
          <w:p w14:paraId="6F0CA4DE" w14:textId="77777777" w:rsidR="00F773A5" w:rsidRPr="00F773A5" w:rsidRDefault="00F773A5" w:rsidP="00F16EFA">
            <w:pPr>
              <w:pStyle w:val="SDMTableBoxParaNotNumbered"/>
              <w:rPr>
                <w:rFonts w:ascii="Avenir Book" w:hAnsi="Avenir Book"/>
                <w:sz w:val="22"/>
                <w:szCs w:val="22"/>
              </w:rPr>
            </w:pPr>
            <w:r w:rsidRPr="00F773A5">
              <w:rPr>
                <w:rFonts w:ascii="Avenir Book" w:hAnsi="Avenir Book"/>
                <w:sz w:val="22"/>
                <w:szCs w:val="22"/>
              </w:rPr>
              <w:t>=</w:t>
            </w:r>
          </w:p>
        </w:tc>
        <w:tc>
          <w:tcPr>
            <w:tcW w:w="7692" w:type="dxa"/>
            <w:vAlign w:val="top"/>
          </w:tcPr>
          <w:p w14:paraId="531DD780" w14:textId="77777777" w:rsidR="00F773A5" w:rsidRPr="00F773A5" w:rsidRDefault="00F773A5" w:rsidP="00F16EFA">
            <w:pPr>
              <w:pStyle w:val="SDMTableBoxParaNotNumbered"/>
              <w:rPr>
                <w:rFonts w:ascii="Avenir Book" w:hAnsi="Avenir Book"/>
                <w:snapToGrid w:val="0"/>
                <w:sz w:val="22"/>
                <w:szCs w:val="22"/>
              </w:rPr>
            </w:pPr>
            <w:r w:rsidRPr="00F773A5">
              <w:rPr>
                <w:rFonts w:ascii="Avenir Book" w:hAnsi="Avenir Book"/>
              </w:rPr>
              <w:t>Project emissions from electricity consumption associated with composting in year y (t CO</w:t>
            </w:r>
            <w:r w:rsidRPr="00F773A5">
              <w:rPr>
                <w:rFonts w:ascii="Avenir Book" w:hAnsi="Avenir Book"/>
                <w:vertAlign w:val="subscript"/>
              </w:rPr>
              <w:t>2</w:t>
            </w:r>
            <w:r w:rsidRPr="00F773A5">
              <w:rPr>
                <w:rFonts w:ascii="Avenir Book" w:hAnsi="Avenir Book"/>
              </w:rPr>
              <w:t>/</w:t>
            </w:r>
            <w:proofErr w:type="spellStart"/>
            <w:r w:rsidRPr="00F773A5">
              <w:rPr>
                <w:rFonts w:ascii="Avenir Book" w:hAnsi="Avenir Book"/>
              </w:rPr>
              <w:t>yr</w:t>
            </w:r>
            <w:proofErr w:type="spellEnd"/>
            <w:r w:rsidRPr="00F773A5">
              <w:rPr>
                <w:rFonts w:ascii="Avenir Book" w:hAnsi="Avenir Book"/>
              </w:rPr>
              <w:t>)</w:t>
            </w:r>
          </w:p>
        </w:tc>
      </w:tr>
      <w:tr w:rsidR="00F773A5" w:rsidRPr="00F773A5" w14:paraId="68DCD1D2" w14:textId="77777777" w:rsidTr="00F773A5">
        <w:tc>
          <w:tcPr>
            <w:tcW w:w="1701" w:type="dxa"/>
            <w:vAlign w:val="top"/>
          </w:tcPr>
          <w:p w14:paraId="6D122FE0" w14:textId="77777777" w:rsidR="00F773A5" w:rsidRPr="008966C4" w:rsidRDefault="00F773A5" w:rsidP="00F16EFA">
            <w:pPr>
              <w:pStyle w:val="SDMTableBoxParaNotNumbered"/>
              <w:rPr>
                <w:rFonts w:ascii="Avenir Book" w:hAnsi="Avenir Book"/>
                <w:iCs/>
                <w:sz w:val="22"/>
                <w:szCs w:val="22"/>
              </w:rPr>
            </w:pPr>
            <w:r w:rsidRPr="008966C4">
              <w:rPr>
                <w:rFonts w:ascii="Cambria Math" w:hAnsi="Cambria Math" w:cs="Cambria Math"/>
              </w:rPr>
              <w:t>𝑃𝐸</w:t>
            </w:r>
            <w:r w:rsidRPr="008966C4">
              <w:rPr>
                <w:rFonts w:ascii="Cambria Math" w:hAnsi="Cambria Math" w:cs="Cambria Math"/>
                <w:vertAlign w:val="subscript"/>
              </w:rPr>
              <w:t>𝐹𝐶</w:t>
            </w:r>
            <w:r w:rsidRPr="008966C4">
              <w:rPr>
                <w:rFonts w:ascii="Avenir Book" w:hAnsi="Avenir Book"/>
                <w:vertAlign w:val="subscript"/>
              </w:rPr>
              <w:t>,</w:t>
            </w:r>
            <w:r w:rsidRPr="008966C4">
              <w:rPr>
                <w:rFonts w:ascii="Cambria Math" w:hAnsi="Cambria Math" w:cs="Cambria Math"/>
                <w:vertAlign w:val="subscript"/>
              </w:rPr>
              <w:t>𝑦</w:t>
            </w:r>
          </w:p>
        </w:tc>
        <w:tc>
          <w:tcPr>
            <w:tcW w:w="345" w:type="dxa"/>
            <w:vAlign w:val="top"/>
          </w:tcPr>
          <w:p w14:paraId="6DC38E19" w14:textId="77777777" w:rsidR="00F773A5" w:rsidRPr="00F773A5" w:rsidRDefault="00F773A5" w:rsidP="00F16EFA">
            <w:pPr>
              <w:pStyle w:val="SDMTableBoxParaNotNumbered"/>
              <w:rPr>
                <w:rFonts w:ascii="Avenir Book" w:hAnsi="Avenir Book"/>
                <w:sz w:val="22"/>
                <w:szCs w:val="22"/>
              </w:rPr>
            </w:pPr>
            <w:r w:rsidRPr="00F773A5">
              <w:rPr>
                <w:rFonts w:ascii="Avenir Book" w:hAnsi="Avenir Book"/>
                <w:sz w:val="22"/>
                <w:szCs w:val="22"/>
              </w:rPr>
              <w:t>=</w:t>
            </w:r>
          </w:p>
        </w:tc>
        <w:tc>
          <w:tcPr>
            <w:tcW w:w="7692" w:type="dxa"/>
            <w:vAlign w:val="top"/>
          </w:tcPr>
          <w:p w14:paraId="022F3A50" w14:textId="77777777" w:rsidR="00F773A5" w:rsidRPr="00F773A5" w:rsidRDefault="00F773A5" w:rsidP="00F16EFA">
            <w:pPr>
              <w:pStyle w:val="SDMTableBoxParaNotNumbered"/>
              <w:rPr>
                <w:rFonts w:ascii="Avenir Book" w:hAnsi="Avenir Book"/>
                <w:iCs/>
                <w:sz w:val="22"/>
                <w:szCs w:val="22"/>
              </w:rPr>
            </w:pPr>
            <w:r w:rsidRPr="00F773A5">
              <w:rPr>
                <w:rFonts w:ascii="Avenir Book" w:hAnsi="Avenir Book"/>
              </w:rPr>
              <w:t>Project emissions from fossil fuel consumption associated with composting in year y (t CO</w:t>
            </w:r>
            <w:r w:rsidRPr="00F773A5">
              <w:rPr>
                <w:rFonts w:ascii="Avenir Book" w:hAnsi="Avenir Book"/>
                <w:vertAlign w:val="subscript"/>
              </w:rPr>
              <w:t>2</w:t>
            </w:r>
            <w:r w:rsidRPr="00F773A5">
              <w:rPr>
                <w:rFonts w:ascii="Avenir Book" w:hAnsi="Avenir Book"/>
              </w:rPr>
              <w:t>/</w:t>
            </w:r>
            <w:proofErr w:type="spellStart"/>
            <w:r w:rsidRPr="00F773A5">
              <w:rPr>
                <w:rFonts w:ascii="Avenir Book" w:hAnsi="Avenir Book"/>
              </w:rPr>
              <w:t>yr</w:t>
            </w:r>
            <w:proofErr w:type="spellEnd"/>
            <w:r w:rsidRPr="00F773A5">
              <w:rPr>
                <w:rFonts w:ascii="Avenir Book" w:hAnsi="Avenir Book"/>
              </w:rPr>
              <w:t>)</w:t>
            </w:r>
          </w:p>
        </w:tc>
      </w:tr>
      <w:tr w:rsidR="00F773A5" w:rsidRPr="00F773A5" w14:paraId="1BB14313" w14:textId="77777777" w:rsidTr="00F773A5">
        <w:tc>
          <w:tcPr>
            <w:tcW w:w="1701" w:type="dxa"/>
            <w:vAlign w:val="top"/>
          </w:tcPr>
          <w:p w14:paraId="7A6A5F6C" w14:textId="77777777" w:rsidR="00F773A5" w:rsidRPr="008966C4" w:rsidRDefault="00F773A5" w:rsidP="00F16EFA">
            <w:pPr>
              <w:pStyle w:val="SDMTableBoxParaNotNumbered"/>
              <w:rPr>
                <w:rFonts w:ascii="Avenir Book" w:hAnsi="Avenir Book"/>
                <w:sz w:val="22"/>
                <w:szCs w:val="22"/>
              </w:rPr>
            </w:pPr>
            <w:r w:rsidRPr="008966C4">
              <w:rPr>
                <w:rFonts w:ascii="Cambria Math" w:hAnsi="Cambria Math" w:cs="Cambria Math"/>
              </w:rPr>
              <w:t>𝑃𝐸</w:t>
            </w:r>
            <w:r w:rsidRPr="008966C4">
              <w:rPr>
                <w:rFonts w:ascii="Cambria Math" w:hAnsi="Cambria Math" w:cs="Cambria Math"/>
                <w:vertAlign w:val="subscript"/>
              </w:rPr>
              <w:t>𝐶𝐻</w:t>
            </w:r>
            <w:proofErr w:type="gramStart"/>
            <w:r w:rsidRPr="008966C4">
              <w:rPr>
                <w:rFonts w:ascii="Avenir Book" w:hAnsi="Avenir Book"/>
                <w:vertAlign w:val="subscript"/>
              </w:rPr>
              <w:t>4,</w:t>
            </w:r>
            <w:r w:rsidRPr="008966C4">
              <w:rPr>
                <w:rFonts w:ascii="Cambria Math" w:hAnsi="Cambria Math" w:cs="Cambria Math"/>
                <w:vertAlign w:val="subscript"/>
              </w:rPr>
              <w:t>𝑦</w:t>
            </w:r>
            <w:proofErr w:type="gramEnd"/>
          </w:p>
        </w:tc>
        <w:tc>
          <w:tcPr>
            <w:tcW w:w="345" w:type="dxa"/>
            <w:vAlign w:val="top"/>
          </w:tcPr>
          <w:p w14:paraId="5DDBA5EC" w14:textId="77777777" w:rsidR="00F773A5" w:rsidRPr="00F773A5" w:rsidRDefault="00F773A5" w:rsidP="00F16EFA">
            <w:pPr>
              <w:pStyle w:val="SDMTableBoxParaNotNumbered"/>
              <w:rPr>
                <w:rFonts w:ascii="Avenir Book" w:hAnsi="Avenir Book"/>
                <w:sz w:val="22"/>
                <w:szCs w:val="22"/>
              </w:rPr>
            </w:pPr>
            <w:r w:rsidRPr="00F773A5">
              <w:rPr>
                <w:rFonts w:ascii="Avenir Book" w:hAnsi="Avenir Book"/>
                <w:sz w:val="22"/>
                <w:szCs w:val="22"/>
              </w:rPr>
              <w:t>=</w:t>
            </w:r>
          </w:p>
        </w:tc>
        <w:tc>
          <w:tcPr>
            <w:tcW w:w="7692" w:type="dxa"/>
            <w:vAlign w:val="top"/>
          </w:tcPr>
          <w:p w14:paraId="4E7939F5" w14:textId="77777777" w:rsidR="00F773A5" w:rsidRPr="00F773A5" w:rsidRDefault="00F773A5" w:rsidP="00F16EFA">
            <w:pPr>
              <w:pStyle w:val="SDMTableBoxParaNotNumbered"/>
              <w:rPr>
                <w:rFonts w:ascii="Avenir Book" w:hAnsi="Avenir Book"/>
                <w:iCs/>
                <w:sz w:val="22"/>
                <w:szCs w:val="22"/>
              </w:rPr>
            </w:pPr>
            <w:r w:rsidRPr="00F773A5">
              <w:rPr>
                <w:rFonts w:ascii="Avenir Book" w:hAnsi="Avenir Book"/>
              </w:rPr>
              <w:t>Project emissions of methane from the composting process in year y (t CO</w:t>
            </w:r>
            <w:r w:rsidRPr="00F773A5">
              <w:rPr>
                <w:rFonts w:ascii="Avenir Book" w:hAnsi="Avenir Book"/>
                <w:vertAlign w:val="subscript"/>
              </w:rPr>
              <w:t>2</w:t>
            </w:r>
            <w:r w:rsidRPr="00F773A5">
              <w:rPr>
                <w:rFonts w:ascii="Avenir Book" w:hAnsi="Avenir Book"/>
              </w:rPr>
              <w:t>e/</w:t>
            </w:r>
            <w:proofErr w:type="spellStart"/>
            <w:r w:rsidRPr="00F773A5">
              <w:rPr>
                <w:rFonts w:ascii="Avenir Book" w:hAnsi="Avenir Book"/>
              </w:rPr>
              <w:t>yr</w:t>
            </w:r>
            <w:proofErr w:type="spellEnd"/>
            <w:r w:rsidRPr="00F773A5">
              <w:rPr>
                <w:rFonts w:ascii="Avenir Book" w:hAnsi="Avenir Book"/>
              </w:rPr>
              <w:t>)</w:t>
            </w:r>
          </w:p>
        </w:tc>
      </w:tr>
      <w:tr w:rsidR="00F773A5" w:rsidRPr="00F773A5" w14:paraId="00E91B65" w14:textId="77777777" w:rsidTr="00F773A5">
        <w:tc>
          <w:tcPr>
            <w:tcW w:w="1701" w:type="dxa"/>
            <w:vAlign w:val="top"/>
          </w:tcPr>
          <w:p w14:paraId="7A66E5EC" w14:textId="77777777" w:rsidR="00F773A5" w:rsidRPr="008966C4" w:rsidRDefault="00F773A5" w:rsidP="00F16EFA">
            <w:pPr>
              <w:pStyle w:val="SDMTableBoxParaNotNumbered"/>
              <w:rPr>
                <w:rFonts w:ascii="Avenir Book" w:hAnsi="Avenir Book" w:cs="Cambria Math"/>
                <w:sz w:val="22"/>
                <w:szCs w:val="22"/>
              </w:rPr>
            </w:pPr>
            <w:r w:rsidRPr="008966C4">
              <w:rPr>
                <w:rFonts w:ascii="Cambria Math" w:hAnsi="Cambria Math" w:cs="Cambria Math"/>
              </w:rPr>
              <w:t>𝑃𝐸</w:t>
            </w:r>
            <w:r w:rsidRPr="008966C4">
              <w:rPr>
                <w:rFonts w:ascii="Cambria Math" w:hAnsi="Cambria Math" w:cs="Cambria Math"/>
                <w:vertAlign w:val="subscript"/>
              </w:rPr>
              <w:t>𝑁</w:t>
            </w:r>
            <w:proofErr w:type="gramStart"/>
            <w:r w:rsidRPr="008966C4">
              <w:rPr>
                <w:rFonts w:ascii="Avenir Book" w:hAnsi="Avenir Book"/>
                <w:vertAlign w:val="subscript"/>
              </w:rPr>
              <w:t>20,</w:t>
            </w:r>
            <w:r w:rsidRPr="008966C4">
              <w:rPr>
                <w:rFonts w:ascii="Cambria Math" w:hAnsi="Cambria Math" w:cs="Cambria Math"/>
                <w:vertAlign w:val="subscript"/>
              </w:rPr>
              <w:t>𝑦</w:t>
            </w:r>
            <w:proofErr w:type="gramEnd"/>
          </w:p>
        </w:tc>
        <w:tc>
          <w:tcPr>
            <w:tcW w:w="345" w:type="dxa"/>
            <w:vAlign w:val="top"/>
          </w:tcPr>
          <w:p w14:paraId="588F8D83" w14:textId="77777777" w:rsidR="00F773A5" w:rsidRPr="00F773A5" w:rsidRDefault="00F773A5" w:rsidP="00F16EFA">
            <w:pPr>
              <w:pStyle w:val="SDMTableBoxParaNotNumbered"/>
              <w:rPr>
                <w:rFonts w:ascii="Avenir Book" w:hAnsi="Avenir Book"/>
                <w:sz w:val="22"/>
                <w:szCs w:val="22"/>
              </w:rPr>
            </w:pPr>
            <w:r w:rsidRPr="00F773A5">
              <w:rPr>
                <w:rFonts w:ascii="Avenir Book" w:hAnsi="Avenir Book"/>
                <w:sz w:val="22"/>
                <w:szCs w:val="22"/>
              </w:rPr>
              <w:t>=</w:t>
            </w:r>
          </w:p>
        </w:tc>
        <w:tc>
          <w:tcPr>
            <w:tcW w:w="7692" w:type="dxa"/>
            <w:vAlign w:val="top"/>
          </w:tcPr>
          <w:p w14:paraId="1634C152" w14:textId="77777777" w:rsidR="00F773A5" w:rsidRPr="00F773A5" w:rsidRDefault="00F773A5" w:rsidP="00F16EFA">
            <w:pPr>
              <w:pStyle w:val="SDMTableBoxParaNotNumbered"/>
              <w:rPr>
                <w:rFonts w:ascii="Avenir Book" w:hAnsi="Avenir Book"/>
                <w:sz w:val="22"/>
                <w:szCs w:val="22"/>
              </w:rPr>
            </w:pPr>
            <w:r w:rsidRPr="00F773A5">
              <w:rPr>
                <w:rFonts w:ascii="Avenir Book" w:hAnsi="Avenir Book"/>
              </w:rPr>
              <w:t>Project emissions of nitrous oxide from the composting process in year y (t CO</w:t>
            </w:r>
            <w:r w:rsidRPr="00F773A5">
              <w:rPr>
                <w:rFonts w:ascii="Avenir Book" w:hAnsi="Avenir Book"/>
                <w:vertAlign w:val="subscript"/>
              </w:rPr>
              <w:t>2</w:t>
            </w:r>
            <w:r w:rsidRPr="00F773A5">
              <w:rPr>
                <w:rFonts w:ascii="Avenir Book" w:hAnsi="Avenir Book"/>
              </w:rPr>
              <w:t>e/</w:t>
            </w:r>
            <w:proofErr w:type="spellStart"/>
            <w:r w:rsidRPr="00F773A5">
              <w:rPr>
                <w:rFonts w:ascii="Avenir Book" w:hAnsi="Avenir Book"/>
              </w:rPr>
              <w:t>yr</w:t>
            </w:r>
            <w:proofErr w:type="spellEnd"/>
            <w:r w:rsidRPr="00F773A5">
              <w:rPr>
                <w:rFonts w:ascii="Avenir Book" w:hAnsi="Avenir Book"/>
              </w:rPr>
              <w:t>)</w:t>
            </w:r>
          </w:p>
        </w:tc>
      </w:tr>
      <w:tr w:rsidR="00F773A5" w:rsidRPr="00F773A5" w14:paraId="57D9F6E5" w14:textId="77777777" w:rsidTr="00F773A5">
        <w:tc>
          <w:tcPr>
            <w:tcW w:w="1701" w:type="dxa"/>
            <w:vAlign w:val="top"/>
          </w:tcPr>
          <w:p w14:paraId="09CC9270" w14:textId="77777777" w:rsidR="00F773A5" w:rsidRPr="008966C4" w:rsidRDefault="00F773A5" w:rsidP="00F16EFA">
            <w:pPr>
              <w:pStyle w:val="SDMTableBoxParaNotNumbered"/>
              <w:rPr>
                <w:rFonts w:ascii="Avenir Book" w:hAnsi="Avenir Book" w:cs="Cambria Math"/>
              </w:rPr>
            </w:pPr>
            <w:proofErr w:type="gramStart"/>
            <w:r w:rsidRPr="008966C4">
              <w:rPr>
                <w:rFonts w:ascii="Cambria Math" w:hAnsi="Cambria Math" w:cs="Cambria Math"/>
              </w:rPr>
              <w:t>𝑃𝐸</w:t>
            </w:r>
            <w:r w:rsidRPr="008966C4">
              <w:rPr>
                <w:rFonts w:ascii="Cambria Math" w:hAnsi="Cambria Math" w:cs="Cambria Math"/>
                <w:vertAlign w:val="subscript"/>
              </w:rPr>
              <w:t>𝑅𝑂</w:t>
            </w:r>
            <w:r w:rsidRPr="008966C4">
              <w:rPr>
                <w:rFonts w:ascii="Avenir Book" w:hAnsi="Avenir Book"/>
                <w:vertAlign w:val="subscript"/>
              </w:rPr>
              <w:t>,</w:t>
            </w:r>
            <w:r w:rsidRPr="008966C4">
              <w:rPr>
                <w:rFonts w:ascii="Avenir Book" w:hAnsi="Avenir Book" w:cs="Tahoma"/>
                <w:vertAlign w:val="subscript"/>
              </w:rPr>
              <w:t>y</w:t>
            </w:r>
            <w:proofErr w:type="gramEnd"/>
          </w:p>
        </w:tc>
        <w:tc>
          <w:tcPr>
            <w:tcW w:w="345" w:type="dxa"/>
            <w:vAlign w:val="top"/>
          </w:tcPr>
          <w:p w14:paraId="081A94A1" w14:textId="77777777" w:rsidR="00F773A5" w:rsidRPr="00F773A5" w:rsidRDefault="00F773A5" w:rsidP="00F16EFA">
            <w:pPr>
              <w:pStyle w:val="SDMTableBoxParaNotNumbered"/>
              <w:rPr>
                <w:rFonts w:ascii="Avenir Book" w:hAnsi="Avenir Book"/>
                <w:sz w:val="22"/>
                <w:szCs w:val="22"/>
              </w:rPr>
            </w:pPr>
          </w:p>
        </w:tc>
        <w:tc>
          <w:tcPr>
            <w:tcW w:w="7692" w:type="dxa"/>
            <w:vAlign w:val="top"/>
          </w:tcPr>
          <w:p w14:paraId="7EC49D78" w14:textId="77777777" w:rsidR="00F773A5" w:rsidRPr="00F773A5" w:rsidRDefault="00F773A5" w:rsidP="00F16EFA">
            <w:pPr>
              <w:pStyle w:val="SDMTableBoxParaNotNumbered"/>
              <w:rPr>
                <w:rFonts w:ascii="Avenir Book" w:hAnsi="Avenir Book"/>
                <w:sz w:val="22"/>
                <w:szCs w:val="22"/>
              </w:rPr>
            </w:pPr>
            <w:r w:rsidRPr="00F773A5">
              <w:rPr>
                <w:rFonts w:ascii="Avenir Book" w:hAnsi="Avenir Book"/>
              </w:rPr>
              <w:t>Project emissions of methane from run-off wastewater associated with co-composting in year y (t CO</w:t>
            </w:r>
            <w:r w:rsidRPr="00F773A5">
              <w:rPr>
                <w:rFonts w:ascii="Avenir Book" w:hAnsi="Avenir Book"/>
                <w:vertAlign w:val="subscript"/>
              </w:rPr>
              <w:t>2</w:t>
            </w:r>
            <w:r w:rsidRPr="00F773A5">
              <w:rPr>
                <w:rFonts w:ascii="Avenir Book" w:hAnsi="Avenir Book"/>
              </w:rPr>
              <w:t>e/</w:t>
            </w:r>
            <w:proofErr w:type="spellStart"/>
            <w:r w:rsidRPr="00F773A5">
              <w:rPr>
                <w:rFonts w:ascii="Avenir Book" w:hAnsi="Avenir Book"/>
              </w:rPr>
              <w:t>yr</w:t>
            </w:r>
            <w:proofErr w:type="spellEnd"/>
            <w:r w:rsidRPr="00F773A5">
              <w:rPr>
                <w:rFonts w:ascii="Avenir Book" w:hAnsi="Avenir Book"/>
              </w:rPr>
              <w:t>)</w:t>
            </w:r>
          </w:p>
        </w:tc>
      </w:tr>
    </w:tbl>
    <w:p w14:paraId="5FE19FCF" w14:textId="77777777" w:rsidR="00F773A5" w:rsidRDefault="00F773A5" w:rsidP="00365220">
      <w:pPr>
        <w:rPr>
          <w:rFonts w:ascii="Avenir Book" w:eastAsia="MS Mincho" w:hAnsi="Avenir Book"/>
          <w:b/>
          <w:u w:val="single"/>
        </w:rPr>
      </w:pPr>
    </w:p>
    <w:p w14:paraId="6DBCA243" w14:textId="77777777" w:rsidR="00F773A5" w:rsidRDefault="00F16EFA" w:rsidP="00365220">
      <w:pPr>
        <w:rPr>
          <w:rFonts w:ascii="Avenir Book" w:hAnsi="Avenir Book" w:cs="Tahoma"/>
        </w:rPr>
      </w:pPr>
      <w:r w:rsidRPr="00F16EFA">
        <w:rPr>
          <w:rFonts w:ascii="Avenir Book" w:eastAsia="MS Mincho" w:hAnsi="Avenir Book"/>
        </w:rPr>
        <w:t xml:space="preserve">The project does not involve co-composting. Hence, </w:t>
      </w:r>
      <w:proofErr w:type="gramStart"/>
      <w:r w:rsidR="008966C4" w:rsidRPr="008966C4">
        <w:rPr>
          <w:rFonts w:ascii="Cambria Math" w:hAnsi="Cambria Math" w:cs="Cambria Math"/>
        </w:rPr>
        <w:t>𝑃𝐸</w:t>
      </w:r>
      <w:r w:rsidR="008966C4" w:rsidRPr="008966C4">
        <w:rPr>
          <w:rFonts w:ascii="Cambria Math" w:hAnsi="Cambria Math" w:cs="Cambria Math"/>
          <w:vertAlign w:val="subscript"/>
        </w:rPr>
        <w:t>𝑅𝑂</w:t>
      </w:r>
      <w:r w:rsidR="008966C4" w:rsidRPr="008966C4">
        <w:rPr>
          <w:rFonts w:ascii="Avenir Book" w:hAnsi="Avenir Book"/>
          <w:vertAlign w:val="subscript"/>
        </w:rPr>
        <w:t>,</w:t>
      </w:r>
      <w:r w:rsidR="008966C4" w:rsidRPr="008966C4">
        <w:rPr>
          <w:rFonts w:ascii="Avenir Book" w:hAnsi="Avenir Book" w:cs="Tahoma"/>
          <w:vertAlign w:val="subscript"/>
        </w:rPr>
        <w:t>y</w:t>
      </w:r>
      <w:proofErr w:type="gramEnd"/>
      <w:r w:rsidR="008966C4">
        <w:rPr>
          <w:rFonts w:ascii="Avenir Book" w:hAnsi="Avenir Book" w:cs="Tahoma"/>
        </w:rPr>
        <w:t>=0</w:t>
      </w:r>
    </w:p>
    <w:p w14:paraId="78A9CAEA" w14:textId="77777777" w:rsidR="008966C4" w:rsidRDefault="008966C4" w:rsidP="00365220">
      <w:pPr>
        <w:rPr>
          <w:rFonts w:ascii="Avenir Book" w:hAnsi="Avenir Book" w:cs="Tahoma"/>
        </w:rPr>
      </w:pPr>
    </w:p>
    <w:p w14:paraId="24DA6679" w14:textId="77777777" w:rsidR="008966C4" w:rsidRDefault="008966C4" w:rsidP="00365220">
      <w:pPr>
        <w:rPr>
          <w:rFonts w:ascii="Avenir Book" w:hAnsi="Avenir Book" w:cs="Tahoma"/>
        </w:rPr>
      </w:pPr>
      <w:r>
        <w:rPr>
          <w:rFonts w:ascii="Avenir Book" w:hAnsi="Avenir Book" w:cs="Tahoma"/>
        </w:rPr>
        <w:t>Hence the project emission equation is reduced as below:</w:t>
      </w:r>
    </w:p>
    <w:p w14:paraId="699A0659" w14:textId="77777777" w:rsidR="008966C4" w:rsidRDefault="008966C4" w:rsidP="00365220">
      <w:pPr>
        <w:rPr>
          <w:rFonts w:ascii="Cambria Math" w:hAnsi="Cambria Math" w:cs="Cambria Math"/>
          <w:vertAlign w:val="subscript"/>
        </w:rPr>
      </w:pPr>
      <w:r w:rsidRPr="008966C4">
        <w:rPr>
          <w:rFonts w:ascii="Cambria Math" w:hAnsi="Cambria Math" w:cs="Cambria Math"/>
        </w:rPr>
        <w:t>𝑃𝐸</w:t>
      </w:r>
      <w:r w:rsidRPr="008966C4">
        <w:rPr>
          <w:rFonts w:ascii="Cambria Math" w:hAnsi="Cambria Math" w:cs="Cambria Math"/>
          <w:vertAlign w:val="subscript"/>
        </w:rPr>
        <w:t>𝑦</w:t>
      </w:r>
      <w:r w:rsidRPr="008966C4">
        <w:rPr>
          <w:rFonts w:ascii="Avenir Book" w:hAnsi="Avenir Book"/>
        </w:rPr>
        <w:t xml:space="preserve"> = </w:t>
      </w:r>
      <w:r w:rsidRPr="008966C4">
        <w:rPr>
          <w:rFonts w:ascii="Cambria Math" w:hAnsi="Cambria Math" w:cs="Cambria Math"/>
        </w:rPr>
        <w:t>𝑃𝐸</w:t>
      </w:r>
      <w:r w:rsidRPr="008966C4">
        <w:rPr>
          <w:rFonts w:ascii="Cambria Math" w:hAnsi="Cambria Math" w:cs="Cambria Math"/>
          <w:vertAlign w:val="subscript"/>
        </w:rPr>
        <w:t>𝐸𝐶</w:t>
      </w:r>
      <w:r w:rsidRPr="008966C4">
        <w:rPr>
          <w:rFonts w:ascii="Avenir Book" w:hAnsi="Avenir Book"/>
          <w:vertAlign w:val="subscript"/>
        </w:rPr>
        <w:t xml:space="preserve">, </w:t>
      </w:r>
      <w:r w:rsidRPr="008966C4">
        <w:rPr>
          <w:rFonts w:ascii="Avenir Book" w:hAnsi="Avenir Book"/>
        </w:rPr>
        <w:t xml:space="preserve">+ </w:t>
      </w:r>
      <w:r w:rsidRPr="008966C4">
        <w:rPr>
          <w:rFonts w:ascii="Cambria Math" w:hAnsi="Cambria Math" w:cs="Cambria Math"/>
        </w:rPr>
        <w:t>𝑃𝐸</w:t>
      </w:r>
      <w:r w:rsidRPr="008966C4">
        <w:rPr>
          <w:rFonts w:ascii="Cambria Math" w:hAnsi="Cambria Math" w:cs="Cambria Math"/>
          <w:vertAlign w:val="subscript"/>
        </w:rPr>
        <w:t>𝐹𝐶</w:t>
      </w:r>
      <w:r w:rsidRPr="008966C4">
        <w:rPr>
          <w:rFonts w:ascii="Avenir Book" w:hAnsi="Avenir Book"/>
          <w:vertAlign w:val="subscript"/>
        </w:rPr>
        <w:t xml:space="preserve">, </w:t>
      </w:r>
      <w:r w:rsidRPr="008966C4">
        <w:rPr>
          <w:rFonts w:ascii="Avenir Book" w:hAnsi="Avenir Book"/>
        </w:rPr>
        <w:t xml:space="preserve">+ </w:t>
      </w:r>
      <w:r w:rsidRPr="008966C4">
        <w:rPr>
          <w:rFonts w:ascii="Cambria Math" w:hAnsi="Cambria Math" w:cs="Cambria Math"/>
        </w:rPr>
        <w:t>𝑃𝐸</w:t>
      </w:r>
      <w:r w:rsidRPr="008966C4">
        <w:rPr>
          <w:rFonts w:ascii="Cambria Math" w:hAnsi="Cambria Math" w:cs="Cambria Math"/>
          <w:vertAlign w:val="subscript"/>
        </w:rPr>
        <w:t>𝐶𝐻</w:t>
      </w:r>
      <w:proofErr w:type="gramStart"/>
      <w:r w:rsidRPr="008966C4">
        <w:rPr>
          <w:rFonts w:ascii="Avenir Book" w:hAnsi="Avenir Book"/>
          <w:vertAlign w:val="subscript"/>
        </w:rPr>
        <w:t>4,</w:t>
      </w:r>
      <w:r w:rsidRPr="008966C4">
        <w:rPr>
          <w:rFonts w:ascii="Cambria Math" w:hAnsi="Cambria Math" w:cs="Cambria Math"/>
          <w:vertAlign w:val="subscript"/>
        </w:rPr>
        <w:t>𝑦</w:t>
      </w:r>
      <w:proofErr w:type="gramEnd"/>
      <w:r w:rsidRPr="008966C4">
        <w:rPr>
          <w:rFonts w:ascii="Avenir Book" w:hAnsi="Avenir Book"/>
          <w:vertAlign w:val="subscript"/>
        </w:rPr>
        <w:t xml:space="preserve"> </w:t>
      </w:r>
      <w:r w:rsidRPr="008966C4">
        <w:rPr>
          <w:rFonts w:ascii="Avenir Book" w:hAnsi="Avenir Book"/>
        </w:rPr>
        <w:t xml:space="preserve">+ </w:t>
      </w:r>
      <w:r w:rsidRPr="008966C4">
        <w:rPr>
          <w:rFonts w:ascii="Cambria Math" w:hAnsi="Cambria Math" w:cs="Cambria Math"/>
        </w:rPr>
        <w:t>𝑃𝐸</w:t>
      </w:r>
      <w:r w:rsidRPr="008966C4">
        <w:rPr>
          <w:rFonts w:ascii="Cambria Math" w:hAnsi="Cambria Math" w:cs="Cambria Math"/>
          <w:vertAlign w:val="subscript"/>
        </w:rPr>
        <w:t>𝑁</w:t>
      </w:r>
      <w:r w:rsidRPr="008966C4">
        <w:rPr>
          <w:rFonts w:ascii="Avenir Book" w:hAnsi="Avenir Book"/>
          <w:vertAlign w:val="subscript"/>
        </w:rPr>
        <w:t>20,</w:t>
      </w:r>
      <w:r w:rsidRPr="008966C4">
        <w:rPr>
          <w:rFonts w:ascii="Cambria Math" w:hAnsi="Cambria Math" w:cs="Cambria Math"/>
          <w:vertAlign w:val="subscript"/>
        </w:rPr>
        <w:t>𝑦</w:t>
      </w:r>
    </w:p>
    <w:p w14:paraId="54F26EBB" w14:textId="77777777" w:rsidR="008966C4" w:rsidRDefault="008966C4" w:rsidP="00365220">
      <w:pPr>
        <w:rPr>
          <w:rFonts w:ascii="Avenir Book" w:hAnsi="Avenir Book" w:cs="Tahoma"/>
        </w:rPr>
      </w:pPr>
      <w:r>
        <w:rPr>
          <w:rFonts w:ascii="Avenir Book" w:hAnsi="Avenir Book" w:cs="Tahoma"/>
        </w:rPr>
        <w:t xml:space="preserve"> </w:t>
      </w:r>
    </w:p>
    <w:p w14:paraId="738ED313" w14:textId="77777777" w:rsidR="008966C4" w:rsidRPr="008966C4" w:rsidRDefault="008966C4" w:rsidP="00365220">
      <w:pPr>
        <w:rPr>
          <w:rFonts w:ascii="Avenir Book" w:eastAsia="MS Mincho" w:hAnsi="Avenir Book"/>
          <w:u w:val="single"/>
        </w:rPr>
      </w:pPr>
      <w:r w:rsidRPr="008966C4">
        <w:rPr>
          <w:rFonts w:ascii="Avenir Book" w:eastAsia="MS Mincho" w:hAnsi="Avenir Book"/>
          <w:u w:val="single"/>
        </w:rPr>
        <w:t>Determination of project emissions from electricity consumption (</w:t>
      </w:r>
      <w:proofErr w:type="spellStart"/>
      <w:proofErr w:type="gramStart"/>
      <w:r w:rsidRPr="008966C4">
        <w:rPr>
          <w:rFonts w:ascii="Avenir Book" w:eastAsia="MS Mincho" w:hAnsi="Avenir Book"/>
          <w:u w:val="single"/>
        </w:rPr>
        <w:t>PE</w:t>
      </w:r>
      <w:r w:rsidRPr="008966C4">
        <w:rPr>
          <w:rFonts w:ascii="Avenir Book" w:eastAsia="MS Mincho" w:hAnsi="Avenir Book"/>
          <w:u w:val="single"/>
          <w:vertAlign w:val="subscript"/>
        </w:rPr>
        <w:t>EC,y</w:t>
      </w:r>
      <w:proofErr w:type="spellEnd"/>
      <w:proofErr w:type="gramEnd"/>
      <w:r w:rsidRPr="008966C4">
        <w:rPr>
          <w:rFonts w:ascii="Avenir Book" w:eastAsia="MS Mincho" w:hAnsi="Avenir Book"/>
          <w:u w:val="single"/>
        </w:rPr>
        <w:t>)</w:t>
      </w:r>
    </w:p>
    <w:p w14:paraId="49446342" w14:textId="77777777" w:rsidR="008966C4" w:rsidRDefault="008966C4" w:rsidP="00365220">
      <w:pPr>
        <w:rPr>
          <w:rFonts w:ascii="Avenir Book" w:eastAsia="MS Mincho" w:hAnsi="Avenir Book"/>
          <w:b/>
          <w:u w:val="single"/>
        </w:rPr>
      </w:pPr>
    </w:p>
    <w:p w14:paraId="5FA0AF6B" w14:textId="77777777" w:rsidR="008966C4" w:rsidRPr="008E54B1" w:rsidRDefault="008E54B1" w:rsidP="008E54B1">
      <w:pPr>
        <w:rPr>
          <w:rFonts w:ascii="Avenir Book" w:eastAsia="MS Mincho" w:hAnsi="Avenir Book"/>
        </w:rPr>
      </w:pPr>
      <w:r w:rsidRPr="008E54B1">
        <w:rPr>
          <w:rFonts w:ascii="Avenir Book" w:eastAsia="MS Mincho" w:hAnsi="Avenir Book"/>
        </w:rPr>
        <w:t>The project emission from electricity consumption is estimated as per the methodological tool ‘Baseline, project and/or leakage emissions from electricity consumption and monitoring of electricity generation, version 3, as per para 16 of the tool the project emission from electricity consumption is calculated as below:</w:t>
      </w:r>
    </w:p>
    <w:p w14:paraId="327690E9" w14:textId="77777777" w:rsidR="008966C4" w:rsidRDefault="008966C4" w:rsidP="00365220">
      <w:pPr>
        <w:rPr>
          <w:rFonts w:ascii="Avenir Book" w:eastAsia="MS Mincho" w:hAnsi="Avenir Book"/>
          <w:b/>
          <w:u w:val="single"/>
        </w:rPr>
      </w:pPr>
      <w:r>
        <w:rPr>
          <w:rFonts w:ascii="Cambria Math" w:hAnsi="Cambria Math" w:cs="Cambria Math"/>
        </w:rPr>
        <w:t>𝑃𝐸</w:t>
      </w:r>
      <w:r w:rsidRPr="0085700E">
        <w:rPr>
          <w:rFonts w:ascii="Cambria Math" w:hAnsi="Cambria Math" w:cs="Cambria Math"/>
          <w:vertAlign w:val="subscript"/>
        </w:rPr>
        <w:t>𝐸𝐶</w:t>
      </w:r>
      <w:r w:rsidRPr="0085700E">
        <w:rPr>
          <w:vertAlign w:val="subscript"/>
        </w:rPr>
        <w:t>,</w:t>
      </w:r>
      <w:r w:rsidRPr="0085700E">
        <w:rPr>
          <w:rFonts w:ascii="Cambria Math" w:hAnsi="Cambria Math" w:cs="Cambria Math"/>
          <w:vertAlign w:val="subscript"/>
        </w:rPr>
        <w:t>𝑦</w:t>
      </w:r>
      <w:r w:rsidRPr="0085700E">
        <w:rPr>
          <w:vertAlign w:val="subscript"/>
        </w:rPr>
        <w:t xml:space="preserve"> </w:t>
      </w:r>
      <w:r>
        <w:t xml:space="preserve">= </w:t>
      </w: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cs="Cambria Math"/>
                  </w:rPr>
                </m:ctrlPr>
              </m:sSubPr>
              <m:e>
                <m:r>
                  <m:rPr>
                    <m:sty m:val="p"/>
                  </m:rPr>
                  <w:rPr>
                    <w:rFonts w:ascii="Cambria Math" w:hAnsi="Cambria Math" w:cs="Cambria Math"/>
                  </w:rPr>
                  <m:t>EC</m:t>
                </m:r>
              </m:e>
              <m:sub>
                <m:r>
                  <m:rPr>
                    <m:sty m:val="p"/>
                  </m:rPr>
                  <w:rPr>
                    <w:rFonts w:ascii="Cambria Math" w:hAnsi="Cambria Math" w:cs="Cambria Math"/>
                  </w:rPr>
                  <m:t>PJ</m:t>
                </m:r>
                <m:r>
                  <m:rPr>
                    <m:sty m:val="p"/>
                  </m:rPr>
                  <w:rPr>
                    <w:rFonts w:ascii="Cambria Math" w:hAnsi="Cambria Math"/>
                  </w:rPr>
                  <m:t>,</m:t>
                </m:r>
                <m:r>
                  <m:rPr>
                    <m:sty m:val="p"/>
                  </m:rPr>
                  <w:rPr>
                    <w:rFonts w:ascii="Cambria Math" w:hAnsi="Cambria Math" w:cs="Cambria Math"/>
                  </w:rPr>
                  <m:t>j</m:t>
                </m:r>
                <m:r>
                  <m:rPr>
                    <m:sty m:val="p"/>
                  </m:rPr>
                  <w:rPr>
                    <w:rFonts w:ascii="Cambria Math" w:hAnsi="Cambria Math"/>
                  </w:rPr>
                  <m:t>,</m:t>
                </m:r>
                <m:r>
                  <m:rPr>
                    <m:sty m:val="p"/>
                  </m:rPr>
                  <w:rPr>
                    <w:rFonts w:ascii="Cambria Math" w:hAnsi="Cambria Math" w:cs="Cambria Math"/>
                  </w:rPr>
                  <m:t>y</m:t>
                </m:r>
              </m:sub>
            </m:sSub>
            <m:r>
              <m:rPr>
                <m:sty m:val="p"/>
              </m:rPr>
              <w:rPr>
                <w:rFonts w:ascii="Cambria Math" w:hAnsi="Cambria Math"/>
              </w:rPr>
              <m:t xml:space="preserve"> × </m:t>
            </m:r>
            <m:sSub>
              <m:sSubPr>
                <m:ctrlPr>
                  <w:rPr>
                    <w:rFonts w:ascii="Cambria Math" w:hAnsi="Cambria Math" w:cs="Cambria Math"/>
                  </w:rPr>
                </m:ctrlPr>
              </m:sSubPr>
              <m:e>
                <m:r>
                  <m:rPr>
                    <m:sty m:val="p"/>
                  </m:rPr>
                  <w:rPr>
                    <w:rFonts w:ascii="Cambria Math" w:hAnsi="Cambria Math" w:cs="Cambria Math"/>
                  </w:rPr>
                  <m:t>EF</m:t>
                </m:r>
              </m:e>
              <m:sub>
                <m:r>
                  <m:rPr>
                    <m:sty m:val="p"/>
                  </m:rPr>
                  <w:rPr>
                    <w:rFonts w:ascii="Cambria Math" w:hAnsi="Cambria Math" w:cs="Cambria Math"/>
                  </w:rPr>
                  <m:t>EL,j</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 xml:space="preserve"> </m:t>
                </m:r>
              </m:sub>
            </m:sSub>
            <m:r>
              <m:rPr>
                <m:sty m:val="p"/>
              </m:rPr>
              <w:rPr>
                <w:rFonts w:ascii="Cambria Math" w:hAnsi="Cambria Math" w:cs="Cambria Math"/>
              </w:rPr>
              <m:t xml:space="preserve"> </m:t>
            </m:r>
            <m:r>
              <m:rPr>
                <m:sty m:val="p"/>
              </m:rPr>
              <w:rPr>
                <w:rFonts w:ascii="Cambria Math" w:hAnsi="Cambria Math"/>
              </w:rPr>
              <m:t xml:space="preserve">× (1 + </m:t>
            </m:r>
            <m:sSub>
              <m:sSubPr>
                <m:ctrlPr>
                  <w:rPr>
                    <w:rFonts w:ascii="Cambria Math" w:hAnsi="Cambria Math"/>
                  </w:rPr>
                </m:ctrlPr>
              </m:sSubPr>
              <m:e>
                <m:r>
                  <m:rPr>
                    <m:sty m:val="p"/>
                  </m:rPr>
                  <w:rPr>
                    <w:rFonts w:ascii="Cambria Math" w:hAnsi="Cambria Math"/>
                  </w:rPr>
                  <m:t>T</m:t>
                </m:r>
                <m:r>
                  <m:rPr>
                    <m:sty m:val="p"/>
                  </m:rPr>
                  <w:rPr>
                    <w:rFonts w:ascii="Cambria Math" w:hAnsi="Cambria Math" w:cs="Cambria Math"/>
                  </w:rPr>
                  <m:t>DL</m:t>
                </m:r>
              </m:e>
              <m:sub>
                <m:r>
                  <m:rPr>
                    <m:sty m:val="p"/>
                  </m:rPr>
                  <w:rPr>
                    <w:rFonts w:ascii="Cambria Math" w:hAnsi="Cambria Math" w:cs="Cambria Math"/>
                  </w:rPr>
                  <m:t>j</m:t>
                </m:r>
                <m:r>
                  <m:rPr>
                    <m:sty m:val="p"/>
                  </m:rPr>
                  <w:rPr>
                    <w:rFonts w:ascii="Cambria Math" w:hAnsi="Cambria Math"/>
                  </w:rPr>
                  <m:t>,</m:t>
                </m:r>
                <m:r>
                  <m:rPr>
                    <m:sty m:val="p"/>
                  </m:rPr>
                  <w:rPr>
                    <w:rFonts w:ascii="Cambria Math" w:hAnsi="Cambria Math" w:cs="Cambria Math"/>
                  </w:rPr>
                  <m:t>y</m:t>
                </m:r>
              </m:sub>
            </m:sSub>
            <m:r>
              <m:rPr>
                <m:sty m:val="p"/>
              </m:rPr>
              <w:rPr>
                <w:rFonts w:ascii="Cambria Math" w:hAnsi="Cambria Math"/>
              </w:rPr>
              <m:t>)</m:t>
            </m:r>
          </m:e>
        </m:nary>
      </m:oMath>
      <w:r w:rsidRPr="008966C4">
        <w:rPr>
          <w:rFonts w:ascii="Avenir Book" w:eastAsia="MS Mincho" w:hAnsi="Avenir Book"/>
          <w:b/>
          <w:u w:val="single"/>
        </w:rPr>
        <w:t xml:space="preserve"> </w:t>
      </w:r>
    </w:p>
    <w:p w14:paraId="09A209D9" w14:textId="77777777" w:rsidR="007A000A" w:rsidRPr="007A000A" w:rsidRDefault="007A000A" w:rsidP="00365220">
      <w:pPr>
        <w:rPr>
          <w:rFonts w:ascii="Avenir Book" w:eastAsia="MS Mincho" w:hAnsi="Avenir Book"/>
        </w:rPr>
      </w:pPr>
      <w:r w:rsidRPr="007A000A">
        <w:rPr>
          <w:rFonts w:ascii="Avenir Book" w:eastAsia="MS Mincho" w:hAnsi="Avenir Book"/>
        </w:rPr>
        <w:t>Where,</w:t>
      </w:r>
    </w:p>
    <w:p w14:paraId="28607D16" w14:textId="77777777" w:rsidR="0085700E" w:rsidRPr="008E54B1" w:rsidRDefault="0085700E" w:rsidP="00365220">
      <w:pPr>
        <w:rPr>
          <w:rFonts w:ascii="Avenir Book" w:eastAsia="MS Mincho" w:hAnsi="Avenir Book"/>
          <w:b/>
          <w:u w:val="single"/>
        </w:rPr>
      </w:pPr>
    </w:p>
    <w:tbl>
      <w:tblPr>
        <w:tblStyle w:val="SDMMethTableEquationParameters"/>
        <w:tblW w:w="9738" w:type="dxa"/>
        <w:tblInd w:w="0" w:type="dxa"/>
        <w:tblLook w:val="04A0" w:firstRow="1" w:lastRow="0" w:firstColumn="1" w:lastColumn="0" w:noHBand="0" w:noVBand="1"/>
      </w:tblPr>
      <w:tblGrid>
        <w:gridCol w:w="1699"/>
        <w:gridCol w:w="363"/>
        <w:gridCol w:w="7676"/>
      </w:tblGrid>
      <w:tr w:rsidR="0085700E" w:rsidRPr="008E54B1" w14:paraId="0F02DF17" w14:textId="77777777" w:rsidTr="00DD6F27">
        <w:tc>
          <w:tcPr>
            <w:tcW w:w="1701" w:type="dxa"/>
            <w:vAlign w:val="top"/>
          </w:tcPr>
          <w:p w14:paraId="18AB71C3" w14:textId="77777777" w:rsidR="0085700E" w:rsidRPr="008E54B1" w:rsidRDefault="0085700E" w:rsidP="00DD6F27">
            <w:pPr>
              <w:pStyle w:val="SDMTableBoxParaNotNumbered"/>
              <w:rPr>
                <w:rFonts w:ascii="Avenir Book" w:hAnsi="Avenir Book"/>
                <w:iCs/>
                <w:sz w:val="22"/>
                <w:szCs w:val="22"/>
              </w:rPr>
            </w:pPr>
            <w:r w:rsidRPr="008E54B1">
              <w:rPr>
                <w:rFonts w:ascii="Cambria Math" w:hAnsi="Cambria Math" w:cs="Cambria Math"/>
              </w:rPr>
              <w:t>𝑃𝐸</w:t>
            </w:r>
            <w:r w:rsidRPr="008E54B1">
              <w:rPr>
                <w:rFonts w:ascii="Cambria Math" w:hAnsi="Cambria Math" w:cs="Cambria Math"/>
                <w:vertAlign w:val="subscript"/>
              </w:rPr>
              <w:t>𝐸𝐶</w:t>
            </w:r>
            <w:r w:rsidRPr="008E54B1">
              <w:rPr>
                <w:rFonts w:ascii="Avenir Book" w:hAnsi="Avenir Book"/>
                <w:vertAlign w:val="subscript"/>
              </w:rPr>
              <w:t>,</w:t>
            </w:r>
            <w:r w:rsidRPr="008E54B1">
              <w:rPr>
                <w:rFonts w:ascii="Cambria Math" w:hAnsi="Cambria Math" w:cs="Cambria Math"/>
                <w:vertAlign w:val="subscript"/>
              </w:rPr>
              <w:t>𝑦</w:t>
            </w:r>
          </w:p>
        </w:tc>
        <w:tc>
          <w:tcPr>
            <w:tcW w:w="345" w:type="dxa"/>
            <w:vAlign w:val="top"/>
          </w:tcPr>
          <w:p w14:paraId="0438053C" w14:textId="77777777" w:rsidR="0085700E" w:rsidRPr="008E54B1" w:rsidRDefault="0085700E" w:rsidP="00DD6F27">
            <w:pPr>
              <w:pStyle w:val="SDMTableBoxParaNotNumbered"/>
              <w:rPr>
                <w:rFonts w:ascii="Avenir Book" w:hAnsi="Avenir Book"/>
                <w:sz w:val="22"/>
                <w:szCs w:val="22"/>
              </w:rPr>
            </w:pPr>
            <w:r w:rsidRPr="008E54B1">
              <w:rPr>
                <w:rFonts w:ascii="Avenir Book" w:hAnsi="Avenir Book"/>
                <w:sz w:val="22"/>
                <w:szCs w:val="22"/>
              </w:rPr>
              <w:t>=</w:t>
            </w:r>
          </w:p>
        </w:tc>
        <w:tc>
          <w:tcPr>
            <w:tcW w:w="7692" w:type="dxa"/>
            <w:vAlign w:val="top"/>
          </w:tcPr>
          <w:p w14:paraId="742D7588" w14:textId="77777777" w:rsidR="0085700E" w:rsidRPr="008E54B1" w:rsidRDefault="0085700E" w:rsidP="00DD6F27">
            <w:pPr>
              <w:pStyle w:val="SDMTableBoxParaNotNumbered"/>
              <w:rPr>
                <w:rFonts w:ascii="Avenir Book" w:hAnsi="Avenir Book"/>
                <w:sz w:val="22"/>
                <w:szCs w:val="22"/>
              </w:rPr>
            </w:pPr>
            <w:r w:rsidRPr="008E54B1">
              <w:rPr>
                <w:rFonts w:ascii="Avenir Book" w:hAnsi="Avenir Book"/>
              </w:rPr>
              <w:t>Project emissions from electricity consumption in year y (t CO</w:t>
            </w:r>
            <w:r w:rsidRPr="008F3FA9">
              <w:rPr>
                <w:rFonts w:ascii="Avenir Book" w:hAnsi="Avenir Book"/>
                <w:vertAlign w:val="subscript"/>
              </w:rPr>
              <w:t>2</w:t>
            </w:r>
            <w:r w:rsidRPr="008E54B1">
              <w:rPr>
                <w:rFonts w:ascii="Avenir Book" w:hAnsi="Avenir Book"/>
              </w:rPr>
              <w:t xml:space="preserve"> / </w:t>
            </w:r>
            <w:proofErr w:type="spellStart"/>
            <w:r w:rsidRPr="008E54B1">
              <w:rPr>
                <w:rFonts w:ascii="Avenir Book" w:hAnsi="Avenir Book"/>
              </w:rPr>
              <w:t>yr</w:t>
            </w:r>
            <w:proofErr w:type="spellEnd"/>
            <w:r w:rsidRPr="008E54B1">
              <w:rPr>
                <w:rFonts w:ascii="Avenir Book" w:hAnsi="Avenir Book"/>
              </w:rPr>
              <w:t>)</w:t>
            </w:r>
          </w:p>
        </w:tc>
      </w:tr>
      <w:tr w:rsidR="0085700E" w:rsidRPr="008E54B1" w14:paraId="14DA4975" w14:textId="77777777" w:rsidTr="00DD6F27">
        <w:tc>
          <w:tcPr>
            <w:tcW w:w="1701" w:type="dxa"/>
            <w:vAlign w:val="top"/>
          </w:tcPr>
          <w:p w14:paraId="7C35326B" w14:textId="77777777" w:rsidR="0085700E" w:rsidRPr="008E54B1" w:rsidRDefault="0032594A" w:rsidP="00DD6F27">
            <w:pPr>
              <w:pStyle w:val="SDMTableBoxParaNotNumbered"/>
              <w:rPr>
                <w:rFonts w:ascii="Avenir Book" w:hAnsi="Avenir Book"/>
                <w:iCs/>
                <w:snapToGrid w:val="0"/>
                <w:sz w:val="22"/>
                <w:szCs w:val="22"/>
              </w:rPr>
            </w:pPr>
            <m:oMathPara>
              <m:oMathParaPr>
                <m:jc m:val="left"/>
              </m:oMathParaPr>
              <m:oMath>
                <m:sSub>
                  <m:sSubPr>
                    <m:ctrlPr>
                      <w:rPr>
                        <w:rFonts w:ascii="Cambria Math" w:hAnsi="Avenir Book" w:cs="Cambria Math"/>
                        <w:sz w:val="22"/>
                      </w:rPr>
                    </m:ctrlPr>
                  </m:sSubPr>
                  <m:e>
                    <m:r>
                      <m:rPr>
                        <m:sty m:val="p"/>
                      </m:rPr>
                      <w:rPr>
                        <w:rFonts w:ascii="Cambria Math" w:hAnsi="Avenir Book" w:cs="Cambria Math"/>
                      </w:rPr>
                      <m:t>EC</m:t>
                    </m:r>
                  </m:e>
                  <m:sub>
                    <m:r>
                      <m:rPr>
                        <m:sty m:val="p"/>
                      </m:rPr>
                      <w:rPr>
                        <w:rFonts w:ascii="Cambria Math" w:hAnsi="Cambria Math" w:cs="Cambria Math"/>
                      </w:rPr>
                      <m:t>P</m:t>
                    </m:r>
                    <m:r>
                      <m:rPr>
                        <m:sty m:val="p"/>
                      </m:rPr>
                      <w:rPr>
                        <w:rFonts w:ascii="Cambria Math" w:hAnsi="Avenir Book" w:cs="Cambria Math"/>
                      </w:rPr>
                      <m:t>J</m:t>
                    </m:r>
                    <m:r>
                      <m:rPr>
                        <m:sty m:val="p"/>
                      </m:rPr>
                      <w:rPr>
                        <w:rFonts w:ascii="Cambria Math" w:hAnsi="Avenir Book"/>
                      </w:rPr>
                      <m:t>,</m:t>
                    </m:r>
                    <m:r>
                      <m:rPr>
                        <m:sty m:val="p"/>
                      </m:rPr>
                      <w:rPr>
                        <w:rFonts w:ascii="Cambria Math" w:hAnsi="Avenir Book" w:cs="Cambria Math"/>
                      </w:rPr>
                      <m:t>j</m:t>
                    </m:r>
                    <m:r>
                      <m:rPr>
                        <m:sty m:val="p"/>
                      </m:rPr>
                      <w:rPr>
                        <w:rFonts w:ascii="Cambria Math" w:hAnsi="Avenir Book"/>
                      </w:rPr>
                      <m:t>,</m:t>
                    </m:r>
                    <m:r>
                      <m:rPr>
                        <m:sty m:val="p"/>
                      </m:rPr>
                      <w:rPr>
                        <w:rFonts w:ascii="Cambria Math" w:hAnsi="Avenir Book" w:cs="Cambria Math"/>
                      </w:rPr>
                      <m:t>y</m:t>
                    </m:r>
                  </m:sub>
                </m:sSub>
              </m:oMath>
            </m:oMathPara>
          </w:p>
        </w:tc>
        <w:tc>
          <w:tcPr>
            <w:tcW w:w="345" w:type="dxa"/>
            <w:vAlign w:val="top"/>
          </w:tcPr>
          <w:p w14:paraId="1FDC3480" w14:textId="77777777" w:rsidR="0085700E" w:rsidRPr="008E54B1" w:rsidRDefault="0085700E" w:rsidP="00DD6F27">
            <w:pPr>
              <w:pStyle w:val="SDMTableBoxParaNotNumbered"/>
              <w:rPr>
                <w:rFonts w:ascii="Avenir Book" w:hAnsi="Avenir Book"/>
                <w:sz w:val="22"/>
                <w:szCs w:val="22"/>
              </w:rPr>
            </w:pPr>
            <w:r w:rsidRPr="008E54B1">
              <w:rPr>
                <w:rFonts w:ascii="Avenir Book" w:hAnsi="Avenir Book"/>
                <w:sz w:val="22"/>
                <w:szCs w:val="22"/>
              </w:rPr>
              <w:t>=</w:t>
            </w:r>
          </w:p>
        </w:tc>
        <w:tc>
          <w:tcPr>
            <w:tcW w:w="7692" w:type="dxa"/>
            <w:vAlign w:val="top"/>
          </w:tcPr>
          <w:p w14:paraId="5DD6CF44" w14:textId="77777777" w:rsidR="0085700E" w:rsidRPr="008E54B1" w:rsidRDefault="0085700E" w:rsidP="00DD6F27">
            <w:pPr>
              <w:pStyle w:val="SDMTableBoxParaNotNumbered"/>
              <w:rPr>
                <w:rFonts w:ascii="Avenir Book" w:hAnsi="Avenir Book"/>
                <w:snapToGrid w:val="0"/>
                <w:sz w:val="22"/>
                <w:szCs w:val="22"/>
              </w:rPr>
            </w:pPr>
            <w:r w:rsidRPr="008E54B1">
              <w:rPr>
                <w:rFonts w:ascii="Avenir Book" w:hAnsi="Avenir Book"/>
              </w:rPr>
              <w:t>Quantity of electricity consumed by the project electricity consumption source j in year y (MWh/</w:t>
            </w:r>
            <w:proofErr w:type="spellStart"/>
            <w:r w:rsidRPr="008E54B1">
              <w:rPr>
                <w:rFonts w:ascii="Avenir Book" w:hAnsi="Avenir Book"/>
              </w:rPr>
              <w:t>yr</w:t>
            </w:r>
            <w:proofErr w:type="spellEnd"/>
            <w:r w:rsidRPr="008E54B1">
              <w:rPr>
                <w:rFonts w:ascii="Avenir Book" w:hAnsi="Avenir Book"/>
              </w:rPr>
              <w:t>)</w:t>
            </w:r>
          </w:p>
        </w:tc>
      </w:tr>
      <w:tr w:rsidR="0085700E" w:rsidRPr="008E54B1" w14:paraId="12093DED" w14:textId="77777777" w:rsidTr="00DD6F27">
        <w:tc>
          <w:tcPr>
            <w:tcW w:w="1701" w:type="dxa"/>
            <w:vAlign w:val="top"/>
          </w:tcPr>
          <w:p w14:paraId="1540DA9C" w14:textId="77777777" w:rsidR="0085700E" w:rsidRPr="008E54B1" w:rsidRDefault="0032594A" w:rsidP="00DD6F27">
            <w:pPr>
              <w:pStyle w:val="SDMTableBoxParaNotNumbered"/>
              <w:rPr>
                <w:rFonts w:ascii="Avenir Book" w:hAnsi="Avenir Book"/>
                <w:iCs/>
                <w:sz w:val="22"/>
                <w:szCs w:val="22"/>
              </w:rPr>
            </w:pPr>
            <m:oMathPara>
              <m:oMathParaPr>
                <m:jc m:val="left"/>
              </m:oMathParaPr>
              <m:oMath>
                <m:sSub>
                  <m:sSubPr>
                    <m:ctrlPr>
                      <w:rPr>
                        <w:rFonts w:ascii="Cambria Math" w:hAnsi="Avenir Book" w:cs="Cambria Math"/>
                        <w:sz w:val="22"/>
                      </w:rPr>
                    </m:ctrlPr>
                  </m:sSubPr>
                  <m:e>
                    <m:r>
                      <m:rPr>
                        <m:sty m:val="p"/>
                      </m:rPr>
                      <w:rPr>
                        <w:rFonts w:ascii="Cambria Math" w:hAnsi="Avenir Book" w:cs="Cambria Math"/>
                      </w:rPr>
                      <m:t>EF</m:t>
                    </m:r>
                  </m:e>
                  <m:sub>
                    <m:r>
                      <m:rPr>
                        <m:sty m:val="p"/>
                      </m:rPr>
                      <w:rPr>
                        <w:rFonts w:ascii="Cambria Math" w:hAnsi="Avenir Book" w:cs="Cambria Math"/>
                      </w:rPr>
                      <m:t>EL</m:t>
                    </m:r>
                    <m:r>
                      <m:rPr>
                        <m:sty m:val="p"/>
                      </m:rPr>
                      <w:rPr>
                        <w:rFonts w:ascii="Cambria Math" w:hAnsi="Avenir Book"/>
                      </w:rPr>
                      <m:t>,</m:t>
                    </m:r>
                    <m:r>
                      <m:rPr>
                        <m:sty m:val="p"/>
                      </m:rPr>
                      <w:rPr>
                        <w:rFonts w:ascii="Cambria Math" w:hAnsi="Avenir Book" w:cs="Cambria Math"/>
                      </w:rPr>
                      <m:t>j</m:t>
                    </m:r>
                    <m:r>
                      <m:rPr>
                        <m:sty m:val="p"/>
                      </m:rPr>
                      <w:rPr>
                        <w:rFonts w:ascii="Cambria Math" w:hAnsi="Avenir Book"/>
                      </w:rPr>
                      <m:t>,</m:t>
                    </m:r>
                    <m:r>
                      <m:rPr>
                        <m:sty m:val="p"/>
                      </m:rPr>
                      <w:rPr>
                        <w:rFonts w:ascii="Cambria Math" w:hAnsi="Avenir Book" w:cs="Cambria Math"/>
                      </w:rPr>
                      <m:t>y</m:t>
                    </m:r>
                    <m:r>
                      <m:rPr>
                        <m:sty m:val="p"/>
                      </m:rPr>
                      <w:rPr>
                        <w:rFonts w:ascii="Cambria Math" w:hAnsi="Avenir Book"/>
                      </w:rPr>
                      <m:t xml:space="preserve"> </m:t>
                    </m:r>
                  </m:sub>
                </m:sSub>
              </m:oMath>
            </m:oMathPara>
          </w:p>
        </w:tc>
        <w:tc>
          <w:tcPr>
            <w:tcW w:w="345" w:type="dxa"/>
            <w:vAlign w:val="top"/>
          </w:tcPr>
          <w:p w14:paraId="740F42A0" w14:textId="77777777" w:rsidR="0085700E" w:rsidRPr="008E54B1" w:rsidRDefault="0085700E" w:rsidP="00DD6F27">
            <w:pPr>
              <w:pStyle w:val="SDMTableBoxParaNotNumbered"/>
              <w:rPr>
                <w:rFonts w:ascii="Avenir Book" w:hAnsi="Avenir Book"/>
                <w:sz w:val="22"/>
                <w:szCs w:val="22"/>
              </w:rPr>
            </w:pPr>
            <w:r w:rsidRPr="008E54B1">
              <w:rPr>
                <w:rFonts w:ascii="Avenir Book" w:hAnsi="Avenir Book"/>
                <w:sz w:val="22"/>
                <w:szCs w:val="22"/>
              </w:rPr>
              <w:t>=</w:t>
            </w:r>
          </w:p>
        </w:tc>
        <w:tc>
          <w:tcPr>
            <w:tcW w:w="7692" w:type="dxa"/>
            <w:vAlign w:val="top"/>
          </w:tcPr>
          <w:p w14:paraId="087BD78F" w14:textId="77777777" w:rsidR="0085700E" w:rsidRPr="008E54B1" w:rsidRDefault="0085700E" w:rsidP="00DD6F27">
            <w:pPr>
              <w:pStyle w:val="SDMTableBoxParaNotNumbered"/>
              <w:rPr>
                <w:rFonts w:ascii="Avenir Book" w:hAnsi="Avenir Book"/>
                <w:iCs/>
                <w:sz w:val="22"/>
                <w:szCs w:val="22"/>
              </w:rPr>
            </w:pPr>
            <w:r w:rsidRPr="008E54B1">
              <w:rPr>
                <w:rFonts w:ascii="Avenir Book" w:hAnsi="Avenir Book"/>
              </w:rPr>
              <w:t>Emission factor for electricity generation for source j in year y (t CO</w:t>
            </w:r>
            <w:r w:rsidRPr="008F3FA9">
              <w:rPr>
                <w:rFonts w:ascii="Avenir Book" w:hAnsi="Avenir Book"/>
                <w:vertAlign w:val="subscript"/>
              </w:rPr>
              <w:t>2</w:t>
            </w:r>
            <w:r w:rsidRPr="008E54B1">
              <w:rPr>
                <w:rFonts w:ascii="Avenir Book" w:hAnsi="Avenir Book"/>
              </w:rPr>
              <w:t>/MWh)</w:t>
            </w:r>
          </w:p>
        </w:tc>
      </w:tr>
      <w:tr w:rsidR="0085700E" w:rsidRPr="008E54B1" w14:paraId="11DF5212" w14:textId="77777777" w:rsidTr="00DD6F27">
        <w:tc>
          <w:tcPr>
            <w:tcW w:w="1701" w:type="dxa"/>
            <w:vAlign w:val="top"/>
          </w:tcPr>
          <w:p w14:paraId="079970B0" w14:textId="77777777" w:rsidR="0085700E" w:rsidRPr="008E54B1" w:rsidRDefault="0032594A" w:rsidP="00DD6F27">
            <w:pPr>
              <w:pStyle w:val="SDMTableBoxParaNotNumbered"/>
              <w:rPr>
                <w:rFonts w:ascii="Avenir Book" w:hAnsi="Avenir Book"/>
                <w:sz w:val="22"/>
                <w:szCs w:val="22"/>
              </w:rPr>
            </w:pPr>
            <m:oMathPara>
              <m:oMathParaPr>
                <m:jc m:val="left"/>
              </m:oMathParaPr>
              <m:oMath>
                <m:sSub>
                  <m:sSubPr>
                    <m:ctrlPr>
                      <w:rPr>
                        <w:rFonts w:ascii="Cambria Math" w:hAnsi="Avenir Book"/>
                        <w:sz w:val="22"/>
                      </w:rPr>
                    </m:ctrlPr>
                  </m:sSubPr>
                  <m:e>
                    <m:r>
                      <m:rPr>
                        <m:sty m:val="p"/>
                      </m:rPr>
                      <w:rPr>
                        <w:rFonts w:ascii="Cambria Math" w:hAnsi="Avenir Book"/>
                      </w:rPr>
                      <m:t>T</m:t>
                    </m:r>
                    <m:r>
                      <m:rPr>
                        <m:sty m:val="p"/>
                      </m:rPr>
                      <w:rPr>
                        <w:rFonts w:ascii="Cambria Math" w:hAnsi="Avenir Book" w:cs="Cambria Math"/>
                      </w:rPr>
                      <m:t>DL</m:t>
                    </m:r>
                  </m:e>
                  <m:sub>
                    <m:r>
                      <m:rPr>
                        <m:sty m:val="p"/>
                      </m:rPr>
                      <w:rPr>
                        <w:rFonts w:ascii="Cambria Math" w:hAnsi="Avenir Book" w:cs="Cambria Math"/>
                      </w:rPr>
                      <m:t>j</m:t>
                    </m:r>
                    <m:r>
                      <m:rPr>
                        <m:sty m:val="p"/>
                      </m:rPr>
                      <w:rPr>
                        <w:rFonts w:ascii="Cambria Math" w:hAnsi="Avenir Book"/>
                      </w:rPr>
                      <m:t>,</m:t>
                    </m:r>
                    <m:r>
                      <m:rPr>
                        <m:sty m:val="p"/>
                      </m:rPr>
                      <w:rPr>
                        <w:rFonts w:ascii="Cambria Math" w:hAnsi="Avenir Book" w:cs="Cambria Math"/>
                      </w:rPr>
                      <m:t>y</m:t>
                    </m:r>
                  </m:sub>
                </m:sSub>
              </m:oMath>
            </m:oMathPara>
          </w:p>
        </w:tc>
        <w:tc>
          <w:tcPr>
            <w:tcW w:w="345" w:type="dxa"/>
            <w:vAlign w:val="top"/>
          </w:tcPr>
          <w:p w14:paraId="2484BD45" w14:textId="77777777" w:rsidR="0085700E" w:rsidRPr="008E54B1" w:rsidRDefault="0085700E" w:rsidP="00DD6F27">
            <w:pPr>
              <w:pStyle w:val="SDMTableBoxParaNotNumbered"/>
              <w:rPr>
                <w:rFonts w:ascii="Avenir Book" w:hAnsi="Avenir Book"/>
                <w:sz w:val="22"/>
                <w:szCs w:val="22"/>
              </w:rPr>
            </w:pPr>
            <w:r w:rsidRPr="008E54B1">
              <w:rPr>
                <w:rFonts w:ascii="Avenir Book" w:hAnsi="Avenir Book"/>
                <w:sz w:val="22"/>
                <w:szCs w:val="22"/>
              </w:rPr>
              <w:t>=</w:t>
            </w:r>
          </w:p>
        </w:tc>
        <w:tc>
          <w:tcPr>
            <w:tcW w:w="7692" w:type="dxa"/>
            <w:vAlign w:val="top"/>
          </w:tcPr>
          <w:p w14:paraId="135DD5CA" w14:textId="77777777" w:rsidR="0085700E" w:rsidRPr="008E54B1" w:rsidRDefault="0085700E" w:rsidP="00DD6F27">
            <w:pPr>
              <w:pStyle w:val="SDMTableBoxParaNotNumbered"/>
              <w:rPr>
                <w:rFonts w:ascii="Avenir Book" w:hAnsi="Avenir Book"/>
                <w:iCs/>
                <w:sz w:val="22"/>
                <w:szCs w:val="22"/>
              </w:rPr>
            </w:pPr>
            <w:r w:rsidRPr="008E54B1">
              <w:rPr>
                <w:rFonts w:ascii="Avenir Book" w:hAnsi="Avenir Book"/>
              </w:rPr>
              <w:t>Average technical transmission and distribution losses for providing electricity to source j in year y</w:t>
            </w:r>
          </w:p>
        </w:tc>
      </w:tr>
    </w:tbl>
    <w:p w14:paraId="3F5C2C0B" w14:textId="77777777" w:rsidR="0085700E" w:rsidRDefault="008E54B1" w:rsidP="00365220">
      <w:pPr>
        <w:rPr>
          <w:rFonts w:ascii="Avenir Book" w:eastAsia="MS Mincho" w:hAnsi="Avenir Book"/>
        </w:rPr>
      </w:pPr>
      <w:r w:rsidRPr="008E54B1">
        <w:rPr>
          <w:rFonts w:ascii="Avenir Book" w:eastAsia="MS Mincho" w:hAnsi="Avenir Book"/>
        </w:rPr>
        <w:t xml:space="preserve">Determination of the emission factor for </w:t>
      </w:r>
      <w:r>
        <w:rPr>
          <w:rFonts w:ascii="Avenir Book" w:eastAsia="MS Mincho" w:hAnsi="Avenir Book"/>
        </w:rPr>
        <w:t>electricity generation (</w:t>
      </w:r>
      <w:proofErr w:type="spellStart"/>
      <w:proofErr w:type="gramStart"/>
      <w:r>
        <w:rPr>
          <w:rFonts w:ascii="Avenir Book" w:eastAsia="MS Mincho" w:hAnsi="Avenir Book"/>
        </w:rPr>
        <w:t>EF</w:t>
      </w:r>
      <w:r w:rsidRPr="008E54B1">
        <w:rPr>
          <w:rFonts w:ascii="Avenir Book" w:eastAsia="MS Mincho" w:hAnsi="Avenir Book"/>
          <w:vertAlign w:val="subscript"/>
        </w:rPr>
        <w:t>EL</w:t>
      </w:r>
      <w:r>
        <w:rPr>
          <w:rFonts w:ascii="Avenir Book" w:eastAsia="MS Mincho" w:hAnsi="Avenir Book"/>
        </w:rPr>
        <w:t>,</w:t>
      </w:r>
      <w:r w:rsidRPr="008E54B1">
        <w:rPr>
          <w:rFonts w:ascii="Avenir Book" w:eastAsia="MS Mincho" w:hAnsi="Avenir Book"/>
          <w:vertAlign w:val="subscript"/>
        </w:rPr>
        <w:t>j</w:t>
      </w:r>
      <w:proofErr w:type="gramEnd"/>
      <w:r w:rsidRPr="008E54B1">
        <w:rPr>
          <w:rFonts w:ascii="Avenir Book" w:eastAsia="MS Mincho" w:hAnsi="Avenir Book"/>
          <w:vertAlign w:val="subscript"/>
        </w:rPr>
        <w:t>,y</w:t>
      </w:r>
      <w:proofErr w:type="spellEnd"/>
      <w:r w:rsidRPr="008E54B1">
        <w:rPr>
          <w:rFonts w:ascii="Avenir Book" w:eastAsia="MS Mincho" w:hAnsi="Avenir Book"/>
        </w:rPr>
        <w:t>)</w:t>
      </w:r>
      <w:r>
        <w:rPr>
          <w:rFonts w:ascii="Avenir Book" w:eastAsia="MS Mincho" w:hAnsi="Avenir Book"/>
        </w:rPr>
        <w:t>:</w:t>
      </w:r>
    </w:p>
    <w:p w14:paraId="4E1281FB" w14:textId="77777777" w:rsidR="008E54B1" w:rsidRDefault="008E54B1" w:rsidP="00365220">
      <w:pPr>
        <w:rPr>
          <w:rFonts w:ascii="Avenir Book" w:eastAsia="MS Mincho" w:hAnsi="Avenir Book"/>
        </w:rPr>
      </w:pPr>
      <w:r>
        <w:rPr>
          <w:rFonts w:ascii="Avenir Book" w:eastAsia="MS Mincho" w:hAnsi="Avenir Book"/>
        </w:rPr>
        <w:t xml:space="preserve">Since the project consumes electricity only from grid, the Scenario A is applicable for this project. </w:t>
      </w:r>
    </w:p>
    <w:p w14:paraId="371147CF" w14:textId="77777777" w:rsidR="008E54B1" w:rsidRDefault="002677D4" w:rsidP="00365220">
      <w:pPr>
        <w:rPr>
          <w:rFonts w:ascii="Avenir Book" w:eastAsia="MS Mincho" w:hAnsi="Avenir Book"/>
        </w:rPr>
      </w:pPr>
      <w:r>
        <w:rPr>
          <w:rFonts w:ascii="Avenir Book" w:eastAsia="MS Mincho" w:hAnsi="Avenir Book"/>
        </w:rPr>
        <w:t xml:space="preserve">Option A.1 is selected for estimation of  </w:t>
      </w:r>
      <m:oMath>
        <m:sSub>
          <m:sSubPr>
            <m:ctrlPr>
              <w:rPr>
                <w:rFonts w:ascii="Cambria Math" w:hAnsi="Cambria Math" w:cs="Cambria Math"/>
              </w:rPr>
            </m:ctrlPr>
          </m:sSubPr>
          <m:e>
            <m:r>
              <m:rPr>
                <m:sty m:val="p"/>
              </m:rPr>
              <w:rPr>
                <w:rFonts w:ascii="Cambria Math" w:hAnsi="Cambria Math" w:cs="Cambria Math"/>
              </w:rPr>
              <m:t>EF</m:t>
            </m:r>
          </m:e>
          <m:sub>
            <m:r>
              <m:rPr>
                <m:sty m:val="p"/>
              </m:rPr>
              <w:rPr>
                <w:rFonts w:ascii="Cambria Math" w:hAnsi="Cambria Math" w:cs="Cambria Math"/>
              </w:rPr>
              <m:t>EL,j</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 xml:space="preserve"> </m:t>
            </m:r>
          </m:sub>
        </m:sSub>
      </m:oMath>
      <w:r>
        <w:rPr>
          <w:rFonts w:ascii="Avenir Book" w:eastAsia="MS Mincho" w:hAnsi="Avenir Book"/>
        </w:rPr>
        <w:t xml:space="preserve">. As per Option A, </w:t>
      </w:r>
      <w:r w:rsidRPr="002677D4">
        <w:rPr>
          <w:rFonts w:ascii="Avenir Book" w:eastAsia="MS Mincho" w:hAnsi="Avenir Book"/>
        </w:rPr>
        <w:t xml:space="preserve">combined margin emission factor of the applicable electricity system, using the procedures in the latest approved version of the “Tool to calculate the emission factor for an electricity system” </w:t>
      </w:r>
      <w:r>
        <w:rPr>
          <w:rFonts w:ascii="Avenir Book" w:eastAsia="MS Mincho" w:hAnsi="Avenir Book"/>
        </w:rPr>
        <w:t xml:space="preserve"> shall be calculated </w:t>
      </w:r>
      <w:r w:rsidRPr="002677D4">
        <w:rPr>
          <w:rFonts w:ascii="Avenir Book" w:eastAsia="MS Mincho" w:hAnsi="Avenir Book"/>
        </w:rPr>
        <w:t>(</w:t>
      </w:r>
      <w:proofErr w:type="spellStart"/>
      <w:r w:rsidRPr="002677D4">
        <w:rPr>
          <w:rFonts w:ascii="Avenir Book" w:eastAsia="MS Mincho" w:hAnsi="Avenir Book"/>
        </w:rPr>
        <w:t>EF</w:t>
      </w:r>
      <w:r w:rsidRPr="0040388E">
        <w:rPr>
          <w:rFonts w:ascii="Avenir Book" w:eastAsia="MS Mincho" w:hAnsi="Avenir Book"/>
          <w:vertAlign w:val="subscript"/>
        </w:rPr>
        <w:t>EL,j</w:t>
      </w:r>
      <w:proofErr w:type="spellEnd"/>
      <w:r w:rsidRPr="0040388E">
        <w:rPr>
          <w:rFonts w:ascii="Avenir Book" w:eastAsia="MS Mincho" w:hAnsi="Avenir Book"/>
          <w:vertAlign w:val="subscript"/>
        </w:rPr>
        <w:t>/k/</w:t>
      </w:r>
      <w:proofErr w:type="spellStart"/>
      <w:r w:rsidRPr="0040388E">
        <w:rPr>
          <w:rFonts w:ascii="Avenir Book" w:eastAsia="MS Mincho" w:hAnsi="Avenir Book"/>
          <w:vertAlign w:val="subscript"/>
        </w:rPr>
        <w:t>l,y</w:t>
      </w:r>
      <w:proofErr w:type="spellEnd"/>
      <w:r w:rsidRPr="0040388E">
        <w:rPr>
          <w:rFonts w:ascii="Avenir Book" w:eastAsia="MS Mincho" w:hAnsi="Avenir Book"/>
          <w:vertAlign w:val="subscript"/>
        </w:rPr>
        <w:t xml:space="preserve"> </w:t>
      </w:r>
      <w:r w:rsidRPr="002677D4">
        <w:rPr>
          <w:rFonts w:ascii="Avenir Book" w:eastAsia="MS Mincho" w:hAnsi="Avenir Book"/>
        </w:rPr>
        <w:t xml:space="preserve">= </w:t>
      </w:r>
      <w:proofErr w:type="spellStart"/>
      <w:r w:rsidRPr="002677D4">
        <w:rPr>
          <w:rFonts w:ascii="Avenir Book" w:eastAsia="MS Mincho" w:hAnsi="Avenir Book"/>
        </w:rPr>
        <w:t>EF</w:t>
      </w:r>
      <w:r w:rsidRPr="0040388E">
        <w:rPr>
          <w:rFonts w:ascii="Avenir Book" w:eastAsia="MS Mincho" w:hAnsi="Avenir Book"/>
          <w:vertAlign w:val="subscript"/>
        </w:rPr>
        <w:t>grid,CM,y</w:t>
      </w:r>
      <w:proofErr w:type="spellEnd"/>
      <w:r w:rsidRPr="002677D4">
        <w:rPr>
          <w:rFonts w:ascii="Avenir Book" w:eastAsia="MS Mincho" w:hAnsi="Avenir Book"/>
        </w:rPr>
        <w:t>).</w:t>
      </w:r>
      <w:r>
        <w:rPr>
          <w:rFonts w:ascii="Avenir Book" w:eastAsia="MS Mincho" w:hAnsi="Avenir Book"/>
        </w:rPr>
        <w:t xml:space="preserve"> The combined margin emission factor of all the grids in Indonesia is calculated by </w:t>
      </w:r>
      <w:r w:rsidRPr="002677D4">
        <w:rPr>
          <w:rFonts w:ascii="Avenir Book" w:eastAsia="MS Mincho" w:hAnsi="Avenir Book"/>
        </w:rPr>
        <w:t xml:space="preserve">Directorate General of Electricity, Ministry of Energy and Mineral Resources, Indonesia </w:t>
      </w:r>
      <w:r>
        <w:rPr>
          <w:rFonts w:ascii="Avenir Book" w:eastAsia="MS Mincho" w:hAnsi="Avenir Book"/>
        </w:rPr>
        <w:t xml:space="preserve">on 2016. This is the latest values made available by ministry of Energy and Mineral Resources. As per this, the ex-ante emission factor of </w:t>
      </w:r>
      <w:r w:rsidRPr="002677D4">
        <w:rPr>
          <w:rFonts w:ascii="Avenir Book" w:eastAsia="MS Mincho" w:hAnsi="Avenir Book"/>
        </w:rPr>
        <w:t>Jamali (</w:t>
      </w:r>
      <w:proofErr w:type="spellStart"/>
      <w:r w:rsidRPr="002677D4">
        <w:rPr>
          <w:rFonts w:ascii="Avenir Book" w:eastAsia="MS Mincho" w:hAnsi="Avenir Book"/>
        </w:rPr>
        <w:t>Jawa</w:t>
      </w:r>
      <w:proofErr w:type="spellEnd"/>
      <w:r w:rsidRPr="002677D4">
        <w:rPr>
          <w:rFonts w:ascii="Avenir Book" w:eastAsia="MS Mincho" w:hAnsi="Avenir Book"/>
        </w:rPr>
        <w:t>-Madura-Bali)</w:t>
      </w:r>
      <w:r>
        <w:rPr>
          <w:rFonts w:ascii="Avenir Book" w:eastAsia="MS Mincho" w:hAnsi="Avenir Book"/>
        </w:rPr>
        <w:t xml:space="preserve"> grid is estimated to as </w:t>
      </w:r>
      <w:r w:rsidRPr="002677D4">
        <w:rPr>
          <w:rFonts w:ascii="Avenir Book" w:eastAsia="MS Mincho" w:hAnsi="Avenir Book"/>
        </w:rPr>
        <w:t>0.862</w:t>
      </w:r>
      <w:r>
        <w:rPr>
          <w:rFonts w:ascii="Avenir Book" w:eastAsia="MS Mincho" w:hAnsi="Avenir Book"/>
        </w:rPr>
        <w:t xml:space="preserve"> tCO</w:t>
      </w:r>
      <w:r w:rsidRPr="0040388E">
        <w:rPr>
          <w:rFonts w:ascii="Avenir Book" w:eastAsia="MS Mincho" w:hAnsi="Avenir Book"/>
          <w:vertAlign w:val="subscript"/>
        </w:rPr>
        <w:t>2</w:t>
      </w:r>
      <w:r>
        <w:rPr>
          <w:rFonts w:ascii="Avenir Book" w:eastAsia="MS Mincho" w:hAnsi="Avenir Book"/>
        </w:rPr>
        <w:t>/MWh</w:t>
      </w:r>
    </w:p>
    <w:p w14:paraId="2CFCB0EF" w14:textId="77777777" w:rsidR="002677D4" w:rsidRDefault="002677D4" w:rsidP="00365220">
      <w:pPr>
        <w:rPr>
          <w:rFonts w:ascii="Avenir Book" w:eastAsia="MS Mincho" w:hAnsi="Avenir Book"/>
        </w:rPr>
      </w:pPr>
    </w:p>
    <w:p w14:paraId="751C8767" w14:textId="77777777" w:rsidR="00721AC8" w:rsidRDefault="00721AC8" w:rsidP="00365220">
      <w:pPr>
        <w:rPr>
          <w:rFonts w:ascii="Avenir Book" w:eastAsia="MS Mincho" w:hAnsi="Avenir Book"/>
        </w:rPr>
      </w:pPr>
      <w:r>
        <w:rPr>
          <w:rFonts w:ascii="Avenir Book" w:eastAsia="MS Mincho" w:hAnsi="Avenir Book"/>
        </w:rPr>
        <w:t>Since the electricity will be consumed only from grid the equation is reduced as below:</w:t>
      </w:r>
    </w:p>
    <w:p w14:paraId="62837EAA" w14:textId="77777777" w:rsidR="00721AC8" w:rsidRDefault="00721AC8" w:rsidP="00365220">
      <w:pPr>
        <w:rPr>
          <w:rFonts w:ascii="Avenir Book" w:eastAsia="MS Mincho" w:hAnsi="Avenir Book"/>
        </w:rPr>
      </w:pPr>
    </w:p>
    <w:p w14:paraId="699F3086" w14:textId="77777777" w:rsidR="00721AC8" w:rsidRDefault="00721AC8" w:rsidP="00721AC8">
      <w:pPr>
        <w:rPr>
          <w:rFonts w:ascii="Avenir Book" w:eastAsia="MS Mincho" w:hAnsi="Avenir Book"/>
          <w:b/>
          <w:u w:val="single"/>
        </w:rPr>
      </w:pPr>
      <w:r>
        <w:rPr>
          <w:rFonts w:ascii="Cambria Math" w:hAnsi="Cambria Math" w:cs="Cambria Math"/>
        </w:rPr>
        <w:t>𝑃𝐸</w:t>
      </w:r>
      <w:r w:rsidRPr="0085700E">
        <w:rPr>
          <w:rFonts w:ascii="Cambria Math" w:hAnsi="Cambria Math" w:cs="Cambria Math"/>
          <w:vertAlign w:val="subscript"/>
        </w:rPr>
        <w:t>𝐸𝐶</w:t>
      </w:r>
      <w:r w:rsidRPr="0085700E">
        <w:rPr>
          <w:vertAlign w:val="subscript"/>
        </w:rPr>
        <w:t>,</w:t>
      </w:r>
      <w:r w:rsidRPr="0085700E">
        <w:rPr>
          <w:rFonts w:ascii="Cambria Math" w:hAnsi="Cambria Math" w:cs="Cambria Math"/>
          <w:vertAlign w:val="subscript"/>
        </w:rPr>
        <w:t>𝑦</w:t>
      </w:r>
      <w:r w:rsidRPr="0085700E">
        <w:rPr>
          <w:vertAlign w:val="subscript"/>
        </w:rPr>
        <w:t xml:space="preserve"> </w:t>
      </w:r>
      <w:r>
        <w:t xml:space="preserve">= </w:t>
      </w:r>
      <m:oMath>
        <m:sSub>
          <m:sSubPr>
            <m:ctrlPr>
              <w:rPr>
                <w:rFonts w:ascii="Cambria Math" w:hAnsi="Cambria Math" w:cs="Cambria Math"/>
              </w:rPr>
            </m:ctrlPr>
          </m:sSubPr>
          <m:e>
            <m:r>
              <m:rPr>
                <m:sty m:val="p"/>
              </m:rPr>
              <w:rPr>
                <w:rFonts w:ascii="Cambria Math" w:hAnsi="Cambria Math" w:cs="Cambria Math"/>
              </w:rPr>
              <m:t>EC</m:t>
            </m:r>
          </m:e>
          <m:sub>
            <m:r>
              <m:rPr>
                <m:sty m:val="p"/>
              </m:rPr>
              <w:rPr>
                <w:rFonts w:ascii="Cambria Math" w:hAnsi="Cambria Math" w:cs="Cambria Math"/>
              </w:rPr>
              <m:t>PJ</m:t>
            </m:r>
            <m:r>
              <m:rPr>
                <m:sty m:val="p"/>
              </m:rPr>
              <w:rPr>
                <w:rFonts w:ascii="Cambria Math" w:hAnsi="Cambria Math"/>
              </w:rPr>
              <m:t>,</m:t>
            </m:r>
            <m:r>
              <m:rPr>
                <m:sty m:val="p"/>
              </m:rPr>
              <w:rPr>
                <w:rFonts w:ascii="Cambria Math" w:hAnsi="Cambria Math" w:cs="Cambria Math"/>
              </w:rPr>
              <m:t>grid</m:t>
            </m:r>
            <m:r>
              <m:rPr>
                <m:sty m:val="p"/>
              </m:rPr>
              <w:rPr>
                <w:rFonts w:ascii="Cambria Math" w:hAnsi="Cambria Math"/>
              </w:rPr>
              <m:t>,</m:t>
            </m:r>
            <m:r>
              <m:rPr>
                <m:sty m:val="p"/>
              </m:rPr>
              <w:rPr>
                <w:rFonts w:ascii="Cambria Math" w:hAnsi="Cambria Math" w:cs="Cambria Math"/>
              </w:rPr>
              <m:t>y</m:t>
            </m:r>
          </m:sub>
        </m:sSub>
        <m:r>
          <m:rPr>
            <m:sty m:val="p"/>
          </m:rPr>
          <w:rPr>
            <w:rFonts w:ascii="Cambria Math" w:hAnsi="Cambria Math"/>
          </w:rPr>
          <m:t xml:space="preserve"> × </m:t>
        </m:r>
        <m:sSub>
          <m:sSubPr>
            <m:ctrlPr>
              <w:rPr>
                <w:rFonts w:ascii="Cambria Math" w:hAnsi="Cambria Math" w:cs="Cambria Math"/>
              </w:rPr>
            </m:ctrlPr>
          </m:sSubPr>
          <m:e>
            <m:r>
              <m:rPr>
                <m:sty m:val="p"/>
              </m:rPr>
              <w:rPr>
                <w:rFonts w:ascii="Cambria Math" w:hAnsi="Cambria Math" w:cs="Cambria Math"/>
              </w:rPr>
              <m:t>EF</m:t>
            </m:r>
          </m:e>
          <m:sub>
            <m:r>
              <m:rPr>
                <m:sty m:val="p"/>
              </m:rPr>
              <w:rPr>
                <w:rFonts w:ascii="Cambria Math" w:hAnsi="Cambria Math" w:cs="Cambria Math"/>
              </w:rPr>
              <m:t>EL,grid</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 xml:space="preserve"> </m:t>
            </m:r>
          </m:sub>
        </m:sSub>
        <m:r>
          <m:rPr>
            <m:sty m:val="p"/>
          </m:rPr>
          <w:rPr>
            <w:rFonts w:ascii="Cambria Math" w:hAnsi="Cambria Math" w:cs="Cambria Math"/>
          </w:rPr>
          <m:t xml:space="preserve"> </m:t>
        </m:r>
        <m:r>
          <m:rPr>
            <m:sty m:val="p"/>
          </m:rPr>
          <w:rPr>
            <w:rFonts w:ascii="Cambria Math" w:hAnsi="Cambria Math"/>
          </w:rPr>
          <m:t xml:space="preserve">× (1 + </m:t>
        </m:r>
        <m:sSub>
          <m:sSubPr>
            <m:ctrlPr>
              <w:rPr>
                <w:rFonts w:ascii="Cambria Math" w:hAnsi="Cambria Math"/>
              </w:rPr>
            </m:ctrlPr>
          </m:sSubPr>
          <m:e>
            <m:r>
              <m:rPr>
                <m:sty m:val="p"/>
              </m:rPr>
              <w:rPr>
                <w:rFonts w:ascii="Cambria Math" w:hAnsi="Cambria Math"/>
              </w:rPr>
              <m:t>T</m:t>
            </m:r>
            <m:r>
              <m:rPr>
                <m:sty m:val="p"/>
              </m:rPr>
              <w:rPr>
                <w:rFonts w:ascii="Cambria Math" w:hAnsi="Cambria Math" w:cs="Cambria Math"/>
              </w:rPr>
              <m:t>DL</m:t>
            </m:r>
          </m:e>
          <m:sub>
            <m:r>
              <m:rPr>
                <m:sty m:val="p"/>
              </m:rPr>
              <w:rPr>
                <w:rFonts w:ascii="Cambria Math" w:hAnsi="Cambria Math" w:cs="Cambria Math"/>
              </w:rPr>
              <m:t>grid</m:t>
            </m:r>
            <m:r>
              <m:rPr>
                <m:sty m:val="p"/>
              </m:rPr>
              <w:rPr>
                <w:rFonts w:ascii="Cambria Math" w:hAnsi="Cambria Math"/>
              </w:rPr>
              <m:t>,</m:t>
            </m:r>
            <m:r>
              <m:rPr>
                <m:sty m:val="p"/>
              </m:rPr>
              <w:rPr>
                <w:rFonts w:ascii="Cambria Math" w:hAnsi="Cambria Math" w:cs="Cambria Math"/>
              </w:rPr>
              <m:t>y</m:t>
            </m:r>
          </m:sub>
        </m:sSub>
        <m:r>
          <m:rPr>
            <m:sty m:val="p"/>
          </m:rPr>
          <w:rPr>
            <w:rFonts w:ascii="Cambria Math" w:hAnsi="Cambria Math"/>
          </w:rPr>
          <m:t>)</m:t>
        </m:r>
      </m:oMath>
    </w:p>
    <w:p w14:paraId="1B156CAF" w14:textId="77777777" w:rsidR="00721AC8" w:rsidRDefault="00721AC8" w:rsidP="00365220">
      <w:pPr>
        <w:rPr>
          <w:rFonts w:ascii="Avenir Book" w:eastAsia="MS Mincho" w:hAnsi="Avenir Book"/>
        </w:rPr>
      </w:pPr>
    </w:p>
    <w:p w14:paraId="1FF72D8C" w14:textId="77777777" w:rsidR="00721AC8" w:rsidRDefault="00721AC8" w:rsidP="00365220">
      <w:pPr>
        <w:rPr>
          <w:rFonts w:ascii="Avenir Book" w:eastAsia="MS Mincho" w:hAnsi="Avenir Book"/>
        </w:rPr>
      </w:pPr>
    </w:p>
    <w:p w14:paraId="689B21A2" w14:textId="77777777" w:rsidR="00FC4AA2" w:rsidRPr="008E54B1" w:rsidRDefault="00FC4AA2" w:rsidP="00365220">
      <w:pPr>
        <w:rPr>
          <w:rFonts w:ascii="Avenir Book" w:eastAsia="MS Mincho" w:hAnsi="Avenir Book"/>
        </w:rPr>
      </w:pPr>
    </w:p>
    <w:p w14:paraId="22663286" w14:textId="77777777" w:rsidR="008E54B1" w:rsidRDefault="00FC4AA2" w:rsidP="00365220">
      <w:pPr>
        <w:rPr>
          <w:rFonts w:ascii="Avenir Book" w:eastAsia="MS Mincho" w:hAnsi="Avenir Book"/>
          <w:u w:val="single"/>
        </w:rPr>
      </w:pPr>
      <w:r w:rsidRPr="00FC4AA2">
        <w:rPr>
          <w:rFonts w:ascii="Avenir Book" w:eastAsia="MS Mincho" w:hAnsi="Avenir Book"/>
          <w:u w:val="single"/>
        </w:rPr>
        <w:t>Determination of project emissions from fossil fuel consumption (</w:t>
      </w:r>
      <w:proofErr w:type="spellStart"/>
      <w:proofErr w:type="gramStart"/>
      <w:r w:rsidRPr="00FC4AA2">
        <w:rPr>
          <w:rFonts w:ascii="Avenir Book" w:eastAsia="MS Mincho" w:hAnsi="Avenir Book"/>
          <w:u w:val="single"/>
        </w:rPr>
        <w:t>PE</w:t>
      </w:r>
      <w:r w:rsidRPr="00FC4AA2">
        <w:rPr>
          <w:rFonts w:ascii="Avenir Book" w:eastAsia="MS Mincho" w:hAnsi="Avenir Book"/>
          <w:u w:val="single"/>
          <w:vertAlign w:val="subscript"/>
        </w:rPr>
        <w:t>FC,y</w:t>
      </w:r>
      <w:proofErr w:type="spellEnd"/>
      <w:proofErr w:type="gramEnd"/>
      <w:r w:rsidRPr="00FC4AA2">
        <w:rPr>
          <w:rFonts w:ascii="Avenir Book" w:eastAsia="MS Mincho" w:hAnsi="Avenir Book"/>
          <w:u w:val="single"/>
        </w:rPr>
        <w:t>)</w:t>
      </w:r>
    </w:p>
    <w:p w14:paraId="45ACFD05" w14:textId="77777777" w:rsidR="00FC4AA2" w:rsidRDefault="00FC4AA2" w:rsidP="00365220">
      <w:pPr>
        <w:rPr>
          <w:rFonts w:ascii="Avenir Book" w:eastAsia="MS Mincho" w:hAnsi="Avenir Book"/>
          <w:u w:val="single"/>
        </w:rPr>
      </w:pPr>
    </w:p>
    <w:p w14:paraId="18738774" w14:textId="77777777" w:rsidR="00FC4AA2" w:rsidRPr="00B410C0" w:rsidRDefault="007A000A" w:rsidP="00FC4AA2">
      <w:pPr>
        <w:rPr>
          <w:rFonts w:ascii="Avenir Book" w:eastAsia="MS Mincho" w:hAnsi="Avenir Book"/>
        </w:rPr>
      </w:pPr>
      <w:r w:rsidRPr="007A000A">
        <w:rPr>
          <w:rFonts w:ascii="Avenir Book" w:eastAsia="MS Mincho" w:hAnsi="Avenir Book"/>
        </w:rPr>
        <w:t>P</w:t>
      </w:r>
      <w:r w:rsidR="00FC4AA2" w:rsidRPr="007A000A">
        <w:rPr>
          <w:rFonts w:ascii="Avenir Book" w:eastAsia="MS Mincho" w:hAnsi="Avenir Book"/>
        </w:rPr>
        <w:t>roject emissions from fossil fuel consumption (</w:t>
      </w:r>
      <w:proofErr w:type="spellStart"/>
      <w:proofErr w:type="gramStart"/>
      <w:r w:rsidR="00FC4AA2" w:rsidRPr="007A000A">
        <w:rPr>
          <w:rFonts w:ascii="Avenir Book" w:eastAsia="MS Mincho" w:hAnsi="Avenir Book"/>
        </w:rPr>
        <w:t>PE</w:t>
      </w:r>
      <w:r w:rsidR="00FC4AA2" w:rsidRPr="007A000A">
        <w:rPr>
          <w:rFonts w:ascii="Avenir Book" w:eastAsia="MS Mincho" w:hAnsi="Avenir Book"/>
          <w:vertAlign w:val="subscript"/>
        </w:rPr>
        <w:t>FC,y</w:t>
      </w:r>
      <w:proofErr w:type="spellEnd"/>
      <w:proofErr w:type="gramEnd"/>
      <w:r w:rsidR="00FC4AA2" w:rsidRPr="007A000A">
        <w:rPr>
          <w:rFonts w:ascii="Avenir Book" w:eastAsia="MS Mincho" w:hAnsi="Avenir Book"/>
        </w:rPr>
        <w:t>)</w:t>
      </w:r>
      <w:r w:rsidRPr="007A000A">
        <w:rPr>
          <w:rFonts w:ascii="Avenir Book" w:eastAsia="MS Mincho" w:hAnsi="Avenir Book"/>
        </w:rPr>
        <w:t xml:space="preserve"> is estimated using the methodological tool ‘</w:t>
      </w:r>
      <w:r w:rsidR="00FC4AA2" w:rsidRPr="00FC4AA2">
        <w:rPr>
          <w:rFonts w:ascii="Avenir Book" w:eastAsia="MS Mincho" w:hAnsi="Avenir Book"/>
        </w:rPr>
        <w:t>Tool to calculate project</w:t>
      </w:r>
      <w:r>
        <w:rPr>
          <w:rFonts w:ascii="Avenir Book" w:eastAsia="MS Mincho" w:hAnsi="Avenir Book"/>
        </w:rPr>
        <w:t xml:space="preserve"> </w:t>
      </w:r>
      <w:r w:rsidR="00FC4AA2" w:rsidRPr="00FC4AA2">
        <w:rPr>
          <w:rFonts w:ascii="Avenir Book" w:eastAsia="MS Mincho" w:hAnsi="Avenir Book"/>
        </w:rPr>
        <w:t>or leakage CO2 emissions from fossil fuel combustion</w:t>
      </w:r>
      <w:r>
        <w:rPr>
          <w:rFonts w:ascii="Avenir Book" w:eastAsia="MS Mincho" w:hAnsi="Avenir Book"/>
        </w:rPr>
        <w:t xml:space="preserve">’, version 3. As per para 6 &amp; 7 of the </w:t>
      </w:r>
      <w:r w:rsidRPr="00B410C0">
        <w:rPr>
          <w:rFonts w:ascii="Avenir Book" w:eastAsia="MS Mincho" w:hAnsi="Avenir Book"/>
        </w:rPr>
        <w:t>tool it is calculated as below:</w:t>
      </w:r>
    </w:p>
    <w:p w14:paraId="2320306E" w14:textId="77777777" w:rsidR="007A000A" w:rsidRPr="00B410C0" w:rsidRDefault="007A000A" w:rsidP="00FC4AA2">
      <w:pPr>
        <w:rPr>
          <w:rFonts w:ascii="Avenir Book" w:hAnsi="Avenir Book" w:cs="Cambria Math"/>
          <w:vertAlign w:val="subscript"/>
        </w:rPr>
      </w:pPr>
      <w:r w:rsidRPr="00B410C0">
        <w:rPr>
          <w:rFonts w:ascii="Cambria Math" w:hAnsi="Cambria Math" w:cs="Cambria Math"/>
        </w:rPr>
        <w:t>𝑃𝐸</w:t>
      </w:r>
      <w:r w:rsidRPr="00B410C0">
        <w:rPr>
          <w:rFonts w:ascii="Cambria Math" w:hAnsi="Cambria Math" w:cs="Cambria Math"/>
          <w:vertAlign w:val="subscript"/>
        </w:rPr>
        <w:t>𝐹𝐶</w:t>
      </w:r>
      <w:r w:rsidRPr="00B410C0">
        <w:rPr>
          <w:rFonts w:ascii="Avenir Book" w:hAnsi="Avenir Book"/>
          <w:vertAlign w:val="subscript"/>
        </w:rPr>
        <w:t>,</w:t>
      </w:r>
      <w:r w:rsidRPr="00B410C0">
        <w:rPr>
          <w:rFonts w:ascii="Cambria Math" w:hAnsi="Cambria Math" w:cs="Cambria Math"/>
          <w:vertAlign w:val="subscript"/>
        </w:rPr>
        <w:t>𝑗</w:t>
      </w:r>
      <w:r w:rsidRPr="00B410C0">
        <w:rPr>
          <w:rFonts w:ascii="Avenir Book" w:hAnsi="Avenir Book"/>
          <w:vertAlign w:val="subscript"/>
        </w:rPr>
        <w:t>,</w:t>
      </w:r>
      <w:r w:rsidRPr="00B410C0">
        <w:rPr>
          <w:rFonts w:ascii="Cambria Math" w:hAnsi="Cambria Math" w:cs="Cambria Math"/>
          <w:vertAlign w:val="subscript"/>
        </w:rPr>
        <w:t>𝑦</w:t>
      </w:r>
      <w:r w:rsidRPr="00B410C0">
        <w:rPr>
          <w:rFonts w:ascii="Avenir Book" w:hAnsi="Avenir Book"/>
          <w:vertAlign w:val="subscript"/>
        </w:rPr>
        <w:t xml:space="preserve"> </w:t>
      </w:r>
      <w:r w:rsidRPr="00B410C0">
        <w:rPr>
          <w:rFonts w:ascii="Avenir Book" w:hAnsi="Avenir Book"/>
        </w:rPr>
        <w:t>= ∑</w:t>
      </w:r>
      <w:r w:rsidRPr="00B410C0">
        <w:rPr>
          <w:rFonts w:ascii="Cambria Math" w:hAnsi="Cambria Math" w:cs="Cambria Math"/>
        </w:rPr>
        <w:t>𝐹𝐶</w:t>
      </w:r>
      <w:r w:rsidRPr="00B410C0">
        <w:rPr>
          <w:rFonts w:ascii="Cambria Math" w:hAnsi="Cambria Math" w:cs="Cambria Math"/>
          <w:vertAlign w:val="subscript"/>
        </w:rPr>
        <w:t>𝑖</w:t>
      </w:r>
      <w:r w:rsidRPr="00B410C0">
        <w:rPr>
          <w:rFonts w:ascii="Avenir Book" w:hAnsi="Avenir Book"/>
          <w:vertAlign w:val="subscript"/>
        </w:rPr>
        <w:t>,</w:t>
      </w:r>
      <w:r w:rsidRPr="00B410C0">
        <w:rPr>
          <w:rFonts w:ascii="Cambria Math" w:hAnsi="Cambria Math" w:cs="Cambria Math"/>
          <w:vertAlign w:val="subscript"/>
        </w:rPr>
        <w:t>𝑗</w:t>
      </w:r>
      <w:r w:rsidRPr="00B410C0">
        <w:rPr>
          <w:rFonts w:ascii="Avenir Book" w:hAnsi="Avenir Book"/>
          <w:vertAlign w:val="subscript"/>
        </w:rPr>
        <w:t>,</w:t>
      </w:r>
      <w:r w:rsidRPr="00B410C0">
        <w:rPr>
          <w:rFonts w:ascii="Cambria Math" w:hAnsi="Cambria Math" w:cs="Cambria Math"/>
          <w:vertAlign w:val="subscript"/>
        </w:rPr>
        <w:t>𝑦</w:t>
      </w:r>
      <w:r w:rsidRPr="00B410C0">
        <w:rPr>
          <w:rFonts w:ascii="Avenir Book" w:hAnsi="Avenir Book"/>
        </w:rPr>
        <w:t xml:space="preserve"> × </w:t>
      </w:r>
      <w:r w:rsidRPr="00B410C0">
        <w:rPr>
          <w:rFonts w:ascii="Cambria Math" w:hAnsi="Cambria Math" w:cs="Cambria Math"/>
        </w:rPr>
        <w:t>𝐶𝑂𝐸𝐹</w:t>
      </w:r>
      <w:r w:rsidRPr="00B410C0">
        <w:rPr>
          <w:rFonts w:ascii="Cambria Math" w:hAnsi="Cambria Math" w:cs="Cambria Math"/>
          <w:vertAlign w:val="subscript"/>
        </w:rPr>
        <w:t>𝑖</w:t>
      </w:r>
      <w:r w:rsidRPr="00B410C0">
        <w:rPr>
          <w:rFonts w:ascii="Avenir Book" w:hAnsi="Avenir Book"/>
          <w:vertAlign w:val="subscript"/>
        </w:rPr>
        <w:t>,</w:t>
      </w:r>
      <w:r w:rsidRPr="00B410C0">
        <w:rPr>
          <w:rFonts w:ascii="Cambria Math" w:hAnsi="Cambria Math" w:cs="Cambria Math"/>
          <w:vertAlign w:val="subscript"/>
        </w:rPr>
        <w:t>𝑦</w:t>
      </w:r>
    </w:p>
    <w:p w14:paraId="24EEA3C9" w14:textId="77777777" w:rsidR="007A000A" w:rsidRPr="00EB0B41" w:rsidRDefault="007A000A" w:rsidP="00FC4AA2">
      <w:pPr>
        <w:rPr>
          <w:rFonts w:ascii="Avenir Book" w:hAnsi="Avenir Book" w:cs="Cambria Math"/>
          <w:szCs w:val="22"/>
        </w:rPr>
      </w:pPr>
      <w:r w:rsidRPr="00B410C0">
        <w:rPr>
          <w:rFonts w:ascii="Avenir Book" w:hAnsi="Avenir Book" w:cs="Cambria Math"/>
        </w:rPr>
        <w:t>And</w:t>
      </w:r>
    </w:p>
    <w:p w14:paraId="720E15DB" w14:textId="77777777" w:rsidR="007A000A" w:rsidRPr="00EB0B41" w:rsidRDefault="007A000A" w:rsidP="00FC4AA2">
      <w:pPr>
        <w:rPr>
          <w:rFonts w:ascii="Avenir Book" w:hAnsi="Avenir Book" w:cs="Tahoma"/>
          <w:szCs w:val="22"/>
          <w:vertAlign w:val="subscript"/>
        </w:rPr>
      </w:pPr>
      <w:r w:rsidRPr="00EB0B41">
        <w:rPr>
          <w:rFonts w:ascii="Cambria Math" w:hAnsi="Cambria Math" w:cs="Cambria Math"/>
          <w:szCs w:val="22"/>
        </w:rPr>
        <w:t>𝐶𝑂𝐸𝐹</w:t>
      </w:r>
      <w:r w:rsidRPr="00EB0B41">
        <w:rPr>
          <w:rFonts w:ascii="Cambria Math" w:hAnsi="Cambria Math" w:cs="Cambria Math"/>
          <w:szCs w:val="22"/>
          <w:vertAlign w:val="subscript"/>
        </w:rPr>
        <w:t>𝑖</w:t>
      </w:r>
      <w:r w:rsidRPr="00EB0B41">
        <w:rPr>
          <w:rFonts w:ascii="Avenir Book" w:hAnsi="Avenir Book"/>
          <w:szCs w:val="22"/>
          <w:vertAlign w:val="subscript"/>
        </w:rPr>
        <w:t>,</w:t>
      </w:r>
      <w:r w:rsidRPr="00EB0B41">
        <w:rPr>
          <w:rFonts w:ascii="Avenir Book" w:hAnsi="Avenir Book" w:cs="Cambria Math"/>
          <w:szCs w:val="22"/>
          <w:vertAlign w:val="subscript"/>
        </w:rPr>
        <w:t xml:space="preserve"> </w:t>
      </w:r>
      <w:r w:rsidRPr="00EB0B41">
        <w:rPr>
          <w:rFonts w:ascii="Avenir Book" w:hAnsi="Avenir Book" w:cs="Cambria Math"/>
          <w:szCs w:val="22"/>
        </w:rPr>
        <w:t xml:space="preserve">= </w:t>
      </w:r>
      <w:r w:rsidRPr="00EB0B41">
        <w:rPr>
          <w:rFonts w:ascii="Cambria Math" w:hAnsi="Cambria Math" w:cs="Cambria Math"/>
          <w:szCs w:val="22"/>
        </w:rPr>
        <w:t>𝑁𝐶𝑉</w:t>
      </w:r>
      <w:r w:rsidRPr="00EB0B41">
        <w:rPr>
          <w:rFonts w:ascii="Cambria Math" w:hAnsi="Cambria Math" w:cs="Cambria Math"/>
          <w:szCs w:val="22"/>
          <w:vertAlign w:val="subscript"/>
        </w:rPr>
        <w:t>𝑖</w:t>
      </w:r>
      <w:r w:rsidRPr="00EB0B41">
        <w:rPr>
          <w:rFonts w:ascii="Avenir Book" w:hAnsi="Avenir Book"/>
          <w:szCs w:val="22"/>
          <w:vertAlign w:val="subscript"/>
        </w:rPr>
        <w:t xml:space="preserve">, </w:t>
      </w:r>
      <w:r w:rsidRPr="00EB0B41">
        <w:rPr>
          <w:rFonts w:ascii="Avenir Book" w:hAnsi="Avenir Book"/>
          <w:szCs w:val="22"/>
        </w:rPr>
        <w:t xml:space="preserve">× </w:t>
      </w:r>
      <w:r w:rsidRPr="00EB0B41">
        <w:rPr>
          <w:rFonts w:ascii="Cambria Math" w:hAnsi="Cambria Math" w:cs="Cambria Math"/>
          <w:szCs w:val="22"/>
        </w:rPr>
        <w:t>𝐸𝐹</w:t>
      </w:r>
      <w:r w:rsidRPr="00EB0B41">
        <w:rPr>
          <w:rFonts w:ascii="Cambria Math" w:hAnsi="Cambria Math" w:cs="Cambria Math"/>
          <w:szCs w:val="22"/>
          <w:vertAlign w:val="subscript"/>
        </w:rPr>
        <w:t>𝐶𝑂</w:t>
      </w:r>
      <w:proofErr w:type="gramStart"/>
      <w:r w:rsidRPr="00EB0B41">
        <w:rPr>
          <w:rFonts w:ascii="Avenir Book" w:hAnsi="Avenir Book"/>
          <w:szCs w:val="22"/>
          <w:vertAlign w:val="subscript"/>
        </w:rPr>
        <w:t>2,</w:t>
      </w:r>
      <w:r w:rsidRPr="00EB0B41">
        <w:rPr>
          <w:rFonts w:ascii="Cambria Math" w:hAnsi="Cambria Math" w:cs="Cambria Math"/>
          <w:szCs w:val="22"/>
          <w:vertAlign w:val="subscript"/>
        </w:rPr>
        <w:t>𝑖</w:t>
      </w:r>
      <w:proofErr w:type="gramEnd"/>
      <w:r w:rsidRPr="00EB0B41">
        <w:rPr>
          <w:rFonts w:ascii="Avenir Book" w:hAnsi="Avenir Book"/>
          <w:szCs w:val="22"/>
          <w:vertAlign w:val="subscript"/>
        </w:rPr>
        <w:t>,</w:t>
      </w:r>
      <w:r w:rsidRPr="00EB0B41">
        <w:rPr>
          <w:rFonts w:ascii="Avenir Book" w:hAnsi="Avenir Book" w:cs="Tahoma"/>
          <w:szCs w:val="22"/>
          <w:vertAlign w:val="subscript"/>
        </w:rPr>
        <w:t>y</w:t>
      </w:r>
    </w:p>
    <w:p w14:paraId="21696979" w14:textId="77777777" w:rsidR="007A000A" w:rsidRPr="00EB0B41" w:rsidRDefault="007A000A" w:rsidP="00FC4AA2">
      <w:pPr>
        <w:rPr>
          <w:rFonts w:ascii="Avenir Book" w:eastAsia="MS Mincho" w:hAnsi="Avenir Book"/>
          <w:szCs w:val="22"/>
        </w:rPr>
      </w:pPr>
    </w:p>
    <w:p w14:paraId="6400049F" w14:textId="77777777" w:rsidR="007A000A" w:rsidRPr="00EB0B41" w:rsidRDefault="007A000A" w:rsidP="00FC4AA2">
      <w:pPr>
        <w:rPr>
          <w:rFonts w:ascii="Avenir Book" w:eastAsia="MS Mincho" w:hAnsi="Avenir Book"/>
          <w:szCs w:val="22"/>
        </w:rPr>
      </w:pPr>
      <w:r w:rsidRPr="00EB0B41">
        <w:rPr>
          <w:rFonts w:ascii="Avenir Book" w:eastAsia="MS Mincho" w:hAnsi="Avenir Book"/>
          <w:szCs w:val="22"/>
        </w:rPr>
        <w:t>Where,</w:t>
      </w:r>
    </w:p>
    <w:tbl>
      <w:tblPr>
        <w:tblStyle w:val="SDMMethTableEquationParameters"/>
        <w:tblW w:w="9738" w:type="dxa"/>
        <w:tblInd w:w="0" w:type="dxa"/>
        <w:tblLook w:val="04A0" w:firstRow="1" w:lastRow="0" w:firstColumn="1" w:lastColumn="0" w:noHBand="0" w:noVBand="1"/>
      </w:tblPr>
      <w:tblGrid>
        <w:gridCol w:w="1699"/>
        <w:gridCol w:w="363"/>
        <w:gridCol w:w="7676"/>
      </w:tblGrid>
      <w:tr w:rsidR="007A000A" w:rsidRPr="00EB0B41" w14:paraId="34E7B673" w14:textId="77777777" w:rsidTr="00DD6F27">
        <w:tc>
          <w:tcPr>
            <w:tcW w:w="1701" w:type="dxa"/>
            <w:vAlign w:val="top"/>
          </w:tcPr>
          <w:p w14:paraId="6FBE3468" w14:textId="77777777" w:rsidR="007A000A" w:rsidRPr="00EB0B41" w:rsidRDefault="00B410C0" w:rsidP="00DD6F27">
            <w:pPr>
              <w:pStyle w:val="SDMTableBoxParaNotNumbered"/>
              <w:rPr>
                <w:rFonts w:ascii="Avenir Book" w:hAnsi="Avenir Book"/>
                <w:iCs/>
                <w:sz w:val="22"/>
                <w:szCs w:val="22"/>
              </w:rPr>
            </w:pPr>
            <w:r w:rsidRPr="00EB0B41">
              <w:rPr>
                <w:rFonts w:ascii="Cambria Math" w:hAnsi="Cambria Math" w:cs="Cambria Math"/>
                <w:sz w:val="22"/>
                <w:szCs w:val="22"/>
              </w:rPr>
              <w:t>𝑃𝐸</w:t>
            </w:r>
            <w:r w:rsidRPr="00EB0B41">
              <w:rPr>
                <w:rFonts w:ascii="Cambria Math" w:hAnsi="Cambria Math" w:cs="Cambria Math"/>
                <w:sz w:val="22"/>
                <w:szCs w:val="22"/>
                <w:vertAlign w:val="subscript"/>
              </w:rPr>
              <w:t>𝐹𝐶</w:t>
            </w:r>
            <w:r w:rsidRPr="00EB0B41">
              <w:rPr>
                <w:rFonts w:ascii="Avenir Book" w:hAnsi="Avenir Book"/>
                <w:sz w:val="22"/>
                <w:szCs w:val="22"/>
                <w:vertAlign w:val="subscript"/>
              </w:rPr>
              <w:t>,</w:t>
            </w:r>
            <w:r w:rsidRPr="00EB0B41">
              <w:rPr>
                <w:rFonts w:ascii="Cambria Math" w:hAnsi="Cambria Math" w:cs="Cambria Math"/>
                <w:sz w:val="22"/>
                <w:szCs w:val="22"/>
                <w:vertAlign w:val="subscript"/>
              </w:rPr>
              <w:t>𝑗</w:t>
            </w:r>
            <w:r w:rsidRPr="00EB0B41">
              <w:rPr>
                <w:rFonts w:ascii="Avenir Book" w:hAnsi="Avenir Book"/>
                <w:sz w:val="22"/>
                <w:szCs w:val="22"/>
                <w:vertAlign w:val="subscript"/>
              </w:rPr>
              <w:t>,</w:t>
            </w:r>
            <w:r w:rsidRPr="00EB0B41">
              <w:rPr>
                <w:rFonts w:ascii="Cambria Math" w:hAnsi="Cambria Math" w:cs="Cambria Math"/>
                <w:sz w:val="22"/>
                <w:szCs w:val="22"/>
                <w:vertAlign w:val="subscript"/>
              </w:rPr>
              <w:t>𝑦</w:t>
            </w:r>
          </w:p>
        </w:tc>
        <w:tc>
          <w:tcPr>
            <w:tcW w:w="345" w:type="dxa"/>
            <w:vAlign w:val="top"/>
          </w:tcPr>
          <w:p w14:paraId="6EED6227" w14:textId="77777777" w:rsidR="007A000A" w:rsidRPr="00EB0B41" w:rsidRDefault="007A000A"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23DB736C" w14:textId="77777777" w:rsidR="007A000A" w:rsidRPr="00EB0B41" w:rsidRDefault="00B410C0" w:rsidP="00DD6F27">
            <w:pPr>
              <w:pStyle w:val="SDMTableBoxParaNotNumbered"/>
              <w:rPr>
                <w:rFonts w:ascii="Avenir Book" w:hAnsi="Avenir Book"/>
                <w:sz w:val="22"/>
                <w:szCs w:val="22"/>
              </w:rPr>
            </w:pPr>
            <w:r w:rsidRPr="00EB0B41">
              <w:rPr>
                <w:rFonts w:ascii="Avenir Book" w:hAnsi="Avenir Book"/>
                <w:sz w:val="22"/>
                <w:szCs w:val="22"/>
              </w:rPr>
              <w:t>CO</w:t>
            </w:r>
            <w:r w:rsidRPr="008F3FA9">
              <w:rPr>
                <w:rFonts w:ascii="Avenir Book" w:hAnsi="Avenir Book"/>
                <w:sz w:val="22"/>
                <w:szCs w:val="22"/>
                <w:vertAlign w:val="subscript"/>
              </w:rPr>
              <w:t>2</w:t>
            </w:r>
            <w:r w:rsidRPr="00EB0B41">
              <w:rPr>
                <w:rFonts w:ascii="Avenir Book" w:hAnsi="Avenir Book"/>
                <w:sz w:val="22"/>
                <w:szCs w:val="22"/>
              </w:rPr>
              <w:t xml:space="preserve"> emissions from fossil fuel combustion in process j during the year y (tCO</w:t>
            </w:r>
            <w:r w:rsidRPr="008F3FA9">
              <w:rPr>
                <w:rFonts w:ascii="Avenir Book" w:hAnsi="Avenir Book"/>
                <w:sz w:val="22"/>
                <w:szCs w:val="22"/>
                <w:vertAlign w:val="subscript"/>
              </w:rPr>
              <w:t>2</w:t>
            </w:r>
            <w:r w:rsidRPr="00EB0B41">
              <w:rPr>
                <w:rFonts w:ascii="Avenir Book" w:hAnsi="Avenir Book"/>
                <w:sz w:val="22"/>
                <w:szCs w:val="22"/>
              </w:rPr>
              <w:t>/</w:t>
            </w:r>
            <w:proofErr w:type="spellStart"/>
            <w:r w:rsidRPr="00EB0B41">
              <w:rPr>
                <w:rFonts w:ascii="Avenir Book" w:hAnsi="Avenir Book"/>
                <w:sz w:val="22"/>
                <w:szCs w:val="22"/>
              </w:rPr>
              <w:t>yr</w:t>
            </w:r>
            <w:proofErr w:type="spellEnd"/>
            <w:r w:rsidRPr="00EB0B41">
              <w:rPr>
                <w:rFonts w:ascii="Avenir Book" w:hAnsi="Avenir Book"/>
                <w:sz w:val="22"/>
                <w:szCs w:val="22"/>
              </w:rPr>
              <w:t>)</w:t>
            </w:r>
          </w:p>
        </w:tc>
      </w:tr>
      <w:tr w:rsidR="007A000A" w:rsidRPr="00EB0B41" w14:paraId="0F4D1B04" w14:textId="77777777" w:rsidTr="00DD6F27">
        <w:tc>
          <w:tcPr>
            <w:tcW w:w="1701" w:type="dxa"/>
            <w:vAlign w:val="top"/>
          </w:tcPr>
          <w:p w14:paraId="384F26CE" w14:textId="77777777" w:rsidR="007A000A" w:rsidRPr="00EB0B41" w:rsidRDefault="00B410C0" w:rsidP="00DD6F27">
            <w:pPr>
              <w:pStyle w:val="SDMTableBoxParaNotNumbered"/>
              <w:rPr>
                <w:rFonts w:ascii="Avenir Book" w:hAnsi="Avenir Book"/>
                <w:iCs/>
                <w:snapToGrid w:val="0"/>
                <w:sz w:val="22"/>
                <w:szCs w:val="22"/>
              </w:rPr>
            </w:pPr>
            <w:r w:rsidRPr="00EB0B41">
              <w:rPr>
                <w:rFonts w:ascii="Cambria Math" w:hAnsi="Cambria Math" w:cs="Cambria Math"/>
                <w:sz w:val="22"/>
                <w:szCs w:val="22"/>
              </w:rPr>
              <w:t>𝐹𝐶</w:t>
            </w:r>
            <w:r w:rsidRPr="00EB0B41">
              <w:rPr>
                <w:rFonts w:ascii="Cambria Math" w:hAnsi="Cambria Math" w:cs="Cambria Math"/>
                <w:sz w:val="22"/>
                <w:szCs w:val="22"/>
                <w:vertAlign w:val="subscript"/>
              </w:rPr>
              <w:t>𝑖</w:t>
            </w:r>
            <w:r w:rsidRPr="00EB0B41">
              <w:rPr>
                <w:rFonts w:ascii="Avenir Book" w:hAnsi="Avenir Book"/>
                <w:sz w:val="22"/>
                <w:szCs w:val="22"/>
                <w:vertAlign w:val="subscript"/>
              </w:rPr>
              <w:t>,</w:t>
            </w:r>
            <w:r w:rsidRPr="00EB0B41">
              <w:rPr>
                <w:rFonts w:ascii="Cambria Math" w:hAnsi="Cambria Math" w:cs="Cambria Math"/>
                <w:sz w:val="22"/>
                <w:szCs w:val="22"/>
                <w:vertAlign w:val="subscript"/>
              </w:rPr>
              <w:t>𝑗</w:t>
            </w:r>
            <w:r w:rsidRPr="00EB0B41">
              <w:rPr>
                <w:rFonts w:ascii="Avenir Book" w:hAnsi="Avenir Book"/>
                <w:sz w:val="22"/>
                <w:szCs w:val="22"/>
                <w:vertAlign w:val="subscript"/>
              </w:rPr>
              <w:t>,</w:t>
            </w:r>
            <w:r w:rsidRPr="00EB0B41">
              <w:rPr>
                <w:rFonts w:ascii="Cambria Math" w:hAnsi="Cambria Math" w:cs="Cambria Math"/>
                <w:sz w:val="22"/>
                <w:szCs w:val="22"/>
                <w:vertAlign w:val="subscript"/>
              </w:rPr>
              <w:t>𝑦</w:t>
            </w:r>
            <w:r w:rsidRPr="00EB0B41">
              <w:rPr>
                <w:rFonts w:ascii="Avenir Book" w:hAnsi="Avenir Book"/>
                <w:sz w:val="22"/>
                <w:szCs w:val="22"/>
              </w:rPr>
              <w:t xml:space="preserve"> </w:t>
            </w:r>
          </w:p>
        </w:tc>
        <w:tc>
          <w:tcPr>
            <w:tcW w:w="345" w:type="dxa"/>
            <w:vAlign w:val="top"/>
          </w:tcPr>
          <w:p w14:paraId="4F907C2F" w14:textId="77777777" w:rsidR="007A000A" w:rsidRPr="00EB0B41" w:rsidRDefault="007A000A"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74F8FE9F" w14:textId="77777777" w:rsidR="007A000A" w:rsidRPr="00EB0B41" w:rsidRDefault="00B410C0" w:rsidP="00DD6F27">
            <w:pPr>
              <w:pStyle w:val="SDMTableBoxParaNotNumbered"/>
              <w:rPr>
                <w:rFonts w:ascii="Avenir Book" w:hAnsi="Avenir Book"/>
                <w:snapToGrid w:val="0"/>
                <w:sz w:val="22"/>
                <w:szCs w:val="22"/>
              </w:rPr>
            </w:pPr>
            <w:r w:rsidRPr="00EB0B41">
              <w:rPr>
                <w:rFonts w:ascii="Avenir Book" w:hAnsi="Avenir Book"/>
                <w:sz w:val="22"/>
                <w:szCs w:val="22"/>
              </w:rPr>
              <w:t xml:space="preserve">quantity of fuel type </w:t>
            </w:r>
            <w:proofErr w:type="spellStart"/>
            <w:r w:rsidRPr="00EB0B41">
              <w:rPr>
                <w:rFonts w:ascii="Avenir Book" w:hAnsi="Avenir Book"/>
                <w:sz w:val="22"/>
                <w:szCs w:val="22"/>
              </w:rPr>
              <w:t>i</w:t>
            </w:r>
            <w:proofErr w:type="spellEnd"/>
            <w:r w:rsidRPr="00EB0B41">
              <w:rPr>
                <w:rFonts w:ascii="Avenir Book" w:hAnsi="Avenir Book"/>
                <w:sz w:val="22"/>
                <w:szCs w:val="22"/>
              </w:rPr>
              <w:t xml:space="preserve"> combusted in process j during the year y (mass or volume unit/</w:t>
            </w:r>
            <w:proofErr w:type="spellStart"/>
            <w:r w:rsidRPr="00EB0B41">
              <w:rPr>
                <w:rFonts w:ascii="Avenir Book" w:hAnsi="Avenir Book"/>
                <w:sz w:val="22"/>
                <w:szCs w:val="22"/>
              </w:rPr>
              <w:t>yr</w:t>
            </w:r>
            <w:proofErr w:type="spellEnd"/>
            <w:r w:rsidRPr="00EB0B41">
              <w:rPr>
                <w:rFonts w:ascii="Avenir Book" w:hAnsi="Avenir Book"/>
                <w:sz w:val="22"/>
                <w:szCs w:val="22"/>
              </w:rPr>
              <w:t>)</w:t>
            </w:r>
          </w:p>
        </w:tc>
      </w:tr>
      <w:tr w:rsidR="007A000A" w:rsidRPr="00EB0B41" w14:paraId="6630F9CB" w14:textId="77777777" w:rsidTr="00DD6F27">
        <w:tc>
          <w:tcPr>
            <w:tcW w:w="1701" w:type="dxa"/>
            <w:vAlign w:val="top"/>
          </w:tcPr>
          <w:p w14:paraId="1C1228AB" w14:textId="77777777" w:rsidR="007A000A" w:rsidRPr="00EB0B41" w:rsidRDefault="00B410C0" w:rsidP="00EB0B41">
            <w:pPr>
              <w:rPr>
                <w:rFonts w:ascii="Avenir Book" w:hAnsi="Avenir Book" w:cs="Cambria Math"/>
                <w:szCs w:val="22"/>
                <w:vertAlign w:val="subscript"/>
              </w:rPr>
            </w:pPr>
            <w:r w:rsidRPr="00EB0B41">
              <w:rPr>
                <w:rFonts w:ascii="Avenir Book" w:hAnsi="Avenir Book"/>
                <w:szCs w:val="22"/>
              </w:rPr>
              <w:t xml:space="preserve"> </w:t>
            </w:r>
            <w:r w:rsidRPr="00EB0B41">
              <w:rPr>
                <w:rFonts w:ascii="Cambria Math" w:hAnsi="Cambria Math" w:cs="Cambria Math"/>
                <w:szCs w:val="22"/>
              </w:rPr>
              <w:t>𝐶𝑂𝐸𝐹</w:t>
            </w:r>
            <w:r w:rsidRPr="00EB0B41">
              <w:rPr>
                <w:rFonts w:ascii="Cambria Math" w:hAnsi="Cambria Math" w:cs="Cambria Math"/>
                <w:szCs w:val="22"/>
                <w:vertAlign w:val="subscript"/>
              </w:rPr>
              <w:t>𝑖</w:t>
            </w:r>
            <w:r w:rsidRPr="00EB0B41">
              <w:rPr>
                <w:rFonts w:ascii="Avenir Book" w:hAnsi="Avenir Book"/>
                <w:szCs w:val="22"/>
                <w:vertAlign w:val="subscript"/>
              </w:rPr>
              <w:t>,</w:t>
            </w:r>
            <w:r w:rsidRPr="00EB0B41">
              <w:rPr>
                <w:rFonts w:ascii="Cambria Math" w:hAnsi="Cambria Math" w:cs="Cambria Math"/>
                <w:szCs w:val="22"/>
                <w:vertAlign w:val="subscript"/>
              </w:rPr>
              <w:t>𝑦</w:t>
            </w:r>
          </w:p>
        </w:tc>
        <w:tc>
          <w:tcPr>
            <w:tcW w:w="345" w:type="dxa"/>
            <w:vAlign w:val="top"/>
          </w:tcPr>
          <w:p w14:paraId="7FAEF525" w14:textId="77777777" w:rsidR="007A000A" w:rsidRPr="00EB0B41" w:rsidRDefault="007A000A"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75FF8227" w14:textId="77777777" w:rsidR="007A000A" w:rsidRPr="00EB0B41" w:rsidRDefault="00B410C0" w:rsidP="00DD6F27">
            <w:pPr>
              <w:pStyle w:val="SDMTableBoxParaNotNumbered"/>
              <w:rPr>
                <w:rFonts w:ascii="Avenir Book" w:hAnsi="Avenir Book"/>
                <w:iCs/>
                <w:sz w:val="22"/>
                <w:szCs w:val="22"/>
              </w:rPr>
            </w:pPr>
            <w:r w:rsidRPr="00EB0B41">
              <w:rPr>
                <w:rFonts w:ascii="Avenir Book" w:hAnsi="Avenir Book"/>
                <w:sz w:val="22"/>
                <w:szCs w:val="22"/>
              </w:rPr>
              <w:t>CO</w:t>
            </w:r>
            <w:r w:rsidRPr="008F3FA9">
              <w:rPr>
                <w:rFonts w:ascii="Avenir Book" w:hAnsi="Avenir Book"/>
                <w:sz w:val="22"/>
                <w:szCs w:val="22"/>
                <w:vertAlign w:val="subscript"/>
              </w:rPr>
              <w:t>2</w:t>
            </w:r>
            <w:r w:rsidRPr="00EB0B41">
              <w:rPr>
                <w:rFonts w:ascii="Avenir Book" w:hAnsi="Avenir Book"/>
                <w:sz w:val="22"/>
                <w:szCs w:val="22"/>
              </w:rPr>
              <w:t xml:space="preserve"> emission coefficient of fuel type </w:t>
            </w:r>
            <w:proofErr w:type="spellStart"/>
            <w:r w:rsidRPr="00EB0B41">
              <w:rPr>
                <w:rFonts w:ascii="Avenir Book" w:hAnsi="Avenir Book"/>
                <w:sz w:val="22"/>
                <w:szCs w:val="22"/>
              </w:rPr>
              <w:t>i</w:t>
            </w:r>
            <w:proofErr w:type="spellEnd"/>
            <w:r w:rsidRPr="00EB0B41">
              <w:rPr>
                <w:rFonts w:ascii="Avenir Book" w:hAnsi="Avenir Book"/>
                <w:sz w:val="22"/>
                <w:szCs w:val="22"/>
              </w:rPr>
              <w:t xml:space="preserve"> in year y (tCO</w:t>
            </w:r>
            <w:r w:rsidRPr="008F3FA9">
              <w:rPr>
                <w:rFonts w:ascii="Avenir Book" w:hAnsi="Avenir Book"/>
                <w:sz w:val="22"/>
                <w:szCs w:val="22"/>
                <w:vertAlign w:val="subscript"/>
              </w:rPr>
              <w:t>2</w:t>
            </w:r>
            <w:r w:rsidRPr="00EB0B41">
              <w:rPr>
                <w:rFonts w:ascii="Avenir Book" w:hAnsi="Avenir Book"/>
                <w:sz w:val="22"/>
                <w:szCs w:val="22"/>
              </w:rPr>
              <w:t>/mass or volume unit)</w:t>
            </w:r>
          </w:p>
        </w:tc>
      </w:tr>
      <w:tr w:rsidR="007A000A" w:rsidRPr="00EB0B41" w14:paraId="3566A62C" w14:textId="77777777" w:rsidTr="00DD6F27">
        <w:tc>
          <w:tcPr>
            <w:tcW w:w="1701" w:type="dxa"/>
            <w:vAlign w:val="top"/>
          </w:tcPr>
          <w:p w14:paraId="7FEBC2AC" w14:textId="77777777" w:rsidR="007A000A" w:rsidRPr="00EB0B41" w:rsidRDefault="00B410C0" w:rsidP="00DD6F27">
            <w:pPr>
              <w:pStyle w:val="SDMTableBoxParaNotNumbered"/>
              <w:rPr>
                <w:rFonts w:ascii="Avenir Book" w:hAnsi="Avenir Book"/>
                <w:sz w:val="22"/>
                <w:szCs w:val="22"/>
              </w:rPr>
            </w:pPr>
            <w:r w:rsidRPr="00EB0B41">
              <w:rPr>
                <w:rFonts w:ascii="Cambria Math" w:hAnsi="Cambria Math" w:cs="Cambria Math"/>
                <w:sz w:val="22"/>
                <w:szCs w:val="22"/>
              </w:rPr>
              <w:t>𝑁𝐶𝑉</w:t>
            </w:r>
            <w:r w:rsidRPr="00EB0B41">
              <w:rPr>
                <w:rFonts w:ascii="Cambria Math" w:hAnsi="Cambria Math" w:cs="Cambria Math"/>
                <w:sz w:val="22"/>
                <w:szCs w:val="22"/>
                <w:vertAlign w:val="subscript"/>
              </w:rPr>
              <w:t>𝑖</w:t>
            </w:r>
            <w:r w:rsidRPr="00EB0B41">
              <w:rPr>
                <w:rFonts w:ascii="Avenir Book" w:hAnsi="Avenir Book"/>
                <w:sz w:val="22"/>
                <w:szCs w:val="22"/>
                <w:vertAlign w:val="subscript"/>
              </w:rPr>
              <w:t>,</w:t>
            </w:r>
            <w:r w:rsidRPr="00EB0B41">
              <w:rPr>
                <w:rFonts w:ascii="Cambria Math" w:hAnsi="Cambria Math" w:cs="Cambria Math"/>
                <w:sz w:val="22"/>
                <w:szCs w:val="22"/>
                <w:vertAlign w:val="subscript"/>
              </w:rPr>
              <w:t>𝑦</w:t>
            </w:r>
            <w:r w:rsidRPr="00EB0B41">
              <w:rPr>
                <w:rFonts w:ascii="Avenir Book" w:hAnsi="Avenir Book"/>
                <w:sz w:val="22"/>
                <w:szCs w:val="22"/>
                <w:vertAlign w:val="subscript"/>
              </w:rPr>
              <w:t xml:space="preserve"> </w:t>
            </w:r>
          </w:p>
        </w:tc>
        <w:tc>
          <w:tcPr>
            <w:tcW w:w="345" w:type="dxa"/>
            <w:vAlign w:val="top"/>
          </w:tcPr>
          <w:p w14:paraId="12985033" w14:textId="77777777" w:rsidR="007A000A" w:rsidRPr="00EB0B41" w:rsidRDefault="007A000A"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784976FC" w14:textId="77777777" w:rsidR="007A000A" w:rsidRPr="00EB0B41" w:rsidRDefault="00B410C0" w:rsidP="00DD6F27">
            <w:pPr>
              <w:pStyle w:val="SDMTableBoxParaNotNumbered"/>
              <w:rPr>
                <w:rFonts w:ascii="Avenir Book" w:hAnsi="Avenir Book"/>
                <w:iCs/>
                <w:sz w:val="22"/>
                <w:szCs w:val="22"/>
              </w:rPr>
            </w:pPr>
            <w:r w:rsidRPr="00EB0B41">
              <w:rPr>
                <w:rFonts w:ascii="Avenir Book" w:hAnsi="Avenir Book"/>
                <w:sz w:val="22"/>
                <w:szCs w:val="22"/>
              </w:rPr>
              <w:t xml:space="preserve">weighted average net calorific value of the fuel type </w:t>
            </w:r>
            <w:proofErr w:type="spellStart"/>
            <w:r w:rsidRPr="00EB0B41">
              <w:rPr>
                <w:rFonts w:ascii="Avenir Book" w:hAnsi="Avenir Book"/>
                <w:sz w:val="22"/>
                <w:szCs w:val="22"/>
              </w:rPr>
              <w:t>i</w:t>
            </w:r>
            <w:proofErr w:type="spellEnd"/>
            <w:r w:rsidRPr="00EB0B41">
              <w:rPr>
                <w:rFonts w:ascii="Avenir Book" w:hAnsi="Avenir Book"/>
                <w:sz w:val="22"/>
                <w:szCs w:val="22"/>
              </w:rPr>
              <w:t xml:space="preserve"> in year y (GJ/mass or volume unit)</w:t>
            </w:r>
          </w:p>
        </w:tc>
      </w:tr>
      <w:tr w:rsidR="00B410C0" w:rsidRPr="00EB0B41" w14:paraId="29DCDFA0" w14:textId="77777777" w:rsidTr="00DD6F27">
        <w:tc>
          <w:tcPr>
            <w:tcW w:w="1701" w:type="dxa"/>
            <w:vAlign w:val="top"/>
          </w:tcPr>
          <w:p w14:paraId="3E01ACF1" w14:textId="77777777" w:rsidR="00B410C0" w:rsidRPr="00EB0B41" w:rsidRDefault="00B410C0" w:rsidP="00DD6F27">
            <w:pPr>
              <w:pStyle w:val="SDMTableBoxParaNotNumbered"/>
              <w:rPr>
                <w:rFonts w:ascii="Avenir Book" w:hAnsi="Avenir Book" w:cs="Cambria Math"/>
                <w:sz w:val="22"/>
                <w:szCs w:val="22"/>
              </w:rPr>
            </w:pPr>
            <w:r w:rsidRPr="00EB0B41">
              <w:rPr>
                <w:rFonts w:ascii="Cambria Math" w:hAnsi="Cambria Math" w:cs="Cambria Math"/>
                <w:sz w:val="22"/>
                <w:szCs w:val="22"/>
              </w:rPr>
              <w:t>𝐸𝐹</w:t>
            </w:r>
            <w:r w:rsidRPr="00EB0B41">
              <w:rPr>
                <w:rFonts w:ascii="Cambria Math" w:hAnsi="Cambria Math" w:cs="Cambria Math"/>
                <w:sz w:val="22"/>
                <w:szCs w:val="22"/>
                <w:vertAlign w:val="subscript"/>
              </w:rPr>
              <w:t>𝐶𝑂</w:t>
            </w:r>
            <w:proofErr w:type="gramStart"/>
            <w:r w:rsidRPr="00EB0B41">
              <w:rPr>
                <w:rFonts w:ascii="Avenir Book" w:hAnsi="Avenir Book"/>
                <w:sz w:val="22"/>
                <w:szCs w:val="22"/>
                <w:vertAlign w:val="subscript"/>
              </w:rPr>
              <w:t>2,</w:t>
            </w:r>
            <w:r w:rsidRPr="00EB0B41">
              <w:rPr>
                <w:rFonts w:ascii="Cambria Math" w:hAnsi="Cambria Math" w:cs="Cambria Math"/>
                <w:sz w:val="22"/>
                <w:szCs w:val="22"/>
                <w:vertAlign w:val="subscript"/>
              </w:rPr>
              <w:t>𝑖</w:t>
            </w:r>
            <w:proofErr w:type="gramEnd"/>
            <w:r w:rsidRPr="00EB0B41">
              <w:rPr>
                <w:rFonts w:ascii="Avenir Book" w:hAnsi="Avenir Book"/>
                <w:sz w:val="22"/>
                <w:szCs w:val="22"/>
                <w:vertAlign w:val="subscript"/>
              </w:rPr>
              <w:t>,</w:t>
            </w:r>
            <w:r w:rsidRPr="00EB0B41">
              <w:rPr>
                <w:rFonts w:ascii="Avenir Book" w:hAnsi="Avenir Book" w:cs="Tahoma"/>
                <w:sz w:val="22"/>
                <w:szCs w:val="22"/>
                <w:vertAlign w:val="subscript"/>
              </w:rPr>
              <w:t>y</w:t>
            </w:r>
          </w:p>
        </w:tc>
        <w:tc>
          <w:tcPr>
            <w:tcW w:w="345" w:type="dxa"/>
            <w:vAlign w:val="top"/>
          </w:tcPr>
          <w:p w14:paraId="615473EA" w14:textId="77777777" w:rsidR="00B410C0" w:rsidRPr="00EB0B41" w:rsidRDefault="00B410C0" w:rsidP="00DD6F27">
            <w:pPr>
              <w:pStyle w:val="SDMTableBoxParaNotNumbered"/>
              <w:rPr>
                <w:rFonts w:ascii="Avenir Book" w:hAnsi="Avenir Book"/>
                <w:sz w:val="22"/>
                <w:szCs w:val="22"/>
              </w:rPr>
            </w:pPr>
          </w:p>
        </w:tc>
        <w:tc>
          <w:tcPr>
            <w:tcW w:w="7692" w:type="dxa"/>
            <w:vAlign w:val="top"/>
          </w:tcPr>
          <w:p w14:paraId="7FEFB417" w14:textId="77777777" w:rsidR="00B410C0" w:rsidRPr="00EB0B41" w:rsidRDefault="00B410C0" w:rsidP="00DD6F27">
            <w:pPr>
              <w:pStyle w:val="SDMTableBoxParaNotNumbered"/>
              <w:rPr>
                <w:rFonts w:ascii="Avenir Book" w:hAnsi="Avenir Book"/>
                <w:sz w:val="22"/>
                <w:szCs w:val="22"/>
              </w:rPr>
            </w:pPr>
            <w:r w:rsidRPr="00EB0B41">
              <w:rPr>
                <w:rFonts w:ascii="Avenir Book" w:hAnsi="Avenir Book"/>
                <w:sz w:val="22"/>
                <w:szCs w:val="22"/>
              </w:rPr>
              <w:t>weighted average CO</w:t>
            </w:r>
            <w:r w:rsidRPr="008F3FA9">
              <w:rPr>
                <w:rFonts w:ascii="Avenir Book" w:hAnsi="Avenir Book"/>
                <w:sz w:val="22"/>
                <w:szCs w:val="22"/>
                <w:vertAlign w:val="subscript"/>
              </w:rPr>
              <w:t>2</w:t>
            </w:r>
            <w:r w:rsidRPr="00EB0B41">
              <w:rPr>
                <w:rFonts w:ascii="Avenir Book" w:hAnsi="Avenir Book"/>
                <w:sz w:val="22"/>
                <w:szCs w:val="22"/>
              </w:rPr>
              <w:t xml:space="preserve"> emission factor of fuel type </w:t>
            </w:r>
            <w:proofErr w:type="spellStart"/>
            <w:r w:rsidRPr="00EB0B41">
              <w:rPr>
                <w:rFonts w:ascii="Avenir Book" w:hAnsi="Avenir Book"/>
                <w:sz w:val="22"/>
                <w:szCs w:val="22"/>
              </w:rPr>
              <w:t>i</w:t>
            </w:r>
            <w:proofErr w:type="spellEnd"/>
            <w:r w:rsidRPr="00EB0B41">
              <w:rPr>
                <w:rFonts w:ascii="Avenir Book" w:hAnsi="Avenir Book"/>
                <w:sz w:val="22"/>
                <w:szCs w:val="22"/>
              </w:rPr>
              <w:t xml:space="preserve"> in year y (tCO</w:t>
            </w:r>
            <w:r w:rsidRPr="008F3FA9">
              <w:rPr>
                <w:rFonts w:ascii="Avenir Book" w:hAnsi="Avenir Book"/>
                <w:sz w:val="22"/>
                <w:szCs w:val="22"/>
                <w:vertAlign w:val="subscript"/>
              </w:rPr>
              <w:t>2</w:t>
            </w:r>
            <w:r w:rsidRPr="00EB0B41">
              <w:rPr>
                <w:rFonts w:ascii="Avenir Book" w:hAnsi="Avenir Book"/>
                <w:sz w:val="22"/>
                <w:szCs w:val="22"/>
              </w:rPr>
              <w:t>/GJ)</w:t>
            </w:r>
          </w:p>
        </w:tc>
      </w:tr>
    </w:tbl>
    <w:p w14:paraId="197BCDFA" w14:textId="77777777" w:rsidR="007A000A" w:rsidRPr="00EB0B41" w:rsidRDefault="007A000A" w:rsidP="00FC4AA2">
      <w:pPr>
        <w:rPr>
          <w:rFonts w:ascii="Avenir Book" w:eastAsia="MS Mincho" w:hAnsi="Avenir Book"/>
          <w:szCs w:val="22"/>
        </w:rPr>
      </w:pPr>
    </w:p>
    <w:p w14:paraId="3D99A2EC" w14:textId="77777777" w:rsidR="00B410C0" w:rsidRPr="00EB0B41" w:rsidRDefault="00B410C0" w:rsidP="00FC4AA2">
      <w:pPr>
        <w:rPr>
          <w:rFonts w:ascii="Avenir Book" w:eastAsia="MS Mincho" w:hAnsi="Avenir Book"/>
          <w:szCs w:val="22"/>
        </w:rPr>
      </w:pPr>
      <w:r w:rsidRPr="00EB0B41">
        <w:rPr>
          <w:rFonts w:ascii="Avenir Book" w:eastAsia="MS Mincho" w:hAnsi="Avenir Book"/>
          <w:szCs w:val="22"/>
        </w:rPr>
        <w:t>Since the only fuel used in the project activity is diesel, the equation is reduced as below:</w:t>
      </w:r>
    </w:p>
    <w:p w14:paraId="4A0C0CED" w14:textId="77777777" w:rsidR="00B410C0" w:rsidRDefault="00B410C0" w:rsidP="00FC4AA2">
      <w:pPr>
        <w:rPr>
          <w:rFonts w:ascii="Avenir Book" w:hAnsi="Avenir Book" w:cs="Tahoma"/>
          <w:szCs w:val="22"/>
          <w:vertAlign w:val="subscript"/>
        </w:rPr>
      </w:pPr>
      <w:proofErr w:type="gramStart"/>
      <w:r w:rsidRPr="00EB0B41">
        <w:rPr>
          <w:rFonts w:ascii="Cambria Math" w:hAnsi="Cambria Math" w:cs="Cambria Math"/>
          <w:szCs w:val="22"/>
        </w:rPr>
        <w:t>𝑃𝐸</w:t>
      </w:r>
      <w:r w:rsidRPr="00EB0B41">
        <w:rPr>
          <w:rFonts w:ascii="Cambria Math" w:hAnsi="Cambria Math" w:cs="Cambria Math"/>
          <w:szCs w:val="22"/>
          <w:vertAlign w:val="subscript"/>
        </w:rPr>
        <w:t>𝐹𝐶</w:t>
      </w:r>
      <w:r w:rsidRPr="00EB0B41">
        <w:rPr>
          <w:rFonts w:ascii="Avenir Book" w:hAnsi="Avenir Book"/>
          <w:szCs w:val="22"/>
          <w:vertAlign w:val="subscript"/>
        </w:rPr>
        <w:t>,,</w:t>
      </w:r>
      <w:proofErr w:type="gramEnd"/>
      <w:r w:rsidRPr="00EB0B41">
        <w:rPr>
          <w:rFonts w:ascii="Avenir Book" w:hAnsi="Avenir Book"/>
          <w:szCs w:val="22"/>
          <w:vertAlign w:val="subscript"/>
        </w:rPr>
        <w:t xml:space="preserve"> </w:t>
      </w:r>
      <w:r w:rsidRPr="00EB0B41">
        <w:rPr>
          <w:rFonts w:ascii="Avenir Book" w:hAnsi="Avenir Book"/>
          <w:szCs w:val="22"/>
        </w:rPr>
        <w:t xml:space="preserve">= </w:t>
      </w:r>
      <w:r w:rsidRPr="00EB0B41">
        <w:rPr>
          <w:rFonts w:ascii="Cambria Math" w:hAnsi="Cambria Math" w:cs="Cambria Math"/>
          <w:szCs w:val="22"/>
        </w:rPr>
        <w:t>𝐹𝐶</w:t>
      </w:r>
      <w:r w:rsidR="00EB0B41" w:rsidRPr="00EB0B41">
        <w:rPr>
          <w:rFonts w:ascii="Avenir Book" w:hAnsi="Avenir Book" w:cs="Cambria Math"/>
          <w:szCs w:val="22"/>
          <w:vertAlign w:val="subscript"/>
        </w:rPr>
        <w:t>diesel</w:t>
      </w:r>
      <w:r w:rsidRPr="00EB0B41">
        <w:rPr>
          <w:rFonts w:ascii="Avenir Book" w:hAnsi="Avenir Book"/>
          <w:szCs w:val="22"/>
          <w:vertAlign w:val="subscript"/>
        </w:rPr>
        <w:t>,</w:t>
      </w:r>
      <w:r w:rsidRPr="00EB0B41">
        <w:rPr>
          <w:rFonts w:ascii="Cambria Math" w:hAnsi="Cambria Math" w:cs="Cambria Math"/>
          <w:szCs w:val="22"/>
          <w:vertAlign w:val="subscript"/>
        </w:rPr>
        <w:t>𝑦</w:t>
      </w:r>
      <w:r w:rsidRPr="00EB0B41">
        <w:rPr>
          <w:rFonts w:ascii="Avenir Book" w:hAnsi="Avenir Book" w:cs="Cambria Math"/>
          <w:szCs w:val="22"/>
          <w:vertAlign w:val="subscript"/>
        </w:rPr>
        <w:t xml:space="preserve"> </w:t>
      </w:r>
      <w:r w:rsidRPr="00EB0B41">
        <w:rPr>
          <w:rFonts w:ascii="Avenir Book" w:hAnsi="Avenir Book" w:cs="Cambria Math"/>
          <w:szCs w:val="22"/>
        </w:rPr>
        <w:t>x</w:t>
      </w:r>
      <w:r w:rsidR="00EB0B41" w:rsidRPr="00EB0B41">
        <w:rPr>
          <w:rFonts w:ascii="Avenir Book" w:hAnsi="Avenir Book" w:cs="Cambria Math"/>
          <w:szCs w:val="22"/>
        </w:rPr>
        <w:t xml:space="preserve"> </w:t>
      </w:r>
      <w:r w:rsidR="00EB0B41" w:rsidRPr="00EB0B41">
        <w:rPr>
          <w:rFonts w:ascii="Cambria Math" w:hAnsi="Cambria Math" w:cs="Cambria Math"/>
          <w:szCs w:val="22"/>
        </w:rPr>
        <w:t>𝑁𝐶𝑉</w:t>
      </w:r>
      <w:r w:rsidR="00EB0B41" w:rsidRPr="00EB0B41">
        <w:rPr>
          <w:rFonts w:ascii="Avenir Book" w:hAnsi="Avenir Book" w:cs="Cambria Math"/>
          <w:szCs w:val="22"/>
          <w:vertAlign w:val="subscript"/>
        </w:rPr>
        <w:t>diesel</w:t>
      </w:r>
      <w:r w:rsidR="00EB0B41" w:rsidRPr="00EB0B41">
        <w:rPr>
          <w:rFonts w:ascii="Avenir Book" w:hAnsi="Avenir Book"/>
          <w:szCs w:val="22"/>
          <w:vertAlign w:val="subscript"/>
        </w:rPr>
        <w:t>,</w:t>
      </w:r>
      <w:r w:rsidR="00EB0B41" w:rsidRPr="00EB0B41">
        <w:rPr>
          <w:rFonts w:ascii="Cambria Math" w:hAnsi="Cambria Math" w:cs="Cambria Math"/>
          <w:szCs w:val="22"/>
          <w:vertAlign w:val="subscript"/>
        </w:rPr>
        <w:t>𝑦</w:t>
      </w:r>
      <w:r w:rsidR="00EB0B41" w:rsidRPr="00EB0B41">
        <w:rPr>
          <w:rFonts w:ascii="Avenir Book" w:hAnsi="Avenir Book"/>
          <w:szCs w:val="22"/>
          <w:vertAlign w:val="subscript"/>
        </w:rPr>
        <w:t xml:space="preserve"> </w:t>
      </w:r>
      <w:r w:rsidR="00EB0B41" w:rsidRPr="00EB0B41">
        <w:rPr>
          <w:rFonts w:ascii="Avenir Book" w:hAnsi="Avenir Book"/>
          <w:szCs w:val="22"/>
        </w:rPr>
        <w:t xml:space="preserve">× </w:t>
      </w:r>
      <w:r w:rsidR="00EB0B41" w:rsidRPr="00EB0B41">
        <w:rPr>
          <w:rFonts w:ascii="Cambria Math" w:hAnsi="Cambria Math" w:cs="Cambria Math"/>
          <w:szCs w:val="22"/>
        </w:rPr>
        <w:t>𝐸𝐹</w:t>
      </w:r>
      <w:r w:rsidR="00EB0B41" w:rsidRPr="00EB0B41">
        <w:rPr>
          <w:rFonts w:ascii="Cambria Math" w:hAnsi="Cambria Math" w:cs="Cambria Math"/>
          <w:szCs w:val="22"/>
          <w:vertAlign w:val="subscript"/>
        </w:rPr>
        <w:t>𝐶𝑂</w:t>
      </w:r>
      <w:r w:rsidR="00EB0B41" w:rsidRPr="00EB0B41">
        <w:rPr>
          <w:rFonts w:ascii="Avenir Book" w:hAnsi="Avenir Book"/>
          <w:szCs w:val="22"/>
          <w:vertAlign w:val="subscript"/>
        </w:rPr>
        <w:t>2,</w:t>
      </w:r>
      <w:r w:rsidR="00EB0B41" w:rsidRPr="00EB0B41">
        <w:rPr>
          <w:rFonts w:ascii="Avenir Book" w:hAnsi="Avenir Book" w:cs="Cambria Math"/>
          <w:szCs w:val="22"/>
          <w:vertAlign w:val="subscript"/>
        </w:rPr>
        <w:t>diesel</w:t>
      </w:r>
      <w:r w:rsidR="00EB0B41" w:rsidRPr="00EB0B41">
        <w:rPr>
          <w:rFonts w:ascii="Avenir Book" w:hAnsi="Avenir Book"/>
          <w:szCs w:val="22"/>
          <w:vertAlign w:val="subscript"/>
        </w:rPr>
        <w:t>,</w:t>
      </w:r>
      <w:r w:rsidR="00EB0B41" w:rsidRPr="00EB0B41">
        <w:rPr>
          <w:rFonts w:ascii="Avenir Book" w:hAnsi="Avenir Book" w:cs="Tahoma"/>
          <w:szCs w:val="22"/>
          <w:vertAlign w:val="subscript"/>
        </w:rPr>
        <w:t>y</w:t>
      </w:r>
    </w:p>
    <w:p w14:paraId="4B58CE18" w14:textId="77777777" w:rsidR="002F2BF9" w:rsidRDefault="002F2BF9" w:rsidP="00FC4AA2">
      <w:pPr>
        <w:rPr>
          <w:rFonts w:ascii="Avenir Book" w:hAnsi="Avenir Book" w:cs="Tahoma"/>
          <w:szCs w:val="22"/>
        </w:rPr>
      </w:pPr>
    </w:p>
    <w:p w14:paraId="28E73B13" w14:textId="77777777" w:rsidR="002F2BF9" w:rsidRDefault="002F2BF9" w:rsidP="00FC4AA2">
      <w:pPr>
        <w:rPr>
          <w:rFonts w:ascii="Avenir Book" w:hAnsi="Avenir Book" w:cs="Tahoma"/>
          <w:szCs w:val="22"/>
        </w:rPr>
      </w:pPr>
      <w:proofErr w:type="gramStart"/>
      <w:r>
        <w:rPr>
          <w:rFonts w:ascii="Avenir Book" w:hAnsi="Avenir Book" w:cs="Tahoma"/>
          <w:szCs w:val="22"/>
        </w:rPr>
        <w:t>Also</w:t>
      </w:r>
      <w:proofErr w:type="gramEnd"/>
      <w:r>
        <w:rPr>
          <w:rFonts w:ascii="Avenir Book" w:hAnsi="Avenir Book" w:cs="Tahoma"/>
          <w:szCs w:val="22"/>
        </w:rPr>
        <w:t xml:space="preserve"> the diesel consumption will be monitored in </w:t>
      </w:r>
      <w:proofErr w:type="spellStart"/>
      <w:r>
        <w:rPr>
          <w:rFonts w:ascii="Avenir Book" w:hAnsi="Avenir Book" w:cs="Tahoma"/>
          <w:szCs w:val="22"/>
        </w:rPr>
        <w:t>liters</w:t>
      </w:r>
      <w:proofErr w:type="spellEnd"/>
      <w:r>
        <w:rPr>
          <w:rFonts w:ascii="Avenir Book" w:hAnsi="Avenir Book" w:cs="Tahoma"/>
          <w:szCs w:val="22"/>
        </w:rPr>
        <w:t>. The mass of the diesel will be estimated as below:</w:t>
      </w:r>
    </w:p>
    <w:p w14:paraId="49D1FEE6" w14:textId="77777777" w:rsidR="002F2BF9" w:rsidRPr="00F43FD1" w:rsidRDefault="002F2BF9" w:rsidP="002F2BF9">
      <w:pPr>
        <w:rPr>
          <w:rFonts w:ascii="Avenir Book" w:eastAsia="MS Mincho" w:hAnsi="Avenir Book"/>
          <w:szCs w:val="22"/>
        </w:rPr>
      </w:pPr>
      <w:r w:rsidRPr="00EB0B41">
        <w:rPr>
          <w:rFonts w:ascii="Cambria Math" w:hAnsi="Cambria Math" w:cs="Cambria Math"/>
          <w:szCs w:val="22"/>
        </w:rPr>
        <w:t>𝐹𝐶</w:t>
      </w:r>
      <w:r w:rsidRPr="00EB0B41">
        <w:rPr>
          <w:rFonts w:ascii="Avenir Book" w:hAnsi="Avenir Book" w:cs="Cambria Math"/>
          <w:szCs w:val="22"/>
          <w:vertAlign w:val="subscript"/>
        </w:rPr>
        <w:t>diesel</w:t>
      </w:r>
      <w:r w:rsidRPr="00EB0B41">
        <w:rPr>
          <w:rFonts w:ascii="Avenir Book" w:hAnsi="Avenir Book"/>
          <w:szCs w:val="22"/>
          <w:vertAlign w:val="subscript"/>
        </w:rPr>
        <w:t>,</w:t>
      </w:r>
      <w:r>
        <w:rPr>
          <w:rFonts w:ascii="Cambria Math" w:hAnsi="Cambria Math" w:cs="Cambria Math"/>
          <w:szCs w:val="22"/>
          <w:vertAlign w:val="subscript"/>
        </w:rPr>
        <w:t xml:space="preserve"> </w:t>
      </w:r>
      <w:r>
        <w:rPr>
          <w:rFonts w:ascii="Cambria Math" w:hAnsi="Cambria Math" w:cs="Cambria Math"/>
          <w:szCs w:val="22"/>
        </w:rPr>
        <w:t xml:space="preserve">= </w:t>
      </w:r>
      <w:proofErr w:type="spellStart"/>
      <w:proofErr w:type="gramStart"/>
      <w:r>
        <w:rPr>
          <w:rFonts w:ascii="Cambria Math" w:hAnsi="Cambria Math" w:cs="Cambria Math"/>
          <w:szCs w:val="22"/>
        </w:rPr>
        <w:t>FC</w:t>
      </w:r>
      <w:r w:rsidRPr="00F43FD1">
        <w:rPr>
          <w:rFonts w:ascii="Cambria Math" w:hAnsi="Cambria Math" w:cs="Cambria Math"/>
          <w:szCs w:val="22"/>
          <w:vertAlign w:val="subscript"/>
        </w:rPr>
        <w:t>disel,v</w:t>
      </w:r>
      <w:proofErr w:type="gramEnd"/>
      <w:r w:rsidRPr="00F43FD1">
        <w:rPr>
          <w:rFonts w:ascii="Cambria Math" w:hAnsi="Cambria Math" w:cs="Cambria Math"/>
          <w:szCs w:val="22"/>
          <w:vertAlign w:val="subscript"/>
        </w:rPr>
        <w:t>,y</w:t>
      </w:r>
      <w:proofErr w:type="spellEnd"/>
      <w:r>
        <w:rPr>
          <w:rFonts w:ascii="Cambria Math" w:hAnsi="Cambria Math" w:cs="Cambria Math"/>
          <w:szCs w:val="22"/>
          <w:vertAlign w:val="subscript"/>
        </w:rPr>
        <w:t xml:space="preserve"> </w:t>
      </w:r>
      <w:r>
        <w:rPr>
          <w:rFonts w:ascii="Cambria Math" w:hAnsi="Cambria Math" w:cs="Cambria Math"/>
          <w:szCs w:val="22"/>
        </w:rPr>
        <w:t>*</w:t>
      </w:r>
      <w:proofErr w:type="spellStart"/>
      <w:r>
        <w:rPr>
          <w:rFonts w:ascii="Cambria Math" w:hAnsi="Cambria Math" w:cs="Cambria Math"/>
          <w:szCs w:val="22"/>
        </w:rPr>
        <w:t>D</w:t>
      </w:r>
      <w:r w:rsidRPr="00F43FD1">
        <w:rPr>
          <w:rFonts w:ascii="Cambria Math" w:hAnsi="Cambria Math" w:cs="Cambria Math"/>
          <w:szCs w:val="22"/>
          <w:vertAlign w:val="subscript"/>
        </w:rPr>
        <w:t>diesel</w:t>
      </w:r>
      <w:proofErr w:type="spellEnd"/>
      <w:r>
        <w:rPr>
          <w:rFonts w:ascii="Cambria Math" w:hAnsi="Cambria Math" w:cs="Cambria Math"/>
          <w:szCs w:val="22"/>
        </w:rPr>
        <w:t xml:space="preserve"> </w:t>
      </w:r>
    </w:p>
    <w:p w14:paraId="182CA3D6" w14:textId="77777777" w:rsidR="002F2BF9" w:rsidRDefault="002F2BF9" w:rsidP="00FC4AA2">
      <w:pPr>
        <w:rPr>
          <w:rFonts w:ascii="Avenir Book" w:hAnsi="Avenir Book" w:cs="Tahoma"/>
          <w:szCs w:val="22"/>
        </w:rPr>
      </w:pPr>
      <w:r>
        <w:rPr>
          <w:rFonts w:ascii="Avenir Book" w:hAnsi="Avenir Book" w:cs="Tahoma"/>
          <w:szCs w:val="22"/>
        </w:rPr>
        <w:t>Where,</w:t>
      </w:r>
    </w:p>
    <w:tbl>
      <w:tblPr>
        <w:tblStyle w:val="SDMMethTableEquationParameters"/>
        <w:tblW w:w="9738" w:type="dxa"/>
        <w:tblInd w:w="0" w:type="dxa"/>
        <w:tblLook w:val="04A0" w:firstRow="1" w:lastRow="0" w:firstColumn="1" w:lastColumn="0" w:noHBand="0" w:noVBand="1"/>
      </w:tblPr>
      <w:tblGrid>
        <w:gridCol w:w="1699"/>
        <w:gridCol w:w="363"/>
        <w:gridCol w:w="7676"/>
      </w:tblGrid>
      <w:tr w:rsidR="002F2BF9" w:rsidRPr="00EB0B41" w14:paraId="31113269" w14:textId="77777777" w:rsidTr="00676464">
        <w:tc>
          <w:tcPr>
            <w:tcW w:w="1701" w:type="dxa"/>
            <w:vAlign w:val="top"/>
          </w:tcPr>
          <w:p w14:paraId="0395F9E6" w14:textId="77777777" w:rsidR="002F2BF9" w:rsidRPr="00EB0B41" w:rsidRDefault="002F2BF9" w:rsidP="00676464">
            <w:pPr>
              <w:pStyle w:val="SDMTableBoxParaNotNumbered"/>
              <w:rPr>
                <w:rFonts w:ascii="Avenir Book" w:hAnsi="Avenir Book"/>
                <w:iCs/>
                <w:sz w:val="22"/>
                <w:szCs w:val="22"/>
              </w:rPr>
            </w:pPr>
            <w:proofErr w:type="spellStart"/>
            <w:proofErr w:type="gramStart"/>
            <w:r>
              <w:rPr>
                <w:rFonts w:ascii="Cambria Math" w:hAnsi="Cambria Math" w:cs="Cambria Math"/>
                <w:szCs w:val="22"/>
              </w:rPr>
              <w:t>FC</w:t>
            </w:r>
            <w:r w:rsidRPr="00F43FD1">
              <w:rPr>
                <w:rFonts w:ascii="Cambria Math" w:hAnsi="Cambria Math" w:cs="Cambria Math"/>
                <w:szCs w:val="22"/>
                <w:vertAlign w:val="subscript"/>
              </w:rPr>
              <w:t>disel,v</w:t>
            </w:r>
            <w:proofErr w:type="gramEnd"/>
            <w:r w:rsidRPr="00F43FD1">
              <w:rPr>
                <w:rFonts w:ascii="Cambria Math" w:hAnsi="Cambria Math" w:cs="Cambria Math"/>
                <w:szCs w:val="22"/>
                <w:vertAlign w:val="subscript"/>
              </w:rPr>
              <w:t>,y</w:t>
            </w:r>
            <w:proofErr w:type="spellEnd"/>
          </w:p>
        </w:tc>
        <w:tc>
          <w:tcPr>
            <w:tcW w:w="345" w:type="dxa"/>
            <w:vAlign w:val="top"/>
          </w:tcPr>
          <w:p w14:paraId="2BA0A607" w14:textId="77777777" w:rsidR="002F2BF9" w:rsidRPr="00EB0B41" w:rsidRDefault="002F2BF9" w:rsidP="00676464">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4D0E1A3B" w14:textId="77777777" w:rsidR="002F2BF9" w:rsidRPr="00EB0B41" w:rsidRDefault="002F2BF9" w:rsidP="00676464">
            <w:pPr>
              <w:pStyle w:val="SDMTableBoxParaNotNumbered"/>
              <w:rPr>
                <w:rFonts w:ascii="Avenir Book" w:hAnsi="Avenir Book"/>
                <w:sz w:val="22"/>
                <w:szCs w:val="22"/>
              </w:rPr>
            </w:pPr>
            <w:r>
              <w:rPr>
                <w:rFonts w:ascii="Avenir Book" w:hAnsi="Avenir Book"/>
                <w:sz w:val="22"/>
                <w:szCs w:val="22"/>
              </w:rPr>
              <w:t>Diesel consumption in volumetric basis (</w:t>
            </w:r>
            <w:proofErr w:type="spellStart"/>
            <w:r>
              <w:rPr>
                <w:rFonts w:ascii="Avenir Book" w:hAnsi="Avenir Book"/>
                <w:sz w:val="22"/>
                <w:szCs w:val="22"/>
              </w:rPr>
              <w:t>liters</w:t>
            </w:r>
            <w:proofErr w:type="spellEnd"/>
            <w:r>
              <w:rPr>
                <w:rFonts w:ascii="Avenir Book" w:hAnsi="Avenir Book"/>
                <w:sz w:val="22"/>
                <w:szCs w:val="22"/>
              </w:rPr>
              <w:t>)</w:t>
            </w:r>
          </w:p>
        </w:tc>
      </w:tr>
      <w:tr w:rsidR="002F2BF9" w:rsidRPr="00EB0B41" w14:paraId="6B301540" w14:textId="77777777" w:rsidTr="00676464">
        <w:tc>
          <w:tcPr>
            <w:tcW w:w="1701" w:type="dxa"/>
            <w:vAlign w:val="top"/>
          </w:tcPr>
          <w:p w14:paraId="7BC7ABF9" w14:textId="77777777" w:rsidR="002F2BF9" w:rsidRPr="00EB0B41" w:rsidRDefault="002F2BF9" w:rsidP="00676464">
            <w:pPr>
              <w:pStyle w:val="SDMTableBoxParaNotNumbered"/>
              <w:rPr>
                <w:rFonts w:ascii="Avenir Book" w:hAnsi="Avenir Book"/>
                <w:iCs/>
                <w:snapToGrid w:val="0"/>
                <w:sz w:val="22"/>
                <w:szCs w:val="22"/>
              </w:rPr>
            </w:pPr>
            <w:proofErr w:type="spellStart"/>
            <w:r>
              <w:rPr>
                <w:rFonts w:ascii="Cambria Math" w:hAnsi="Cambria Math" w:cs="Cambria Math"/>
                <w:szCs w:val="22"/>
              </w:rPr>
              <w:t>D</w:t>
            </w:r>
            <w:r w:rsidRPr="00F43FD1">
              <w:rPr>
                <w:rFonts w:ascii="Cambria Math" w:hAnsi="Cambria Math" w:cs="Cambria Math"/>
                <w:szCs w:val="22"/>
                <w:vertAlign w:val="subscript"/>
              </w:rPr>
              <w:t>diesel</w:t>
            </w:r>
            <w:proofErr w:type="spellEnd"/>
          </w:p>
        </w:tc>
        <w:tc>
          <w:tcPr>
            <w:tcW w:w="345" w:type="dxa"/>
            <w:vAlign w:val="top"/>
          </w:tcPr>
          <w:p w14:paraId="361D7AC0" w14:textId="77777777" w:rsidR="002F2BF9" w:rsidRPr="00EB0B41" w:rsidRDefault="002F2BF9" w:rsidP="00676464">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23FAE501" w14:textId="77777777" w:rsidR="002F2BF9" w:rsidRPr="00EB0B41" w:rsidRDefault="002F2BF9" w:rsidP="002F2BF9">
            <w:pPr>
              <w:pStyle w:val="SDMTableBoxParaNotNumbered"/>
              <w:rPr>
                <w:rFonts w:ascii="Avenir Book" w:hAnsi="Avenir Book"/>
                <w:snapToGrid w:val="0"/>
                <w:sz w:val="22"/>
                <w:szCs w:val="22"/>
              </w:rPr>
            </w:pPr>
            <w:r>
              <w:rPr>
                <w:rFonts w:ascii="Avenir Book" w:hAnsi="Avenir Book"/>
                <w:sz w:val="22"/>
                <w:szCs w:val="22"/>
              </w:rPr>
              <w:t>Density of Diesel (kg/</w:t>
            </w:r>
            <w:proofErr w:type="spellStart"/>
            <w:r>
              <w:rPr>
                <w:rFonts w:ascii="Avenir Book" w:hAnsi="Avenir Book"/>
                <w:sz w:val="22"/>
                <w:szCs w:val="22"/>
              </w:rPr>
              <w:t>liter</w:t>
            </w:r>
            <w:proofErr w:type="spellEnd"/>
            <w:r>
              <w:rPr>
                <w:rFonts w:ascii="Avenir Book" w:hAnsi="Avenir Book"/>
                <w:sz w:val="22"/>
                <w:szCs w:val="22"/>
              </w:rPr>
              <w:t xml:space="preserve">) </w:t>
            </w:r>
          </w:p>
        </w:tc>
      </w:tr>
    </w:tbl>
    <w:p w14:paraId="2EAC39CD" w14:textId="77777777" w:rsidR="00EB0B41" w:rsidRPr="00EB0B41" w:rsidRDefault="00EB0B41" w:rsidP="00FC4AA2">
      <w:pPr>
        <w:rPr>
          <w:rFonts w:ascii="Avenir Book" w:hAnsi="Avenir Book" w:cs="Tahoma"/>
          <w:szCs w:val="22"/>
          <w:vertAlign w:val="subscript"/>
        </w:rPr>
      </w:pPr>
    </w:p>
    <w:p w14:paraId="20324990" w14:textId="77777777" w:rsidR="00EB0B41" w:rsidRPr="00EB0B41" w:rsidRDefault="00EB0B41" w:rsidP="00FC4AA2">
      <w:pPr>
        <w:rPr>
          <w:rFonts w:ascii="Avenir Book" w:eastAsia="MS Mincho" w:hAnsi="Avenir Book"/>
          <w:szCs w:val="22"/>
          <w:u w:val="single"/>
        </w:rPr>
      </w:pPr>
      <w:r w:rsidRPr="00EB0B41">
        <w:rPr>
          <w:rFonts w:ascii="Avenir Book" w:eastAsia="MS Mincho" w:hAnsi="Avenir Book"/>
          <w:szCs w:val="22"/>
          <w:u w:val="single"/>
        </w:rPr>
        <w:t>Determination of project emissions of methane (PE</w:t>
      </w:r>
      <w:r w:rsidRPr="00EB0B41">
        <w:rPr>
          <w:rFonts w:ascii="Avenir Book" w:eastAsia="MS Mincho" w:hAnsi="Avenir Book"/>
          <w:szCs w:val="22"/>
          <w:u w:val="single"/>
          <w:vertAlign w:val="subscript"/>
        </w:rPr>
        <w:t>CH</w:t>
      </w:r>
      <w:proofErr w:type="gramStart"/>
      <w:r w:rsidRPr="00EB0B41">
        <w:rPr>
          <w:rFonts w:ascii="Avenir Book" w:eastAsia="MS Mincho" w:hAnsi="Avenir Book"/>
          <w:szCs w:val="22"/>
          <w:u w:val="single"/>
          <w:vertAlign w:val="subscript"/>
        </w:rPr>
        <w:t>4,y</w:t>
      </w:r>
      <w:proofErr w:type="gramEnd"/>
      <w:r w:rsidRPr="00EB0B41">
        <w:rPr>
          <w:rFonts w:ascii="Avenir Book" w:eastAsia="MS Mincho" w:hAnsi="Avenir Book"/>
          <w:szCs w:val="22"/>
          <w:u w:val="single"/>
        </w:rPr>
        <w:t>)</w:t>
      </w:r>
    </w:p>
    <w:p w14:paraId="443CD5DB" w14:textId="77777777" w:rsidR="00EB0B41" w:rsidRPr="00EB0B41" w:rsidRDefault="00EB0B41" w:rsidP="00FC4AA2">
      <w:pPr>
        <w:rPr>
          <w:rFonts w:ascii="Avenir Book" w:eastAsia="MS Mincho" w:hAnsi="Avenir Book"/>
          <w:szCs w:val="22"/>
        </w:rPr>
      </w:pPr>
    </w:p>
    <w:p w14:paraId="6CE50367" w14:textId="77777777" w:rsidR="00EB0B41" w:rsidRPr="00EB0B41" w:rsidRDefault="00EB0B41" w:rsidP="00FC4AA2">
      <w:pPr>
        <w:rPr>
          <w:rFonts w:ascii="Avenir Book" w:eastAsia="MS Mincho" w:hAnsi="Avenir Book"/>
          <w:szCs w:val="22"/>
        </w:rPr>
      </w:pPr>
      <w:r w:rsidRPr="00EB0B41">
        <w:rPr>
          <w:rFonts w:ascii="Avenir Book" w:eastAsia="MS Mincho" w:hAnsi="Avenir Book"/>
          <w:szCs w:val="22"/>
        </w:rPr>
        <w:t>As per para 22 of the tool, Project emissions of methane from composting are determined as follows:</w:t>
      </w:r>
    </w:p>
    <w:p w14:paraId="28C0863F" w14:textId="77777777" w:rsidR="00EB0B41" w:rsidRPr="00EB0B41" w:rsidRDefault="00EB0B41" w:rsidP="00FC4AA2">
      <w:pPr>
        <w:rPr>
          <w:rFonts w:ascii="Avenir Book" w:eastAsia="MS Mincho" w:hAnsi="Avenir Book"/>
          <w:szCs w:val="22"/>
        </w:rPr>
      </w:pPr>
    </w:p>
    <w:p w14:paraId="7CEAF43A" w14:textId="77777777" w:rsidR="00EB0B41" w:rsidRPr="00EB0B41" w:rsidRDefault="00EB0B41" w:rsidP="00FC4AA2">
      <w:pPr>
        <w:rPr>
          <w:rFonts w:ascii="Avenir Book" w:hAnsi="Avenir Book"/>
          <w:szCs w:val="22"/>
          <w:vertAlign w:val="subscript"/>
        </w:rPr>
      </w:pPr>
      <w:r w:rsidRPr="00EB0B41">
        <w:rPr>
          <w:rFonts w:ascii="Cambria Math" w:hAnsi="Cambria Math" w:cs="Cambria Math"/>
          <w:szCs w:val="22"/>
        </w:rPr>
        <w:t>𝑃𝐸</w:t>
      </w:r>
      <w:r w:rsidRPr="00EB0B41">
        <w:rPr>
          <w:rFonts w:ascii="Cambria Math" w:hAnsi="Cambria Math" w:cs="Cambria Math"/>
          <w:szCs w:val="22"/>
          <w:vertAlign w:val="subscript"/>
        </w:rPr>
        <w:t>𝐶𝐻</w:t>
      </w:r>
      <w:r w:rsidRPr="00EB0B41">
        <w:rPr>
          <w:rFonts w:ascii="Avenir Book" w:hAnsi="Avenir Book"/>
          <w:szCs w:val="22"/>
          <w:vertAlign w:val="subscript"/>
        </w:rPr>
        <w:t xml:space="preserve">4, </w:t>
      </w:r>
      <w:r w:rsidRPr="00EB0B41">
        <w:rPr>
          <w:rFonts w:ascii="Avenir Book" w:hAnsi="Avenir Book"/>
          <w:szCs w:val="22"/>
        </w:rPr>
        <w:t xml:space="preserve">= </w:t>
      </w:r>
      <w:r w:rsidRPr="00EB0B41">
        <w:rPr>
          <w:rFonts w:ascii="Cambria Math" w:hAnsi="Cambria Math" w:cs="Cambria Math"/>
          <w:szCs w:val="22"/>
        </w:rPr>
        <w:t>𝑄</w:t>
      </w:r>
      <w:r w:rsidRPr="00EB0B41">
        <w:rPr>
          <w:rFonts w:ascii="Cambria Math" w:hAnsi="Cambria Math" w:cs="Cambria Math"/>
          <w:szCs w:val="22"/>
          <w:vertAlign w:val="subscript"/>
        </w:rPr>
        <w:t>𝑦</w:t>
      </w:r>
      <w:r w:rsidRPr="00EB0B41">
        <w:rPr>
          <w:rFonts w:ascii="Avenir Book" w:hAnsi="Avenir Book"/>
          <w:szCs w:val="22"/>
        </w:rPr>
        <w:t xml:space="preserve"> × </w:t>
      </w:r>
      <w:r w:rsidRPr="00EB0B41">
        <w:rPr>
          <w:rFonts w:ascii="Cambria Math" w:hAnsi="Cambria Math" w:cs="Cambria Math"/>
          <w:szCs w:val="22"/>
        </w:rPr>
        <w:t>𝐸𝐹</w:t>
      </w:r>
      <w:r w:rsidRPr="00EB0B41">
        <w:rPr>
          <w:rFonts w:ascii="Cambria Math" w:hAnsi="Cambria Math" w:cs="Cambria Math"/>
          <w:szCs w:val="22"/>
          <w:vertAlign w:val="subscript"/>
        </w:rPr>
        <w:t>𝐶𝐻</w:t>
      </w:r>
      <w:r w:rsidRPr="00EB0B41">
        <w:rPr>
          <w:rFonts w:ascii="Avenir Book" w:hAnsi="Avenir Book"/>
          <w:szCs w:val="22"/>
          <w:vertAlign w:val="subscript"/>
        </w:rPr>
        <w:t xml:space="preserve">4, </w:t>
      </w:r>
      <w:r w:rsidRPr="00EB0B41">
        <w:rPr>
          <w:rFonts w:ascii="Avenir Book" w:hAnsi="Avenir Book"/>
          <w:szCs w:val="22"/>
        </w:rPr>
        <w:t xml:space="preserve">× </w:t>
      </w:r>
      <w:r w:rsidRPr="00EB0B41">
        <w:rPr>
          <w:rFonts w:ascii="Cambria Math" w:hAnsi="Cambria Math" w:cs="Cambria Math"/>
          <w:szCs w:val="22"/>
        </w:rPr>
        <w:t>𝐺𝑊𝑃</w:t>
      </w:r>
      <w:r w:rsidRPr="00EB0B41">
        <w:rPr>
          <w:rFonts w:ascii="Cambria Math" w:hAnsi="Cambria Math" w:cs="Cambria Math"/>
          <w:szCs w:val="22"/>
          <w:vertAlign w:val="subscript"/>
        </w:rPr>
        <w:t>𝐶𝐻</w:t>
      </w:r>
      <w:r w:rsidRPr="00EB0B41">
        <w:rPr>
          <w:rFonts w:ascii="Avenir Book" w:hAnsi="Avenir Book"/>
          <w:szCs w:val="22"/>
          <w:vertAlign w:val="subscript"/>
        </w:rPr>
        <w:t>4</w:t>
      </w:r>
    </w:p>
    <w:p w14:paraId="5CA85100" w14:textId="77777777" w:rsidR="00EB0B41" w:rsidRPr="00EB0B41" w:rsidRDefault="00EB0B41" w:rsidP="00FC4AA2">
      <w:pPr>
        <w:rPr>
          <w:rFonts w:ascii="Avenir Book" w:hAnsi="Avenir Book"/>
          <w:szCs w:val="22"/>
          <w:vertAlign w:val="subscript"/>
        </w:rPr>
      </w:pPr>
    </w:p>
    <w:tbl>
      <w:tblPr>
        <w:tblStyle w:val="SDMMethTableEquationParameters"/>
        <w:tblW w:w="9738" w:type="dxa"/>
        <w:tblInd w:w="0" w:type="dxa"/>
        <w:tblLook w:val="04A0" w:firstRow="1" w:lastRow="0" w:firstColumn="1" w:lastColumn="0" w:noHBand="0" w:noVBand="1"/>
      </w:tblPr>
      <w:tblGrid>
        <w:gridCol w:w="1699"/>
        <w:gridCol w:w="363"/>
        <w:gridCol w:w="7676"/>
      </w:tblGrid>
      <w:tr w:rsidR="00EB0B41" w:rsidRPr="00EB0B41" w14:paraId="6899C338" w14:textId="77777777" w:rsidTr="00DD6F27">
        <w:tc>
          <w:tcPr>
            <w:tcW w:w="1701" w:type="dxa"/>
            <w:vAlign w:val="top"/>
          </w:tcPr>
          <w:p w14:paraId="403857A0" w14:textId="77777777" w:rsidR="00EB0B41" w:rsidRPr="00EB0B41" w:rsidRDefault="00EB0B41" w:rsidP="00DD6F27">
            <w:pPr>
              <w:pStyle w:val="SDMTableBoxParaNotNumbered"/>
              <w:rPr>
                <w:rFonts w:ascii="Avenir Book" w:hAnsi="Avenir Book"/>
                <w:iCs/>
                <w:sz w:val="22"/>
                <w:szCs w:val="22"/>
              </w:rPr>
            </w:pPr>
            <w:r w:rsidRPr="00EB0B41">
              <w:rPr>
                <w:rFonts w:ascii="Cambria Math" w:hAnsi="Cambria Math" w:cs="Cambria Math"/>
                <w:sz w:val="22"/>
                <w:szCs w:val="22"/>
              </w:rPr>
              <w:t>𝑃𝐸</w:t>
            </w:r>
            <w:r w:rsidRPr="00EB0B41">
              <w:rPr>
                <w:rFonts w:ascii="Cambria Math" w:hAnsi="Cambria Math" w:cs="Cambria Math"/>
                <w:sz w:val="22"/>
                <w:szCs w:val="22"/>
                <w:vertAlign w:val="subscript"/>
              </w:rPr>
              <w:t>𝐶𝐻</w:t>
            </w:r>
            <w:proofErr w:type="gramStart"/>
            <w:r w:rsidRPr="00EB0B41">
              <w:rPr>
                <w:rFonts w:ascii="Avenir Book" w:hAnsi="Avenir Book"/>
                <w:sz w:val="22"/>
                <w:szCs w:val="22"/>
                <w:vertAlign w:val="subscript"/>
              </w:rPr>
              <w:t>4,</w:t>
            </w:r>
            <w:r w:rsidRPr="00EB0B41">
              <w:rPr>
                <w:rFonts w:ascii="Cambria Math" w:hAnsi="Cambria Math" w:cs="Cambria Math"/>
                <w:sz w:val="22"/>
                <w:szCs w:val="22"/>
                <w:vertAlign w:val="subscript"/>
              </w:rPr>
              <w:t>𝑦</w:t>
            </w:r>
            <w:proofErr w:type="gramEnd"/>
          </w:p>
        </w:tc>
        <w:tc>
          <w:tcPr>
            <w:tcW w:w="345" w:type="dxa"/>
            <w:vAlign w:val="top"/>
          </w:tcPr>
          <w:p w14:paraId="4C865ACF" w14:textId="77777777" w:rsidR="00EB0B41" w:rsidRPr="00EB0B41" w:rsidRDefault="00EB0B41"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59568E31" w14:textId="77777777" w:rsidR="00EB0B41" w:rsidRPr="00EB0B41" w:rsidRDefault="00EB0B41" w:rsidP="00DD6F27">
            <w:pPr>
              <w:pStyle w:val="SDMTableBoxParaNotNumbered"/>
              <w:rPr>
                <w:rFonts w:ascii="Avenir Book" w:hAnsi="Avenir Book"/>
                <w:sz w:val="22"/>
                <w:szCs w:val="22"/>
              </w:rPr>
            </w:pPr>
            <w:r w:rsidRPr="00EB0B41">
              <w:rPr>
                <w:rFonts w:ascii="Avenir Book" w:hAnsi="Avenir Book"/>
                <w:sz w:val="22"/>
                <w:szCs w:val="22"/>
              </w:rPr>
              <w:t>Project emissions of methane from the composting process in year y (t CO</w:t>
            </w:r>
            <w:r w:rsidRPr="008F3FA9">
              <w:rPr>
                <w:rFonts w:ascii="Avenir Book" w:hAnsi="Avenir Book"/>
                <w:sz w:val="22"/>
                <w:szCs w:val="22"/>
                <w:vertAlign w:val="subscript"/>
              </w:rPr>
              <w:t>2</w:t>
            </w:r>
            <w:r w:rsidRPr="00EB0B41">
              <w:rPr>
                <w:rFonts w:ascii="Avenir Book" w:hAnsi="Avenir Book"/>
                <w:sz w:val="22"/>
                <w:szCs w:val="22"/>
              </w:rPr>
              <w:t xml:space="preserve">e / </w:t>
            </w:r>
            <w:proofErr w:type="spellStart"/>
            <w:r w:rsidRPr="00EB0B41">
              <w:rPr>
                <w:rFonts w:ascii="Avenir Book" w:hAnsi="Avenir Book"/>
                <w:sz w:val="22"/>
                <w:szCs w:val="22"/>
              </w:rPr>
              <w:t>yr</w:t>
            </w:r>
            <w:proofErr w:type="spellEnd"/>
            <w:r w:rsidRPr="00EB0B41">
              <w:rPr>
                <w:rFonts w:ascii="Avenir Book" w:hAnsi="Avenir Book"/>
                <w:sz w:val="22"/>
                <w:szCs w:val="22"/>
              </w:rPr>
              <w:t>)</w:t>
            </w:r>
          </w:p>
        </w:tc>
      </w:tr>
      <w:tr w:rsidR="00EB0B41" w:rsidRPr="00EB0B41" w14:paraId="04A76490" w14:textId="77777777" w:rsidTr="00DD6F27">
        <w:tc>
          <w:tcPr>
            <w:tcW w:w="1701" w:type="dxa"/>
            <w:vAlign w:val="top"/>
          </w:tcPr>
          <w:p w14:paraId="6DE317E1" w14:textId="77777777" w:rsidR="00EB0B41" w:rsidRPr="00EB0B41" w:rsidRDefault="00EB0B41" w:rsidP="00DD6F27">
            <w:pPr>
              <w:pStyle w:val="SDMTableBoxParaNotNumbered"/>
              <w:rPr>
                <w:rFonts w:ascii="Avenir Book" w:hAnsi="Avenir Book"/>
                <w:iCs/>
                <w:snapToGrid w:val="0"/>
                <w:sz w:val="22"/>
                <w:szCs w:val="22"/>
              </w:rPr>
            </w:pPr>
            <w:r w:rsidRPr="00EB0B41">
              <w:rPr>
                <w:rFonts w:ascii="Cambria Math" w:hAnsi="Cambria Math" w:cs="Cambria Math"/>
                <w:sz w:val="22"/>
                <w:szCs w:val="22"/>
              </w:rPr>
              <w:t>𝑄</w:t>
            </w:r>
            <w:r w:rsidRPr="00EB0B41">
              <w:rPr>
                <w:rFonts w:ascii="Cambria Math" w:hAnsi="Cambria Math" w:cs="Cambria Math"/>
                <w:sz w:val="22"/>
                <w:szCs w:val="22"/>
                <w:vertAlign w:val="subscript"/>
              </w:rPr>
              <w:t>𝑦</w:t>
            </w:r>
          </w:p>
        </w:tc>
        <w:tc>
          <w:tcPr>
            <w:tcW w:w="345" w:type="dxa"/>
            <w:vAlign w:val="top"/>
          </w:tcPr>
          <w:p w14:paraId="3C17F917" w14:textId="77777777" w:rsidR="00EB0B41" w:rsidRPr="00EB0B41" w:rsidRDefault="00EB0B41"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7EBBC5FD" w14:textId="77777777" w:rsidR="00EB0B41" w:rsidRPr="00EB0B41" w:rsidRDefault="00EB0B41" w:rsidP="00DD6F27">
            <w:pPr>
              <w:pStyle w:val="SDMTableBoxParaNotNumbered"/>
              <w:rPr>
                <w:rFonts w:ascii="Avenir Book" w:hAnsi="Avenir Book"/>
                <w:snapToGrid w:val="0"/>
                <w:sz w:val="22"/>
                <w:szCs w:val="22"/>
              </w:rPr>
            </w:pPr>
            <w:r w:rsidRPr="00EB0B41">
              <w:rPr>
                <w:rFonts w:ascii="Avenir Book" w:hAnsi="Avenir Book"/>
                <w:sz w:val="22"/>
                <w:szCs w:val="22"/>
              </w:rPr>
              <w:t xml:space="preserve">Quantity of waste composted in year y (t / </w:t>
            </w:r>
            <w:proofErr w:type="spellStart"/>
            <w:r w:rsidRPr="00EB0B41">
              <w:rPr>
                <w:rFonts w:ascii="Avenir Book" w:hAnsi="Avenir Book"/>
                <w:sz w:val="22"/>
                <w:szCs w:val="22"/>
              </w:rPr>
              <w:t>yr</w:t>
            </w:r>
            <w:proofErr w:type="spellEnd"/>
            <w:r w:rsidRPr="00EB0B41">
              <w:rPr>
                <w:rFonts w:ascii="Avenir Book" w:hAnsi="Avenir Book"/>
                <w:sz w:val="22"/>
                <w:szCs w:val="22"/>
              </w:rPr>
              <w:t>)</w:t>
            </w:r>
          </w:p>
        </w:tc>
      </w:tr>
      <w:tr w:rsidR="00EB0B41" w:rsidRPr="00EB0B41" w14:paraId="3533E2B6" w14:textId="77777777" w:rsidTr="00DD6F27">
        <w:tc>
          <w:tcPr>
            <w:tcW w:w="1701" w:type="dxa"/>
            <w:vAlign w:val="top"/>
          </w:tcPr>
          <w:p w14:paraId="24C9A049" w14:textId="77777777" w:rsidR="00EB0B41" w:rsidRPr="00EB0B41" w:rsidRDefault="00EB0B41" w:rsidP="00EB0B41">
            <w:pPr>
              <w:rPr>
                <w:rFonts w:ascii="Avenir Book" w:hAnsi="Avenir Book" w:cs="Cambria Math"/>
                <w:szCs w:val="22"/>
                <w:vertAlign w:val="subscript"/>
              </w:rPr>
            </w:pPr>
            <w:r w:rsidRPr="00EB0B41">
              <w:rPr>
                <w:rFonts w:ascii="Avenir Book" w:hAnsi="Avenir Book"/>
                <w:szCs w:val="22"/>
              </w:rPr>
              <w:lastRenderedPageBreak/>
              <w:t xml:space="preserve"> </w:t>
            </w:r>
            <w:r w:rsidRPr="00EB0B41">
              <w:rPr>
                <w:rFonts w:ascii="Cambria Math" w:hAnsi="Cambria Math" w:cs="Cambria Math"/>
                <w:szCs w:val="22"/>
              </w:rPr>
              <w:t>𝐸𝐹</w:t>
            </w:r>
            <w:r w:rsidRPr="00EB0B41">
              <w:rPr>
                <w:rFonts w:ascii="Cambria Math" w:hAnsi="Cambria Math" w:cs="Cambria Math"/>
                <w:szCs w:val="22"/>
                <w:vertAlign w:val="subscript"/>
              </w:rPr>
              <w:t>𝐶𝐻</w:t>
            </w:r>
            <w:proofErr w:type="gramStart"/>
            <w:r w:rsidRPr="00EB0B41">
              <w:rPr>
                <w:rFonts w:ascii="Avenir Book" w:hAnsi="Avenir Book"/>
                <w:szCs w:val="22"/>
                <w:vertAlign w:val="subscript"/>
              </w:rPr>
              <w:t>4,</w:t>
            </w:r>
            <w:r w:rsidRPr="00EB0B41">
              <w:rPr>
                <w:rFonts w:ascii="Cambria Math" w:hAnsi="Cambria Math" w:cs="Cambria Math"/>
                <w:szCs w:val="22"/>
                <w:vertAlign w:val="subscript"/>
              </w:rPr>
              <w:t>𝑦</w:t>
            </w:r>
            <w:proofErr w:type="gramEnd"/>
          </w:p>
        </w:tc>
        <w:tc>
          <w:tcPr>
            <w:tcW w:w="345" w:type="dxa"/>
            <w:vAlign w:val="top"/>
          </w:tcPr>
          <w:p w14:paraId="6616DE4B" w14:textId="77777777" w:rsidR="00EB0B41" w:rsidRPr="00EB0B41" w:rsidRDefault="00EB0B41"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165AD1EB" w14:textId="77777777" w:rsidR="00EB0B41" w:rsidRPr="00EB0B41" w:rsidRDefault="00EB0B41" w:rsidP="00DD6F27">
            <w:pPr>
              <w:pStyle w:val="SDMTableBoxParaNotNumbered"/>
              <w:rPr>
                <w:rFonts w:ascii="Avenir Book" w:hAnsi="Avenir Book"/>
                <w:iCs/>
                <w:sz w:val="22"/>
                <w:szCs w:val="22"/>
              </w:rPr>
            </w:pPr>
            <w:r w:rsidRPr="00EB0B41">
              <w:rPr>
                <w:rFonts w:ascii="Avenir Book" w:hAnsi="Avenir Book"/>
                <w:sz w:val="22"/>
                <w:szCs w:val="22"/>
              </w:rPr>
              <w:t>Emission factor of methane per tonne of waste composted valid for year y (t CH</w:t>
            </w:r>
            <w:r w:rsidRPr="008F3FA9">
              <w:rPr>
                <w:rFonts w:ascii="Avenir Book" w:hAnsi="Avenir Book"/>
                <w:sz w:val="22"/>
                <w:szCs w:val="22"/>
                <w:vertAlign w:val="subscript"/>
              </w:rPr>
              <w:t>4</w:t>
            </w:r>
            <w:r w:rsidRPr="00EB0B41">
              <w:rPr>
                <w:rFonts w:ascii="Avenir Book" w:hAnsi="Avenir Book"/>
                <w:sz w:val="22"/>
                <w:szCs w:val="22"/>
              </w:rPr>
              <w:t xml:space="preserve"> / t)</w:t>
            </w:r>
          </w:p>
        </w:tc>
      </w:tr>
      <w:tr w:rsidR="00EB0B41" w:rsidRPr="00EB0B41" w14:paraId="6C39D25C" w14:textId="77777777" w:rsidTr="00DD6F27">
        <w:tc>
          <w:tcPr>
            <w:tcW w:w="1701" w:type="dxa"/>
            <w:vAlign w:val="top"/>
          </w:tcPr>
          <w:p w14:paraId="228D3EC1" w14:textId="77777777" w:rsidR="00EB0B41" w:rsidRPr="00EB0B41" w:rsidRDefault="00EB0B41" w:rsidP="00DD6F27">
            <w:pPr>
              <w:pStyle w:val="SDMTableBoxParaNotNumbered"/>
              <w:rPr>
                <w:rFonts w:ascii="Avenir Book" w:hAnsi="Avenir Book"/>
                <w:sz w:val="22"/>
                <w:szCs w:val="22"/>
              </w:rPr>
            </w:pPr>
            <w:r w:rsidRPr="00EB0B41">
              <w:rPr>
                <w:rFonts w:ascii="Cambria Math" w:hAnsi="Cambria Math" w:cs="Cambria Math"/>
                <w:sz w:val="22"/>
                <w:szCs w:val="22"/>
              </w:rPr>
              <w:t>𝐺𝑊𝑃</w:t>
            </w:r>
            <w:r w:rsidRPr="00EB0B41">
              <w:rPr>
                <w:rFonts w:ascii="Cambria Math" w:hAnsi="Cambria Math" w:cs="Cambria Math"/>
                <w:sz w:val="22"/>
                <w:szCs w:val="22"/>
                <w:vertAlign w:val="subscript"/>
              </w:rPr>
              <w:t>𝐶𝐻</w:t>
            </w:r>
            <w:r w:rsidRPr="00EB0B41">
              <w:rPr>
                <w:rFonts w:ascii="Avenir Book" w:hAnsi="Avenir Book"/>
                <w:sz w:val="22"/>
                <w:szCs w:val="22"/>
                <w:vertAlign w:val="subscript"/>
              </w:rPr>
              <w:t>4</w:t>
            </w:r>
          </w:p>
        </w:tc>
        <w:tc>
          <w:tcPr>
            <w:tcW w:w="345" w:type="dxa"/>
            <w:vAlign w:val="top"/>
          </w:tcPr>
          <w:p w14:paraId="1FAD3567" w14:textId="77777777" w:rsidR="00EB0B41" w:rsidRPr="00EB0B41" w:rsidRDefault="00EB0B41"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52E6683D" w14:textId="77777777" w:rsidR="00EB0B41" w:rsidRPr="00EB0B41" w:rsidRDefault="00EB0B41" w:rsidP="00DD6F27">
            <w:pPr>
              <w:pStyle w:val="SDMTableBoxParaNotNumbered"/>
              <w:rPr>
                <w:rFonts w:ascii="Avenir Book" w:hAnsi="Avenir Book"/>
                <w:iCs/>
                <w:sz w:val="22"/>
                <w:szCs w:val="22"/>
              </w:rPr>
            </w:pPr>
            <w:r w:rsidRPr="00EB0B41">
              <w:rPr>
                <w:rFonts w:ascii="Avenir Book" w:hAnsi="Avenir Book"/>
                <w:sz w:val="22"/>
                <w:szCs w:val="22"/>
              </w:rPr>
              <w:t>Global Warming Potential of CH4 (t CO</w:t>
            </w:r>
            <w:r w:rsidRPr="008F3FA9">
              <w:rPr>
                <w:rFonts w:ascii="Avenir Book" w:hAnsi="Avenir Book"/>
                <w:sz w:val="22"/>
                <w:szCs w:val="22"/>
                <w:vertAlign w:val="subscript"/>
              </w:rPr>
              <w:t>2</w:t>
            </w:r>
            <w:r w:rsidRPr="00EB0B41">
              <w:rPr>
                <w:rFonts w:ascii="Avenir Book" w:hAnsi="Avenir Book"/>
                <w:sz w:val="22"/>
                <w:szCs w:val="22"/>
              </w:rPr>
              <w:t>e / t CH</w:t>
            </w:r>
            <w:r w:rsidRPr="008F3FA9">
              <w:rPr>
                <w:rFonts w:ascii="Avenir Book" w:hAnsi="Avenir Book"/>
                <w:sz w:val="22"/>
                <w:szCs w:val="22"/>
                <w:vertAlign w:val="subscript"/>
              </w:rPr>
              <w:t>4</w:t>
            </w:r>
            <w:r w:rsidRPr="00EB0B41">
              <w:rPr>
                <w:rFonts w:ascii="Avenir Book" w:hAnsi="Avenir Book"/>
                <w:sz w:val="22"/>
                <w:szCs w:val="22"/>
              </w:rPr>
              <w:t>)</w:t>
            </w:r>
          </w:p>
        </w:tc>
      </w:tr>
    </w:tbl>
    <w:p w14:paraId="01480A56" w14:textId="77777777" w:rsidR="00EB0B41" w:rsidRPr="00EB0B41" w:rsidRDefault="00EB0B41" w:rsidP="00FC4AA2">
      <w:pPr>
        <w:rPr>
          <w:rFonts w:ascii="Avenir Book" w:eastAsia="MS Mincho" w:hAnsi="Avenir Book"/>
        </w:rPr>
      </w:pPr>
    </w:p>
    <w:p w14:paraId="43C142E9" w14:textId="77777777" w:rsidR="00EB0B41" w:rsidRPr="00EB0B41" w:rsidRDefault="00EB0B41" w:rsidP="00FC4AA2">
      <w:pPr>
        <w:rPr>
          <w:rFonts w:ascii="Avenir Book" w:eastAsia="MS Mincho" w:hAnsi="Avenir Book"/>
        </w:rPr>
      </w:pPr>
    </w:p>
    <w:p w14:paraId="6830AAED" w14:textId="77777777" w:rsidR="00EB0B41" w:rsidRDefault="00EB0B41" w:rsidP="00FC4AA2">
      <w:pPr>
        <w:rPr>
          <w:rFonts w:ascii="Avenir Book" w:hAnsi="Avenir Book"/>
        </w:rPr>
      </w:pPr>
      <w:r w:rsidRPr="00EB0B41">
        <w:rPr>
          <w:rFonts w:ascii="Avenir Book" w:hAnsi="Avenir Book"/>
        </w:rPr>
        <w:t xml:space="preserve">As per option 2, the default value is used for emission factor of methane per tonne of waste, </w:t>
      </w:r>
      <w:proofErr w:type="spellStart"/>
      <w:r w:rsidRPr="00EB0B41">
        <w:rPr>
          <w:rFonts w:ascii="Avenir Book" w:hAnsi="Avenir Book"/>
        </w:rPr>
        <w:t>ie</w:t>
      </w:r>
      <w:proofErr w:type="spellEnd"/>
      <w:r w:rsidRPr="00EB0B41">
        <w:rPr>
          <w:rFonts w:ascii="Avenir Book" w:hAnsi="Avenir Book"/>
        </w:rPr>
        <w:t xml:space="preserve">, </w:t>
      </w:r>
      <w:r w:rsidRPr="00EB0B41">
        <w:rPr>
          <w:rFonts w:ascii="Cambria Math" w:hAnsi="Cambria Math" w:cs="Cambria Math"/>
        </w:rPr>
        <w:t>𝐸𝐹</w:t>
      </w:r>
      <w:r w:rsidRPr="00EB0B41">
        <w:rPr>
          <w:rFonts w:ascii="Cambria Math" w:hAnsi="Cambria Math" w:cs="Cambria Math"/>
          <w:vertAlign w:val="subscript"/>
        </w:rPr>
        <w:t>𝐶𝐻</w:t>
      </w:r>
      <w:r w:rsidRPr="00EB0B41">
        <w:rPr>
          <w:rFonts w:ascii="Avenir Book" w:hAnsi="Avenir Book"/>
          <w:vertAlign w:val="subscript"/>
        </w:rPr>
        <w:t xml:space="preserve">4, </w:t>
      </w:r>
      <w:r w:rsidRPr="00EB0B41">
        <w:rPr>
          <w:rFonts w:ascii="Avenir Book" w:hAnsi="Avenir Book"/>
        </w:rPr>
        <w:t xml:space="preserve">= </w:t>
      </w:r>
      <w:r w:rsidRPr="00EB0B41">
        <w:rPr>
          <w:rFonts w:ascii="Cambria Math" w:hAnsi="Cambria Math" w:cs="Cambria Math"/>
        </w:rPr>
        <w:t>𝐸𝐹</w:t>
      </w:r>
      <w:r w:rsidRPr="00EB0B41">
        <w:rPr>
          <w:rFonts w:ascii="Cambria Math" w:hAnsi="Cambria Math" w:cs="Cambria Math"/>
          <w:vertAlign w:val="subscript"/>
        </w:rPr>
        <w:t>𝐶𝐻</w:t>
      </w:r>
      <w:proofErr w:type="gramStart"/>
      <w:r w:rsidRPr="00EB0B41">
        <w:rPr>
          <w:rFonts w:ascii="Avenir Book" w:hAnsi="Avenir Book"/>
          <w:vertAlign w:val="subscript"/>
        </w:rPr>
        <w:t>4,</w:t>
      </w:r>
      <w:r w:rsidRPr="00EB0B41">
        <w:rPr>
          <w:rFonts w:ascii="Cambria Math" w:hAnsi="Cambria Math" w:cs="Cambria Math"/>
          <w:vertAlign w:val="subscript"/>
        </w:rPr>
        <w:t>𝑒𝑓𝑎𝑢𝑙𝑡</w:t>
      </w:r>
      <w:proofErr w:type="gramEnd"/>
      <w:r w:rsidRPr="00EB0B41">
        <w:rPr>
          <w:rFonts w:ascii="Avenir Book" w:hAnsi="Avenir Book"/>
        </w:rPr>
        <w:t xml:space="preserve">. </w:t>
      </w:r>
    </w:p>
    <w:p w14:paraId="2E1A39F0" w14:textId="77777777" w:rsidR="00EB0B41" w:rsidRDefault="00EB0B41" w:rsidP="00FC4AA2">
      <w:pPr>
        <w:rPr>
          <w:rFonts w:ascii="Avenir Book" w:hAnsi="Avenir Book"/>
        </w:rPr>
      </w:pPr>
    </w:p>
    <w:p w14:paraId="3F2D7EFC" w14:textId="77777777" w:rsidR="00EB0B41" w:rsidRDefault="00EB0B41" w:rsidP="00FC4AA2">
      <w:pPr>
        <w:rPr>
          <w:rFonts w:ascii="Avenir Book" w:hAnsi="Avenir Book"/>
        </w:rPr>
      </w:pPr>
    </w:p>
    <w:p w14:paraId="4F6D585F" w14:textId="77777777" w:rsidR="00EB0B41" w:rsidRPr="00BE42FD" w:rsidRDefault="00EB0B41" w:rsidP="00FC4AA2">
      <w:pPr>
        <w:rPr>
          <w:rFonts w:ascii="Avenir Book" w:eastAsia="MS Mincho" w:hAnsi="Avenir Book"/>
          <w:u w:val="single"/>
        </w:rPr>
      </w:pPr>
      <w:r w:rsidRPr="00BE42FD">
        <w:rPr>
          <w:rFonts w:ascii="Avenir Book" w:eastAsia="MS Mincho" w:hAnsi="Avenir Book"/>
          <w:u w:val="single"/>
        </w:rPr>
        <w:t>Determination of project emissions of nitrous oxide (</w:t>
      </w:r>
      <w:r w:rsidRPr="008F3FA9">
        <w:rPr>
          <w:rFonts w:ascii="Avenir Book" w:eastAsia="MS Mincho" w:hAnsi="Avenir Book"/>
          <w:u w:val="single"/>
        </w:rPr>
        <w:t>PE</w:t>
      </w:r>
      <w:r w:rsidRPr="00BE42FD">
        <w:rPr>
          <w:rFonts w:ascii="Avenir Book" w:eastAsia="MS Mincho" w:hAnsi="Avenir Book"/>
          <w:u w:val="single"/>
          <w:vertAlign w:val="subscript"/>
        </w:rPr>
        <w:t>N2</w:t>
      </w:r>
      <w:proofErr w:type="gramStart"/>
      <w:r w:rsidRPr="00BE42FD">
        <w:rPr>
          <w:rFonts w:ascii="Avenir Book" w:eastAsia="MS Mincho" w:hAnsi="Avenir Book"/>
          <w:u w:val="single"/>
          <w:vertAlign w:val="subscript"/>
        </w:rPr>
        <w:t>O,y</w:t>
      </w:r>
      <w:proofErr w:type="gramEnd"/>
      <w:r w:rsidRPr="00BE42FD">
        <w:rPr>
          <w:rFonts w:ascii="Avenir Book" w:eastAsia="MS Mincho" w:hAnsi="Avenir Book"/>
          <w:u w:val="single"/>
        </w:rPr>
        <w:t>)</w:t>
      </w:r>
    </w:p>
    <w:p w14:paraId="30E411A6" w14:textId="77777777" w:rsidR="00EB0B41" w:rsidRDefault="00EB0B41" w:rsidP="00FC4AA2">
      <w:pPr>
        <w:rPr>
          <w:rFonts w:ascii="Avenir Book" w:eastAsia="MS Mincho" w:hAnsi="Avenir Book"/>
        </w:rPr>
      </w:pPr>
    </w:p>
    <w:p w14:paraId="3885DEAD" w14:textId="77777777" w:rsidR="00EB0B41" w:rsidRPr="00EB0B41" w:rsidRDefault="00EB0B41" w:rsidP="00EB0B41">
      <w:pPr>
        <w:rPr>
          <w:rFonts w:ascii="Avenir Book" w:hAnsi="Avenir Book"/>
          <w:szCs w:val="22"/>
          <w:vertAlign w:val="subscript"/>
        </w:rPr>
      </w:pPr>
      <w:r w:rsidRPr="00EB0B41">
        <w:rPr>
          <w:rFonts w:ascii="Cambria Math" w:hAnsi="Cambria Math" w:cs="Cambria Math"/>
          <w:szCs w:val="22"/>
        </w:rPr>
        <w:t>𝑃𝐸</w:t>
      </w:r>
      <w:r>
        <w:rPr>
          <w:rFonts w:ascii="Cambria Math" w:hAnsi="Cambria Math" w:cs="Cambria Math"/>
          <w:szCs w:val="22"/>
          <w:vertAlign w:val="subscript"/>
        </w:rPr>
        <w:t>N20</w:t>
      </w:r>
      <w:r w:rsidRPr="00EB0B41">
        <w:rPr>
          <w:rFonts w:ascii="Avenir Book" w:hAnsi="Avenir Book"/>
          <w:szCs w:val="22"/>
          <w:vertAlign w:val="subscript"/>
        </w:rPr>
        <w:t xml:space="preserve">, </w:t>
      </w:r>
      <w:r w:rsidRPr="00EB0B41">
        <w:rPr>
          <w:rFonts w:ascii="Avenir Book" w:hAnsi="Avenir Book"/>
          <w:szCs w:val="22"/>
        </w:rPr>
        <w:t xml:space="preserve">= </w:t>
      </w:r>
      <w:r w:rsidRPr="00EB0B41">
        <w:rPr>
          <w:rFonts w:ascii="Cambria Math" w:hAnsi="Cambria Math" w:cs="Cambria Math"/>
          <w:szCs w:val="22"/>
        </w:rPr>
        <w:t>𝑄</w:t>
      </w:r>
      <w:r w:rsidRPr="00EB0B41">
        <w:rPr>
          <w:rFonts w:ascii="Cambria Math" w:hAnsi="Cambria Math" w:cs="Cambria Math"/>
          <w:szCs w:val="22"/>
          <w:vertAlign w:val="subscript"/>
        </w:rPr>
        <w:t>𝑦</w:t>
      </w:r>
      <w:r w:rsidRPr="00EB0B41">
        <w:rPr>
          <w:rFonts w:ascii="Avenir Book" w:hAnsi="Avenir Book"/>
          <w:szCs w:val="22"/>
        </w:rPr>
        <w:t xml:space="preserve"> × </w:t>
      </w:r>
      <w:r w:rsidRPr="00EB0B41">
        <w:rPr>
          <w:rFonts w:ascii="Cambria Math" w:hAnsi="Cambria Math" w:cs="Cambria Math"/>
          <w:szCs w:val="22"/>
        </w:rPr>
        <w:t>𝐸𝐹</w:t>
      </w:r>
      <w:r>
        <w:rPr>
          <w:rFonts w:ascii="Cambria Math" w:hAnsi="Cambria Math" w:cs="Cambria Math"/>
          <w:szCs w:val="22"/>
          <w:vertAlign w:val="subscript"/>
        </w:rPr>
        <w:t>N20</w:t>
      </w:r>
      <w:r w:rsidRPr="00EB0B41">
        <w:rPr>
          <w:rFonts w:ascii="Avenir Book" w:hAnsi="Avenir Book"/>
          <w:szCs w:val="22"/>
          <w:vertAlign w:val="subscript"/>
        </w:rPr>
        <w:t xml:space="preserve">, </w:t>
      </w:r>
      <w:r w:rsidRPr="00EB0B41">
        <w:rPr>
          <w:rFonts w:ascii="Avenir Book" w:hAnsi="Avenir Book"/>
          <w:szCs w:val="22"/>
        </w:rPr>
        <w:t xml:space="preserve">× </w:t>
      </w:r>
      <w:r w:rsidRPr="00EB0B41">
        <w:rPr>
          <w:rFonts w:ascii="Cambria Math" w:hAnsi="Cambria Math" w:cs="Cambria Math"/>
          <w:szCs w:val="22"/>
        </w:rPr>
        <w:t>𝐺𝑊𝑃</w:t>
      </w:r>
      <w:r>
        <w:rPr>
          <w:rFonts w:ascii="Cambria Math" w:hAnsi="Cambria Math" w:cs="Cambria Math"/>
          <w:szCs w:val="22"/>
          <w:vertAlign w:val="subscript"/>
        </w:rPr>
        <w:t>N20</w:t>
      </w:r>
    </w:p>
    <w:p w14:paraId="02BC76BB" w14:textId="77777777" w:rsidR="00EB0B41" w:rsidRPr="00EB0B41" w:rsidRDefault="00EB0B41" w:rsidP="00EB0B41">
      <w:pPr>
        <w:rPr>
          <w:rFonts w:ascii="Avenir Book" w:hAnsi="Avenir Book"/>
          <w:szCs w:val="22"/>
          <w:vertAlign w:val="subscript"/>
        </w:rPr>
      </w:pPr>
    </w:p>
    <w:tbl>
      <w:tblPr>
        <w:tblStyle w:val="SDMMethTableEquationParameters"/>
        <w:tblW w:w="9738" w:type="dxa"/>
        <w:tblInd w:w="0" w:type="dxa"/>
        <w:tblLook w:val="04A0" w:firstRow="1" w:lastRow="0" w:firstColumn="1" w:lastColumn="0" w:noHBand="0" w:noVBand="1"/>
      </w:tblPr>
      <w:tblGrid>
        <w:gridCol w:w="1699"/>
        <w:gridCol w:w="363"/>
        <w:gridCol w:w="7676"/>
      </w:tblGrid>
      <w:tr w:rsidR="00EB0B41" w:rsidRPr="00EB0B41" w14:paraId="15870E21" w14:textId="77777777" w:rsidTr="00DD6F27">
        <w:tc>
          <w:tcPr>
            <w:tcW w:w="1701" w:type="dxa"/>
            <w:vAlign w:val="top"/>
          </w:tcPr>
          <w:p w14:paraId="13239C48" w14:textId="77777777" w:rsidR="00EB0B41" w:rsidRPr="00EB0B41" w:rsidRDefault="00EB0B41" w:rsidP="00EB0B41">
            <w:pPr>
              <w:pStyle w:val="SDMTableBoxParaNotNumbered"/>
              <w:rPr>
                <w:rFonts w:ascii="Avenir Book" w:hAnsi="Avenir Book"/>
                <w:iCs/>
                <w:sz w:val="22"/>
                <w:szCs w:val="22"/>
              </w:rPr>
            </w:pPr>
            <w:r w:rsidRPr="00EB0B41">
              <w:rPr>
                <w:rFonts w:ascii="Cambria Math" w:hAnsi="Cambria Math" w:cs="Cambria Math"/>
                <w:sz w:val="22"/>
                <w:szCs w:val="22"/>
              </w:rPr>
              <w:t>𝑃𝐸</w:t>
            </w:r>
            <w:r>
              <w:rPr>
                <w:rFonts w:ascii="Cambria Math" w:hAnsi="Cambria Math" w:cs="Cambria Math"/>
                <w:sz w:val="22"/>
                <w:szCs w:val="22"/>
                <w:vertAlign w:val="subscript"/>
              </w:rPr>
              <w:t>N2</w:t>
            </w:r>
            <w:proofErr w:type="gramStart"/>
            <w:r>
              <w:rPr>
                <w:rFonts w:ascii="Cambria Math" w:hAnsi="Cambria Math" w:cs="Cambria Math"/>
                <w:sz w:val="22"/>
                <w:szCs w:val="22"/>
                <w:vertAlign w:val="subscript"/>
              </w:rPr>
              <w:t>O</w:t>
            </w:r>
            <w:r w:rsidRPr="00EB0B41">
              <w:rPr>
                <w:rFonts w:ascii="Avenir Book" w:hAnsi="Avenir Book"/>
                <w:sz w:val="22"/>
                <w:szCs w:val="22"/>
                <w:vertAlign w:val="subscript"/>
              </w:rPr>
              <w:t>,</w:t>
            </w:r>
            <w:r w:rsidRPr="00EB0B41">
              <w:rPr>
                <w:rFonts w:ascii="Cambria Math" w:hAnsi="Cambria Math" w:cs="Cambria Math"/>
                <w:sz w:val="22"/>
                <w:szCs w:val="22"/>
                <w:vertAlign w:val="subscript"/>
              </w:rPr>
              <w:t>𝑦</w:t>
            </w:r>
            <w:proofErr w:type="gramEnd"/>
          </w:p>
        </w:tc>
        <w:tc>
          <w:tcPr>
            <w:tcW w:w="345" w:type="dxa"/>
            <w:vAlign w:val="top"/>
          </w:tcPr>
          <w:p w14:paraId="582F4069" w14:textId="77777777" w:rsidR="00EB0B41" w:rsidRPr="00EB0B41" w:rsidRDefault="00EB0B41"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27C6ED37" w14:textId="77777777" w:rsidR="00EB0B41" w:rsidRPr="00EB0B41" w:rsidRDefault="00EB0B41" w:rsidP="00EB0B41">
            <w:pPr>
              <w:pStyle w:val="SDMTableBoxParaNotNumbered"/>
              <w:rPr>
                <w:rFonts w:ascii="Avenir Book" w:hAnsi="Avenir Book"/>
                <w:sz w:val="22"/>
                <w:szCs w:val="22"/>
              </w:rPr>
            </w:pPr>
            <w:r w:rsidRPr="00EB0B41">
              <w:rPr>
                <w:rFonts w:ascii="Avenir Book" w:hAnsi="Avenir Book"/>
                <w:sz w:val="22"/>
                <w:szCs w:val="22"/>
              </w:rPr>
              <w:t xml:space="preserve">Project emissions of </w:t>
            </w:r>
            <w:r>
              <w:rPr>
                <w:rFonts w:ascii="Avenir Book" w:hAnsi="Avenir Book"/>
                <w:sz w:val="22"/>
                <w:szCs w:val="22"/>
              </w:rPr>
              <w:t>N</w:t>
            </w:r>
            <w:r w:rsidRPr="008F3FA9">
              <w:rPr>
                <w:rFonts w:ascii="Avenir Book" w:hAnsi="Avenir Book"/>
                <w:sz w:val="22"/>
                <w:szCs w:val="22"/>
                <w:vertAlign w:val="subscript"/>
              </w:rPr>
              <w:t>2</w:t>
            </w:r>
            <w:r>
              <w:rPr>
                <w:rFonts w:ascii="Avenir Book" w:hAnsi="Avenir Book"/>
                <w:sz w:val="22"/>
                <w:szCs w:val="22"/>
              </w:rPr>
              <w:t>O</w:t>
            </w:r>
            <w:r w:rsidRPr="00EB0B41">
              <w:rPr>
                <w:rFonts w:ascii="Avenir Book" w:hAnsi="Avenir Book"/>
                <w:sz w:val="22"/>
                <w:szCs w:val="22"/>
              </w:rPr>
              <w:t xml:space="preserve"> from the composting process in year y (t CO</w:t>
            </w:r>
            <w:r w:rsidRPr="008F3FA9">
              <w:rPr>
                <w:rFonts w:ascii="Avenir Book" w:hAnsi="Avenir Book"/>
                <w:sz w:val="22"/>
                <w:szCs w:val="22"/>
                <w:vertAlign w:val="subscript"/>
              </w:rPr>
              <w:t>2</w:t>
            </w:r>
            <w:r w:rsidRPr="00EB0B41">
              <w:rPr>
                <w:rFonts w:ascii="Avenir Book" w:hAnsi="Avenir Book"/>
                <w:sz w:val="22"/>
                <w:szCs w:val="22"/>
              </w:rPr>
              <w:t xml:space="preserve">e / </w:t>
            </w:r>
            <w:proofErr w:type="spellStart"/>
            <w:r w:rsidRPr="00EB0B41">
              <w:rPr>
                <w:rFonts w:ascii="Avenir Book" w:hAnsi="Avenir Book"/>
                <w:sz w:val="22"/>
                <w:szCs w:val="22"/>
              </w:rPr>
              <w:t>yr</w:t>
            </w:r>
            <w:proofErr w:type="spellEnd"/>
            <w:r w:rsidRPr="00EB0B41">
              <w:rPr>
                <w:rFonts w:ascii="Avenir Book" w:hAnsi="Avenir Book"/>
                <w:sz w:val="22"/>
                <w:szCs w:val="22"/>
              </w:rPr>
              <w:t>)</w:t>
            </w:r>
          </w:p>
        </w:tc>
      </w:tr>
      <w:tr w:rsidR="00EB0B41" w:rsidRPr="00EB0B41" w14:paraId="4EB7E40A" w14:textId="77777777" w:rsidTr="00DD6F27">
        <w:tc>
          <w:tcPr>
            <w:tcW w:w="1701" w:type="dxa"/>
            <w:vAlign w:val="top"/>
          </w:tcPr>
          <w:p w14:paraId="7935D5D6" w14:textId="77777777" w:rsidR="00EB0B41" w:rsidRPr="00EB0B41" w:rsidRDefault="00EB0B41" w:rsidP="00DD6F27">
            <w:pPr>
              <w:pStyle w:val="SDMTableBoxParaNotNumbered"/>
              <w:rPr>
                <w:rFonts w:ascii="Avenir Book" w:hAnsi="Avenir Book"/>
                <w:iCs/>
                <w:snapToGrid w:val="0"/>
                <w:sz w:val="22"/>
                <w:szCs w:val="22"/>
              </w:rPr>
            </w:pPr>
            <w:r w:rsidRPr="00EB0B41">
              <w:rPr>
                <w:rFonts w:ascii="Cambria Math" w:hAnsi="Cambria Math" w:cs="Cambria Math"/>
                <w:sz w:val="22"/>
                <w:szCs w:val="22"/>
              </w:rPr>
              <w:t>𝑄</w:t>
            </w:r>
            <w:r w:rsidRPr="00EB0B41">
              <w:rPr>
                <w:rFonts w:ascii="Cambria Math" w:hAnsi="Cambria Math" w:cs="Cambria Math"/>
                <w:sz w:val="22"/>
                <w:szCs w:val="22"/>
                <w:vertAlign w:val="subscript"/>
              </w:rPr>
              <w:t>𝑦</w:t>
            </w:r>
          </w:p>
        </w:tc>
        <w:tc>
          <w:tcPr>
            <w:tcW w:w="345" w:type="dxa"/>
            <w:vAlign w:val="top"/>
          </w:tcPr>
          <w:p w14:paraId="21596862" w14:textId="77777777" w:rsidR="00EB0B41" w:rsidRPr="00EB0B41" w:rsidRDefault="00EB0B41"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7E0631F8" w14:textId="77777777" w:rsidR="00EB0B41" w:rsidRPr="00EB0B41" w:rsidRDefault="00EB0B41" w:rsidP="00DD6F27">
            <w:pPr>
              <w:pStyle w:val="SDMTableBoxParaNotNumbered"/>
              <w:rPr>
                <w:rFonts w:ascii="Avenir Book" w:hAnsi="Avenir Book"/>
                <w:snapToGrid w:val="0"/>
                <w:sz w:val="22"/>
                <w:szCs w:val="22"/>
              </w:rPr>
            </w:pPr>
            <w:r w:rsidRPr="00EB0B41">
              <w:rPr>
                <w:rFonts w:ascii="Avenir Book" w:hAnsi="Avenir Book"/>
                <w:sz w:val="22"/>
                <w:szCs w:val="22"/>
              </w:rPr>
              <w:t xml:space="preserve">Quantity of waste composted in year y (t / </w:t>
            </w:r>
            <w:proofErr w:type="spellStart"/>
            <w:r w:rsidRPr="00EB0B41">
              <w:rPr>
                <w:rFonts w:ascii="Avenir Book" w:hAnsi="Avenir Book"/>
                <w:sz w:val="22"/>
                <w:szCs w:val="22"/>
              </w:rPr>
              <w:t>yr</w:t>
            </w:r>
            <w:proofErr w:type="spellEnd"/>
            <w:r w:rsidRPr="00EB0B41">
              <w:rPr>
                <w:rFonts w:ascii="Avenir Book" w:hAnsi="Avenir Book"/>
                <w:sz w:val="22"/>
                <w:szCs w:val="22"/>
              </w:rPr>
              <w:t>)</w:t>
            </w:r>
          </w:p>
        </w:tc>
      </w:tr>
      <w:tr w:rsidR="00EB0B41" w:rsidRPr="00EB0B41" w14:paraId="77AAF20E" w14:textId="77777777" w:rsidTr="00DD6F27">
        <w:tc>
          <w:tcPr>
            <w:tcW w:w="1701" w:type="dxa"/>
            <w:vAlign w:val="top"/>
          </w:tcPr>
          <w:p w14:paraId="7FB431AA" w14:textId="77777777" w:rsidR="00EB0B41" w:rsidRPr="00EB0B41" w:rsidRDefault="00EB0B41" w:rsidP="00DD6F27">
            <w:pPr>
              <w:rPr>
                <w:rFonts w:ascii="Avenir Book" w:hAnsi="Avenir Book" w:cs="Cambria Math"/>
                <w:szCs w:val="22"/>
                <w:vertAlign w:val="subscript"/>
              </w:rPr>
            </w:pPr>
            <w:r w:rsidRPr="00EB0B41">
              <w:rPr>
                <w:rFonts w:ascii="Avenir Book" w:hAnsi="Avenir Book"/>
                <w:szCs w:val="22"/>
              </w:rPr>
              <w:t xml:space="preserve"> </w:t>
            </w:r>
            <w:r w:rsidRPr="00EB0B41">
              <w:rPr>
                <w:rFonts w:ascii="Cambria Math" w:hAnsi="Cambria Math" w:cs="Cambria Math"/>
                <w:szCs w:val="22"/>
              </w:rPr>
              <w:t>𝐸𝐹</w:t>
            </w:r>
            <w:r>
              <w:rPr>
                <w:rFonts w:ascii="Cambria Math" w:hAnsi="Cambria Math" w:cs="Cambria Math"/>
                <w:szCs w:val="22"/>
                <w:vertAlign w:val="subscript"/>
              </w:rPr>
              <w:t>N2</w:t>
            </w:r>
            <w:proofErr w:type="gramStart"/>
            <w:r>
              <w:rPr>
                <w:rFonts w:ascii="Cambria Math" w:hAnsi="Cambria Math" w:cs="Cambria Math"/>
                <w:szCs w:val="22"/>
                <w:vertAlign w:val="subscript"/>
              </w:rPr>
              <w:t>O</w:t>
            </w:r>
            <w:r w:rsidRPr="00EB0B41">
              <w:rPr>
                <w:rFonts w:ascii="Avenir Book" w:hAnsi="Avenir Book"/>
                <w:szCs w:val="22"/>
                <w:vertAlign w:val="subscript"/>
              </w:rPr>
              <w:t>,</w:t>
            </w:r>
            <w:r w:rsidRPr="00EB0B41">
              <w:rPr>
                <w:rFonts w:ascii="Cambria Math" w:hAnsi="Cambria Math" w:cs="Cambria Math"/>
                <w:szCs w:val="22"/>
                <w:vertAlign w:val="subscript"/>
              </w:rPr>
              <w:t>𝑦</w:t>
            </w:r>
            <w:proofErr w:type="gramEnd"/>
          </w:p>
        </w:tc>
        <w:tc>
          <w:tcPr>
            <w:tcW w:w="345" w:type="dxa"/>
            <w:vAlign w:val="top"/>
          </w:tcPr>
          <w:p w14:paraId="3EE24563" w14:textId="77777777" w:rsidR="00EB0B41" w:rsidRPr="00EB0B41" w:rsidRDefault="00EB0B41"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098CBFE9" w14:textId="77777777" w:rsidR="00EB0B41" w:rsidRPr="00EB0B41" w:rsidRDefault="00EB0B41" w:rsidP="00721AC8">
            <w:pPr>
              <w:pStyle w:val="SDMTableBoxParaNotNumbered"/>
              <w:rPr>
                <w:rFonts w:ascii="Avenir Book" w:hAnsi="Avenir Book"/>
                <w:iCs/>
                <w:sz w:val="22"/>
                <w:szCs w:val="22"/>
              </w:rPr>
            </w:pPr>
            <w:r w:rsidRPr="00EB0B41">
              <w:rPr>
                <w:rFonts w:ascii="Avenir Book" w:hAnsi="Avenir Book"/>
                <w:sz w:val="22"/>
                <w:szCs w:val="22"/>
              </w:rPr>
              <w:t xml:space="preserve">Emission factor of </w:t>
            </w:r>
            <w:r w:rsidR="00BE42FD">
              <w:rPr>
                <w:rFonts w:ascii="Avenir Book" w:hAnsi="Avenir Book"/>
                <w:sz w:val="22"/>
                <w:szCs w:val="22"/>
              </w:rPr>
              <w:t>N</w:t>
            </w:r>
            <w:r w:rsidR="00BE42FD" w:rsidRPr="008F3FA9">
              <w:rPr>
                <w:rFonts w:ascii="Avenir Book" w:hAnsi="Avenir Book"/>
                <w:sz w:val="22"/>
                <w:szCs w:val="22"/>
                <w:vertAlign w:val="subscript"/>
              </w:rPr>
              <w:t>2</w:t>
            </w:r>
            <w:r w:rsidR="00BE42FD">
              <w:rPr>
                <w:rFonts w:ascii="Avenir Book" w:hAnsi="Avenir Book"/>
                <w:sz w:val="22"/>
                <w:szCs w:val="22"/>
              </w:rPr>
              <w:t>O</w:t>
            </w:r>
            <w:r w:rsidRPr="00EB0B41">
              <w:rPr>
                <w:rFonts w:ascii="Avenir Book" w:hAnsi="Avenir Book"/>
                <w:sz w:val="22"/>
                <w:szCs w:val="22"/>
              </w:rPr>
              <w:t xml:space="preserve"> per tonne of waste composted valid for year y (t </w:t>
            </w:r>
            <w:r w:rsidR="00BE42FD">
              <w:rPr>
                <w:rFonts w:ascii="Avenir Book" w:hAnsi="Avenir Book"/>
                <w:sz w:val="22"/>
                <w:szCs w:val="22"/>
              </w:rPr>
              <w:t>N</w:t>
            </w:r>
            <w:r w:rsidR="00BE42FD" w:rsidRPr="008F3FA9">
              <w:rPr>
                <w:rFonts w:ascii="Avenir Book" w:hAnsi="Avenir Book"/>
                <w:sz w:val="22"/>
                <w:szCs w:val="22"/>
                <w:vertAlign w:val="subscript"/>
              </w:rPr>
              <w:t>2</w:t>
            </w:r>
            <w:r w:rsidR="00721AC8">
              <w:rPr>
                <w:rFonts w:ascii="Avenir Book" w:hAnsi="Avenir Book"/>
                <w:sz w:val="22"/>
                <w:szCs w:val="22"/>
              </w:rPr>
              <w:t>O</w:t>
            </w:r>
            <w:r w:rsidRPr="00EB0B41">
              <w:rPr>
                <w:rFonts w:ascii="Avenir Book" w:hAnsi="Avenir Book"/>
                <w:sz w:val="22"/>
                <w:szCs w:val="22"/>
              </w:rPr>
              <w:t xml:space="preserve"> / t)</w:t>
            </w:r>
          </w:p>
        </w:tc>
      </w:tr>
      <w:tr w:rsidR="00EB0B41" w:rsidRPr="00EB0B41" w14:paraId="75C3E299" w14:textId="77777777" w:rsidTr="00DD6F27">
        <w:tc>
          <w:tcPr>
            <w:tcW w:w="1701" w:type="dxa"/>
            <w:vAlign w:val="top"/>
          </w:tcPr>
          <w:p w14:paraId="74150DED" w14:textId="77777777" w:rsidR="00EB0B41" w:rsidRPr="00EB0B41" w:rsidRDefault="00EB0B41" w:rsidP="00BE42FD">
            <w:pPr>
              <w:pStyle w:val="SDMTableBoxParaNotNumbered"/>
              <w:rPr>
                <w:rFonts w:ascii="Avenir Book" w:hAnsi="Avenir Book"/>
                <w:sz w:val="22"/>
                <w:szCs w:val="22"/>
              </w:rPr>
            </w:pPr>
            <w:r w:rsidRPr="00EB0B41">
              <w:rPr>
                <w:rFonts w:ascii="Cambria Math" w:hAnsi="Cambria Math" w:cs="Cambria Math"/>
                <w:sz w:val="22"/>
                <w:szCs w:val="22"/>
              </w:rPr>
              <w:t>𝐺𝑊𝑃</w:t>
            </w:r>
            <w:r w:rsidR="00BE42FD">
              <w:rPr>
                <w:rFonts w:ascii="Cambria Math" w:hAnsi="Cambria Math" w:cs="Cambria Math"/>
                <w:sz w:val="22"/>
                <w:szCs w:val="22"/>
                <w:vertAlign w:val="subscript"/>
              </w:rPr>
              <w:t>N2O</w:t>
            </w:r>
          </w:p>
        </w:tc>
        <w:tc>
          <w:tcPr>
            <w:tcW w:w="345" w:type="dxa"/>
            <w:vAlign w:val="top"/>
          </w:tcPr>
          <w:p w14:paraId="66C42D43" w14:textId="77777777" w:rsidR="00EB0B41" w:rsidRPr="00EB0B41" w:rsidRDefault="00EB0B41" w:rsidP="00DD6F27">
            <w:pPr>
              <w:pStyle w:val="SDMTableBoxParaNotNumbered"/>
              <w:rPr>
                <w:rFonts w:ascii="Avenir Book" w:hAnsi="Avenir Book"/>
                <w:sz w:val="22"/>
                <w:szCs w:val="22"/>
              </w:rPr>
            </w:pPr>
            <w:r w:rsidRPr="00EB0B41">
              <w:rPr>
                <w:rFonts w:ascii="Avenir Book" w:hAnsi="Avenir Book"/>
                <w:sz w:val="22"/>
                <w:szCs w:val="22"/>
              </w:rPr>
              <w:t>=</w:t>
            </w:r>
          </w:p>
        </w:tc>
        <w:tc>
          <w:tcPr>
            <w:tcW w:w="7692" w:type="dxa"/>
            <w:vAlign w:val="top"/>
          </w:tcPr>
          <w:p w14:paraId="0F096066" w14:textId="77777777" w:rsidR="00EB0B41" w:rsidRPr="00EB0B41" w:rsidRDefault="00EB0B41" w:rsidP="00BE42FD">
            <w:pPr>
              <w:pStyle w:val="SDMTableBoxParaNotNumbered"/>
              <w:rPr>
                <w:rFonts w:ascii="Avenir Book" w:hAnsi="Avenir Book"/>
                <w:iCs/>
                <w:sz w:val="22"/>
                <w:szCs w:val="22"/>
              </w:rPr>
            </w:pPr>
            <w:r w:rsidRPr="00EB0B41">
              <w:rPr>
                <w:rFonts w:ascii="Avenir Book" w:hAnsi="Avenir Book"/>
                <w:sz w:val="22"/>
                <w:szCs w:val="22"/>
              </w:rPr>
              <w:t xml:space="preserve">Global Warming Potential of </w:t>
            </w:r>
            <w:r w:rsidR="00BE42FD">
              <w:rPr>
                <w:rFonts w:ascii="Avenir Book" w:hAnsi="Avenir Book"/>
                <w:sz w:val="22"/>
                <w:szCs w:val="22"/>
              </w:rPr>
              <w:t>N</w:t>
            </w:r>
            <w:r w:rsidR="00BE42FD" w:rsidRPr="008F3FA9">
              <w:rPr>
                <w:rFonts w:ascii="Avenir Book" w:hAnsi="Avenir Book"/>
                <w:sz w:val="22"/>
                <w:szCs w:val="22"/>
                <w:vertAlign w:val="subscript"/>
              </w:rPr>
              <w:t>2</w:t>
            </w:r>
            <w:r w:rsidR="00BE42FD">
              <w:rPr>
                <w:rFonts w:ascii="Avenir Book" w:hAnsi="Avenir Book"/>
                <w:sz w:val="22"/>
                <w:szCs w:val="22"/>
              </w:rPr>
              <w:t>O</w:t>
            </w:r>
            <w:r w:rsidRPr="00EB0B41">
              <w:rPr>
                <w:rFonts w:ascii="Avenir Book" w:hAnsi="Avenir Book"/>
                <w:sz w:val="22"/>
                <w:szCs w:val="22"/>
              </w:rPr>
              <w:t xml:space="preserve"> (t CO2e / t </w:t>
            </w:r>
            <w:r w:rsidR="00BE42FD">
              <w:rPr>
                <w:rFonts w:ascii="Avenir Book" w:hAnsi="Avenir Book"/>
                <w:sz w:val="22"/>
                <w:szCs w:val="22"/>
              </w:rPr>
              <w:t>N</w:t>
            </w:r>
            <w:r w:rsidR="00BE42FD" w:rsidRPr="008F3FA9">
              <w:rPr>
                <w:rFonts w:ascii="Avenir Book" w:hAnsi="Avenir Book"/>
                <w:sz w:val="22"/>
                <w:szCs w:val="22"/>
                <w:vertAlign w:val="subscript"/>
              </w:rPr>
              <w:t>2</w:t>
            </w:r>
            <w:r w:rsidR="00BE42FD">
              <w:rPr>
                <w:rFonts w:ascii="Avenir Book" w:hAnsi="Avenir Book"/>
                <w:sz w:val="22"/>
                <w:szCs w:val="22"/>
              </w:rPr>
              <w:t>O</w:t>
            </w:r>
            <w:r w:rsidRPr="00EB0B41">
              <w:rPr>
                <w:rFonts w:ascii="Avenir Book" w:hAnsi="Avenir Book"/>
                <w:sz w:val="22"/>
                <w:szCs w:val="22"/>
              </w:rPr>
              <w:t>)</w:t>
            </w:r>
          </w:p>
        </w:tc>
      </w:tr>
    </w:tbl>
    <w:p w14:paraId="76D8F49A" w14:textId="77777777" w:rsidR="00EB0B41" w:rsidRPr="00EB0B41" w:rsidRDefault="00EB0B41" w:rsidP="00EB0B41">
      <w:pPr>
        <w:rPr>
          <w:rFonts w:ascii="Avenir Book" w:eastAsia="MS Mincho" w:hAnsi="Avenir Book"/>
        </w:rPr>
      </w:pPr>
    </w:p>
    <w:p w14:paraId="7C2C9CDF" w14:textId="77777777" w:rsidR="00EB0B41" w:rsidRDefault="00EB0B41" w:rsidP="00EB0B41">
      <w:pPr>
        <w:rPr>
          <w:rFonts w:ascii="Avenir Book" w:hAnsi="Avenir Book"/>
        </w:rPr>
      </w:pPr>
      <w:r w:rsidRPr="00EB0B41">
        <w:rPr>
          <w:rFonts w:ascii="Avenir Book" w:hAnsi="Avenir Book"/>
        </w:rPr>
        <w:t xml:space="preserve">As per option 2, the default value is used for emission factor of </w:t>
      </w:r>
      <w:r w:rsidR="00BE42FD">
        <w:rPr>
          <w:rFonts w:ascii="Avenir Book" w:hAnsi="Avenir Book"/>
        </w:rPr>
        <w:t>N2O</w:t>
      </w:r>
      <w:r w:rsidRPr="00EB0B41">
        <w:rPr>
          <w:rFonts w:ascii="Avenir Book" w:hAnsi="Avenir Book"/>
        </w:rPr>
        <w:t xml:space="preserve"> per tonne of waste, </w:t>
      </w:r>
      <w:proofErr w:type="spellStart"/>
      <w:r w:rsidRPr="00EB0B41">
        <w:rPr>
          <w:rFonts w:ascii="Avenir Book" w:hAnsi="Avenir Book"/>
        </w:rPr>
        <w:t>ie</w:t>
      </w:r>
      <w:proofErr w:type="spellEnd"/>
      <w:r w:rsidRPr="00EB0B41">
        <w:rPr>
          <w:rFonts w:ascii="Avenir Book" w:hAnsi="Avenir Book"/>
        </w:rPr>
        <w:t xml:space="preserve">, </w:t>
      </w:r>
      <w:r w:rsidRPr="00EB0B41">
        <w:rPr>
          <w:rFonts w:ascii="Cambria Math" w:hAnsi="Cambria Math" w:cs="Cambria Math"/>
        </w:rPr>
        <w:t>𝐸𝐹</w:t>
      </w:r>
      <w:r w:rsidR="00BE42FD">
        <w:rPr>
          <w:rFonts w:ascii="Cambria Math" w:hAnsi="Cambria Math" w:cs="Cambria Math"/>
          <w:vertAlign w:val="subscript"/>
        </w:rPr>
        <w:t>N2O</w:t>
      </w:r>
      <w:r w:rsidRPr="00EB0B41">
        <w:rPr>
          <w:rFonts w:ascii="Avenir Book" w:hAnsi="Avenir Book"/>
          <w:vertAlign w:val="subscript"/>
        </w:rPr>
        <w:t xml:space="preserve">, </w:t>
      </w:r>
      <w:r w:rsidRPr="00EB0B41">
        <w:rPr>
          <w:rFonts w:ascii="Avenir Book" w:hAnsi="Avenir Book"/>
        </w:rPr>
        <w:t xml:space="preserve">= </w:t>
      </w:r>
      <w:r w:rsidRPr="00EB0B41">
        <w:rPr>
          <w:rFonts w:ascii="Cambria Math" w:hAnsi="Cambria Math" w:cs="Cambria Math"/>
        </w:rPr>
        <w:t>𝐸𝐹</w:t>
      </w:r>
      <w:r w:rsidR="00BE42FD">
        <w:rPr>
          <w:rFonts w:ascii="Cambria Math" w:hAnsi="Cambria Math" w:cs="Cambria Math"/>
          <w:vertAlign w:val="subscript"/>
        </w:rPr>
        <w:t>N2</w:t>
      </w:r>
      <w:proofErr w:type="gramStart"/>
      <w:r w:rsidR="00BE42FD">
        <w:rPr>
          <w:rFonts w:ascii="Cambria Math" w:hAnsi="Cambria Math" w:cs="Cambria Math"/>
          <w:vertAlign w:val="subscript"/>
        </w:rPr>
        <w:t>O</w:t>
      </w:r>
      <w:r w:rsidRPr="00EB0B41">
        <w:rPr>
          <w:rFonts w:ascii="Avenir Book" w:hAnsi="Avenir Book"/>
          <w:vertAlign w:val="subscript"/>
        </w:rPr>
        <w:t>,</w:t>
      </w:r>
      <w:r w:rsidRPr="00EB0B41">
        <w:rPr>
          <w:rFonts w:ascii="Cambria Math" w:hAnsi="Cambria Math" w:cs="Cambria Math"/>
          <w:vertAlign w:val="subscript"/>
        </w:rPr>
        <w:t>𝑒𝑓𝑎𝑢𝑙𝑡</w:t>
      </w:r>
      <w:proofErr w:type="gramEnd"/>
      <w:r w:rsidRPr="00EB0B41">
        <w:rPr>
          <w:rFonts w:ascii="Avenir Book" w:hAnsi="Avenir Book"/>
        </w:rPr>
        <w:t xml:space="preserve">. </w:t>
      </w:r>
    </w:p>
    <w:p w14:paraId="568B0AA0" w14:textId="77777777" w:rsidR="00EB0B41" w:rsidRDefault="00EB0B41" w:rsidP="00EB0B41">
      <w:pPr>
        <w:rPr>
          <w:rFonts w:ascii="Avenir Book" w:hAnsi="Avenir Book"/>
        </w:rPr>
      </w:pPr>
    </w:p>
    <w:p w14:paraId="2F238075" w14:textId="77777777" w:rsidR="00EB0B41" w:rsidRDefault="00BE42FD" w:rsidP="00FC4AA2">
      <w:pPr>
        <w:rPr>
          <w:rFonts w:ascii="Avenir Book" w:eastAsia="MS Mincho" w:hAnsi="Avenir Book"/>
          <w:b/>
          <w:u w:val="single"/>
        </w:rPr>
      </w:pPr>
      <w:r w:rsidRPr="00BE42FD">
        <w:rPr>
          <w:rFonts w:ascii="Avenir Book" w:eastAsia="MS Mincho" w:hAnsi="Avenir Book"/>
          <w:b/>
          <w:u w:val="single"/>
        </w:rPr>
        <w:t>Leakage Emission</w:t>
      </w:r>
    </w:p>
    <w:p w14:paraId="0003C44D" w14:textId="77777777" w:rsidR="00BE42FD" w:rsidRPr="00BE42FD" w:rsidRDefault="00BE42FD" w:rsidP="00FC4AA2">
      <w:pPr>
        <w:rPr>
          <w:rFonts w:ascii="Avenir Book" w:hAnsi="Avenir Book"/>
        </w:rPr>
      </w:pPr>
    </w:p>
    <w:p w14:paraId="2B8E6F80" w14:textId="77777777" w:rsidR="00BE42FD" w:rsidRPr="00BE42FD" w:rsidRDefault="00BE42FD" w:rsidP="00E3529B">
      <w:pPr>
        <w:pStyle w:val="ListParagraph"/>
        <w:numPr>
          <w:ilvl w:val="0"/>
          <w:numId w:val="50"/>
        </w:numPr>
        <w:rPr>
          <w:rFonts w:ascii="Avenir Book" w:hAnsi="Avenir Book"/>
        </w:rPr>
      </w:pPr>
      <w:r>
        <w:rPr>
          <w:rFonts w:ascii="Avenir Book" w:hAnsi="Avenir Book"/>
        </w:rPr>
        <w:t>N</w:t>
      </w:r>
      <w:r w:rsidRPr="00BE42FD">
        <w:rPr>
          <w:rFonts w:ascii="Avenir Book" w:hAnsi="Avenir Book"/>
        </w:rPr>
        <w:t>o composting technology equipment is transferred from or to another activity</w:t>
      </w:r>
    </w:p>
    <w:p w14:paraId="12585DD1" w14:textId="77777777" w:rsidR="00BE42FD" w:rsidRPr="00BE42FD" w:rsidRDefault="00BE42FD" w:rsidP="00E3529B">
      <w:pPr>
        <w:pStyle w:val="ListParagraph"/>
        <w:numPr>
          <w:ilvl w:val="0"/>
          <w:numId w:val="50"/>
        </w:numPr>
        <w:rPr>
          <w:rFonts w:ascii="Avenir Book" w:hAnsi="Avenir Book"/>
        </w:rPr>
      </w:pPr>
      <w:r>
        <w:rPr>
          <w:rFonts w:ascii="Avenir Book" w:hAnsi="Avenir Book"/>
        </w:rPr>
        <w:t>The</w:t>
      </w:r>
      <w:r w:rsidRPr="00BE42FD">
        <w:rPr>
          <w:rFonts w:ascii="Avenir Book" w:hAnsi="Avenir Book"/>
        </w:rPr>
        <w:t xml:space="preserve"> compost is not stored in anaerobic condition and not disposed of in a SWDS</w:t>
      </w:r>
    </w:p>
    <w:p w14:paraId="6313D3D5" w14:textId="77777777" w:rsidR="00BE42FD" w:rsidRPr="00BE42FD" w:rsidRDefault="00BE42FD" w:rsidP="00BE42FD">
      <w:pPr>
        <w:pStyle w:val="ListParagraph"/>
        <w:rPr>
          <w:rFonts w:ascii="Avenir Book" w:hAnsi="Avenir Book"/>
        </w:rPr>
      </w:pPr>
    </w:p>
    <w:p w14:paraId="0AB27DB8" w14:textId="77777777" w:rsidR="00BE42FD" w:rsidRDefault="00BE42FD" w:rsidP="00BE42FD">
      <w:pPr>
        <w:rPr>
          <w:rFonts w:ascii="Avenir Book" w:hAnsi="Avenir Book"/>
        </w:rPr>
      </w:pPr>
      <w:r w:rsidRPr="00BE42FD">
        <w:rPr>
          <w:rFonts w:ascii="Avenir Book" w:hAnsi="Avenir Book"/>
        </w:rPr>
        <w:t xml:space="preserve">Hence, there is no leakage emission from this project activity. </w:t>
      </w:r>
      <w:proofErr w:type="spellStart"/>
      <w:r w:rsidRPr="00BE42FD">
        <w:rPr>
          <w:rFonts w:ascii="Avenir Book" w:hAnsi="Avenir Book"/>
        </w:rPr>
        <w:t>LEy</w:t>
      </w:r>
      <w:proofErr w:type="spellEnd"/>
      <w:r w:rsidRPr="00BE42FD">
        <w:rPr>
          <w:rFonts w:ascii="Avenir Book" w:hAnsi="Avenir Book"/>
        </w:rPr>
        <w:t xml:space="preserve"> = 0</w:t>
      </w:r>
    </w:p>
    <w:p w14:paraId="7C8DA3DA" w14:textId="77777777" w:rsidR="00BE42FD" w:rsidRDefault="00BE42FD" w:rsidP="00BE42FD">
      <w:pPr>
        <w:rPr>
          <w:rFonts w:ascii="Avenir Book" w:hAnsi="Avenir Book"/>
        </w:rPr>
      </w:pPr>
    </w:p>
    <w:p w14:paraId="60D3E23F" w14:textId="77777777" w:rsidR="00BE42FD" w:rsidRDefault="00BE42FD" w:rsidP="00BE42FD">
      <w:pPr>
        <w:rPr>
          <w:rFonts w:ascii="Avenir Book" w:hAnsi="Avenir Book"/>
          <w:b/>
          <w:u w:val="single"/>
        </w:rPr>
      </w:pPr>
      <w:r w:rsidRPr="00BE42FD">
        <w:rPr>
          <w:rFonts w:ascii="Avenir Book" w:hAnsi="Avenir Book"/>
          <w:b/>
          <w:u w:val="single"/>
        </w:rPr>
        <w:t xml:space="preserve">Emission reduction </w:t>
      </w:r>
    </w:p>
    <w:p w14:paraId="3B9B7510" w14:textId="77777777" w:rsidR="00BE42FD" w:rsidRDefault="00BE42FD" w:rsidP="00BE42FD">
      <w:pPr>
        <w:rPr>
          <w:rFonts w:ascii="Avenir Book" w:hAnsi="Avenir Book"/>
        </w:rPr>
      </w:pPr>
      <w:r>
        <w:rPr>
          <w:rFonts w:ascii="Avenir Book" w:hAnsi="Avenir Book"/>
        </w:rPr>
        <w:t>Since the project activity is a capacity addition to the existing facility, the emission reduction from the project activity is calculated as below:</w:t>
      </w:r>
    </w:p>
    <w:p w14:paraId="55E6A90C" w14:textId="77777777" w:rsidR="00BE42FD" w:rsidRDefault="00BE42FD" w:rsidP="00BE42FD">
      <w:pPr>
        <w:rPr>
          <w:rFonts w:ascii="Avenir Book" w:hAnsi="Avenir Book"/>
        </w:rPr>
      </w:pPr>
    </w:p>
    <w:p w14:paraId="0CF02115" w14:textId="77777777" w:rsidR="00BE42FD" w:rsidRPr="00A640E2" w:rsidRDefault="00BE42FD" w:rsidP="00BE42FD">
      <w:pPr>
        <w:rPr>
          <w:rFonts w:ascii="Avenir Book" w:hAnsi="Avenir Book"/>
        </w:rPr>
      </w:pPr>
      <w:r w:rsidRPr="00A640E2">
        <w:rPr>
          <w:rFonts w:ascii="Cambria Math" w:hAnsi="Cambria Math" w:cs="Cambria Math"/>
        </w:rPr>
        <w:t>𝐸𝑅𝑦</w:t>
      </w:r>
      <w:r w:rsidRPr="00A640E2">
        <w:rPr>
          <w:rFonts w:ascii="Avenir Book" w:hAnsi="Avenir Book"/>
        </w:rPr>
        <w:t xml:space="preserve"> = (</w:t>
      </w:r>
      <w:r w:rsidRPr="00A640E2">
        <w:rPr>
          <w:rFonts w:ascii="Cambria Math" w:hAnsi="Cambria Math" w:cs="Cambria Math"/>
        </w:rPr>
        <w:t>𝐵𝐸𝑦</w:t>
      </w:r>
      <w:r w:rsidRPr="00A640E2">
        <w:rPr>
          <w:rFonts w:ascii="Avenir Book" w:hAnsi="Avenir Book"/>
        </w:rPr>
        <w:t xml:space="preserve"> − </w:t>
      </w:r>
      <w:r w:rsidRPr="00A640E2">
        <w:rPr>
          <w:rFonts w:ascii="Cambria Math" w:hAnsi="Cambria Math" w:cs="Cambria Math"/>
        </w:rPr>
        <w:t>𝑃𝐸𝑦</w:t>
      </w:r>
      <w:r w:rsidRPr="00A640E2">
        <w:rPr>
          <w:rFonts w:ascii="Avenir Book" w:hAnsi="Avenir Book"/>
        </w:rPr>
        <w:t xml:space="preserve"> − </w:t>
      </w:r>
      <w:r w:rsidRPr="00A640E2">
        <w:rPr>
          <w:rFonts w:ascii="Cambria Math" w:hAnsi="Cambria Math" w:cs="Cambria Math"/>
        </w:rPr>
        <w:t>𝐿𝐸𝑦</w:t>
      </w:r>
      <w:r w:rsidRPr="00A640E2">
        <w:rPr>
          <w:rFonts w:ascii="Avenir Book" w:hAnsi="Avenir Book"/>
        </w:rPr>
        <w:t xml:space="preserve">) × (1 − </w:t>
      </w:r>
      <w:r w:rsidRPr="00A640E2">
        <w:rPr>
          <w:rFonts w:ascii="Cambria Math" w:hAnsi="Cambria Math" w:cs="Cambria Math"/>
        </w:rPr>
        <w:t>𝑟</w:t>
      </w:r>
      <w:r w:rsidRPr="00A640E2">
        <w:rPr>
          <w:rFonts w:ascii="Avenir Book" w:hAnsi="Avenir Book"/>
        </w:rPr>
        <w:t>)</w:t>
      </w:r>
    </w:p>
    <w:p w14:paraId="7331CF6F" w14:textId="77777777" w:rsidR="00F87395" w:rsidRPr="00A640E2" w:rsidRDefault="00F87395" w:rsidP="00BE42FD">
      <w:pPr>
        <w:rPr>
          <w:rFonts w:ascii="Avenir Book" w:hAnsi="Avenir Book"/>
        </w:rPr>
      </w:pPr>
    </w:p>
    <w:p w14:paraId="58EFC6FD" w14:textId="77777777" w:rsidR="00BE42FD" w:rsidRPr="00A640E2" w:rsidRDefault="00BE42FD" w:rsidP="00BE42FD">
      <w:pPr>
        <w:rPr>
          <w:rFonts w:ascii="Avenir Book" w:hAnsi="Avenir Book"/>
        </w:rPr>
      </w:pPr>
      <w:r w:rsidRPr="00A640E2">
        <w:rPr>
          <w:rFonts w:ascii="Avenir Book" w:hAnsi="Avenir Book"/>
        </w:rPr>
        <w:t>And</w:t>
      </w:r>
    </w:p>
    <w:p w14:paraId="01B1C6E2" w14:textId="77777777" w:rsidR="00BE42FD" w:rsidRPr="00A640E2" w:rsidRDefault="00BE42FD" w:rsidP="00BE42FD">
      <w:pPr>
        <w:rPr>
          <w:rFonts w:ascii="Avenir Book" w:hAnsi="Avenir Book" w:cs="Cambria Math"/>
          <w:vertAlign w:val="subscript"/>
        </w:rPr>
      </w:pPr>
      <w:r w:rsidRPr="00A640E2">
        <w:rPr>
          <w:rFonts w:ascii="Cambria Math" w:hAnsi="Cambria Math" w:cs="Cambria Math"/>
        </w:rPr>
        <w:t>𝑟</w:t>
      </w:r>
      <w:r w:rsidRPr="00A640E2">
        <w:rPr>
          <w:rFonts w:ascii="Avenir Book" w:hAnsi="Avenir Book"/>
        </w:rPr>
        <w:t xml:space="preserve"> = </w:t>
      </w:r>
      <w:r w:rsidRPr="00A640E2">
        <w:rPr>
          <w:rFonts w:ascii="Cambria Math" w:hAnsi="Cambria Math" w:cs="Cambria Math"/>
        </w:rPr>
        <w:t>𝑊𝐶𝑂𝑀</w:t>
      </w:r>
      <w:r w:rsidRPr="00A640E2">
        <w:rPr>
          <w:rFonts w:ascii="Cambria Math" w:hAnsi="Cambria Math" w:cs="Cambria Math"/>
          <w:vertAlign w:val="subscript"/>
        </w:rPr>
        <w:t>𝐵𝐴𝑈</w:t>
      </w:r>
      <w:r w:rsidRPr="00A640E2">
        <w:rPr>
          <w:rFonts w:ascii="Avenir Book" w:hAnsi="Avenir Book"/>
        </w:rPr>
        <w:t>/</w:t>
      </w:r>
      <w:r w:rsidRPr="00A640E2">
        <w:rPr>
          <w:rFonts w:ascii="Cambria Math" w:hAnsi="Cambria Math" w:cs="Cambria Math"/>
        </w:rPr>
        <w:t>𝑇𝑊𝐶𝑂</w:t>
      </w:r>
      <w:r w:rsidRPr="00A640E2">
        <w:rPr>
          <w:rFonts w:ascii="Avenir Book" w:hAnsi="Avenir Book" w:cs="Cambria Math"/>
          <w:vertAlign w:val="subscript"/>
        </w:rPr>
        <w:t>y</w:t>
      </w:r>
    </w:p>
    <w:p w14:paraId="1C277FF4" w14:textId="77777777" w:rsidR="00F87395" w:rsidRDefault="00F87395" w:rsidP="00BE42FD">
      <w:pPr>
        <w:rPr>
          <w:rFonts w:ascii="Cambria Math" w:hAnsi="Cambria Math" w:cs="Cambria Math"/>
          <w:vertAlign w:val="subscript"/>
        </w:rPr>
      </w:pPr>
    </w:p>
    <w:p w14:paraId="326481CB" w14:textId="77777777" w:rsidR="00BE42FD" w:rsidRPr="00BE42FD" w:rsidRDefault="00BE42FD" w:rsidP="00BE42FD">
      <w:pPr>
        <w:rPr>
          <w:rFonts w:ascii="Avenir Book" w:hAnsi="Avenir Book"/>
        </w:rPr>
      </w:pPr>
      <w:r>
        <w:rPr>
          <w:rFonts w:ascii="Avenir Book" w:hAnsi="Avenir Book"/>
        </w:rPr>
        <w:t>Where,</w:t>
      </w:r>
    </w:p>
    <w:tbl>
      <w:tblPr>
        <w:tblStyle w:val="SDMMethTableEquationParameters"/>
        <w:tblW w:w="9738" w:type="dxa"/>
        <w:tblInd w:w="0" w:type="dxa"/>
        <w:tblLook w:val="04A0" w:firstRow="1" w:lastRow="0" w:firstColumn="1" w:lastColumn="0" w:noHBand="0" w:noVBand="1"/>
      </w:tblPr>
      <w:tblGrid>
        <w:gridCol w:w="1699"/>
        <w:gridCol w:w="363"/>
        <w:gridCol w:w="7676"/>
      </w:tblGrid>
      <w:tr w:rsidR="00BE42FD" w:rsidRPr="00EB0B41" w14:paraId="18B93DCE" w14:textId="77777777" w:rsidTr="00DD6F27">
        <w:tc>
          <w:tcPr>
            <w:tcW w:w="1701" w:type="dxa"/>
            <w:vAlign w:val="top"/>
          </w:tcPr>
          <w:p w14:paraId="54D42488" w14:textId="77777777" w:rsidR="00BE42FD" w:rsidRPr="00A640E2" w:rsidRDefault="00BE42FD" w:rsidP="00DD6F27">
            <w:pPr>
              <w:pStyle w:val="SDMTableBoxParaNotNumbered"/>
              <w:rPr>
                <w:rFonts w:ascii="Avenir Book" w:hAnsi="Avenir Book"/>
                <w:iCs/>
                <w:sz w:val="22"/>
                <w:szCs w:val="22"/>
              </w:rPr>
            </w:pPr>
            <w:r w:rsidRPr="00A640E2">
              <w:rPr>
                <w:rFonts w:ascii="Cambria Math" w:hAnsi="Cambria Math" w:cs="Cambria Math"/>
              </w:rPr>
              <w:t>𝐸𝑅𝑦</w:t>
            </w:r>
          </w:p>
        </w:tc>
        <w:tc>
          <w:tcPr>
            <w:tcW w:w="345" w:type="dxa"/>
            <w:vAlign w:val="top"/>
          </w:tcPr>
          <w:p w14:paraId="698A62CD" w14:textId="77777777" w:rsidR="00BE42FD" w:rsidRPr="00A640E2" w:rsidRDefault="00BE42FD" w:rsidP="00DD6F27">
            <w:pPr>
              <w:pStyle w:val="SDMTableBoxParaNotNumbered"/>
              <w:rPr>
                <w:rFonts w:ascii="Avenir Book" w:hAnsi="Avenir Book"/>
                <w:sz w:val="22"/>
                <w:szCs w:val="22"/>
              </w:rPr>
            </w:pPr>
            <w:r w:rsidRPr="00A640E2">
              <w:rPr>
                <w:rFonts w:ascii="Avenir Book" w:hAnsi="Avenir Book"/>
                <w:sz w:val="22"/>
                <w:szCs w:val="22"/>
              </w:rPr>
              <w:t>=</w:t>
            </w:r>
          </w:p>
        </w:tc>
        <w:tc>
          <w:tcPr>
            <w:tcW w:w="7692" w:type="dxa"/>
            <w:vAlign w:val="top"/>
          </w:tcPr>
          <w:p w14:paraId="7CFD33CD" w14:textId="77777777" w:rsidR="00BE42FD" w:rsidRPr="00A640E2" w:rsidRDefault="008F3FA9" w:rsidP="00DD6F27">
            <w:pPr>
              <w:pStyle w:val="SDMTableBoxParaNotNumbered"/>
              <w:rPr>
                <w:rFonts w:ascii="Avenir Book" w:hAnsi="Avenir Book"/>
                <w:sz w:val="22"/>
                <w:szCs w:val="22"/>
              </w:rPr>
            </w:pPr>
            <w:r w:rsidRPr="008F3FA9">
              <w:rPr>
                <w:rFonts w:ascii="Avenir Book" w:hAnsi="Avenir Book"/>
                <w:sz w:val="22"/>
                <w:szCs w:val="22"/>
              </w:rPr>
              <w:t>Emission reduction in the year </w:t>
            </w:r>
            <w:r w:rsidRPr="008F3FA9">
              <w:rPr>
                <w:rFonts w:ascii="Avenir Book" w:hAnsi="Avenir Book"/>
                <w:iCs/>
                <w:sz w:val="22"/>
                <w:szCs w:val="22"/>
              </w:rPr>
              <w:t xml:space="preserve">y </w:t>
            </w:r>
            <w:r w:rsidRPr="008F3FA9">
              <w:rPr>
                <w:rFonts w:ascii="Avenir Book" w:hAnsi="Avenir Book"/>
                <w:sz w:val="22"/>
                <w:szCs w:val="22"/>
              </w:rPr>
              <w:t>(tCO</w:t>
            </w:r>
            <w:r w:rsidRPr="008F3FA9">
              <w:rPr>
                <w:rFonts w:ascii="Avenir Book" w:hAnsi="Avenir Book"/>
                <w:sz w:val="22"/>
                <w:szCs w:val="22"/>
                <w:vertAlign w:val="subscript"/>
              </w:rPr>
              <w:t>2</w:t>
            </w:r>
            <w:r w:rsidRPr="008F3FA9">
              <w:rPr>
                <w:rFonts w:ascii="Avenir Book" w:hAnsi="Avenir Book"/>
                <w:sz w:val="22"/>
                <w:szCs w:val="22"/>
              </w:rPr>
              <w:t>e)</w:t>
            </w:r>
          </w:p>
        </w:tc>
      </w:tr>
      <w:tr w:rsidR="00BE42FD" w:rsidRPr="00EB0B41" w14:paraId="3D337E1E" w14:textId="77777777" w:rsidTr="00DD6F27">
        <w:tc>
          <w:tcPr>
            <w:tcW w:w="1701" w:type="dxa"/>
            <w:vAlign w:val="top"/>
          </w:tcPr>
          <w:p w14:paraId="1584C4E8" w14:textId="77777777" w:rsidR="00BE42FD" w:rsidRPr="00A640E2" w:rsidRDefault="00BE42FD" w:rsidP="00DD6F27">
            <w:pPr>
              <w:pStyle w:val="SDMTableBoxParaNotNumbered"/>
              <w:rPr>
                <w:rFonts w:ascii="Avenir Book" w:hAnsi="Avenir Book"/>
                <w:iCs/>
                <w:snapToGrid w:val="0"/>
                <w:sz w:val="22"/>
                <w:szCs w:val="22"/>
              </w:rPr>
            </w:pPr>
            <w:r w:rsidRPr="00A640E2">
              <w:rPr>
                <w:rFonts w:ascii="Cambria Math" w:hAnsi="Cambria Math" w:cs="Cambria Math"/>
              </w:rPr>
              <w:t>𝐵𝐸𝑦</w:t>
            </w:r>
          </w:p>
        </w:tc>
        <w:tc>
          <w:tcPr>
            <w:tcW w:w="345" w:type="dxa"/>
            <w:vAlign w:val="top"/>
          </w:tcPr>
          <w:p w14:paraId="2182AD2F" w14:textId="77777777" w:rsidR="00BE42FD" w:rsidRPr="00A640E2" w:rsidRDefault="00BE42FD" w:rsidP="00DD6F27">
            <w:pPr>
              <w:pStyle w:val="SDMTableBoxParaNotNumbered"/>
              <w:rPr>
                <w:rFonts w:ascii="Avenir Book" w:hAnsi="Avenir Book"/>
                <w:sz w:val="22"/>
                <w:szCs w:val="22"/>
              </w:rPr>
            </w:pPr>
            <w:r w:rsidRPr="00A640E2">
              <w:rPr>
                <w:rFonts w:ascii="Avenir Book" w:hAnsi="Avenir Book"/>
                <w:sz w:val="22"/>
                <w:szCs w:val="22"/>
              </w:rPr>
              <w:t>=</w:t>
            </w:r>
          </w:p>
        </w:tc>
        <w:tc>
          <w:tcPr>
            <w:tcW w:w="7692" w:type="dxa"/>
            <w:vAlign w:val="top"/>
          </w:tcPr>
          <w:p w14:paraId="2D3AA0B1" w14:textId="77777777" w:rsidR="00BE42FD" w:rsidRPr="00A640E2" w:rsidRDefault="008F3FA9" w:rsidP="00DD6F27">
            <w:pPr>
              <w:pStyle w:val="SDMTableBoxParaNotNumbered"/>
              <w:rPr>
                <w:rFonts w:ascii="Avenir Book" w:hAnsi="Avenir Book"/>
                <w:snapToGrid w:val="0"/>
                <w:sz w:val="22"/>
                <w:szCs w:val="22"/>
              </w:rPr>
            </w:pPr>
            <w:r>
              <w:rPr>
                <w:rFonts w:ascii="Avenir Book" w:hAnsi="Avenir Book"/>
                <w:sz w:val="22"/>
                <w:szCs w:val="22"/>
              </w:rPr>
              <w:t>Baseline</w:t>
            </w:r>
            <w:r w:rsidRPr="008F3FA9">
              <w:rPr>
                <w:rFonts w:ascii="Avenir Book" w:hAnsi="Avenir Book"/>
                <w:sz w:val="22"/>
                <w:szCs w:val="22"/>
              </w:rPr>
              <w:t xml:space="preserve"> emissions in year </w:t>
            </w:r>
            <w:r w:rsidRPr="008F3FA9">
              <w:rPr>
                <w:rFonts w:ascii="Avenir Book" w:hAnsi="Avenir Book"/>
                <w:iCs/>
                <w:sz w:val="22"/>
                <w:szCs w:val="22"/>
              </w:rPr>
              <w:t>y</w:t>
            </w:r>
            <w:r w:rsidRPr="008F3FA9">
              <w:rPr>
                <w:rFonts w:ascii="Avenir Book" w:hAnsi="Avenir Book"/>
                <w:sz w:val="22"/>
                <w:szCs w:val="22"/>
              </w:rPr>
              <w:t xml:space="preserve"> (tCO</w:t>
            </w:r>
            <w:r w:rsidRPr="008F3FA9">
              <w:rPr>
                <w:rFonts w:ascii="Avenir Book" w:hAnsi="Avenir Book"/>
                <w:sz w:val="22"/>
                <w:szCs w:val="22"/>
                <w:vertAlign w:val="subscript"/>
              </w:rPr>
              <w:t>2</w:t>
            </w:r>
            <w:r w:rsidRPr="008F3FA9">
              <w:rPr>
                <w:rFonts w:ascii="Avenir Book" w:hAnsi="Avenir Book"/>
                <w:sz w:val="22"/>
                <w:szCs w:val="22"/>
              </w:rPr>
              <w:t>e)</w:t>
            </w:r>
          </w:p>
        </w:tc>
      </w:tr>
      <w:tr w:rsidR="00BE42FD" w:rsidRPr="00EB0B41" w14:paraId="137D70DF" w14:textId="77777777" w:rsidTr="00DD6F27">
        <w:tc>
          <w:tcPr>
            <w:tcW w:w="1701" w:type="dxa"/>
            <w:vAlign w:val="top"/>
          </w:tcPr>
          <w:p w14:paraId="7B7A1A3D" w14:textId="77777777" w:rsidR="00BE42FD" w:rsidRPr="00A640E2" w:rsidRDefault="00BE42FD" w:rsidP="00DD6F27">
            <w:pPr>
              <w:rPr>
                <w:rFonts w:ascii="Avenir Book" w:hAnsi="Avenir Book" w:cs="Cambria Math"/>
                <w:szCs w:val="22"/>
                <w:vertAlign w:val="subscript"/>
              </w:rPr>
            </w:pPr>
            <w:r w:rsidRPr="00A640E2">
              <w:rPr>
                <w:rFonts w:ascii="Avenir Book" w:hAnsi="Avenir Book"/>
                <w:szCs w:val="22"/>
              </w:rPr>
              <w:t xml:space="preserve"> </w:t>
            </w:r>
            <w:r w:rsidRPr="00A640E2">
              <w:rPr>
                <w:rFonts w:ascii="Cambria Math" w:hAnsi="Cambria Math" w:cs="Cambria Math"/>
              </w:rPr>
              <w:t>𝑃𝐸𝑦</w:t>
            </w:r>
          </w:p>
        </w:tc>
        <w:tc>
          <w:tcPr>
            <w:tcW w:w="345" w:type="dxa"/>
            <w:vAlign w:val="top"/>
          </w:tcPr>
          <w:p w14:paraId="164D9218" w14:textId="77777777" w:rsidR="00BE42FD" w:rsidRPr="00A640E2" w:rsidRDefault="00BE42FD" w:rsidP="00DD6F27">
            <w:pPr>
              <w:pStyle w:val="SDMTableBoxParaNotNumbered"/>
              <w:rPr>
                <w:rFonts w:ascii="Avenir Book" w:hAnsi="Avenir Book"/>
                <w:sz w:val="22"/>
                <w:szCs w:val="22"/>
              </w:rPr>
            </w:pPr>
            <w:r w:rsidRPr="00A640E2">
              <w:rPr>
                <w:rFonts w:ascii="Avenir Book" w:hAnsi="Avenir Book"/>
                <w:sz w:val="22"/>
                <w:szCs w:val="22"/>
              </w:rPr>
              <w:t>=</w:t>
            </w:r>
          </w:p>
        </w:tc>
        <w:tc>
          <w:tcPr>
            <w:tcW w:w="7692" w:type="dxa"/>
            <w:vAlign w:val="top"/>
          </w:tcPr>
          <w:p w14:paraId="38EA66FB" w14:textId="77777777" w:rsidR="00BE42FD" w:rsidRPr="00A640E2" w:rsidRDefault="008F3FA9" w:rsidP="00DD6F27">
            <w:pPr>
              <w:pStyle w:val="SDMTableBoxParaNotNumbered"/>
              <w:rPr>
                <w:rFonts w:ascii="Avenir Book" w:hAnsi="Avenir Book"/>
                <w:iCs/>
                <w:sz w:val="22"/>
                <w:szCs w:val="22"/>
              </w:rPr>
            </w:pPr>
            <w:r w:rsidRPr="008F3FA9">
              <w:rPr>
                <w:rFonts w:ascii="Avenir Book" w:hAnsi="Avenir Book"/>
                <w:sz w:val="22"/>
                <w:szCs w:val="22"/>
              </w:rPr>
              <w:t>Project emissions in the year </w:t>
            </w:r>
            <w:r w:rsidRPr="008F3FA9">
              <w:rPr>
                <w:rFonts w:ascii="Avenir Book" w:hAnsi="Avenir Book"/>
                <w:iCs/>
                <w:sz w:val="22"/>
                <w:szCs w:val="22"/>
              </w:rPr>
              <w:t xml:space="preserve">y </w:t>
            </w:r>
            <w:r w:rsidRPr="008F3FA9">
              <w:rPr>
                <w:rFonts w:ascii="Avenir Book" w:hAnsi="Avenir Book"/>
                <w:sz w:val="22"/>
                <w:szCs w:val="22"/>
              </w:rPr>
              <w:t>(tCO</w:t>
            </w:r>
            <w:r w:rsidRPr="008F3FA9">
              <w:rPr>
                <w:rFonts w:ascii="Avenir Book" w:hAnsi="Avenir Book"/>
                <w:sz w:val="22"/>
                <w:szCs w:val="22"/>
                <w:vertAlign w:val="subscript"/>
              </w:rPr>
              <w:t>2</w:t>
            </w:r>
            <w:r w:rsidRPr="008F3FA9">
              <w:rPr>
                <w:rFonts w:ascii="Avenir Book" w:hAnsi="Avenir Book"/>
                <w:sz w:val="22"/>
                <w:szCs w:val="22"/>
              </w:rPr>
              <w:t>e)</w:t>
            </w:r>
          </w:p>
        </w:tc>
      </w:tr>
      <w:tr w:rsidR="00BE42FD" w:rsidRPr="00EB0B41" w14:paraId="47110456" w14:textId="77777777" w:rsidTr="00DD6F27">
        <w:tc>
          <w:tcPr>
            <w:tcW w:w="1701" w:type="dxa"/>
            <w:vAlign w:val="top"/>
          </w:tcPr>
          <w:p w14:paraId="4E5FCBA4" w14:textId="77777777" w:rsidR="00BE42FD" w:rsidRPr="00A640E2" w:rsidRDefault="00BE42FD" w:rsidP="00DD6F27">
            <w:pPr>
              <w:pStyle w:val="SDMTableBoxParaNotNumbered"/>
              <w:rPr>
                <w:rFonts w:ascii="Avenir Book" w:hAnsi="Avenir Book"/>
                <w:sz w:val="22"/>
                <w:szCs w:val="22"/>
              </w:rPr>
            </w:pPr>
            <w:r w:rsidRPr="00A640E2">
              <w:rPr>
                <w:rFonts w:ascii="Cambria Math" w:hAnsi="Cambria Math" w:cs="Cambria Math"/>
              </w:rPr>
              <w:lastRenderedPageBreak/>
              <w:t>𝐿𝐸𝑦</w:t>
            </w:r>
          </w:p>
        </w:tc>
        <w:tc>
          <w:tcPr>
            <w:tcW w:w="345" w:type="dxa"/>
            <w:vAlign w:val="top"/>
          </w:tcPr>
          <w:p w14:paraId="4C1427FF" w14:textId="77777777" w:rsidR="00BE42FD" w:rsidRPr="00A640E2" w:rsidRDefault="00BE42FD" w:rsidP="00DD6F27">
            <w:pPr>
              <w:pStyle w:val="SDMTableBoxParaNotNumbered"/>
              <w:rPr>
                <w:rFonts w:ascii="Avenir Book" w:hAnsi="Avenir Book"/>
                <w:sz w:val="22"/>
                <w:szCs w:val="22"/>
              </w:rPr>
            </w:pPr>
            <w:r w:rsidRPr="00A640E2">
              <w:rPr>
                <w:rFonts w:ascii="Avenir Book" w:hAnsi="Avenir Book"/>
                <w:sz w:val="22"/>
                <w:szCs w:val="22"/>
              </w:rPr>
              <w:t>=</w:t>
            </w:r>
          </w:p>
        </w:tc>
        <w:tc>
          <w:tcPr>
            <w:tcW w:w="7692" w:type="dxa"/>
            <w:vAlign w:val="top"/>
          </w:tcPr>
          <w:p w14:paraId="3C4F3E2C" w14:textId="77777777" w:rsidR="00BE42FD" w:rsidRPr="00A640E2" w:rsidRDefault="008F3FA9" w:rsidP="00DD6F27">
            <w:pPr>
              <w:pStyle w:val="SDMTableBoxParaNotNumbered"/>
              <w:rPr>
                <w:rFonts w:ascii="Avenir Book" w:hAnsi="Avenir Book"/>
                <w:iCs/>
                <w:sz w:val="22"/>
                <w:szCs w:val="22"/>
              </w:rPr>
            </w:pPr>
            <w:r w:rsidRPr="008F3FA9">
              <w:rPr>
                <w:rFonts w:ascii="Avenir Book" w:hAnsi="Avenir Book"/>
                <w:sz w:val="22"/>
                <w:szCs w:val="22"/>
              </w:rPr>
              <w:t>Leakage emissions in year </w:t>
            </w:r>
            <w:r w:rsidRPr="008F3FA9">
              <w:rPr>
                <w:rFonts w:ascii="Avenir Book" w:hAnsi="Avenir Book"/>
                <w:iCs/>
                <w:sz w:val="22"/>
                <w:szCs w:val="22"/>
              </w:rPr>
              <w:t>y</w:t>
            </w:r>
            <w:r w:rsidRPr="008F3FA9">
              <w:rPr>
                <w:rFonts w:ascii="Avenir Book" w:hAnsi="Avenir Book"/>
                <w:sz w:val="22"/>
                <w:szCs w:val="22"/>
              </w:rPr>
              <w:t xml:space="preserve"> (tCO</w:t>
            </w:r>
            <w:r w:rsidRPr="008F3FA9">
              <w:rPr>
                <w:rFonts w:ascii="Avenir Book" w:hAnsi="Avenir Book"/>
                <w:sz w:val="22"/>
                <w:szCs w:val="22"/>
                <w:vertAlign w:val="subscript"/>
              </w:rPr>
              <w:t>2</w:t>
            </w:r>
            <w:r w:rsidRPr="008F3FA9">
              <w:rPr>
                <w:rFonts w:ascii="Avenir Book" w:hAnsi="Avenir Book"/>
                <w:sz w:val="22"/>
                <w:szCs w:val="22"/>
              </w:rPr>
              <w:t>e)</w:t>
            </w:r>
          </w:p>
        </w:tc>
      </w:tr>
      <w:tr w:rsidR="00BE42FD" w:rsidRPr="00EB0B41" w14:paraId="77B10594" w14:textId="77777777" w:rsidTr="00DD6F27">
        <w:tc>
          <w:tcPr>
            <w:tcW w:w="1701" w:type="dxa"/>
            <w:vAlign w:val="top"/>
          </w:tcPr>
          <w:p w14:paraId="72E035B9" w14:textId="77777777" w:rsidR="00BE42FD" w:rsidRPr="00A640E2" w:rsidRDefault="00BE42FD" w:rsidP="00DD6F27">
            <w:pPr>
              <w:pStyle w:val="SDMTableBoxParaNotNumbered"/>
              <w:rPr>
                <w:rFonts w:ascii="Avenir Book" w:hAnsi="Avenir Book" w:cs="Cambria Math"/>
              </w:rPr>
            </w:pPr>
            <w:r w:rsidRPr="00A640E2">
              <w:rPr>
                <w:rFonts w:ascii="Cambria Math" w:hAnsi="Cambria Math" w:cs="Cambria Math"/>
              </w:rPr>
              <w:t>𝑟</w:t>
            </w:r>
          </w:p>
        </w:tc>
        <w:tc>
          <w:tcPr>
            <w:tcW w:w="345" w:type="dxa"/>
            <w:vAlign w:val="top"/>
          </w:tcPr>
          <w:p w14:paraId="1E79FC49" w14:textId="77777777" w:rsidR="00BE42FD" w:rsidRPr="00A640E2" w:rsidRDefault="00BE42FD" w:rsidP="00DD6F27">
            <w:pPr>
              <w:pStyle w:val="SDMTableBoxParaNotNumbered"/>
              <w:rPr>
                <w:rFonts w:ascii="Avenir Book" w:hAnsi="Avenir Book"/>
                <w:sz w:val="22"/>
                <w:szCs w:val="22"/>
              </w:rPr>
            </w:pPr>
            <w:r w:rsidRPr="00A640E2">
              <w:rPr>
                <w:rFonts w:ascii="Avenir Book" w:hAnsi="Avenir Book"/>
                <w:sz w:val="22"/>
                <w:szCs w:val="22"/>
              </w:rPr>
              <w:t>=</w:t>
            </w:r>
          </w:p>
        </w:tc>
        <w:tc>
          <w:tcPr>
            <w:tcW w:w="7692" w:type="dxa"/>
            <w:vAlign w:val="top"/>
          </w:tcPr>
          <w:p w14:paraId="48D03C95" w14:textId="77777777" w:rsidR="00BE42FD" w:rsidRPr="00A640E2" w:rsidRDefault="00BE42FD" w:rsidP="00DD6F27">
            <w:pPr>
              <w:pStyle w:val="SDMTableBoxParaNotNumbered"/>
              <w:rPr>
                <w:rFonts w:ascii="Avenir Book" w:hAnsi="Avenir Book"/>
                <w:sz w:val="22"/>
                <w:szCs w:val="22"/>
              </w:rPr>
            </w:pPr>
            <w:r w:rsidRPr="00A640E2">
              <w:rPr>
                <w:rFonts w:ascii="Avenir Book" w:hAnsi="Avenir Book"/>
                <w:sz w:val="22"/>
                <w:szCs w:val="22"/>
              </w:rPr>
              <w:t>Adjustment factor</w:t>
            </w:r>
          </w:p>
        </w:tc>
      </w:tr>
      <w:tr w:rsidR="00BE42FD" w:rsidRPr="00EB0B41" w14:paraId="790BFA40" w14:textId="77777777" w:rsidTr="00DD6F27">
        <w:tc>
          <w:tcPr>
            <w:tcW w:w="1701" w:type="dxa"/>
            <w:vAlign w:val="top"/>
          </w:tcPr>
          <w:p w14:paraId="5D2FFCB8" w14:textId="77777777" w:rsidR="00BE42FD" w:rsidRPr="00A640E2" w:rsidRDefault="00BE42FD" w:rsidP="00DD6F27">
            <w:pPr>
              <w:pStyle w:val="SDMTableBoxParaNotNumbered"/>
              <w:rPr>
                <w:rFonts w:ascii="Avenir Book" w:hAnsi="Avenir Book" w:cs="Cambria Math"/>
              </w:rPr>
            </w:pPr>
            <w:r w:rsidRPr="00A640E2">
              <w:rPr>
                <w:rFonts w:ascii="Cambria Math" w:hAnsi="Cambria Math" w:cs="Cambria Math"/>
              </w:rPr>
              <w:t>𝑊𝐶𝑂𝑀</w:t>
            </w:r>
            <w:r w:rsidRPr="00A640E2">
              <w:rPr>
                <w:rFonts w:ascii="Cambria Math" w:hAnsi="Cambria Math" w:cs="Cambria Math"/>
                <w:vertAlign w:val="subscript"/>
              </w:rPr>
              <w:t>𝐵𝐴𝑈</w:t>
            </w:r>
          </w:p>
        </w:tc>
        <w:tc>
          <w:tcPr>
            <w:tcW w:w="345" w:type="dxa"/>
            <w:vAlign w:val="top"/>
          </w:tcPr>
          <w:p w14:paraId="14FF05B9" w14:textId="77777777" w:rsidR="00BE42FD" w:rsidRPr="00A640E2" w:rsidRDefault="00BE42FD" w:rsidP="00DD6F27">
            <w:pPr>
              <w:pStyle w:val="SDMTableBoxParaNotNumbered"/>
              <w:rPr>
                <w:rFonts w:ascii="Avenir Book" w:hAnsi="Avenir Book"/>
                <w:sz w:val="22"/>
                <w:szCs w:val="22"/>
              </w:rPr>
            </w:pPr>
            <w:r w:rsidRPr="00A640E2">
              <w:rPr>
                <w:rFonts w:ascii="Avenir Book" w:hAnsi="Avenir Book"/>
                <w:sz w:val="22"/>
                <w:szCs w:val="22"/>
              </w:rPr>
              <w:t>=</w:t>
            </w:r>
          </w:p>
        </w:tc>
        <w:tc>
          <w:tcPr>
            <w:tcW w:w="7692" w:type="dxa"/>
            <w:vAlign w:val="top"/>
          </w:tcPr>
          <w:p w14:paraId="168B4CBF" w14:textId="77777777" w:rsidR="00BE42FD" w:rsidRPr="00A640E2" w:rsidRDefault="00BE42FD" w:rsidP="00DD6F27">
            <w:pPr>
              <w:pStyle w:val="SDMTableBoxParaNotNumbered"/>
              <w:rPr>
                <w:rFonts w:ascii="Avenir Book" w:hAnsi="Avenir Book"/>
                <w:sz w:val="22"/>
                <w:szCs w:val="22"/>
              </w:rPr>
            </w:pPr>
            <w:r w:rsidRPr="00A640E2">
              <w:rPr>
                <w:rFonts w:ascii="Avenir Book" w:hAnsi="Avenir Book"/>
                <w:sz w:val="22"/>
                <w:szCs w:val="22"/>
              </w:rPr>
              <w:t>Total quantity of waste composted in year y (tonnes) at the facility</w:t>
            </w:r>
          </w:p>
        </w:tc>
      </w:tr>
      <w:tr w:rsidR="00BE42FD" w:rsidRPr="00EB0B41" w14:paraId="0E59EFFF" w14:textId="77777777" w:rsidTr="00DD6F27">
        <w:tc>
          <w:tcPr>
            <w:tcW w:w="1701" w:type="dxa"/>
            <w:vAlign w:val="top"/>
          </w:tcPr>
          <w:p w14:paraId="5B8C524C" w14:textId="77777777" w:rsidR="00BE42FD" w:rsidRPr="00A640E2" w:rsidRDefault="00BE42FD" w:rsidP="00DD6F27">
            <w:pPr>
              <w:pStyle w:val="SDMTableBoxParaNotNumbered"/>
              <w:rPr>
                <w:rFonts w:ascii="Avenir Book" w:hAnsi="Avenir Book" w:cs="Cambria Math"/>
              </w:rPr>
            </w:pPr>
            <w:r w:rsidRPr="00A640E2">
              <w:rPr>
                <w:rFonts w:ascii="Cambria Math" w:hAnsi="Cambria Math" w:cs="Cambria Math"/>
              </w:rPr>
              <w:t>𝑇𝑊𝐶𝑂</w:t>
            </w:r>
            <w:r w:rsidRPr="00A640E2">
              <w:rPr>
                <w:rFonts w:ascii="Avenir Book" w:hAnsi="Avenir Book" w:cs="Cambria Math"/>
                <w:vertAlign w:val="subscript"/>
              </w:rPr>
              <w:t>y</w:t>
            </w:r>
          </w:p>
        </w:tc>
        <w:tc>
          <w:tcPr>
            <w:tcW w:w="345" w:type="dxa"/>
            <w:vAlign w:val="top"/>
          </w:tcPr>
          <w:p w14:paraId="313E20ED" w14:textId="77777777" w:rsidR="00BE42FD" w:rsidRPr="00A640E2" w:rsidRDefault="00BE42FD" w:rsidP="00DD6F27">
            <w:pPr>
              <w:pStyle w:val="SDMTableBoxParaNotNumbered"/>
              <w:rPr>
                <w:rFonts w:ascii="Avenir Book" w:hAnsi="Avenir Book"/>
                <w:sz w:val="22"/>
                <w:szCs w:val="22"/>
              </w:rPr>
            </w:pPr>
            <w:r w:rsidRPr="00A640E2">
              <w:rPr>
                <w:rFonts w:ascii="Avenir Book" w:hAnsi="Avenir Book"/>
                <w:sz w:val="22"/>
                <w:szCs w:val="22"/>
              </w:rPr>
              <w:t>=</w:t>
            </w:r>
          </w:p>
        </w:tc>
        <w:tc>
          <w:tcPr>
            <w:tcW w:w="7692" w:type="dxa"/>
            <w:vAlign w:val="top"/>
          </w:tcPr>
          <w:p w14:paraId="3781EC7B" w14:textId="77777777" w:rsidR="00BE42FD" w:rsidRPr="00A640E2" w:rsidRDefault="00BE42FD" w:rsidP="00BE42FD">
            <w:pPr>
              <w:pStyle w:val="SDMTableBoxParaNotNumbered"/>
              <w:jc w:val="both"/>
              <w:rPr>
                <w:rFonts w:ascii="Avenir Book" w:hAnsi="Avenir Book"/>
                <w:sz w:val="22"/>
                <w:szCs w:val="22"/>
              </w:rPr>
            </w:pPr>
            <w:r w:rsidRPr="00A640E2">
              <w:rPr>
                <w:rFonts w:ascii="Avenir Book" w:hAnsi="Avenir Book"/>
                <w:sz w:val="22"/>
                <w:szCs w:val="22"/>
              </w:rPr>
              <w:t>Registered annual amount of waste composted (tonnes) at the facility on a business as usual basis calculated as the highest amount of annual compost production in the last five years prior to the project implementation</w:t>
            </w:r>
          </w:p>
        </w:tc>
      </w:tr>
    </w:tbl>
    <w:p w14:paraId="2B58BDCA" w14:textId="77777777" w:rsidR="00BE42FD" w:rsidRDefault="00BE42FD" w:rsidP="00FC4AA2"/>
    <w:p w14:paraId="0675B20C" w14:textId="77777777" w:rsidR="00BE42FD" w:rsidRPr="00F87395" w:rsidRDefault="00F87395" w:rsidP="00FC4AA2">
      <w:pPr>
        <w:rPr>
          <w:rFonts w:ascii="Avenir Book" w:hAnsi="Avenir Book"/>
          <w:szCs w:val="22"/>
        </w:rPr>
      </w:pPr>
      <w:r w:rsidRPr="00F87395">
        <w:rPr>
          <w:rFonts w:ascii="Avenir Book" w:hAnsi="Avenir Book"/>
          <w:szCs w:val="22"/>
        </w:rPr>
        <w:t>The pilot facility was operational for approximately three years, but not continuously running. The methodology requi</w:t>
      </w:r>
      <w:r>
        <w:rPr>
          <w:rFonts w:ascii="Avenir Book" w:hAnsi="Avenir Book"/>
          <w:szCs w:val="22"/>
        </w:rPr>
        <w:t xml:space="preserve">rements of </w:t>
      </w:r>
      <w:proofErr w:type="gramStart"/>
      <w:r>
        <w:rPr>
          <w:rFonts w:ascii="Avenir Book" w:hAnsi="Avenir Book"/>
          <w:szCs w:val="22"/>
        </w:rPr>
        <w:t>five year</w:t>
      </w:r>
      <w:proofErr w:type="gramEnd"/>
      <w:r>
        <w:rPr>
          <w:rFonts w:ascii="Avenir Book" w:hAnsi="Avenir Book"/>
          <w:szCs w:val="22"/>
        </w:rPr>
        <w:t xml:space="preserve"> period can</w:t>
      </w:r>
      <w:r w:rsidRPr="00F87395">
        <w:rPr>
          <w:rFonts w:ascii="Avenir Book" w:hAnsi="Avenir Book"/>
          <w:szCs w:val="22"/>
        </w:rPr>
        <w:t>not be met. However, the highest amount of waste composted is derived by taking the average processing volume under operation, times the maximum processing days per year. This results in 595 t of waste processed in the BAU scenario (TWCOM</w:t>
      </w:r>
      <w:r w:rsidRPr="008F3FA9">
        <w:rPr>
          <w:rFonts w:ascii="Avenir Book" w:hAnsi="Avenir Book"/>
          <w:szCs w:val="22"/>
          <w:vertAlign w:val="subscript"/>
        </w:rPr>
        <w:t>BAU</w:t>
      </w:r>
      <w:r w:rsidRPr="00F87395">
        <w:rPr>
          <w:rFonts w:ascii="Avenir Book" w:hAnsi="Avenir Book"/>
          <w:szCs w:val="22"/>
        </w:rPr>
        <w:t>).</w:t>
      </w:r>
    </w:p>
    <w:p w14:paraId="6C3C2AA8"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065EBC" w:rsidRPr="007C1D64">
        <w:rPr>
          <w:rFonts w:ascii="Avenir Book" w:eastAsia="MS Mincho" w:hAnsi="Avenir Book"/>
        </w:rPr>
        <w:t>Data and parameters</w:t>
      </w:r>
      <w:r w:rsidR="00CC25EE" w:rsidRPr="007C1D64">
        <w:rPr>
          <w:rFonts w:ascii="Avenir Book" w:eastAsia="MS Mincho" w:hAnsi="Avenir Book"/>
        </w:rPr>
        <w:t xml:space="preserve"> fixed ex ante</w:t>
      </w:r>
      <w:bookmarkEnd w:id="26"/>
      <w:r w:rsidR="00961509" w:rsidRPr="007C1D64">
        <w:rPr>
          <w:rFonts w:ascii="Avenir Book" w:eastAsia="MS Mincho" w:hAnsi="Avenir Book"/>
        </w:rPr>
        <w:t xml:space="preserve"> for monitoring contribution to each of the three SDGs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586361" w:rsidRPr="007C1D64" w14:paraId="1BB58EE2" w14:textId="77777777" w:rsidTr="00DD6F27">
        <w:trPr>
          <w:cantSplit/>
          <w:trHeight w:val="280"/>
          <w:jc w:val="center"/>
        </w:trPr>
        <w:tc>
          <w:tcPr>
            <w:tcW w:w="1341" w:type="pct"/>
            <w:shd w:val="clear" w:color="auto" w:fill="auto"/>
          </w:tcPr>
          <w:p w14:paraId="5B3D66FD" w14:textId="77777777" w:rsidR="00586361" w:rsidRPr="007C1D64" w:rsidRDefault="00586361" w:rsidP="00DD6F27">
            <w:pPr>
              <w:pStyle w:val="RegTableText"/>
              <w:rPr>
                <w:rFonts w:ascii="Avenir Book" w:hAnsi="Avenir Book"/>
                <w:b/>
              </w:rPr>
            </w:pPr>
            <w:bookmarkStart w:id="44" w:name="OLE_LINK5"/>
            <w:bookmarkStart w:id="45" w:name="OLE_LINK6"/>
            <w:r w:rsidRPr="007C1D64">
              <w:rPr>
                <w:rFonts w:ascii="Avenir Book" w:hAnsi="Avenir Book"/>
                <w:b/>
              </w:rPr>
              <w:t>Relevant SDG Indicator</w:t>
            </w:r>
          </w:p>
        </w:tc>
        <w:tc>
          <w:tcPr>
            <w:tcW w:w="3659" w:type="pct"/>
            <w:shd w:val="clear" w:color="auto" w:fill="auto"/>
          </w:tcPr>
          <w:p w14:paraId="5DA4F0C5" w14:textId="77777777" w:rsidR="00586361" w:rsidRPr="007C1D64" w:rsidRDefault="00586361" w:rsidP="00DD6F27">
            <w:pPr>
              <w:pStyle w:val="RegTableText"/>
              <w:rPr>
                <w:rFonts w:ascii="Avenir Book" w:hAnsi="Avenir Book"/>
              </w:rPr>
            </w:pPr>
            <w:r>
              <w:rPr>
                <w:rFonts w:ascii="Avenir Book" w:hAnsi="Avenir Book"/>
              </w:rPr>
              <w:t xml:space="preserve">SGD 13: Climate Action </w:t>
            </w:r>
          </w:p>
        </w:tc>
      </w:tr>
      <w:tr w:rsidR="00586361" w:rsidRPr="007C1D64" w14:paraId="34641737" w14:textId="77777777" w:rsidTr="00DD6F27">
        <w:trPr>
          <w:cantSplit/>
          <w:trHeight w:val="280"/>
          <w:jc w:val="center"/>
        </w:trPr>
        <w:tc>
          <w:tcPr>
            <w:tcW w:w="1341" w:type="pct"/>
            <w:shd w:val="clear" w:color="auto" w:fill="auto"/>
          </w:tcPr>
          <w:p w14:paraId="1F373B5C" w14:textId="77777777" w:rsidR="00586361" w:rsidRPr="00F87395" w:rsidRDefault="00586361" w:rsidP="00DD6F27">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24ED084C" w14:textId="77777777" w:rsidR="00586361" w:rsidRPr="007C1D64" w:rsidRDefault="00586361" w:rsidP="00DD6F27">
            <w:pPr>
              <w:pStyle w:val="RegTableText"/>
              <w:rPr>
                <w:rFonts w:ascii="Avenir Book" w:hAnsi="Avenir Book"/>
              </w:rPr>
            </w:pPr>
            <w:r w:rsidRPr="00F87395">
              <w:rPr>
                <w:rFonts w:ascii="Avenir Book" w:hAnsi="Avenir Book"/>
              </w:rPr>
              <w:t>φ</w:t>
            </w:r>
          </w:p>
        </w:tc>
      </w:tr>
      <w:tr w:rsidR="00586361" w:rsidRPr="007C1D64" w14:paraId="68894865" w14:textId="77777777" w:rsidTr="00DD6F27">
        <w:trPr>
          <w:cantSplit/>
          <w:trHeight w:val="281"/>
          <w:jc w:val="center"/>
        </w:trPr>
        <w:tc>
          <w:tcPr>
            <w:tcW w:w="1341" w:type="pct"/>
            <w:shd w:val="clear" w:color="auto" w:fill="auto"/>
          </w:tcPr>
          <w:p w14:paraId="7EDB5705" w14:textId="77777777" w:rsidR="00586361" w:rsidRPr="007C1D64" w:rsidRDefault="00586361" w:rsidP="00DD6F27">
            <w:pPr>
              <w:pStyle w:val="RegTableText"/>
              <w:rPr>
                <w:rFonts w:ascii="Avenir Book" w:hAnsi="Avenir Book"/>
                <w:b/>
              </w:rPr>
            </w:pPr>
            <w:r w:rsidRPr="007C1D64">
              <w:rPr>
                <w:rFonts w:ascii="Avenir Book" w:hAnsi="Avenir Book"/>
                <w:b/>
              </w:rPr>
              <w:t>Unit</w:t>
            </w:r>
          </w:p>
        </w:tc>
        <w:tc>
          <w:tcPr>
            <w:tcW w:w="3659" w:type="pct"/>
            <w:shd w:val="clear" w:color="auto" w:fill="auto"/>
          </w:tcPr>
          <w:p w14:paraId="3FA643F1" w14:textId="77777777" w:rsidR="00586361" w:rsidRPr="007C1D64" w:rsidRDefault="00586361" w:rsidP="00DD6F27">
            <w:pPr>
              <w:pStyle w:val="RegTableText"/>
              <w:rPr>
                <w:rFonts w:ascii="Avenir Book" w:hAnsi="Avenir Book"/>
              </w:rPr>
            </w:pPr>
            <w:r>
              <w:rPr>
                <w:rFonts w:ascii="Avenir Book" w:hAnsi="Avenir Book"/>
              </w:rPr>
              <w:t>-</w:t>
            </w:r>
          </w:p>
        </w:tc>
      </w:tr>
      <w:tr w:rsidR="00586361" w:rsidRPr="007C1D64" w14:paraId="6AACD368" w14:textId="77777777" w:rsidTr="00DD6F27">
        <w:trPr>
          <w:cantSplit/>
          <w:trHeight w:val="280"/>
          <w:jc w:val="center"/>
        </w:trPr>
        <w:tc>
          <w:tcPr>
            <w:tcW w:w="1341" w:type="pct"/>
            <w:shd w:val="clear" w:color="auto" w:fill="auto"/>
          </w:tcPr>
          <w:p w14:paraId="75AB2E58" w14:textId="77777777" w:rsidR="00586361" w:rsidRPr="007C1D64" w:rsidRDefault="00586361" w:rsidP="00DD6F27">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431DD623" w14:textId="77777777" w:rsidR="00586361" w:rsidRPr="007C1D64" w:rsidRDefault="00586361" w:rsidP="00DD6F27">
            <w:pPr>
              <w:pStyle w:val="RegTableText"/>
              <w:rPr>
                <w:rFonts w:ascii="Avenir Book" w:hAnsi="Avenir Book"/>
              </w:rPr>
            </w:pPr>
            <w:r>
              <w:rPr>
                <w:rFonts w:ascii="Avenir Book" w:hAnsi="Avenir Book"/>
              </w:rPr>
              <w:t>M</w:t>
            </w:r>
            <w:r w:rsidRPr="00F87395">
              <w:rPr>
                <w:rFonts w:ascii="Avenir Book" w:hAnsi="Avenir Book"/>
              </w:rPr>
              <w:t>odel correction factor to account for model uncertainties</w:t>
            </w:r>
          </w:p>
        </w:tc>
      </w:tr>
      <w:tr w:rsidR="00586361" w:rsidRPr="007C1D64" w14:paraId="67B133DC" w14:textId="77777777" w:rsidTr="00DD6F27">
        <w:trPr>
          <w:cantSplit/>
          <w:trHeight w:val="281"/>
          <w:jc w:val="center"/>
        </w:trPr>
        <w:tc>
          <w:tcPr>
            <w:tcW w:w="1341" w:type="pct"/>
            <w:shd w:val="clear" w:color="auto" w:fill="auto"/>
          </w:tcPr>
          <w:p w14:paraId="03371CB2" w14:textId="77777777" w:rsidR="00586361" w:rsidRPr="007C1D64" w:rsidRDefault="00586361" w:rsidP="00DD6F27">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745478F5" w14:textId="77777777" w:rsidR="00586361" w:rsidRPr="007C1D64" w:rsidRDefault="00586361" w:rsidP="00DD6F27">
            <w:pPr>
              <w:pStyle w:val="RegTableText"/>
              <w:rPr>
                <w:rFonts w:ascii="Avenir Book" w:hAnsi="Avenir Book"/>
              </w:rPr>
            </w:pPr>
            <w:r>
              <w:rPr>
                <w:rFonts w:ascii="Avenir Book" w:hAnsi="Avenir Book"/>
              </w:rPr>
              <w:t>Default value as per tool ‘</w:t>
            </w:r>
            <w:r w:rsidRPr="00F87395">
              <w:rPr>
                <w:rFonts w:ascii="Avenir Book" w:hAnsi="Avenir Book"/>
              </w:rPr>
              <w:t>Emissions from solid waste disposal sites</w:t>
            </w:r>
            <w:r>
              <w:rPr>
                <w:rFonts w:ascii="Avenir Book" w:hAnsi="Avenir Book"/>
              </w:rPr>
              <w:t>’ version 8</w:t>
            </w:r>
          </w:p>
        </w:tc>
      </w:tr>
      <w:tr w:rsidR="00586361" w:rsidRPr="007C1D64" w14:paraId="201D3BF4" w14:textId="77777777" w:rsidTr="00DD6F27">
        <w:trPr>
          <w:cantSplit/>
          <w:trHeight w:val="281"/>
          <w:jc w:val="center"/>
        </w:trPr>
        <w:tc>
          <w:tcPr>
            <w:tcW w:w="1341" w:type="pct"/>
            <w:shd w:val="clear" w:color="auto" w:fill="auto"/>
          </w:tcPr>
          <w:p w14:paraId="141F5C36" w14:textId="77777777" w:rsidR="00586361" w:rsidRPr="007C1D64" w:rsidRDefault="00586361" w:rsidP="00DD6F27">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12213C91" w14:textId="77777777" w:rsidR="00586361" w:rsidRPr="007C1D64" w:rsidRDefault="00586361" w:rsidP="00DD6F27">
            <w:pPr>
              <w:pStyle w:val="RegTableText"/>
              <w:rPr>
                <w:rFonts w:ascii="Avenir Book" w:hAnsi="Avenir Book"/>
              </w:rPr>
            </w:pPr>
            <w:r>
              <w:rPr>
                <w:rFonts w:ascii="Avenir Book" w:hAnsi="Avenir Book"/>
              </w:rPr>
              <w:t>0.85</w:t>
            </w:r>
          </w:p>
        </w:tc>
      </w:tr>
      <w:tr w:rsidR="00586361" w:rsidRPr="007C1D64" w14:paraId="622269C2" w14:textId="77777777" w:rsidTr="00DD6F27">
        <w:trPr>
          <w:cantSplit/>
          <w:jc w:val="center"/>
        </w:trPr>
        <w:tc>
          <w:tcPr>
            <w:tcW w:w="1341" w:type="pct"/>
            <w:shd w:val="clear" w:color="auto" w:fill="auto"/>
          </w:tcPr>
          <w:p w14:paraId="1C91B8BD" w14:textId="77777777" w:rsidR="00586361" w:rsidRPr="007C1D64" w:rsidRDefault="00586361" w:rsidP="00DD6F27">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1D68EDE0" w14:textId="77777777" w:rsidR="00586361" w:rsidRDefault="00586361" w:rsidP="00E3529B">
            <w:pPr>
              <w:pStyle w:val="RegTableText"/>
              <w:numPr>
                <w:ilvl w:val="0"/>
                <w:numId w:val="51"/>
              </w:numPr>
              <w:rPr>
                <w:rFonts w:ascii="Avenir Book" w:hAnsi="Avenir Book"/>
              </w:rPr>
            </w:pPr>
            <w:r>
              <w:rPr>
                <w:rFonts w:ascii="Avenir Book" w:hAnsi="Avenir Book"/>
              </w:rPr>
              <w:t>The parameter is used to calculate the baseline emission</w:t>
            </w:r>
          </w:p>
          <w:p w14:paraId="5D7A5B3A" w14:textId="77777777" w:rsidR="00586361" w:rsidRDefault="00586361" w:rsidP="00E3529B">
            <w:pPr>
              <w:pStyle w:val="RegTableText"/>
              <w:numPr>
                <w:ilvl w:val="0"/>
                <w:numId w:val="51"/>
              </w:numPr>
              <w:rPr>
                <w:rFonts w:ascii="Avenir Book" w:hAnsi="Avenir Book"/>
              </w:rPr>
            </w:pPr>
            <w:r>
              <w:rPr>
                <w:rFonts w:ascii="Avenir Book" w:hAnsi="Avenir Book"/>
              </w:rPr>
              <w:t>Since the project treats MSW using composting technique, the project falls under Application B of the tool ‘</w:t>
            </w:r>
            <w:r w:rsidRPr="00F87395">
              <w:rPr>
                <w:rFonts w:ascii="Avenir Book" w:hAnsi="Avenir Book"/>
              </w:rPr>
              <w:t>Emissions from solid waste disposal sites</w:t>
            </w:r>
            <w:r>
              <w:rPr>
                <w:rFonts w:ascii="Avenir Book" w:hAnsi="Avenir Book"/>
              </w:rPr>
              <w:t xml:space="preserve">’ version 8. </w:t>
            </w:r>
          </w:p>
          <w:p w14:paraId="3A0AAA65" w14:textId="77777777" w:rsidR="00586361" w:rsidRDefault="00586361" w:rsidP="00E3529B">
            <w:pPr>
              <w:pStyle w:val="RegTableText"/>
              <w:numPr>
                <w:ilvl w:val="0"/>
                <w:numId w:val="51"/>
              </w:numPr>
              <w:rPr>
                <w:rFonts w:ascii="Avenir Book" w:hAnsi="Avenir Book"/>
              </w:rPr>
            </w:pPr>
            <w:r>
              <w:rPr>
                <w:rFonts w:ascii="Avenir Book" w:hAnsi="Avenir Book"/>
              </w:rPr>
              <w:t xml:space="preserve">The landfill is located in the humid wet condition. </w:t>
            </w:r>
          </w:p>
          <w:p w14:paraId="4637B4DD" w14:textId="77777777" w:rsidR="00586361" w:rsidRPr="007C1D64" w:rsidRDefault="00586361" w:rsidP="00DD6F27">
            <w:pPr>
              <w:pStyle w:val="RegTableText"/>
              <w:numPr>
                <w:ilvl w:val="0"/>
                <w:numId w:val="0"/>
              </w:numPr>
              <w:rPr>
                <w:rFonts w:ascii="Avenir Book" w:hAnsi="Avenir Book"/>
              </w:rPr>
            </w:pPr>
            <w:r>
              <w:rPr>
                <w:rFonts w:ascii="Avenir Book" w:hAnsi="Avenir Book"/>
              </w:rPr>
              <w:t xml:space="preserve">Hence, the value of 0.85 is appropriate as per the tool. </w:t>
            </w:r>
          </w:p>
        </w:tc>
      </w:tr>
      <w:tr w:rsidR="00586361" w:rsidRPr="007C1D64" w14:paraId="5F730D21" w14:textId="77777777" w:rsidTr="00DD6F27">
        <w:trPr>
          <w:cantSplit/>
          <w:trHeight w:val="248"/>
          <w:jc w:val="center"/>
        </w:trPr>
        <w:tc>
          <w:tcPr>
            <w:tcW w:w="1341" w:type="pct"/>
            <w:shd w:val="clear" w:color="auto" w:fill="auto"/>
          </w:tcPr>
          <w:p w14:paraId="5D4031C2" w14:textId="77777777" w:rsidR="00586361" w:rsidRPr="007C1D64" w:rsidRDefault="00586361" w:rsidP="00DD6F27">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02C1CA1B" w14:textId="77777777" w:rsidR="00586361" w:rsidRPr="007C1D64" w:rsidRDefault="00586361" w:rsidP="00DD6F27">
            <w:pPr>
              <w:pStyle w:val="RegTableText"/>
              <w:rPr>
                <w:rFonts w:ascii="Avenir Book" w:hAnsi="Avenir Book"/>
              </w:rPr>
            </w:pPr>
            <w:r>
              <w:rPr>
                <w:rFonts w:ascii="Avenir Book" w:hAnsi="Avenir Book"/>
              </w:rPr>
              <w:t xml:space="preserve">Calculation of baseline emission. </w:t>
            </w:r>
          </w:p>
        </w:tc>
      </w:tr>
      <w:tr w:rsidR="003C0310" w:rsidRPr="007C1D64" w14:paraId="0CDB1BC8" w14:textId="77777777" w:rsidTr="00DD6F27">
        <w:trPr>
          <w:cantSplit/>
          <w:trHeight w:val="249"/>
          <w:jc w:val="center"/>
        </w:trPr>
        <w:tc>
          <w:tcPr>
            <w:tcW w:w="1341" w:type="pct"/>
            <w:shd w:val="clear" w:color="auto" w:fill="auto"/>
          </w:tcPr>
          <w:p w14:paraId="5BCB81FB" w14:textId="77777777" w:rsidR="003C0310" w:rsidRPr="007C1D64" w:rsidRDefault="003C0310" w:rsidP="00DD6F27">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2946669B"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4CC58878" w14:textId="77777777" w:rsidR="00586361" w:rsidRDefault="00586361" w:rsidP="00586361">
      <w:pPr>
        <w:rPr>
          <w:lang w:eastAsia="en-US"/>
        </w:rPr>
      </w:pPr>
    </w:p>
    <w:p w14:paraId="51114201" w14:textId="77777777" w:rsidR="00586361" w:rsidRDefault="00586361"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586361" w:rsidRPr="007C1D64" w14:paraId="032E4324" w14:textId="77777777" w:rsidTr="00DD6F27">
        <w:trPr>
          <w:cantSplit/>
          <w:trHeight w:val="280"/>
          <w:jc w:val="center"/>
        </w:trPr>
        <w:tc>
          <w:tcPr>
            <w:tcW w:w="1341" w:type="pct"/>
            <w:shd w:val="clear" w:color="auto" w:fill="auto"/>
          </w:tcPr>
          <w:p w14:paraId="1E1DF51C" w14:textId="77777777" w:rsidR="00586361" w:rsidRPr="007C1D64" w:rsidRDefault="00586361" w:rsidP="00DD6F27">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7E50F75A" w14:textId="77777777" w:rsidR="00586361" w:rsidRPr="007C1D64" w:rsidRDefault="00586361" w:rsidP="00DD6F27">
            <w:pPr>
              <w:pStyle w:val="RegTableText"/>
              <w:rPr>
                <w:rFonts w:ascii="Avenir Book" w:hAnsi="Avenir Book"/>
              </w:rPr>
            </w:pPr>
            <w:r>
              <w:rPr>
                <w:rFonts w:ascii="Avenir Book" w:hAnsi="Avenir Book"/>
              </w:rPr>
              <w:t xml:space="preserve">SGD 13: Climate Action </w:t>
            </w:r>
          </w:p>
        </w:tc>
      </w:tr>
      <w:tr w:rsidR="00586361" w:rsidRPr="007C1D64" w14:paraId="394F8267" w14:textId="77777777" w:rsidTr="00DD6F27">
        <w:trPr>
          <w:cantSplit/>
          <w:trHeight w:val="280"/>
          <w:jc w:val="center"/>
        </w:trPr>
        <w:tc>
          <w:tcPr>
            <w:tcW w:w="1341" w:type="pct"/>
            <w:shd w:val="clear" w:color="auto" w:fill="auto"/>
          </w:tcPr>
          <w:p w14:paraId="20D270E8" w14:textId="77777777" w:rsidR="00586361" w:rsidRPr="00F87395" w:rsidRDefault="00586361" w:rsidP="00DD6F27">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444229EF" w14:textId="77777777" w:rsidR="00586361" w:rsidRPr="007C1D64" w:rsidRDefault="00DD6F27" w:rsidP="00DD6F27">
            <w:pPr>
              <w:pStyle w:val="RegTableText"/>
              <w:rPr>
                <w:rFonts w:ascii="Avenir Book" w:hAnsi="Avenir Book"/>
              </w:rPr>
            </w:pPr>
            <w:r>
              <w:rPr>
                <w:rFonts w:ascii="Avenir Book" w:hAnsi="Avenir Book"/>
              </w:rPr>
              <w:t>OX</w:t>
            </w:r>
          </w:p>
        </w:tc>
      </w:tr>
      <w:tr w:rsidR="00586361" w:rsidRPr="007C1D64" w14:paraId="36526608" w14:textId="77777777" w:rsidTr="00DD6F27">
        <w:trPr>
          <w:cantSplit/>
          <w:trHeight w:val="281"/>
          <w:jc w:val="center"/>
        </w:trPr>
        <w:tc>
          <w:tcPr>
            <w:tcW w:w="1341" w:type="pct"/>
            <w:shd w:val="clear" w:color="auto" w:fill="auto"/>
          </w:tcPr>
          <w:p w14:paraId="3A4A7552" w14:textId="77777777" w:rsidR="00586361" w:rsidRPr="007C1D64" w:rsidRDefault="00586361" w:rsidP="00DD6F27">
            <w:pPr>
              <w:pStyle w:val="RegTableText"/>
              <w:rPr>
                <w:rFonts w:ascii="Avenir Book" w:hAnsi="Avenir Book"/>
                <w:b/>
              </w:rPr>
            </w:pPr>
            <w:r w:rsidRPr="007C1D64">
              <w:rPr>
                <w:rFonts w:ascii="Avenir Book" w:hAnsi="Avenir Book"/>
                <w:b/>
              </w:rPr>
              <w:t>Unit</w:t>
            </w:r>
          </w:p>
        </w:tc>
        <w:tc>
          <w:tcPr>
            <w:tcW w:w="3659" w:type="pct"/>
            <w:shd w:val="clear" w:color="auto" w:fill="auto"/>
          </w:tcPr>
          <w:p w14:paraId="5583A4B4" w14:textId="77777777" w:rsidR="00586361" w:rsidRPr="007C1D64" w:rsidRDefault="00586361" w:rsidP="00DD6F27">
            <w:pPr>
              <w:pStyle w:val="RegTableText"/>
              <w:rPr>
                <w:rFonts w:ascii="Avenir Book" w:hAnsi="Avenir Book"/>
              </w:rPr>
            </w:pPr>
            <w:r>
              <w:rPr>
                <w:rFonts w:ascii="Avenir Book" w:hAnsi="Avenir Book"/>
              </w:rPr>
              <w:t>-</w:t>
            </w:r>
          </w:p>
        </w:tc>
      </w:tr>
      <w:tr w:rsidR="00586361" w:rsidRPr="007C1D64" w14:paraId="6B4B5482" w14:textId="77777777" w:rsidTr="00DD6F27">
        <w:trPr>
          <w:cantSplit/>
          <w:trHeight w:val="280"/>
          <w:jc w:val="center"/>
        </w:trPr>
        <w:tc>
          <w:tcPr>
            <w:tcW w:w="1341" w:type="pct"/>
            <w:shd w:val="clear" w:color="auto" w:fill="auto"/>
          </w:tcPr>
          <w:p w14:paraId="1221162E" w14:textId="77777777" w:rsidR="00586361" w:rsidRPr="007C1D64" w:rsidRDefault="00586361" w:rsidP="00DD6F27">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1A5C8AF3" w14:textId="77777777" w:rsidR="00586361" w:rsidRPr="007C1D64" w:rsidRDefault="00586361" w:rsidP="00DD6F27">
            <w:pPr>
              <w:pStyle w:val="RegTableText"/>
              <w:rPr>
                <w:rFonts w:ascii="Avenir Book" w:hAnsi="Avenir Book"/>
              </w:rPr>
            </w:pPr>
            <w:r w:rsidRPr="00586361">
              <w:rPr>
                <w:rFonts w:ascii="Avenir Book" w:hAnsi="Avenir Book"/>
              </w:rPr>
              <w:t>Oxidation factor (reflecting the amount of methane from SWDS that is oxidized in the soil or other material covering the waste)</w:t>
            </w:r>
          </w:p>
        </w:tc>
      </w:tr>
      <w:tr w:rsidR="00586361" w:rsidRPr="007C1D64" w14:paraId="621CEA68" w14:textId="77777777" w:rsidTr="00DD6F27">
        <w:trPr>
          <w:cantSplit/>
          <w:trHeight w:val="281"/>
          <w:jc w:val="center"/>
        </w:trPr>
        <w:tc>
          <w:tcPr>
            <w:tcW w:w="1341" w:type="pct"/>
            <w:shd w:val="clear" w:color="auto" w:fill="auto"/>
          </w:tcPr>
          <w:p w14:paraId="43F5DCF6" w14:textId="77777777" w:rsidR="00586361" w:rsidRPr="007C1D64" w:rsidRDefault="00586361" w:rsidP="00DD6F27">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4A2AAC33" w14:textId="77777777" w:rsidR="00DD6F27" w:rsidRPr="007C1D64" w:rsidRDefault="00DD6F27" w:rsidP="00DD6F27">
            <w:pPr>
              <w:pStyle w:val="RegTableText"/>
              <w:numPr>
                <w:ilvl w:val="0"/>
                <w:numId w:val="0"/>
              </w:numPr>
              <w:rPr>
                <w:rFonts w:ascii="Avenir Book" w:hAnsi="Avenir Book"/>
              </w:rPr>
            </w:pPr>
            <w:r>
              <w:rPr>
                <w:rFonts w:ascii="Avenir Book" w:hAnsi="Avenir Book"/>
              </w:rPr>
              <w:t>A</w:t>
            </w:r>
            <w:r w:rsidR="00586361">
              <w:rPr>
                <w:rFonts w:ascii="Avenir Book" w:hAnsi="Avenir Book"/>
              </w:rPr>
              <w:t>s per tool ‘</w:t>
            </w:r>
            <w:r w:rsidR="00586361" w:rsidRPr="00F87395">
              <w:rPr>
                <w:rFonts w:ascii="Avenir Book" w:hAnsi="Avenir Book"/>
              </w:rPr>
              <w:t>Emissions from solid waste disposal sites</w:t>
            </w:r>
            <w:r w:rsidR="00586361">
              <w:rPr>
                <w:rFonts w:ascii="Avenir Book" w:hAnsi="Avenir Book"/>
              </w:rPr>
              <w:t>’ version 8</w:t>
            </w:r>
          </w:p>
        </w:tc>
      </w:tr>
      <w:tr w:rsidR="00586361" w:rsidRPr="007C1D64" w14:paraId="6952D43F" w14:textId="77777777" w:rsidTr="00DD6F27">
        <w:trPr>
          <w:cantSplit/>
          <w:trHeight w:val="281"/>
          <w:jc w:val="center"/>
        </w:trPr>
        <w:tc>
          <w:tcPr>
            <w:tcW w:w="1341" w:type="pct"/>
            <w:shd w:val="clear" w:color="auto" w:fill="auto"/>
          </w:tcPr>
          <w:p w14:paraId="0A59755F" w14:textId="77777777" w:rsidR="00586361" w:rsidRPr="007C1D64" w:rsidRDefault="00586361" w:rsidP="00DD6F27">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24F86BF8" w14:textId="77777777" w:rsidR="00586361" w:rsidRPr="007C1D64" w:rsidRDefault="00586361" w:rsidP="00DD6F27">
            <w:pPr>
              <w:pStyle w:val="RegTableText"/>
              <w:rPr>
                <w:rFonts w:ascii="Avenir Book" w:hAnsi="Avenir Book"/>
              </w:rPr>
            </w:pPr>
            <w:r>
              <w:rPr>
                <w:rFonts w:ascii="Avenir Book" w:hAnsi="Avenir Book"/>
              </w:rPr>
              <w:t>0.</w:t>
            </w:r>
            <w:r w:rsidR="00DD6F27">
              <w:rPr>
                <w:rFonts w:ascii="Avenir Book" w:hAnsi="Avenir Book"/>
              </w:rPr>
              <w:t>1</w:t>
            </w:r>
          </w:p>
        </w:tc>
      </w:tr>
      <w:tr w:rsidR="00586361" w:rsidRPr="007C1D64" w14:paraId="5EA5FA86" w14:textId="77777777" w:rsidTr="00DD6F27">
        <w:trPr>
          <w:cantSplit/>
          <w:jc w:val="center"/>
        </w:trPr>
        <w:tc>
          <w:tcPr>
            <w:tcW w:w="1341" w:type="pct"/>
            <w:shd w:val="clear" w:color="auto" w:fill="auto"/>
          </w:tcPr>
          <w:p w14:paraId="29A555D8" w14:textId="77777777" w:rsidR="00586361" w:rsidRPr="007C1D64" w:rsidRDefault="00586361" w:rsidP="00DD6F27">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46DB1AF5" w14:textId="77777777" w:rsidR="00586361" w:rsidRPr="007C1D64" w:rsidRDefault="00DD6F27" w:rsidP="00DD6F27">
            <w:pPr>
              <w:pStyle w:val="RegTableText"/>
              <w:numPr>
                <w:ilvl w:val="0"/>
                <w:numId w:val="0"/>
              </w:numPr>
              <w:rPr>
                <w:rFonts w:ascii="Avenir Book" w:hAnsi="Avenir Book"/>
              </w:rPr>
            </w:pPr>
            <w:r>
              <w:rPr>
                <w:rFonts w:ascii="Avenir Book" w:hAnsi="Avenir Book"/>
              </w:rPr>
              <w:t>Default value provided in the tool</w:t>
            </w:r>
            <w:r w:rsidR="00A27DE6">
              <w:rPr>
                <w:rFonts w:ascii="Avenir Book" w:hAnsi="Avenir Book"/>
              </w:rPr>
              <w:t>.</w:t>
            </w:r>
          </w:p>
        </w:tc>
      </w:tr>
      <w:tr w:rsidR="00586361" w:rsidRPr="007C1D64" w14:paraId="6B95434F" w14:textId="77777777" w:rsidTr="00DD6F27">
        <w:trPr>
          <w:cantSplit/>
          <w:trHeight w:val="248"/>
          <w:jc w:val="center"/>
        </w:trPr>
        <w:tc>
          <w:tcPr>
            <w:tcW w:w="1341" w:type="pct"/>
            <w:shd w:val="clear" w:color="auto" w:fill="auto"/>
          </w:tcPr>
          <w:p w14:paraId="2088D87F" w14:textId="77777777" w:rsidR="00586361" w:rsidRPr="007C1D64" w:rsidRDefault="00586361" w:rsidP="00DD6F27">
            <w:pPr>
              <w:pStyle w:val="RegTableText"/>
              <w:numPr>
                <w:ilvl w:val="0"/>
                <w:numId w:val="0"/>
              </w:numPr>
              <w:rPr>
                <w:rFonts w:ascii="Avenir Book" w:hAnsi="Avenir Book"/>
                <w:b/>
              </w:rPr>
            </w:pPr>
            <w:r w:rsidRPr="007C1D64">
              <w:rPr>
                <w:rFonts w:ascii="Avenir Book" w:hAnsi="Avenir Book"/>
                <w:b/>
              </w:rPr>
              <w:lastRenderedPageBreak/>
              <w:t>Purpose of data</w:t>
            </w:r>
          </w:p>
        </w:tc>
        <w:tc>
          <w:tcPr>
            <w:tcW w:w="3659" w:type="pct"/>
            <w:shd w:val="clear" w:color="auto" w:fill="auto"/>
          </w:tcPr>
          <w:p w14:paraId="3CE6569B" w14:textId="77777777" w:rsidR="00586361" w:rsidRPr="007C1D64" w:rsidRDefault="00586361" w:rsidP="00DD6F27">
            <w:pPr>
              <w:pStyle w:val="RegTableText"/>
              <w:rPr>
                <w:rFonts w:ascii="Avenir Book" w:hAnsi="Avenir Book"/>
              </w:rPr>
            </w:pPr>
            <w:r>
              <w:rPr>
                <w:rFonts w:ascii="Avenir Book" w:hAnsi="Avenir Book"/>
              </w:rPr>
              <w:t xml:space="preserve">Calculation of baseline emission. </w:t>
            </w:r>
          </w:p>
        </w:tc>
      </w:tr>
      <w:tr w:rsidR="003C0310" w:rsidRPr="007C1D64" w14:paraId="08917E33" w14:textId="77777777" w:rsidTr="00DD6F27">
        <w:trPr>
          <w:cantSplit/>
          <w:trHeight w:val="249"/>
          <w:jc w:val="center"/>
        </w:trPr>
        <w:tc>
          <w:tcPr>
            <w:tcW w:w="1341" w:type="pct"/>
            <w:shd w:val="clear" w:color="auto" w:fill="auto"/>
          </w:tcPr>
          <w:p w14:paraId="58442715" w14:textId="77777777" w:rsidR="003C0310" w:rsidRPr="007C1D64" w:rsidRDefault="003C0310" w:rsidP="00DD6F27">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499C345C"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50A316A9" w14:textId="77777777" w:rsidR="00586361" w:rsidRDefault="00586361" w:rsidP="00586361">
      <w:pPr>
        <w:rPr>
          <w:lang w:eastAsia="en-US"/>
        </w:rPr>
      </w:pPr>
    </w:p>
    <w:p w14:paraId="1BA92AB6" w14:textId="77777777" w:rsidR="00DD6F27" w:rsidRDefault="00DD6F27"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D6F27" w:rsidRPr="007C1D64" w14:paraId="659FC25A" w14:textId="77777777" w:rsidTr="00DD6F27">
        <w:trPr>
          <w:cantSplit/>
          <w:trHeight w:val="280"/>
          <w:jc w:val="center"/>
        </w:trPr>
        <w:tc>
          <w:tcPr>
            <w:tcW w:w="1341" w:type="pct"/>
            <w:shd w:val="clear" w:color="auto" w:fill="auto"/>
          </w:tcPr>
          <w:p w14:paraId="43D84F60" w14:textId="77777777" w:rsidR="00DD6F27" w:rsidRPr="007C1D64" w:rsidRDefault="00DD6F27" w:rsidP="00DD6F27">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5C69E5BF" w14:textId="77777777" w:rsidR="00DD6F27" w:rsidRPr="007C1D64" w:rsidRDefault="00DD6F27" w:rsidP="00DD6F27">
            <w:pPr>
              <w:pStyle w:val="RegTableText"/>
              <w:rPr>
                <w:rFonts w:ascii="Avenir Book" w:hAnsi="Avenir Book"/>
              </w:rPr>
            </w:pPr>
            <w:r>
              <w:rPr>
                <w:rFonts w:ascii="Avenir Book" w:hAnsi="Avenir Book"/>
              </w:rPr>
              <w:t xml:space="preserve">SGD 13: Climate Action </w:t>
            </w:r>
          </w:p>
        </w:tc>
      </w:tr>
      <w:tr w:rsidR="00DD6F27" w:rsidRPr="007C1D64" w14:paraId="3B13C006" w14:textId="77777777" w:rsidTr="00DD6F27">
        <w:trPr>
          <w:cantSplit/>
          <w:trHeight w:val="280"/>
          <w:jc w:val="center"/>
        </w:trPr>
        <w:tc>
          <w:tcPr>
            <w:tcW w:w="1341" w:type="pct"/>
            <w:shd w:val="clear" w:color="auto" w:fill="auto"/>
          </w:tcPr>
          <w:p w14:paraId="3CEFDB1A" w14:textId="77777777" w:rsidR="00DD6F27" w:rsidRPr="00F87395" w:rsidRDefault="00DD6F27" w:rsidP="00DD6F27">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58B53735" w14:textId="77777777" w:rsidR="00DD6F27" w:rsidRPr="007C1D64" w:rsidRDefault="00DD6F27" w:rsidP="00DD6F27">
            <w:pPr>
              <w:pStyle w:val="RegTableText"/>
              <w:rPr>
                <w:rFonts w:ascii="Avenir Book" w:hAnsi="Avenir Book"/>
              </w:rPr>
            </w:pPr>
            <w:r>
              <w:rPr>
                <w:rFonts w:ascii="Avenir Book" w:hAnsi="Avenir Book"/>
              </w:rPr>
              <w:t>F</w:t>
            </w:r>
          </w:p>
        </w:tc>
      </w:tr>
      <w:tr w:rsidR="00DD6F27" w:rsidRPr="007C1D64" w14:paraId="4AF579A5" w14:textId="77777777" w:rsidTr="00DD6F27">
        <w:trPr>
          <w:cantSplit/>
          <w:trHeight w:val="281"/>
          <w:jc w:val="center"/>
        </w:trPr>
        <w:tc>
          <w:tcPr>
            <w:tcW w:w="1341" w:type="pct"/>
            <w:shd w:val="clear" w:color="auto" w:fill="auto"/>
          </w:tcPr>
          <w:p w14:paraId="7FBA82DD" w14:textId="77777777" w:rsidR="00DD6F27" w:rsidRPr="007C1D64" w:rsidRDefault="00DD6F27" w:rsidP="00DD6F27">
            <w:pPr>
              <w:pStyle w:val="RegTableText"/>
              <w:rPr>
                <w:rFonts w:ascii="Avenir Book" w:hAnsi="Avenir Book"/>
                <w:b/>
              </w:rPr>
            </w:pPr>
            <w:r w:rsidRPr="007C1D64">
              <w:rPr>
                <w:rFonts w:ascii="Avenir Book" w:hAnsi="Avenir Book"/>
                <w:b/>
              </w:rPr>
              <w:t>Unit</w:t>
            </w:r>
          </w:p>
        </w:tc>
        <w:tc>
          <w:tcPr>
            <w:tcW w:w="3659" w:type="pct"/>
            <w:shd w:val="clear" w:color="auto" w:fill="auto"/>
          </w:tcPr>
          <w:p w14:paraId="313B4C93" w14:textId="77777777" w:rsidR="00DD6F27" w:rsidRPr="007C1D64" w:rsidRDefault="00DD6F27" w:rsidP="00DD6F27">
            <w:pPr>
              <w:pStyle w:val="RegTableText"/>
              <w:rPr>
                <w:rFonts w:ascii="Avenir Book" w:hAnsi="Avenir Book"/>
              </w:rPr>
            </w:pPr>
            <w:r>
              <w:rPr>
                <w:rFonts w:ascii="Avenir Book" w:hAnsi="Avenir Book"/>
              </w:rPr>
              <w:t>-</w:t>
            </w:r>
          </w:p>
        </w:tc>
      </w:tr>
      <w:tr w:rsidR="00DD6F27" w:rsidRPr="007C1D64" w14:paraId="1A9C1415" w14:textId="77777777" w:rsidTr="00DD6F27">
        <w:trPr>
          <w:cantSplit/>
          <w:trHeight w:val="280"/>
          <w:jc w:val="center"/>
        </w:trPr>
        <w:tc>
          <w:tcPr>
            <w:tcW w:w="1341" w:type="pct"/>
            <w:shd w:val="clear" w:color="auto" w:fill="auto"/>
          </w:tcPr>
          <w:p w14:paraId="46488B67" w14:textId="77777777" w:rsidR="00DD6F27" w:rsidRPr="007C1D64" w:rsidRDefault="00DD6F27" w:rsidP="00DD6F27">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6818CDCD" w14:textId="77777777" w:rsidR="00DD6F27" w:rsidRPr="007C1D64" w:rsidRDefault="00DD6F27" w:rsidP="00DD6F27">
            <w:pPr>
              <w:pStyle w:val="RegTableText"/>
              <w:rPr>
                <w:rFonts w:ascii="Avenir Book" w:hAnsi="Avenir Book"/>
              </w:rPr>
            </w:pPr>
            <w:r w:rsidRPr="00DD6F27">
              <w:rPr>
                <w:rFonts w:ascii="Avenir Book" w:hAnsi="Avenir Book"/>
              </w:rPr>
              <w:t>Fraction of methane in the SWDS gas (volume fraction)</w:t>
            </w:r>
          </w:p>
        </w:tc>
      </w:tr>
      <w:tr w:rsidR="00DD6F27" w:rsidRPr="007C1D64" w14:paraId="58E09C09" w14:textId="77777777" w:rsidTr="00DD6F27">
        <w:trPr>
          <w:cantSplit/>
          <w:trHeight w:val="281"/>
          <w:jc w:val="center"/>
        </w:trPr>
        <w:tc>
          <w:tcPr>
            <w:tcW w:w="1341" w:type="pct"/>
            <w:shd w:val="clear" w:color="auto" w:fill="auto"/>
          </w:tcPr>
          <w:p w14:paraId="70BB1E9A" w14:textId="77777777" w:rsidR="00DD6F27" w:rsidRPr="007C1D64" w:rsidRDefault="00DD6F27" w:rsidP="00DD6F27">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5591E3E5" w14:textId="77777777" w:rsidR="00DD6F27" w:rsidRPr="007C1D64" w:rsidRDefault="00DD6F27" w:rsidP="00DD6F27">
            <w:pPr>
              <w:pStyle w:val="RegTableText"/>
              <w:numPr>
                <w:ilvl w:val="0"/>
                <w:numId w:val="0"/>
              </w:numPr>
              <w:rPr>
                <w:rFonts w:ascii="Avenir Book" w:hAnsi="Avenir Book"/>
              </w:rPr>
            </w:pPr>
            <w:r w:rsidRPr="00DD6F27">
              <w:rPr>
                <w:rFonts w:ascii="Avenir Book" w:hAnsi="Avenir Book"/>
              </w:rPr>
              <w:t>IPCC 2006 Guidelines for National Greenhouse Gas Inventories</w:t>
            </w:r>
          </w:p>
        </w:tc>
      </w:tr>
      <w:tr w:rsidR="00DD6F27" w:rsidRPr="007C1D64" w14:paraId="75E59588" w14:textId="77777777" w:rsidTr="00DD6F27">
        <w:trPr>
          <w:cantSplit/>
          <w:trHeight w:val="281"/>
          <w:jc w:val="center"/>
        </w:trPr>
        <w:tc>
          <w:tcPr>
            <w:tcW w:w="1341" w:type="pct"/>
            <w:shd w:val="clear" w:color="auto" w:fill="auto"/>
          </w:tcPr>
          <w:p w14:paraId="3BCEE8ED" w14:textId="77777777" w:rsidR="00DD6F27" w:rsidRPr="007C1D64" w:rsidRDefault="00DD6F27" w:rsidP="00DD6F27">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0BCA95E8" w14:textId="77777777" w:rsidR="00DD6F27" w:rsidRPr="007C1D64" w:rsidRDefault="00DD6F27" w:rsidP="00DD6F27">
            <w:pPr>
              <w:pStyle w:val="RegTableText"/>
              <w:rPr>
                <w:rFonts w:ascii="Avenir Book" w:hAnsi="Avenir Book"/>
              </w:rPr>
            </w:pPr>
            <w:r>
              <w:rPr>
                <w:rFonts w:ascii="Avenir Book" w:hAnsi="Avenir Book"/>
              </w:rPr>
              <w:t>0.5</w:t>
            </w:r>
          </w:p>
        </w:tc>
      </w:tr>
      <w:tr w:rsidR="00DD6F27" w:rsidRPr="007C1D64" w14:paraId="75182E8A" w14:textId="77777777" w:rsidTr="00DD6F27">
        <w:trPr>
          <w:cantSplit/>
          <w:jc w:val="center"/>
        </w:trPr>
        <w:tc>
          <w:tcPr>
            <w:tcW w:w="1341" w:type="pct"/>
            <w:shd w:val="clear" w:color="auto" w:fill="auto"/>
          </w:tcPr>
          <w:p w14:paraId="03A681B7" w14:textId="77777777" w:rsidR="00DD6F27" w:rsidRPr="007C1D64" w:rsidRDefault="00DD6F27" w:rsidP="00DD6F27">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25CAEDF9" w14:textId="77777777" w:rsidR="00DD6F27" w:rsidRPr="007C1D64" w:rsidRDefault="00DD6F27" w:rsidP="00DD6F27">
            <w:pPr>
              <w:pStyle w:val="RegTableText"/>
              <w:numPr>
                <w:ilvl w:val="0"/>
                <w:numId w:val="0"/>
              </w:numPr>
              <w:rPr>
                <w:rFonts w:ascii="Avenir Book" w:hAnsi="Avenir Book"/>
              </w:rPr>
            </w:pPr>
            <w:r w:rsidRPr="00DD6F27">
              <w:rPr>
                <w:rFonts w:ascii="Avenir Book" w:hAnsi="Avenir Book"/>
              </w:rPr>
              <w:t xml:space="preserve">IPCC default value as proposed by the </w:t>
            </w:r>
            <w:r w:rsidR="00A27DE6">
              <w:rPr>
                <w:rFonts w:ascii="Avenir Book" w:hAnsi="Avenir Book"/>
              </w:rPr>
              <w:t>tool ‘</w:t>
            </w:r>
            <w:r w:rsidR="00A27DE6" w:rsidRPr="00F87395">
              <w:rPr>
                <w:rFonts w:ascii="Avenir Book" w:hAnsi="Avenir Book"/>
              </w:rPr>
              <w:t>Emissions from solid waste disposal sites</w:t>
            </w:r>
            <w:r w:rsidR="00A27DE6">
              <w:rPr>
                <w:rFonts w:ascii="Avenir Book" w:hAnsi="Avenir Book"/>
              </w:rPr>
              <w:t xml:space="preserve">’ version 8 </w:t>
            </w:r>
            <w:r w:rsidRPr="00DD6F27">
              <w:rPr>
                <w:rFonts w:ascii="Avenir Book" w:hAnsi="Avenir Book"/>
              </w:rPr>
              <w:t>is applied.</w:t>
            </w:r>
            <w:r w:rsidR="00A27DE6">
              <w:rPr>
                <w:rFonts w:ascii="Avenir Book" w:hAnsi="Avenir Book"/>
              </w:rPr>
              <w:t xml:space="preserve"> </w:t>
            </w:r>
          </w:p>
        </w:tc>
      </w:tr>
      <w:tr w:rsidR="00DD6F27" w:rsidRPr="007C1D64" w14:paraId="0A4E03CB" w14:textId="77777777" w:rsidTr="00DD6F27">
        <w:trPr>
          <w:cantSplit/>
          <w:trHeight w:val="248"/>
          <w:jc w:val="center"/>
        </w:trPr>
        <w:tc>
          <w:tcPr>
            <w:tcW w:w="1341" w:type="pct"/>
            <w:shd w:val="clear" w:color="auto" w:fill="auto"/>
          </w:tcPr>
          <w:p w14:paraId="3BBE501B" w14:textId="77777777" w:rsidR="00DD6F27" w:rsidRPr="007C1D64" w:rsidRDefault="00DD6F27" w:rsidP="00DD6F27">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0F13EBE9" w14:textId="77777777" w:rsidR="00DD6F27" w:rsidRPr="007C1D64" w:rsidRDefault="00DD6F27" w:rsidP="00DD6F27">
            <w:pPr>
              <w:pStyle w:val="RegTableText"/>
              <w:rPr>
                <w:rFonts w:ascii="Avenir Book" w:hAnsi="Avenir Book"/>
              </w:rPr>
            </w:pPr>
            <w:r>
              <w:rPr>
                <w:rFonts w:ascii="Avenir Book" w:hAnsi="Avenir Book"/>
              </w:rPr>
              <w:t xml:space="preserve">Calculation of baseline emission. </w:t>
            </w:r>
          </w:p>
        </w:tc>
      </w:tr>
      <w:tr w:rsidR="003C0310" w:rsidRPr="007C1D64" w14:paraId="31884767" w14:textId="77777777" w:rsidTr="00DD6F27">
        <w:trPr>
          <w:cantSplit/>
          <w:trHeight w:val="249"/>
          <w:jc w:val="center"/>
        </w:trPr>
        <w:tc>
          <w:tcPr>
            <w:tcW w:w="1341" w:type="pct"/>
            <w:shd w:val="clear" w:color="auto" w:fill="auto"/>
          </w:tcPr>
          <w:p w14:paraId="6DF4346C" w14:textId="77777777" w:rsidR="003C0310" w:rsidRPr="007C1D64" w:rsidRDefault="003C0310" w:rsidP="00DD6F27">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4C8BFD7B"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54280D96" w14:textId="77777777" w:rsidR="00DD6F27" w:rsidRPr="00586361" w:rsidRDefault="00DD6F27" w:rsidP="00586361">
      <w:pPr>
        <w:rPr>
          <w:lang w:eastAsia="en-US"/>
        </w:rPr>
      </w:pPr>
    </w:p>
    <w:p w14:paraId="1F9E2529" w14:textId="77777777" w:rsidR="00586361" w:rsidRDefault="00586361"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D6F27" w:rsidRPr="007C1D64" w14:paraId="008886BF" w14:textId="77777777" w:rsidTr="00DD6F27">
        <w:trPr>
          <w:cantSplit/>
          <w:trHeight w:val="280"/>
          <w:jc w:val="center"/>
        </w:trPr>
        <w:tc>
          <w:tcPr>
            <w:tcW w:w="1341" w:type="pct"/>
            <w:shd w:val="clear" w:color="auto" w:fill="auto"/>
          </w:tcPr>
          <w:p w14:paraId="11045E6E" w14:textId="77777777" w:rsidR="00DD6F27" w:rsidRPr="007C1D64" w:rsidRDefault="00DD6F27" w:rsidP="00DD6F27">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6FA74ED7" w14:textId="77777777" w:rsidR="00DD6F27" w:rsidRPr="007C1D64" w:rsidRDefault="00DD6F27" w:rsidP="00DD6F27">
            <w:pPr>
              <w:pStyle w:val="RegTableText"/>
              <w:rPr>
                <w:rFonts w:ascii="Avenir Book" w:hAnsi="Avenir Book"/>
              </w:rPr>
            </w:pPr>
            <w:r>
              <w:rPr>
                <w:rFonts w:ascii="Avenir Book" w:hAnsi="Avenir Book"/>
              </w:rPr>
              <w:t xml:space="preserve">SGD 13: Climate Action </w:t>
            </w:r>
          </w:p>
        </w:tc>
      </w:tr>
      <w:tr w:rsidR="00DD6F27" w:rsidRPr="007C1D64" w14:paraId="1693F5F3" w14:textId="77777777" w:rsidTr="00DD6F27">
        <w:trPr>
          <w:cantSplit/>
          <w:trHeight w:val="280"/>
          <w:jc w:val="center"/>
        </w:trPr>
        <w:tc>
          <w:tcPr>
            <w:tcW w:w="1341" w:type="pct"/>
            <w:shd w:val="clear" w:color="auto" w:fill="auto"/>
          </w:tcPr>
          <w:p w14:paraId="10A5EB96" w14:textId="77777777" w:rsidR="00DD6F27" w:rsidRPr="00F87395" w:rsidRDefault="00DD6F27" w:rsidP="00DD6F27">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484B94B0" w14:textId="77777777" w:rsidR="00DD6F27" w:rsidRPr="007C1D64" w:rsidRDefault="00DD6F27" w:rsidP="00DD6F27">
            <w:pPr>
              <w:pStyle w:val="RegTableText"/>
              <w:rPr>
                <w:rFonts w:ascii="Avenir Book" w:hAnsi="Avenir Book"/>
              </w:rPr>
            </w:pPr>
            <w:proofErr w:type="spellStart"/>
            <w:r w:rsidRPr="00DD6F27">
              <w:rPr>
                <w:rFonts w:ascii="Avenir Book" w:hAnsi="Avenir Book"/>
              </w:rPr>
              <w:t>DOC</w:t>
            </w:r>
            <w:r w:rsidRPr="00DD6F27">
              <w:rPr>
                <w:rFonts w:ascii="Avenir Book" w:hAnsi="Avenir Book"/>
                <w:vertAlign w:val="subscript"/>
              </w:rPr>
              <w:t>f</w:t>
            </w:r>
            <w:proofErr w:type="spellEnd"/>
          </w:p>
        </w:tc>
      </w:tr>
      <w:tr w:rsidR="00DD6F27" w:rsidRPr="007C1D64" w14:paraId="02D6203F" w14:textId="77777777" w:rsidTr="00DD6F27">
        <w:trPr>
          <w:cantSplit/>
          <w:trHeight w:val="281"/>
          <w:jc w:val="center"/>
        </w:trPr>
        <w:tc>
          <w:tcPr>
            <w:tcW w:w="1341" w:type="pct"/>
            <w:shd w:val="clear" w:color="auto" w:fill="auto"/>
          </w:tcPr>
          <w:p w14:paraId="454F2A84" w14:textId="77777777" w:rsidR="00DD6F27" w:rsidRPr="007C1D64" w:rsidRDefault="00DD6F27" w:rsidP="00DD6F27">
            <w:pPr>
              <w:pStyle w:val="RegTableText"/>
              <w:rPr>
                <w:rFonts w:ascii="Avenir Book" w:hAnsi="Avenir Book"/>
                <w:b/>
              </w:rPr>
            </w:pPr>
            <w:r w:rsidRPr="007C1D64">
              <w:rPr>
                <w:rFonts w:ascii="Avenir Book" w:hAnsi="Avenir Book"/>
                <w:b/>
              </w:rPr>
              <w:t>Unit</w:t>
            </w:r>
          </w:p>
        </w:tc>
        <w:tc>
          <w:tcPr>
            <w:tcW w:w="3659" w:type="pct"/>
            <w:shd w:val="clear" w:color="auto" w:fill="auto"/>
          </w:tcPr>
          <w:p w14:paraId="091EEF7C" w14:textId="77777777" w:rsidR="00DD6F27" w:rsidRPr="007C1D64" w:rsidRDefault="00DD6F27" w:rsidP="00DD6F27">
            <w:pPr>
              <w:pStyle w:val="RegTableText"/>
              <w:rPr>
                <w:rFonts w:ascii="Avenir Book" w:hAnsi="Avenir Book"/>
              </w:rPr>
            </w:pPr>
            <w:r w:rsidRPr="00DD6F27">
              <w:rPr>
                <w:rFonts w:ascii="Avenir Book" w:hAnsi="Avenir Book"/>
              </w:rPr>
              <w:t>Weight fraction</w:t>
            </w:r>
          </w:p>
        </w:tc>
      </w:tr>
      <w:tr w:rsidR="00DD6F27" w:rsidRPr="007C1D64" w14:paraId="7EFE0995" w14:textId="77777777" w:rsidTr="00DD6F27">
        <w:trPr>
          <w:cantSplit/>
          <w:trHeight w:val="280"/>
          <w:jc w:val="center"/>
        </w:trPr>
        <w:tc>
          <w:tcPr>
            <w:tcW w:w="1341" w:type="pct"/>
            <w:shd w:val="clear" w:color="auto" w:fill="auto"/>
          </w:tcPr>
          <w:p w14:paraId="6B9FCD34" w14:textId="77777777" w:rsidR="00DD6F27" w:rsidRPr="007C1D64" w:rsidRDefault="00DD6F27" w:rsidP="00DD6F27">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6C902632" w14:textId="77777777" w:rsidR="00DD6F27" w:rsidRPr="00DD6F27" w:rsidRDefault="00DD6F27" w:rsidP="00DD6F27">
            <w:pPr>
              <w:pStyle w:val="RegTableText"/>
              <w:rPr>
                <w:rFonts w:ascii="Avenir Book" w:hAnsi="Avenir Book"/>
              </w:rPr>
            </w:pPr>
            <w:r w:rsidRPr="00DD6F27">
              <w:rPr>
                <w:rFonts w:ascii="Avenir Book" w:hAnsi="Avenir Book"/>
              </w:rPr>
              <w:t>Default value for the fraction of degradable organic carbon (DOC) in</w:t>
            </w:r>
          </w:p>
          <w:p w14:paraId="71164911" w14:textId="77777777" w:rsidR="00DD6F27" w:rsidRPr="007C1D64" w:rsidRDefault="00DD6F27" w:rsidP="00DD6F27">
            <w:pPr>
              <w:pStyle w:val="RegTableText"/>
              <w:rPr>
                <w:rFonts w:ascii="Avenir Book" w:hAnsi="Avenir Book"/>
              </w:rPr>
            </w:pPr>
            <w:r w:rsidRPr="00DD6F27">
              <w:rPr>
                <w:rFonts w:ascii="Avenir Book" w:hAnsi="Avenir Book"/>
              </w:rPr>
              <w:t>MSW that decomposes in the SWDS</w:t>
            </w:r>
          </w:p>
        </w:tc>
      </w:tr>
      <w:tr w:rsidR="00DD6F27" w:rsidRPr="007C1D64" w14:paraId="44F30F3E" w14:textId="77777777" w:rsidTr="00DD6F27">
        <w:trPr>
          <w:cantSplit/>
          <w:trHeight w:val="281"/>
          <w:jc w:val="center"/>
        </w:trPr>
        <w:tc>
          <w:tcPr>
            <w:tcW w:w="1341" w:type="pct"/>
            <w:shd w:val="clear" w:color="auto" w:fill="auto"/>
          </w:tcPr>
          <w:p w14:paraId="72C2956F" w14:textId="77777777" w:rsidR="00DD6F27" w:rsidRPr="007C1D64" w:rsidRDefault="00DD6F27" w:rsidP="00DD6F27">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2DEBAA5A" w14:textId="77777777" w:rsidR="00DD6F27" w:rsidRPr="007C1D64" w:rsidRDefault="00DD6F27" w:rsidP="00DD6F27">
            <w:pPr>
              <w:pStyle w:val="RegTableText"/>
              <w:numPr>
                <w:ilvl w:val="0"/>
                <w:numId w:val="0"/>
              </w:numPr>
              <w:rPr>
                <w:rFonts w:ascii="Avenir Book" w:hAnsi="Avenir Book"/>
              </w:rPr>
            </w:pPr>
            <w:r w:rsidRPr="00DD6F27">
              <w:rPr>
                <w:rFonts w:ascii="Avenir Book" w:hAnsi="Avenir Book"/>
              </w:rPr>
              <w:t>IPCC 2006 Guidelines for National Greenhouse Gas Inventories</w:t>
            </w:r>
          </w:p>
        </w:tc>
      </w:tr>
      <w:tr w:rsidR="00DD6F27" w:rsidRPr="007C1D64" w14:paraId="260BE523" w14:textId="77777777" w:rsidTr="00DD6F27">
        <w:trPr>
          <w:cantSplit/>
          <w:trHeight w:val="281"/>
          <w:jc w:val="center"/>
        </w:trPr>
        <w:tc>
          <w:tcPr>
            <w:tcW w:w="1341" w:type="pct"/>
            <w:shd w:val="clear" w:color="auto" w:fill="auto"/>
          </w:tcPr>
          <w:p w14:paraId="3B9CA17A" w14:textId="77777777" w:rsidR="00DD6F27" w:rsidRPr="007C1D64" w:rsidRDefault="00DD6F27" w:rsidP="00DD6F27">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02EBAB01" w14:textId="77777777" w:rsidR="00DD6F27" w:rsidRPr="007C1D64" w:rsidRDefault="00DD6F27" w:rsidP="00DD6F27">
            <w:pPr>
              <w:pStyle w:val="RegTableText"/>
              <w:rPr>
                <w:rFonts w:ascii="Avenir Book" w:hAnsi="Avenir Book"/>
              </w:rPr>
            </w:pPr>
            <w:r>
              <w:rPr>
                <w:rFonts w:ascii="Avenir Book" w:hAnsi="Avenir Book"/>
              </w:rPr>
              <w:t>0.5</w:t>
            </w:r>
          </w:p>
        </w:tc>
      </w:tr>
      <w:tr w:rsidR="00DD6F27" w:rsidRPr="007C1D64" w14:paraId="1ECCB19E" w14:textId="77777777" w:rsidTr="00DD6F27">
        <w:trPr>
          <w:cantSplit/>
          <w:jc w:val="center"/>
        </w:trPr>
        <w:tc>
          <w:tcPr>
            <w:tcW w:w="1341" w:type="pct"/>
            <w:shd w:val="clear" w:color="auto" w:fill="auto"/>
          </w:tcPr>
          <w:p w14:paraId="316223CB" w14:textId="77777777" w:rsidR="00DD6F27" w:rsidRPr="007C1D64" w:rsidRDefault="00DD6F27" w:rsidP="00DD6F27">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1D03F672" w14:textId="77777777" w:rsidR="00DD6F27" w:rsidRDefault="00DD6F27" w:rsidP="00DD6F27">
            <w:pPr>
              <w:pStyle w:val="RegTableText"/>
              <w:numPr>
                <w:ilvl w:val="0"/>
                <w:numId w:val="0"/>
              </w:numPr>
              <w:rPr>
                <w:rFonts w:ascii="Avenir Book" w:hAnsi="Avenir Book"/>
              </w:rPr>
            </w:pPr>
            <w:r w:rsidRPr="00DD6F27">
              <w:rPr>
                <w:rFonts w:ascii="Avenir Book" w:hAnsi="Avenir Book"/>
              </w:rPr>
              <w:t xml:space="preserve">IPCC default value as proposed by the </w:t>
            </w:r>
            <w:r w:rsidR="00A27DE6">
              <w:rPr>
                <w:rFonts w:ascii="Avenir Book" w:hAnsi="Avenir Book"/>
              </w:rPr>
              <w:t>tool ‘</w:t>
            </w:r>
            <w:r w:rsidR="00A27DE6" w:rsidRPr="00F87395">
              <w:rPr>
                <w:rFonts w:ascii="Avenir Book" w:hAnsi="Avenir Book"/>
              </w:rPr>
              <w:t>Emissions from solid waste disposal sites</w:t>
            </w:r>
            <w:r w:rsidR="00A27DE6">
              <w:rPr>
                <w:rFonts w:ascii="Avenir Book" w:hAnsi="Avenir Book"/>
              </w:rPr>
              <w:t>’ version 8</w:t>
            </w:r>
            <w:r w:rsidRPr="00DD6F27">
              <w:rPr>
                <w:rFonts w:ascii="Avenir Book" w:hAnsi="Avenir Book"/>
              </w:rPr>
              <w:t xml:space="preserve"> is applied.</w:t>
            </w:r>
          </w:p>
          <w:p w14:paraId="3C1222C5" w14:textId="77777777" w:rsidR="00DD6F27" w:rsidRPr="007C1D64" w:rsidRDefault="00DD6F27" w:rsidP="00DD6F27">
            <w:pPr>
              <w:pStyle w:val="RegTableText"/>
              <w:numPr>
                <w:ilvl w:val="0"/>
                <w:numId w:val="0"/>
              </w:numPr>
              <w:rPr>
                <w:rFonts w:ascii="Avenir Book" w:hAnsi="Avenir Book"/>
              </w:rPr>
            </w:pPr>
            <w:r>
              <w:rPr>
                <w:rFonts w:ascii="Avenir Book" w:hAnsi="Avenir Book"/>
              </w:rPr>
              <w:t xml:space="preserve">Since this is applied to MSW, the is applicable under Application B. </w:t>
            </w:r>
          </w:p>
        </w:tc>
      </w:tr>
      <w:tr w:rsidR="00DD6F27" w:rsidRPr="007C1D64" w14:paraId="3ABD858B" w14:textId="77777777" w:rsidTr="00DD6F27">
        <w:trPr>
          <w:cantSplit/>
          <w:trHeight w:val="248"/>
          <w:jc w:val="center"/>
        </w:trPr>
        <w:tc>
          <w:tcPr>
            <w:tcW w:w="1341" w:type="pct"/>
            <w:shd w:val="clear" w:color="auto" w:fill="auto"/>
          </w:tcPr>
          <w:p w14:paraId="2DC6A9E8" w14:textId="77777777" w:rsidR="00DD6F27" w:rsidRPr="007C1D64" w:rsidRDefault="00DD6F27" w:rsidP="00DD6F27">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3970E2E7" w14:textId="77777777" w:rsidR="00DD6F27" w:rsidRPr="007C1D64" w:rsidRDefault="00DD6F27" w:rsidP="00DD6F27">
            <w:pPr>
              <w:pStyle w:val="RegTableText"/>
              <w:rPr>
                <w:rFonts w:ascii="Avenir Book" w:hAnsi="Avenir Book"/>
              </w:rPr>
            </w:pPr>
            <w:r>
              <w:rPr>
                <w:rFonts w:ascii="Avenir Book" w:hAnsi="Avenir Book"/>
              </w:rPr>
              <w:t xml:space="preserve">Calculation of baseline emission. </w:t>
            </w:r>
          </w:p>
        </w:tc>
      </w:tr>
      <w:tr w:rsidR="003C0310" w:rsidRPr="007C1D64" w14:paraId="370F9357" w14:textId="77777777" w:rsidTr="00DD6F27">
        <w:trPr>
          <w:cantSplit/>
          <w:trHeight w:val="249"/>
          <w:jc w:val="center"/>
        </w:trPr>
        <w:tc>
          <w:tcPr>
            <w:tcW w:w="1341" w:type="pct"/>
            <w:shd w:val="clear" w:color="auto" w:fill="auto"/>
          </w:tcPr>
          <w:p w14:paraId="13B9063B" w14:textId="77777777" w:rsidR="003C0310" w:rsidRPr="007C1D64" w:rsidRDefault="003C0310" w:rsidP="00DD6F27">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3C30CC04"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6B943AEF" w14:textId="77777777" w:rsidR="00DD6F27" w:rsidRDefault="00DD6F27" w:rsidP="00586361">
      <w:pPr>
        <w:rPr>
          <w:lang w:eastAsia="en-US"/>
        </w:rPr>
      </w:pPr>
    </w:p>
    <w:p w14:paraId="30A5C3DC" w14:textId="77777777" w:rsidR="00DD6F27" w:rsidRDefault="00DD6F27"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D6F27" w:rsidRPr="007C1D64" w14:paraId="67D13846" w14:textId="77777777" w:rsidTr="00DD6F27">
        <w:trPr>
          <w:cantSplit/>
          <w:trHeight w:val="280"/>
          <w:jc w:val="center"/>
        </w:trPr>
        <w:tc>
          <w:tcPr>
            <w:tcW w:w="1341" w:type="pct"/>
            <w:shd w:val="clear" w:color="auto" w:fill="auto"/>
          </w:tcPr>
          <w:p w14:paraId="62578B16" w14:textId="77777777" w:rsidR="00DD6F27" w:rsidRPr="007C1D64" w:rsidRDefault="00DD6F27" w:rsidP="00DD6F27">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537FC5B9" w14:textId="77777777" w:rsidR="00DD6F27" w:rsidRPr="007C1D64" w:rsidRDefault="00DD6F27" w:rsidP="00DD6F27">
            <w:pPr>
              <w:pStyle w:val="RegTableText"/>
              <w:rPr>
                <w:rFonts w:ascii="Avenir Book" w:hAnsi="Avenir Book"/>
              </w:rPr>
            </w:pPr>
            <w:r>
              <w:rPr>
                <w:rFonts w:ascii="Avenir Book" w:hAnsi="Avenir Book"/>
              </w:rPr>
              <w:t xml:space="preserve">SGD 13: Climate Action </w:t>
            </w:r>
          </w:p>
        </w:tc>
      </w:tr>
      <w:tr w:rsidR="00DD6F27" w:rsidRPr="007C1D64" w14:paraId="01CCE696" w14:textId="77777777" w:rsidTr="00DD6F27">
        <w:trPr>
          <w:cantSplit/>
          <w:trHeight w:val="280"/>
          <w:jc w:val="center"/>
        </w:trPr>
        <w:tc>
          <w:tcPr>
            <w:tcW w:w="1341" w:type="pct"/>
            <w:shd w:val="clear" w:color="auto" w:fill="auto"/>
          </w:tcPr>
          <w:p w14:paraId="6068CF1D" w14:textId="77777777" w:rsidR="00DD6F27" w:rsidRPr="00F87395" w:rsidRDefault="00DD6F27" w:rsidP="00DD6F27">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2FDE64C7" w14:textId="77777777" w:rsidR="00DD6F27" w:rsidRPr="007C1D64" w:rsidRDefault="00DD6F27" w:rsidP="00DD6F27">
            <w:pPr>
              <w:pStyle w:val="RegTableText"/>
              <w:rPr>
                <w:rFonts w:ascii="Avenir Book" w:hAnsi="Avenir Book"/>
              </w:rPr>
            </w:pPr>
            <w:r w:rsidRPr="00DD6F27">
              <w:rPr>
                <w:rFonts w:ascii="Avenir Book" w:hAnsi="Avenir Book"/>
              </w:rPr>
              <w:t>MCF</w:t>
            </w:r>
          </w:p>
        </w:tc>
      </w:tr>
      <w:tr w:rsidR="00DD6F27" w:rsidRPr="007C1D64" w14:paraId="56A80E1F" w14:textId="77777777" w:rsidTr="00DD6F27">
        <w:trPr>
          <w:cantSplit/>
          <w:trHeight w:val="281"/>
          <w:jc w:val="center"/>
        </w:trPr>
        <w:tc>
          <w:tcPr>
            <w:tcW w:w="1341" w:type="pct"/>
            <w:shd w:val="clear" w:color="auto" w:fill="auto"/>
          </w:tcPr>
          <w:p w14:paraId="2CB6B620" w14:textId="77777777" w:rsidR="00DD6F27" w:rsidRPr="007C1D64" w:rsidRDefault="00DD6F27" w:rsidP="00DD6F27">
            <w:pPr>
              <w:pStyle w:val="RegTableText"/>
              <w:rPr>
                <w:rFonts w:ascii="Avenir Book" w:hAnsi="Avenir Book"/>
                <w:b/>
              </w:rPr>
            </w:pPr>
            <w:r w:rsidRPr="007C1D64">
              <w:rPr>
                <w:rFonts w:ascii="Avenir Book" w:hAnsi="Avenir Book"/>
                <w:b/>
              </w:rPr>
              <w:t>Unit</w:t>
            </w:r>
          </w:p>
        </w:tc>
        <w:tc>
          <w:tcPr>
            <w:tcW w:w="3659" w:type="pct"/>
            <w:shd w:val="clear" w:color="auto" w:fill="auto"/>
          </w:tcPr>
          <w:p w14:paraId="7875B4DA" w14:textId="77777777" w:rsidR="00DD6F27" w:rsidRPr="007C1D64" w:rsidRDefault="00DD6F27" w:rsidP="00DD6F27">
            <w:pPr>
              <w:pStyle w:val="RegTableText"/>
              <w:rPr>
                <w:rFonts w:ascii="Avenir Book" w:hAnsi="Avenir Book"/>
              </w:rPr>
            </w:pPr>
            <w:r>
              <w:rPr>
                <w:rFonts w:ascii="Avenir Book" w:hAnsi="Avenir Book"/>
              </w:rPr>
              <w:t>-</w:t>
            </w:r>
          </w:p>
        </w:tc>
      </w:tr>
      <w:tr w:rsidR="00DD6F27" w:rsidRPr="007C1D64" w14:paraId="710AB8ED" w14:textId="77777777" w:rsidTr="00DD6F27">
        <w:trPr>
          <w:cantSplit/>
          <w:trHeight w:val="280"/>
          <w:jc w:val="center"/>
        </w:trPr>
        <w:tc>
          <w:tcPr>
            <w:tcW w:w="1341" w:type="pct"/>
            <w:shd w:val="clear" w:color="auto" w:fill="auto"/>
          </w:tcPr>
          <w:p w14:paraId="0832B014" w14:textId="77777777" w:rsidR="00DD6F27" w:rsidRPr="007C1D64" w:rsidRDefault="00DD6F27" w:rsidP="00DD6F27">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1B99A990" w14:textId="77777777" w:rsidR="00DD6F27" w:rsidRPr="007C1D64" w:rsidRDefault="00DD6F27" w:rsidP="00DD6F27">
            <w:pPr>
              <w:pStyle w:val="RegTableText"/>
              <w:rPr>
                <w:rFonts w:ascii="Avenir Book" w:hAnsi="Avenir Book"/>
              </w:rPr>
            </w:pPr>
            <w:r w:rsidRPr="00DD6F27">
              <w:rPr>
                <w:rFonts w:ascii="Avenir Book" w:hAnsi="Avenir Book"/>
              </w:rPr>
              <w:t>Methane correction factor</w:t>
            </w:r>
          </w:p>
        </w:tc>
      </w:tr>
      <w:tr w:rsidR="00DD6F27" w:rsidRPr="007C1D64" w14:paraId="5B292C64" w14:textId="77777777" w:rsidTr="00DD6F27">
        <w:trPr>
          <w:cantSplit/>
          <w:trHeight w:val="281"/>
          <w:jc w:val="center"/>
        </w:trPr>
        <w:tc>
          <w:tcPr>
            <w:tcW w:w="1341" w:type="pct"/>
            <w:shd w:val="clear" w:color="auto" w:fill="auto"/>
          </w:tcPr>
          <w:p w14:paraId="43653E1B" w14:textId="77777777" w:rsidR="00DD6F27" w:rsidRPr="007C1D64" w:rsidRDefault="00DD6F27" w:rsidP="00DD6F27">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1E0C5BC4" w14:textId="77777777" w:rsidR="00DD6F27" w:rsidRPr="007C1D64" w:rsidRDefault="00DD6F27" w:rsidP="00DD6F27">
            <w:pPr>
              <w:pStyle w:val="RegTableText"/>
              <w:numPr>
                <w:ilvl w:val="0"/>
                <w:numId w:val="0"/>
              </w:numPr>
              <w:rPr>
                <w:rFonts w:ascii="Avenir Book" w:hAnsi="Avenir Book"/>
              </w:rPr>
            </w:pPr>
            <w:r w:rsidRPr="00DD6F27">
              <w:rPr>
                <w:rFonts w:ascii="Avenir Book" w:hAnsi="Avenir Book"/>
              </w:rPr>
              <w:t>IPCC 2006 Guidelines for National Greenhouse Gas Inventories</w:t>
            </w:r>
          </w:p>
        </w:tc>
      </w:tr>
      <w:tr w:rsidR="00DD6F27" w:rsidRPr="007C1D64" w14:paraId="0255A100" w14:textId="77777777" w:rsidTr="00DD6F27">
        <w:trPr>
          <w:cantSplit/>
          <w:trHeight w:val="281"/>
          <w:jc w:val="center"/>
        </w:trPr>
        <w:tc>
          <w:tcPr>
            <w:tcW w:w="1341" w:type="pct"/>
            <w:shd w:val="clear" w:color="auto" w:fill="auto"/>
          </w:tcPr>
          <w:p w14:paraId="5598EF63" w14:textId="77777777" w:rsidR="00DD6F27" w:rsidRPr="007C1D64" w:rsidRDefault="00DD6F27" w:rsidP="00DD6F27">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67249ADB" w14:textId="77777777" w:rsidR="00DD6F27" w:rsidRPr="007C1D64" w:rsidRDefault="00DD6F27" w:rsidP="00DD6F27">
            <w:pPr>
              <w:pStyle w:val="RegTableText"/>
              <w:rPr>
                <w:rFonts w:ascii="Avenir Book" w:hAnsi="Avenir Book"/>
              </w:rPr>
            </w:pPr>
            <w:r>
              <w:rPr>
                <w:rFonts w:ascii="Avenir Book" w:hAnsi="Avenir Book"/>
              </w:rPr>
              <w:t>0.8</w:t>
            </w:r>
          </w:p>
        </w:tc>
      </w:tr>
      <w:tr w:rsidR="00DD6F27" w:rsidRPr="007C1D64" w14:paraId="62BCE583" w14:textId="77777777" w:rsidTr="00DD6F27">
        <w:trPr>
          <w:cantSplit/>
          <w:jc w:val="center"/>
        </w:trPr>
        <w:tc>
          <w:tcPr>
            <w:tcW w:w="1341" w:type="pct"/>
            <w:shd w:val="clear" w:color="auto" w:fill="auto"/>
          </w:tcPr>
          <w:p w14:paraId="2A0E1D85" w14:textId="77777777" w:rsidR="00DD6F27" w:rsidRPr="007C1D64" w:rsidRDefault="00DD6F27" w:rsidP="00DD6F27">
            <w:pPr>
              <w:pStyle w:val="RegTableText"/>
              <w:jc w:val="left"/>
              <w:rPr>
                <w:rFonts w:ascii="Avenir Book" w:hAnsi="Avenir Book"/>
                <w:b/>
              </w:rPr>
            </w:pPr>
            <w:r w:rsidRPr="007C1D64">
              <w:rPr>
                <w:rFonts w:ascii="Avenir Book" w:hAnsi="Avenir Book"/>
                <w:b/>
              </w:rPr>
              <w:lastRenderedPageBreak/>
              <w:t xml:space="preserve">Choice of data or Measurement methods and procedures </w:t>
            </w:r>
          </w:p>
        </w:tc>
        <w:tc>
          <w:tcPr>
            <w:tcW w:w="3659" w:type="pct"/>
            <w:shd w:val="clear" w:color="auto" w:fill="auto"/>
          </w:tcPr>
          <w:p w14:paraId="7A8F4AB6" w14:textId="77777777" w:rsidR="00DD6F27" w:rsidRDefault="00DD6F27" w:rsidP="00DD6F27">
            <w:pPr>
              <w:pStyle w:val="RegTableText"/>
              <w:numPr>
                <w:ilvl w:val="0"/>
                <w:numId w:val="0"/>
              </w:numPr>
              <w:rPr>
                <w:rFonts w:ascii="Avenir Book" w:hAnsi="Avenir Book"/>
              </w:rPr>
            </w:pPr>
            <w:r>
              <w:rPr>
                <w:rFonts w:ascii="Avenir Book" w:hAnsi="Avenir Book"/>
              </w:rPr>
              <w:t xml:space="preserve">As per IPCC 2006, </w:t>
            </w:r>
            <w:r w:rsidRPr="00DD6F27">
              <w:rPr>
                <w:rFonts w:ascii="Avenir Book" w:hAnsi="Avenir Book"/>
              </w:rPr>
              <w:t>MCF for the following types of solid wastes disposal sites are possible:</w:t>
            </w:r>
          </w:p>
          <w:tbl>
            <w:tblPr>
              <w:tblStyle w:val="TableGrid"/>
              <w:tblW w:w="0" w:type="auto"/>
              <w:tblLook w:val="04A0" w:firstRow="1" w:lastRow="0" w:firstColumn="1" w:lastColumn="0" w:noHBand="0" w:noVBand="1"/>
            </w:tblPr>
            <w:tblGrid>
              <w:gridCol w:w="4912"/>
              <w:gridCol w:w="2069"/>
            </w:tblGrid>
            <w:tr w:rsidR="00DD6F27" w14:paraId="1929FC40" w14:textId="77777777" w:rsidTr="00DD6F27">
              <w:tc>
                <w:tcPr>
                  <w:tcW w:w="4912" w:type="dxa"/>
                </w:tcPr>
                <w:p w14:paraId="66321F53" w14:textId="77777777" w:rsidR="00DD6F27" w:rsidRPr="00A27DE6" w:rsidRDefault="00DD6F27" w:rsidP="00DD6F27">
                  <w:pPr>
                    <w:pStyle w:val="RegTableText"/>
                    <w:numPr>
                      <w:ilvl w:val="0"/>
                      <w:numId w:val="0"/>
                    </w:numPr>
                    <w:rPr>
                      <w:rFonts w:ascii="Avenir Book" w:hAnsi="Avenir Book"/>
                      <w:b/>
                    </w:rPr>
                  </w:pPr>
                  <w:r w:rsidRPr="00A27DE6">
                    <w:rPr>
                      <w:rFonts w:ascii="Avenir Book" w:hAnsi="Avenir Book"/>
                      <w:b/>
                    </w:rPr>
                    <w:t xml:space="preserve">Disposal site type </w:t>
                  </w:r>
                </w:p>
              </w:tc>
              <w:tc>
                <w:tcPr>
                  <w:tcW w:w="2069" w:type="dxa"/>
                </w:tcPr>
                <w:p w14:paraId="2BE8B30E" w14:textId="77777777" w:rsidR="00DD6F27" w:rsidRPr="00A27DE6" w:rsidRDefault="00DD6F27" w:rsidP="00DD6F27">
                  <w:pPr>
                    <w:pStyle w:val="RegTableText"/>
                    <w:numPr>
                      <w:ilvl w:val="0"/>
                      <w:numId w:val="0"/>
                    </w:numPr>
                    <w:rPr>
                      <w:rFonts w:ascii="Avenir Book" w:hAnsi="Avenir Book"/>
                      <w:b/>
                    </w:rPr>
                  </w:pPr>
                  <w:r w:rsidRPr="00A27DE6">
                    <w:rPr>
                      <w:rFonts w:ascii="Avenir Book" w:hAnsi="Avenir Book"/>
                      <w:b/>
                    </w:rPr>
                    <w:t>MCF</w:t>
                  </w:r>
                </w:p>
              </w:tc>
            </w:tr>
            <w:tr w:rsidR="00DD6F27" w14:paraId="1FD4FB84" w14:textId="77777777" w:rsidTr="00DD6F27">
              <w:tc>
                <w:tcPr>
                  <w:tcW w:w="4912" w:type="dxa"/>
                </w:tcPr>
                <w:p w14:paraId="7ABEE6C2" w14:textId="77777777" w:rsidR="00DD6F27" w:rsidRDefault="00DD6F27" w:rsidP="00DD6F27">
                  <w:pPr>
                    <w:pStyle w:val="RegTableText"/>
                    <w:numPr>
                      <w:ilvl w:val="0"/>
                      <w:numId w:val="0"/>
                    </w:numPr>
                    <w:rPr>
                      <w:rFonts w:ascii="Avenir Book" w:hAnsi="Avenir Book"/>
                    </w:rPr>
                  </w:pPr>
                  <w:r w:rsidRPr="00DD6F27">
                    <w:rPr>
                      <w:rFonts w:ascii="Avenir Book" w:hAnsi="Avenir Book"/>
                    </w:rPr>
                    <w:t>Managed – anaerobic</w:t>
                  </w:r>
                </w:p>
              </w:tc>
              <w:tc>
                <w:tcPr>
                  <w:tcW w:w="2069" w:type="dxa"/>
                </w:tcPr>
                <w:p w14:paraId="08A79392" w14:textId="77777777" w:rsidR="00DD6F27" w:rsidRDefault="00DD6F27" w:rsidP="00DD6F27">
                  <w:pPr>
                    <w:pStyle w:val="RegTableText"/>
                    <w:numPr>
                      <w:ilvl w:val="0"/>
                      <w:numId w:val="0"/>
                    </w:numPr>
                    <w:rPr>
                      <w:rFonts w:ascii="Avenir Book" w:hAnsi="Avenir Book"/>
                    </w:rPr>
                  </w:pPr>
                  <w:r>
                    <w:rPr>
                      <w:rFonts w:ascii="Avenir Book" w:hAnsi="Avenir Book"/>
                    </w:rPr>
                    <w:t>1.0</w:t>
                  </w:r>
                </w:p>
              </w:tc>
            </w:tr>
            <w:tr w:rsidR="00DD6F27" w14:paraId="57A1452D" w14:textId="77777777" w:rsidTr="00DD6F27">
              <w:tc>
                <w:tcPr>
                  <w:tcW w:w="4912" w:type="dxa"/>
                </w:tcPr>
                <w:p w14:paraId="48C1C8A0" w14:textId="77777777" w:rsidR="00DD6F27" w:rsidRDefault="00DD6F27" w:rsidP="00DD6F27">
                  <w:pPr>
                    <w:pStyle w:val="RegTableText"/>
                    <w:numPr>
                      <w:ilvl w:val="0"/>
                      <w:numId w:val="0"/>
                    </w:numPr>
                    <w:rPr>
                      <w:rFonts w:ascii="Avenir Book" w:hAnsi="Avenir Book"/>
                    </w:rPr>
                  </w:pPr>
                  <w:r w:rsidRPr="00DD6F27">
                    <w:rPr>
                      <w:rFonts w:ascii="Avenir Book" w:hAnsi="Avenir Book"/>
                    </w:rPr>
                    <w:t>Managed – aerobic</w:t>
                  </w:r>
                </w:p>
              </w:tc>
              <w:tc>
                <w:tcPr>
                  <w:tcW w:w="2069" w:type="dxa"/>
                </w:tcPr>
                <w:p w14:paraId="4D3A7B84" w14:textId="77777777" w:rsidR="00DD6F27" w:rsidRDefault="00DD6F27" w:rsidP="00DD6F27">
                  <w:pPr>
                    <w:pStyle w:val="RegTableText"/>
                    <w:numPr>
                      <w:ilvl w:val="0"/>
                      <w:numId w:val="0"/>
                    </w:numPr>
                    <w:rPr>
                      <w:rFonts w:ascii="Avenir Book" w:hAnsi="Avenir Book"/>
                    </w:rPr>
                  </w:pPr>
                  <w:r>
                    <w:rPr>
                      <w:rFonts w:ascii="Avenir Book" w:hAnsi="Avenir Book"/>
                    </w:rPr>
                    <w:t>0.5</w:t>
                  </w:r>
                </w:p>
              </w:tc>
            </w:tr>
            <w:tr w:rsidR="00DD6F27" w14:paraId="2F8ED823" w14:textId="77777777" w:rsidTr="00DD6F27">
              <w:tc>
                <w:tcPr>
                  <w:tcW w:w="4912" w:type="dxa"/>
                </w:tcPr>
                <w:p w14:paraId="60E7C176" w14:textId="77777777" w:rsidR="00DD6F27" w:rsidRDefault="00DD6F27" w:rsidP="00DD6F27">
                  <w:pPr>
                    <w:pStyle w:val="RegTableText"/>
                    <w:numPr>
                      <w:ilvl w:val="0"/>
                      <w:numId w:val="0"/>
                    </w:numPr>
                    <w:rPr>
                      <w:rFonts w:ascii="Avenir Book" w:hAnsi="Avenir Book"/>
                    </w:rPr>
                  </w:pPr>
                  <w:r w:rsidRPr="00DD6F27">
                    <w:rPr>
                      <w:rFonts w:ascii="Avenir Book" w:hAnsi="Avenir Book"/>
                    </w:rPr>
                    <w:t xml:space="preserve">Unmanaged – deep (&gt;5m) or </w:t>
                  </w:r>
                  <w:proofErr w:type="gramStart"/>
                  <w:r w:rsidRPr="00DD6F27">
                    <w:rPr>
                      <w:rFonts w:ascii="Avenir Book" w:hAnsi="Avenir Book"/>
                    </w:rPr>
                    <w:t>high water</w:t>
                  </w:r>
                  <w:proofErr w:type="gramEnd"/>
                  <w:r w:rsidRPr="00DD6F27">
                    <w:rPr>
                      <w:rFonts w:ascii="Avenir Book" w:hAnsi="Avenir Book"/>
                    </w:rPr>
                    <w:t xml:space="preserve"> table</w:t>
                  </w:r>
                </w:p>
              </w:tc>
              <w:tc>
                <w:tcPr>
                  <w:tcW w:w="2069" w:type="dxa"/>
                </w:tcPr>
                <w:p w14:paraId="35F5BE35" w14:textId="77777777" w:rsidR="00DD6F27" w:rsidRDefault="00DD6F27" w:rsidP="00DD6F27">
                  <w:pPr>
                    <w:pStyle w:val="RegTableText"/>
                    <w:numPr>
                      <w:ilvl w:val="0"/>
                      <w:numId w:val="0"/>
                    </w:numPr>
                    <w:rPr>
                      <w:rFonts w:ascii="Avenir Book" w:hAnsi="Avenir Book"/>
                    </w:rPr>
                  </w:pPr>
                  <w:r>
                    <w:rPr>
                      <w:rFonts w:ascii="Avenir Book" w:hAnsi="Avenir Book"/>
                    </w:rPr>
                    <w:t>0.8</w:t>
                  </w:r>
                </w:p>
              </w:tc>
            </w:tr>
            <w:tr w:rsidR="00DD6F27" w14:paraId="041F8422" w14:textId="77777777" w:rsidTr="00DD6F27">
              <w:tc>
                <w:tcPr>
                  <w:tcW w:w="4912" w:type="dxa"/>
                </w:tcPr>
                <w:p w14:paraId="16068B3D" w14:textId="77777777" w:rsidR="00DD6F27" w:rsidRDefault="00DD6F27" w:rsidP="00DD6F27">
                  <w:pPr>
                    <w:pStyle w:val="RegTableText"/>
                    <w:numPr>
                      <w:ilvl w:val="0"/>
                      <w:numId w:val="0"/>
                    </w:numPr>
                    <w:rPr>
                      <w:rFonts w:ascii="Avenir Book" w:hAnsi="Avenir Book"/>
                    </w:rPr>
                  </w:pPr>
                  <w:r w:rsidRPr="00DD6F27">
                    <w:rPr>
                      <w:rFonts w:ascii="Avenir Book" w:hAnsi="Avenir Book"/>
                    </w:rPr>
                    <w:t>Unmanaged – shallow (&lt;5m)</w:t>
                  </w:r>
                </w:p>
              </w:tc>
              <w:tc>
                <w:tcPr>
                  <w:tcW w:w="2069" w:type="dxa"/>
                </w:tcPr>
                <w:p w14:paraId="14185271" w14:textId="77777777" w:rsidR="00DD6F27" w:rsidRDefault="00DD6F27" w:rsidP="00DD6F27">
                  <w:pPr>
                    <w:pStyle w:val="RegTableText"/>
                    <w:numPr>
                      <w:ilvl w:val="0"/>
                      <w:numId w:val="0"/>
                    </w:numPr>
                    <w:rPr>
                      <w:rFonts w:ascii="Avenir Book" w:hAnsi="Avenir Book"/>
                    </w:rPr>
                  </w:pPr>
                  <w:r>
                    <w:rPr>
                      <w:rFonts w:ascii="Avenir Book" w:hAnsi="Avenir Book"/>
                    </w:rPr>
                    <w:t>0.4</w:t>
                  </w:r>
                </w:p>
              </w:tc>
            </w:tr>
            <w:tr w:rsidR="00DD6F27" w14:paraId="4DBF821C" w14:textId="77777777" w:rsidTr="00DD6F27">
              <w:tc>
                <w:tcPr>
                  <w:tcW w:w="4912" w:type="dxa"/>
                </w:tcPr>
                <w:p w14:paraId="481CBFFA" w14:textId="77777777" w:rsidR="00DD6F27" w:rsidRPr="00DD6F27" w:rsidRDefault="00DD6F27" w:rsidP="00DD6F27">
                  <w:pPr>
                    <w:pStyle w:val="RegTableText"/>
                    <w:numPr>
                      <w:ilvl w:val="0"/>
                      <w:numId w:val="0"/>
                    </w:numPr>
                    <w:rPr>
                      <w:rFonts w:ascii="Avenir Book" w:hAnsi="Avenir Book"/>
                    </w:rPr>
                  </w:pPr>
                  <w:r w:rsidRPr="00DD6F27">
                    <w:rPr>
                      <w:rFonts w:ascii="Avenir Book" w:hAnsi="Avenir Book"/>
                    </w:rPr>
                    <w:t>Uncategorised SWDS</w:t>
                  </w:r>
                </w:p>
              </w:tc>
              <w:tc>
                <w:tcPr>
                  <w:tcW w:w="2069" w:type="dxa"/>
                </w:tcPr>
                <w:p w14:paraId="11FDB96F" w14:textId="77777777" w:rsidR="00DD6F27" w:rsidRDefault="00DD6F27" w:rsidP="00DD6F27">
                  <w:pPr>
                    <w:pStyle w:val="RegTableText"/>
                    <w:numPr>
                      <w:ilvl w:val="0"/>
                      <w:numId w:val="0"/>
                    </w:numPr>
                    <w:rPr>
                      <w:rFonts w:ascii="Avenir Book" w:hAnsi="Avenir Book"/>
                    </w:rPr>
                  </w:pPr>
                  <w:r>
                    <w:rPr>
                      <w:rFonts w:ascii="Avenir Book" w:hAnsi="Avenir Book"/>
                    </w:rPr>
                    <w:t>0.6</w:t>
                  </w:r>
                </w:p>
              </w:tc>
            </w:tr>
          </w:tbl>
          <w:p w14:paraId="46EF3B25" w14:textId="77777777" w:rsidR="00DD6F27" w:rsidRPr="007C1D64" w:rsidRDefault="00DD6F27" w:rsidP="00DD6F27">
            <w:pPr>
              <w:pStyle w:val="RegTableText"/>
              <w:numPr>
                <w:ilvl w:val="0"/>
                <w:numId w:val="0"/>
              </w:numPr>
              <w:rPr>
                <w:rFonts w:ascii="Avenir Book" w:hAnsi="Avenir Book"/>
              </w:rPr>
            </w:pPr>
            <w:r w:rsidRPr="00DD6F27">
              <w:rPr>
                <w:rFonts w:ascii="Avenir Book" w:hAnsi="Avenir Book"/>
              </w:rPr>
              <w:t>The landfill where the waste would be disposed in the absence of the composting project activity has an average depth of 6 meters and the waste is mechanically compacted. Hence, a value between 1 and 0.8 would be appropriate. For conservativeness a value of 0.8 has been applied.</w:t>
            </w:r>
          </w:p>
        </w:tc>
      </w:tr>
      <w:tr w:rsidR="00DD6F27" w:rsidRPr="007C1D64" w14:paraId="179DAFA5" w14:textId="77777777" w:rsidTr="00DD6F27">
        <w:trPr>
          <w:cantSplit/>
          <w:trHeight w:val="248"/>
          <w:jc w:val="center"/>
        </w:trPr>
        <w:tc>
          <w:tcPr>
            <w:tcW w:w="1341" w:type="pct"/>
            <w:shd w:val="clear" w:color="auto" w:fill="auto"/>
          </w:tcPr>
          <w:p w14:paraId="03BDC216" w14:textId="77777777" w:rsidR="00DD6F27" w:rsidRPr="007C1D64" w:rsidRDefault="00DD6F27" w:rsidP="00DD6F27">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21CB8443" w14:textId="77777777" w:rsidR="00DD6F27" w:rsidRPr="007C1D64" w:rsidRDefault="00DD6F27" w:rsidP="00DD6F27">
            <w:pPr>
              <w:pStyle w:val="RegTableText"/>
              <w:rPr>
                <w:rFonts w:ascii="Avenir Book" w:hAnsi="Avenir Book"/>
              </w:rPr>
            </w:pPr>
            <w:r>
              <w:rPr>
                <w:rFonts w:ascii="Avenir Book" w:hAnsi="Avenir Book"/>
              </w:rPr>
              <w:t xml:space="preserve">Calculation of baseline emission. </w:t>
            </w:r>
          </w:p>
        </w:tc>
      </w:tr>
      <w:tr w:rsidR="003C0310" w:rsidRPr="007C1D64" w14:paraId="7ACAE6CC" w14:textId="77777777" w:rsidTr="00DD6F27">
        <w:trPr>
          <w:cantSplit/>
          <w:trHeight w:val="249"/>
          <w:jc w:val="center"/>
        </w:trPr>
        <w:tc>
          <w:tcPr>
            <w:tcW w:w="1341" w:type="pct"/>
            <w:shd w:val="clear" w:color="auto" w:fill="auto"/>
          </w:tcPr>
          <w:p w14:paraId="1768145A" w14:textId="77777777" w:rsidR="003C0310" w:rsidRPr="007C1D64" w:rsidRDefault="003C0310" w:rsidP="00DD6F27">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0EE17825"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55052BA0" w14:textId="77777777" w:rsidR="00DD6F27" w:rsidRDefault="00DD6F27"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D6F27" w:rsidRPr="007C1D64" w14:paraId="31057F90" w14:textId="77777777" w:rsidTr="00DD6F27">
        <w:trPr>
          <w:cantSplit/>
          <w:trHeight w:val="280"/>
          <w:jc w:val="center"/>
        </w:trPr>
        <w:tc>
          <w:tcPr>
            <w:tcW w:w="1341" w:type="pct"/>
            <w:shd w:val="clear" w:color="auto" w:fill="auto"/>
          </w:tcPr>
          <w:p w14:paraId="42677B5B" w14:textId="77777777" w:rsidR="00DD6F27" w:rsidRPr="007C1D64" w:rsidRDefault="00DD6F27" w:rsidP="00DD6F27">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16F430EC" w14:textId="77777777" w:rsidR="00DD6F27" w:rsidRPr="007C1D64" w:rsidRDefault="00DD6F27" w:rsidP="00DD6F27">
            <w:pPr>
              <w:pStyle w:val="RegTableText"/>
              <w:rPr>
                <w:rFonts w:ascii="Avenir Book" w:hAnsi="Avenir Book"/>
              </w:rPr>
            </w:pPr>
            <w:r>
              <w:rPr>
                <w:rFonts w:ascii="Avenir Book" w:hAnsi="Avenir Book"/>
              </w:rPr>
              <w:t xml:space="preserve">SGD 13: Climate Action </w:t>
            </w:r>
          </w:p>
        </w:tc>
      </w:tr>
      <w:tr w:rsidR="00DD6F27" w:rsidRPr="007C1D64" w14:paraId="572E0D31" w14:textId="77777777" w:rsidTr="00DD6F27">
        <w:trPr>
          <w:cantSplit/>
          <w:trHeight w:val="280"/>
          <w:jc w:val="center"/>
        </w:trPr>
        <w:tc>
          <w:tcPr>
            <w:tcW w:w="1341" w:type="pct"/>
            <w:shd w:val="clear" w:color="auto" w:fill="auto"/>
          </w:tcPr>
          <w:p w14:paraId="3AFB8923" w14:textId="77777777" w:rsidR="00DD6F27" w:rsidRPr="00F87395" w:rsidRDefault="00DD6F27" w:rsidP="00DD6F27">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5EC8C4AD" w14:textId="77777777" w:rsidR="00DD6F27" w:rsidRPr="007C1D64" w:rsidRDefault="00A27DE6" w:rsidP="00DD6F27">
            <w:pPr>
              <w:pStyle w:val="RegTableText"/>
              <w:rPr>
                <w:rFonts w:ascii="Avenir Book" w:hAnsi="Avenir Book"/>
              </w:rPr>
            </w:pPr>
            <w:proofErr w:type="spellStart"/>
            <w:r w:rsidRPr="00A27DE6">
              <w:rPr>
                <w:rFonts w:ascii="Avenir Book" w:hAnsi="Avenir Book"/>
              </w:rPr>
              <w:t>DOC</w:t>
            </w:r>
            <w:r w:rsidRPr="008F3FA9">
              <w:rPr>
                <w:rFonts w:ascii="Avenir Book" w:hAnsi="Avenir Book"/>
                <w:vertAlign w:val="subscript"/>
              </w:rPr>
              <w:t>j</w:t>
            </w:r>
            <w:proofErr w:type="spellEnd"/>
          </w:p>
        </w:tc>
      </w:tr>
      <w:tr w:rsidR="00DD6F27" w:rsidRPr="007C1D64" w14:paraId="039E0320" w14:textId="77777777" w:rsidTr="00DD6F27">
        <w:trPr>
          <w:cantSplit/>
          <w:trHeight w:val="281"/>
          <w:jc w:val="center"/>
        </w:trPr>
        <w:tc>
          <w:tcPr>
            <w:tcW w:w="1341" w:type="pct"/>
            <w:shd w:val="clear" w:color="auto" w:fill="auto"/>
          </w:tcPr>
          <w:p w14:paraId="1CBD03AB" w14:textId="77777777" w:rsidR="00DD6F27" w:rsidRPr="007C1D64" w:rsidRDefault="00DD6F27" w:rsidP="00DD6F27">
            <w:pPr>
              <w:pStyle w:val="RegTableText"/>
              <w:rPr>
                <w:rFonts w:ascii="Avenir Book" w:hAnsi="Avenir Book"/>
                <w:b/>
              </w:rPr>
            </w:pPr>
            <w:r w:rsidRPr="007C1D64">
              <w:rPr>
                <w:rFonts w:ascii="Avenir Book" w:hAnsi="Avenir Book"/>
                <w:b/>
              </w:rPr>
              <w:t>Unit</w:t>
            </w:r>
          </w:p>
        </w:tc>
        <w:tc>
          <w:tcPr>
            <w:tcW w:w="3659" w:type="pct"/>
            <w:shd w:val="clear" w:color="auto" w:fill="auto"/>
          </w:tcPr>
          <w:p w14:paraId="1A427C0F" w14:textId="77777777" w:rsidR="00DD6F27" w:rsidRPr="007C1D64" w:rsidRDefault="00A27DE6" w:rsidP="00DD6F27">
            <w:pPr>
              <w:pStyle w:val="RegTableText"/>
              <w:rPr>
                <w:rFonts w:ascii="Avenir Book" w:hAnsi="Avenir Book"/>
              </w:rPr>
            </w:pPr>
            <w:r>
              <w:rPr>
                <w:rFonts w:ascii="Avenir Book" w:hAnsi="Avenir Book"/>
              </w:rPr>
              <w:t>-</w:t>
            </w:r>
          </w:p>
        </w:tc>
      </w:tr>
      <w:tr w:rsidR="00DD6F27" w:rsidRPr="007C1D64" w14:paraId="4974E995" w14:textId="77777777" w:rsidTr="00DD6F27">
        <w:trPr>
          <w:cantSplit/>
          <w:trHeight w:val="280"/>
          <w:jc w:val="center"/>
        </w:trPr>
        <w:tc>
          <w:tcPr>
            <w:tcW w:w="1341" w:type="pct"/>
            <w:shd w:val="clear" w:color="auto" w:fill="auto"/>
          </w:tcPr>
          <w:p w14:paraId="5FEA9487" w14:textId="77777777" w:rsidR="00DD6F27" w:rsidRPr="007C1D64" w:rsidRDefault="00DD6F27" w:rsidP="00DD6F27">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4550D7D5" w14:textId="77777777" w:rsidR="00DD6F27" w:rsidRPr="007C1D64" w:rsidRDefault="00A27DE6" w:rsidP="00DD6F27">
            <w:pPr>
              <w:pStyle w:val="RegTableText"/>
              <w:rPr>
                <w:rFonts w:ascii="Avenir Book" w:hAnsi="Avenir Book"/>
              </w:rPr>
            </w:pPr>
            <w:r w:rsidRPr="00A27DE6">
              <w:rPr>
                <w:rFonts w:ascii="Avenir Book" w:hAnsi="Avenir Book"/>
              </w:rPr>
              <w:t>Fraction of degradable organic carbon in the waste type j (weight fraction)</w:t>
            </w:r>
          </w:p>
        </w:tc>
      </w:tr>
      <w:tr w:rsidR="00DD6F27" w:rsidRPr="007C1D64" w14:paraId="1F0C860B" w14:textId="77777777" w:rsidTr="00DD6F27">
        <w:trPr>
          <w:cantSplit/>
          <w:trHeight w:val="281"/>
          <w:jc w:val="center"/>
        </w:trPr>
        <w:tc>
          <w:tcPr>
            <w:tcW w:w="1341" w:type="pct"/>
            <w:shd w:val="clear" w:color="auto" w:fill="auto"/>
          </w:tcPr>
          <w:p w14:paraId="2531E5DA" w14:textId="77777777" w:rsidR="00DD6F27" w:rsidRPr="007C1D64" w:rsidRDefault="00DD6F27" w:rsidP="00DD6F27">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064BA52E" w14:textId="77777777" w:rsidR="00DD6F27" w:rsidRPr="007C1D64" w:rsidRDefault="00A27DE6" w:rsidP="00DD6F27">
            <w:pPr>
              <w:pStyle w:val="RegTableText"/>
              <w:numPr>
                <w:ilvl w:val="0"/>
                <w:numId w:val="0"/>
              </w:numPr>
              <w:rPr>
                <w:rFonts w:ascii="Avenir Book" w:hAnsi="Avenir Book"/>
              </w:rPr>
            </w:pPr>
            <w:r w:rsidRPr="00A27DE6">
              <w:rPr>
                <w:rFonts w:ascii="Avenir Book" w:hAnsi="Avenir Book"/>
              </w:rPr>
              <w:t>IPCC 2006 Guidelines for National Greenhouse Gas Inventories (adapted from Volume 5, Tables 2.4 and 2.5)</w:t>
            </w:r>
          </w:p>
        </w:tc>
      </w:tr>
      <w:tr w:rsidR="00DD6F27" w:rsidRPr="007C1D64" w14:paraId="1286D204" w14:textId="77777777" w:rsidTr="00DD6F27">
        <w:trPr>
          <w:cantSplit/>
          <w:trHeight w:val="281"/>
          <w:jc w:val="center"/>
        </w:trPr>
        <w:tc>
          <w:tcPr>
            <w:tcW w:w="1341" w:type="pct"/>
            <w:shd w:val="clear" w:color="auto" w:fill="auto"/>
          </w:tcPr>
          <w:p w14:paraId="3E7F0D8B" w14:textId="77777777" w:rsidR="00DD6F27" w:rsidRPr="007C1D64" w:rsidRDefault="00DD6F27" w:rsidP="00DD6F27">
            <w:pPr>
              <w:pStyle w:val="RegTableText"/>
              <w:rPr>
                <w:rFonts w:ascii="Avenir Book" w:hAnsi="Avenir Book"/>
                <w:b/>
              </w:rPr>
            </w:pPr>
            <w:r w:rsidRPr="007C1D64">
              <w:rPr>
                <w:rFonts w:ascii="Avenir Book" w:hAnsi="Avenir Book"/>
                <w:b/>
              </w:rPr>
              <w:t>Value(s) applied</w:t>
            </w:r>
          </w:p>
        </w:tc>
        <w:tc>
          <w:tcPr>
            <w:tcW w:w="3659" w:type="pct"/>
            <w:shd w:val="clear" w:color="auto" w:fill="auto"/>
          </w:tcPr>
          <w:tbl>
            <w:tblPr>
              <w:tblStyle w:val="TableGrid"/>
              <w:tblW w:w="0" w:type="auto"/>
              <w:tblLook w:val="04A0" w:firstRow="1" w:lastRow="0" w:firstColumn="1" w:lastColumn="0" w:noHBand="0" w:noVBand="1"/>
            </w:tblPr>
            <w:tblGrid>
              <w:gridCol w:w="4822"/>
              <w:gridCol w:w="2159"/>
            </w:tblGrid>
            <w:tr w:rsidR="00A27DE6" w14:paraId="2C5F4964" w14:textId="77777777" w:rsidTr="00A27DE6">
              <w:tc>
                <w:tcPr>
                  <w:tcW w:w="4822" w:type="dxa"/>
                </w:tcPr>
                <w:p w14:paraId="2B375428" w14:textId="77777777" w:rsidR="00A27DE6" w:rsidRPr="00A27DE6" w:rsidRDefault="00A27DE6" w:rsidP="00360EBE">
                  <w:pPr>
                    <w:pStyle w:val="RegTableText"/>
                    <w:numPr>
                      <w:ilvl w:val="0"/>
                      <w:numId w:val="0"/>
                    </w:numPr>
                    <w:rPr>
                      <w:rFonts w:ascii="Avenir Book" w:hAnsi="Avenir Book"/>
                      <w:b/>
                    </w:rPr>
                  </w:pPr>
                  <w:r w:rsidRPr="00A27DE6">
                    <w:rPr>
                      <w:rFonts w:ascii="Avenir Book" w:hAnsi="Avenir Book"/>
                      <w:b/>
                    </w:rPr>
                    <w:t>Waste type j</w:t>
                  </w:r>
                </w:p>
              </w:tc>
              <w:tc>
                <w:tcPr>
                  <w:tcW w:w="2159" w:type="dxa"/>
                </w:tcPr>
                <w:p w14:paraId="04A44107" w14:textId="77777777" w:rsidR="00A27DE6" w:rsidRPr="00A27DE6" w:rsidRDefault="00A27DE6" w:rsidP="00360EBE">
                  <w:pPr>
                    <w:pStyle w:val="RegTableText"/>
                    <w:numPr>
                      <w:ilvl w:val="0"/>
                      <w:numId w:val="0"/>
                    </w:numPr>
                    <w:rPr>
                      <w:rFonts w:ascii="Avenir Book" w:hAnsi="Avenir Book"/>
                      <w:b/>
                    </w:rPr>
                  </w:pPr>
                  <w:proofErr w:type="spellStart"/>
                  <w:r w:rsidRPr="00A27DE6">
                    <w:rPr>
                      <w:rFonts w:ascii="Avenir Book" w:hAnsi="Avenir Book"/>
                      <w:b/>
                    </w:rPr>
                    <w:t>DOC</w:t>
                  </w:r>
                  <w:r w:rsidRPr="008F3FA9">
                    <w:rPr>
                      <w:rFonts w:ascii="Avenir Book" w:hAnsi="Avenir Book"/>
                      <w:b/>
                      <w:vertAlign w:val="subscript"/>
                    </w:rPr>
                    <w:t>j</w:t>
                  </w:r>
                  <w:proofErr w:type="spellEnd"/>
                  <w:r w:rsidRPr="00A27DE6">
                    <w:rPr>
                      <w:rFonts w:ascii="Avenir Book" w:hAnsi="Avenir Book"/>
                      <w:b/>
                    </w:rPr>
                    <w:t xml:space="preserve"> (% wet waste)</w:t>
                  </w:r>
                </w:p>
              </w:tc>
            </w:tr>
            <w:tr w:rsidR="00A27DE6" w14:paraId="3BBADF93" w14:textId="77777777" w:rsidTr="00A27DE6">
              <w:tc>
                <w:tcPr>
                  <w:tcW w:w="4822" w:type="dxa"/>
                </w:tcPr>
                <w:p w14:paraId="5E8F3C5F" w14:textId="77777777" w:rsidR="00A27DE6" w:rsidRDefault="00A27DE6" w:rsidP="00360EBE">
                  <w:pPr>
                    <w:pStyle w:val="RegTableText"/>
                    <w:numPr>
                      <w:ilvl w:val="0"/>
                      <w:numId w:val="0"/>
                    </w:numPr>
                    <w:rPr>
                      <w:rFonts w:ascii="Avenir Book" w:hAnsi="Avenir Book"/>
                    </w:rPr>
                  </w:pPr>
                  <w:r w:rsidRPr="00A27DE6">
                    <w:rPr>
                      <w:rFonts w:ascii="Avenir Book" w:hAnsi="Avenir Book"/>
                    </w:rPr>
                    <w:t>Wood and wood products</w:t>
                  </w:r>
                </w:p>
              </w:tc>
              <w:tc>
                <w:tcPr>
                  <w:tcW w:w="2159" w:type="dxa"/>
                </w:tcPr>
                <w:p w14:paraId="380BE772" w14:textId="77777777" w:rsidR="00A27DE6" w:rsidRDefault="00A27DE6" w:rsidP="00360EBE">
                  <w:pPr>
                    <w:pStyle w:val="RegTableText"/>
                    <w:numPr>
                      <w:ilvl w:val="0"/>
                      <w:numId w:val="0"/>
                    </w:numPr>
                    <w:rPr>
                      <w:rFonts w:ascii="Avenir Book" w:hAnsi="Avenir Book"/>
                    </w:rPr>
                  </w:pPr>
                  <w:r>
                    <w:rPr>
                      <w:rFonts w:ascii="Avenir Book" w:hAnsi="Avenir Book"/>
                    </w:rPr>
                    <w:t>43</w:t>
                  </w:r>
                </w:p>
              </w:tc>
            </w:tr>
            <w:tr w:rsidR="00A27DE6" w14:paraId="55138544" w14:textId="77777777" w:rsidTr="00A27DE6">
              <w:tc>
                <w:tcPr>
                  <w:tcW w:w="4822" w:type="dxa"/>
                </w:tcPr>
                <w:p w14:paraId="0B1FD81B" w14:textId="77777777" w:rsidR="00A27DE6" w:rsidRDefault="00A27DE6" w:rsidP="00360EBE">
                  <w:pPr>
                    <w:pStyle w:val="RegTableText"/>
                    <w:numPr>
                      <w:ilvl w:val="0"/>
                      <w:numId w:val="0"/>
                    </w:numPr>
                    <w:rPr>
                      <w:rFonts w:ascii="Avenir Book" w:hAnsi="Avenir Book"/>
                    </w:rPr>
                  </w:pPr>
                  <w:r w:rsidRPr="00A27DE6">
                    <w:rPr>
                      <w:rFonts w:ascii="Avenir Book" w:hAnsi="Avenir Book"/>
                    </w:rPr>
                    <w:t>Pulp, paper and cardboard (other than sludge)</w:t>
                  </w:r>
                </w:p>
              </w:tc>
              <w:tc>
                <w:tcPr>
                  <w:tcW w:w="2159" w:type="dxa"/>
                </w:tcPr>
                <w:p w14:paraId="5FB24525" w14:textId="77777777" w:rsidR="00A27DE6" w:rsidRDefault="00A27DE6" w:rsidP="00360EBE">
                  <w:pPr>
                    <w:pStyle w:val="RegTableText"/>
                    <w:numPr>
                      <w:ilvl w:val="0"/>
                      <w:numId w:val="0"/>
                    </w:numPr>
                    <w:rPr>
                      <w:rFonts w:ascii="Avenir Book" w:hAnsi="Avenir Book"/>
                    </w:rPr>
                  </w:pPr>
                  <w:r>
                    <w:rPr>
                      <w:rFonts w:ascii="Avenir Book" w:hAnsi="Avenir Book"/>
                    </w:rPr>
                    <w:t>40</w:t>
                  </w:r>
                </w:p>
              </w:tc>
            </w:tr>
            <w:tr w:rsidR="00A27DE6" w14:paraId="24ED7390" w14:textId="77777777" w:rsidTr="00A27DE6">
              <w:tc>
                <w:tcPr>
                  <w:tcW w:w="4822" w:type="dxa"/>
                </w:tcPr>
                <w:p w14:paraId="68EC5FF6" w14:textId="77777777" w:rsidR="00A27DE6" w:rsidRDefault="00A27DE6" w:rsidP="00360EBE">
                  <w:pPr>
                    <w:pStyle w:val="RegTableText"/>
                    <w:numPr>
                      <w:ilvl w:val="0"/>
                      <w:numId w:val="0"/>
                    </w:numPr>
                    <w:rPr>
                      <w:rFonts w:ascii="Avenir Book" w:hAnsi="Avenir Book"/>
                    </w:rPr>
                  </w:pPr>
                  <w:r w:rsidRPr="00A27DE6">
                    <w:rPr>
                      <w:rFonts w:ascii="Avenir Book" w:hAnsi="Avenir Book"/>
                    </w:rPr>
                    <w:t>Food, food waste, beverages and tobacco (other than sludge)</w:t>
                  </w:r>
                </w:p>
              </w:tc>
              <w:tc>
                <w:tcPr>
                  <w:tcW w:w="2159" w:type="dxa"/>
                </w:tcPr>
                <w:p w14:paraId="4F2A4D89" w14:textId="77777777" w:rsidR="00A27DE6" w:rsidRDefault="00A27DE6" w:rsidP="00360EBE">
                  <w:pPr>
                    <w:pStyle w:val="RegTableText"/>
                    <w:numPr>
                      <w:ilvl w:val="0"/>
                      <w:numId w:val="0"/>
                    </w:numPr>
                    <w:rPr>
                      <w:rFonts w:ascii="Avenir Book" w:hAnsi="Avenir Book"/>
                    </w:rPr>
                  </w:pPr>
                  <w:r>
                    <w:rPr>
                      <w:rFonts w:ascii="Avenir Book" w:hAnsi="Avenir Book"/>
                    </w:rPr>
                    <w:t>15</w:t>
                  </w:r>
                </w:p>
              </w:tc>
            </w:tr>
            <w:tr w:rsidR="00A27DE6" w14:paraId="4672342B" w14:textId="77777777" w:rsidTr="00A27DE6">
              <w:tc>
                <w:tcPr>
                  <w:tcW w:w="4822" w:type="dxa"/>
                </w:tcPr>
                <w:p w14:paraId="44771947" w14:textId="77777777" w:rsidR="00A27DE6" w:rsidRDefault="00A27DE6" w:rsidP="00360EBE">
                  <w:pPr>
                    <w:pStyle w:val="RegTableText"/>
                    <w:numPr>
                      <w:ilvl w:val="0"/>
                      <w:numId w:val="0"/>
                    </w:numPr>
                    <w:rPr>
                      <w:rFonts w:ascii="Avenir Book" w:hAnsi="Avenir Book"/>
                    </w:rPr>
                  </w:pPr>
                  <w:r w:rsidRPr="00A27DE6">
                    <w:rPr>
                      <w:rFonts w:ascii="Avenir Book" w:hAnsi="Avenir Book"/>
                    </w:rPr>
                    <w:t>Textiles</w:t>
                  </w:r>
                </w:p>
              </w:tc>
              <w:tc>
                <w:tcPr>
                  <w:tcW w:w="2159" w:type="dxa"/>
                </w:tcPr>
                <w:p w14:paraId="28119AF3" w14:textId="77777777" w:rsidR="00A27DE6" w:rsidRDefault="00A27DE6" w:rsidP="00360EBE">
                  <w:pPr>
                    <w:pStyle w:val="RegTableText"/>
                    <w:numPr>
                      <w:ilvl w:val="0"/>
                      <w:numId w:val="0"/>
                    </w:numPr>
                    <w:rPr>
                      <w:rFonts w:ascii="Avenir Book" w:hAnsi="Avenir Book"/>
                    </w:rPr>
                  </w:pPr>
                  <w:r>
                    <w:rPr>
                      <w:rFonts w:ascii="Avenir Book" w:hAnsi="Avenir Book"/>
                    </w:rPr>
                    <w:t>24</w:t>
                  </w:r>
                </w:p>
              </w:tc>
            </w:tr>
            <w:tr w:rsidR="00A27DE6" w14:paraId="1DA994EB" w14:textId="77777777" w:rsidTr="00A27DE6">
              <w:tc>
                <w:tcPr>
                  <w:tcW w:w="4822" w:type="dxa"/>
                </w:tcPr>
                <w:p w14:paraId="264831EF" w14:textId="77777777" w:rsidR="00A27DE6" w:rsidRPr="00DD6F27" w:rsidRDefault="00A27DE6" w:rsidP="00360EBE">
                  <w:pPr>
                    <w:pStyle w:val="RegTableText"/>
                    <w:numPr>
                      <w:ilvl w:val="0"/>
                      <w:numId w:val="0"/>
                    </w:numPr>
                    <w:rPr>
                      <w:rFonts w:ascii="Avenir Book" w:hAnsi="Avenir Book"/>
                    </w:rPr>
                  </w:pPr>
                  <w:r w:rsidRPr="00A27DE6">
                    <w:rPr>
                      <w:rFonts w:ascii="Avenir Book" w:hAnsi="Avenir Book"/>
                    </w:rPr>
                    <w:t>Garden, yard and park waste</w:t>
                  </w:r>
                </w:p>
              </w:tc>
              <w:tc>
                <w:tcPr>
                  <w:tcW w:w="2159" w:type="dxa"/>
                </w:tcPr>
                <w:p w14:paraId="3AB06F46" w14:textId="77777777" w:rsidR="00A27DE6" w:rsidRDefault="00A27DE6" w:rsidP="00360EBE">
                  <w:pPr>
                    <w:pStyle w:val="RegTableText"/>
                    <w:numPr>
                      <w:ilvl w:val="0"/>
                      <w:numId w:val="0"/>
                    </w:numPr>
                    <w:rPr>
                      <w:rFonts w:ascii="Avenir Book" w:hAnsi="Avenir Book"/>
                    </w:rPr>
                  </w:pPr>
                  <w:r>
                    <w:rPr>
                      <w:rFonts w:ascii="Avenir Book" w:hAnsi="Avenir Book"/>
                    </w:rPr>
                    <w:t>20</w:t>
                  </w:r>
                </w:p>
              </w:tc>
            </w:tr>
            <w:tr w:rsidR="00A27DE6" w14:paraId="5E6D2D28" w14:textId="77777777" w:rsidTr="00A27DE6">
              <w:tc>
                <w:tcPr>
                  <w:tcW w:w="4822" w:type="dxa"/>
                </w:tcPr>
                <w:p w14:paraId="0DC2AF99" w14:textId="77777777" w:rsidR="00A27DE6" w:rsidRPr="00DD6F27" w:rsidRDefault="00A27DE6" w:rsidP="00360EBE">
                  <w:pPr>
                    <w:pStyle w:val="RegTableText"/>
                    <w:numPr>
                      <w:ilvl w:val="0"/>
                      <w:numId w:val="0"/>
                    </w:numPr>
                    <w:rPr>
                      <w:rFonts w:ascii="Avenir Book" w:hAnsi="Avenir Book"/>
                    </w:rPr>
                  </w:pPr>
                  <w:r w:rsidRPr="00A27DE6">
                    <w:rPr>
                      <w:rFonts w:ascii="Avenir Book" w:hAnsi="Avenir Book"/>
                    </w:rPr>
                    <w:t>Glass, plastic, metal, other inert waste</w:t>
                  </w:r>
                </w:p>
              </w:tc>
              <w:tc>
                <w:tcPr>
                  <w:tcW w:w="2159" w:type="dxa"/>
                </w:tcPr>
                <w:p w14:paraId="00D74B37" w14:textId="77777777" w:rsidR="00A27DE6" w:rsidRDefault="00A27DE6" w:rsidP="00360EBE">
                  <w:pPr>
                    <w:pStyle w:val="RegTableText"/>
                    <w:numPr>
                      <w:ilvl w:val="0"/>
                      <w:numId w:val="0"/>
                    </w:numPr>
                    <w:rPr>
                      <w:rFonts w:ascii="Avenir Book" w:hAnsi="Avenir Book"/>
                    </w:rPr>
                  </w:pPr>
                  <w:r>
                    <w:rPr>
                      <w:rFonts w:ascii="Avenir Book" w:hAnsi="Avenir Book"/>
                    </w:rPr>
                    <w:t>0</w:t>
                  </w:r>
                </w:p>
              </w:tc>
            </w:tr>
          </w:tbl>
          <w:p w14:paraId="1D6A4FDF" w14:textId="77777777" w:rsidR="00A27DE6" w:rsidRPr="007C1D64" w:rsidRDefault="00A27DE6" w:rsidP="00A27DE6">
            <w:pPr>
              <w:pStyle w:val="RegTableText"/>
              <w:numPr>
                <w:ilvl w:val="0"/>
                <w:numId w:val="0"/>
              </w:numPr>
              <w:rPr>
                <w:rFonts w:ascii="Avenir Book" w:hAnsi="Avenir Book"/>
              </w:rPr>
            </w:pPr>
          </w:p>
        </w:tc>
      </w:tr>
      <w:tr w:rsidR="00DD6F27" w:rsidRPr="007C1D64" w14:paraId="23962C77" w14:textId="77777777" w:rsidTr="00DD6F27">
        <w:trPr>
          <w:cantSplit/>
          <w:jc w:val="center"/>
        </w:trPr>
        <w:tc>
          <w:tcPr>
            <w:tcW w:w="1341" w:type="pct"/>
            <w:shd w:val="clear" w:color="auto" w:fill="auto"/>
          </w:tcPr>
          <w:p w14:paraId="5933992D" w14:textId="77777777" w:rsidR="00DD6F27" w:rsidRPr="007C1D64" w:rsidRDefault="00DD6F27" w:rsidP="00DD6F27">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2B883641" w14:textId="77777777" w:rsidR="00DD6F27" w:rsidRPr="007C1D64" w:rsidRDefault="00A27DE6" w:rsidP="00A27DE6">
            <w:pPr>
              <w:pStyle w:val="RegTableText"/>
              <w:numPr>
                <w:ilvl w:val="0"/>
                <w:numId w:val="0"/>
              </w:numPr>
              <w:rPr>
                <w:rFonts w:ascii="Avenir Book" w:hAnsi="Avenir Book"/>
              </w:rPr>
            </w:pPr>
            <w:r>
              <w:rPr>
                <w:rFonts w:ascii="Avenir Book" w:hAnsi="Avenir Book"/>
              </w:rPr>
              <w:t>Default value suggested by tool ‘</w:t>
            </w:r>
            <w:r w:rsidRPr="00F87395">
              <w:rPr>
                <w:rFonts w:ascii="Avenir Book" w:hAnsi="Avenir Book"/>
              </w:rPr>
              <w:t>Emissions from solid waste disposal sites</w:t>
            </w:r>
            <w:r>
              <w:rPr>
                <w:rFonts w:ascii="Avenir Book" w:hAnsi="Avenir Book"/>
              </w:rPr>
              <w:t xml:space="preserve">’ version 8 for the municipal solid waste. </w:t>
            </w:r>
            <w:r w:rsidRPr="00A27DE6">
              <w:rPr>
                <w:rFonts w:ascii="Avenir Book" w:hAnsi="Avenir Book"/>
              </w:rPr>
              <w:t>Measures of the moisture content have shown values between 45-50% of the total waste amount (depending also on seasonal climatic circumstances and the waste composition).</w:t>
            </w:r>
          </w:p>
        </w:tc>
      </w:tr>
      <w:tr w:rsidR="00DD6F27" w:rsidRPr="007C1D64" w14:paraId="54B54E88" w14:textId="77777777" w:rsidTr="00DD6F27">
        <w:trPr>
          <w:cantSplit/>
          <w:trHeight w:val="248"/>
          <w:jc w:val="center"/>
        </w:trPr>
        <w:tc>
          <w:tcPr>
            <w:tcW w:w="1341" w:type="pct"/>
            <w:shd w:val="clear" w:color="auto" w:fill="auto"/>
          </w:tcPr>
          <w:p w14:paraId="53348455" w14:textId="77777777" w:rsidR="00DD6F27" w:rsidRPr="007C1D64" w:rsidRDefault="00DD6F27" w:rsidP="00DD6F27">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20C58613" w14:textId="77777777" w:rsidR="00DD6F27" w:rsidRPr="007C1D64" w:rsidRDefault="00DD6F27" w:rsidP="00DD6F27">
            <w:pPr>
              <w:pStyle w:val="RegTableText"/>
              <w:rPr>
                <w:rFonts w:ascii="Avenir Book" w:hAnsi="Avenir Book"/>
              </w:rPr>
            </w:pPr>
            <w:r>
              <w:rPr>
                <w:rFonts w:ascii="Avenir Book" w:hAnsi="Avenir Book"/>
              </w:rPr>
              <w:t xml:space="preserve">Calculation of baseline emission. </w:t>
            </w:r>
          </w:p>
        </w:tc>
      </w:tr>
      <w:tr w:rsidR="003C0310" w:rsidRPr="007C1D64" w14:paraId="34766E0A" w14:textId="77777777" w:rsidTr="00DD6F27">
        <w:trPr>
          <w:cantSplit/>
          <w:trHeight w:val="249"/>
          <w:jc w:val="center"/>
        </w:trPr>
        <w:tc>
          <w:tcPr>
            <w:tcW w:w="1341" w:type="pct"/>
            <w:shd w:val="clear" w:color="auto" w:fill="auto"/>
          </w:tcPr>
          <w:p w14:paraId="4A92AA1F" w14:textId="77777777" w:rsidR="003C0310" w:rsidRPr="007C1D64" w:rsidRDefault="003C0310" w:rsidP="00DD6F27">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7795449F"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3E684D39" w14:textId="77777777" w:rsidR="00DD6F27" w:rsidRDefault="00DD6F27"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D6F27" w:rsidRPr="007C1D64" w14:paraId="5616EAE1" w14:textId="77777777" w:rsidTr="00DD6F27">
        <w:trPr>
          <w:cantSplit/>
          <w:trHeight w:val="280"/>
          <w:jc w:val="center"/>
        </w:trPr>
        <w:tc>
          <w:tcPr>
            <w:tcW w:w="1341" w:type="pct"/>
            <w:shd w:val="clear" w:color="auto" w:fill="auto"/>
          </w:tcPr>
          <w:p w14:paraId="42676A82" w14:textId="77777777" w:rsidR="00DD6F27" w:rsidRPr="007C1D64" w:rsidRDefault="00DD6F27" w:rsidP="00DD6F27">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146DDF29" w14:textId="77777777" w:rsidR="00DD6F27" w:rsidRPr="007C1D64" w:rsidRDefault="00DD6F27" w:rsidP="00DD6F27">
            <w:pPr>
              <w:pStyle w:val="RegTableText"/>
              <w:rPr>
                <w:rFonts w:ascii="Avenir Book" w:hAnsi="Avenir Book"/>
              </w:rPr>
            </w:pPr>
            <w:r>
              <w:rPr>
                <w:rFonts w:ascii="Avenir Book" w:hAnsi="Avenir Book"/>
              </w:rPr>
              <w:t xml:space="preserve">SGD 13: Climate Action </w:t>
            </w:r>
          </w:p>
        </w:tc>
      </w:tr>
      <w:tr w:rsidR="00DD6F27" w:rsidRPr="007C1D64" w14:paraId="4E03966D" w14:textId="77777777" w:rsidTr="00DD6F27">
        <w:trPr>
          <w:cantSplit/>
          <w:trHeight w:val="280"/>
          <w:jc w:val="center"/>
        </w:trPr>
        <w:tc>
          <w:tcPr>
            <w:tcW w:w="1341" w:type="pct"/>
            <w:shd w:val="clear" w:color="auto" w:fill="auto"/>
          </w:tcPr>
          <w:p w14:paraId="483DA26A" w14:textId="77777777" w:rsidR="00DD6F27" w:rsidRPr="00F87395" w:rsidRDefault="00DD6F27" w:rsidP="00DD6F27">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7F8C8CD4" w14:textId="77777777" w:rsidR="00DD6F27" w:rsidRPr="007C1D64" w:rsidRDefault="00A27DE6" w:rsidP="00DD6F27">
            <w:pPr>
              <w:pStyle w:val="RegTableText"/>
              <w:rPr>
                <w:rFonts w:ascii="Avenir Book" w:hAnsi="Avenir Book"/>
              </w:rPr>
            </w:pPr>
            <w:proofErr w:type="spellStart"/>
            <w:r>
              <w:rPr>
                <w:rFonts w:ascii="Avenir Book" w:hAnsi="Avenir Book"/>
              </w:rPr>
              <w:t>k</w:t>
            </w:r>
            <w:r w:rsidRPr="008F3FA9">
              <w:rPr>
                <w:rFonts w:ascii="Avenir Book" w:hAnsi="Avenir Book"/>
                <w:vertAlign w:val="subscript"/>
              </w:rPr>
              <w:t>j</w:t>
            </w:r>
            <w:proofErr w:type="spellEnd"/>
          </w:p>
        </w:tc>
      </w:tr>
      <w:tr w:rsidR="00DD6F27" w:rsidRPr="007C1D64" w14:paraId="46B46E89" w14:textId="77777777" w:rsidTr="00DD6F27">
        <w:trPr>
          <w:cantSplit/>
          <w:trHeight w:val="281"/>
          <w:jc w:val="center"/>
        </w:trPr>
        <w:tc>
          <w:tcPr>
            <w:tcW w:w="1341" w:type="pct"/>
            <w:shd w:val="clear" w:color="auto" w:fill="auto"/>
          </w:tcPr>
          <w:p w14:paraId="7AAEC5B6" w14:textId="77777777" w:rsidR="00DD6F27" w:rsidRPr="007C1D64" w:rsidRDefault="00DD6F27" w:rsidP="00DD6F27">
            <w:pPr>
              <w:pStyle w:val="RegTableText"/>
              <w:rPr>
                <w:rFonts w:ascii="Avenir Book" w:hAnsi="Avenir Book"/>
                <w:b/>
              </w:rPr>
            </w:pPr>
            <w:r w:rsidRPr="007C1D64">
              <w:rPr>
                <w:rFonts w:ascii="Avenir Book" w:hAnsi="Avenir Book"/>
                <w:b/>
              </w:rPr>
              <w:lastRenderedPageBreak/>
              <w:t>Unit</w:t>
            </w:r>
          </w:p>
        </w:tc>
        <w:tc>
          <w:tcPr>
            <w:tcW w:w="3659" w:type="pct"/>
            <w:shd w:val="clear" w:color="auto" w:fill="auto"/>
          </w:tcPr>
          <w:p w14:paraId="1DE3C976" w14:textId="77777777" w:rsidR="00DD6F27" w:rsidRPr="007C1D64" w:rsidRDefault="00A27DE6" w:rsidP="00DD6F27">
            <w:pPr>
              <w:pStyle w:val="RegTableText"/>
              <w:rPr>
                <w:rFonts w:ascii="Avenir Book" w:hAnsi="Avenir Book"/>
              </w:rPr>
            </w:pPr>
            <w:r>
              <w:rPr>
                <w:rFonts w:ascii="Avenir Book" w:hAnsi="Avenir Book"/>
              </w:rPr>
              <w:t>1/</w:t>
            </w:r>
            <w:proofErr w:type="spellStart"/>
            <w:r>
              <w:rPr>
                <w:rFonts w:ascii="Avenir Book" w:hAnsi="Avenir Book"/>
              </w:rPr>
              <w:t>yr</w:t>
            </w:r>
            <w:proofErr w:type="spellEnd"/>
          </w:p>
        </w:tc>
      </w:tr>
      <w:tr w:rsidR="00DD6F27" w:rsidRPr="007C1D64" w14:paraId="329613C9" w14:textId="77777777" w:rsidTr="00DD6F27">
        <w:trPr>
          <w:cantSplit/>
          <w:trHeight w:val="280"/>
          <w:jc w:val="center"/>
        </w:trPr>
        <w:tc>
          <w:tcPr>
            <w:tcW w:w="1341" w:type="pct"/>
            <w:shd w:val="clear" w:color="auto" w:fill="auto"/>
          </w:tcPr>
          <w:p w14:paraId="1301603A" w14:textId="77777777" w:rsidR="00DD6F27" w:rsidRPr="007C1D64" w:rsidRDefault="00DD6F27" w:rsidP="00DD6F27">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36D55E79" w14:textId="77777777" w:rsidR="00DD6F27" w:rsidRPr="007C1D64" w:rsidRDefault="00A27DE6" w:rsidP="00DD6F27">
            <w:pPr>
              <w:pStyle w:val="RegTableText"/>
              <w:rPr>
                <w:rFonts w:ascii="Avenir Book" w:hAnsi="Avenir Book"/>
              </w:rPr>
            </w:pPr>
            <w:r w:rsidRPr="002A4D37">
              <w:rPr>
                <w:rFonts w:ascii="Avenir Book" w:hAnsi="Avenir Book"/>
              </w:rPr>
              <w:t>Decay rate for the waste type j</w:t>
            </w:r>
          </w:p>
        </w:tc>
      </w:tr>
      <w:tr w:rsidR="00DD6F27" w:rsidRPr="007C1D64" w14:paraId="1FE8AEAB" w14:textId="77777777" w:rsidTr="00DD6F27">
        <w:trPr>
          <w:cantSplit/>
          <w:trHeight w:val="281"/>
          <w:jc w:val="center"/>
        </w:trPr>
        <w:tc>
          <w:tcPr>
            <w:tcW w:w="1341" w:type="pct"/>
            <w:shd w:val="clear" w:color="auto" w:fill="auto"/>
          </w:tcPr>
          <w:p w14:paraId="4281D8F7" w14:textId="77777777" w:rsidR="00DD6F27" w:rsidRPr="007C1D64" w:rsidRDefault="00DD6F27" w:rsidP="00DD6F27">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0A6D587F" w14:textId="77777777" w:rsidR="00DD6F27" w:rsidRPr="007C1D64" w:rsidRDefault="00A27DE6" w:rsidP="00DD6F27">
            <w:pPr>
              <w:pStyle w:val="RegTableText"/>
              <w:numPr>
                <w:ilvl w:val="0"/>
                <w:numId w:val="0"/>
              </w:numPr>
              <w:rPr>
                <w:rFonts w:ascii="Avenir Book" w:hAnsi="Avenir Book"/>
              </w:rPr>
            </w:pPr>
            <w:r w:rsidRPr="002A4D37">
              <w:rPr>
                <w:rFonts w:ascii="Avenir Book" w:hAnsi="Avenir Book"/>
              </w:rPr>
              <w:t>IPCC 2006 Guidelines for National Greenhouse Gas Inventories (adapted from Volume 5, Table 3.3)</w:t>
            </w:r>
          </w:p>
        </w:tc>
      </w:tr>
      <w:tr w:rsidR="00DD6F27" w:rsidRPr="007C1D64" w14:paraId="0ACB169E" w14:textId="77777777" w:rsidTr="00DD6F27">
        <w:trPr>
          <w:cantSplit/>
          <w:trHeight w:val="281"/>
          <w:jc w:val="center"/>
        </w:trPr>
        <w:tc>
          <w:tcPr>
            <w:tcW w:w="1341" w:type="pct"/>
            <w:shd w:val="clear" w:color="auto" w:fill="auto"/>
          </w:tcPr>
          <w:p w14:paraId="3C81A83E" w14:textId="77777777" w:rsidR="00DD6F27" w:rsidRPr="007C1D64" w:rsidRDefault="00DD6F27" w:rsidP="00DD6F27">
            <w:pPr>
              <w:pStyle w:val="RegTableText"/>
              <w:rPr>
                <w:rFonts w:ascii="Avenir Book" w:hAnsi="Avenir Book"/>
                <w:b/>
              </w:rPr>
            </w:pPr>
            <w:r w:rsidRPr="007C1D64">
              <w:rPr>
                <w:rFonts w:ascii="Avenir Book" w:hAnsi="Avenir Book"/>
                <w:b/>
              </w:rPr>
              <w:t>Value(s) applied</w:t>
            </w:r>
          </w:p>
        </w:tc>
        <w:tc>
          <w:tcPr>
            <w:tcW w:w="3659" w:type="pct"/>
            <w:shd w:val="clear" w:color="auto" w:fill="auto"/>
          </w:tcPr>
          <w:tbl>
            <w:tblPr>
              <w:tblStyle w:val="TableGrid"/>
              <w:tblW w:w="0" w:type="auto"/>
              <w:tblLook w:val="04A0" w:firstRow="1" w:lastRow="0" w:firstColumn="1" w:lastColumn="0" w:noHBand="0" w:noVBand="1"/>
            </w:tblPr>
            <w:tblGrid>
              <w:gridCol w:w="1341"/>
              <w:gridCol w:w="3510"/>
              <w:gridCol w:w="1892"/>
            </w:tblGrid>
            <w:tr w:rsidR="002A4D37" w14:paraId="123B9686" w14:textId="77777777" w:rsidTr="002A4D37">
              <w:trPr>
                <w:trHeight w:val="321"/>
              </w:trPr>
              <w:tc>
                <w:tcPr>
                  <w:tcW w:w="4822" w:type="dxa"/>
                  <w:gridSpan w:val="2"/>
                  <w:vMerge w:val="restart"/>
                </w:tcPr>
                <w:p w14:paraId="55202F5C" w14:textId="77777777" w:rsidR="002A4D37" w:rsidRDefault="002A4D37" w:rsidP="00DD6F27">
                  <w:pPr>
                    <w:pStyle w:val="RegTableText"/>
                    <w:rPr>
                      <w:rFonts w:ascii="Avenir Book" w:hAnsi="Avenir Book"/>
                    </w:rPr>
                  </w:pPr>
                  <w:r w:rsidRPr="002A4D37">
                    <w:rPr>
                      <w:rFonts w:ascii="Avenir Book" w:hAnsi="Avenir Book"/>
                    </w:rPr>
                    <w:t>Waste type j</w:t>
                  </w:r>
                </w:p>
              </w:tc>
              <w:tc>
                <w:tcPr>
                  <w:tcW w:w="1892" w:type="dxa"/>
                </w:tcPr>
                <w:p w14:paraId="4EC5B849" w14:textId="77777777" w:rsidR="002A4D37" w:rsidRDefault="002A4D37" w:rsidP="00DD6F27">
                  <w:pPr>
                    <w:pStyle w:val="RegTableText"/>
                    <w:rPr>
                      <w:rFonts w:ascii="Avenir Book" w:hAnsi="Avenir Book"/>
                    </w:rPr>
                  </w:pPr>
                  <w:r w:rsidRPr="002A4D37">
                    <w:rPr>
                      <w:rFonts w:ascii="Avenir Book" w:hAnsi="Avenir Book"/>
                    </w:rPr>
                    <w:t>Tropical (MAT&gt;20°C)</w:t>
                  </w:r>
                </w:p>
              </w:tc>
            </w:tr>
            <w:tr w:rsidR="002A4D37" w14:paraId="60E9C75C" w14:textId="77777777" w:rsidTr="002A4D37">
              <w:trPr>
                <w:trHeight w:val="153"/>
              </w:trPr>
              <w:tc>
                <w:tcPr>
                  <w:tcW w:w="4822" w:type="dxa"/>
                  <w:gridSpan w:val="2"/>
                  <w:vMerge/>
                </w:tcPr>
                <w:p w14:paraId="130A4988" w14:textId="77777777" w:rsidR="002A4D37" w:rsidRDefault="002A4D37" w:rsidP="00DD6F27">
                  <w:pPr>
                    <w:pStyle w:val="RegTableText"/>
                    <w:rPr>
                      <w:rFonts w:ascii="Avenir Book" w:hAnsi="Avenir Book"/>
                    </w:rPr>
                  </w:pPr>
                </w:p>
              </w:tc>
              <w:tc>
                <w:tcPr>
                  <w:tcW w:w="1892" w:type="dxa"/>
                </w:tcPr>
                <w:p w14:paraId="0CB39863" w14:textId="77777777" w:rsidR="002A4D37" w:rsidRDefault="002A4D37" w:rsidP="00DD6F27">
                  <w:pPr>
                    <w:pStyle w:val="RegTableText"/>
                    <w:rPr>
                      <w:rFonts w:ascii="Avenir Book" w:hAnsi="Avenir Book"/>
                    </w:rPr>
                  </w:pPr>
                  <w:r w:rsidRPr="002A4D37">
                    <w:rPr>
                      <w:rFonts w:ascii="Avenir Book" w:hAnsi="Avenir Book"/>
                    </w:rPr>
                    <w:t>Wet (MAP &gt; 1000 mm)</w:t>
                  </w:r>
                </w:p>
              </w:tc>
            </w:tr>
            <w:tr w:rsidR="002A4D37" w14:paraId="5642291A" w14:textId="77777777" w:rsidTr="002A4D37">
              <w:trPr>
                <w:trHeight w:val="321"/>
              </w:trPr>
              <w:tc>
                <w:tcPr>
                  <w:tcW w:w="1312" w:type="dxa"/>
                  <w:vMerge w:val="restart"/>
                </w:tcPr>
                <w:p w14:paraId="0391F383" w14:textId="77777777" w:rsidR="002A4D37" w:rsidRDefault="002A4D37" w:rsidP="00DD6F27">
                  <w:pPr>
                    <w:pStyle w:val="RegTableText"/>
                    <w:rPr>
                      <w:rFonts w:ascii="Avenir Book" w:hAnsi="Avenir Book"/>
                    </w:rPr>
                  </w:pPr>
                  <w:r w:rsidRPr="002A4D37">
                    <w:rPr>
                      <w:rFonts w:ascii="Avenir Book" w:hAnsi="Avenir Book"/>
                    </w:rPr>
                    <w:t>Slowly degrading</w:t>
                  </w:r>
                </w:p>
              </w:tc>
              <w:tc>
                <w:tcPr>
                  <w:tcW w:w="3510" w:type="dxa"/>
                </w:tcPr>
                <w:p w14:paraId="113788F6" w14:textId="77777777" w:rsidR="002A4D37" w:rsidRDefault="002A4D37" w:rsidP="00DD6F27">
                  <w:pPr>
                    <w:pStyle w:val="RegTableText"/>
                    <w:rPr>
                      <w:rFonts w:ascii="Avenir Book" w:hAnsi="Avenir Book"/>
                    </w:rPr>
                  </w:pPr>
                  <w:r w:rsidRPr="002A4D37">
                    <w:rPr>
                      <w:rFonts w:ascii="Avenir Book" w:hAnsi="Avenir Book"/>
                    </w:rPr>
                    <w:t>Pulp, paper, cardboard (other than sludge), textiles</w:t>
                  </w:r>
                </w:p>
              </w:tc>
              <w:tc>
                <w:tcPr>
                  <w:tcW w:w="1892" w:type="dxa"/>
                </w:tcPr>
                <w:p w14:paraId="1A8E0AD4" w14:textId="77777777" w:rsidR="002A4D37" w:rsidRDefault="002A4D37" w:rsidP="00DD6F27">
                  <w:pPr>
                    <w:pStyle w:val="RegTableText"/>
                    <w:rPr>
                      <w:rFonts w:ascii="Avenir Book" w:hAnsi="Avenir Book"/>
                    </w:rPr>
                  </w:pPr>
                  <w:r w:rsidRPr="002A4D37">
                    <w:rPr>
                      <w:rFonts w:ascii="Avenir Book" w:hAnsi="Avenir Book"/>
                    </w:rPr>
                    <w:t>0.07</w:t>
                  </w:r>
                </w:p>
              </w:tc>
            </w:tr>
            <w:tr w:rsidR="002A4D37" w14:paraId="1038AE86" w14:textId="77777777" w:rsidTr="002A4D37">
              <w:trPr>
                <w:trHeight w:val="153"/>
              </w:trPr>
              <w:tc>
                <w:tcPr>
                  <w:tcW w:w="1312" w:type="dxa"/>
                  <w:vMerge/>
                </w:tcPr>
                <w:p w14:paraId="432FAC3A" w14:textId="77777777" w:rsidR="002A4D37" w:rsidRDefault="002A4D37" w:rsidP="00DD6F27">
                  <w:pPr>
                    <w:pStyle w:val="RegTableText"/>
                    <w:rPr>
                      <w:rFonts w:ascii="Avenir Book" w:hAnsi="Avenir Book"/>
                    </w:rPr>
                  </w:pPr>
                </w:p>
              </w:tc>
              <w:tc>
                <w:tcPr>
                  <w:tcW w:w="3510" w:type="dxa"/>
                </w:tcPr>
                <w:p w14:paraId="16EF087C" w14:textId="77777777" w:rsidR="002A4D37" w:rsidRDefault="002A4D37" w:rsidP="00DD6F27">
                  <w:pPr>
                    <w:pStyle w:val="RegTableText"/>
                    <w:rPr>
                      <w:rFonts w:ascii="Avenir Book" w:hAnsi="Avenir Book"/>
                    </w:rPr>
                  </w:pPr>
                  <w:r w:rsidRPr="002A4D37">
                    <w:rPr>
                      <w:rFonts w:ascii="Avenir Book" w:hAnsi="Avenir Book"/>
                    </w:rPr>
                    <w:t>Wood, wood products and straw</w:t>
                  </w:r>
                </w:p>
              </w:tc>
              <w:tc>
                <w:tcPr>
                  <w:tcW w:w="1892" w:type="dxa"/>
                </w:tcPr>
                <w:p w14:paraId="6B254799" w14:textId="77777777" w:rsidR="002A4D37" w:rsidRDefault="002A4D37" w:rsidP="00DD6F27">
                  <w:pPr>
                    <w:pStyle w:val="RegTableText"/>
                    <w:rPr>
                      <w:rFonts w:ascii="Avenir Book" w:hAnsi="Avenir Book"/>
                    </w:rPr>
                  </w:pPr>
                  <w:r w:rsidRPr="002A4D37">
                    <w:rPr>
                      <w:rFonts w:ascii="Avenir Book" w:hAnsi="Avenir Book"/>
                    </w:rPr>
                    <w:t>0.035</w:t>
                  </w:r>
                </w:p>
              </w:tc>
            </w:tr>
            <w:tr w:rsidR="002A4D37" w14:paraId="012168A7" w14:textId="77777777" w:rsidTr="002A4D37">
              <w:trPr>
                <w:trHeight w:val="335"/>
              </w:trPr>
              <w:tc>
                <w:tcPr>
                  <w:tcW w:w="1312" w:type="dxa"/>
                </w:tcPr>
                <w:p w14:paraId="698BFA8F" w14:textId="77777777" w:rsidR="002A4D37" w:rsidRDefault="002A4D37" w:rsidP="00DD6F27">
                  <w:pPr>
                    <w:pStyle w:val="RegTableText"/>
                    <w:rPr>
                      <w:rFonts w:ascii="Avenir Book" w:hAnsi="Avenir Book"/>
                    </w:rPr>
                  </w:pPr>
                  <w:r w:rsidRPr="002A4D37">
                    <w:rPr>
                      <w:rFonts w:ascii="Avenir Book" w:hAnsi="Avenir Book"/>
                    </w:rPr>
                    <w:t>Moderately degrading</w:t>
                  </w:r>
                </w:p>
              </w:tc>
              <w:tc>
                <w:tcPr>
                  <w:tcW w:w="3510" w:type="dxa"/>
                </w:tcPr>
                <w:p w14:paraId="3A181C69" w14:textId="77777777" w:rsidR="002A4D37" w:rsidRDefault="002A4D37" w:rsidP="00DD6F27">
                  <w:pPr>
                    <w:pStyle w:val="RegTableText"/>
                    <w:rPr>
                      <w:rFonts w:ascii="Avenir Book" w:hAnsi="Avenir Book"/>
                    </w:rPr>
                  </w:pPr>
                  <w:r w:rsidRPr="002A4D37">
                    <w:rPr>
                      <w:rFonts w:ascii="Avenir Book" w:hAnsi="Avenir Book"/>
                    </w:rPr>
                    <w:t>Other (non-food) organic putrescible garden and park waste</w:t>
                  </w:r>
                </w:p>
              </w:tc>
              <w:tc>
                <w:tcPr>
                  <w:tcW w:w="1892" w:type="dxa"/>
                </w:tcPr>
                <w:p w14:paraId="4A06C787" w14:textId="77777777" w:rsidR="002A4D37" w:rsidRDefault="002A4D37" w:rsidP="00DD6F27">
                  <w:pPr>
                    <w:pStyle w:val="RegTableText"/>
                    <w:rPr>
                      <w:rFonts w:ascii="Avenir Book" w:hAnsi="Avenir Book"/>
                    </w:rPr>
                  </w:pPr>
                  <w:r w:rsidRPr="002A4D37">
                    <w:rPr>
                      <w:rFonts w:ascii="Avenir Book" w:hAnsi="Avenir Book"/>
                    </w:rPr>
                    <w:t>0.17</w:t>
                  </w:r>
                </w:p>
              </w:tc>
            </w:tr>
            <w:tr w:rsidR="002A4D37" w14:paraId="20A49E77" w14:textId="77777777" w:rsidTr="002A4D37">
              <w:trPr>
                <w:trHeight w:val="335"/>
              </w:trPr>
              <w:tc>
                <w:tcPr>
                  <w:tcW w:w="1312" w:type="dxa"/>
                </w:tcPr>
                <w:p w14:paraId="79B883A4" w14:textId="77777777" w:rsidR="002A4D37" w:rsidRDefault="002A4D37" w:rsidP="00DD6F27">
                  <w:pPr>
                    <w:pStyle w:val="RegTableText"/>
                    <w:rPr>
                      <w:rFonts w:ascii="Avenir Book" w:hAnsi="Avenir Book"/>
                    </w:rPr>
                  </w:pPr>
                  <w:r w:rsidRPr="002A4D37">
                    <w:rPr>
                      <w:rFonts w:ascii="Avenir Book" w:hAnsi="Avenir Book"/>
                    </w:rPr>
                    <w:t>Rapidly degrading</w:t>
                  </w:r>
                </w:p>
              </w:tc>
              <w:tc>
                <w:tcPr>
                  <w:tcW w:w="3510" w:type="dxa"/>
                </w:tcPr>
                <w:p w14:paraId="369F1487" w14:textId="77777777" w:rsidR="002A4D37" w:rsidRDefault="002A4D37" w:rsidP="00DD6F27">
                  <w:pPr>
                    <w:pStyle w:val="RegTableText"/>
                    <w:rPr>
                      <w:rFonts w:ascii="Avenir Book" w:hAnsi="Avenir Book"/>
                    </w:rPr>
                  </w:pPr>
                  <w:r w:rsidRPr="002A4D37">
                    <w:rPr>
                      <w:rFonts w:ascii="Avenir Book" w:hAnsi="Avenir Book"/>
                    </w:rPr>
                    <w:t>Food, food waste, sewage sludge, beverages and tobacco</w:t>
                  </w:r>
                </w:p>
              </w:tc>
              <w:tc>
                <w:tcPr>
                  <w:tcW w:w="1892" w:type="dxa"/>
                </w:tcPr>
                <w:p w14:paraId="0FE35E48" w14:textId="77777777" w:rsidR="002A4D37" w:rsidRDefault="002A4D37" w:rsidP="00DD6F27">
                  <w:pPr>
                    <w:pStyle w:val="RegTableText"/>
                    <w:rPr>
                      <w:rFonts w:ascii="Avenir Book" w:hAnsi="Avenir Book"/>
                    </w:rPr>
                  </w:pPr>
                  <w:r w:rsidRPr="002A4D37">
                    <w:rPr>
                      <w:rFonts w:ascii="Avenir Book" w:hAnsi="Avenir Book"/>
                    </w:rPr>
                    <w:t>0.40</w:t>
                  </w:r>
                </w:p>
              </w:tc>
            </w:tr>
          </w:tbl>
          <w:p w14:paraId="665FF872" w14:textId="77777777" w:rsidR="00DD6F27" w:rsidRPr="007C1D64" w:rsidRDefault="00DD6F27" w:rsidP="00DD6F27">
            <w:pPr>
              <w:pStyle w:val="RegTableText"/>
              <w:rPr>
                <w:rFonts w:ascii="Avenir Book" w:hAnsi="Avenir Book"/>
              </w:rPr>
            </w:pPr>
          </w:p>
        </w:tc>
      </w:tr>
      <w:tr w:rsidR="00DD6F27" w:rsidRPr="007C1D64" w14:paraId="547E6170" w14:textId="77777777" w:rsidTr="00DD6F27">
        <w:trPr>
          <w:cantSplit/>
          <w:jc w:val="center"/>
        </w:trPr>
        <w:tc>
          <w:tcPr>
            <w:tcW w:w="1341" w:type="pct"/>
            <w:shd w:val="clear" w:color="auto" w:fill="auto"/>
          </w:tcPr>
          <w:p w14:paraId="2C2F5FC6" w14:textId="77777777" w:rsidR="00DD6F27" w:rsidRPr="007C1D64" w:rsidRDefault="00DD6F27" w:rsidP="00DD6F27">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307A077F" w14:textId="77777777" w:rsidR="00DD6F27" w:rsidRPr="007C1D64" w:rsidRDefault="002A4D37" w:rsidP="002A4D37">
            <w:pPr>
              <w:pStyle w:val="RegTableText"/>
              <w:numPr>
                <w:ilvl w:val="0"/>
                <w:numId w:val="0"/>
              </w:numPr>
              <w:rPr>
                <w:rFonts w:ascii="Avenir Book" w:hAnsi="Avenir Book"/>
              </w:rPr>
            </w:pPr>
            <w:r w:rsidRPr="002A4D37">
              <w:rPr>
                <w:rFonts w:ascii="Avenir Book" w:hAnsi="Avenir Book"/>
              </w:rPr>
              <w:t xml:space="preserve">The tool is based on the IPCC 2006 Guidelines and gives the default values for tropical conditions. Bali is located in tropical area with MAP of around 1700 mm per year and an average annual temperature (MAT) of 27°C. </w:t>
            </w:r>
            <w:proofErr w:type="gramStart"/>
            <w:r w:rsidRPr="002A4D37">
              <w:rPr>
                <w:rFonts w:ascii="Avenir Book" w:hAnsi="Avenir Book"/>
              </w:rPr>
              <w:t>Therefore</w:t>
            </w:r>
            <w:proofErr w:type="gramEnd"/>
            <w:r w:rsidRPr="002A4D37">
              <w:rPr>
                <w:rFonts w:ascii="Avenir Book" w:hAnsi="Avenir Book"/>
              </w:rPr>
              <w:t xml:space="preserve"> the proposed k values for wet conditions are used.</w:t>
            </w:r>
          </w:p>
        </w:tc>
      </w:tr>
      <w:tr w:rsidR="00DD6F27" w:rsidRPr="007C1D64" w14:paraId="4FEE6D42" w14:textId="77777777" w:rsidTr="00DD6F27">
        <w:trPr>
          <w:cantSplit/>
          <w:trHeight w:val="248"/>
          <w:jc w:val="center"/>
        </w:trPr>
        <w:tc>
          <w:tcPr>
            <w:tcW w:w="1341" w:type="pct"/>
            <w:shd w:val="clear" w:color="auto" w:fill="auto"/>
          </w:tcPr>
          <w:p w14:paraId="0F6CD869" w14:textId="77777777" w:rsidR="00DD6F27" w:rsidRPr="007C1D64" w:rsidRDefault="00DD6F27" w:rsidP="00DD6F27">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5DB6FC00" w14:textId="77777777" w:rsidR="00DD6F27" w:rsidRPr="007C1D64" w:rsidRDefault="00DD6F27" w:rsidP="00DD6F27">
            <w:pPr>
              <w:pStyle w:val="RegTableText"/>
              <w:rPr>
                <w:rFonts w:ascii="Avenir Book" w:hAnsi="Avenir Book"/>
              </w:rPr>
            </w:pPr>
            <w:r>
              <w:rPr>
                <w:rFonts w:ascii="Avenir Book" w:hAnsi="Avenir Book"/>
              </w:rPr>
              <w:t xml:space="preserve">Calculation of baseline emission. </w:t>
            </w:r>
          </w:p>
        </w:tc>
      </w:tr>
      <w:tr w:rsidR="003C0310" w:rsidRPr="007C1D64" w14:paraId="701D34DF" w14:textId="77777777" w:rsidTr="00DD6F27">
        <w:trPr>
          <w:cantSplit/>
          <w:trHeight w:val="249"/>
          <w:jc w:val="center"/>
        </w:trPr>
        <w:tc>
          <w:tcPr>
            <w:tcW w:w="1341" w:type="pct"/>
            <w:shd w:val="clear" w:color="auto" w:fill="auto"/>
          </w:tcPr>
          <w:p w14:paraId="08E24DFA" w14:textId="77777777" w:rsidR="003C0310" w:rsidRPr="007C1D64" w:rsidRDefault="003C0310" w:rsidP="00DD6F27">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6CD630DB"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2B823DD5" w14:textId="77777777" w:rsidR="00DD6F27" w:rsidRDefault="00DD6F27"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D6F27" w:rsidRPr="007C1D64" w14:paraId="4D0E7A86" w14:textId="77777777" w:rsidTr="00DD6F27">
        <w:trPr>
          <w:cantSplit/>
          <w:trHeight w:val="280"/>
          <w:jc w:val="center"/>
        </w:trPr>
        <w:tc>
          <w:tcPr>
            <w:tcW w:w="1341" w:type="pct"/>
            <w:shd w:val="clear" w:color="auto" w:fill="auto"/>
          </w:tcPr>
          <w:p w14:paraId="3E8AE0BB" w14:textId="77777777" w:rsidR="00DD6F27" w:rsidRPr="007C1D64" w:rsidRDefault="00DD6F27" w:rsidP="00DD6F27">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70DC434B" w14:textId="77777777" w:rsidR="00DD6F27" w:rsidRPr="007C1D64" w:rsidRDefault="00DD6F27" w:rsidP="002A4D37">
            <w:pPr>
              <w:pStyle w:val="RegTableText"/>
              <w:numPr>
                <w:ilvl w:val="0"/>
                <w:numId w:val="0"/>
              </w:numPr>
              <w:rPr>
                <w:rFonts w:ascii="Avenir Book" w:hAnsi="Avenir Book"/>
              </w:rPr>
            </w:pPr>
            <w:r>
              <w:rPr>
                <w:rFonts w:ascii="Avenir Book" w:hAnsi="Avenir Book"/>
              </w:rPr>
              <w:t xml:space="preserve">SGD 13: Climate Action </w:t>
            </w:r>
          </w:p>
        </w:tc>
      </w:tr>
      <w:tr w:rsidR="00DD6F27" w:rsidRPr="007C1D64" w14:paraId="735AFD94" w14:textId="77777777" w:rsidTr="00DD6F27">
        <w:trPr>
          <w:cantSplit/>
          <w:trHeight w:val="280"/>
          <w:jc w:val="center"/>
        </w:trPr>
        <w:tc>
          <w:tcPr>
            <w:tcW w:w="1341" w:type="pct"/>
            <w:shd w:val="clear" w:color="auto" w:fill="auto"/>
          </w:tcPr>
          <w:p w14:paraId="3F7F3E45" w14:textId="77777777" w:rsidR="00DD6F27" w:rsidRPr="00F87395" w:rsidRDefault="00DD6F27" w:rsidP="00DD6F27">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0F84C3DF" w14:textId="77777777" w:rsidR="00DD6F27" w:rsidRPr="007C1D64" w:rsidRDefault="002A4D37" w:rsidP="002A4D37">
            <w:pPr>
              <w:pStyle w:val="RegTableText"/>
              <w:numPr>
                <w:ilvl w:val="0"/>
                <w:numId w:val="0"/>
              </w:numPr>
              <w:rPr>
                <w:rFonts w:ascii="Avenir Book" w:hAnsi="Avenir Book"/>
              </w:rPr>
            </w:pPr>
            <w:r w:rsidRPr="002A4D37">
              <w:rPr>
                <w:rFonts w:ascii="Avenir Book" w:hAnsi="Avenir Book"/>
              </w:rPr>
              <w:t>GWP</w:t>
            </w:r>
            <w:r w:rsidRPr="008F3FA9">
              <w:rPr>
                <w:rFonts w:ascii="Avenir Book" w:hAnsi="Avenir Book"/>
                <w:vertAlign w:val="subscript"/>
              </w:rPr>
              <w:t>CH4</w:t>
            </w:r>
          </w:p>
        </w:tc>
      </w:tr>
      <w:tr w:rsidR="00DD6F27" w:rsidRPr="007C1D64" w14:paraId="3CFC44AF" w14:textId="77777777" w:rsidTr="00DD6F27">
        <w:trPr>
          <w:cantSplit/>
          <w:trHeight w:val="281"/>
          <w:jc w:val="center"/>
        </w:trPr>
        <w:tc>
          <w:tcPr>
            <w:tcW w:w="1341" w:type="pct"/>
            <w:shd w:val="clear" w:color="auto" w:fill="auto"/>
          </w:tcPr>
          <w:p w14:paraId="04BF001E" w14:textId="77777777" w:rsidR="00DD6F27" w:rsidRPr="007C1D64" w:rsidRDefault="00DD6F27" w:rsidP="00DD6F27">
            <w:pPr>
              <w:pStyle w:val="RegTableText"/>
              <w:rPr>
                <w:rFonts w:ascii="Avenir Book" w:hAnsi="Avenir Book"/>
                <w:b/>
              </w:rPr>
            </w:pPr>
            <w:r w:rsidRPr="007C1D64">
              <w:rPr>
                <w:rFonts w:ascii="Avenir Book" w:hAnsi="Avenir Book"/>
                <w:b/>
              </w:rPr>
              <w:t>Unit</w:t>
            </w:r>
          </w:p>
        </w:tc>
        <w:tc>
          <w:tcPr>
            <w:tcW w:w="3659" w:type="pct"/>
            <w:shd w:val="clear" w:color="auto" w:fill="auto"/>
          </w:tcPr>
          <w:p w14:paraId="2E74415C" w14:textId="77777777" w:rsidR="00DD6F27" w:rsidRPr="007C1D64" w:rsidRDefault="002A4D37" w:rsidP="002A4D37">
            <w:pPr>
              <w:pStyle w:val="RegTableText"/>
              <w:numPr>
                <w:ilvl w:val="0"/>
                <w:numId w:val="0"/>
              </w:numPr>
              <w:rPr>
                <w:rFonts w:ascii="Avenir Book" w:hAnsi="Avenir Book"/>
              </w:rPr>
            </w:pPr>
            <w:r w:rsidRPr="002A4D37">
              <w:rPr>
                <w:rFonts w:ascii="Avenir Book" w:hAnsi="Avenir Book"/>
              </w:rPr>
              <w:t>t CO</w:t>
            </w:r>
            <w:r w:rsidRPr="008F3FA9">
              <w:rPr>
                <w:rFonts w:ascii="Avenir Book" w:hAnsi="Avenir Book"/>
                <w:vertAlign w:val="subscript"/>
              </w:rPr>
              <w:t>2</w:t>
            </w:r>
            <w:r w:rsidRPr="002A4D37">
              <w:rPr>
                <w:rFonts w:ascii="Avenir Book" w:hAnsi="Avenir Book"/>
              </w:rPr>
              <w:t>e/t CH</w:t>
            </w:r>
            <w:r w:rsidRPr="008F3FA9">
              <w:rPr>
                <w:rFonts w:ascii="Avenir Book" w:hAnsi="Avenir Book"/>
                <w:vertAlign w:val="subscript"/>
              </w:rPr>
              <w:t>4</w:t>
            </w:r>
          </w:p>
        </w:tc>
      </w:tr>
      <w:tr w:rsidR="00DD6F27" w:rsidRPr="007C1D64" w14:paraId="771E50DE" w14:textId="77777777" w:rsidTr="00DD6F27">
        <w:trPr>
          <w:cantSplit/>
          <w:trHeight w:val="280"/>
          <w:jc w:val="center"/>
        </w:trPr>
        <w:tc>
          <w:tcPr>
            <w:tcW w:w="1341" w:type="pct"/>
            <w:shd w:val="clear" w:color="auto" w:fill="auto"/>
          </w:tcPr>
          <w:p w14:paraId="34E3B462" w14:textId="77777777" w:rsidR="00DD6F27" w:rsidRPr="007C1D64" w:rsidRDefault="00DD6F27" w:rsidP="00DD6F27">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1E8BE008" w14:textId="77777777" w:rsidR="00DD6F27" w:rsidRPr="007C1D64" w:rsidRDefault="002A4D37" w:rsidP="002A4D37">
            <w:pPr>
              <w:pStyle w:val="RegTableText"/>
              <w:numPr>
                <w:ilvl w:val="0"/>
                <w:numId w:val="0"/>
              </w:numPr>
              <w:rPr>
                <w:rFonts w:ascii="Avenir Book" w:hAnsi="Avenir Book"/>
              </w:rPr>
            </w:pPr>
            <w:r w:rsidRPr="002A4D37">
              <w:rPr>
                <w:rFonts w:ascii="Avenir Book" w:hAnsi="Avenir Book"/>
              </w:rPr>
              <w:t>Global Warming Potential of methane</w:t>
            </w:r>
          </w:p>
        </w:tc>
      </w:tr>
      <w:tr w:rsidR="00DD6F27" w:rsidRPr="007C1D64" w14:paraId="3948C7A5" w14:textId="77777777" w:rsidTr="00DD6F27">
        <w:trPr>
          <w:cantSplit/>
          <w:trHeight w:val="281"/>
          <w:jc w:val="center"/>
        </w:trPr>
        <w:tc>
          <w:tcPr>
            <w:tcW w:w="1341" w:type="pct"/>
            <w:shd w:val="clear" w:color="auto" w:fill="auto"/>
          </w:tcPr>
          <w:p w14:paraId="61115D2B" w14:textId="77777777" w:rsidR="00DD6F27" w:rsidRPr="007C1D64" w:rsidRDefault="00DD6F27" w:rsidP="00DD6F27">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723012A9" w14:textId="77777777" w:rsidR="00DD6F27" w:rsidRPr="007C1D64" w:rsidRDefault="002A4D37" w:rsidP="00DD6F27">
            <w:pPr>
              <w:pStyle w:val="RegTableText"/>
              <w:numPr>
                <w:ilvl w:val="0"/>
                <w:numId w:val="0"/>
              </w:numPr>
              <w:rPr>
                <w:rFonts w:ascii="Avenir Book" w:hAnsi="Avenir Book"/>
              </w:rPr>
            </w:pPr>
            <w:r w:rsidRPr="002A4D37">
              <w:rPr>
                <w:rFonts w:ascii="Avenir Book" w:hAnsi="Avenir Book"/>
              </w:rPr>
              <w:t>IPCC</w:t>
            </w:r>
          </w:p>
        </w:tc>
      </w:tr>
      <w:tr w:rsidR="00DD6F27" w:rsidRPr="007C1D64" w14:paraId="49091FF5" w14:textId="77777777" w:rsidTr="00DD6F27">
        <w:trPr>
          <w:cantSplit/>
          <w:trHeight w:val="281"/>
          <w:jc w:val="center"/>
        </w:trPr>
        <w:tc>
          <w:tcPr>
            <w:tcW w:w="1341" w:type="pct"/>
            <w:shd w:val="clear" w:color="auto" w:fill="auto"/>
          </w:tcPr>
          <w:p w14:paraId="381FCE4C" w14:textId="77777777" w:rsidR="00DD6F27" w:rsidRPr="007C1D64" w:rsidRDefault="00DD6F27" w:rsidP="00DD6F27">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373A0CC8" w14:textId="77777777" w:rsidR="00DD6F27" w:rsidRPr="007C1D64" w:rsidRDefault="002A4D37" w:rsidP="00DD6F27">
            <w:pPr>
              <w:pStyle w:val="RegTableText"/>
              <w:rPr>
                <w:rFonts w:ascii="Avenir Book" w:hAnsi="Avenir Book"/>
              </w:rPr>
            </w:pPr>
            <w:r>
              <w:rPr>
                <w:rFonts w:ascii="Avenir Book" w:hAnsi="Avenir Book"/>
              </w:rPr>
              <w:t>25</w:t>
            </w:r>
          </w:p>
        </w:tc>
      </w:tr>
      <w:tr w:rsidR="00DD6F27" w:rsidRPr="007C1D64" w14:paraId="368694D2" w14:textId="77777777" w:rsidTr="00DD6F27">
        <w:trPr>
          <w:cantSplit/>
          <w:jc w:val="center"/>
        </w:trPr>
        <w:tc>
          <w:tcPr>
            <w:tcW w:w="1341" w:type="pct"/>
            <w:shd w:val="clear" w:color="auto" w:fill="auto"/>
          </w:tcPr>
          <w:p w14:paraId="7E1BE8E5" w14:textId="77777777" w:rsidR="00DD6F27" w:rsidRPr="007C1D64" w:rsidRDefault="00DD6F27" w:rsidP="00DD6F27">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0FC292CE" w14:textId="77777777" w:rsidR="00DD6F27" w:rsidRPr="007C1D64" w:rsidRDefault="002A4D37" w:rsidP="00DD6F27">
            <w:pPr>
              <w:pStyle w:val="RegTableText"/>
              <w:numPr>
                <w:ilvl w:val="0"/>
                <w:numId w:val="0"/>
              </w:numPr>
              <w:rPr>
                <w:rFonts w:ascii="Avenir Book" w:hAnsi="Avenir Book"/>
              </w:rPr>
            </w:pPr>
            <w:r>
              <w:rPr>
                <w:rFonts w:ascii="Avenir Book" w:hAnsi="Avenir Book"/>
              </w:rPr>
              <w:t>Applicable for 2</w:t>
            </w:r>
            <w:r w:rsidRPr="002A4D37">
              <w:rPr>
                <w:rFonts w:ascii="Avenir Book" w:hAnsi="Avenir Book"/>
                <w:vertAlign w:val="superscript"/>
              </w:rPr>
              <w:t>nd</w:t>
            </w:r>
            <w:r>
              <w:rPr>
                <w:rFonts w:ascii="Avenir Book" w:hAnsi="Avenir Book"/>
              </w:rPr>
              <w:t xml:space="preserve"> commitment period as per IPCC guideline </w:t>
            </w:r>
          </w:p>
        </w:tc>
      </w:tr>
      <w:tr w:rsidR="00DD6F27" w:rsidRPr="007C1D64" w14:paraId="5D0D74E2" w14:textId="77777777" w:rsidTr="00DD6F27">
        <w:trPr>
          <w:cantSplit/>
          <w:trHeight w:val="248"/>
          <w:jc w:val="center"/>
        </w:trPr>
        <w:tc>
          <w:tcPr>
            <w:tcW w:w="1341" w:type="pct"/>
            <w:shd w:val="clear" w:color="auto" w:fill="auto"/>
          </w:tcPr>
          <w:p w14:paraId="640807AA" w14:textId="77777777" w:rsidR="00DD6F27" w:rsidRPr="007C1D64" w:rsidRDefault="00DD6F27" w:rsidP="00DD6F27">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231AFA9F" w14:textId="77777777" w:rsidR="00DD6F27" w:rsidRPr="007C1D64" w:rsidRDefault="00DD6F27" w:rsidP="00DD6F27">
            <w:pPr>
              <w:pStyle w:val="RegTableText"/>
              <w:rPr>
                <w:rFonts w:ascii="Avenir Book" w:hAnsi="Avenir Book"/>
              </w:rPr>
            </w:pPr>
            <w:r>
              <w:rPr>
                <w:rFonts w:ascii="Avenir Book" w:hAnsi="Avenir Book"/>
              </w:rPr>
              <w:t xml:space="preserve">Calculation of baseline </w:t>
            </w:r>
            <w:r w:rsidR="00B34AE0">
              <w:rPr>
                <w:rFonts w:ascii="Avenir Book" w:hAnsi="Avenir Book"/>
              </w:rPr>
              <w:t xml:space="preserve">and project </w:t>
            </w:r>
            <w:r>
              <w:rPr>
                <w:rFonts w:ascii="Avenir Book" w:hAnsi="Avenir Book"/>
              </w:rPr>
              <w:t xml:space="preserve">emission. </w:t>
            </w:r>
          </w:p>
        </w:tc>
      </w:tr>
      <w:tr w:rsidR="003C0310" w:rsidRPr="007C1D64" w14:paraId="3F6E3C9D" w14:textId="77777777" w:rsidTr="00DD6F27">
        <w:trPr>
          <w:cantSplit/>
          <w:trHeight w:val="249"/>
          <w:jc w:val="center"/>
        </w:trPr>
        <w:tc>
          <w:tcPr>
            <w:tcW w:w="1341" w:type="pct"/>
            <w:shd w:val="clear" w:color="auto" w:fill="auto"/>
          </w:tcPr>
          <w:p w14:paraId="6849FB1C" w14:textId="77777777" w:rsidR="003C0310" w:rsidRPr="007C1D64" w:rsidRDefault="003C0310" w:rsidP="00DD6F27">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7933486B"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031823BD" w14:textId="77777777" w:rsidR="00DD6F27" w:rsidRDefault="00DD6F27"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BB5862" w:rsidRPr="007C1D64" w14:paraId="32F6FA3E" w14:textId="77777777" w:rsidTr="00676464">
        <w:trPr>
          <w:cantSplit/>
          <w:trHeight w:val="280"/>
          <w:jc w:val="center"/>
        </w:trPr>
        <w:tc>
          <w:tcPr>
            <w:tcW w:w="1341" w:type="pct"/>
            <w:shd w:val="clear" w:color="auto" w:fill="auto"/>
          </w:tcPr>
          <w:p w14:paraId="501FAED3" w14:textId="77777777" w:rsidR="00BB5862" w:rsidRPr="007C1D64" w:rsidRDefault="00BB5862" w:rsidP="00676464">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6A82B217" w14:textId="77777777" w:rsidR="00BB5862" w:rsidRPr="007C1D64" w:rsidRDefault="00BB5862" w:rsidP="00676464">
            <w:pPr>
              <w:pStyle w:val="RegTableText"/>
              <w:numPr>
                <w:ilvl w:val="0"/>
                <w:numId w:val="0"/>
              </w:numPr>
              <w:rPr>
                <w:rFonts w:ascii="Avenir Book" w:hAnsi="Avenir Book"/>
              </w:rPr>
            </w:pPr>
            <w:r>
              <w:rPr>
                <w:rFonts w:ascii="Avenir Book" w:hAnsi="Avenir Book"/>
              </w:rPr>
              <w:t xml:space="preserve">SGD 13: Climate Action </w:t>
            </w:r>
          </w:p>
        </w:tc>
      </w:tr>
      <w:tr w:rsidR="00BB5862" w:rsidRPr="007C1D64" w14:paraId="3AA60587" w14:textId="77777777" w:rsidTr="00676464">
        <w:trPr>
          <w:cantSplit/>
          <w:trHeight w:val="280"/>
          <w:jc w:val="center"/>
        </w:trPr>
        <w:tc>
          <w:tcPr>
            <w:tcW w:w="1341" w:type="pct"/>
            <w:shd w:val="clear" w:color="auto" w:fill="auto"/>
          </w:tcPr>
          <w:p w14:paraId="47EAE6DA" w14:textId="77777777" w:rsidR="00BB5862" w:rsidRPr="00F87395" w:rsidRDefault="00BB5862" w:rsidP="00676464">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19A71A3B" w14:textId="77777777" w:rsidR="00BB5862" w:rsidRPr="007C1D64" w:rsidRDefault="00BB5862" w:rsidP="00BB5862">
            <w:pPr>
              <w:pStyle w:val="RegTableText"/>
              <w:numPr>
                <w:ilvl w:val="0"/>
                <w:numId w:val="0"/>
              </w:numPr>
              <w:rPr>
                <w:rFonts w:ascii="Avenir Book" w:hAnsi="Avenir Book"/>
              </w:rPr>
            </w:pPr>
            <w:r w:rsidRPr="002A4D37">
              <w:rPr>
                <w:rFonts w:ascii="Avenir Book" w:hAnsi="Avenir Book"/>
              </w:rPr>
              <w:t>GWP</w:t>
            </w:r>
            <w:r w:rsidRPr="008F3FA9">
              <w:rPr>
                <w:rFonts w:ascii="Avenir Book" w:hAnsi="Avenir Book"/>
                <w:vertAlign w:val="subscript"/>
              </w:rPr>
              <w:t>N2O</w:t>
            </w:r>
          </w:p>
        </w:tc>
      </w:tr>
      <w:tr w:rsidR="00BB5862" w:rsidRPr="007C1D64" w14:paraId="04543B79" w14:textId="77777777" w:rsidTr="00676464">
        <w:trPr>
          <w:cantSplit/>
          <w:trHeight w:val="281"/>
          <w:jc w:val="center"/>
        </w:trPr>
        <w:tc>
          <w:tcPr>
            <w:tcW w:w="1341" w:type="pct"/>
            <w:shd w:val="clear" w:color="auto" w:fill="auto"/>
          </w:tcPr>
          <w:p w14:paraId="0E2ED972" w14:textId="77777777" w:rsidR="00BB5862" w:rsidRPr="007C1D64" w:rsidRDefault="00BB5862" w:rsidP="00676464">
            <w:pPr>
              <w:pStyle w:val="RegTableText"/>
              <w:rPr>
                <w:rFonts w:ascii="Avenir Book" w:hAnsi="Avenir Book"/>
                <w:b/>
              </w:rPr>
            </w:pPr>
            <w:r w:rsidRPr="007C1D64">
              <w:rPr>
                <w:rFonts w:ascii="Avenir Book" w:hAnsi="Avenir Book"/>
                <w:b/>
              </w:rPr>
              <w:t>Unit</w:t>
            </w:r>
          </w:p>
        </w:tc>
        <w:tc>
          <w:tcPr>
            <w:tcW w:w="3659" w:type="pct"/>
            <w:shd w:val="clear" w:color="auto" w:fill="auto"/>
          </w:tcPr>
          <w:p w14:paraId="3658B63E" w14:textId="77777777" w:rsidR="00BB5862" w:rsidRPr="007C1D64" w:rsidRDefault="00BB5862" w:rsidP="00BB5862">
            <w:pPr>
              <w:pStyle w:val="RegTableText"/>
              <w:numPr>
                <w:ilvl w:val="0"/>
                <w:numId w:val="0"/>
              </w:numPr>
              <w:rPr>
                <w:rFonts w:ascii="Avenir Book" w:hAnsi="Avenir Book"/>
              </w:rPr>
            </w:pPr>
            <w:r w:rsidRPr="002A4D37">
              <w:rPr>
                <w:rFonts w:ascii="Avenir Book" w:hAnsi="Avenir Book"/>
              </w:rPr>
              <w:t>t CO</w:t>
            </w:r>
            <w:r w:rsidRPr="008F3FA9">
              <w:rPr>
                <w:rFonts w:ascii="Avenir Book" w:hAnsi="Avenir Book"/>
                <w:vertAlign w:val="subscript"/>
              </w:rPr>
              <w:t>2</w:t>
            </w:r>
            <w:r w:rsidRPr="002A4D37">
              <w:rPr>
                <w:rFonts w:ascii="Avenir Book" w:hAnsi="Avenir Book"/>
              </w:rPr>
              <w:t xml:space="preserve">e/t </w:t>
            </w:r>
            <w:r>
              <w:rPr>
                <w:rFonts w:ascii="Avenir Book" w:hAnsi="Avenir Book"/>
              </w:rPr>
              <w:t>N</w:t>
            </w:r>
            <w:r w:rsidRPr="008F3FA9">
              <w:rPr>
                <w:rFonts w:ascii="Avenir Book" w:hAnsi="Avenir Book"/>
                <w:vertAlign w:val="subscript"/>
              </w:rPr>
              <w:t>2</w:t>
            </w:r>
            <w:r>
              <w:rPr>
                <w:rFonts w:ascii="Avenir Book" w:hAnsi="Avenir Book"/>
              </w:rPr>
              <w:t>O</w:t>
            </w:r>
          </w:p>
        </w:tc>
      </w:tr>
      <w:tr w:rsidR="00BB5862" w:rsidRPr="007C1D64" w14:paraId="1EE55CC4" w14:textId="77777777" w:rsidTr="00676464">
        <w:trPr>
          <w:cantSplit/>
          <w:trHeight w:val="280"/>
          <w:jc w:val="center"/>
        </w:trPr>
        <w:tc>
          <w:tcPr>
            <w:tcW w:w="1341" w:type="pct"/>
            <w:shd w:val="clear" w:color="auto" w:fill="auto"/>
          </w:tcPr>
          <w:p w14:paraId="2E7A475B" w14:textId="77777777" w:rsidR="00BB5862" w:rsidRPr="007C1D64" w:rsidRDefault="00BB5862" w:rsidP="00676464">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241042F4" w14:textId="77777777" w:rsidR="00BB5862" w:rsidRPr="007C1D64" w:rsidRDefault="00BB5862" w:rsidP="00676464">
            <w:pPr>
              <w:pStyle w:val="RegTableText"/>
              <w:numPr>
                <w:ilvl w:val="0"/>
                <w:numId w:val="0"/>
              </w:numPr>
              <w:rPr>
                <w:rFonts w:ascii="Avenir Book" w:hAnsi="Avenir Book"/>
              </w:rPr>
            </w:pPr>
            <w:r w:rsidRPr="002A4D37">
              <w:rPr>
                <w:rFonts w:ascii="Avenir Book" w:hAnsi="Avenir Book"/>
              </w:rPr>
              <w:t xml:space="preserve">Global Warming Potential </w:t>
            </w:r>
            <w:proofErr w:type="gramStart"/>
            <w:r w:rsidRPr="002A4D37">
              <w:rPr>
                <w:rFonts w:ascii="Avenir Book" w:hAnsi="Avenir Book"/>
              </w:rPr>
              <w:t xml:space="preserve">of </w:t>
            </w:r>
            <w:r w:rsidR="006754F3">
              <w:rPr>
                <w:rFonts w:ascii="Avenir Book" w:hAnsi="Avenir Book"/>
              </w:rPr>
              <w:t xml:space="preserve"> nitrous</w:t>
            </w:r>
            <w:proofErr w:type="gramEnd"/>
            <w:r w:rsidR="006754F3">
              <w:rPr>
                <w:rFonts w:ascii="Avenir Book" w:hAnsi="Avenir Book"/>
              </w:rPr>
              <w:t xml:space="preserve"> oxide.</w:t>
            </w:r>
          </w:p>
        </w:tc>
      </w:tr>
      <w:tr w:rsidR="00BB5862" w:rsidRPr="007C1D64" w14:paraId="68D5051E" w14:textId="77777777" w:rsidTr="00676464">
        <w:trPr>
          <w:cantSplit/>
          <w:trHeight w:val="281"/>
          <w:jc w:val="center"/>
        </w:trPr>
        <w:tc>
          <w:tcPr>
            <w:tcW w:w="1341" w:type="pct"/>
            <w:shd w:val="clear" w:color="auto" w:fill="auto"/>
          </w:tcPr>
          <w:p w14:paraId="602481AD" w14:textId="77777777" w:rsidR="00BB5862" w:rsidRPr="007C1D64" w:rsidRDefault="00BB5862" w:rsidP="00676464">
            <w:pPr>
              <w:pStyle w:val="RegTableText"/>
              <w:rPr>
                <w:rFonts w:ascii="Avenir Book" w:hAnsi="Avenir Book"/>
                <w:b/>
              </w:rPr>
            </w:pPr>
            <w:r w:rsidRPr="007C1D64">
              <w:rPr>
                <w:rFonts w:ascii="Avenir Book" w:hAnsi="Avenir Book"/>
                <w:b/>
              </w:rPr>
              <w:lastRenderedPageBreak/>
              <w:t>Source of data</w:t>
            </w:r>
          </w:p>
        </w:tc>
        <w:tc>
          <w:tcPr>
            <w:tcW w:w="3659" w:type="pct"/>
            <w:shd w:val="clear" w:color="auto" w:fill="auto"/>
          </w:tcPr>
          <w:p w14:paraId="738FA5B5" w14:textId="77777777" w:rsidR="00BB5862" w:rsidRPr="007C1D64" w:rsidRDefault="00BB5862" w:rsidP="00676464">
            <w:pPr>
              <w:pStyle w:val="RegTableText"/>
              <w:numPr>
                <w:ilvl w:val="0"/>
                <w:numId w:val="0"/>
              </w:numPr>
              <w:rPr>
                <w:rFonts w:ascii="Avenir Book" w:hAnsi="Avenir Book"/>
              </w:rPr>
            </w:pPr>
            <w:r w:rsidRPr="002A4D37">
              <w:rPr>
                <w:rFonts w:ascii="Avenir Book" w:hAnsi="Avenir Book"/>
              </w:rPr>
              <w:t>IPCC</w:t>
            </w:r>
          </w:p>
        </w:tc>
      </w:tr>
      <w:tr w:rsidR="00BB5862" w:rsidRPr="007C1D64" w14:paraId="32B1E23D" w14:textId="77777777" w:rsidTr="00676464">
        <w:trPr>
          <w:cantSplit/>
          <w:trHeight w:val="281"/>
          <w:jc w:val="center"/>
        </w:trPr>
        <w:tc>
          <w:tcPr>
            <w:tcW w:w="1341" w:type="pct"/>
            <w:shd w:val="clear" w:color="auto" w:fill="auto"/>
          </w:tcPr>
          <w:p w14:paraId="4F322D2F" w14:textId="77777777" w:rsidR="00BB5862" w:rsidRPr="007C1D64" w:rsidRDefault="00BB5862" w:rsidP="00676464">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52FC4362" w14:textId="77777777" w:rsidR="00BB5862" w:rsidRPr="007C1D64" w:rsidRDefault="00BB5862" w:rsidP="00676464">
            <w:pPr>
              <w:pStyle w:val="RegTableText"/>
              <w:rPr>
                <w:rFonts w:ascii="Avenir Book" w:hAnsi="Avenir Book"/>
              </w:rPr>
            </w:pPr>
            <w:r>
              <w:rPr>
                <w:rFonts w:ascii="Avenir Book" w:hAnsi="Avenir Book"/>
              </w:rPr>
              <w:t>298</w:t>
            </w:r>
          </w:p>
        </w:tc>
      </w:tr>
      <w:tr w:rsidR="00BB5862" w:rsidRPr="007C1D64" w14:paraId="63496ABF" w14:textId="77777777" w:rsidTr="00676464">
        <w:trPr>
          <w:cantSplit/>
          <w:jc w:val="center"/>
        </w:trPr>
        <w:tc>
          <w:tcPr>
            <w:tcW w:w="1341" w:type="pct"/>
            <w:shd w:val="clear" w:color="auto" w:fill="auto"/>
          </w:tcPr>
          <w:p w14:paraId="6D411D9E" w14:textId="77777777" w:rsidR="00BB5862" w:rsidRPr="007C1D64" w:rsidRDefault="00BB5862" w:rsidP="00676464">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761A1FF8" w14:textId="77777777" w:rsidR="00BB5862" w:rsidRPr="007C1D64" w:rsidRDefault="00BB5862" w:rsidP="00676464">
            <w:pPr>
              <w:pStyle w:val="RegTableText"/>
              <w:numPr>
                <w:ilvl w:val="0"/>
                <w:numId w:val="0"/>
              </w:numPr>
              <w:rPr>
                <w:rFonts w:ascii="Avenir Book" w:hAnsi="Avenir Book"/>
              </w:rPr>
            </w:pPr>
            <w:r>
              <w:rPr>
                <w:rFonts w:ascii="Avenir Book" w:hAnsi="Avenir Book"/>
              </w:rPr>
              <w:t>Applicable for 2</w:t>
            </w:r>
            <w:r w:rsidRPr="002A4D37">
              <w:rPr>
                <w:rFonts w:ascii="Avenir Book" w:hAnsi="Avenir Book"/>
                <w:vertAlign w:val="superscript"/>
              </w:rPr>
              <w:t>nd</w:t>
            </w:r>
            <w:r>
              <w:rPr>
                <w:rFonts w:ascii="Avenir Book" w:hAnsi="Avenir Book"/>
              </w:rPr>
              <w:t xml:space="preserve"> commitment period as per IPCC guideline </w:t>
            </w:r>
          </w:p>
        </w:tc>
      </w:tr>
      <w:tr w:rsidR="00BB5862" w:rsidRPr="007C1D64" w14:paraId="47C78115" w14:textId="77777777" w:rsidTr="00676464">
        <w:trPr>
          <w:cantSplit/>
          <w:trHeight w:val="248"/>
          <w:jc w:val="center"/>
        </w:trPr>
        <w:tc>
          <w:tcPr>
            <w:tcW w:w="1341" w:type="pct"/>
            <w:shd w:val="clear" w:color="auto" w:fill="auto"/>
          </w:tcPr>
          <w:p w14:paraId="129112C2" w14:textId="77777777" w:rsidR="00BB5862" w:rsidRPr="007C1D64" w:rsidRDefault="00BB5862" w:rsidP="00676464">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62894922" w14:textId="77777777" w:rsidR="00BB5862" w:rsidRPr="007C1D64" w:rsidRDefault="00BB5862" w:rsidP="00676464">
            <w:pPr>
              <w:pStyle w:val="RegTableText"/>
              <w:rPr>
                <w:rFonts w:ascii="Avenir Book" w:hAnsi="Avenir Book"/>
              </w:rPr>
            </w:pPr>
            <w:r>
              <w:rPr>
                <w:rFonts w:ascii="Avenir Book" w:hAnsi="Avenir Book"/>
              </w:rPr>
              <w:t xml:space="preserve">Calculation of baseline and project emission. </w:t>
            </w:r>
          </w:p>
        </w:tc>
      </w:tr>
      <w:tr w:rsidR="00BB5862" w:rsidRPr="007C1D64" w14:paraId="4EED3252" w14:textId="77777777" w:rsidTr="00676464">
        <w:trPr>
          <w:cantSplit/>
          <w:trHeight w:val="249"/>
          <w:jc w:val="center"/>
        </w:trPr>
        <w:tc>
          <w:tcPr>
            <w:tcW w:w="1341" w:type="pct"/>
            <w:shd w:val="clear" w:color="auto" w:fill="auto"/>
          </w:tcPr>
          <w:p w14:paraId="4BAFD367" w14:textId="77777777" w:rsidR="00BB5862" w:rsidRPr="007C1D64" w:rsidRDefault="00BB5862" w:rsidP="00676464">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334DE8EA" w14:textId="77777777" w:rsidR="00BB5862" w:rsidRPr="007C1D64" w:rsidRDefault="00BB5862" w:rsidP="00676464">
            <w:pPr>
              <w:pStyle w:val="RegTableText"/>
              <w:rPr>
                <w:rFonts w:ascii="Avenir Book" w:hAnsi="Avenir Book"/>
              </w:rPr>
            </w:pPr>
            <w:r>
              <w:rPr>
                <w:rFonts w:ascii="Avenir Book" w:hAnsi="Avenir Book"/>
              </w:rPr>
              <w:t xml:space="preserve">Fixed ex-ante </w:t>
            </w:r>
          </w:p>
        </w:tc>
      </w:tr>
    </w:tbl>
    <w:p w14:paraId="7CB06168" w14:textId="77777777" w:rsidR="00BB5862" w:rsidRDefault="00BB5862" w:rsidP="00586361">
      <w:pPr>
        <w:rPr>
          <w:lang w:eastAsia="en-US"/>
        </w:rPr>
      </w:pPr>
    </w:p>
    <w:p w14:paraId="1595C905" w14:textId="77777777" w:rsidR="00BB5862" w:rsidRDefault="00BB5862"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bottom w:w="20" w:type="dxa"/>
        </w:tblCellMar>
        <w:tblLook w:val="00E0" w:firstRow="1" w:lastRow="1" w:firstColumn="1" w:lastColumn="0" w:noHBand="0" w:noVBand="0"/>
      </w:tblPr>
      <w:tblGrid>
        <w:gridCol w:w="2627"/>
        <w:gridCol w:w="7228"/>
      </w:tblGrid>
      <w:tr w:rsidR="00DD6F27" w:rsidRPr="007C1D64" w14:paraId="2A8A6356" w14:textId="77777777" w:rsidTr="0040388E">
        <w:trPr>
          <w:cantSplit/>
          <w:trHeight w:val="280"/>
          <w:jc w:val="center"/>
        </w:trPr>
        <w:tc>
          <w:tcPr>
            <w:tcW w:w="1333" w:type="pct"/>
            <w:shd w:val="clear" w:color="auto" w:fill="auto"/>
          </w:tcPr>
          <w:p w14:paraId="2E4D9092" w14:textId="77777777" w:rsidR="00DD6F27" w:rsidRPr="007C1D64" w:rsidRDefault="00DD6F27" w:rsidP="00DD6F27">
            <w:pPr>
              <w:pStyle w:val="RegTableText"/>
              <w:rPr>
                <w:rFonts w:ascii="Avenir Book" w:hAnsi="Avenir Book"/>
                <w:b/>
              </w:rPr>
            </w:pPr>
            <w:r w:rsidRPr="007C1D64">
              <w:rPr>
                <w:rFonts w:ascii="Avenir Book" w:hAnsi="Avenir Book"/>
                <w:b/>
              </w:rPr>
              <w:t>Relevant SDG Indicator</w:t>
            </w:r>
          </w:p>
        </w:tc>
        <w:tc>
          <w:tcPr>
            <w:tcW w:w="3667" w:type="pct"/>
            <w:shd w:val="clear" w:color="auto" w:fill="auto"/>
          </w:tcPr>
          <w:p w14:paraId="70AFFD04" w14:textId="77777777" w:rsidR="00DD6F27" w:rsidRPr="007C1D64" w:rsidRDefault="00DD6F27" w:rsidP="00DD6F27">
            <w:pPr>
              <w:pStyle w:val="RegTableText"/>
              <w:rPr>
                <w:rFonts w:ascii="Avenir Book" w:hAnsi="Avenir Book"/>
              </w:rPr>
            </w:pPr>
            <w:r>
              <w:rPr>
                <w:rFonts w:ascii="Avenir Book" w:hAnsi="Avenir Book"/>
              </w:rPr>
              <w:t xml:space="preserve">SGD 13: Climate Action </w:t>
            </w:r>
          </w:p>
        </w:tc>
      </w:tr>
      <w:tr w:rsidR="00DD6F27" w:rsidRPr="007C1D64" w14:paraId="7D187E03" w14:textId="77777777" w:rsidTr="0040388E">
        <w:trPr>
          <w:cantSplit/>
          <w:trHeight w:val="280"/>
          <w:jc w:val="center"/>
        </w:trPr>
        <w:tc>
          <w:tcPr>
            <w:tcW w:w="1333" w:type="pct"/>
            <w:shd w:val="clear" w:color="auto" w:fill="auto"/>
          </w:tcPr>
          <w:p w14:paraId="1A11AED7" w14:textId="77777777" w:rsidR="00DD6F27" w:rsidRPr="00F87395" w:rsidRDefault="00DD6F27" w:rsidP="00DD6F27">
            <w:pPr>
              <w:pStyle w:val="RegTableText"/>
              <w:rPr>
                <w:rFonts w:ascii="Avenir Book" w:hAnsi="Avenir Book"/>
                <w:b/>
              </w:rPr>
            </w:pPr>
            <w:r w:rsidRPr="00F87395">
              <w:rPr>
                <w:rFonts w:ascii="Avenir Book" w:hAnsi="Avenir Book"/>
                <w:b/>
              </w:rPr>
              <w:t>Data/parameter</w:t>
            </w:r>
          </w:p>
        </w:tc>
        <w:tc>
          <w:tcPr>
            <w:tcW w:w="3667" w:type="pct"/>
            <w:shd w:val="clear" w:color="auto" w:fill="auto"/>
          </w:tcPr>
          <w:p w14:paraId="336D245B" w14:textId="77777777" w:rsidR="00DD6F27" w:rsidRPr="0070308C" w:rsidRDefault="0070308C" w:rsidP="0070308C">
            <w:pPr>
              <w:rPr>
                <w:rFonts w:ascii="Avenir Book" w:eastAsia="MS Mincho" w:hAnsi="Avenir Book"/>
              </w:rPr>
            </w:pPr>
            <w:proofErr w:type="spellStart"/>
            <w:proofErr w:type="gramStart"/>
            <w:r>
              <w:rPr>
                <w:rFonts w:ascii="Avenir Book" w:eastAsia="MS Mincho" w:hAnsi="Avenir Book"/>
              </w:rPr>
              <w:t>EF</w:t>
            </w:r>
            <w:r w:rsidRPr="008E54B1">
              <w:rPr>
                <w:rFonts w:ascii="Avenir Book" w:eastAsia="MS Mincho" w:hAnsi="Avenir Book"/>
                <w:vertAlign w:val="subscript"/>
              </w:rPr>
              <w:t>EL</w:t>
            </w:r>
            <w:r>
              <w:rPr>
                <w:rFonts w:ascii="Avenir Book" w:eastAsia="MS Mincho" w:hAnsi="Avenir Book"/>
              </w:rPr>
              <w:t>,</w:t>
            </w:r>
            <w:r w:rsidRPr="008E54B1">
              <w:rPr>
                <w:rFonts w:ascii="Avenir Book" w:eastAsia="MS Mincho" w:hAnsi="Avenir Book"/>
                <w:vertAlign w:val="subscript"/>
              </w:rPr>
              <w:t>j</w:t>
            </w:r>
            <w:proofErr w:type="gramEnd"/>
            <w:r w:rsidRPr="008E54B1">
              <w:rPr>
                <w:rFonts w:ascii="Avenir Book" w:eastAsia="MS Mincho" w:hAnsi="Avenir Book"/>
                <w:vertAlign w:val="subscript"/>
              </w:rPr>
              <w:t>,y</w:t>
            </w:r>
            <w:proofErr w:type="spellEnd"/>
          </w:p>
        </w:tc>
      </w:tr>
      <w:tr w:rsidR="00DD6F27" w:rsidRPr="007C1D64" w14:paraId="6F548CBC" w14:textId="77777777" w:rsidTr="0040388E">
        <w:trPr>
          <w:cantSplit/>
          <w:trHeight w:val="281"/>
          <w:jc w:val="center"/>
        </w:trPr>
        <w:tc>
          <w:tcPr>
            <w:tcW w:w="1333" w:type="pct"/>
            <w:shd w:val="clear" w:color="auto" w:fill="auto"/>
          </w:tcPr>
          <w:p w14:paraId="2FA739D1" w14:textId="77777777" w:rsidR="00DD6F27" w:rsidRPr="007C1D64" w:rsidRDefault="00DD6F27" w:rsidP="00DD6F27">
            <w:pPr>
              <w:pStyle w:val="RegTableText"/>
              <w:rPr>
                <w:rFonts w:ascii="Avenir Book" w:hAnsi="Avenir Book"/>
                <w:b/>
              </w:rPr>
            </w:pPr>
            <w:r w:rsidRPr="007C1D64">
              <w:rPr>
                <w:rFonts w:ascii="Avenir Book" w:hAnsi="Avenir Book"/>
                <w:b/>
              </w:rPr>
              <w:t>Unit</w:t>
            </w:r>
          </w:p>
        </w:tc>
        <w:tc>
          <w:tcPr>
            <w:tcW w:w="3667" w:type="pct"/>
            <w:shd w:val="clear" w:color="auto" w:fill="auto"/>
          </w:tcPr>
          <w:p w14:paraId="3D61E32A" w14:textId="77777777" w:rsidR="00DD6F27" w:rsidRPr="007C1D64" w:rsidRDefault="0070308C" w:rsidP="00DD6F27">
            <w:pPr>
              <w:pStyle w:val="RegTableText"/>
              <w:rPr>
                <w:rFonts w:ascii="Avenir Book" w:hAnsi="Avenir Book"/>
              </w:rPr>
            </w:pPr>
            <w:r>
              <w:rPr>
                <w:rFonts w:ascii="Avenir Book" w:hAnsi="Avenir Book"/>
              </w:rPr>
              <w:t>tCO</w:t>
            </w:r>
            <w:r w:rsidRPr="008F3FA9">
              <w:rPr>
                <w:rFonts w:ascii="Avenir Book" w:hAnsi="Avenir Book"/>
                <w:vertAlign w:val="subscript"/>
              </w:rPr>
              <w:t>2</w:t>
            </w:r>
            <w:r>
              <w:rPr>
                <w:rFonts w:ascii="Avenir Book" w:hAnsi="Avenir Book"/>
              </w:rPr>
              <w:t>/MWh</w:t>
            </w:r>
          </w:p>
        </w:tc>
      </w:tr>
      <w:tr w:rsidR="0070308C" w:rsidRPr="007C1D64" w14:paraId="4D497664" w14:textId="77777777" w:rsidTr="0040388E">
        <w:trPr>
          <w:cantSplit/>
          <w:trHeight w:val="280"/>
          <w:jc w:val="center"/>
        </w:trPr>
        <w:tc>
          <w:tcPr>
            <w:tcW w:w="1333" w:type="pct"/>
            <w:shd w:val="clear" w:color="auto" w:fill="auto"/>
          </w:tcPr>
          <w:p w14:paraId="19A7F745" w14:textId="77777777" w:rsidR="0070308C" w:rsidRPr="007C1D64" w:rsidRDefault="0070308C" w:rsidP="00DD6F27">
            <w:pPr>
              <w:pStyle w:val="RegTableText"/>
              <w:rPr>
                <w:rFonts w:ascii="Avenir Book" w:hAnsi="Avenir Book"/>
                <w:b/>
              </w:rPr>
            </w:pPr>
            <w:r w:rsidRPr="007C1D64">
              <w:rPr>
                <w:rFonts w:ascii="Avenir Book" w:hAnsi="Avenir Book"/>
                <w:b/>
              </w:rPr>
              <w:t>Description</w:t>
            </w:r>
          </w:p>
        </w:tc>
        <w:tc>
          <w:tcPr>
            <w:tcW w:w="3667" w:type="pct"/>
            <w:shd w:val="clear" w:color="auto" w:fill="auto"/>
          </w:tcPr>
          <w:p w14:paraId="5BC5C5FE" w14:textId="77777777" w:rsidR="0070308C" w:rsidRPr="007C1D64" w:rsidRDefault="0070308C" w:rsidP="00360EBE">
            <w:pPr>
              <w:pStyle w:val="RegTableText"/>
              <w:rPr>
                <w:rFonts w:ascii="Avenir Book" w:hAnsi="Avenir Book"/>
              </w:rPr>
            </w:pPr>
            <w:r>
              <w:rPr>
                <w:rFonts w:ascii="Avenir Book" w:eastAsia="MS Mincho" w:hAnsi="Avenir Book"/>
              </w:rPr>
              <w:t>E</w:t>
            </w:r>
            <w:r w:rsidRPr="008E54B1">
              <w:rPr>
                <w:rFonts w:ascii="Avenir Book" w:eastAsia="MS Mincho" w:hAnsi="Avenir Book"/>
              </w:rPr>
              <w:t xml:space="preserve">mission factor for </w:t>
            </w:r>
            <w:r>
              <w:rPr>
                <w:rFonts w:ascii="Avenir Book" w:eastAsia="MS Mincho" w:hAnsi="Avenir Book"/>
              </w:rPr>
              <w:t>electricity generation</w:t>
            </w:r>
          </w:p>
        </w:tc>
      </w:tr>
      <w:tr w:rsidR="0070308C" w:rsidRPr="007C1D64" w14:paraId="1A57C3C0" w14:textId="77777777" w:rsidTr="0040388E">
        <w:trPr>
          <w:cantSplit/>
          <w:trHeight w:val="281"/>
          <w:jc w:val="center"/>
        </w:trPr>
        <w:tc>
          <w:tcPr>
            <w:tcW w:w="1333" w:type="pct"/>
            <w:shd w:val="clear" w:color="auto" w:fill="auto"/>
          </w:tcPr>
          <w:p w14:paraId="164FC15B" w14:textId="77777777" w:rsidR="0070308C" w:rsidRPr="007C1D64" w:rsidRDefault="0070308C" w:rsidP="00DD6F27">
            <w:pPr>
              <w:pStyle w:val="RegTableText"/>
              <w:rPr>
                <w:rFonts w:ascii="Avenir Book" w:hAnsi="Avenir Book"/>
                <w:b/>
              </w:rPr>
            </w:pPr>
            <w:r w:rsidRPr="007C1D64">
              <w:rPr>
                <w:rFonts w:ascii="Avenir Book" w:hAnsi="Avenir Book"/>
                <w:b/>
              </w:rPr>
              <w:t>Source of data</w:t>
            </w:r>
          </w:p>
        </w:tc>
        <w:tc>
          <w:tcPr>
            <w:tcW w:w="3667" w:type="pct"/>
            <w:shd w:val="clear" w:color="auto" w:fill="auto"/>
          </w:tcPr>
          <w:p w14:paraId="0CB99089" w14:textId="77777777" w:rsidR="00CB6520" w:rsidRDefault="00CB6520" w:rsidP="0070308C">
            <w:pPr>
              <w:pStyle w:val="RegTableText"/>
              <w:rPr>
                <w:rFonts w:ascii="Avenir Book" w:hAnsi="Avenir Book"/>
              </w:rPr>
            </w:pPr>
            <w:r w:rsidRPr="00CB6520">
              <w:rPr>
                <w:rFonts w:ascii="Avenir Book" w:hAnsi="Avenir Book"/>
              </w:rPr>
              <w:t>Directorate General of Electricity, Ministry of Energy and Mineral Resources, Indonesia : </w:t>
            </w:r>
            <w:hyperlink r:id="rId24" w:history="1">
              <w:r w:rsidRPr="00CB6520">
                <w:rPr>
                  <w:rStyle w:val="Hyperlink"/>
                  <w:rFonts w:ascii="Avenir Book" w:hAnsi="Avenir Book"/>
                </w:rPr>
                <w:t>2016 - Emission Factor Reference Official Document</w:t>
              </w:r>
            </w:hyperlink>
          </w:p>
          <w:p w14:paraId="45EA8E64" w14:textId="77777777" w:rsidR="00CB6520" w:rsidRDefault="00CB6520" w:rsidP="0070308C">
            <w:pPr>
              <w:pStyle w:val="RegTableText"/>
              <w:rPr>
                <w:rFonts w:ascii="Avenir Book" w:hAnsi="Avenir Book"/>
              </w:rPr>
            </w:pPr>
          </w:p>
          <w:p w14:paraId="52657C20" w14:textId="77777777" w:rsidR="0070308C" w:rsidRPr="007C1D64" w:rsidRDefault="0032594A" w:rsidP="0070308C">
            <w:pPr>
              <w:pStyle w:val="RegTableText"/>
              <w:rPr>
                <w:rFonts w:ascii="Avenir Book" w:hAnsi="Avenir Book"/>
              </w:rPr>
            </w:pPr>
            <w:hyperlink r:id="rId25" w:history="1">
              <w:r w:rsidR="00CB6520" w:rsidRPr="00CB6520">
                <w:rPr>
                  <w:rStyle w:val="Hyperlink"/>
                  <w:rFonts w:ascii="Avenir Book" w:hAnsi="Avenir Book"/>
                </w:rPr>
                <w:t>http://jcm.ekon.go.id/en/uploads/files/Document%20JCM/Rules%20&amp;%20Guidelines/Emission_Factor_DJK_ESDM_2016.pdf</w:t>
              </w:r>
            </w:hyperlink>
          </w:p>
        </w:tc>
      </w:tr>
      <w:tr w:rsidR="0070308C" w:rsidRPr="007C1D64" w14:paraId="5A5A1C66" w14:textId="77777777" w:rsidTr="0040388E">
        <w:trPr>
          <w:cantSplit/>
          <w:trHeight w:val="281"/>
          <w:jc w:val="center"/>
        </w:trPr>
        <w:tc>
          <w:tcPr>
            <w:tcW w:w="1333" w:type="pct"/>
            <w:shd w:val="clear" w:color="auto" w:fill="auto"/>
          </w:tcPr>
          <w:p w14:paraId="33FD5459" w14:textId="77777777" w:rsidR="0070308C" w:rsidRPr="007C1D64" w:rsidRDefault="0070308C" w:rsidP="00DD6F27">
            <w:pPr>
              <w:pStyle w:val="RegTableText"/>
              <w:rPr>
                <w:rFonts w:ascii="Avenir Book" w:hAnsi="Avenir Book"/>
                <w:b/>
              </w:rPr>
            </w:pPr>
            <w:r w:rsidRPr="007C1D64">
              <w:rPr>
                <w:rFonts w:ascii="Avenir Book" w:hAnsi="Avenir Book"/>
                <w:b/>
              </w:rPr>
              <w:t>Value(s) applied</w:t>
            </w:r>
          </w:p>
        </w:tc>
        <w:tc>
          <w:tcPr>
            <w:tcW w:w="3667" w:type="pct"/>
            <w:shd w:val="clear" w:color="auto" w:fill="auto"/>
          </w:tcPr>
          <w:p w14:paraId="1899ABA2" w14:textId="77777777" w:rsidR="0070308C" w:rsidRPr="007C1D64" w:rsidRDefault="008368E3" w:rsidP="00DD6F27">
            <w:pPr>
              <w:pStyle w:val="RegTableText"/>
              <w:rPr>
                <w:rFonts w:ascii="Avenir Book" w:hAnsi="Avenir Book"/>
              </w:rPr>
            </w:pPr>
            <w:r w:rsidRPr="008368E3">
              <w:rPr>
                <w:rFonts w:ascii="Avenir Book" w:hAnsi="Avenir Book"/>
              </w:rPr>
              <w:t>0.862</w:t>
            </w:r>
          </w:p>
        </w:tc>
      </w:tr>
      <w:tr w:rsidR="0070308C" w:rsidRPr="007C1D64" w14:paraId="552E328E" w14:textId="77777777" w:rsidTr="0040388E">
        <w:trPr>
          <w:cantSplit/>
          <w:jc w:val="center"/>
        </w:trPr>
        <w:tc>
          <w:tcPr>
            <w:tcW w:w="1333" w:type="pct"/>
            <w:shd w:val="clear" w:color="auto" w:fill="auto"/>
          </w:tcPr>
          <w:p w14:paraId="4E0057E2" w14:textId="77777777" w:rsidR="0070308C" w:rsidRPr="007C1D64" w:rsidRDefault="0070308C" w:rsidP="00DD6F27">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67" w:type="pct"/>
            <w:shd w:val="clear" w:color="auto" w:fill="auto"/>
          </w:tcPr>
          <w:p w14:paraId="7E386957" w14:textId="77777777" w:rsidR="0070308C" w:rsidRPr="007C1D64" w:rsidRDefault="008368E3" w:rsidP="008368E3">
            <w:pPr>
              <w:pStyle w:val="RegTableText"/>
              <w:numPr>
                <w:ilvl w:val="0"/>
                <w:numId w:val="0"/>
              </w:numPr>
              <w:rPr>
                <w:rFonts w:ascii="Avenir Book" w:hAnsi="Avenir Book"/>
              </w:rPr>
            </w:pPr>
            <w:r w:rsidRPr="00CB6520">
              <w:rPr>
                <w:rFonts w:ascii="Avenir Book" w:hAnsi="Avenir Book"/>
              </w:rPr>
              <w:t>Directorate General of Electricity, Ministry of Energy and Mineral Resources, Indonesia</w:t>
            </w:r>
            <w:r>
              <w:rPr>
                <w:rFonts w:ascii="Avenir Book" w:hAnsi="Avenir Book"/>
              </w:rPr>
              <w:t xml:space="preserve"> published the </w:t>
            </w:r>
            <w:hyperlink r:id="rId26" w:history="1">
              <w:r w:rsidRPr="00CB6520">
                <w:rPr>
                  <w:rStyle w:val="Hyperlink"/>
                  <w:rFonts w:ascii="Avenir Book" w:hAnsi="Avenir Book"/>
                </w:rPr>
                <w:t>2016 - Emission Factor Reference Official Document</w:t>
              </w:r>
            </w:hyperlink>
            <w:r>
              <w:rPr>
                <w:rFonts w:ascii="Avenir Book" w:hAnsi="Avenir Book"/>
              </w:rPr>
              <w:t xml:space="preserve"> which is the latest version available now. As per the reference document, </w:t>
            </w:r>
            <w:proofErr w:type="spellStart"/>
            <w:r>
              <w:rPr>
                <w:rFonts w:ascii="Avenir Book" w:hAnsi="Avenir Book"/>
              </w:rPr>
              <w:t>th</w:t>
            </w:r>
            <w:proofErr w:type="spellEnd"/>
            <w:r>
              <w:rPr>
                <w:rFonts w:ascii="Avenir Book" w:hAnsi="Avenir Book"/>
              </w:rPr>
              <w:t xml:space="preserve"> ex-ante emission factor </w:t>
            </w:r>
            <w:r w:rsidRPr="008368E3">
              <w:rPr>
                <w:rFonts w:ascii="Avenir Book" w:hAnsi="Avenir Book"/>
              </w:rPr>
              <w:t>0.862</w:t>
            </w:r>
            <w:r>
              <w:rPr>
                <w:rFonts w:ascii="Avenir Book" w:hAnsi="Avenir Book"/>
              </w:rPr>
              <w:t xml:space="preserve"> tCO</w:t>
            </w:r>
            <w:r w:rsidRPr="008F3FA9">
              <w:rPr>
                <w:rFonts w:ascii="Avenir Book" w:hAnsi="Avenir Book"/>
                <w:vertAlign w:val="subscript"/>
              </w:rPr>
              <w:t>2</w:t>
            </w:r>
            <w:r>
              <w:rPr>
                <w:rFonts w:ascii="Avenir Book" w:hAnsi="Avenir Book"/>
              </w:rPr>
              <w:t>/MWh is applicable for the grid ‘</w:t>
            </w:r>
            <w:r w:rsidRPr="008368E3">
              <w:rPr>
                <w:rFonts w:ascii="Avenir Book" w:hAnsi="Avenir Book"/>
              </w:rPr>
              <w:t>Jamali (</w:t>
            </w:r>
            <w:proofErr w:type="spellStart"/>
            <w:r w:rsidRPr="008368E3">
              <w:rPr>
                <w:rFonts w:ascii="Avenir Book" w:hAnsi="Avenir Book"/>
              </w:rPr>
              <w:t>Jawa</w:t>
            </w:r>
            <w:proofErr w:type="spellEnd"/>
            <w:r w:rsidRPr="008368E3">
              <w:rPr>
                <w:rFonts w:ascii="Avenir Book" w:hAnsi="Avenir Book"/>
              </w:rPr>
              <w:t>-Madura-Bali)</w:t>
            </w:r>
            <w:r>
              <w:rPr>
                <w:rFonts w:ascii="Avenir Book" w:hAnsi="Avenir Book"/>
              </w:rPr>
              <w:t xml:space="preserve">’ in which the project is connected with. </w:t>
            </w:r>
            <w:r w:rsidRPr="008368E3" w:rsidDel="008368E3">
              <w:rPr>
                <w:rFonts w:ascii="Avenir Book" w:hAnsi="Avenir Book"/>
              </w:rPr>
              <w:t xml:space="preserve"> </w:t>
            </w:r>
          </w:p>
        </w:tc>
      </w:tr>
      <w:tr w:rsidR="0070308C" w:rsidRPr="007C1D64" w14:paraId="7070F1AB" w14:textId="77777777" w:rsidTr="0040388E">
        <w:trPr>
          <w:cantSplit/>
          <w:trHeight w:val="248"/>
          <w:jc w:val="center"/>
        </w:trPr>
        <w:tc>
          <w:tcPr>
            <w:tcW w:w="1333" w:type="pct"/>
            <w:shd w:val="clear" w:color="auto" w:fill="auto"/>
          </w:tcPr>
          <w:p w14:paraId="6856467A" w14:textId="77777777" w:rsidR="0070308C" w:rsidRPr="007C1D64" w:rsidRDefault="0070308C" w:rsidP="00DD6F27">
            <w:pPr>
              <w:pStyle w:val="RegTableText"/>
              <w:numPr>
                <w:ilvl w:val="0"/>
                <w:numId w:val="0"/>
              </w:numPr>
              <w:rPr>
                <w:rFonts w:ascii="Avenir Book" w:hAnsi="Avenir Book"/>
                <w:b/>
              </w:rPr>
            </w:pPr>
            <w:r w:rsidRPr="007C1D64">
              <w:rPr>
                <w:rFonts w:ascii="Avenir Book" w:hAnsi="Avenir Book"/>
                <w:b/>
              </w:rPr>
              <w:t>Purpose of data</w:t>
            </w:r>
          </w:p>
        </w:tc>
        <w:tc>
          <w:tcPr>
            <w:tcW w:w="3667" w:type="pct"/>
            <w:shd w:val="clear" w:color="auto" w:fill="auto"/>
          </w:tcPr>
          <w:p w14:paraId="50DAAECE" w14:textId="77777777" w:rsidR="0070308C" w:rsidRPr="007C1D64" w:rsidRDefault="0070308C" w:rsidP="0070308C">
            <w:pPr>
              <w:pStyle w:val="RegTableText"/>
              <w:rPr>
                <w:rFonts w:ascii="Avenir Book" w:hAnsi="Avenir Book"/>
              </w:rPr>
            </w:pPr>
            <w:r>
              <w:rPr>
                <w:rFonts w:ascii="Avenir Book" w:hAnsi="Avenir Book"/>
              </w:rPr>
              <w:t xml:space="preserve">Calculation of project emission. </w:t>
            </w:r>
          </w:p>
        </w:tc>
      </w:tr>
      <w:tr w:rsidR="003C0310" w:rsidRPr="007C1D64" w14:paraId="1B6254D5" w14:textId="77777777" w:rsidTr="0040388E">
        <w:trPr>
          <w:cantSplit/>
          <w:trHeight w:val="249"/>
          <w:jc w:val="center"/>
        </w:trPr>
        <w:tc>
          <w:tcPr>
            <w:tcW w:w="1333" w:type="pct"/>
            <w:shd w:val="clear" w:color="auto" w:fill="auto"/>
          </w:tcPr>
          <w:p w14:paraId="37F42F59" w14:textId="77777777" w:rsidR="003C0310" w:rsidRPr="007C1D64" w:rsidRDefault="003C0310" w:rsidP="00DD6F27">
            <w:pPr>
              <w:pStyle w:val="RegTableText"/>
              <w:rPr>
                <w:rFonts w:ascii="Avenir Book" w:hAnsi="Avenir Book"/>
                <w:b/>
              </w:rPr>
            </w:pPr>
            <w:r w:rsidRPr="007C1D64">
              <w:rPr>
                <w:rFonts w:ascii="Avenir Book" w:hAnsi="Avenir Book"/>
                <w:b/>
              </w:rPr>
              <w:t>Additional comment</w:t>
            </w:r>
          </w:p>
        </w:tc>
        <w:tc>
          <w:tcPr>
            <w:tcW w:w="3667" w:type="pct"/>
            <w:shd w:val="clear" w:color="auto" w:fill="auto"/>
          </w:tcPr>
          <w:p w14:paraId="2DC9377C"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265D3F7B" w14:textId="77777777" w:rsidR="00DD6F27" w:rsidRDefault="00DD6F27"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F43FD1" w:rsidRPr="007C1D64" w14:paraId="439AAF56" w14:textId="77777777" w:rsidTr="00676464">
        <w:trPr>
          <w:cantSplit/>
          <w:trHeight w:val="280"/>
          <w:jc w:val="center"/>
        </w:trPr>
        <w:tc>
          <w:tcPr>
            <w:tcW w:w="1341" w:type="pct"/>
            <w:shd w:val="clear" w:color="auto" w:fill="auto"/>
          </w:tcPr>
          <w:p w14:paraId="62590BD4" w14:textId="77777777" w:rsidR="00F43FD1" w:rsidRPr="007C1D64" w:rsidRDefault="00F43FD1" w:rsidP="00676464">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0D279C0F" w14:textId="77777777" w:rsidR="00F43FD1" w:rsidRPr="007C1D64" w:rsidRDefault="00F43FD1" w:rsidP="00676464">
            <w:pPr>
              <w:pStyle w:val="RegTableText"/>
              <w:rPr>
                <w:rFonts w:ascii="Avenir Book" w:hAnsi="Avenir Book"/>
              </w:rPr>
            </w:pPr>
            <w:r>
              <w:rPr>
                <w:rFonts w:ascii="Avenir Book" w:hAnsi="Avenir Book"/>
              </w:rPr>
              <w:t xml:space="preserve">SGD 13: Climate Action </w:t>
            </w:r>
          </w:p>
        </w:tc>
      </w:tr>
      <w:tr w:rsidR="00F43FD1" w:rsidRPr="007C1D64" w14:paraId="5FFB1AA2" w14:textId="77777777" w:rsidTr="00676464">
        <w:trPr>
          <w:cantSplit/>
          <w:trHeight w:val="280"/>
          <w:jc w:val="center"/>
        </w:trPr>
        <w:tc>
          <w:tcPr>
            <w:tcW w:w="1341" w:type="pct"/>
            <w:shd w:val="clear" w:color="auto" w:fill="auto"/>
          </w:tcPr>
          <w:p w14:paraId="20453F73" w14:textId="77777777" w:rsidR="00F43FD1" w:rsidRPr="00F87395" w:rsidRDefault="00F43FD1" w:rsidP="00676464">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1B9FE403" w14:textId="77777777" w:rsidR="00F43FD1" w:rsidRPr="007C1D64" w:rsidRDefault="00F43FD1" w:rsidP="00676464">
            <w:pPr>
              <w:pStyle w:val="RegTableText"/>
              <w:rPr>
                <w:rFonts w:ascii="Avenir Book" w:hAnsi="Avenir Book"/>
              </w:rPr>
            </w:pPr>
            <w:proofErr w:type="spellStart"/>
            <w:r>
              <w:rPr>
                <w:rFonts w:ascii="Cambria Math" w:hAnsi="Cambria Math" w:cs="Cambria Math"/>
                <w:szCs w:val="22"/>
              </w:rPr>
              <w:t>D</w:t>
            </w:r>
            <w:r w:rsidRPr="00EB0B41">
              <w:rPr>
                <w:rFonts w:ascii="Avenir Book" w:hAnsi="Avenir Book" w:cs="Cambria Math"/>
                <w:szCs w:val="22"/>
                <w:vertAlign w:val="subscript"/>
              </w:rPr>
              <w:t>diesel</w:t>
            </w:r>
            <w:proofErr w:type="spellEnd"/>
            <w:r w:rsidRPr="00EB0B41">
              <w:rPr>
                <w:rFonts w:ascii="Avenir Book" w:hAnsi="Avenir Book"/>
                <w:szCs w:val="22"/>
                <w:vertAlign w:val="subscript"/>
              </w:rPr>
              <w:t>,</w:t>
            </w:r>
          </w:p>
        </w:tc>
      </w:tr>
      <w:tr w:rsidR="00F43FD1" w:rsidRPr="007C1D64" w14:paraId="1EEE7F38" w14:textId="77777777" w:rsidTr="00676464">
        <w:trPr>
          <w:cantSplit/>
          <w:trHeight w:val="281"/>
          <w:jc w:val="center"/>
        </w:trPr>
        <w:tc>
          <w:tcPr>
            <w:tcW w:w="1341" w:type="pct"/>
            <w:shd w:val="clear" w:color="auto" w:fill="auto"/>
          </w:tcPr>
          <w:p w14:paraId="3F39A6FF" w14:textId="77777777" w:rsidR="00F43FD1" w:rsidRPr="007C1D64" w:rsidRDefault="00F43FD1" w:rsidP="00676464">
            <w:pPr>
              <w:pStyle w:val="RegTableText"/>
              <w:rPr>
                <w:rFonts w:ascii="Avenir Book" w:hAnsi="Avenir Book"/>
                <w:b/>
              </w:rPr>
            </w:pPr>
            <w:r w:rsidRPr="007C1D64">
              <w:rPr>
                <w:rFonts w:ascii="Avenir Book" w:hAnsi="Avenir Book"/>
                <w:b/>
              </w:rPr>
              <w:t>Unit</w:t>
            </w:r>
          </w:p>
        </w:tc>
        <w:tc>
          <w:tcPr>
            <w:tcW w:w="3659" w:type="pct"/>
            <w:shd w:val="clear" w:color="auto" w:fill="auto"/>
          </w:tcPr>
          <w:p w14:paraId="21C85EED" w14:textId="77777777" w:rsidR="00F43FD1" w:rsidRPr="007C1D64" w:rsidRDefault="00F43FD1" w:rsidP="00676464">
            <w:pPr>
              <w:pStyle w:val="RegTableText"/>
              <w:rPr>
                <w:rFonts w:ascii="Avenir Book" w:hAnsi="Avenir Book"/>
              </w:rPr>
            </w:pPr>
            <w:r>
              <w:rPr>
                <w:rFonts w:ascii="Avenir Book" w:hAnsi="Avenir Book"/>
              </w:rPr>
              <w:t>kg/l</w:t>
            </w:r>
          </w:p>
        </w:tc>
      </w:tr>
      <w:tr w:rsidR="00F43FD1" w:rsidRPr="007C1D64" w14:paraId="76F19283" w14:textId="77777777" w:rsidTr="00676464">
        <w:trPr>
          <w:cantSplit/>
          <w:trHeight w:val="280"/>
          <w:jc w:val="center"/>
        </w:trPr>
        <w:tc>
          <w:tcPr>
            <w:tcW w:w="1341" w:type="pct"/>
            <w:shd w:val="clear" w:color="auto" w:fill="auto"/>
          </w:tcPr>
          <w:p w14:paraId="3E934802" w14:textId="77777777" w:rsidR="00F43FD1" w:rsidRPr="007C1D64" w:rsidRDefault="00F43FD1" w:rsidP="00676464">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333E4533" w14:textId="77777777" w:rsidR="00F43FD1" w:rsidRPr="007C1D64" w:rsidRDefault="00F43FD1" w:rsidP="00676464">
            <w:pPr>
              <w:pStyle w:val="RegTableText"/>
              <w:rPr>
                <w:rFonts w:ascii="Avenir Book" w:hAnsi="Avenir Book"/>
              </w:rPr>
            </w:pPr>
            <w:r>
              <w:rPr>
                <w:rFonts w:ascii="Avenir Book" w:hAnsi="Avenir Book"/>
              </w:rPr>
              <w:t xml:space="preserve">Density of diesel </w:t>
            </w:r>
          </w:p>
        </w:tc>
      </w:tr>
      <w:tr w:rsidR="00F43FD1" w:rsidRPr="007C1D64" w14:paraId="7DE5A0F3" w14:textId="77777777" w:rsidTr="00676464">
        <w:trPr>
          <w:cantSplit/>
          <w:trHeight w:val="281"/>
          <w:jc w:val="center"/>
        </w:trPr>
        <w:tc>
          <w:tcPr>
            <w:tcW w:w="1341" w:type="pct"/>
            <w:shd w:val="clear" w:color="auto" w:fill="auto"/>
          </w:tcPr>
          <w:p w14:paraId="2C8E9564" w14:textId="77777777" w:rsidR="00F43FD1" w:rsidRPr="007C1D64" w:rsidRDefault="00F43FD1" w:rsidP="00676464">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7505E315" w14:textId="77777777" w:rsidR="00F43FD1" w:rsidRPr="007C1D64" w:rsidRDefault="00F43FD1" w:rsidP="00676464">
            <w:pPr>
              <w:pStyle w:val="RegTableText"/>
              <w:rPr>
                <w:rFonts w:ascii="Avenir Book" w:hAnsi="Avenir Book"/>
              </w:rPr>
            </w:pPr>
            <w:r w:rsidRPr="00BD02FA">
              <w:rPr>
                <w:rFonts w:ascii="Avenir Book" w:hAnsi="Avenir Book"/>
              </w:rPr>
              <w:t>IPCC</w:t>
            </w:r>
            <w:r>
              <w:rPr>
                <w:rFonts w:ascii="Avenir Book" w:hAnsi="Avenir Book"/>
              </w:rPr>
              <w:t xml:space="preserve"> 2006 </w:t>
            </w:r>
            <w:r w:rsidRPr="00BD02FA">
              <w:rPr>
                <w:rFonts w:ascii="Avenir Book" w:hAnsi="Avenir Book"/>
              </w:rPr>
              <w:t>Guidelines on National</w:t>
            </w:r>
            <w:r>
              <w:rPr>
                <w:rFonts w:ascii="Avenir Book" w:hAnsi="Avenir Book"/>
              </w:rPr>
              <w:t xml:space="preserve"> </w:t>
            </w:r>
            <w:r w:rsidRPr="00BD02FA">
              <w:rPr>
                <w:rFonts w:ascii="Avenir Book" w:hAnsi="Avenir Book"/>
              </w:rPr>
              <w:t>GHG Inventories</w:t>
            </w:r>
          </w:p>
        </w:tc>
      </w:tr>
      <w:tr w:rsidR="00F43FD1" w:rsidRPr="007C1D64" w14:paraId="7FB3A2A3" w14:textId="77777777" w:rsidTr="00676464">
        <w:trPr>
          <w:cantSplit/>
          <w:trHeight w:val="281"/>
          <w:jc w:val="center"/>
        </w:trPr>
        <w:tc>
          <w:tcPr>
            <w:tcW w:w="1341" w:type="pct"/>
            <w:shd w:val="clear" w:color="auto" w:fill="auto"/>
          </w:tcPr>
          <w:p w14:paraId="6D5C8216" w14:textId="77777777" w:rsidR="00F43FD1" w:rsidRPr="007C1D64" w:rsidRDefault="00F43FD1" w:rsidP="00676464">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10F770EB" w14:textId="77777777" w:rsidR="00F43FD1" w:rsidRPr="007C1D64" w:rsidRDefault="00F43FD1" w:rsidP="00676464">
            <w:pPr>
              <w:pStyle w:val="RegTableText"/>
              <w:rPr>
                <w:rFonts w:ascii="Avenir Book" w:hAnsi="Avenir Book"/>
              </w:rPr>
            </w:pPr>
            <w:r>
              <w:rPr>
                <w:rFonts w:ascii="Avenir Book" w:hAnsi="Avenir Book"/>
              </w:rPr>
              <w:t>0.832</w:t>
            </w:r>
          </w:p>
        </w:tc>
      </w:tr>
      <w:tr w:rsidR="00F43FD1" w:rsidRPr="007C1D64" w14:paraId="498A1EAB" w14:textId="77777777" w:rsidTr="00676464">
        <w:trPr>
          <w:cantSplit/>
          <w:jc w:val="center"/>
        </w:trPr>
        <w:tc>
          <w:tcPr>
            <w:tcW w:w="1341" w:type="pct"/>
            <w:shd w:val="clear" w:color="auto" w:fill="auto"/>
          </w:tcPr>
          <w:p w14:paraId="29733B0E" w14:textId="77777777" w:rsidR="00F43FD1" w:rsidRPr="007C1D64" w:rsidRDefault="00F43FD1" w:rsidP="00676464">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44AD5B08" w14:textId="77777777" w:rsidR="00F43FD1" w:rsidRPr="007C1D64" w:rsidRDefault="00F43FD1" w:rsidP="00676464">
            <w:pPr>
              <w:pStyle w:val="RegTableText"/>
              <w:rPr>
                <w:rFonts w:ascii="Avenir Book" w:hAnsi="Avenir Book"/>
              </w:rPr>
            </w:pPr>
            <w:r>
              <w:rPr>
                <w:rFonts w:ascii="Avenir Book" w:hAnsi="Avenir Book"/>
              </w:rPr>
              <w:t>IPCC default value for diesel</w:t>
            </w:r>
          </w:p>
        </w:tc>
      </w:tr>
      <w:tr w:rsidR="00F43FD1" w:rsidRPr="007C1D64" w14:paraId="7E9A363C" w14:textId="77777777" w:rsidTr="00676464">
        <w:trPr>
          <w:cantSplit/>
          <w:trHeight w:val="248"/>
          <w:jc w:val="center"/>
        </w:trPr>
        <w:tc>
          <w:tcPr>
            <w:tcW w:w="1341" w:type="pct"/>
            <w:shd w:val="clear" w:color="auto" w:fill="auto"/>
          </w:tcPr>
          <w:p w14:paraId="52C75B04" w14:textId="77777777" w:rsidR="00F43FD1" w:rsidRPr="007C1D64" w:rsidRDefault="00F43FD1" w:rsidP="00676464">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44FB7A93" w14:textId="77777777" w:rsidR="00F43FD1" w:rsidRPr="007C1D64" w:rsidRDefault="00F43FD1" w:rsidP="00676464">
            <w:pPr>
              <w:pStyle w:val="RegTableText"/>
              <w:rPr>
                <w:rFonts w:ascii="Avenir Book" w:hAnsi="Avenir Book"/>
              </w:rPr>
            </w:pPr>
            <w:r>
              <w:rPr>
                <w:rFonts w:ascii="Avenir Book" w:hAnsi="Avenir Book"/>
              </w:rPr>
              <w:t xml:space="preserve">Calculation of project emission. </w:t>
            </w:r>
          </w:p>
        </w:tc>
      </w:tr>
      <w:tr w:rsidR="00F43FD1" w:rsidRPr="007C1D64" w14:paraId="6F44F3BC" w14:textId="77777777" w:rsidTr="00676464">
        <w:trPr>
          <w:cantSplit/>
          <w:trHeight w:val="249"/>
          <w:jc w:val="center"/>
        </w:trPr>
        <w:tc>
          <w:tcPr>
            <w:tcW w:w="1341" w:type="pct"/>
            <w:shd w:val="clear" w:color="auto" w:fill="auto"/>
          </w:tcPr>
          <w:p w14:paraId="7D1F9E05" w14:textId="77777777" w:rsidR="00F43FD1" w:rsidRPr="007C1D64" w:rsidRDefault="00F43FD1" w:rsidP="00676464">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40FE1A55" w14:textId="77777777" w:rsidR="00F43FD1" w:rsidRPr="007C1D64" w:rsidRDefault="00F43FD1" w:rsidP="00676464">
            <w:pPr>
              <w:pStyle w:val="RegTableText"/>
              <w:rPr>
                <w:rFonts w:ascii="Avenir Book" w:hAnsi="Avenir Book"/>
              </w:rPr>
            </w:pPr>
            <w:r>
              <w:rPr>
                <w:rFonts w:ascii="Avenir Book" w:hAnsi="Avenir Book"/>
              </w:rPr>
              <w:t xml:space="preserve">Fixed ex-ante </w:t>
            </w:r>
          </w:p>
        </w:tc>
      </w:tr>
    </w:tbl>
    <w:p w14:paraId="434770BA" w14:textId="77777777" w:rsidR="00F43FD1" w:rsidRDefault="00F43FD1" w:rsidP="00586361">
      <w:pPr>
        <w:rPr>
          <w:lang w:eastAsia="en-US"/>
        </w:rPr>
      </w:pPr>
    </w:p>
    <w:p w14:paraId="26BC6C1C" w14:textId="77777777" w:rsidR="00B34AE0" w:rsidRDefault="00B34AE0"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B34AE0" w:rsidRPr="007C1D64" w14:paraId="0E7B99F4" w14:textId="77777777" w:rsidTr="00360EBE">
        <w:trPr>
          <w:cantSplit/>
          <w:trHeight w:val="280"/>
          <w:jc w:val="center"/>
        </w:trPr>
        <w:tc>
          <w:tcPr>
            <w:tcW w:w="1341" w:type="pct"/>
            <w:shd w:val="clear" w:color="auto" w:fill="auto"/>
          </w:tcPr>
          <w:p w14:paraId="258C2E2A" w14:textId="77777777" w:rsidR="00B34AE0" w:rsidRPr="007C1D64" w:rsidRDefault="00B34AE0" w:rsidP="00360EBE">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0DD3B962" w14:textId="77777777" w:rsidR="00B34AE0" w:rsidRPr="007C1D64" w:rsidRDefault="00B34AE0" w:rsidP="00360EBE">
            <w:pPr>
              <w:pStyle w:val="RegTableText"/>
              <w:rPr>
                <w:rFonts w:ascii="Avenir Book" w:hAnsi="Avenir Book"/>
              </w:rPr>
            </w:pPr>
            <w:r>
              <w:rPr>
                <w:rFonts w:ascii="Avenir Book" w:hAnsi="Avenir Book"/>
              </w:rPr>
              <w:t xml:space="preserve">SGD 13: Climate Action </w:t>
            </w:r>
          </w:p>
        </w:tc>
      </w:tr>
      <w:tr w:rsidR="00B34AE0" w:rsidRPr="007C1D64" w14:paraId="4856A90F" w14:textId="77777777" w:rsidTr="00360EBE">
        <w:trPr>
          <w:cantSplit/>
          <w:trHeight w:val="280"/>
          <w:jc w:val="center"/>
        </w:trPr>
        <w:tc>
          <w:tcPr>
            <w:tcW w:w="1341" w:type="pct"/>
            <w:shd w:val="clear" w:color="auto" w:fill="auto"/>
          </w:tcPr>
          <w:p w14:paraId="36CDE5B5" w14:textId="77777777" w:rsidR="00B34AE0" w:rsidRPr="00F87395" w:rsidRDefault="00B34AE0" w:rsidP="00360EBE">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13F20FD9" w14:textId="77777777" w:rsidR="00B34AE0" w:rsidRPr="007C1D64" w:rsidRDefault="00B34AE0" w:rsidP="00B34AE0">
            <w:pPr>
              <w:pStyle w:val="RegTableText"/>
              <w:rPr>
                <w:rFonts w:ascii="Avenir Book" w:hAnsi="Avenir Book"/>
              </w:rPr>
            </w:pPr>
            <w:r w:rsidRPr="00B34AE0">
              <w:rPr>
                <w:rFonts w:ascii="Avenir Book" w:hAnsi="Avenir Book"/>
              </w:rPr>
              <w:t>EF</w:t>
            </w:r>
            <w:r w:rsidRPr="00B34AE0">
              <w:rPr>
                <w:rFonts w:ascii="Avenir Book" w:hAnsi="Avenir Book"/>
                <w:vertAlign w:val="subscript"/>
              </w:rPr>
              <w:t>CH4</w:t>
            </w:r>
          </w:p>
        </w:tc>
      </w:tr>
      <w:tr w:rsidR="00B34AE0" w:rsidRPr="007C1D64" w14:paraId="78DFE60F" w14:textId="77777777" w:rsidTr="00360EBE">
        <w:trPr>
          <w:cantSplit/>
          <w:trHeight w:val="281"/>
          <w:jc w:val="center"/>
        </w:trPr>
        <w:tc>
          <w:tcPr>
            <w:tcW w:w="1341" w:type="pct"/>
            <w:shd w:val="clear" w:color="auto" w:fill="auto"/>
          </w:tcPr>
          <w:p w14:paraId="3FA08B40" w14:textId="77777777" w:rsidR="00B34AE0" w:rsidRPr="007C1D64" w:rsidRDefault="00B34AE0" w:rsidP="00360EBE">
            <w:pPr>
              <w:pStyle w:val="RegTableText"/>
              <w:rPr>
                <w:rFonts w:ascii="Avenir Book" w:hAnsi="Avenir Book"/>
                <w:b/>
              </w:rPr>
            </w:pPr>
            <w:r w:rsidRPr="007C1D64">
              <w:rPr>
                <w:rFonts w:ascii="Avenir Book" w:hAnsi="Avenir Book"/>
                <w:b/>
              </w:rPr>
              <w:t>Unit</w:t>
            </w:r>
          </w:p>
        </w:tc>
        <w:tc>
          <w:tcPr>
            <w:tcW w:w="3659" w:type="pct"/>
            <w:shd w:val="clear" w:color="auto" w:fill="auto"/>
          </w:tcPr>
          <w:p w14:paraId="0D0AF82F" w14:textId="77777777" w:rsidR="00B34AE0" w:rsidRPr="007C1D64" w:rsidRDefault="00B34AE0" w:rsidP="00360EBE">
            <w:pPr>
              <w:pStyle w:val="RegTableText"/>
              <w:rPr>
                <w:rFonts w:ascii="Avenir Book" w:hAnsi="Avenir Book"/>
              </w:rPr>
            </w:pPr>
            <w:r w:rsidRPr="00B34AE0">
              <w:rPr>
                <w:rFonts w:ascii="Avenir Book" w:hAnsi="Avenir Book"/>
              </w:rPr>
              <w:t>t CH</w:t>
            </w:r>
            <w:r w:rsidRPr="001A6C8A">
              <w:rPr>
                <w:rFonts w:ascii="Avenir Book" w:hAnsi="Avenir Book"/>
                <w:vertAlign w:val="subscript"/>
              </w:rPr>
              <w:t>4</w:t>
            </w:r>
            <w:r w:rsidRPr="00B34AE0">
              <w:rPr>
                <w:rFonts w:ascii="Avenir Book" w:hAnsi="Avenir Book"/>
              </w:rPr>
              <w:t xml:space="preserve"> / t</w:t>
            </w:r>
          </w:p>
        </w:tc>
      </w:tr>
      <w:tr w:rsidR="00B34AE0" w:rsidRPr="007C1D64" w14:paraId="2F194E33" w14:textId="77777777" w:rsidTr="00360EBE">
        <w:trPr>
          <w:cantSplit/>
          <w:trHeight w:val="280"/>
          <w:jc w:val="center"/>
        </w:trPr>
        <w:tc>
          <w:tcPr>
            <w:tcW w:w="1341" w:type="pct"/>
            <w:shd w:val="clear" w:color="auto" w:fill="auto"/>
          </w:tcPr>
          <w:p w14:paraId="4089B620" w14:textId="77777777" w:rsidR="00B34AE0" w:rsidRPr="007C1D64" w:rsidRDefault="00B34AE0" w:rsidP="00360EBE">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7E1CBA05" w14:textId="77777777" w:rsidR="00B34AE0" w:rsidRPr="007C1D64" w:rsidRDefault="00B34AE0" w:rsidP="00360EBE">
            <w:pPr>
              <w:pStyle w:val="RegTableText"/>
              <w:rPr>
                <w:rFonts w:ascii="Avenir Book" w:hAnsi="Avenir Book"/>
              </w:rPr>
            </w:pPr>
            <w:r w:rsidRPr="00B34AE0">
              <w:rPr>
                <w:rFonts w:ascii="Avenir Book" w:hAnsi="Avenir Book"/>
              </w:rPr>
              <w:t>Default emission factor of methane per tonne of waste composted (wet basis)</w:t>
            </w:r>
          </w:p>
        </w:tc>
      </w:tr>
      <w:tr w:rsidR="00B34AE0" w:rsidRPr="007C1D64" w14:paraId="37AAC382" w14:textId="77777777" w:rsidTr="00360EBE">
        <w:trPr>
          <w:cantSplit/>
          <w:trHeight w:val="281"/>
          <w:jc w:val="center"/>
        </w:trPr>
        <w:tc>
          <w:tcPr>
            <w:tcW w:w="1341" w:type="pct"/>
            <w:shd w:val="clear" w:color="auto" w:fill="auto"/>
          </w:tcPr>
          <w:p w14:paraId="78D9C215" w14:textId="77777777" w:rsidR="00B34AE0" w:rsidRPr="007C1D64" w:rsidRDefault="00B34AE0" w:rsidP="00360EBE">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54F78B60" w14:textId="77777777" w:rsidR="00B34AE0" w:rsidRPr="007C1D64" w:rsidRDefault="00B34AE0" w:rsidP="00360EBE">
            <w:pPr>
              <w:pStyle w:val="RegTableText"/>
              <w:rPr>
                <w:rFonts w:ascii="Avenir Book" w:hAnsi="Avenir Book"/>
              </w:rPr>
            </w:pPr>
            <w:r w:rsidRPr="00B34AE0">
              <w:rPr>
                <w:rFonts w:ascii="Avenir Book" w:hAnsi="Avenir Book"/>
              </w:rPr>
              <w:t>Tool: Project and leakage emissions from composting, version 2</w:t>
            </w:r>
          </w:p>
        </w:tc>
      </w:tr>
      <w:tr w:rsidR="00B34AE0" w:rsidRPr="007C1D64" w14:paraId="71FF7342" w14:textId="77777777" w:rsidTr="00360EBE">
        <w:trPr>
          <w:cantSplit/>
          <w:trHeight w:val="281"/>
          <w:jc w:val="center"/>
        </w:trPr>
        <w:tc>
          <w:tcPr>
            <w:tcW w:w="1341" w:type="pct"/>
            <w:shd w:val="clear" w:color="auto" w:fill="auto"/>
          </w:tcPr>
          <w:p w14:paraId="2D1B1FB4" w14:textId="77777777" w:rsidR="00B34AE0" w:rsidRPr="007C1D64" w:rsidRDefault="00B34AE0" w:rsidP="00360EBE">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049C0F31" w14:textId="77777777" w:rsidR="00B34AE0" w:rsidRPr="007C1D64" w:rsidRDefault="00B34AE0" w:rsidP="00360EBE">
            <w:pPr>
              <w:pStyle w:val="RegTableText"/>
              <w:rPr>
                <w:rFonts w:ascii="Avenir Book" w:hAnsi="Avenir Book"/>
              </w:rPr>
            </w:pPr>
            <w:r w:rsidRPr="00B34AE0">
              <w:rPr>
                <w:rFonts w:ascii="Avenir Book" w:hAnsi="Avenir Book"/>
              </w:rPr>
              <w:t>0.002</w:t>
            </w:r>
          </w:p>
        </w:tc>
      </w:tr>
      <w:tr w:rsidR="00B34AE0" w:rsidRPr="007C1D64" w14:paraId="2E87FD21" w14:textId="77777777" w:rsidTr="00360EBE">
        <w:trPr>
          <w:cantSplit/>
          <w:jc w:val="center"/>
        </w:trPr>
        <w:tc>
          <w:tcPr>
            <w:tcW w:w="1341" w:type="pct"/>
            <w:shd w:val="clear" w:color="auto" w:fill="auto"/>
          </w:tcPr>
          <w:p w14:paraId="6FF5AE79" w14:textId="77777777" w:rsidR="00B34AE0" w:rsidRPr="007C1D64" w:rsidRDefault="00B34AE0" w:rsidP="00360EBE">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3F334FC5" w14:textId="77777777" w:rsidR="00B34AE0" w:rsidRPr="007C1D64" w:rsidRDefault="00B34AE0" w:rsidP="001A6C8A">
            <w:pPr>
              <w:pStyle w:val="RegTableText"/>
              <w:rPr>
                <w:rFonts w:ascii="Avenir Book" w:hAnsi="Avenir Book"/>
              </w:rPr>
            </w:pPr>
            <w:r>
              <w:rPr>
                <w:rFonts w:ascii="Avenir Book" w:hAnsi="Avenir Book"/>
              </w:rPr>
              <w:t xml:space="preserve">This is the default value provided in the tool for the option 2 in </w:t>
            </w:r>
            <w:r w:rsidRPr="00B34AE0">
              <w:rPr>
                <w:rFonts w:ascii="Avenir Book" w:hAnsi="Avenir Book"/>
              </w:rPr>
              <w:t>the step “Determination of methane and nitrous oxide emissions from the composting process”</w:t>
            </w:r>
          </w:p>
        </w:tc>
      </w:tr>
      <w:tr w:rsidR="00B34AE0" w:rsidRPr="007C1D64" w14:paraId="7045DE0B" w14:textId="77777777" w:rsidTr="00360EBE">
        <w:trPr>
          <w:cantSplit/>
          <w:trHeight w:val="248"/>
          <w:jc w:val="center"/>
        </w:trPr>
        <w:tc>
          <w:tcPr>
            <w:tcW w:w="1341" w:type="pct"/>
            <w:shd w:val="clear" w:color="auto" w:fill="auto"/>
          </w:tcPr>
          <w:p w14:paraId="3206962F" w14:textId="77777777" w:rsidR="00B34AE0" w:rsidRPr="007C1D64" w:rsidRDefault="00B34AE0" w:rsidP="00360EBE">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41BC4F95" w14:textId="77777777" w:rsidR="00B34AE0" w:rsidRPr="007C1D64" w:rsidRDefault="00B34AE0" w:rsidP="00B34AE0">
            <w:pPr>
              <w:pStyle w:val="RegTableText"/>
              <w:rPr>
                <w:rFonts w:ascii="Avenir Book" w:hAnsi="Avenir Book"/>
              </w:rPr>
            </w:pPr>
            <w:r>
              <w:rPr>
                <w:rFonts w:ascii="Avenir Book" w:hAnsi="Avenir Book"/>
              </w:rPr>
              <w:t xml:space="preserve">Calculation of project emission. </w:t>
            </w:r>
          </w:p>
        </w:tc>
      </w:tr>
      <w:tr w:rsidR="003C0310" w:rsidRPr="007C1D64" w14:paraId="2B170869" w14:textId="77777777" w:rsidTr="00360EBE">
        <w:trPr>
          <w:cantSplit/>
          <w:trHeight w:val="249"/>
          <w:jc w:val="center"/>
        </w:trPr>
        <w:tc>
          <w:tcPr>
            <w:tcW w:w="1341" w:type="pct"/>
            <w:shd w:val="clear" w:color="auto" w:fill="auto"/>
          </w:tcPr>
          <w:p w14:paraId="436440CF" w14:textId="77777777" w:rsidR="003C0310" w:rsidRPr="007C1D64" w:rsidRDefault="003C0310" w:rsidP="00360EBE">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781725EE"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2DAA5BD1" w14:textId="77777777" w:rsidR="00B34AE0" w:rsidRDefault="00B34AE0"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B34AE0" w:rsidRPr="007C1D64" w14:paraId="33B3B523" w14:textId="77777777" w:rsidTr="00360EBE">
        <w:trPr>
          <w:cantSplit/>
          <w:trHeight w:val="280"/>
          <w:jc w:val="center"/>
        </w:trPr>
        <w:tc>
          <w:tcPr>
            <w:tcW w:w="1341" w:type="pct"/>
            <w:shd w:val="clear" w:color="auto" w:fill="auto"/>
          </w:tcPr>
          <w:p w14:paraId="7B913930" w14:textId="77777777" w:rsidR="00B34AE0" w:rsidRPr="007C1D64" w:rsidRDefault="00B34AE0" w:rsidP="00360EBE">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0D4BE598" w14:textId="77777777" w:rsidR="00B34AE0" w:rsidRPr="007C1D64" w:rsidRDefault="00B34AE0" w:rsidP="00360EBE">
            <w:pPr>
              <w:pStyle w:val="RegTableText"/>
              <w:rPr>
                <w:rFonts w:ascii="Avenir Book" w:hAnsi="Avenir Book"/>
              </w:rPr>
            </w:pPr>
            <w:r>
              <w:rPr>
                <w:rFonts w:ascii="Avenir Book" w:hAnsi="Avenir Book"/>
              </w:rPr>
              <w:t xml:space="preserve">SGD 13: Climate Action </w:t>
            </w:r>
          </w:p>
        </w:tc>
      </w:tr>
      <w:tr w:rsidR="00B34AE0" w:rsidRPr="007C1D64" w14:paraId="32181FA0" w14:textId="77777777" w:rsidTr="00360EBE">
        <w:trPr>
          <w:cantSplit/>
          <w:trHeight w:val="280"/>
          <w:jc w:val="center"/>
        </w:trPr>
        <w:tc>
          <w:tcPr>
            <w:tcW w:w="1341" w:type="pct"/>
            <w:shd w:val="clear" w:color="auto" w:fill="auto"/>
          </w:tcPr>
          <w:p w14:paraId="1038CD0B" w14:textId="77777777" w:rsidR="00B34AE0" w:rsidRPr="00F87395" w:rsidRDefault="00B34AE0" w:rsidP="00360EBE">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6E1EE3DA" w14:textId="77777777" w:rsidR="00B34AE0" w:rsidRPr="007C1D64" w:rsidRDefault="00B34AE0" w:rsidP="00360EBE">
            <w:pPr>
              <w:pStyle w:val="RegTableText"/>
              <w:rPr>
                <w:rFonts w:ascii="Avenir Book" w:hAnsi="Avenir Book"/>
              </w:rPr>
            </w:pPr>
            <w:r w:rsidRPr="00B34AE0">
              <w:rPr>
                <w:rFonts w:ascii="Avenir Book" w:hAnsi="Avenir Book"/>
              </w:rPr>
              <w:t>EF</w:t>
            </w:r>
            <w:r w:rsidRPr="00B34AE0">
              <w:rPr>
                <w:rFonts w:ascii="Avenir Book" w:hAnsi="Avenir Book"/>
                <w:vertAlign w:val="subscript"/>
              </w:rPr>
              <w:t>N2O</w:t>
            </w:r>
          </w:p>
        </w:tc>
      </w:tr>
      <w:tr w:rsidR="00B34AE0" w:rsidRPr="007C1D64" w14:paraId="301CD3DF" w14:textId="77777777" w:rsidTr="00360EBE">
        <w:trPr>
          <w:cantSplit/>
          <w:trHeight w:val="281"/>
          <w:jc w:val="center"/>
        </w:trPr>
        <w:tc>
          <w:tcPr>
            <w:tcW w:w="1341" w:type="pct"/>
            <w:shd w:val="clear" w:color="auto" w:fill="auto"/>
          </w:tcPr>
          <w:p w14:paraId="628219A9" w14:textId="77777777" w:rsidR="00B34AE0" w:rsidRPr="007C1D64" w:rsidRDefault="00B34AE0" w:rsidP="00360EBE">
            <w:pPr>
              <w:pStyle w:val="RegTableText"/>
              <w:rPr>
                <w:rFonts w:ascii="Avenir Book" w:hAnsi="Avenir Book"/>
                <w:b/>
              </w:rPr>
            </w:pPr>
            <w:r w:rsidRPr="007C1D64">
              <w:rPr>
                <w:rFonts w:ascii="Avenir Book" w:hAnsi="Avenir Book"/>
                <w:b/>
              </w:rPr>
              <w:t>Unit</w:t>
            </w:r>
          </w:p>
        </w:tc>
        <w:tc>
          <w:tcPr>
            <w:tcW w:w="3659" w:type="pct"/>
            <w:shd w:val="clear" w:color="auto" w:fill="auto"/>
          </w:tcPr>
          <w:p w14:paraId="341F4EBF" w14:textId="77777777" w:rsidR="00B34AE0" w:rsidRPr="007C1D64" w:rsidRDefault="00B34AE0" w:rsidP="001A6C8A">
            <w:pPr>
              <w:pStyle w:val="RegTableText"/>
              <w:rPr>
                <w:rFonts w:ascii="Avenir Book" w:hAnsi="Avenir Book"/>
              </w:rPr>
            </w:pPr>
            <w:r w:rsidRPr="00B34AE0">
              <w:rPr>
                <w:rFonts w:ascii="Avenir Book" w:hAnsi="Avenir Book"/>
              </w:rPr>
              <w:t xml:space="preserve">t </w:t>
            </w:r>
            <w:r w:rsidR="001A6C8A">
              <w:rPr>
                <w:rFonts w:ascii="Avenir Book" w:hAnsi="Avenir Book"/>
              </w:rPr>
              <w:t>N</w:t>
            </w:r>
            <w:r w:rsidR="001A6C8A" w:rsidRPr="001A6C8A">
              <w:rPr>
                <w:rFonts w:ascii="Avenir Book" w:hAnsi="Avenir Book"/>
                <w:vertAlign w:val="subscript"/>
              </w:rPr>
              <w:t>2</w:t>
            </w:r>
            <w:r w:rsidR="001A6C8A">
              <w:rPr>
                <w:rFonts w:ascii="Avenir Book" w:hAnsi="Avenir Book"/>
              </w:rPr>
              <w:t>O</w:t>
            </w:r>
            <w:r w:rsidRPr="00B34AE0">
              <w:rPr>
                <w:rFonts w:ascii="Avenir Book" w:hAnsi="Avenir Book"/>
              </w:rPr>
              <w:t xml:space="preserve"> / t</w:t>
            </w:r>
          </w:p>
        </w:tc>
      </w:tr>
      <w:tr w:rsidR="00B34AE0" w:rsidRPr="007C1D64" w14:paraId="19EC044F" w14:textId="77777777" w:rsidTr="00360EBE">
        <w:trPr>
          <w:cantSplit/>
          <w:trHeight w:val="280"/>
          <w:jc w:val="center"/>
        </w:trPr>
        <w:tc>
          <w:tcPr>
            <w:tcW w:w="1341" w:type="pct"/>
            <w:shd w:val="clear" w:color="auto" w:fill="auto"/>
          </w:tcPr>
          <w:p w14:paraId="5CF8EDB9" w14:textId="77777777" w:rsidR="00B34AE0" w:rsidRPr="007C1D64" w:rsidRDefault="00B34AE0" w:rsidP="00360EBE">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54C4B8A2" w14:textId="77777777" w:rsidR="00B34AE0" w:rsidRPr="007C1D64" w:rsidRDefault="00B34AE0" w:rsidP="00B34AE0">
            <w:pPr>
              <w:pStyle w:val="RegTableText"/>
              <w:rPr>
                <w:rFonts w:ascii="Avenir Book" w:hAnsi="Avenir Book"/>
              </w:rPr>
            </w:pPr>
            <w:r w:rsidRPr="00B34AE0">
              <w:rPr>
                <w:rFonts w:ascii="Avenir Book" w:hAnsi="Avenir Book"/>
              </w:rPr>
              <w:t>Default emission factor of nitrous oxide per tonne of waste composted (wet basis)</w:t>
            </w:r>
          </w:p>
        </w:tc>
      </w:tr>
      <w:tr w:rsidR="00B34AE0" w:rsidRPr="007C1D64" w14:paraId="772AEE7C" w14:textId="77777777" w:rsidTr="00360EBE">
        <w:trPr>
          <w:cantSplit/>
          <w:trHeight w:val="281"/>
          <w:jc w:val="center"/>
        </w:trPr>
        <w:tc>
          <w:tcPr>
            <w:tcW w:w="1341" w:type="pct"/>
            <w:shd w:val="clear" w:color="auto" w:fill="auto"/>
          </w:tcPr>
          <w:p w14:paraId="0E6DFBEE" w14:textId="77777777" w:rsidR="00B34AE0" w:rsidRPr="007C1D64" w:rsidRDefault="00B34AE0" w:rsidP="00360EBE">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2C6699E7" w14:textId="77777777" w:rsidR="00B34AE0" w:rsidRPr="007C1D64" w:rsidRDefault="00B34AE0" w:rsidP="00360EBE">
            <w:pPr>
              <w:pStyle w:val="RegTableText"/>
              <w:rPr>
                <w:rFonts w:ascii="Avenir Book" w:hAnsi="Avenir Book"/>
              </w:rPr>
            </w:pPr>
            <w:r w:rsidRPr="00B34AE0">
              <w:rPr>
                <w:rFonts w:ascii="Avenir Book" w:hAnsi="Avenir Book"/>
              </w:rPr>
              <w:t>Tool: Project and leakage emissions from composting, version 2</w:t>
            </w:r>
          </w:p>
        </w:tc>
      </w:tr>
      <w:tr w:rsidR="00B34AE0" w:rsidRPr="007C1D64" w14:paraId="33793937" w14:textId="77777777" w:rsidTr="00360EBE">
        <w:trPr>
          <w:cantSplit/>
          <w:trHeight w:val="281"/>
          <w:jc w:val="center"/>
        </w:trPr>
        <w:tc>
          <w:tcPr>
            <w:tcW w:w="1341" w:type="pct"/>
            <w:shd w:val="clear" w:color="auto" w:fill="auto"/>
          </w:tcPr>
          <w:p w14:paraId="450BF465" w14:textId="77777777" w:rsidR="00B34AE0" w:rsidRPr="007C1D64" w:rsidRDefault="00B34AE0" w:rsidP="00360EBE">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76ABAF83" w14:textId="77777777" w:rsidR="00B34AE0" w:rsidRPr="007C1D64" w:rsidRDefault="00B34AE0" w:rsidP="00360EBE">
            <w:pPr>
              <w:pStyle w:val="RegTableText"/>
              <w:rPr>
                <w:rFonts w:ascii="Avenir Book" w:hAnsi="Avenir Book"/>
              </w:rPr>
            </w:pPr>
            <w:r w:rsidRPr="00B34AE0">
              <w:rPr>
                <w:rFonts w:ascii="Avenir Book" w:hAnsi="Avenir Book"/>
              </w:rPr>
              <w:t>0.0002</w:t>
            </w:r>
          </w:p>
        </w:tc>
      </w:tr>
      <w:tr w:rsidR="00B34AE0" w:rsidRPr="007C1D64" w14:paraId="2F3E2B50" w14:textId="77777777" w:rsidTr="00360EBE">
        <w:trPr>
          <w:cantSplit/>
          <w:jc w:val="center"/>
        </w:trPr>
        <w:tc>
          <w:tcPr>
            <w:tcW w:w="1341" w:type="pct"/>
            <w:shd w:val="clear" w:color="auto" w:fill="auto"/>
          </w:tcPr>
          <w:p w14:paraId="4C94B9F0" w14:textId="77777777" w:rsidR="00B34AE0" w:rsidRPr="007C1D64" w:rsidRDefault="00B34AE0" w:rsidP="00360EBE">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00AE068E" w14:textId="77777777" w:rsidR="00B34AE0" w:rsidRPr="007C1D64" w:rsidRDefault="00B34AE0" w:rsidP="001A6C8A">
            <w:pPr>
              <w:pStyle w:val="RegTableText"/>
              <w:rPr>
                <w:rFonts w:ascii="Avenir Book" w:hAnsi="Avenir Book"/>
              </w:rPr>
            </w:pPr>
            <w:r>
              <w:rPr>
                <w:rFonts w:ascii="Avenir Book" w:hAnsi="Avenir Book"/>
              </w:rPr>
              <w:t xml:space="preserve">This is the default value provided in the tool for the option 2 in the </w:t>
            </w:r>
            <w:r w:rsidRPr="00B34AE0">
              <w:rPr>
                <w:rFonts w:ascii="Avenir Book" w:hAnsi="Avenir Book"/>
              </w:rPr>
              <w:t>step “Determination of methane and nitrous oxide emissions from the composting process”</w:t>
            </w:r>
          </w:p>
        </w:tc>
      </w:tr>
      <w:tr w:rsidR="00B34AE0" w:rsidRPr="007C1D64" w14:paraId="4F532B42" w14:textId="77777777" w:rsidTr="00360EBE">
        <w:trPr>
          <w:cantSplit/>
          <w:trHeight w:val="248"/>
          <w:jc w:val="center"/>
        </w:trPr>
        <w:tc>
          <w:tcPr>
            <w:tcW w:w="1341" w:type="pct"/>
            <w:shd w:val="clear" w:color="auto" w:fill="auto"/>
          </w:tcPr>
          <w:p w14:paraId="7F10589A" w14:textId="77777777" w:rsidR="00B34AE0" w:rsidRPr="007C1D64" w:rsidRDefault="00B34AE0" w:rsidP="00360EBE">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31240EA9" w14:textId="77777777" w:rsidR="00B34AE0" w:rsidRPr="007C1D64" w:rsidRDefault="00B34AE0" w:rsidP="00360EBE">
            <w:pPr>
              <w:pStyle w:val="RegTableText"/>
              <w:rPr>
                <w:rFonts w:ascii="Avenir Book" w:hAnsi="Avenir Book"/>
              </w:rPr>
            </w:pPr>
            <w:r>
              <w:rPr>
                <w:rFonts w:ascii="Avenir Book" w:hAnsi="Avenir Book"/>
              </w:rPr>
              <w:t xml:space="preserve">Calculation of project emission. </w:t>
            </w:r>
          </w:p>
        </w:tc>
      </w:tr>
      <w:tr w:rsidR="003C0310" w:rsidRPr="007C1D64" w14:paraId="0A642AE4" w14:textId="77777777" w:rsidTr="00360EBE">
        <w:trPr>
          <w:cantSplit/>
          <w:trHeight w:val="249"/>
          <w:jc w:val="center"/>
        </w:trPr>
        <w:tc>
          <w:tcPr>
            <w:tcW w:w="1341" w:type="pct"/>
            <w:shd w:val="clear" w:color="auto" w:fill="auto"/>
          </w:tcPr>
          <w:p w14:paraId="44AF4FDA" w14:textId="77777777" w:rsidR="003C0310" w:rsidRPr="007C1D64" w:rsidRDefault="003C0310" w:rsidP="00360EBE">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149745F9" w14:textId="77777777" w:rsidR="003C0310" w:rsidRPr="007C1D64" w:rsidRDefault="003C0310" w:rsidP="00360EBE">
            <w:pPr>
              <w:pStyle w:val="RegTableText"/>
              <w:rPr>
                <w:rFonts w:ascii="Avenir Book" w:hAnsi="Avenir Book"/>
              </w:rPr>
            </w:pPr>
            <w:r>
              <w:rPr>
                <w:rFonts w:ascii="Avenir Book" w:hAnsi="Avenir Book"/>
              </w:rPr>
              <w:t xml:space="preserve">Fixed ex-ante </w:t>
            </w:r>
          </w:p>
        </w:tc>
      </w:tr>
    </w:tbl>
    <w:p w14:paraId="3FCE209B" w14:textId="77777777" w:rsidR="00B34AE0" w:rsidRDefault="00B34AE0" w:rsidP="0058636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B34AE0" w:rsidRPr="007C1D64" w14:paraId="73EC0DEF" w14:textId="77777777" w:rsidTr="00360EBE">
        <w:trPr>
          <w:cantSplit/>
          <w:trHeight w:val="280"/>
          <w:jc w:val="center"/>
        </w:trPr>
        <w:tc>
          <w:tcPr>
            <w:tcW w:w="1341" w:type="pct"/>
            <w:shd w:val="clear" w:color="auto" w:fill="auto"/>
          </w:tcPr>
          <w:p w14:paraId="61C5A17D" w14:textId="77777777" w:rsidR="00B34AE0" w:rsidRPr="007C1D64" w:rsidRDefault="00B34AE0" w:rsidP="00360EBE">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75D127AD" w14:textId="77777777" w:rsidR="00B34AE0" w:rsidRPr="003C0310" w:rsidRDefault="00B34AE0" w:rsidP="00360EBE">
            <w:pPr>
              <w:pStyle w:val="RegTableText"/>
              <w:rPr>
                <w:rFonts w:ascii="Avenir Book" w:hAnsi="Avenir Book"/>
              </w:rPr>
            </w:pPr>
            <w:r w:rsidRPr="003C0310">
              <w:rPr>
                <w:rFonts w:ascii="Avenir Book" w:hAnsi="Avenir Book"/>
              </w:rPr>
              <w:t xml:space="preserve">SGD 13: Climate Action </w:t>
            </w:r>
          </w:p>
        </w:tc>
      </w:tr>
      <w:tr w:rsidR="00B34AE0" w:rsidRPr="007C1D64" w14:paraId="3E0F705A" w14:textId="77777777" w:rsidTr="00360EBE">
        <w:trPr>
          <w:cantSplit/>
          <w:trHeight w:val="280"/>
          <w:jc w:val="center"/>
        </w:trPr>
        <w:tc>
          <w:tcPr>
            <w:tcW w:w="1341" w:type="pct"/>
            <w:shd w:val="clear" w:color="auto" w:fill="auto"/>
          </w:tcPr>
          <w:p w14:paraId="41DF6DDB" w14:textId="77777777" w:rsidR="00B34AE0" w:rsidRPr="00F87395" w:rsidRDefault="00B34AE0" w:rsidP="00360EBE">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338630EB" w14:textId="77777777" w:rsidR="00B34AE0" w:rsidRPr="003C0310" w:rsidRDefault="00B34AE0" w:rsidP="00360EBE">
            <w:pPr>
              <w:pStyle w:val="RegTableText"/>
              <w:rPr>
                <w:rFonts w:ascii="Avenir Book" w:hAnsi="Avenir Book"/>
              </w:rPr>
            </w:pPr>
            <w:r w:rsidRPr="003C0310">
              <w:rPr>
                <w:rFonts w:ascii="Avenir Book" w:hAnsi="Avenir Book"/>
              </w:rPr>
              <w:t>TWCOM</w:t>
            </w:r>
            <w:r w:rsidRPr="003C0310">
              <w:rPr>
                <w:rFonts w:ascii="Avenir Book" w:hAnsi="Avenir Book"/>
                <w:vertAlign w:val="subscript"/>
              </w:rPr>
              <w:t>BAU</w:t>
            </w:r>
          </w:p>
        </w:tc>
      </w:tr>
      <w:tr w:rsidR="00B34AE0" w:rsidRPr="007C1D64" w14:paraId="4ADC7408" w14:textId="77777777" w:rsidTr="00360EBE">
        <w:trPr>
          <w:cantSplit/>
          <w:trHeight w:val="281"/>
          <w:jc w:val="center"/>
        </w:trPr>
        <w:tc>
          <w:tcPr>
            <w:tcW w:w="1341" w:type="pct"/>
            <w:shd w:val="clear" w:color="auto" w:fill="auto"/>
          </w:tcPr>
          <w:p w14:paraId="71560362" w14:textId="77777777" w:rsidR="00B34AE0" w:rsidRPr="007C1D64" w:rsidRDefault="00B34AE0" w:rsidP="00360EBE">
            <w:pPr>
              <w:pStyle w:val="RegTableText"/>
              <w:rPr>
                <w:rFonts w:ascii="Avenir Book" w:hAnsi="Avenir Book"/>
                <w:b/>
              </w:rPr>
            </w:pPr>
            <w:r w:rsidRPr="007C1D64">
              <w:rPr>
                <w:rFonts w:ascii="Avenir Book" w:hAnsi="Avenir Book"/>
                <w:b/>
              </w:rPr>
              <w:t>Unit</w:t>
            </w:r>
          </w:p>
        </w:tc>
        <w:tc>
          <w:tcPr>
            <w:tcW w:w="3659" w:type="pct"/>
            <w:shd w:val="clear" w:color="auto" w:fill="auto"/>
          </w:tcPr>
          <w:p w14:paraId="0BCCCCE0" w14:textId="77777777" w:rsidR="00B34AE0" w:rsidRPr="003C0310" w:rsidRDefault="00B34AE0" w:rsidP="003C0310">
            <w:pPr>
              <w:pStyle w:val="RegTableText"/>
              <w:rPr>
                <w:rFonts w:ascii="Avenir Book" w:hAnsi="Avenir Book"/>
              </w:rPr>
            </w:pPr>
            <w:r w:rsidRPr="003C0310">
              <w:rPr>
                <w:rFonts w:ascii="Avenir Book" w:hAnsi="Avenir Book"/>
              </w:rPr>
              <w:t>t</w:t>
            </w:r>
          </w:p>
        </w:tc>
      </w:tr>
      <w:tr w:rsidR="00B34AE0" w:rsidRPr="007C1D64" w14:paraId="5023A3C4" w14:textId="77777777" w:rsidTr="00360EBE">
        <w:trPr>
          <w:cantSplit/>
          <w:trHeight w:val="280"/>
          <w:jc w:val="center"/>
        </w:trPr>
        <w:tc>
          <w:tcPr>
            <w:tcW w:w="1341" w:type="pct"/>
            <w:shd w:val="clear" w:color="auto" w:fill="auto"/>
          </w:tcPr>
          <w:p w14:paraId="065C3BC3" w14:textId="77777777" w:rsidR="00B34AE0" w:rsidRPr="007C1D64" w:rsidRDefault="00B34AE0" w:rsidP="00360EBE">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1B6D6E0D" w14:textId="77777777" w:rsidR="00B34AE0" w:rsidRPr="003C0310" w:rsidRDefault="003C0310" w:rsidP="00360EBE">
            <w:pPr>
              <w:pStyle w:val="RegTableText"/>
              <w:rPr>
                <w:rFonts w:ascii="Avenir Book" w:hAnsi="Avenir Book"/>
              </w:rPr>
            </w:pPr>
            <w:r w:rsidRPr="003C0310">
              <w:rPr>
                <w:rFonts w:ascii="Avenir Book" w:hAnsi="Avenir Book"/>
              </w:rPr>
              <w:t>Maximum amount of organic waste processed for composting per year in the BAU scenario (pilot facility)</w:t>
            </w:r>
          </w:p>
        </w:tc>
      </w:tr>
      <w:tr w:rsidR="00B34AE0" w:rsidRPr="007C1D64" w14:paraId="280BC514" w14:textId="77777777" w:rsidTr="00360EBE">
        <w:trPr>
          <w:cantSplit/>
          <w:trHeight w:val="281"/>
          <w:jc w:val="center"/>
        </w:trPr>
        <w:tc>
          <w:tcPr>
            <w:tcW w:w="1341" w:type="pct"/>
            <w:shd w:val="clear" w:color="auto" w:fill="auto"/>
          </w:tcPr>
          <w:p w14:paraId="024E7524" w14:textId="77777777" w:rsidR="00B34AE0" w:rsidRPr="007C1D64" w:rsidRDefault="00B34AE0" w:rsidP="00360EBE">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16F09EE0" w14:textId="77777777" w:rsidR="00B34AE0" w:rsidRPr="003C0310" w:rsidRDefault="003C0310" w:rsidP="00360EBE">
            <w:pPr>
              <w:pStyle w:val="RegTableText"/>
              <w:rPr>
                <w:rFonts w:ascii="Avenir Book" w:hAnsi="Avenir Book"/>
              </w:rPr>
            </w:pPr>
            <w:r w:rsidRPr="003C0310">
              <w:rPr>
                <w:rFonts w:ascii="Avenir Book" w:hAnsi="Avenir Book"/>
              </w:rPr>
              <w:t>Plant records</w:t>
            </w:r>
          </w:p>
        </w:tc>
      </w:tr>
      <w:tr w:rsidR="00B34AE0" w:rsidRPr="007C1D64" w14:paraId="06568543" w14:textId="77777777" w:rsidTr="00360EBE">
        <w:trPr>
          <w:cantSplit/>
          <w:trHeight w:val="281"/>
          <w:jc w:val="center"/>
        </w:trPr>
        <w:tc>
          <w:tcPr>
            <w:tcW w:w="1341" w:type="pct"/>
            <w:shd w:val="clear" w:color="auto" w:fill="auto"/>
          </w:tcPr>
          <w:p w14:paraId="6694689B" w14:textId="77777777" w:rsidR="00B34AE0" w:rsidRPr="007C1D64" w:rsidRDefault="00B34AE0" w:rsidP="00360EBE">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667DE211" w14:textId="77777777" w:rsidR="00B34AE0" w:rsidRPr="003C0310" w:rsidRDefault="003C0310" w:rsidP="00360EBE">
            <w:pPr>
              <w:pStyle w:val="RegTableText"/>
              <w:rPr>
                <w:rFonts w:ascii="Avenir Book" w:hAnsi="Avenir Book"/>
              </w:rPr>
            </w:pPr>
            <w:r w:rsidRPr="003C0310">
              <w:rPr>
                <w:rFonts w:ascii="Avenir Book" w:hAnsi="Avenir Book"/>
              </w:rPr>
              <w:t>595 t per year</w:t>
            </w:r>
          </w:p>
        </w:tc>
      </w:tr>
      <w:tr w:rsidR="00B34AE0" w:rsidRPr="007C1D64" w14:paraId="240AC9E0" w14:textId="77777777" w:rsidTr="00360EBE">
        <w:trPr>
          <w:cantSplit/>
          <w:jc w:val="center"/>
        </w:trPr>
        <w:tc>
          <w:tcPr>
            <w:tcW w:w="1341" w:type="pct"/>
            <w:shd w:val="clear" w:color="auto" w:fill="auto"/>
          </w:tcPr>
          <w:p w14:paraId="40432213" w14:textId="77777777" w:rsidR="00B34AE0" w:rsidRPr="007C1D64" w:rsidRDefault="00B34AE0" w:rsidP="00360EBE">
            <w:pPr>
              <w:pStyle w:val="RegTableText"/>
              <w:jc w:val="left"/>
              <w:rPr>
                <w:rFonts w:ascii="Avenir Book" w:hAnsi="Avenir Book"/>
                <w:b/>
              </w:rPr>
            </w:pPr>
            <w:r w:rsidRPr="007C1D64">
              <w:rPr>
                <w:rFonts w:ascii="Avenir Book" w:hAnsi="Avenir Book"/>
                <w:b/>
              </w:rPr>
              <w:t xml:space="preserve">Choice of data or Measurement methods and procedures </w:t>
            </w:r>
          </w:p>
        </w:tc>
        <w:tc>
          <w:tcPr>
            <w:tcW w:w="3659" w:type="pct"/>
            <w:shd w:val="clear" w:color="auto" w:fill="auto"/>
          </w:tcPr>
          <w:p w14:paraId="6A7EF85C" w14:textId="77777777" w:rsidR="00B34AE0" w:rsidRPr="003C0310" w:rsidRDefault="003C0310" w:rsidP="00360EBE">
            <w:pPr>
              <w:pStyle w:val="RegTableText"/>
              <w:rPr>
                <w:rFonts w:ascii="Avenir Book" w:hAnsi="Avenir Book"/>
              </w:rPr>
            </w:pPr>
            <w:r w:rsidRPr="003C0310">
              <w:rPr>
                <w:rFonts w:ascii="Avenir Book" w:hAnsi="Avenir Book"/>
              </w:rPr>
              <w:t>This figure reflects a conservative approach. It was calculated based on the average processed total volume per day (2 t) times the maximum operating days of the plant (350), times the average organic fraction of the waste (0.85, see Table 3 below).</w:t>
            </w:r>
          </w:p>
        </w:tc>
      </w:tr>
      <w:tr w:rsidR="00B34AE0" w:rsidRPr="007C1D64" w14:paraId="6C095372" w14:textId="77777777" w:rsidTr="00360EBE">
        <w:trPr>
          <w:cantSplit/>
          <w:trHeight w:val="248"/>
          <w:jc w:val="center"/>
        </w:trPr>
        <w:tc>
          <w:tcPr>
            <w:tcW w:w="1341" w:type="pct"/>
            <w:shd w:val="clear" w:color="auto" w:fill="auto"/>
          </w:tcPr>
          <w:p w14:paraId="4CEF51CB" w14:textId="77777777" w:rsidR="00B34AE0" w:rsidRPr="007C1D64" w:rsidRDefault="00B34AE0" w:rsidP="00360EBE">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1421B429" w14:textId="77777777" w:rsidR="00B34AE0" w:rsidRPr="007C1D64" w:rsidRDefault="00B34AE0" w:rsidP="00360EBE">
            <w:pPr>
              <w:pStyle w:val="RegTableText"/>
              <w:rPr>
                <w:rFonts w:ascii="Avenir Book" w:hAnsi="Avenir Book"/>
              </w:rPr>
            </w:pPr>
            <w:r>
              <w:rPr>
                <w:rFonts w:ascii="Avenir Book" w:hAnsi="Avenir Book"/>
              </w:rPr>
              <w:t xml:space="preserve">Calculation of project emission. </w:t>
            </w:r>
          </w:p>
        </w:tc>
      </w:tr>
      <w:tr w:rsidR="00B34AE0" w:rsidRPr="007C1D64" w14:paraId="57A8DFA6" w14:textId="77777777" w:rsidTr="00360EBE">
        <w:trPr>
          <w:cantSplit/>
          <w:trHeight w:val="249"/>
          <w:jc w:val="center"/>
        </w:trPr>
        <w:tc>
          <w:tcPr>
            <w:tcW w:w="1341" w:type="pct"/>
            <w:shd w:val="clear" w:color="auto" w:fill="auto"/>
          </w:tcPr>
          <w:p w14:paraId="3CD3325A" w14:textId="77777777" w:rsidR="00B34AE0" w:rsidRPr="007C1D64" w:rsidRDefault="00B34AE0" w:rsidP="00360EBE">
            <w:pPr>
              <w:pStyle w:val="RegTableText"/>
              <w:rPr>
                <w:rFonts w:ascii="Avenir Book" w:hAnsi="Avenir Book"/>
                <w:b/>
              </w:rPr>
            </w:pPr>
            <w:r w:rsidRPr="007C1D64">
              <w:rPr>
                <w:rFonts w:ascii="Avenir Book" w:hAnsi="Avenir Book"/>
                <w:b/>
              </w:rPr>
              <w:lastRenderedPageBreak/>
              <w:t>Additional comment</w:t>
            </w:r>
          </w:p>
        </w:tc>
        <w:tc>
          <w:tcPr>
            <w:tcW w:w="3659" w:type="pct"/>
            <w:shd w:val="clear" w:color="auto" w:fill="auto"/>
          </w:tcPr>
          <w:p w14:paraId="0D3F7CF1" w14:textId="77777777" w:rsidR="00B34AE0" w:rsidRPr="007C1D64" w:rsidRDefault="003C0310" w:rsidP="003C0310">
            <w:pPr>
              <w:pStyle w:val="RegTableText"/>
              <w:rPr>
                <w:rFonts w:ascii="Avenir Book" w:hAnsi="Avenir Book"/>
              </w:rPr>
            </w:pPr>
            <w:r>
              <w:rPr>
                <w:rFonts w:ascii="Avenir Book" w:hAnsi="Avenir Book"/>
              </w:rPr>
              <w:t xml:space="preserve">Fixed ex-ante </w:t>
            </w:r>
          </w:p>
        </w:tc>
      </w:tr>
    </w:tbl>
    <w:p w14:paraId="0498C2B1" w14:textId="77777777" w:rsidR="00B34AE0" w:rsidRPr="00586361" w:rsidRDefault="00B34AE0" w:rsidP="00586361">
      <w:pPr>
        <w:rPr>
          <w:lang w:eastAsia="en-US"/>
        </w:rPr>
      </w:pPr>
    </w:p>
    <w:bookmarkEnd w:id="44"/>
    <w:bookmarkEnd w:id="45"/>
    <w:p w14:paraId="7371BC8A"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CC25EE" w:rsidRPr="007C1D64">
        <w:rPr>
          <w:rFonts w:ascii="Avenir Book" w:eastAsia="MS Mincho" w:hAnsi="Avenir Book"/>
        </w:rPr>
        <w:t xml:space="preserve">Ex ante </w:t>
      </w:r>
      <w:r w:rsidR="00961509" w:rsidRPr="007C1D64">
        <w:rPr>
          <w:rFonts w:ascii="Avenir Book" w:eastAsia="MS Mincho" w:hAnsi="Avenir Book"/>
        </w:rPr>
        <w:t>estimation of outcomes linked to each of the three SDGs</w:t>
      </w:r>
    </w:p>
    <w:p w14:paraId="6D5AFBD5" w14:textId="77777777" w:rsidR="007D520A" w:rsidRPr="007D520A" w:rsidRDefault="007D520A" w:rsidP="00F87B39">
      <w:pPr>
        <w:rPr>
          <w:rFonts w:ascii="Avenir Book" w:eastAsia="MS Mincho" w:hAnsi="Avenir Book"/>
          <w:b/>
        </w:rPr>
      </w:pPr>
      <w:r w:rsidRPr="007D520A">
        <w:rPr>
          <w:rFonts w:ascii="Avenir Book" w:hAnsi="Avenir Book"/>
          <w:b/>
        </w:rPr>
        <w:t>SGD 13: Climate Action:</w:t>
      </w:r>
    </w:p>
    <w:p w14:paraId="567C0467" w14:textId="77777777" w:rsidR="00F87B39" w:rsidRDefault="00F87B39" w:rsidP="00F87B39">
      <w:pPr>
        <w:rPr>
          <w:rFonts w:ascii="Avenir Book" w:eastAsia="MS Mincho" w:hAnsi="Avenir Book"/>
        </w:rPr>
      </w:pPr>
    </w:p>
    <w:p w14:paraId="6EC1BE27" w14:textId="77777777" w:rsidR="001A1D32" w:rsidRDefault="001A1D32" w:rsidP="00F87B39">
      <w:pPr>
        <w:rPr>
          <w:rFonts w:ascii="Avenir Book" w:eastAsia="MS Mincho" w:hAnsi="Avenir Book"/>
          <w:b/>
        </w:rPr>
      </w:pPr>
      <w:r w:rsidRPr="001A1D32">
        <w:rPr>
          <w:rFonts w:ascii="Avenir Book" w:eastAsia="MS Mincho" w:hAnsi="Avenir Book"/>
          <w:b/>
        </w:rPr>
        <w:t>Calculation of baseline emissions</w:t>
      </w:r>
    </w:p>
    <w:p w14:paraId="19A8DD19" w14:textId="77777777" w:rsidR="001A1D32" w:rsidRDefault="001A1D32" w:rsidP="00F87B39">
      <w:pPr>
        <w:rPr>
          <w:rFonts w:ascii="Avenir Book" w:eastAsia="MS Mincho" w:hAnsi="Avenir Book"/>
          <w:b/>
        </w:rPr>
      </w:pPr>
    </w:p>
    <w:p w14:paraId="7E36D687" w14:textId="77777777" w:rsidR="001A1D32" w:rsidRDefault="001A1D32" w:rsidP="00F87B39">
      <w:pPr>
        <w:rPr>
          <w:rFonts w:ascii="Avenir Book" w:eastAsia="MS Mincho" w:hAnsi="Avenir Book"/>
        </w:rPr>
      </w:pPr>
      <w:r w:rsidRPr="001A1D32">
        <w:rPr>
          <w:rFonts w:ascii="Avenir Book" w:eastAsia="MS Mincho" w:hAnsi="Avenir Book"/>
        </w:rPr>
        <w:t>As described in section B.6.</w:t>
      </w:r>
      <w:r>
        <w:rPr>
          <w:rFonts w:ascii="Avenir Book" w:eastAsia="MS Mincho" w:hAnsi="Avenir Book"/>
        </w:rPr>
        <w:t>2</w:t>
      </w:r>
      <w:r w:rsidRPr="001A1D32">
        <w:rPr>
          <w:rFonts w:ascii="Avenir Book" w:eastAsia="MS Mincho" w:hAnsi="Avenir Book"/>
        </w:rPr>
        <w:t xml:space="preserve"> the baseline emissions are calculated based on the FOD-Model. The detailed calculations are available to the DOE as Excel-Spreadsheet.</w:t>
      </w:r>
    </w:p>
    <w:p w14:paraId="18D10011" w14:textId="77777777" w:rsidR="00F93987" w:rsidRDefault="00F93987" w:rsidP="00F87B39">
      <w:pPr>
        <w:rPr>
          <w:rFonts w:ascii="Avenir Book" w:eastAsia="MS Mincho" w:hAnsi="Avenir Book"/>
        </w:rPr>
      </w:pPr>
      <w:r>
        <w:rPr>
          <w:rFonts w:ascii="Avenir Book" w:eastAsia="MS Mincho" w:hAnsi="Avenir Book"/>
        </w:rPr>
        <w:t>The baseline emission is estimated using the below formula:</w:t>
      </w:r>
    </w:p>
    <w:p w14:paraId="24FC4BF1" w14:textId="77777777" w:rsidR="00F93987" w:rsidRDefault="0032594A" w:rsidP="00F93987">
      <w:pPr>
        <w:rPr>
          <w:rFonts w:ascii="Avenir Book" w:eastAsia="MS Mincho" w:hAnsi="Avenir Book"/>
          <w:szCs w:val="22"/>
        </w:rPr>
      </w:pPr>
      <m:oMathPara>
        <m:oMath>
          <m:sSub>
            <m:sSubPr>
              <m:ctrlPr>
                <w:rPr>
                  <w:rFonts w:ascii="Cambria Math" w:hAnsi="Avenir Book" w:cs="Arial"/>
                  <w:b/>
                  <w:szCs w:val="22"/>
                </w:rPr>
              </m:ctrlPr>
            </m:sSubPr>
            <m:e>
              <m:r>
                <m:rPr>
                  <m:sty m:val="bi"/>
                </m:rPr>
                <w:rPr>
                  <w:rFonts w:ascii="Cambria Math" w:hAnsi="Cambria Math"/>
                  <w:szCs w:val="22"/>
                </w:rPr>
                <m:t>BE</m:t>
              </m:r>
            </m:e>
            <m:sub>
              <m:r>
                <m:rPr>
                  <m:sty m:val="bi"/>
                </m:rPr>
                <w:rPr>
                  <w:rFonts w:ascii="Avenir Book" w:hAnsi="Avenir Book"/>
                  <w:szCs w:val="22"/>
                </w:rPr>
                <m:t>CH</m:t>
              </m:r>
              <m:r>
                <m:rPr>
                  <m:sty m:val="bi"/>
                </m:rPr>
                <w:rPr>
                  <w:rFonts w:ascii="Avenir Book" w:hAnsi="Avenir Book"/>
                  <w:szCs w:val="22"/>
                </w:rPr>
                <m:t>4</m:t>
              </m:r>
              <m:r>
                <m:rPr>
                  <m:sty m:val="b"/>
                </m:rPr>
                <w:rPr>
                  <w:rFonts w:ascii="Cambria Math" w:hAnsi="Avenir Book"/>
                  <w:szCs w:val="22"/>
                </w:rPr>
                <m:t>,</m:t>
              </m:r>
              <m:r>
                <m:rPr>
                  <m:sty m:val="bi"/>
                </m:rPr>
                <w:rPr>
                  <w:rFonts w:ascii="Cambria Math" w:hAnsi="Cambria Math"/>
                  <w:szCs w:val="22"/>
                </w:rPr>
                <m:t>SWDS</m:t>
              </m:r>
              <m:r>
                <m:rPr>
                  <m:sty m:val="b"/>
                </m:rPr>
                <w:rPr>
                  <w:rFonts w:ascii="Cambria Math" w:hAnsi="Avenir Book"/>
                  <w:szCs w:val="22"/>
                </w:rPr>
                <m:t>,</m:t>
              </m:r>
              <m:r>
                <m:rPr>
                  <m:sty m:val="bi"/>
                </m:rPr>
                <w:rPr>
                  <w:rFonts w:ascii="Cambria Math" w:hAnsi="Cambria Math"/>
                  <w:szCs w:val="22"/>
                </w:rPr>
                <m:t>y</m:t>
              </m:r>
            </m:sub>
          </m:sSub>
          <m:r>
            <m:rPr>
              <m:sty m:val="b"/>
            </m:rPr>
            <w:rPr>
              <w:rFonts w:ascii="Cambria Math" w:hAnsi="Avenir Book" w:cs="Arial"/>
              <w:szCs w:val="22"/>
            </w:rPr>
            <m:t>=</m:t>
          </m:r>
          <m:r>
            <m:rPr>
              <m:sty m:val="p"/>
            </m:rPr>
            <w:rPr>
              <w:rFonts w:ascii="Cambria Math" w:hAnsi="Avenir Book"/>
              <w:szCs w:val="22"/>
            </w:rPr>
            <m:t xml:space="preserve"> </m:t>
          </m:r>
          <m:sSub>
            <m:sSubPr>
              <m:ctrlPr>
                <w:rPr>
                  <w:rFonts w:ascii="Cambria Math" w:hAnsi="Avenir Book"/>
                  <w:szCs w:val="22"/>
                </w:rPr>
              </m:ctrlPr>
            </m:sSubPr>
            <m:e>
              <m:r>
                <m:rPr>
                  <m:sty m:val="p"/>
                </m:rPr>
                <w:rPr>
                  <w:rFonts w:ascii="Cambria Math" w:hAnsi="Avenir Book" w:cs="Cambria Math"/>
                  <w:szCs w:val="22"/>
                </w:rPr>
                <m:t>φ</m:t>
              </m:r>
            </m:e>
            <m:sub>
              <m:r>
                <m:rPr>
                  <m:sty m:val="p"/>
                </m:rPr>
                <w:rPr>
                  <w:rFonts w:ascii="Cambria Math" w:hAnsi="Avenir Book"/>
                  <w:szCs w:val="22"/>
                </w:rPr>
                <m:t>y</m:t>
              </m:r>
            </m:sub>
          </m:sSub>
          <m:r>
            <m:rPr>
              <m:sty m:val="p"/>
            </m:rPr>
            <w:rPr>
              <w:rFonts w:ascii="Cambria Math" w:hAnsi="Avenir Book"/>
              <w:szCs w:val="22"/>
            </w:rPr>
            <m:t>×</m:t>
          </m:r>
          <m:r>
            <m:rPr>
              <m:sty m:val="p"/>
            </m:rPr>
            <w:rPr>
              <w:rFonts w:ascii="Cambria Math" w:hAnsi="Avenir Book"/>
              <w:szCs w:val="22"/>
            </w:rPr>
            <m:t xml:space="preserve"> </m:t>
          </m:r>
          <m:d>
            <m:dPr>
              <m:ctrlPr>
                <w:rPr>
                  <w:rFonts w:ascii="Cambria Math" w:hAnsi="Avenir Book"/>
                  <w:szCs w:val="22"/>
                </w:rPr>
              </m:ctrlPr>
            </m:dPr>
            <m:e>
              <m:r>
                <m:rPr>
                  <m:sty m:val="p"/>
                </m:rPr>
                <w:rPr>
                  <w:rFonts w:ascii="Cambria Math" w:hAnsi="Avenir Book"/>
                  <w:szCs w:val="22"/>
                </w:rPr>
                <m:t xml:space="preserve">1 </m:t>
              </m:r>
              <m:r>
                <m:rPr>
                  <m:sty m:val="p"/>
                </m:rPr>
                <w:rPr>
                  <w:rFonts w:ascii="Cambria Math" w:hAnsi="Avenir Book"/>
                  <w:szCs w:val="22"/>
                </w:rPr>
                <m:t>–</m:t>
              </m:r>
              <m:r>
                <m:rPr>
                  <m:sty m:val="p"/>
                </m:rPr>
                <w:rPr>
                  <w:rFonts w:ascii="Cambria Math" w:hAnsi="Avenir Book"/>
                  <w:szCs w:val="22"/>
                </w:rPr>
                <m:t xml:space="preserve"> </m:t>
              </m:r>
              <m:sSub>
                <m:sSubPr>
                  <m:ctrlPr>
                    <w:rPr>
                      <w:rFonts w:ascii="Cambria Math" w:hAnsi="Avenir Book"/>
                      <w:szCs w:val="22"/>
                    </w:rPr>
                  </m:ctrlPr>
                </m:sSubPr>
                <m:e>
                  <m:r>
                    <m:rPr>
                      <m:sty m:val="p"/>
                    </m:rPr>
                    <w:rPr>
                      <w:rFonts w:ascii="Cambria Math" w:hAnsi="Avenir Book"/>
                      <w:szCs w:val="22"/>
                    </w:rPr>
                    <m:t>f</m:t>
                  </m:r>
                </m:e>
                <m:sub>
                  <m:r>
                    <m:rPr>
                      <m:sty m:val="p"/>
                    </m:rPr>
                    <w:rPr>
                      <w:rFonts w:ascii="Cambria Math" w:hAnsi="Avenir Book"/>
                      <w:szCs w:val="22"/>
                    </w:rPr>
                    <m:t>y</m:t>
                  </m:r>
                </m:sub>
              </m:sSub>
            </m:e>
          </m:d>
          <m:r>
            <m:rPr>
              <m:sty m:val="p"/>
            </m:rPr>
            <w:rPr>
              <w:rFonts w:ascii="Cambria Math" w:hAnsi="Avenir Book"/>
              <w:szCs w:val="22"/>
            </w:rPr>
            <m:t>×</m:t>
          </m:r>
          <m:r>
            <m:rPr>
              <m:sty m:val="p"/>
            </m:rPr>
            <w:rPr>
              <w:rFonts w:ascii="Cambria Math" w:hAnsi="Avenir Book"/>
              <w:szCs w:val="22"/>
            </w:rPr>
            <m:t xml:space="preserve"> </m:t>
          </m:r>
          <m:sSub>
            <m:sSubPr>
              <m:ctrlPr>
                <w:rPr>
                  <w:rFonts w:ascii="Cambria Math" w:hAnsi="Avenir Book" w:cs="Cambria Math"/>
                  <w:szCs w:val="22"/>
                </w:rPr>
              </m:ctrlPr>
            </m:sSubPr>
            <m:e>
              <m:r>
                <m:rPr>
                  <m:sty m:val="p"/>
                </m:rPr>
                <w:rPr>
                  <w:rFonts w:ascii="Cambria Math" w:hAnsi="Avenir Book" w:cs="Cambria Math"/>
                  <w:szCs w:val="22"/>
                </w:rPr>
                <m:t>GWP</m:t>
              </m:r>
            </m:e>
            <m:sub>
              <m:r>
                <m:rPr>
                  <m:sty m:val="p"/>
                </m:rPr>
                <w:rPr>
                  <w:rFonts w:ascii="Cambria Math" w:hAnsi="Avenir Book" w:cs="Cambria Math"/>
                  <w:szCs w:val="22"/>
                </w:rPr>
                <m:t>CH4</m:t>
              </m:r>
            </m:sub>
          </m:sSub>
          <m:r>
            <m:rPr>
              <m:sty m:val="p"/>
            </m:rPr>
            <w:rPr>
              <w:rFonts w:ascii="Cambria Math" w:hAnsi="Avenir Book"/>
              <w:szCs w:val="22"/>
            </w:rPr>
            <m:t xml:space="preserve"> </m:t>
          </m:r>
          <m:r>
            <m:rPr>
              <m:sty m:val="p"/>
            </m:rPr>
            <w:rPr>
              <w:rFonts w:ascii="Cambria Math" w:hAnsi="Avenir Book"/>
              <w:szCs w:val="22"/>
            </w:rPr>
            <m:t>×</m:t>
          </m:r>
          <m:r>
            <m:rPr>
              <m:sty m:val="p"/>
            </m:rPr>
            <w:rPr>
              <w:rFonts w:ascii="Cambria Math" w:hAnsi="Avenir Book"/>
              <w:szCs w:val="22"/>
            </w:rPr>
            <m:t xml:space="preserve"> </m:t>
          </m:r>
          <m:d>
            <m:dPr>
              <m:ctrlPr>
                <w:rPr>
                  <w:rFonts w:ascii="Cambria Math" w:hAnsi="Avenir Book"/>
                  <w:szCs w:val="22"/>
                </w:rPr>
              </m:ctrlPr>
            </m:dPr>
            <m:e>
              <m:r>
                <m:rPr>
                  <m:sty m:val="p"/>
                </m:rPr>
                <w:rPr>
                  <w:rFonts w:ascii="Cambria Math" w:hAnsi="Avenir Book"/>
                  <w:szCs w:val="22"/>
                </w:rPr>
                <m:t xml:space="preserve">1 </m:t>
              </m:r>
              <m:r>
                <m:rPr>
                  <m:sty m:val="p"/>
                </m:rPr>
                <w:rPr>
                  <w:rFonts w:ascii="Cambria Math" w:hAnsi="Avenir Book"/>
                  <w:szCs w:val="22"/>
                </w:rPr>
                <m:t>–</m:t>
              </m:r>
              <m:r>
                <m:rPr>
                  <m:sty m:val="p"/>
                </m:rPr>
                <w:rPr>
                  <w:rFonts w:ascii="Cambria Math" w:hAnsi="Avenir Book"/>
                  <w:szCs w:val="22"/>
                </w:rPr>
                <m:t xml:space="preserve"> </m:t>
              </m:r>
              <m:r>
                <m:rPr>
                  <m:sty m:val="p"/>
                </m:rPr>
                <w:rPr>
                  <w:rFonts w:ascii="Cambria Math" w:hAnsi="Avenir Book" w:cs="Cambria Math"/>
                  <w:szCs w:val="22"/>
                </w:rPr>
                <m:t>OX</m:t>
              </m:r>
            </m:e>
          </m:d>
          <m:r>
            <m:rPr>
              <m:sty m:val="p"/>
            </m:rPr>
            <w:rPr>
              <w:rFonts w:ascii="Cambria Math" w:hAnsi="Avenir Book"/>
              <w:szCs w:val="22"/>
            </w:rPr>
            <m:t xml:space="preserve"> </m:t>
          </m:r>
          <m:r>
            <m:rPr>
              <m:sty m:val="p"/>
            </m:rPr>
            <w:rPr>
              <w:rFonts w:ascii="Cambria Math" w:hAnsi="Avenir Book"/>
              <w:szCs w:val="22"/>
            </w:rPr>
            <m:t>×</m:t>
          </m:r>
          <m:r>
            <m:rPr>
              <m:sty m:val="p"/>
            </m:rPr>
            <w:rPr>
              <w:rFonts w:ascii="Cambria Math" w:hAnsi="Avenir Book"/>
              <w:szCs w:val="22"/>
            </w:rPr>
            <m:t xml:space="preserve"> </m:t>
          </m:r>
          <m:f>
            <m:fPr>
              <m:ctrlPr>
                <w:rPr>
                  <w:rFonts w:ascii="Cambria Math" w:hAnsi="Avenir Book"/>
                  <w:szCs w:val="22"/>
                </w:rPr>
              </m:ctrlPr>
            </m:fPr>
            <m:num>
              <m:r>
                <m:rPr>
                  <m:sty m:val="p"/>
                </m:rPr>
                <w:rPr>
                  <w:rFonts w:ascii="Cambria Math" w:hAnsi="Avenir Book"/>
                  <w:szCs w:val="22"/>
                </w:rPr>
                <m:t>16</m:t>
              </m:r>
            </m:num>
            <m:den>
              <m:r>
                <m:rPr>
                  <m:sty m:val="p"/>
                </m:rPr>
                <w:rPr>
                  <w:rFonts w:ascii="Cambria Math" w:hAnsi="Avenir Book"/>
                  <w:szCs w:val="22"/>
                </w:rPr>
                <m:t>12</m:t>
              </m:r>
            </m:den>
          </m:f>
          <m:r>
            <m:rPr>
              <m:sty m:val="p"/>
            </m:rPr>
            <w:rPr>
              <w:rFonts w:ascii="Cambria Math" w:hAnsi="Avenir Book"/>
              <w:szCs w:val="22"/>
            </w:rPr>
            <m:t xml:space="preserve"> x </m:t>
          </m:r>
          <m:r>
            <m:rPr>
              <m:sty m:val="p"/>
            </m:rPr>
            <w:rPr>
              <w:rFonts w:ascii="Cambria Math" w:hAnsi="Avenir Book" w:cs="Cambria Math"/>
              <w:szCs w:val="22"/>
            </w:rPr>
            <m:t>F</m:t>
          </m:r>
          <m:r>
            <m:rPr>
              <m:sty m:val="p"/>
            </m:rPr>
            <w:rPr>
              <w:rFonts w:ascii="Cambria Math" w:hAnsi="Avenir Book"/>
              <w:szCs w:val="22"/>
            </w:rPr>
            <m:t xml:space="preserve"> </m:t>
          </m:r>
          <m:r>
            <m:rPr>
              <m:sty m:val="p"/>
            </m:rPr>
            <w:rPr>
              <w:rFonts w:ascii="Cambria Math" w:hAnsi="Avenir Book"/>
              <w:szCs w:val="22"/>
            </w:rPr>
            <m:t>×</m:t>
          </m:r>
          <m:r>
            <m:rPr>
              <m:sty m:val="p"/>
            </m:rPr>
            <w:rPr>
              <w:rFonts w:ascii="Cambria Math" w:hAnsi="Avenir Book"/>
              <w:szCs w:val="22"/>
            </w:rPr>
            <m:t xml:space="preserve"> </m:t>
          </m:r>
          <m:sSub>
            <m:sSubPr>
              <m:ctrlPr>
                <w:rPr>
                  <w:rFonts w:ascii="Cambria Math" w:hAnsi="Avenir Book" w:cs="Cambria Math"/>
                  <w:szCs w:val="22"/>
                </w:rPr>
              </m:ctrlPr>
            </m:sSubPr>
            <m:e>
              <m:r>
                <m:rPr>
                  <m:sty m:val="p"/>
                </m:rPr>
                <w:rPr>
                  <w:rFonts w:ascii="Cambria Math" w:hAnsi="Avenir Book" w:cs="Cambria Math"/>
                  <w:szCs w:val="22"/>
                </w:rPr>
                <m:t>DOC</m:t>
              </m:r>
            </m:e>
            <m:sub>
              <m:r>
                <m:rPr>
                  <m:sty m:val="p"/>
                </m:rPr>
                <w:rPr>
                  <w:rFonts w:ascii="Cambria Math" w:hAnsi="Avenir Book" w:cs="Cambria Math"/>
                  <w:szCs w:val="22"/>
                </w:rPr>
                <m:t>f,y</m:t>
              </m:r>
            </m:sub>
          </m:sSub>
          <m:r>
            <m:rPr>
              <m:sty m:val="p"/>
            </m:rPr>
            <w:rPr>
              <w:rFonts w:ascii="Cambria Math" w:hAnsi="Avenir Book" w:cs="Cambria Math"/>
              <w:szCs w:val="22"/>
            </w:rPr>
            <m:t>×</m:t>
          </m:r>
          <m:sSub>
            <m:sSubPr>
              <m:ctrlPr>
                <w:rPr>
                  <w:rFonts w:ascii="Cambria Math" w:hAnsi="Avenir Book" w:cs="Cambria Math"/>
                  <w:szCs w:val="22"/>
                </w:rPr>
              </m:ctrlPr>
            </m:sSubPr>
            <m:e>
              <m:r>
                <m:rPr>
                  <m:sty m:val="p"/>
                </m:rPr>
                <w:rPr>
                  <w:rFonts w:ascii="Cambria Math" w:hAnsi="Avenir Book" w:cs="Cambria Math"/>
                  <w:szCs w:val="22"/>
                </w:rPr>
                <m:t>MCF</m:t>
              </m:r>
            </m:e>
            <m:sub>
              <m:r>
                <m:rPr>
                  <m:sty m:val="p"/>
                </m:rPr>
                <w:rPr>
                  <w:rFonts w:ascii="Cambria Math" w:hAnsi="Avenir Book" w:cs="Cambria Math"/>
                  <w:szCs w:val="22"/>
                </w:rPr>
                <m:t>y</m:t>
              </m:r>
            </m:sub>
          </m:sSub>
          <m:r>
            <m:rPr>
              <m:sty m:val="p"/>
            </m:rPr>
            <w:rPr>
              <w:rFonts w:ascii="Cambria Math" w:hAnsi="Avenir Book" w:cs="Cambria Math"/>
              <w:szCs w:val="22"/>
            </w:rPr>
            <m:t>×</m:t>
          </m:r>
          <m:nary>
            <m:naryPr>
              <m:chr m:val="∑"/>
              <m:limLoc m:val="undOvr"/>
              <m:ctrlPr>
                <w:rPr>
                  <w:rFonts w:ascii="Cambria Math" w:hAnsi="Avenir Book" w:cs="Cambria Math"/>
                  <w:szCs w:val="22"/>
                </w:rPr>
              </m:ctrlPr>
            </m:naryPr>
            <m:sub>
              <m:r>
                <m:rPr>
                  <m:sty m:val="p"/>
                </m:rPr>
                <w:rPr>
                  <w:rFonts w:ascii="Cambria Math" w:hAnsi="Avenir Book" w:cs="Cambria Math"/>
                  <w:szCs w:val="22"/>
                </w:rPr>
                <m:t>x=1</m:t>
              </m:r>
            </m:sub>
            <m:sup>
              <m:r>
                <m:rPr>
                  <m:sty m:val="p"/>
                </m:rPr>
                <w:rPr>
                  <w:rFonts w:ascii="Cambria Math" w:hAnsi="Avenir Book" w:cs="Cambria Math"/>
                  <w:szCs w:val="22"/>
                </w:rPr>
                <m:t>y</m:t>
              </m:r>
            </m:sup>
            <m:e>
              <m:nary>
                <m:naryPr>
                  <m:chr m:val="∑"/>
                  <m:limLoc m:val="undOvr"/>
                  <m:ctrlPr>
                    <w:rPr>
                      <w:rFonts w:ascii="Cambria Math" w:hAnsi="Avenir Book" w:cs="Cambria Math"/>
                      <w:szCs w:val="22"/>
                    </w:rPr>
                  </m:ctrlPr>
                </m:naryPr>
                <m:sub>
                  <m:r>
                    <m:rPr>
                      <m:sty m:val="p"/>
                    </m:rPr>
                    <w:rPr>
                      <w:rFonts w:ascii="Cambria Math" w:hAnsi="Avenir Book" w:cs="Cambria Math"/>
                      <w:szCs w:val="22"/>
                    </w:rPr>
                    <m:t>j</m:t>
                  </m:r>
                </m:sub>
                <m:sup/>
                <m:e>
                  <m:r>
                    <m:rPr>
                      <m:sty m:val="p"/>
                    </m:rPr>
                    <w:rPr>
                      <w:rFonts w:ascii="Cambria Math" w:hAnsi="Avenir Book" w:cs="Cambria Math"/>
                      <w:szCs w:val="22"/>
                    </w:rPr>
                    <m:t>(</m:t>
                  </m:r>
                  <m:sSub>
                    <m:sSubPr>
                      <m:ctrlPr>
                        <w:rPr>
                          <w:rFonts w:ascii="Cambria Math" w:hAnsi="Avenir Book" w:cs="Cambria Math"/>
                          <w:szCs w:val="22"/>
                        </w:rPr>
                      </m:ctrlPr>
                    </m:sSubPr>
                    <m:e>
                      <m:r>
                        <m:rPr>
                          <m:sty m:val="p"/>
                        </m:rPr>
                        <w:rPr>
                          <w:rFonts w:ascii="Cambria Math" w:hAnsi="Avenir Book" w:cs="Cambria Math"/>
                          <w:szCs w:val="22"/>
                        </w:rPr>
                        <m:t>W</m:t>
                      </m:r>
                    </m:e>
                    <m:sub>
                      <m:r>
                        <m:rPr>
                          <m:sty m:val="p"/>
                        </m:rPr>
                        <w:rPr>
                          <w:rFonts w:ascii="Cambria Math" w:hAnsi="Avenir Book" w:cs="Cambria Math"/>
                          <w:szCs w:val="22"/>
                        </w:rPr>
                        <m:t>j,x</m:t>
                      </m:r>
                    </m:sub>
                  </m:sSub>
                </m:e>
              </m:nary>
            </m:e>
          </m:nary>
          <m:r>
            <m:rPr>
              <m:sty m:val="p"/>
            </m:rPr>
            <w:rPr>
              <w:rFonts w:ascii="Cambria Math" w:hAnsi="Avenir Book" w:cs="Cambria Math"/>
              <w:szCs w:val="22"/>
            </w:rPr>
            <m:t>×</m:t>
          </m:r>
          <m:sSub>
            <m:sSubPr>
              <m:ctrlPr>
                <w:rPr>
                  <w:rFonts w:ascii="Cambria Math" w:hAnsi="Avenir Book" w:cs="Cambria Math"/>
                  <w:szCs w:val="22"/>
                </w:rPr>
              </m:ctrlPr>
            </m:sSubPr>
            <m:e>
              <m:r>
                <m:rPr>
                  <m:sty m:val="p"/>
                </m:rPr>
                <w:rPr>
                  <w:rFonts w:ascii="Cambria Math" w:hAnsi="Avenir Book" w:cs="Cambria Math"/>
                  <w:szCs w:val="22"/>
                </w:rPr>
                <m:t>DOC</m:t>
              </m:r>
            </m:e>
            <m:sub>
              <m:r>
                <m:rPr>
                  <m:sty m:val="p"/>
                </m:rPr>
                <w:rPr>
                  <w:rFonts w:ascii="Cambria Math" w:hAnsi="Avenir Book" w:cs="Cambria Math"/>
                  <w:szCs w:val="22"/>
                </w:rPr>
                <m:t>j</m:t>
              </m:r>
            </m:sub>
          </m:sSub>
          <m:r>
            <m:rPr>
              <m:sty m:val="p"/>
            </m:rPr>
            <w:rPr>
              <w:rFonts w:ascii="Cambria Math" w:hAnsi="Avenir Book" w:cs="Cambria Math"/>
              <w:szCs w:val="22"/>
            </w:rPr>
            <m:t>×</m:t>
          </m:r>
          <m:sSup>
            <m:sSupPr>
              <m:ctrlPr>
                <w:rPr>
                  <w:rFonts w:ascii="Cambria Math" w:hAnsi="Avenir Book" w:cs="Cambria Math"/>
                  <w:szCs w:val="22"/>
                </w:rPr>
              </m:ctrlPr>
            </m:sSupPr>
            <m:e>
              <m:r>
                <m:rPr>
                  <m:sty m:val="p"/>
                </m:rPr>
                <w:rPr>
                  <w:rFonts w:ascii="Cambria Math" w:hAnsi="Avenir Book" w:cs="Cambria Math"/>
                  <w:szCs w:val="22"/>
                </w:rPr>
                <m:t>e</m:t>
              </m:r>
            </m:e>
            <m:sup>
              <m:r>
                <m:rPr>
                  <m:sty m:val="p"/>
                </m:rPr>
                <w:rPr>
                  <w:rFonts w:ascii="Cambria Math" w:hAnsi="Avenir Book"/>
                  <w:szCs w:val="22"/>
                </w:rPr>
                <m:t>-</m:t>
              </m:r>
              <m:r>
                <m:rPr>
                  <m:sty m:val="p"/>
                </m:rPr>
                <w:rPr>
                  <w:rFonts w:ascii="Cambria Math" w:hAnsi="Avenir Book" w:cs="Cambria Math"/>
                  <w:szCs w:val="22"/>
                </w:rPr>
                <m:t>kj</m:t>
              </m:r>
              <m:r>
                <m:rPr>
                  <m:sty m:val="p"/>
                </m:rPr>
                <w:rPr>
                  <w:rFonts w:ascii="Cambria Math" w:hAnsi="Avenir Book"/>
                  <w:szCs w:val="22"/>
                </w:rPr>
                <m:t>×</m:t>
              </m:r>
              <m:r>
                <m:rPr>
                  <m:sty m:val="p"/>
                </m:rPr>
                <w:rPr>
                  <w:rFonts w:ascii="Cambria Math" w:hAnsi="Avenir Book"/>
                  <w:szCs w:val="22"/>
                </w:rPr>
                <m:t>(</m:t>
              </m:r>
              <m:r>
                <m:rPr>
                  <m:sty m:val="p"/>
                </m:rPr>
                <w:rPr>
                  <w:rFonts w:ascii="Cambria Math" w:hAnsi="Avenir Book" w:cs="Cambria Math"/>
                  <w:szCs w:val="22"/>
                </w:rPr>
                <m:t>y</m:t>
              </m:r>
              <m:r>
                <m:rPr>
                  <m:sty m:val="p"/>
                </m:rPr>
                <w:rPr>
                  <w:rFonts w:ascii="Cambria Math" w:hAnsi="Avenir Book"/>
                  <w:szCs w:val="22"/>
                </w:rPr>
                <m:t>-</m:t>
              </m:r>
              <m:r>
                <m:rPr>
                  <m:sty m:val="p"/>
                </m:rPr>
                <w:rPr>
                  <w:rFonts w:ascii="Cambria Math" w:hAnsi="Avenir Book" w:cs="Cambria Math"/>
                  <w:szCs w:val="22"/>
                </w:rPr>
                <m:t>x</m:t>
              </m:r>
              <m:r>
                <m:rPr>
                  <m:sty m:val="p"/>
                </m:rPr>
                <w:rPr>
                  <w:rFonts w:ascii="Cambria Math" w:hAnsi="Avenir Book"/>
                  <w:szCs w:val="22"/>
                </w:rPr>
                <m:t>)</m:t>
              </m:r>
            </m:sup>
          </m:sSup>
          <m:r>
            <m:rPr>
              <m:sty m:val="p"/>
            </m:rPr>
            <w:rPr>
              <w:rFonts w:ascii="Cambria Math" w:hAnsi="Avenir Book" w:cs="Cambria Math"/>
              <w:szCs w:val="22"/>
            </w:rPr>
            <m:t>×</m:t>
          </m:r>
          <m:r>
            <m:rPr>
              <m:sty m:val="p"/>
            </m:rPr>
            <w:rPr>
              <w:rFonts w:ascii="Cambria Math" w:hAnsi="Avenir Book" w:cs="Cambria Math"/>
              <w:szCs w:val="22"/>
            </w:rPr>
            <m:t>(1</m:t>
          </m:r>
          <m:r>
            <m:rPr>
              <m:sty m:val="p"/>
            </m:rPr>
            <w:rPr>
              <w:rFonts w:ascii="Cambria Math" w:hAnsi="Avenir Book" w:cs="Cambria Math"/>
              <w:szCs w:val="22"/>
            </w:rPr>
            <m:t>-</m:t>
          </m:r>
          <m:sSup>
            <m:sSupPr>
              <m:ctrlPr>
                <w:rPr>
                  <w:rFonts w:ascii="Cambria Math" w:hAnsi="Avenir Book" w:cs="Cambria Math"/>
                  <w:szCs w:val="22"/>
                </w:rPr>
              </m:ctrlPr>
            </m:sSupPr>
            <m:e>
              <m:r>
                <m:rPr>
                  <m:sty m:val="p"/>
                </m:rPr>
                <w:rPr>
                  <w:rFonts w:ascii="Cambria Math" w:hAnsi="Avenir Book" w:cs="Cambria Math"/>
                  <w:szCs w:val="22"/>
                </w:rPr>
                <m:t>e</m:t>
              </m:r>
            </m:e>
            <m:sup>
              <m:r>
                <m:rPr>
                  <m:sty m:val="p"/>
                </m:rPr>
                <w:rPr>
                  <w:rFonts w:ascii="Cambria Math" w:hAnsi="Avenir Book" w:cs="Cambria Math"/>
                  <w:szCs w:val="22"/>
                </w:rPr>
                <m:t>kj</m:t>
              </m:r>
            </m:sup>
          </m:sSup>
          <m:r>
            <m:rPr>
              <m:sty m:val="p"/>
            </m:rPr>
            <w:rPr>
              <w:rFonts w:ascii="Cambria Math" w:hAnsi="Avenir Book" w:cs="Cambria Math"/>
              <w:szCs w:val="22"/>
            </w:rPr>
            <m:t>))</m:t>
          </m:r>
        </m:oMath>
      </m:oMathPara>
    </w:p>
    <w:p w14:paraId="7DFA2620" w14:textId="77777777" w:rsidR="00F93987" w:rsidRDefault="00F93987" w:rsidP="00F93987">
      <w:pPr>
        <w:rPr>
          <w:rFonts w:ascii="Avenir Book" w:eastAsia="MS Mincho" w:hAnsi="Avenir Book"/>
          <w:szCs w:val="22"/>
        </w:rPr>
      </w:pPr>
      <w:r>
        <w:rPr>
          <w:rFonts w:ascii="Avenir Book" w:eastAsia="MS Mincho" w:hAnsi="Avenir Book"/>
          <w:szCs w:val="22"/>
        </w:rPr>
        <w:t>and</w:t>
      </w:r>
    </w:p>
    <w:p w14:paraId="0095A811" w14:textId="77777777" w:rsidR="00F93987" w:rsidRDefault="00F93987" w:rsidP="00F93987">
      <w:pPr>
        <w:rPr>
          <w:rFonts w:ascii="Cambria Math" w:hAnsi="Cambria Math" w:cs="Cambria Math"/>
        </w:rPr>
      </w:pPr>
    </w:p>
    <w:p w14:paraId="085D5332" w14:textId="77777777" w:rsidR="00F93987" w:rsidRDefault="00F93987" w:rsidP="00F93987">
      <w:pPr>
        <w:rPr>
          <w:rFonts w:ascii="Cambria Math" w:hAnsi="Cambria Math" w:cs="Cambria Math"/>
          <w:vertAlign w:val="subscript"/>
        </w:rPr>
      </w:pPr>
      <w:r>
        <w:rPr>
          <w:rFonts w:ascii="Cambria Math" w:hAnsi="Cambria Math" w:cs="Cambria Math"/>
        </w:rPr>
        <w:t>𝑊</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𝑥</w:t>
      </w:r>
      <w:r>
        <w:t xml:space="preserve"> = </w:t>
      </w:r>
      <w:r>
        <w:rPr>
          <w:rFonts w:ascii="Cambria Math" w:hAnsi="Cambria Math" w:cs="Cambria Math"/>
        </w:rPr>
        <w:t>𝑊</w:t>
      </w:r>
      <w:r w:rsidRPr="00C94123">
        <w:rPr>
          <w:rFonts w:ascii="Cambria Math" w:hAnsi="Cambria Math" w:cs="Cambria Math"/>
          <w:vertAlign w:val="subscript"/>
        </w:rPr>
        <w:t>𝑥</w:t>
      </w:r>
      <w:r>
        <w:t xml:space="preserve"> × </w:t>
      </w:r>
      <w:r>
        <w:rPr>
          <w:rFonts w:ascii="Cambria Math" w:hAnsi="Cambria Math" w:cs="Cambria Math"/>
        </w:rPr>
        <w:t>𝑝</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 xml:space="preserve"> 𝑥</w:t>
      </w:r>
    </w:p>
    <w:p w14:paraId="7F4D4F6C" w14:textId="77777777" w:rsidR="00F93987" w:rsidRDefault="00F93987" w:rsidP="00F87B39">
      <w:pPr>
        <w:rPr>
          <w:rFonts w:ascii="Avenir Book" w:eastAsia="MS Mincho" w:hAnsi="Avenir Book"/>
        </w:rPr>
      </w:pPr>
    </w:p>
    <w:p w14:paraId="53ECD8A8" w14:textId="77777777" w:rsidR="001A1D32" w:rsidRPr="001A1D32" w:rsidRDefault="001A1D32" w:rsidP="00F87B39">
      <w:pPr>
        <w:rPr>
          <w:rFonts w:ascii="Avenir Book" w:eastAsia="MS Mincho" w:hAnsi="Avenir Book"/>
          <w:u w:val="single"/>
        </w:rPr>
      </w:pPr>
      <w:r w:rsidRPr="007B76DB">
        <w:rPr>
          <w:rFonts w:ascii="Avenir Book" w:eastAsia="MS Mincho" w:hAnsi="Avenir Book"/>
          <w:u w:val="single"/>
        </w:rPr>
        <w:t>Input parameters:</w:t>
      </w:r>
      <w:r w:rsidRPr="001A1D32">
        <w:rPr>
          <w:rFonts w:ascii="Avenir Book" w:eastAsia="MS Mincho" w:hAnsi="Avenir Book"/>
          <w:u w:val="single"/>
        </w:rPr>
        <w:t xml:space="preserve"> </w:t>
      </w:r>
    </w:p>
    <w:tbl>
      <w:tblPr>
        <w:tblStyle w:val="TableGrid"/>
        <w:tblW w:w="0" w:type="auto"/>
        <w:tblLook w:val="04A0" w:firstRow="1" w:lastRow="0" w:firstColumn="1" w:lastColumn="0" w:noHBand="0" w:noVBand="1"/>
      </w:tblPr>
      <w:tblGrid>
        <w:gridCol w:w="1458"/>
        <w:gridCol w:w="1890"/>
        <w:gridCol w:w="6507"/>
      </w:tblGrid>
      <w:tr w:rsidR="00F93987" w14:paraId="5DC8EAC9" w14:textId="77777777" w:rsidTr="00676464">
        <w:tc>
          <w:tcPr>
            <w:tcW w:w="1458" w:type="dxa"/>
          </w:tcPr>
          <w:p w14:paraId="40409559" w14:textId="77777777" w:rsidR="00F93987" w:rsidRDefault="00F93987" w:rsidP="00676464">
            <w:pPr>
              <w:rPr>
                <w:rFonts w:ascii="Avenir Book" w:eastAsia="MS Mincho" w:hAnsi="Avenir Book"/>
                <w:szCs w:val="22"/>
              </w:rPr>
            </w:pPr>
            <w:r>
              <w:rPr>
                <w:rFonts w:ascii="Avenir Book" w:eastAsia="MS Mincho" w:hAnsi="Avenir Book"/>
                <w:szCs w:val="22"/>
              </w:rPr>
              <w:t xml:space="preserve">Parameter </w:t>
            </w:r>
          </w:p>
        </w:tc>
        <w:tc>
          <w:tcPr>
            <w:tcW w:w="1890" w:type="dxa"/>
          </w:tcPr>
          <w:p w14:paraId="08AE5BE4" w14:textId="77777777" w:rsidR="00F93987" w:rsidRDefault="00F93987" w:rsidP="00676464">
            <w:pPr>
              <w:rPr>
                <w:rFonts w:ascii="Avenir Book" w:eastAsia="MS Mincho" w:hAnsi="Avenir Book"/>
                <w:szCs w:val="22"/>
              </w:rPr>
            </w:pPr>
            <w:r>
              <w:rPr>
                <w:rFonts w:ascii="Avenir Book" w:eastAsia="MS Mincho" w:hAnsi="Avenir Book"/>
                <w:szCs w:val="22"/>
              </w:rPr>
              <w:t xml:space="preserve">Value used for ex-ante calculation </w:t>
            </w:r>
          </w:p>
        </w:tc>
        <w:tc>
          <w:tcPr>
            <w:tcW w:w="6507" w:type="dxa"/>
          </w:tcPr>
          <w:p w14:paraId="2407E42A" w14:textId="77777777" w:rsidR="00F93987" w:rsidRDefault="00F93987" w:rsidP="00676464">
            <w:pPr>
              <w:rPr>
                <w:rFonts w:ascii="Avenir Book" w:eastAsia="MS Mincho" w:hAnsi="Avenir Book"/>
                <w:szCs w:val="22"/>
              </w:rPr>
            </w:pPr>
            <w:r>
              <w:rPr>
                <w:rFonts w:ascii="Avenir Book" w:eastAsia="MS Mincho" w:hAnsi="Avenir Book"/>
                <w:szCs w:val="22"/>
              </w:rPr>
              <w:t xml:space="preserve">Source </w:t>
            </w:r>
          </w:p>
        </w:tc>
      </w:tr>
      <w:tr w:rsidR="00421CFE" w14:paraId="7B16AF37" w14:textId="77777777" w:rsidTr="00676464">
        <w:tc>
          <w:tcPr>
            <w:tcW w:w="1458" w:type="dxa"/>
          </w:tcPr>
          <w:p w14:paraId="7FE3FE74" w14:textId="77777777" w:rsidR="00421CFE" w:rsidRDefault="00421CFE" w:rsidP="00676464">
            <w:pPr>
              <w:rPr>
                <w:rFonts w:ascii="Avenir Book" w:eastAsia="MS Mincho" w:hAnsi="Avenir Book"/>
                <w:szCs w:val="22"/>
              </w:rPr>
            </w:pPr>
            <w:r>
              <w:rPr>
                <w:rFonts w:ascii="Cambria Math" w:hAnsi="Cambria Math" w:cs="Cambria Math"/>
              </w:rPr>
              <w:t>𝑊</w:t>
            </w:r>
            <w:r w:rsidRPr="00C94123">
              <w:rPr>
                <w:rFonts w:ascii="Cambria Math" w:hAnsi="Cambria Math" w:cs="Cambria Math"/>
                <w:vertAlign w:val="subscript"/>
              </w:rPr>
              <w:t>𝑥</w:t>
            </w:r>
          </w:p>
        </w:tc>
        <w:tc>
          <w:tcPr>
            <w:tcW w:w="1890" w:type="dxa"/>
          </w:tcPr>
          <w:p w14:paraId="68A59562" w14:textId="5C6F09D1" w:rsidR="00421CFE" w:rsidRDefault="00421CFE" w:rsidP="00BA6647">
            <w:pPr>
              <w:rPr>
                <w:rFonts w:ascii="Avenir Book" w:eastAsia="MS Mincho" w:hAnsi="Avenir Book"/>
                <w:szCs w:val="22"/>
              </w:rPr>
            </w:pPr>
            <w:r>
              <w:rPr>
                <w:rFonts w:ascii="Avenir Book" w:eastAsia="MS Mincho" w:hAnsi="Avenir Book"/>
                <w:szCs w:val="22"/>
              </w:rPr>
              <w:t>14,874 t</w:t>
            </w:r>
          </w:p>
        </w:tc>
        <w:tc>
          <w:tcPr>
            <w:tcW w:w="6507" w:type="dxa"/>
          </w:tcPr>
          <w:p w14:paraId="00132FA0" w14:textId="165B36B3" w:rsidR="00421CFE" w:rsidRDefault="00421CFE" w:rsidP="00676464">
            <w:pPr>
              <w:rPr>
                <w:rFonts w:ascii="Avenir Book" w:eastAsia="MS Mincho" w:hAnsi="Avenir Book"/>
                <w:szCs w:val="22"/>
              </w:rPr>
            </w:pPr>
            <w:r>
              <w:rPr>
                <w:rFonts w:ascii="Avenir Book" w:eastAsia="MS Mincho" w:hAnsi="Avenir Book"/>
                <w:szCs w:val="22"/>
              </w:rPr>
              <w:t>Organic waste composted as per registered PDD</w:t>
            </w:r>
          </w:p>
        </w:tc>
      </w:tr>
      <w:tr w:rsidR="00421CFE" w14:paraId="567E70B3" w14:textId="77777777" w:rsidTr="00676464">
        <w:tc>
          <w:tcPr>
            <w:tcW w:w="1458" w:type="dxa"/>
          </w:tcPr>
          <w:p w14:paraId="304CC3A0" w14:textId="77777777" w:rsidR="00421CFE" w:rsidRDefault="00421CFE" w:rsidP="00676464">
            <w:pPr>
              <w:rPr>
                <w:rFonts w:ascii="Avenir Book" w:eastAsia="MS Mincho" w:hAnsi="Avenir Book"/>
                <w:szCs w:val="22"/>
              </w:rPr>
            </w:pPr>
            <w:r>
              <w:rPr>
                <w:rFonts w:ascii="Cambria Math" w:hAnsi="Cambria Math" w:cs="Cambria Math"/>
              </w:rPr>
              <w:t>𝑝</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 xml:space="preserve"> 𝑥</w:t>
            </w:r>
          </w:p>
        </w:tc>
        <w:tc>
          <w:tcPr>
            <w:tcW w:w="1890" w:type="dxa"/>
          </w:tcPr>
          <w:p w14:paraId="0BF98EF2" w14:textId="77777777" w:rsidR="00421CFE" w:rsidRDefault="00421CFE" w:rsidP="00676464">
            <w:pPr>
              <w:rPr>
                <w:rFonts w:ascii="Avenir Book" w:eastAsia="MS Mincho" w:hAnsi="Avenir Book"/>
                <w:szCs w:val="22"/>
              </w:rPr>
            </w:pPr>
            <w:r>
              <w:rPr>
                <w:rFonts w:ascii="Avenir Book" w:eastAsia="MS Mincho" w:hAnsi="Avenir Book"/>
                <w:szCs w:val="22"/>
              </w:rPr>
              <w:t xml:space="preserve">Check the table below </w:t>
            </w:r>
          </w:p>
        </w:tc>
        <w:tc>
          <w:tcPr>
            <w:tcW w:w="6507" w:type="dxa"/>
          </w:tcPr>
          <w:p w14:paraId="7FED87C4" w14:textId="77777777" w:rsidR="00421CFE" w:rsidRDefault="00421CFE" w:rsidP="00F013EF">
            <w:pPr>
              <w:rPr>
                <w:rFonts w:ascii="Avenir Book" w:eastAsia="MS Mincho" w:hAnsi="Avenir Book"/>
                <w:szCs w:val="22"/>
              </w:rPr>
            </w:pPr>
            <w:r>
              <w:rPr>
                <w:rFonts w:ascii="Avenir Book" w:eastAsia="MS Mincho" w:hAnsi="Avenir Book"/>
                <w:szCs w:val="22"/>
              </w:rPr>
              <w:t xml:space="preserve">Estimated based on the sampling during the year 2018.   </w:t>
            </w:r>
          </w:p>
        </w:tc>
      </w:tr>
      <w:tr w:rsidR="00421CFE" w14:paraId="4967A2CC" w14:textId="77777777" w:rsidTr="00676464">
        <w:tc>
          <w:tcPr>
            <w:tcW w:w="1458" w:type="dxa"/>
          </w:tcPr>
          <w:p w14:paraId="4BB65EAA" w14:textId="77777777" w:rsidR="00421CFE" w:rsidRDefault="00421CFE" w:rsidP="00676464">
            <w:pPr>
              <w:rPr>
                <w:rFonts w:ascii="Cambria Math" w:hAnsi="Cambria Math" w:cs="Cambria Math"/>
              </w:rPr>
            </w:pPr>
            <w:r>
              <w:rPr>
                <w:rFonts w:ascii="Cambria Math" w:hAnsi="Cambria Math" w:cs="Cambria Math"/>
              </w:rPr>
              <w:t>𝑊</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𝑥</w:t>
            </w:r>
          </w:p>
        </w:tc>
        <w:tc>
          <w:tcPr>
            <w:tcW w:w="1890" w:type="dxa"/>
          </w:tcPr>
          <w:p w14:paraId="2E5A7F38" w14:textId="77777777" w:rsidR="00421CFE" w:rsidRDefault="00421CFE" w:rsidP="00676464">
            <w:pPr>
              <w:rPr>
                <w:rFonts w:ascii="Avenir Book" w:eastAsia="MS Mincho" w:hAnsi="Avenir Book"/>
                <w:szCs w:val="22"/>
              </w:rPr>
            </w:pPr>
            <w:r>
              <w:rPr>
                <w:rFonts w:ascii="Avenir Book" w:eastAsia="MS Mincho" w:hAnsi="Avenir Book"/>
                <w:szCs w:val="22"/>
              </w:rPr>
              <w:t xml:space="preserve">Check the table below </w:t>
            </w:r>
          </w:p>
        </w:tc>
        <w:tc>
          <w:tcPr>
            <w:tcW w:w="6507" w:type="dxa"/>
          </w:tcPr>
          <w:p w14:paraId="60CF4A8E" w14:textId="77777777" w:rsidR="00421CFE" w:rsidRDefault="00421CFE" w:rsidP="00676464">
            <w:pPr>
              <w:rPr>
                <w:rFonts w:ascii="Avenir Book" w:eastAsia="MS Mincho" w:hAnsi="Avenir Book"/>
                <w:szCs w:val="22"/>
              </w:rPr>
            </w:pPr>
            <w:r>
              <w:rPr>
                <w:rFonts w:ascii="Avenir Book" w:eastAsia="MS Mincho" w:hAnsi="Avenir Book"/>
                <w:szCs w:val="22"/>
              </w:rPr>
              <w:t>Calculated as below:</w:t>
            </w:r>
          </w:p>
          <w:p w14:paraId="0B6C00CE" w14:textId="77777777" w:rsidR="00421CFE" w:rsidRPr="00E66A2A" w:rsidRDefault="00421CFE" w:rsidP="00676464">
            <w:pPr>
              <w:rPr>
                <w:rFonts w:ascii="Cambria Math" w:hAnsi="Cambria Math" w:cs="Cambria Math"/>
                <w:vertAlign w:val="subscript"/>
              </w:rPr>
            </w:pPr>
            <w:r>
              <w:rPr>
                <w:rFonts w:ascii="Cambria Math" w:hAnsi="Cambria Math" w:cs="Cambria Math"/>
              </w:rPr>
              <w:t>𝑊</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𝑥</w:t>
            </w:r>
            <w:r>
              <w:t xml:space="preserve"> = </w:t>
            </w:r>
            <w:r>
              <w:rPr>
                <w:rFonts w:ascii="Cambria Math" w:hAnsi="Cambria Math" w:cs="Cambria Math"/>
              </w:rPr>
              <w:t>𝑊</w:t>
            </w:r>
            <w:r w:rsidRPr="00C94123">
              <w:rPr>
                <w:rFonts w:ascii="Cambria Math" w:hAnsi="Cambria Math" w:cs="Cambria Math"/>
                <w:vertAlign w:val="subscript"/>
              </w:rPr>
              <w:t>𝑥</w:t>
            </w:r>
            <w:r>
              <w:t xml:space="preserve"> × </w:t>
            </w:r>
            <w:r>
              <w:rPr>
                <w:rFonts w:ascii="Cambria Math" w:hAnsi="Cambria Math" w:cs="Cambria Math"/>
              </w:rPr>
              <w:t>𝑝</w:t>
            </w:r>
            <w:r w:rsidRPr="00C94123">
              <w:rPr>
                <w:rFonts w:ascii="Cambria Math" w:hAnsi="Cambria Math" w:cs="Cambria Math"/>
                <w:vertAlign w:val="subscript"/>
              </w:rPr>
              <w:t>𝑗</w:t>
            </w:r>
            <w:r w:rsidRPr="00C94123">
              <w:rPr>
                <w:vertAlign w:val="subscript"/>
              </w:rPr>
              <w:t>,</w:t>
            </w:r>
            <w:r w:rsidRPr="00C94123">
              <w:rPr>
                <w:rFonts w:ascii="Cambria Math" w:hAnsi="Cambria Math" w:cs="Cambria Math"/>
                <w:vertAlign w:val="subscript"/>
              </w:rPr>
              <w:t xml:space="preserve"> 𝑥</w:t>
            </w:r>
          </w:p>
        </w:tc>
      </w:tr>
      <w:tr w:rsidR="00421CFE" w14:paraId="5DFA0730" w14:textId="77777777" w:rsidTr="00676464">
        <w:tc>
          <w:tcPr>
            <w:tcW w:w="1458" w:type="dxa"/>
          </w:tcPr>
          <w:p w14:paraId="27DD3C49" w14:textId="77777777" w:rsidR="00421CFE" w:rsidRDefault="0032594A" w:rsidP="00676464">
            <w:pPr>
              <w:rPr>
                <w:rFonts w:ascii="Cambria Math" w:hAnsi="Cambria Math" w:cs="Cambria Math"/>
              </w:rPr>
            </w:pPr>
            <m:oMathPara>
              <m:oMathParaPr>
                <m:jc m:val="left"/>
              </m:oMathParaPr>
              <m:oMath>
                <m:sSub>
                  <m:sSubPr>
                    <m:ctrlPr>
                      <w:rPr>
                        <w:rFonts w:ascii="Cambria Math" w:hAnsi="Avenir Book"/>
                        <w:szCs w:val="22"/>
                      </w:rPr>
                    </m:ctrlPr>
                  </m:sSubPr>
                  <m:e>
                    <m:r>
                      <m:rPr>
                        <m:sty m:val="p"/>
                      </m:rPr>
                      <w:rPr>
                        <w:rFonts w:ascii="Cambria Math" w:hAnsi="Avenir Book" w:cs="Cambria Math"/>
                        <w:szCs w:val="22"/>
                      </w:rPr>
                      <m:t>φ</m:t>
                    </m:r>
                  </m:e>
                  <m:sub>
                    <m:r>
                      <m:rPr>
                        <m:sty m:val="p"/>
                      </m:rPr>
                      <w:rPr>
                        <w:rFonts w:ascii="Cambria Math" w:hAnsi="Avenir Book"/>
                        <w:szCs w:val="22"/>
                      </w:rPr>
                      <m:t>y</m:t>
                    </m:r>
                  </m:sub>
                </m:sSub>
              </m:oMath>
            </m:oMathPara>
          </w:p>
        </w:tc>
        <w:tc>
          <w:tcPr>
            <w:tcW w:w="1890" w:type="dxa"/>
          </w:tcPr>
          <w:p w14:paraId="6D5E7DA1" w14:textId="77777777" w:rsidR="00421CFE" w:rsidRDefault="00421CFE" w:rsidP="00676464">
            <w:pPr>
              <w:rPr>
                <w:rFonts w:ascii="Avenir Book" w:eastAsia="MS Mincho" w:hAnsi="Avenir Book"/>
                <w:szCs w:val="22"/>
              </w:rPr>
            </w:pPr>
            <w:r>
              <w:rPr>
                <w:rFonts w:ascii="Avenir Book" w:hAnsi="Avenir Book"/>
              </w:rPr>
              <w:t>0.85</w:t>
            </w:r>
          </w:p>
        </w:tc>
        <w:tc>
          <w:tcPr>
            <w:tcW w:w="6507" w:type="dxa"/>
          </w:tcPr>
          <w:p w14:paraId="5D0683C5" w14:textId="77777777" w:rsidR="00421CFE" w:rsidRDefault="00421CFE" w:rsidP="00676464">
            <w:pPr>
              <w:rPr>
                <w:rFonts w:ascii="Avenir Book" w:eastAsia="MS Mincho" w:hAnsi="Avenir Book"/>
                <w:szCs w:val="22"/>
              </w:rPr>
            </w:pPr>
            <w:r>
              <w:rPr>
                <w:rFonts w:ascii="Avenir Book" w:eastAsia="MS Mincho" w:hAnsi="Avenir Book"/>
                <w:szCs w:val="22"/>
              </w:rPr>
              <w:t>Default value provided by applied tool. Fixed ex-ante</w:t>
            </w:r>
          </w:p>
        </w:tc>
      </w:tr>
      <w:tr w:rsidR="00421CFE" w14:paraId="7946C442" w14:textId="77777777" w:rsidTr="00676464">
        <w:tc>
          <w:tcPr>
            <w:tcW w:w="1458" w:type="dxa"/>
          </w:tcPr>
          <w:p w14:paraId="5BF2A87C" w14:textId="77777777" w:rsidR="00421CFE" w:rsidRPr="00B47D44" w:rsidRDefault="0032594A" w:rsidP="00676464">
            <w:pPr>
              <w:rPr>
                <w:rFonts w:ascii="Avenir Book" w:eastAsia="MS Mincho" w:hAnsi="Avenir Book"/>
                <w:szCs w:val="22"/>
              </w:rPr>
            </w:pPr>
            <m:oMathPara>
              <m:oMathParaPr>
                <m:jc m:val="left"/>
              </m:oMathParaPr>
              <m:oMath>
                <m:sSub>
                  <m:sSubPr>
                    <m:ctrlPr>
                      <w:rPr>
                        <w:rFonts w:ascii="Cambria Math" w:hAnsi="Avenir Book"/>
                        <w:szCs w:val="22"/>
                      </w:rPr>
                    </m:ctrlPr>
                  </m:sSubPr>
                  <m:e>
                    <m:r>
                      <m:rPr>
                        <m:sty m:val="p"/>
                      </m:rPr>
                      <w:rPr>
                        <w:rFonts w:ascii="Cambria Math" w:hAnsi="Avenir Book"/>
                        <w:szCs w:val="22"/>
                      </w:rPr>
                      <m:t>f</m:t>
                    </m:r>
                  </m:e>
                  <m:sub>
                    <m:r>
                      <m:rPr>
                        <m:sty m:val="p"/>
                      </m:rPr>
                      <w:rPr>
                        <w:rFonts w:ascii="Cambria Math" w:hAnsi="Avenir Book"/>
                        <w:szCs w:val="22"/>
                      </w:rPr>
                      <m:t>y</m:t>
                    </m:r>
                  </m:sub>
                </m:sSub>
              </m:oMath>
            </m:oMathPara>
          </w:p>
        </w:tc>
        <w:tc>
          <w:tcPr>
            <w:tcW w:w="1890" w:type="dxa"/>
          </w:tcPr>
          <w:p w14:paraId="0736740B" w14:textId="77777777" w:rsidR="00421CFE" w:rsidRDefault="00421CFE" w:rsidP="00676464">
            <w:pPr>
              <w:rPr>
                <w:rFonts w:ascii="Avenir Book" w:hAnsi="Avenir Book"/>
              </w:rPr>
            </w:pPr>
            <w:r>
              <w:rPr>
                <w:rFonts w:ascii="Avenir Book" w:hAnsi="Avenir Book"/>
              </w:rPr>
              <w:t>0</w:t>
            </w:r>
          </w:p>
        </w:tc>
        <w:tc>
          <w:tcPr>
            <w:tcW w:w="6507" w:type="dxa"/>
          </w:tcPr>
          <w:p w14:paraId="4F0E790D" w14:textId="77777777" w:rsidR="00421CFE" w:rsidRDefault="00421CFE" w:rsidP="00676464">
            <w:pPr>
              <w:rPr>
                <w:rFonts w:ascii="Avenir Book" w:eastAsia="MS Mincho" w:hAnsi="Avenir Book"/>
                <w:szCs w:val="22"/>
              </w:rPr>
            </w:pPr>
            <w:r>
              <w:rPr>
                <w:rFonts w:ascii="Avenir Book" w:eastAsia="MS Mincho" w:hAnsi="Avenir Book"/>
                <w:szCs w:val="22"/>
              </w:rPr>
              <w:t xml:space="preserve">No methane will be captured and flared at the existing landfill. Every year the landfill operation will provide confirmation on the same. </w:t>
            </w:r>
          </w:p>
        </w:tc>
      </w:tr>
      <w:tr w:rsidR="00421CFE" w14:paraId="60246253" w14:textId="77777777" w:rsidTr="00676464">
        <w:tc>
          <w:tcPr>
            <w:tcW w:w="1458" w:type="dxa"/>
          </w:tcPr>
          <w:p w14:paraId="2AE3FE55" w14:textId="77777777" w:rsidR="00421CFE" w:rsidRPr="008363F9" w:rsidRDefault="0032594A" w:rsidP="00676464">
            <w:pPr>
              <w:rPr>
                <w:rFonts w:ascii="Avenir Book" w:eastAsia="MS Mincho" w:hAnsi="Avenir Book"/>
                <w:szCs w:val="22"/>
              </w:rPr>
            </w:pPr>
            <m:oMathPara>
              <m:oMathParaPr>
                <m:jc m:val="left"/>
              </m:oMathParaPr>
              <m:oMath>
                <m:sSub>
                  <m:sSubPr>
                    <m:ctrlPr>
                      <w:rPr>
                        <w:rFonts w:ascii="Cambria Math" w:hAnsi="Avenir Book" w:cs="Cambria Math"/>
                        <w:szCs w:val="22"/>
                      </w:rPr>
                    </m:ctrlPr>
                  </m:sSubPr>
                  <m:e>
                    <m:r>
                      <m:rPr>
                        <m:sty m:val="p"/>
                      </m:rPr>
                      <w:rPr>
                        <w:rFonts w:ascii="Cambria Math" w:hAnsi="Avenir Book" w:cs="Cambria Math"/>
                        <w:szCs w:val="22"/>
                      </w:rPr>
                      <m:t>GWP</m:t>
                    </m:r>
                  </m:e>
                  <m:sub>
                    <m:r>
                      <m:rPr>
                        <m:sty m:val="p"/>
                      </m:rPr>
                      <w:rPr>
                        <w:rFonts w:ascii="Cambria Math" w:hAnsi="Avenir Book" w:cs="Cambria Math"/>
                        <w:szCs w:val="22"/>
                      </w:rPr>
                      <m:t>CH4</m:t>
                    </m:r>
                  </m:sub>
                </m:sSub>
              </m:oMath>
            </m:oMathPara>
          </w:p>
        </w:tc>
        <w:tc>
          <w:tcPr>
            <w:tcW w:w="1890" w:type="dxa"/>
          </w:tcPr>
          <w:p w14:paraId="07A0BB27" w14:textId="77777777" w:rsidR="00421CFE" w:rsidRDefault="00421CFE" w:rsidP="00676464">
            <w:pPr>
              <w:rPr>
                <w:rFonts w:ascii="Avenir Book" w:hAnsi="Avenir Book"/>
              </w:rPr>
            </w:pPr>
            <w:r>
              <w:rPr>
                <w:rFonts w:ascii="Avenir Book" w:hAnsi="Avenir Book"/>
              </w:rPr>
              <w:t>25</w:t>
            </w:r>
          </w:p>
        </w:tc>
        <w:tc>
          <w:tcPr>
            <w:tcW w:w="6507" w:type="dxa"/>
          </w:tcPr>
          <w:p w14:paraId="3C388A74" w14:textId="77777777" w:rsidR="00421CFE" w:rsidRDefault="00421CFE" w:rsidP="00676464">
            <w:pPr>
              <w:rPr>
                <w:rFonts w:ascii="Avenir Book" w:eastAsia="MS Mincho" w:hAnsi="Avenir Book"/>
                <w:szCs w:val="22"/>
              </w:rPr>
            </w:pPr>
            <w:r>
              <w:rPr>
                <w:rFonts w:ascii="Avenir Book" w:eastAsia="MS Mincho" w:hAnsi="Avenir Book"/>
                <w:szCs w:val="22"/>
              </w:rPr>
              <w:t>IPCC value for the 2</w:t>
            </w:r>
            <w:r w:rsidRPr="00BB6BF1">
              <w:rPr>
                <w:rFonts w:ascii="Avenir Book" w:eastAsia="MS Mincho" w:hAnsi="Avenir Book"/>
                <w:szCs w:val="22"/>
                <w:vertAlign w:val="superscript"/>
              </w:rPr>
              <w:t>nd</w:t>
            </w:r>
            <w:r>
              <w:rPr>
                <w:rFonts w:ascii="Avenir Book" w:eastAsia="MS Mincho" w:hAnsi="Avenir Book"/>
                <w:szCs w:val="22"/>
              </w:rPr>
              <w:t xml:space="preserve"> commitment period. Fixed ex-ante</w:t>
            </w:r>
          </w:p>
        </w:tc>
      </w:tr>
      <w:tr w:rsidR="00421CFE" w14:paraId="0528B0E4" w14:textId="77777777" w:rsidTr="00676464">
        <w:tc>
          <w:tcPr>
            <w:tcW w:w="1458" w:type="dxa"/>
          </w:tcPr>
          <w:p w14:paraId="6EDCF05A" w14:textId="77777777" w:rsidR="00421CFE" w:rsidRPr="00DB1995" w:rsidRDefault="00421CFE" w:rsidP="00676464">
            <w:pPr>
              <w:rPr>
                <w:rFonts w:ascii="Avenir Book" w:eastAsia="MS Mincho" w:hAnsi="Avenir Book"/>
                <w:szCs w:val="22"/>
              </w:rPr>
            </w:pPr>
            <m:oMathPara>
              <m:oMathParaPr>
                <m:jc m:val="left"/>
              </m:oMathParaPr>
              <m:oMath>
                <m:r>
                  <m:rPr>
                    <m:sty m:val="p"/>
                  </m:rPr>
                  <w:rPr>
                    <w:rFonts w:ascii="Cambria Math" w:hAnsi="Avenir Book" w:cs="Cambria Math"/>
                    <w:szCs w:val="22"/>
                  </w:rPr>
                  <m:t>OX</m:t>
                </m:r>
              </m:oMath>
            </m:oMathPara>
          </w:p>
        </w:tc>
        <w:tc>
          <w:tcPr>
            <w:tcW w:w="1890" w:type="dxa"/>
          </w:tcPr>
          <w:p w14:paraId="2CFDA39C" w14:textId="77777777" w:rsidR="00421CFE" w:rsidRDefault="00421CFE" w:rsidP="00676464">
            <w:pPr>
              <w:rPr>
                <w:rFonts w:ascii="Avenir Book" w:hAnsi="Avenir Book"/>
              </w:rPr>
            </w:pPr>
            <w:r>
              <w:rPr>
                <w:rFonts w:ascii="Avenir Book" w:hAnsi="Avenir Book"/>
              </w:rPr>
              <w:t>0.1</w:t>
            </w:r>
          </w:p>
        </w:tc>
        <w:tc>
          <w:tcPr>
            <w:tcW w:w="6507" w:type="dxa"/>
          </w:tcPr>
          <w:p w14:paraId="197A5557" w14:textId="77777777" w:rsidR="00421CFE" w:rsidRDefault="00421CFE" w:rsidP="00676464">
            <w:pPr>
              <w:rPr>
                <w:rFonts w:ascii="Avenir Book" w:eastAsia="MS Mincho" w:hAnsi="Avenir Book"/>
                <w:szCs w:val="22"/>
              </w:rPr>
            </w:pPr>
            <w:r>
              <w:rPr>
                <w:rFonts w:ascii="Avenir Book" w:eastAsia="MS Mincho" w:hAnsi="Avenir Book"/>
                <w:szCs w:val="22"/>
              </w:rPr>
              <w:t xml:space="preserve">Default value as per the applied tool. Fixed ex-ante </w:t>
            </w:r>
          </w:p>
        </w:tc>
      </w:tr>
      <w:tr w:rsidR="00421CFE" w14:paraId="72EAFA75" w14:textId="77777777" w:rsidTr="00676464">
        <w:tc>
          <w:tcPr>
            <w:tcW w:w="1458" w:type="dxa"/>
          </w:tcPr>
          <w:p w14:paraId="0516DCD8" w14:textId="77777777" w:rsidR="00421CFE" w:rsidRPr="00DB1995" w:rsidRDefault="00421CFE" w:rsidP="00676464">
            <w:pPr>
              <w:rPr>
                <w:rFonts w:ascii="Avenir Book" w:eastAsia="MS Mincho" w:hAnsi="Avenir Book"/>
                <w:szCs w:val="22"/>
              </w:rPr>
            </w:pPr>
            <m:oMathPara>
              <m:oMathParaPr>
                <m:jc m:val="left"/>
              </m:oMathParaPr>
              <m:oMath>
                <m:r>
                  <m:rPr>
                    <m:sty m:val="p"/>
                  </m:rPr>
                  <w:rPr>
                    <w:rFonts w:ascii="Cambria Math" w:hAnsi="Avenir Book" w:cs="Cambria Math"/>
                    <w:szCs w:val="22"/>
                  </w:rPr>
                  <m:t>F</m:t>
                </m:r>
              </m:oMath>
            </m:oMathPara>
          </w:p>
        </w:tc>
        <w:tc>
          <w:tcPr>
            <w:tcW w:w="1890" w:type="dxa"/>
          </w:tcPr>
          <w:p w14:paraId="5922FEEB" w14:textId="77777777" w:rsidR="00421CFE" w:rsidRDefault="00421CFE" w:rsidP="00676464">
            <w:pPr>
              <w:rPr>
                <w:rFonts w:ascii="Avenir Book" w:hAnsi="Avenir Book"/>
              </w:rPr>
            </w:pPr>
            <w:r>
              <w:rPr>
                <w:rFonts w:ascii="Avenir Book" w:hAnsi="Avenir Book"/>
              </w:rPr>
              <w:t>0.5</w:t>
            </w:r>
          </w:p>
        </w:tc>
        <w:tc>
          <w:tcPr>
            <w:tcW w:w="6507" w:type="dxa"/>
          </w:tcPr>
          <w:p w14:paraId="2E9A5CE8" w14:textId="77777777" w:rsidR="00421CFE" w:rsidRDefault="00421CFE" w:rsidP="00676464">
            <w:pPr>
              <w:rPr>
                <w:rFonts w:ascii="Avenir Book" w:eastAsia="MS Mincho" w:hAnsi="Avenir Book"/>
                <w:szCs w:val="22"/>
              </w:rPr>
            </w:pPr>
            <w:r>
              <w:rPr>
                <w:rFonts w:ascii="Avenir Book" w:eastAsia="MS Mincho" w:hAnsi="Avenir Book"/>
                <w:szCs w:val="22"/>
              </w:rPr>
              <w:t xml:space="preserve">IPCC default value. Fixed ex-ante. </w:t>
            </w:r>
          </w:p>
        </w:tc>
      </w:tr>
      <w:tr w:rsidR="00421CFE" w14:paraId="43A0A0C7" w14:textId="77777777" w:rsidTr="00676464">
        <w:tc>
          <w:tcPr>
            <w:tcW w:w="1458" w:type="dxa"/>
          </w:tcPr>
          <w:p w14:paraId="3B9753F7" w14:textId="77777777" w:rsidR="00421CFE" w:rsidRPr="00DB1995" w:rsidRDefault="0032594A" w:rsidP="00676464">
            <w:pPr>
              <w:rPr>
                <w:rFonts w:ascii="Avenir Book" w:eastAsia="MS Mincho" w:hAnsi="Avenir Book"/>
                <w:szCs w:val="22"/>
              </w:rPr>
            </w:pPr>
            <m:oMathPara>
              <m:oMathParaPr>
                <m:jc m:val="left"/>
              </m:oMathParaPr>
              <m:oMath>
                <m:sSub>
                  <m:sSubPr>
                    <m:ctrlPr>
                      <w:rPr>
                        <w:rFonts w:ascii="Cambria Math" w:hAnsi="Avenir Book" w:cs="Cambria Math"/>
                        <w:szCs w:val="22"/>
                      </w:rPr>
                    </m:ctrlPr>
                  </m:sSubPr>
                  <m:e>
                    <m:r>
                      <m:rPr>
                        <m:sty m:val="p"/>
                      </m:rPr>
                      <w:rPr>
                        <w:rFonts w:ascii="Cambria Math" w:hAnsi="Avenir Book" w:cs="Cambria Math"/>
                        <w:szCs w:val="22"/>
                      </w:rPr>
                      <m:t>DOC</m:t>
                    </m:r>
                  </m:e>
                  <m:sub>
                    <m:r>
                      <m:rPr>
                        <m:sty m:val="p"/>
                      </m:rPr>
                      <w:rPr>
                        <w:rFonts w:ascii="Cambria Math" w:hAnsi="Avenir Book" w:cs="Cambria Math"/>
                        <w:szCs w:val="22"/>
                      </w:rPr>
                      <m:t>f</m:t>
                    </m:r>
                  </m:sub>
                </m:sSub>
              </m:oMath>
            </m:oMathPara>
          </w:p>
        </w:tc>
        <w:tc>
          <w:tcPr>
            <w:tcW w:w="1890" w:type="dxa"/>
          </w:tcPr>
          <w:p w14:paraId="377CEF24" w14:textId="77777777" w:rsidR="00421CFE" w:rsidRDefault="00421CFE" w:rsidP="00676464">
            <w:pPr>
              <w:rPr>
                <w:rFonts w:ascii="Avenir Book" w:hAnsi="Avenir Book"/>
              </w:rPr>
            </w:pPr>
            <w:r>
              <w:rPr>
                <w:rFonts w:ascii="Avenir Book" w:hAnsi="Avenir Book"/>
              </w:rPr>
              <w:t>0.5</w:t>
            </w:r>
          </w:p>
        </w:tc>
        <w:tc>
          <w:tcPr>
            <w:tcW w:w="6507" w:type="dxa"/>
          </w:tcPr>
          <w:p w14:paraId="4EEF0BB3" w14:textId="77777777" w:rsidR="00421CFE" w:rsidRDefault="00421CFE" w:rsidP="00676464">
            <w:pPr>
              <w:rPr>
                <w:rFonts w:ascii="Avenir Book" w:eastAsia="MS Mincho" w:hAnsi="Avenir Book"/>
                <w:szCs w:val="22"/>
              </w:rPr>
            </w:pPr>
            <w:r>
              <w:rPr>
                <w:rFonts w:ascii="Avenir Book" w:eastAsia="MS Mincho" w:hAnsi="Avenir Book"/>
                <w:szCs w:val="22"/>
              </w:rPr>
              <w:t xml:space="preserve">IPCC default value. Fixed ex-ante. </w:t>
            </w:r>
          </w:p>
        </w:tc>
      </w:tr>
      <w:tr w:rsidR="00421CFE" w14:paraId="616A6E54" w14:textId="77777777" w:rsidTr="00676464">
        <w:tc>
          <w:tcPr>
            <w:tcW w:w="1458" w:type="dxa"/>
          </w:tcPr>
          <w:p w14:paraId="0444C877" w14:textId="77777777" w:rsidR="00421CFE" w:rsidRPr="00DB1995" w:rsidRDefault="0032594A" w:rsidP="00676464">
            <w:pPr>
              <w:rPr>
                <w:rFonts w:ascii="Avenir Book" w:eastAsia="MS Mincho" w:hAnsi="Avenir Book"/>
                <w:szCs w:val="22"/>
              </w:rPr>
            </w:pPr>
            <m:oMathPara>
              <m:oMathParaPr>
                <m:jc m:val="left"/>
              </m:oMathParaPr>
              <m:oMath>
                <m:sSub>
                  <m:sSubPr>
                    <m:ctrlPr>
                      <w:rPr>
                        <w:rFonts w:ascii="Cambria Math" w:hAnsi="Avenir Book" w:cs="Cambria Math"/>
                        <w:szCs w:val="22"/>
                      </w:rPr>
                    </m:ctrlPr>
                  </m:sSubPr>
                  <m:e>
                    <m:r>
                      <m:rPr>
                        <m:sty m:val="p"/>
                      </m:rPr>
                      <w:rPr>
                        <w:rFonts w:ascii="Cambria Math" w:hAnsi="Avenir Book" w:cs="Cambria Math"/>
                        <w:szCs w:val="22"/>
                      </w:rPr>
                      <m:t>MCF</m:t>
                    </m:r>
                  </m:e>
                  <m:sub>
                    <m:r>
                      <m:rPr>
                        <m:sty m:val="p"/>
                      </m:rPr>
                      <w:rPr>
                        <w:rFonts w:ascii="Cambria Math" w:hAnsi="Avenir Book" w:cs="Cambria Math"/>
                        <w:szCs w:val="22"/>
                      </w:rPr>
                      <m:t>y</m:t>
                    </m:r>
                  </m:sub>
                </m:sSub>
                <m:r>
                  <m:rPr>
                    <m:sty m:val="p"/>
                  </m:rPr>
                  <w:rPr>
                    <w:rFonts w:ascii="Cambria Math" w:hAnsi="Avenir Book" w:cs="Cambria Math"/>
                    <w:szCs w:val="22"/>
                  </w:rPr>
                  <m:t xml:space="preserve"> </m:t>
                </m:r>
              </m:oMath>
            </m:oMathPara>
          </w:p>
        </w:tc>
        <w:tc>
          <w:tcPr>
            <w:tcW w:w="1890" w:type="dxa"/>
          </w:tcPr>
          <w:p w14:paraId="5DCB2C5C" w14:textId="77777777" w:rsidR="00421CFE" w:rsidRDefault="00421CFE" w:rsidP="00676464">
            <w:pPr>
              <w:rPr>
                <w:rFonts w:ascii="Avenir Book" w:hAnsi="Avenir Book"/>
              </w:rPr>
            </w:pPr>
            <w:r>
              <w:rPr>
                <w:rFonts w:ascii="Avenir Book" w:hAnsi="Avenir Book"/>
              </w:rPr>
              <w:t>0.8</w:t>
            </w:r>
          </w:p>
        </w:tc>
        <w:tc>
          <w:tcPr>
            <w:tcW w:w="6507" w:type="dxa"/>
          </w:tcPr>
          <w:p w14:paraId="5671A8ED" w14:textId="77777777" w:rsidR="00421CFE" w:rsidRDefault="00421CFE" w:rsidP="00676464">
            <w:pPr>
              <w:rPr>
                <w:rFonts w:ascii="Avenir Book" w:eastAsia="MS Mincho" w:hAnsi="Avenir Book"/>
                <w:szCs w:val="22"/>
              </w:rPr>
            </w:pPr>
            <w:r>
              <w:rPr>
                <w:rFonts w:ascii="Avenir Book" w:eastAsia="MS Mincho" w:hAnsi="Avenir Book"/>
                <w:szCs w:val="22"/>
              </w:rPr>
              <w:t xml:space="preserve">IPCC default value. Fixed ex-ante. </w:t>
            </w:r>
          </w:p>
        </w:tc>
      </w:tr>
      <w:tr w:rsidR="00421CFE" w14:paraId="139350F7" w14:textId="77777777" w:rsidTr="00676464">
        <w:tc>
          <w:tcPr>
            <w:tcW w:w="1458" w:type="dxa"/>
          </w:tcPr>
          <w:p w14:paraId="4B176B60" w14:textId="77777777" w:rsidR="00421CFE" w:rsidRPr="00DB1995" w:rsidRDefault="0032594A" w:rsidP="00676464">
            <w:pPr>
              <w:rPr>
                <w:rFonts w:ascii="Avenir Book" w:eastAsia="MS Mincho" w:hAnsi="Avenir Book"/>
                <w:szCs w:val="22"/>
              </w:rPr>
            </w:pPr>
            <m:oMathPara>
              <m:oMathParaPr>
                <m:jc m:val="left"/>
              </m:oMathParaPr>
              <m:oMath>
                <m:sSub>
                  <m:sSubPr>
                    <m:ctrlPr>
                      <w:rPr>
                        <w:rFonts w:ascii="Cambria Math" w:hAnsi="Avenir Book" w:cs="Cambria Math"/>
                        <w:szCs w:val="22"/>
                      </w:rPr>
                    </m:ctrlPr>
                  </m:sSubPr>
                  <m:e>
                    <m:r>
                      <m:rPr>
                        <m:sty m:val="p"/>
                      </m:rPr>
                      <w:rPr>
                        <w:rFonts w:ascii="Cambria Math" w:hAnsi="Avenir Book" w:cs="Cambria Math"/>
                        <w:szCs w:val="22"/>
                      </w:rPr>
                      <m:t>DOC</m:t>
                    </m:r>
                  </m:e>
                  <m:sub>
                    <m:r>
                      <m:rPr>
                        <m:sty m:val="p"/>
                      </m:rPr>
                      <w:rPr>
                        <w:rFonts w:ascii="Cambria Math" w:hAnsi="Avenir Book" w:cs="Cambria Math"/>
                        <w:szCs w:val="22"/>
                      </w:rPr>
                      <m:t>j</m:t>
                    </m:r>
                  </m:sub>
                </m:sSub>
              </m:oMath>
            </m:oMathPara>
          </w:p>
        </w:tc>
        <w:tc>
          <w:tcPr>
            <w:tcW w:w="1890" w:type="dxa"/>
          </w:tcPr>
          <w:p w14:paraId="5C7F1A10" w14:textId="77777777" w:rsidR="00421CFE" w:rsidRDefault="00421CFE" w:rsidP="00676464">
            <w:pPr>
              <w:rPr>
                <w:rFonts w:ascii="Avenir Book" w:hAnsi="Avenir Book"/>
              </w:rPr>
            </w:pPr>
            <w:r>
              <w:rPr>
                <w:rFonts w:ascii="Avenir Book" w:hAnsi="Avenir Book"/>
              </w:rPr>
              <w:t xml:space="preserve">Check the below table </w:t>
            </w:r>
          </w:p>
        </w:tc>
        <w:tc>
          <w:tcPr>
            <w:tcW w:w="6507" w:type="dxa"/>
          </w:tcPr>
          <w:p w14:paraId="1317D000" w14:textId="77777777" w:rsidR="00421CFE" w:rsidRDefault="00421CFE" w:rsidP="00676464">
            <w:pPr>
              <w:rPr>
                <w:rFonts w:ascii="Avenir Book" w:eastAsia="MS Mincho" w:hAnsi="Avenir Book"/>
                <w:szCs w:val="22"/>
              </w:rPr>
            </w:pPr>
            <w:r>
              <w:rPr>
                <w:rFonts w:ascii="Avenir Book" w:eastAsia="MS Mincho" w:hAnsi="Avenir Book"/>
                <w:szCs w:val="22"/>
              </w:rPr>
              <w:t xml:space="preserve">IPCC default value. Fixed ex-ante. </w:t>
            </w:r>
          </w:p>
        </w:tc>
      </w:tr>
      <w:tr w:rsidR="00421CFE" w14:paraId="210BE9B9" w14:textId="77777777" w:rsidTr="00676464">
        <w:tc>
          <w:tcPr>
            <w:tcW w:w="1458" w:type="dxa"/>
          </w:tcPr>
          <w:p w14:paraId="1595D9B7" w14:textId="77777777" w:rsidR="00421CFE" w:rsidRPr="00DB1995" w:rsidRDefault="00421CFE" w:rsidP="00676464">
            <w:pPr>
              <w:rPr>
                <w:rFonts w:ascii="Avenir Book" w:eastAsia="MS Mincho" w:hAnsi="Avenir Book"/>
                <w:szCs w:val="22"/>
              </w:rPr>
            </w:pPr>
            <w:proofErr w:type="spellStart"/>
            <w:r>
              <w:rPr>
                <w:rFonts w:ascii="Avenir Book" w:eastAsia="MS Mincho" w:hAnsi="Avenir Book"/>
                <w:szCs w:val="22"/>
              </w:rPr>
              <w:t>kj</w:t>
            </w:r>
            <w:proofErr w:type="spellEnd"/>
          </w:p>
        </w:tc>
        <w:tc>
          <w:tcPr>
            <w:tcW w:w="1890" w:type="dxa"/>
          </w:tcPr>
          <w:p w14:paraId="30CE0DFC" w14:textId="77777777" w:rsidR="00421CFE" w:rsidRDefault="00421CFE" w:rsidP="00676464">
            <w:pPr>
              <w:rPr>
                <w:rFonts w:ascii="Avenir Book" w:hAnsi="Avenir Book"/>
              </w:rPr>
            </w:pPr>
            <w:r>
              <w:rPr>
                <w:rFonts w:ascii="Avenir Book" w:hAnsi="Avenir Book"/>
              </w:rPr>
              <w:t xml:space="preserve">Check the below table </w:t>
            </w:r>
          </w:p>
        </w:tc>
        <w:tc>
          <w:tcPr>
            <w:tcW w:w="6507" w:type="dxa"/>
          </w:tcPr>
          <w:p w14:paraId="6BFB417B" w14:textId="77777777" w:rsidR="00421CFE" w:rsidRDefault="00421CFE" w:rsidP="00676464">
            <w:pPr>
              <w:rPr>
                <w:rFonts w:ascii="Avenir Book" w:eastAsia="MS Mincho" w:hAnsi="Avenir Book"/>
                <w:szCs w:val="22"/>
              </w:rPr>
            </w:pPr>
            <w:r>
              <w:rPr>
                <w:rFonts w:ascii="Avenir Book" w:eastAsia="MS Mincho" w:hAnsi="Avenir Book"/>
                <w:szCs w:val="22"/>
              </w:rPr>
              <w:t xml:space="preserve">IPCC default value. Fixed ex-ante. </w:t>
            </w:r>
          </w:p>
        </w:tc>
      </w:tr>
      <w:tr w:rsidR="00421CFE" w14:paraId="5E9F07F6" w14:textId="77777777" w:rsidTr="00676464">
        <w:tc>
          <w:tcPr>
            <w:tcW w:w="1458" w:type="dxa"/>
          </w:tcPr>
          <w:p w14:paraId="6112102F" w14:textId="77777777" w:rsidR="00421CFE" w:rsidRDefault="00421CFE" w:rsidP="00676464">
            <w:pPr>
              <w:rPr>
                <w:rFonts w:ascii="Avenir Book" w:eastAsia="MS Mincho" w:hAnsi="Avenir Book"/>
                <w:szCs w:val="22"/>
              </w:rPr>
            </w:pPr>
            <w:r>
              <w:rPr>
                <w:rFonts w:ascii="Avenir Book" w:eastAsia="MS Mincho" w:hAnsi="Avenir Book"/>
                <w:szCs w:val="22"/>
              </w:rPr>
              <w:t>j</w:t>
            </w:r>
          </w:p>
        </w:tc>
        <w:tc>
          <w:tcPr>
            <w:tcW w:w="1890" w:type="dxa"/>
          </w:tcPr>
          <w:p w14:paraId="0D03BAD6" w14:textId="77777777" w:rsidR="00421CFE" w:rsidRDefault="00421CFE" w:rsidP="00676464">
            <w:pPr>
              <w:rPr>
                <w:rFonts w:ascii="Avenir Book" w:hAnsi="Avenir Book"/>
              </w:rPr>
            </w:pPr>
            <w:r>
              <w:rPr>
                <w:rFonts w:ascii="Avenir Book" w:hAnsi="Avenir Book"/>
              </w:rPr>
              <w:t xml:space="preserve">Check the below table </w:t>
            </w:r>
          </w:p>
        </w:tc>
        <w:tc>
          <w:tcPr>
            <w:tcW w:w="6507" w:type="dxa"/>
          </w:tcPr>
          <w:p w14:paraId="63235C76" w14:textId="77777777" w:rsidR="00421CFE" w:rsidRDefault="00421CFE" w:rsidP="00D613EE">
            <w:pPr>
              <w:rPr>
                <w:rFonts w:ascii="Avenir Book" w:eastAsia="MS Mincho" w:hAnsi="Avenir Book"/>
                <w:szCs w:val="22"/>
              </w:rPr>
            </w:pPr>
            <w:r>
              <w:rPr>
                <w:rFonts w:ascii="Avenir Book" w:eastAsia="MS Mincho" w:hAnsi="Avenir Book"/>
                <w:szCs w:val="22"/>
              </w:rPr>
              <w:t xml:space="preserve">As per methodology. Waste stream ‘Glass, plastic, metal, other inert waste’ is not considered as these materials will be removed before going to composting. </w:t>
            </w:r>
          </w:p>
        </w:tc>
      </w:tr>
    </w:tbl>
    <w:p w14:paraId="16015431" w14:textId="77777777" w:rsidR="00F93987" w:rsidRDefault="00F93987" w:rsidP="00F87B39">
      <w:pPr>
        <w:rPr>
          <w:rFonts w:ascii="Avenir Book" w:eastAsia="MS Mincho" w:hAnsi="Avenir Book"/>
        </w:rPr>
      </w:pPr>
    </w:p>
    <w:p w14:paraId="4C079DE3" w14:textId="77777777" w:rsidR="00F93987" w:rsidRDefault="00F93987" w:rsidP="00F87B39">
      <w:pPr>
        <w:rPr>
          <w:rFonts w:ascii="Avenir Book" w:eastAsia="MS Mincho" w:hAnsi="Avenir Book"/>
        </w:rPr>
      </w:pPr>
    </w:p>
    <w:tbl>
      <w:tblPr>
        <w:tblStyle w:val="TableGrid"/>
        <w:tblW w:w="9891" w:type="dxa"/>
        <w:tblLook w:val="04A0" w:firstRow="1" w:lastRow="0" w:firstColumn="1" w:lastColumn="0" w:noHBand="0" w:noVBand="1"/>
      </w:tblPr>
      <w:tblGrid>
        <w:gridCol w:w="2599"/>
        <w:gridCol w:w="1556"/>
        <w:gridCol w:w="1912"/>
        <w:gridCol w:w="1912"/>
        <w:gridCol w:w="1912"/>
      </w:tblGrid>
      <w:tr w:rsidR="00F013EF" w14:paraId="01AB1461" w14:textId="77777777" w:rsidTr="00F013EF">
        <w:trPr>
          <w:trHeight w:val="267"/>
        </w:trPr>
        <w:tc>
          <w:tcPr>
            <w:tcW w:w="2599" w:type="dxa"/>
          </w:tcPr>
          <w:p w14:paraId="5B40EF3F" w14:textId="77777777" w:rsidR="00F013EF" w:rsidRPr="006B7831" w:rsidRDefault="00F013EF" w:rsidP="00676464">
            <w:pPr>
              <w:rPr>
                <w:rFonts w:ascii="Avenir Book" w:eastAsia="MS Mincho" w:hAnsi="Avenir Book"/>
                <w:b/>
              </w:rPr>
            </w:pPr>
            <w:r w:rsidRPr="006B7831">
              <w:rPr>
                <w:rFonts w:ascii="Avenir Book" w:eastAsia="MS Mincho" w:hAnsi="Avenir Book"/>
                <w:b/>
              </w:rPr>
              <w:t>Waste types (j)</w:t>
            </w:r>
          </w:p>
        </w:tc>
        <w:tc>
          <w:tcPr>
            <w:tcW w:w="1556" w:type="dxa"/>
          </w:tcPr>
          <w:p w14:paraId="65271F4C" w14:textId="77777777" w:rsidR="00F013EF" w:rsidRPr="006B7831" w:rsidRDefault="00F013EF" w:rsidP="00676464">
            <w:pPr>
              <w:rPr>
                <w:rFonts w:ascii="Avenir Book" w:eastAsia="MS Mincho" w:hAnsi="Avenir Book"/>
                <w:b/>
              </w:rPr>
            </w:pPr>
            <w:proofErr w:type="spellStart"/>
            <w:proofErr w:type="gramStart"/>
            <w:r>
              <w:rPr>
                <w:rFonts w:ascii="Avenir Book" w:eastAsia="MS Mincho" w:hAnsi="Avenir Book"/>
                <w:b/>
              </w:rPr>
              <w:t>P</w:t>
            </w:r>
            <w:r w:rsidRPr="00F93987">
              <w:rPr>
                <w:rFonts w:ascii="Avenir Book" w:eastAsia="MS Mincho" w:hAnsi="Avenir Book"/>
                <w:b/>
                <w:vertAlign w:val="subscript"/>
              </w:rPr>
              <w:t>j,x</w:t>
            </w:r>
            <w:proofErr w:type="spellEnd"/>
            <w:proofErr w:type="gramEnd"/>
            <w:r w:rsidRPr="00F93987">
              <w:rPr>
                <w:rFonts w:ascii="Avenir Book" w:eastAsia="MS Mincho" w:hAnsi="Avenir Book"/>
                <w:b/>
                <w:vertAlign w:val="subscript"/>
              </w:rPr>
              <w:t xml:space="preserve"> </w:t>
            </w:r>
          </w:p>
        </w:tc>
        <w:tc>
          <w:tcPr>
            <w:tcW w:w="1912" w:type="dxa"/>
          </w:tcPr>
          <w:p w14:paraId="28E89787" w14:textId="77777777" w:rsidR="00F013EF" w:rsidRPr="00D613EE" w:rsidRDefault="00F013EF" w:rsidP="00D613EE">
            <w:pPr>
              <w:rPr>
                <w:rFonts w:ascii="Avenir Book" w:eastAsia="MS Mincho" w:hAnsi="Avenir Book"/>
              </w:rPr>
            </w:pPr>
            <w:proofErr w:type="spellStart"/>
            <w:proofErr w:type="gramStart"/>
            <w:r>
              <w:rPr>
                <w:rFonts w:ascii="Avenir Book" w:eastAsia="MS Mincho" w:hAnsi="Avenir Book"/>
                <w:b/>
              </w:rPr>
              <w:t>W</w:t>
            </w:r>
            <w:r w:rsidRPr="00F93987">
              <w:rPr>
                <w:rFonts w:ascii="Avenir Book" w:eastAsia="MS Mincho" w:hAnsi="Avenir Book"/>
                <w:b/>
                <w:vertAlign w:val="subscript"/>
              </w:rPr>
              <w:t>j,x</w:t>
            </w:r>
            <w:proofErr w:type="spellEnd"/>
            <w:proofErr w:type="gramEnd"/>
            <w:r w:rsidR="00295D69">
              <w:rPr>
                <w:rFonts w:ascii="Avenir Book" w:eastAsia="MS Mincho" w:hAnsi="Avenir Book"/>
                <w:b/>
              </w:rPr>
              <w:t>=</w:t>
            </w:r>
            <w:r>
              <w:rPr>
                <w:rFonts w:ascii="Avenir Book" w:eastAsia="MS Mincho" w:hAnsi="Avenir Book"/>
                <w:b/>
                <w:vertAlign w:val="subscript"/>
              </w:rPr>
              <w:t xml:space="preserve"> </w:t>
            </w:r>
            <w:r w:rsidRPr="00D613EE">
              <w:rPr>
                <w:rFonts w:ascii="Avenir Book" w:eastAsia="MS Mincho" w:hAnsi="Avenir Book"/>
              </w:rPr>
              <w:t>(</w:t>
            </w:r>
            <w:proofErr w:type="spellStart"/>
            <w:r w:rsidRPr="00D613EE">
              <w:rPr>
                <w:rFonts w:ascii="Avenir Book" w:eastAsia="MS Mincho" w:hAnsi="Avenir Book"/>
              </w:rPr>
              <w:t>W</w:t>
            </w:r>
            <w:r w:rsidRPr="00D613EE">
              <w:rPr>
                <w:rFonts w:ascii="Avenir Book" w:eastAsia="MS Mincho" w:hAnsi="Avenir Book"/>
                <w:vertAlign w:val="subscript"/>
              </w:rPr>
              <w:t>x</w:t>
            </w:r>
            <w:proofErr w:type="spellEnd"/>
            <w:r w:rsidRPr="00D613EE">
              <w:rPr>
                <w:rFonts w:ascii="Avenir Book" w:eastAsia="MS Mincho" w:hAnsi="Avenir Book"/>
                <w:vertAlign w:val="subscript"/>
              </w:rPr>
              <w:t xml:space="preserve"> </w:t>
            </w:r>
            <w:r w:rsidRPr="00D613EE">
              <w:rPr>
                <w:rFonts w:ascii="Avenir Book" w:eastAsia="MS Mincho" w:hAnsi="Avenir Book"/>
                <w:szCs w:val="22"/>
              </w:rPr>
              <w:t xml:space="preserve">* </w:t>
            </w:r>
            <w:proofErr w:type="spellStart"/>
            <w:r w:rsidRPr="00D613EE">
              <w:rPr>
                <w:rFonts w:ascii="Avenir Book" w:eastAsia="MS Mincho" w:hAnsi="Avenir Book"/>
                <w:szCs w:val="22"/>
              </w:rPr>
              <w:t>P</w:t>
            </w:r>
            <w:r w:rsidRPr="00D613EE">
              <w:rPr>
                <w:rFonts w:ascii="Avenir Book" w:eastAsia="MS Mincho" w:hAnsi="Avenir Book"/>
                <w:szCs w:val="22"/>
                <w:vertAlign w:val="subscript"/>
              </w:rPr>
              <w:t>j,x</w:t>
            </w:r>
            <w:proofErr w:type="spellEnd"/>
            <w:r w:rsidRPr="00D613EE">
              <w:rPr>
                <w:rFonts w:ascii="Avenir Book" w:eastAsia="MS Mincho" w:hAnsi="Avenir Book"/>
                <w:szCs w:val="22"/>
              </w:rPr>
              <w:t>)</w:t>
            </w:r>
          </w:p>
        </w:tc>
        <w:tc>
          <w:tcPr>
            <w:tcW w:w="1912" w:type="dxa"/>
          </w:tcPr>
          <w:p w14:paraId="7E09E59D" w14:textId="77777777" w:rsidR="00F013EF" w:rsidRPr="006B7831" w:rsidRDefault="00F013EF" w:rsidP="00676464">
            <w:pPr>
              <w:rPr>
                <w:rFonts w:ascii="Avenir Book" w:eastAsia="MS Mincho" w:hAnsi="Avenir Book"/>
                <w:b/>
              </w:rPr>
            </w:pPr>
            <w:proofErr w:type="spellStart"/>
            <w:r w:rsidRPr="006B7831">
              <w:rPr>
                <w:rFonts w:ascii="Avenir Book" w:eastAsia="MS Mincho" w:hAnsi="Avenir Book"/>
                <w:b/>
              </w:rPr>
              <w:t>DOC</w:t>
            </w:r>
            <w:r w:rsidRPr="00F93987">
              <w:rPr>
                <w:rFonts w:ascii="Avenir Book" w:eastAsia="MS Mincho" w:hAnsi="Avenir Book"/>
                <w:b/>
                <w:vertAlign w:val="subscript"/>
              </w:rPr>
              <w:t>j</w:t>
            </w:r>
            <w:proofErr w:type="spellEnd"/>
            <w:r w:rsidRPr="006B7831">
              <w:rPr>
                <w:rFonts w:ascii="Avenir Book" w:eastAsia="MS Mincho" w:hAnsi="Avenir Book"/>
                <w:b/>
              </w:rPr>
              <w:t xml:space="preserve"> </w:t>
            </w:r>
          </w:p>
        </w:tc>
        <w:tc>
          <w:tcPr>
            <w:tcW w:w="1912" w:type="dxa"/>
          </w:tcPr>
          <w:p w14:paraId="5CBAB47D" w14:textId="77777777" w:rsidR="00F013EF" w:rsidRPr="006B7831" w:rsidRDefault="00F013EF" w:rsidP="00676464">
            <w:pPr>
              <w:rPr>
                <w:rFonts w:ascii="Avenir Book" w:eastAsia="MS Mincho" w:hAnsi="Avenir Book"/>
                <w:b/>
              </w:rPr>
            </w:pPr>
            <w:proofErr w:type="spellStart"/>
            <w:r>
              <w:rPr>
                <w:rFonts w:ascii="Avenir Book" w:eastAsia="MS Mincho" w:hAnsi="Avenir Book"/>
                <w:b/>
              </w:rPr>
              <w:t>k</w:t>
            </w:r>
            <w:r w:rsidRPr="00F93987">
              <w:rPr>
                <w:rFonts w:ascii="Avenir Book" w:eastAsia="MS Mincho" w:hAnsi="Avenir Book"/>
                <w:b/>
                <w:vertAlign w:val="subscript"/>
              </w:rPr>
              <w:t>j</w:t>
            </w:r>
            <w:proofErr w:type="spellEnd"/>
            <w:r w:rsidRPr="00F93987">
              <w:rPr>
                <w:rFonts w:ascii="Avenir Book" w:eastAsia="MS Mincho" w:hAnsi="Avenir Book"/>
                <w:b/>
                <w:vertAlign w:val="subscript"/>
              </w:rPr>
              <w:t xml:space="preserve">  </w:t>
            </w:r>
          </w:p>
        </w:tc>
      </w:tr>
      <w:tr w:rsidR="00295D69" w14:paraId="3E2545BC" w14:textId="77777777" w:rsidTr="0040388E">
        <w:trPr>
          <w:trHeight w:val="254"/>
        </w:trPr>
        <w:tc>
          <w:tcPr>
            <w:tcW w:w="2599" w:type="dxa"/>
          </w:tcPr>
          <w:p w14:paraId="1B396F1C" w14:textId="77777777" w:rsidR="00295D69" w:rsidRDefault="00295D69" w:rsidP="00676464">
            <w:pPr>
              <w:rPr>
                <w:rFonts w:ascii="Avenir Book" w:eastAsia="MS Mincho" w:hAnsi="Avenir Book"/>
              </w:rPr>
            </w:pPr>
            <w:r w:rsidRPr="006B7831">
              <w:rPr>
                <w:rFonts w:ascii="Avenir Book" w:eastAsia="MS Mincho" w:hAnsi="Avenir Book"/>
              </w:rPr>
              <w:lastRenderedPageBreak/>
              <w:t>A. Wood, wood products</w:t>
            </w:r>
          </w:p>
        </w:tc>
        <w:tc>
          <w:tcPr>
            <w:tcW w:w="1556" w:type="dxa"/>
            <w:vAlign w:val="bottom"/>
          </w:tcPr>
          <w:p w14:paraId="05683C8D" w14:textId="77777777" w:rsidR="00295D69" w:rsidRDefault="00295D69" w:rsidP="00676464">
            <w:pPr>
              <w:rPr>
                <w:rFonts w:ascii="Avenir Book" w:eastAsia="MS Mincho" w:hAnsi="Avenir Book"/>
              </w:rPr>
            </w:pPr>
            <w:r>
              <w:rPr>
                <w:rFonts w:cs="Arial"/>
                <w:sz w:val="16"/>
                <w:szCs w:val="16"/>
              </w:rPr>
              <w:t>7.558%</w:t>
            </w:r>
          </w:p>
        </w:tc>
        <w:tc>
          <w:tcPr>
            <w:tcW w:w="1912" w:type="dxa"/>
            <w:vAlign w:val="bottom"/>
          </w:tcPr>
          <w:p w14:paraId="0AE79A42" w14:textId="77777777" w:rsidR="00295D69" w:rsidRPr="00F013EF" w:rsidRDefault="00295D69" w:rsidP="00676464">
            <w:pPr>
              <w:rPr>
                <w:rFonts w:ascii="Avenir Book" w:eastAsia="MS Mincho" w:hAnsi="Avenir Book"/>
              </w:rPr>
            </w:pPr>
            <w:r w:rsidRPr="0040388E">
              <w:rPr>
                <w:rFonts w:ascii="Avenir Book" w:eastAsia="MS Mincho" w:hAnsi="Avenir Book"/>
              </w:rPr>
              <w:t>859.76</w:t>
            </w:r>
          </w:p>
        </w:tc>
        <w:tc>
          <w:tcPr>
            <w:tcW w:w="1912" w:type="dxa"/>
          </w:tcPr>
          <w:p w14:paraId="72158FD2" w14:textId="77777777" w:rsidR="00295D69" w:rsidRDefault="00295D69" w:rsidP="00676464">
            <w:pPr>
              <w:rPr>
                <w:rFonts w:ascii="Avenir Book" w:eastAsia="MS Mincho" w:hAnsi="Avenir Book"/>
              </w:rPr>
            </w:pPr>
            <w:r w:rsidRPr="006B7831">
              <w:rPr>
                <w:rFonts w:ascii="Avenir Book" w:eastAsia="MS Mincho" w:hAnsi="Avenir Book"/>
              </w:rPr>
              <w:t>0.</w:t>
            </w:r>
            <w:r>
              <w:rPr>
                <w:rFonts w:ascii="Avenir Book" w:eastAsia="MS Mincho" w:hAnsi="Avenir Book"/>
              </w:rPr>
              <w:t>43</w:t>
            </w:r>
          </w:p>
        </w:tc>
        <w:tc>
          <w:tcPr>
            <w:tcW w:w="1912" w:type="dxa"/>
          </w:tcPr>
          <w:p w14:paraId="403B4DD2" w14:textId="77777777" w:rsidR="00295D69" w:rsidRDefault="00295D69" w:rsidP="00676464">
            <w:pPr>
              <w:rPr>
                <w:rFonts w:ascii="Avenir Book" w:eastAsia="MS Mincho" w:hAnsi="Avenir Book"/>
              </w:rPr>
            </w:pPr>
            <w:r w:rsidRPr="006B7831">
              <w:rPr>
                <w:rFonts w:ascii="Avenir Book" w:eastAsia="MS Mincho" w:hAnsi="Avenir Book"/>
              </w:rPr>
              <w:t>0.035</w:t>
            </w:r>
          </w:p>
        </w:tc>
      </w:tr>
      <w:tr w:rsidR="00295D69" w14:paraId="40D12359" w14:textId="77777777" w:rsidTr="0040388E">
        <w:trPr>
          <w:trHeight w:val="521"/>
        </w:trPr>
        <w:tc>
          <w:tcPr>
            <w:tcW w:w="2599" w:type="dxa"/>
          </w:tcPr>
          <w:p w14:paraId="36F10BF9" w14:textId="77777777" w:rsidR="00295D69" w:rsidRDefault="00295D69" w:rsidP="00676464">
            <w:pPr>
              <w:rPr>
                <w:rFonts w:ascii="Avenir Book" w:eastAsia="MS Mincho" w:hAnsi="Avenir Book"/>
              </w:rPr>
            </w:pPr>
            <w:r w:rsidRPr="006B7831">
              <w:rPr>
                <w:rFonts w:ascii="Avenir Book" w:eastAsia="MS Mincho" w:hAnsi="Avenir Book"/>
              </w:rPr>
              <w:t>B. Pulp, paper and cardboard</w:t>
            </w:r>
          </w:p>
        </w:tc>
        <w:tc>
          <w:tcPr>
            <w:tcW w:w="1556" w:type="dxa"/>
            <w:vAlign w:val="bottom"/>
          </w:tcPr>
          <w:p w14:paraId="58651EA8" w14:textId="77777777" w:rsidR="00295D69" w:rsidRDefault="00295D69" w:rsidP="00676464">
            <w:pPr>
              <w:rPr>
                <w:rFonts w:ascii="Avenir Book" w:eastAsia="MS Mincho" w:hAnsi="Avenir Book"/>
              </w:rPr>
            </w:pPr>
            <w:r>
              <w:rPr>
                <w:rFonts w:cs="Arial"/>
                <w:sz w:val="16"/>
                <w:szCs w:val="16"/>
              </w:rPr>
              <w:t>6.617%</w:t>
            </w:r>
          </w:p>
        </w:tc>
        <w:tc>
          <w:tcPr>
            <w:tcW w:w="1912" w:type="dxa"/>
            <w:vAlign w:val="bottom"/>
          </w:tcPr>
          <w:p w14:paraId="3A55ECA5" w14:textId="77777777" w:rsidR="00295D69" w:rsidRPr="00F013EF" w:rsidRDefault="00295D69" w:rsidP="00676464">
            <w:pPr>
              <w:rPr>
                <w:rFonts w:ascii="Avenir Book" w:eastAsia="MS Mincho" w:hAnsi="Avenir Book"/>
              </w:rPr>
            </w:pPr>
            <w:r w:rsidRPr="0040388E">
              <w:rPr>
                <w:rFonts w:ascii="Avenir Book" w:eastAsia="MS Mincho" w:hAnsi="Avenir Book"/>
              </w:rPr>
              <w:t>752.65</w:t>
            </w:r>
          </w:p>
        </w:tc>
        <w:tc>
          <w:tcPr>
            <w:tcW w:w="1912" w:type="dxa"/>
          </w:tcPr>
          <w:p w14:paraId="0D645913" w14:textId="77777777" w:rsidR="00295D69" w:rsidRDefault="00295D69" w:rsidP="00676464">
            <w:pPr>
              <w:rPr>
                <w:rFonts w:ascii="Avenir Book" w:eastAsia="MS Mincho" w:hAnsi="Avenir Book"/>
              </w:rPr>
            </w:pPr>
            <w:r w:rsidRPr="006B7831">
              <w:rPr>
                <w:rFonts w:ascii="Avenir Book" w:eastAsia="MS Mincho" w:hAnsi="Avenir Book"/>
              </w:rPr>
              <w:t>0.4</w:t>
            </w:r>
            <w:r>
              <w:rPr>
                <w:rFonts w:ascii="Avenir Book" w:eastAsia="MS Mincho" w:hAnsi="Avenir Book"/>
              </w:rPr>
              <w:t>0</w:t>
            </w:r>
          </w:p>
        </w:tc>
        <w:tc>
          <w:tcPr>
            <w:tcW w:w="1912" w:type="dxa"/>
          </w:tcPr>
          <w:p w14:paraId="5DB9ED4A" w14:textId="77777777" w:rsidR="00295D69" w:rsidRDefault="00295D69" w:rsidP="00676464">
            <w:pPr>
              <w:rPr>
                <w:rFonts w:ascii="Avenir Book" w:eastAsia="MS Mincho" w:hAnsi="Avenir Book"/>
              </w:rPr>
            </w:pPr>
            <w:r w:rsidRPr="006B7831">
              <w:rPr>
                <w:rFonts w:ascii="Avenir Book" w:eastAsia="MS Mincho" w:hAnsi="Avenir Book"/>
              </w:rPr>
              <w:t>0.070</w:t>
            </w:r>
          </w:p>
        </w:tc>
      </w:tr>
      <w:tr w:rsidR="00295D69" w14:paraId="3EF90BAD" w14:textId="77777777" w:rsidTr="0040388E">
        <w:trPr>
          <w:trHeight w:val="521"/>
        </w:trPr>
        <w:tc>
          <w:tcPr>
            <w:tcW w:w="2599" w:type="dxa"/>
          </w:tcPr>
          <w:p w14:paraId="3245E3A7" w14:textId="77777777" w:rsidR="00295D69" w:rsidRDefault="00295D69" w:rsidP="00676464">
            <w:pPr>
              <w:rPr>
                <w:rFonts w:ascii="Avenir Book" w:eastAsia="MS Mincho" w:hAnsi="Avenir Book"/>
              </w:rPr>
            </w:pPr>
            <w:r w:rsidRPr="006B7831">
              <w:rPr>
                <w:rFonts w:ascii="Avenir Book" w:eastAsia="MS Mincho" w:hAnsi="Avenir Book"/>
              </w:rPr>
              <w:t>C. Food, food waste, beverages and tobacco</w:t>
            </w:r>
          </w:p>
        </w:tc>
        <w:tc>
          <w:tcPr>
            <w:tcW w:w="1556" w:type="dxa"/>
            <w:vAlign w:val="bottom"/>
          </w:tcPr>
          <w:p w14:paraId="3E3B3ABC" w14:textId="77777777" w:rsidR="00295D69" w:rsidRDefault="00295D69" w:rsidP="00676464">
            <w:pPr>
              <w:rPr>
                <w:rFonts w:ascii="Avenir Book" w:eastAsia="MS Mincho" w:hAnsi="Avenir Book"/>
              </w:rPr>
            </w:pPr>
            <w:r>
              <w:rPr>
                <w:rFonts w:cs="Arial"/>
                <w:sz w:val="16"/>
                <w:szCs w:val="16"/>
              </w:rPr>
              <w:t>13.033%</w:t>
            </w:r>
          </w:p>
        </w:tc>
        <w:tc>
          <w:tcPr>
            <w:tcW w:w="1912" w:type="dxa"/>
            <w:vAlign w:val="bottom"/>
          </w:tcPr>
          <w:p w14:paraId="01491990" w14:textId="77777777" w:rsidR="00295D69" w:rsidRPr="00F013EF" w:rsidRDefault="00295D69" w:rsidP="00676464">
            <w:pPr>
              <w:rPr>
                <w:rFonts w:ascii="Avenir Book" w:eastAsia="MS Mincho" w:hAnsi="Avenir Book"/>
              </w:rPr>
            </w:pPr>
            <w:r w:rsidRPr="0040388E">
              <w:rPr>
                <w:rFonts w:ascii="Avenir Book" w:eastAsia="MS Mincho" w:hAnsi="Avenir Book"/>
              </w:rPr>
              <w:t>1482.54</w:t>
            </w:r>
          </w:p>
        </w:tc>
        <w:tc>
          <w:tcPr>
            <w:tcW w:w="1912" w:type="dxa"/>
          </w:tcPr>
          <w:p w14:paraId="6C6665ED" w14:textId="77777777" w:rsidR="00295D69" w:rsidRDefault="00295D69" w:rsidP="00676464">
            <w:pPr>
              <w:rPr>
                <w:rFonts w:ascii="Avenir Book" w:eastAsia="MS Mincho" w:hAnsi="Avenir Book"/>
              </w:rPr>
            </w:pPr>
            <w:r w:rsidRPr="006B7831">
              <w:rPr>
                <w:rFonts w:ascii="Avenir Book" w:eastAsia="MS Mincho" w:hAnsi="Avenir Book"/>
              </w:rPr>
              <w:t>0.</w:t>
            </w:r>
            <w:r>
              <w:rPr>
                <w:rFonts w:ascii="Avenir Book" w:eastAsia="MS Mincho" w:hAnsi="Avenir Book"/>
              </w:rPr>
              <w:t>15</w:t>
            </w:r>
          </w:p>
        </w:tc>
        <w:tc>
          <w:tcPr>
            <w:tcW w:w="1912" w:type="dxa"/>
          </w:tcPr>
          <w:p w14:paraId="2F613348" w14:textId="77777777" w:rsidR="00295D69" w:rsidRDefault="00295D69" w:rsidP="00676464">
            <w:pPr>
              <w:rPr>
                <w:rFonts w:ascii="Avenir Book" w:eastAsia="MS Mincho" w:hAnsi="Avenir Book"/>
              </w:rPr>
            </w:pPr>
            <w:r w:rsidRPr="006B7831">
              <w:rPr>
                <w:rFonts w:ascii="Avenir Book" w:eastAsia="MS Mincho" w:hAnsi="Avenir Book"/>
              </w:rPr>
              <w:t>0.400</w:t>
            </w:r>
          </w:p>
        </w:tc>
      </w:tr>
      <w:tr w:rsidR="00295D69" w14:paraId="5AFCFAC9" w14:textId="77777777" w:rsidTr="0040388E">
        <w:trPr>
          <w:trHeight w:val="254"/>
        </w:trPr>
        <w:tc>
          <w:tcPr>
            <w:tcW w:w="2599" w:type="dxa"/>
          </w:tcPr>
          <w:p w14:paraId="7341C05D" w14:textId="77777777" w:rsidR="00295D69" w:rsidRDefault="00295D69" w:rsidP="00676464">
            <w:pPr>
              <w:rPr>
                <w:rFonts w:ascii="Avenir Book" w:eastAsia="MS Mincho" w:hAnsi="Avenir Book"/>
              </w:rPr>
            </w:pPr>
            <w:r w:rsidRPr="006B7831">
              <w:rPr>
                <w:rFonts w:ascii="Avenir Book" w:eastAsia="MS Mincho" w:hAnsi="Avenir Book"/>
              </w:rPr>
              <w:t>D. Textiles</w:t>
            </w:r>
          </w:p>
        </w:tc>
        <w:tc>
          <w:tcPr>
            <w:tcW w:w="1556" w:type="dxa"/>
            <w:vAlign w:val="bottom"/>
          </w:tcPr>
          <w:p w14:paraId="3C7DABCB" w14:textId="77777777" w:rsidR="00295D69" w:rsidRDefault="00295D69" w:rsidP="00676464">
            <w:pPr>
              <w:rPr>
                <w:rFonts w:ascii="Avenir Book" w:eastAsia="MS Mincho" w:hAnsi="Avenir Book"/>
              </w:rPr>
            </w:pPr>
            <w:r>
              <w:rPr>
                <w:rFonts w:cs="Arial"/>
                <w:sz w:val="16"/>
                <w:szCs w:val="16"/>
              </w:rPr>
              <w:t>0.083%</w:t>
            </w:r>
          </w:p>
        </w:tc>
        <w:tc>
          <w:tcPr>
            <w:tcW w:w="1912" w:type="dxa"/>
            <w:vAlign w:val="bottom"/>
          </w:tcPr>
          <w:p w14:paraId="3C3455E6" w14:textId="77777777" w:rsidR="00295D69" w:rsidRPr="00F013EF" w:rsidRDefault="00295D69" w:rsidP="00676464">
            <w:pPr>
              <w:rPr>
                <w:rFonts w:ascii="Avenir Book" w:eastAsia="MS Mincho" w:hAnsi="Avenir Book"/>
              </w:rPr>
            </w:pPr>
            <w:r w:rsidRPr="0040388E">
              <w:rPr>
                <w:rFonts w:ascii="Avenir Book" w:eastAsia="MS Mincho" w:hAnsi="Avenir Book"/>
              </w:rPr>
              <w:t>9.48</w:t>
            </w:r>
          </w:p>
        </w:tc>
        <w:tc>
          <w:tcPr>
            <w:tcW w:w="1912" w:type="dxa"/>
          </w:tcPr>
          <w:p w14:paraId="3ED03983" w14:textId="77777777" w:rsidR="00295D69" w:rsidRDefault="00295D69" w:rsidP="00676464">
            <w:pPr>
              <w:rPr>
                <w:rFonts w:ascii="Avenir Book" w:eastAsia="MS Mincho" w:hAnsi="Avenir Book"/>
              </w:rPr>
            </w:pPr>
            <w:r w:rsidRPr="006B7831">
              <w:rPr>
                <w:rFonts w:ascii="Avenir Book" w:eastAsia="MS Mincho" w:hAnsi="Avenir Book"/>
              </w:rPr>
              <w:t>0.</w:t>
            </w:r>
            <w:r>
              <w:rPr>
                <w:rFonts w:ascii="Avenir Book" w:eastAsia="MS Mincho" w:hAnsi="Avenir Book"/>
              </w:rPr>
              <w:t>24</w:t>
            </w:r>
          </w:p>
        </w:tc>
        <w:tc>
          <w:tcPr>
            <w:tcW w:w="1912" w:type="dxa"/>
          </w:tcPr>
          <w:p w14:paraId="553B3214" w14:textId="77777777" w:rsidR="00295D69" w:rsidRDefault="00295D69" w:rsidP="00676464">
            <w:pPr>
              <w:rPr>
                <w:rFonts w:ascii="Avenir Book" w:eastAsia="MS Mincho" w:hAnsi="Avenir Book"/>
              </w:rPr>
            </w:pPr>
            <w:r w:rsidRPr="006B7831">
              <w:rPr>
                <w:rFonts w:ascii="Avenir Book" w:eastAsia="MS Mincho" w:hAnsi="Avenir Book"/>
              </w:rPr>
              <w:t>0.070</w:t>
            </w:r>
          </w:p>
        </w:tc>
      </w:tr>
      <w:tr w:rsidR="00295D69" w14:paraId="6415F4BC" w14:textId="77777777" w:rsidTr="0040388E">
        <w:trPr>
          <w:trHeight w:val="521"/>
        </w:trPr>
        <w:tc>
          <w:tcPr>
            <w:tcW w:w="2599" w:type="dxa"/>
          </w:tcPr>
          <w:p w14:paraId="362DE2D6" w14:textId="77777777" w:rsidR="00295D69" w:rsidRDefault="00295D69" w:rsidP="00676464">
            <w:pPr>
              <w:rPr>
                <w:rFonts w:ascii="Avenir Book" w:eastAsia="MS Mincho" w:hAnsi="Avenir Book"/>
              </w:rPr>
            </w:pPr>
            <w:r w:rsidRPr="006B7831">
              <w:rPr>
                <w:rFonts w:ascii="Avenir Book" w:eastAsia="MS Mincho" w:hAnsi="Avenir Book"/>
              </w:rPr>
              <w:t>E. Garden, yard, and park waste</w:t>
            </w:r>
          </w:p>
        </w:tc>
        <w:tc>
          <w:tcPr>
            <w:tcW w:w="1556" w:type="dxa"/>
            <w:vAlign w:val="bottom"/>
          </w:tcPr>
          <w:p w14:paraId="19640236" w14:textId="77777777" w:rsidR="00295D69" w:rsidRDefault="00295D69" w:rsidP="00676464">
            <w:pPr>
              <w:rPr>
                <w:rFonts w:ascii="Avenir Book" w:eastAsia="MS Mincho" w:hAnsi="Avenir Book"/>
              </w:rPr>
            </w:pPr>
            <w:r>
              <w:rPr>
                <w:rFonts w:cs="Arial"/>
                <w:sz w:val="16"/>
                <w:szCs w:val="16"/>
              </w:rPr>
              <w:t>72.708%</w:t>
            </w:r>
          </w:p>
        </w:tc>
        <w:tc>
          <w:tcPr>
            <w:tcW w:w="1912" w:type="dxa"/>
            <w:vAlign w:val="bottom"/>
          </w:tcPr>
          <w:p w14:paraId="2CB59C9F" w14:textId="77777777" w:rsidR="00295D69" w:rsidRPr="00F013EF" w:rsidRDefault="00295D69" w:rsidP="00676464">
            <w:pPr>
              <w:rPr>
                <w:rFonts w:ascii="Avenir Book" w:eastAsia="MS Mincho" w:hAnsi="Avenir Book"/>
              </w:rPr>
            </w:pPr>
            <w:r w:rsidRPr="0040388E">
              <w:rPr>
                <w:rFonts w:ascii="Avenir Book" w:eastAsia="MS Mincho" w:hAnsi="Avenir Book"/>
              </w:rPr>
              <w:t>8270.57</w:t>
            </w:r>
          </w:p>
        </w:tc>
        <w:tc>
          <w:tcPr>
            <w:tcW w:w="1912" w:type="dxa"/>
          </w:tcPr>
          <w:p w14:paraId="4E4652C8" w14:textId="77777777" w:rsidR="00295D69" w:rsidRDefault="00295D69" w:rsidP="00676464">
            <w:pPr>
              <w:rPr>
                <w:rFonts w:ascii="Avenir Book" w:eastAsia="MS Mincho" w:hAnsi="Avenir Book"/>
              </w:rPr>
            </w:pPr>
            <w:r w:rsidRPr="006B7831">
              <w:rPr>
                <w:rFonts w:ascii="Avenir Book" w:eastAsia="MS Mincho" w:hAnsi="Avenir Book"/>
              </w:rPr>
              <w:t>0.</w:t>
            </w:r>
            <w:r>
              <w:rPr>
                <w:rFonts w:ascii="Avenir Book" w:eastAsia="MS Mincho" w:hAnsi="Avenir Book"/>
              </w:rPr>
              <w:t>20</w:t>
            </w:r>
          </w:p>
        </w:tc>
        <w:tc>
          <w:tcPr>
            <w:tcW w:w="1912" w:type="dxa"/>
          </w:tcPr>
          <w:p w14:paraId="7AE2A662" w14:textId="77777777" w:rsidR="00295D69" w:rsidRDefault="00295D69" w:rsidP="00676464">
            <w:pPr>
              <w:rPr>
                <w:rFonts w:ascii="Avenir Book" w:eastAsia="MS Mincho" w:hAnsi="Avenir Book"/>
              </w:rPr>
            </w:pPr>
            <w:r w:rsidRPr="006B7831">
              <w:rPr>
                <w:rFonts w:ascii="Avenir Book" w:eastAsia="MS Mincho" w:hAnsi="Avenir Book"/>
              </w:rPr>
              <w:t>0.170</w:t>
            </w:r>
          </w:p>
        </w:tc>
      </w:tr>
    </w:tbl>
    <w:p w14:paraId="395AC94F" w14:textId="77777777" w:rsidR="00F93987" w:rsidRDefault="00F93987" w:rsidP="00F87B39">
      <w:pPr>
        <w:rPr>
          <w:rFonts w:ascii="Avenir Book" w:eastAsia="MS Mincho" w:hAnsi="Avenir Book"/>
        </w:rPr>
      </w:pPr>
    </w:p>
    <w:p w14:paraId="6AE99C96" w14:textId="77777777" w:rsidR="00F93987" w:rsidDel="00421CFE" w:rsidRDefault="00F93987" w:rsidP="00F87B39">
      <w:pPr>
        <w:rPr>
          <w:del w:id="46" w:author="Author"/>
          <w:rFonts w:ascii="Avenir Book" w:eastAsia="MS Mincho" w:hAnsi="Avenir Book"/>
        </w:rPr>
      </w:pPr>
    </w:p>
    <w:p w14:paraId="1F290BDF" w14:textId="77777777" w:rsidR="00F93987" w:rsidDel="00421CFE" w:rsidRDefault="00F93987" w:rsidP="00F87B39">
      <w:pPr>
        <w:rPr>
          <w:del w:id="47" w:author="Author"/>
          <w:rFonts w:ascii="Avenir Book" w:eastAsia="MS Mincho" w:hAnsi="Avenir Book"/>
        </w:rPr>
      </w:pPr>
    </w:p>
    <w:p w14:paraId="04B93AB7" w14:textId="77777777" w:rsidR="00F93987" w:rsidRDefault="00F93987" w:rsidP="00F87B39">
      <w:pPr>
        <w:rPr>
          <w:rFonts w:ascii="Avenir Book" w:eastAsia="MS Mincho" w:hAnsi="Avenir Book"/>
        </w:rPr>
      </w:pPr>
    </w:p>
    <w:p w14:paraId="510E23A5" w14:textId="77777777" w:rsidR="001A1D32" w:rsidRDefault="00F013EF" w:rsidP="00F87B39">
      <w:pPr>
        <w:rPr>
          <w:rFonts w:ascii="Avenir Book" w:eastAsia="MS Mincho" w:hAnsi="Avenir Book"/>
        </w:rPr>
      </w:pPr>
      <w:r>
        <w:rPr>
          <w:rFonts w:ascii="Avenir Book" w:eastAsia="MS Mincho" w:hAnsi="Avenir Book"/>
        </w:rPr>
        <w:t>The detailed baseline estimation calculation</w:t>
      </w:r>
      <w:r w:rsidR="006F09D9">
        <w:rPr>
          <w:rFonts w:ascii="Avenir Book" w:eastAsia="MS Mincho" w:hAnsi="Avenir Book"/>
        </w:rPr>
        <w:t xml:space="preserve"> (</w:t>
      </w:r>
      <w:r w:rsidR="006F09D9" w:rsidRPr="006F09D9">
        <w:rPr>
          <w:rFonts w:ascii="Avenir Book" w:eastAsia="MS Mincho" w:hAnsi="Avenir Book"/>
        </w:rPr>
        <w:t>FOD mode</w:t>
      </w:r>
      <w:r w:rsidR="006F09D9">
        <w:rPr>
          <w:rFonts w:ascii="Avenir Book" w:eastAsia="MS Mincho" w:hAnsi="Avenir Book"/>
        </w:rPr>
        <w:t>l)</w:t>
      </w:r>
      <w:r>
        <w:rPr>
          <w:rFonts w:ascii="Avenir Book" w:eastAsia="MS Mincho" w:hAnsi="Avenir Book"/>
        </w:rPr>
        <w:t xml:space="preserve"> is provided in the ER calculation sheet. The baseline estimations are </w:t>
      </w:r>
      <w:r w:rsidR="002B76AB">
        <w:rPr>
          <w:rFonts w:ascii="Avenir Book" w:eastAsia="MS Mincho" w:hAnsi="Avenir Book"/>
        </w:rPr>
        <w:t>estimated</w:t>
      </w:r>
      <w:r>
        <w:rPr>
          <w:rFonts w:ascii="Avenir Book" w:eastAsia="MS Mincho" w:hAnsi="Avenir Book"/>
        </w:rPr>
        <w:t xml:space="preserve"> from the year 2008 (the commissioning of the project activity) to November 2023 has been provided. However, the baseline emission respective to the GS Crediting period </w:t>
      </w:r>
      <w:r w:rsidR="00A640E2">
        <w:rPr>
          <w:rFonts w:ascii="Avenir Book" w:eastAsia="MS Mincho" w:hAnsi="Avenir Book"/>
        </w:rPr>
        <w:t xml:space="preserve">of </w:t>
      </w:r>
      <w:r w:rsidR="006F09D9">
        <w:rPr>
          <w:rFonts w:ascii="Avenir Book" w:eastAsia="MS Mincho" w:hAnsi="Avenir Book"/>
        </w:rPr>
        <w:t>4</w:t>
      </w:r>
      <w:r w:rsidR="006F09D9" w:rsidRPr="006F09D9">
        <w:rPr>
          <w:rFonts w:ascii="Avenir Book" w:eastAsia="MS Mincho" w:hAnsi="Avenir Book"/>
          <w:vertAlign w:val="superscript"/>
        </w:rPr>
        <w:t>th</w:t>
      </w:r>
      <w:r w:rsidR="006F09D9">
        <w:rPr>
          <w:rFonts w:ascii="Avenir Book" w:eastAsia="MS Mincho" w:hAnsi="Avenir Book"/>
        </w:rPr>
        <w:t xml:space="preserve"> </w:t>
      </w:r>
      <w:r>
        <w:rPr>
          <w:rFonts w:ascii="Avenir Book" w:eastAsia="MS Mincho" w:hAnsi="Avenir Book"/>
        </w:rPr>
        <w:t>November 201</w:t>
      </w:r>
      <w:r w:rsidR="006F09D9">
        <w:rPr>
          <w:rFonts w:ascii="Avenir Book" w:eastAsia="MS Mincho" w:hAnsi="Avenir Book"/>
        </w:rPr>
        <w:t>8 to</w:t>
      </w:r>
      <w:r>
        <w:rPr>
          <w:rFonts w:ascii="Avenir Book" w:eastAsia="MS Mincho" w:hAnsi="Avenir Book"/>
        </w:rPr>
        <w:t xml:space="preserve"> </w:t>
      </w:r>
      <w:r w:rsidR="006F09D9">
        <w:rPr>
          <w:rFonts w:ascii="Avenir Book" w:eastAsia="MS Mincho" w:hAnsi="Avenir Book"/>
        </w:rPr>
        <w:t>3</w:t>
      </w:r>
      <w:r w:rsidR="006F09D9" w:rsidRPr="006F09D9">
        <w:rPr>
          <w:rFonts w:ascii="Avenir Book" w:eastAsia="MS Mincho" w:hAnsi="Avenir Book"/>
          <w:vertAlign w:val="superscript"/>
        </w:rPr>
        <w:t>rd</w:t>
      </w:r>
      <w:r w:rsidR="006F09D9">
        <w:rPr>
          <w:rFonts w:ascii="Avenir Book" w:eastAsia="MS Mincho" w:hAnsi="Avenir Book"/>
        </w:rPr>
        <w:t xml:space="preserve"> November</w:t>
      </w:r>
      <w:r>
        <w:rPr>
          <w:rFonts w:ascii="Avenir Book" w:eastAsia="MS Mincho" w:hAnsi="Avenir Book"/>
        </w:rPr>
        <w:t xml:space="preserve"> </w:t>
      </w:r>
      <w:r w:rsidR="006F09D9">
        <w:rPr>
          <w:rFonts w:ascii="Avenir Book" w:eastAsia="MS Mincho" w:hAnsi="Avenir Book"/>
        </w:rPr>
        <w:t xml:space="preserve">2023 </w:t>
      </w:r>
      <w:r>
        <w:rPr>
          <w:rFonts w:ascii="Avenir Book" w:eastAsia="MS Mincho" w:hAnsi="Avenir Book"/>
        </w:rPr>
        <w:t xml:space="preserve">is considered </w:t>
      </w:r>
      <w:r w:rsidR="006F09D9">
        <w:rPr>
          <w:rFonts w:ascii="Avenir Book" w:eastAsia="MS Mincho" w:hAnsi="Avenir Book"/>
        </w:rPr>
        <w:t xml:space="preserve">here. </w:t>
      </w:r>
    </w:p>
    <w:p w14:paraId="267A4E61" w14:textId="77777777" w:rsidR="006F09D9" w:rsidRDefault="006F09D9" w:rsidP="00F87B39">
      <w:pPr>
        <w:rPr>
          <w:rFonts w:ascii="Avenir Book" w:eastAsia="MS Mincho" w:hAnsi="Avenir Book"/>
        </w:rPr>
      </w:pPr>
    </w:p>
    <w:tbl>
      <w:tblPr>
        <w:tblStyle w:val="TableGrid"/>
        <w:tblW w:w="0" w:type="auto"/>
        <w:jc w:val="center"/>
        <w:tblLook w:val="04A0" w:firstRow="1" w:lastRow="0" w:firstColumn="1" w:lastColumn="0" w:noHBand="0" w:noVBand="1"/>
      </w:tblPr>
      <w:tblGrid>
        <w:gridCol w:w="4454"/>
        <w:gridCol w:w="4455"/>
      </w:tblGrid>
      <w:tr w:rsidR="006F09D9" w14:paraId="4223FB3D" w14:textId="77777777" w:rsidTr="008F2054">
        <w:trPr>
          <w:trHeight w:val="263"/>
          <w:jc w:val="center"/>
        </w:trPr>
        <w:tc>
          <w:tcPr>
            <w:tcW w:w="4454" w:type="dxa"/>
          </w:tcPr>
          <w:p w14:paraId="3D1DA61F" w14:textId="77777777" w:rsidR="006F09D9" w:rsidRPr="006F09D9" w:rsidRDefault="006F09D9" w:rsidP="00F87B39">
            <w:pPr>
              <w:rPr>
                <w:rFonts w:ascii="Avenir Book" w:eastAsia="MS Mincho" w:hAnsi="Avenir Book"/>
                <w:b/>
              </w:rPr>
            </w:pPr>
            <w:r w:rsidRPr="006F09D9">
              <w:rPr>
                <w:rFonts w:ascii="Avenir Book" w:eastAsia="MS Mincho" w:hAnsi="Avenir Book"/>
                <w:b/>
              </w:rPr>
              <w:t xml:space="preserve">Year </w:t>
            </w:r>
          </w:p>
        </w:tc>
        <w:tc>
          <w:tcPr>
            <w:tcW w:w="4455" w:type="dxa"/>
          </w:tcPr>
          <w:p w14:paraId="357AC6A8" w14:textId="77777777" w:rsidR="006F09D9" w:rsidRPr="006F09D9" w:rsidRDefault="006F09D9" w:rsidP="008F2054">
            <w:pPr>
              <w:jc w:val="right"/>
              <w:rPr>
                <w:rFonts w:ascii="Avenir Book" w:eastAsia="MS Mincho" w:hAnsi="Avenir Book"/>
                <w:b/>
                <w:highlight w:val="yellow"/>
              </w:rPr>
            </w:pPr>
            <w:r w:rsidRPr="008F2054">
              <w:rPr>
                <w:rFonts w:ascii="Avenir Book" w:eastAsia="MS Mincho" w:hAnsi="Avenir Book"/>
                <w:b/>
              </w:rPr>
              <w:t>Baseline emission (tCO</w:t>
            </w:r>
            <w:r w:rsidRPr="002B76AB">
              <w:rPr>
                <w:rFonts w:ascii="Avenir Book" w:eastAsia="MS Mincho" w:hAnsi="Avenir Book"/>
                <w:b/>
                <w:vertAlign w:val="subscript"/>
              </w:rPr>
              <w:t>2</w:t>
            </w:r>
            <w:r w:rsidR="002F2BF9" w:rsidRPr="008F2054">
              <w:rPr>
                <w:rFonts w:ascii="Avenir Book" w:eastAsia="MS Mincho" w:hAnsi="Avenir Book"/>
                <w:b/>
              </w:rPr>
              <w:t>e</w:t>
            </w:r>
            <w:r w:rsidRPr="008F2054">
              <w:rPr>
                <w:rFonts w:ascii="Avenir Book" w:eastAsia="MS Mincho" w:hAnsi="Avenir Book"/>
                <w:b/>
              </w:rPr>
              <w:t>)</w:t>
            </w:r>
          </w:p>
        </w:tc>
      </w:tr>
      <w:tr w:rsidR="00C2727F" w14:paraId="1852DD58" w14:textId="77777777" w:rsidTr="0040388E">
        <w:trPr>
          <w:trHeight w:val="250"/>
          <w:jc w:val="center"/>
        </w:trPr>
        <w:tc>
          <w:tcPr>
            <w:tcW w:w="4454" w:type="dxa"/>
          </w:tcPr>
          <w:p w14:paraId="796A35B0" w14:textId="77777777" w:rsidR="00C2727F" w:rsidRDefault="00C2727F" w:rsidP="008F2054">
            <w:pPr>
              <w:rPr>
                <w:rFonts w:ascii="Avenir Book" w:eastAsia="MS Mincho" w:hAnsi="Avenir Book"/>
              </w:rPr>
            </w:pPr>
            <w:r>
              <w:rPr>
                <w:rFonts w:ascii="Avenir Book" w:eastAsia="MS Mincho" w:hAnsi="Avenir Book"/>
              </w:rPr>
              <w:t>4</w:t>
            </w:r>
            <w:r w:rsidRPr="006F09D9">
              <w:rPr>
                <w:rFonts w:ascii="Avenir Book" w:eastAsia="MS Mincho" w:hAnsi="Avenir Book"/>
                <w:vertAlign w:val="superscript"/>
              </w:rPr>
              <w:t>th</w:t>
            </w:r>
            <w:r>
              <w:rPr>
                <w:rFonts w:ascii="Avenir Book" w:eastAsia="MS Mincho" w:hAnsi="Avenir Book"/>
              </w:rPr>
              <w:t xml:space="preserve"> Nov 2018 to 31</w:t>
            </w:r>
            <w:r w:rsidRPr="006F09D9">
              <w:rPr>
                <w:rFonts w:ascii="Avenir Book" w:eastAsia="MS Mincho" w:hAnsi="Avenir Book"/>
                <w:vertAlign w:val="superscript"/>
              </w:rPr>
              <w:t>st</w:t>
            </w:r>
            <w:r>
              <w:rPr>
                <w:rFonts w:ascii="Avenir Book" w:eastAsia="MS Mincho" w:hAnsi="Avenir Book"/>
              </w:rPr>
              <w:t xml:space="preserve"> Dec 2019</w:t>
            </w:r>
          </w:p>
        </w:tc>
        <w:tc>
          <w:tcPr>
            <w:tcW w:w="4455" w:type="dxa"/>
            <w:vAlign w:val="center"/>
          </w:tcPr>
          <w:p w14:paraId="7A9A9BAB" w14:textId="77777777" w:rsidR="00C2727F" w:rsidRPr="002B76AB" w:rsidRDefault="00C2727F">
            <w:pPr>
              <w:jc w:val="right"/>
              <w:rPr>
                <w:rFonts w:ascii="Avenir Book" w:eastAsia="MS Mincho" w:hAnsi="Avenir Book"/>
              </w:rPr>
            </w:pPr>
            <w:r w:rsidRPr="0040388E">
              <w:rPr>
                <w:rFonts w:ascii="Avenir Book" w:eastAsia="MS Mincho" w:hAnsi="Avenir Book"/>
              </w:rPr>
              <w:t>9</w:t>
            </w:r>
            <w:r>
              <w:rPr>
                <w:rFonts w:ascii="Avenir Book" w:eastAsia="MS Mincho" w:hAnsi="Avenir Book"/>
              </w:rPr>
              <w:t>,</w:t>
            </w:r>
            <w:r w:rsidR="007B76DB">
              <w:rPr>
                <w:rFonts w:ascii="Avenir Book" w:eastAsia="MS Mincho" w:hAnsi="Avenir Book"/>
              </w:rPr>
              <w:t>769</w:t>
            </w:r>
          </w:p>
        </w:tc>
      </w:tr>
      <w:tr w:rsidR="00C2727F" w14:paraId="16E8F973" w14:textId="77777777" w:rsidTr="0040388E">
        <w:trPr>
          <w:trHeight w:val="250"/>
          <w:jc w:val="center"/>
        </w:trPr>
        <w:tc>
          <w:tcPr>
            <w:tcW w:w="4454" w:type="dxa"/>
          </w:tcPr>
          <w:p w14:paraId="3E0233F0" w14:textId="77777777" w:rsidR="00C2727F" w:rsidRDefault="00C2727F" w:rsidP="00F87B39">
            <w:pPr>
              <w:rPr>
                <w:rFonts w:ascii="Avenir Book" w:eastAsia="MS Mincho" w:hAnsi="Avenir Book"/>
              </w:rPr>
            </w:pPr>
            <w:r>
              <w:rPr>
                <w:rFonts w:ascii="Avenir Book" w:eastAsia="MS Mincho" w:hAnsi="Avenir Book"/>
              </w:rPr>
              <w:t>2020</w:t>
            </w:r>
          </w:p>
        </w:tc>
        <w:tc>
          <w:tcPr>
            <w:tcW w:w="4455" w:type="dxa"/>
            <w:vAlign w:val="center"/>
          </w:tcPr>
          <w:p w14:paraId="758F5626" w14:textId="77777777" w:rsidR="00C2727F" w:rsidRPr="002B76AB" w:rsidRDefault="007B76DB">
            <w:pPr>
              <w:jc w:val="right"/>
              <w:rPr>
                <w:rFonts w:ascii="Avenir Book" w:eastAsia="MS Mincho" w:hAnsi="Avenir Book"/>
              </w:rPr>
            </w:pPr>
            <w:r>
              <w:rPr>
                <w:rFonts w:ascii="Avenir Book" w:eastAsia="MS Mincho" w:hAnsi="Avenir Book"/>
              </w:rPr>
              <w:t>10</w:t>
            </w:r>
            <w:r w:rsidR="00C2727F">
              <w:rPr>
                <w:rFonts w:ascii="Avenir Book" w:eastAsia="MS Mincho" w:hAnsi="Avenir Book"/>
              </w:rPr>
              <w:t>,</w:t>
            </w:r>
            <w:r>
              <w:rPr>
                <w:rFonts w:ascii="Avenir Book" w:eastAsia="MS Mincho" w:hAnsi="Avenir Book"/>
              </w:rPr>
              <w:t>618</w:t>
            </w:r>
          </w:p>
        </w:tc>
      </w:tr>
      <w:tr w:rsidR="00C2727F" w14:paraId="3BB75F15" w14:textId="77777777" w:rsidTr="0040388E">
        <w:trPr>
          <w:trHeight w:val="263"/>
          <w:jc w:val="center"/>
        </w:trPr>
        <w:tc>
          <w:tcPr>
            <w:tcW w:w="4454" w:type="dxa"/>
          </w:tcPr>
          <w:p w14:paraId="02B67E2F" w14:textId="77777777" w:rsidR="00C2727F" w:rsidRDefault="00C2727F" w:rsidP="00F87B39">
            <w:pPr>
              <w:rPr>
                <w:rFonts w:ascii="Avenir Book" w:eastAsia="MS Mincho" w:hAnsi="Avenir Book"/>
              </w:rPr>
            </w:pPr>
            <w:r>
              <w:rPr>
                <w:rFonts w:ascii="Avenir Book" w:eastAsia="MS Mincho" w:hAnsi="Avenir Book"/>
              </w:rPr>
              <w:t>2021</w:t>
            </w:r>
          </w:p>
        </w:tc>
        <w:tc>
          <w:tcPr>
            <w:tcW w:w="4455" w:type="dxa"/>
            <w:vAlign w:val="center"/>
          </w:tcPr>
          <w:p w14:paraId="2E13768A" w14:textId="77777777" w:rsidR="00C2727F" w:rsidRPr="002B76AB" w:rsidRDefault="007B76DB">
            <w:pPr>
              <w:jc w:val="right"/>
              <w:rPr>
                <w:rFonts w:ascii="Avenir Book" w:eastAsia="MS Mincho" w:hAnsi="Avenir Book"/>
              </w:rPr>
            </w:pPr>
            <w:r>
              <w:rPr>
                <w:rFonts w:ascii="Avenir Book" w:eastAsia="MS Mincho" w:hAnsi="Avenir Book"/>
              </w:rPr>
              <w:t>11</w:t>
            </w:r>
            <w:r w:rsidR="00C2727F">
              <w:rPr>
                <w:rFonts w:ascii="Avenir Book" w:eastAsia="MS Mincho" w:hAnsi="Avenir Book"/>
              </w:rPr>
              <w:t>,</w:t>
            </w:r>
            <w:r>
              <w:rPr>
                <w:rFonts w:ascii="Avenir Book" w:eastAsia="MS Mincho" w:hAnsi="Avenir Book"/>
              </w:rPr>
              <w:t>332</w:t>
            </w:r>
          </w:p>
        </w:tc>
      </w:tr>
      <w:tr w:rsidR="00C2727F" w14:paraId="0FABEB3F" w14:textId="77777777" w:rsidTr="0040388E">
        <w:trPr>
          <w:trHeight w:val="250"/>
          <w:jc w:val="center"/>
        </w:trPr>
        <w:tc>
          <w:tcPr>
            <w:tcW w:w="4454" w:type="dxa"/>
          </w:tcPr>
          <w:p w14:paraId="04C77609" w14:textId="77777777" w:rsidR="00C2727F" w:rsidRDefault="00C2727F" w:rsidP="00F87B39">
            <w:pPr>
              <w:rPr>
                <w:rFonts w:ascii="Avenir Book" w:eastAsia="MS Mincho" w:hAnsi="Avenir Book"/>
              </w:rPr>
            </w:pPr>
            <w:r>
              <w:rPr>
                <w:rFonts w:ascii="Avenir Book" w:eastAsia="MS Mincho" w:hAnsi="Avenir Book"/>
              </w:rPr>
              <w:t>2022</w:t>
            </w:r>
          </w:p>
        </w:tc>
        <w:tc>
          <w:tcPr>
            <w:tcW w:w="4455" w:type="dxa"/>
            <w:vAlign w:val="center"/>
          </w:tcPr>
          <w:p w14:paraId="7307DCBB" w14:textId="77777777" w:rsidR="00C2727F" w:rsidRPr="002B76AB" w:rsidRDefault="007B76DB">
            <w:pPr>
              <w:jc w:val="right"/>
              <w:rPr>
                <w:rFonts w:ascii="Avenir Book" w:eastAsia="MS Mincho" w:hAnsi="Avenir Book"/>
              </w:rPr>
            </w:pPr>
            <w:r>
              <w:rPr>
                <w:rFonts w:ascii="Avenir Book" w:eastAsia="MS Mincho" w:hAnsi="Avenir Book"/>
              </w:rPr>
              <w:t>11</w:t>
            </w:r>
            <w:r w:rsidR="00C2727F">
              <w:rPr>
                <w:rFonts w:ascii="Avenir Book" w:eastAsia="MS Mincho" w:hAnsi="Avenir Book"/>
              </w:rPr>
              <w:t>,</w:t>
            </w:r>
            <w:r>
              <w:rPr>
                <w:rFonts w:ascii="Avenir Book" w:eastAsia="MS Mincho" w:hAnsi="Avenir Book"/>
              </w:rPr>
              <w:t>937</w:t>
            </w:r>
          </w:p>
        </w:tc>
      </w:tr>
      <w:tr w:rsidR="00C2727F" w14:paraId="6F66E584" w14:textId="77777777" w:rsidTr="0040388E">
        <w:trPr>
          <w:trHeight w:val="250"/>
          <w:jc w:val="center"/>
        </w:trPr>
        <w:tc>
          <w:tcPr>
            <w:tcW w:w="4454" w:type="dxa"/>
          </w:tcPr>
          <w:p w14:paraId="516C865C" w14:textId="77777777" w:rsidR="00C2727F" w:rsidRDefault="00C2727F" w:rsidP="00F701F2">
            <w:pPr>
              <w:rPr>
                <w:rFonts w:ascii="Avenir Book" w:eastAsia="MS Mincho" w:hAnsi="Avenir Book"/>
              </w:rPr>
            </w:pPr>
            <w:r>
              <w:rPr>
                <w:rFonts w:ascii="Avenir Book" w:eastAsia="MS Mincho" w:hAnsi="Avenir Book"/>
              </w:rPr>
              <w:t>1</w:t>
            </w:r>
            <w:r w:rsidRPr="006F09D9">
              <w:rPr>
                <w:rFonts w:ascii="Avenir Book" w:eastAsia="MS Mincho" w:hAnsi="Avenir Book"/>
                <w:vertAlign w:val="superscript"/>
              </w:rPr>
              <w:t>st</w:t>
            </w:r>
            <w:r>
              <w:rPr>
                <w:rFonts w:ascii="Avenir Book" w:eastAsia="MS Mincho" w:hAnsi="Avenir Book"/>
              </w:rPr>
              <w:t xml:space="preserve"> Jan 2023 to 3</w:t>
            </w:r>
            <w:r w:rsidRPr="006F09D9">
              <w:rPr>
                <w:rFonts w:ascii="Avenir Book" w:eastAsia="MS Mincho" w:hAnsi="Avenir Book"/>
                <w:vertAlign w:val="superscript"/>
              </w:rPr>
              <w:t>rd</w:t>
            </w:r>
            <w:r>
              <w:rPr>
                <w:rFonts w:ascii="Avenir Book" w:eastAsia="MS Mincho" w:hAnsi="Avenir Book"/>
              </w:rPr>
              <w:t xml:space="preserve"> Nov 2023</w:t>
            </w:r>
          </w:p>
        </w:tc>
        <w:tc>
          <w:tcPr>
            <w:tcW w:w="4455" w:type="dxa"/>
            <w:vAlign w:val="center"/>
          </w:tcPr>
          <w:p w14:paraId="4B6B5349" w14:textId="77777777" w:rsidR="00C2727F" w:rsidRPr="002B76AB" w:rsidRDefault="00C2727F">
            <w:pPr>
              <w:jc w:val="right"/>
              <w:rPr>
                <w:rFonts w:ascii="Avenir Book" w:eastAsia="MS Mincho" w:hAnsi="Avenir Book"/>
              </w:rPr>
            </w:pPr>
            <w:r w:rsidRPr="0040388E">
              <w:rPr>
                <w:rFonts w:ascii="Avenir Book" w:eastAsia="MS Mincho" w:hAnsi="Avenir Book"/>
              </w:rPr>
              <w:t>1</w:t>
            </w:r>
            <w:r w:rsidR="007B76DB">
              <w:rPr>
                <w:rFonts w:ascii="Avenir Book" w:eastAsia="MS Mincho" w:hAnsi="Avenir Book"/>
              </w:rPr>
              <w:t>2</w:t>
            </w:r>
            <w:r>
              <w:rPr>
                <w:rFonts w:ascii="Avenir Book" w:eastAsia="MS Mincho" w:hAnsi="Avenir Book"/>
              </w:rPr>
              <w:t>,</w:t>
            </w:r>
            <w:r w:rsidR="007B76DB">
              <w:rPr>
                <w:rFonts w:ascii="Avenir Book" w:eastAsia="MS Mincho" w:hAnsi="Avenir Book"/>
              </w:rPr>
              <w:t>453</w:t>
            </w:r>
          </w:p>
        </w:tc>
      </w:tr>
      <w:tr w:rsidR="006F09D9" w14:paraId="257A525D" w14:textId="77777777" w:rsidTr="008F2054">
        <w:trPr>
          <w:trHeight w:val="263"/>
          <w:jc w:val="center"/>
        </w:trPr>
        <w:tc>
          <w:tcPr>
            <w:tcW w:w="4454" w:type="dxa"/>
          </w:tcPr>
          <w:p w14:paraId="597FFC87" w14:textId="77777777" w:rsidR="006F09D9" w:rsidRDefault="006F09D9" w:rsidP="00F87B39">
            <w:pPr>
              <w:rPr>
                <w:rFonts w:ascii="Avenir Book" w:eastAsia="MS Mincho" w:hAnsi="Avenir Book"/>
              </w:rPr>
            </w:pPr>
            <w:r>
              <w:rPr>
                <w:rFonts w:ascii="Avenir Book" w:eastAsia="MS Mincho" w:hAnsi="Avenir Book"/>
              </w:rPr>
              <w:t>Total</w:t>
            </w:r>
          </w:p>
        </w:tc>
        <w:tc>
          <w:tcPr>
            <w:tcW w:w="4455" w:type="dxa"/>
          </w:tcPr>
          <w:p w14:paraId="1E079F63" w14:textId="77777777" w:rsidR="006F09D9" w:rsidRDefault="007B76DB" w:rsidP="002B76AB">
            <w:pPr>
              <w:jc w:val="right"/>
              <w:rPr>
                <w:rFonts w:ascii="Avenir Book" w:eastAsia="MS Mincho" w:hAnsi="Avenir Book"/>
              </w:rPr>
            </w:pPr>
            <w:r>
              <w:rPr>
                <w:rFonts w:ascii="Avenir Book" w:eastAsia="MS Mincho" w:hAnsi="Avenir Book"/>
              </w:rPr>
              <w:t>56</w:t>
            </w:r>
            <w:r w:rsidR="00C2727F">
              <w:rPr>
                <w:rFonts w:ascii="Avenir Book" w:eastAsia="MS Mincho" w:hAnsi="Avenir Book"/>
              </w:rPr>
              <w:t>,</w:t>
            </w:r>
            <w:r>
              <w:rPr>
                <w:rFonts w:ascii="Avenir Book" w:eastAsia="MS Mincho" w:hAnsi="Avenir Book"/>
              </w:rPr>
              <w:t>109</w:t>
            </w:r>
          </w:p>
        </w:tc>
      </w:tr>
    </w:tbl>
    <w:p w14:paraId="60B67281" w14:textId="77777777" w:rsidR="006F09D9" w:rsidRDefault="006F09D9" w:rsidP="00F87B39">
      <w:pPr>
        <w:rPr>
          <w:rFonts w:ascii="Avenir Book" w:eastAsia="MS Mincho" w:hAnsi="Avenir Book"/>
        </w:rPr>
      </w:pPr>
    </w:p>
    <w:p w14:paraId="5253ABF5" w14:textId="77777777" w:rsidR="006F09D9" w:rsidRPr="006F09D9" w:rsidRDefault="006F09D9" w:rsidP="00F87B39">
      <w:pPr>
        <w:rPr>
          <w:rFonts w:ascii="Avenir Book" w:eastAsia="MS Mincho" w:hAnsi="Avenir Book"/>
          <w:b/>
        </w:rPr>
      </w:pPr>
      <w:r w:rsidRPr="006F09D9">
        <w:rPr>
          <w:rFonts w:ascii="Avenir Book" w:eastAsia="MS Mincho" w:hAnsi="Avenir Book"/>
          <w:b/>
        </w:rPr>
        <w:t>Project emission calculation:</w:t>
      </w:r>
    </w:p>
    <w:p w14:paraId="6EF8C1D3" w14:textId="77777777" w:rsidR="00600585" w:rsidRDefault="00600585" w:rsidP="006F09D9">
      <w:pPr>
        <w:rPr>
          <w:rFonts w:ascii="Avenir Book" w:eastAsia="MS Mincho" w:hAnsi="Avenir Book"/>
          <w:u w:val="single"/>
        </w:rPr>
      </w:pPr>
    </w:p>
    <w:p w14:paraId="5830A41A" w14:textId="77777777" w:rsidR="006F09D9" w:rsidRPr="008966C4" w:rsidRDefault="006F09D9" w:rsidP="006F09D9">
      <w:pPr>
        <w:rPr>
          <w:rFonts w:ascii="Avenir Book" w:eastAsia="MS Mincho" w:hAnsi="Avenir Book"/>
          <w:u w:val="single"/>
        </w:rPr>
      </w:pPr>
      <w:r>
        <w:rPr>
          <w:rFonts w:ascii="Avenir Book" w:eastAsia="MS Mincho" w:hAnsi="Avenir Book"/>
          <w:u w:val="single"/>
        </w:rPr>
        <w:t>P</w:t>
      </w:r>
      <w:r w:rsidRPr="008966C4">
        <w:rPr>
          <w:rFonts w:ascii="Avenir Book" w:eastAsia="MS Mincho" w:hAnsi="Avenir Book"/>
          <w:u w:val="single"/>
        </w:rPr>
        <w:t>roject emissions from electricity consumption (</w:t>
      </w:r>
      <w:proofErr w:type="spellStart"/>
      <w:proofErr w:type="gramStart"/>
      <w:r w:rsidRPr="008966C4">
        <w:rPr>
          <w:rFonts w:ascii="Avenir Book" w:eastAsia="MS Mincho" w:hAnsi="Avenir Book"/>
          <w:u w:val="single"/>
        </w:rPr>
        <w:t>PE</w:t>
      </w:r>
      <w:r w:rsidRPr="008966C4">
        <w:rPr>
          <w:rFonts w:ascii="Avenir Book" w:eastAsia="MS Mincho" w:hAnsi="Avenir Book"/>
          <w:u w:val="single"/>
          <w:vertAlign w:val="subscript"/>
        </w:rPr>
        <w:t>EC,y</w:t>
      </w:r>
      <w:proofErr w:type="spellEnd"/>
      <w:proofErr w:type="gramEnd"/>
      <w:r w:rsidRPr="008966C4">
        <w:rPr>
          <w:rFonts w:ascii="Avenir Book" w:eastAsia="MS Mincho" w:hAnsi="Avenir Book"/>
          <w:u w:val="single"/>
        </w:rPr>
        <w:t>)</w:t>
      </w:r>
    </w:p>
    <w:p w14:paraId="5D145B60" w14:textId="77777777" w:rsidR="006F09D9" w:rsidRPr="008E54B1" w:rsidRDefault="006F09D9" w:rsidP="006F09D9">
      <w:pPr>
        <w:rPr>
          <w:rFonts w:ascii="Avenir Book" w:eastAsia="MS Mincho" w:hAnsi="Avenir Book"/>
        </w:rPr>
      </w:pPr>
      <w:r w:rsidRPr="008E54B1">
        <w:rPr>
          <w:rFonts w:ascii="Avenir Book" w:eastAsia="MS Mincho" w:hAnsi="Avenir Book"/>
        </w:rPr>
        <w:t>The project emission from electricity consumption is estimated as per as below:</w:t>
      </w:r>
    </w:p>
    <w:p w14:paraId="71025B39" w14:textId="77777777" w:rsidR="006F09D9" w:rsidRDefault="006F09D9" w:rsidP="006F09D9">
      <w:pPr>
        <w:rPr>
          <w:rFonts w:ascii="Avenir Book" w:eastAsia="MS Mincho" w:hAnsi="Avenir Book"/>
          <w:b/>
          <w:u w:val="single"/>
        </w:rPr>
      </w:pPr>
      <w:r>
        <w:rPr>
          <w:rFonts w:ascii="Cambria Math" w:hAnsi="Cambria Math" w:cs="Cambria Math"/>
        </w:rPr>
        <w:t>𝑃𝐸</w:t>
      </w:r>
      <w:r w:rsidRPr="0085700E">
        <w:rPr>
          <w:rFonts w:ascii="Cambria Math" w:hAnsi="Cambria Math" w:cs="Cambria Math"/>
          <w:vertAlign w:val="subscript"/>
        </w:rPr>
        <w:t>𝐸𝐶</w:t>
      </w:r>
      <w:r w:rsidRPr="0085700E">
        <w:rPr>
          <w:vertAlign w:val="subscript"/>
        </w:rPr>
        <w:t>,</w:t>
      </w:r>
      <w:r w:rsidRPr="0085700E">
        <w:rPr>
          <w:rFonts w:ascii="Cambria Math" w:hAnsi="Cambria Math" w:cs="Cambria Math"/>
          <w:vertAlign w:val="subscript"/>
        </w:rPr>
        <w:t>𝑦</w:t>
      </w:r>
      <w:r w:rsidRPr="0085700E">
        <w:rPr>
          <w:vertAlign w:val="subscript"/>
        </w:rPr>
        <w:t xml:space="preserve"> </w:t>
      </w:r>
      <w:r>
        <w:t xml:space="preserve">= </w:t>
      </w: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cs="Cambria Math"/>
                  </w:rPr>
                </m:ctrlPr>
              </m:sSubPr>
              <m:e>
                <m:r>
                  <m:rPr>
                    <m:sty m:val="p"/>
                  </m:rPr>
                  <w:rPr>
                    <w:rFonts w:ascii="Cambria Math" w:hAnsi="Cambria Math" w:cs="Cambria Math"/>
                  </w:rPr>
                  <m:t>ECP</m:t>
                </m:r>
              </m:e>
              <m:sub>
                <m:r>
                  <m:rPr>
                    <m:sty m:val="p"/>
                  </m:rPr>
                  <w:rPr>
                    <w:rFonts w:ascii="Cambria Math" w:hAnsi="Cambria Math" w:cs="Cambria Math"/>
                  </w:rPr>
                  <m:t>J</m:t>
                </m:r>
                <m:r>
                  <m:rPr>
                    <m:sty m:val="p"/>
                  </m:rPr>
                  <w:rPr>
                    <w:rFonts w:ascii="Cambria Math" w:hAnsi="Cambria Math"/>
                  </w:rPr>
                  <m:t>,</m:t>
                </m:r>
                <m:r>
                  <m:rPr>
                    <m:sty m:val="p"/>
                  </m:rPr>
                  <w:rPr>
                    <w:rFonts w:ascii="Cambria Math" w:hAnsi="Cambria Math" w:cs="Cambria Math"/>
                  </w:rPr>
                  <m:t>j</m:t>
                </m:r>
                <m:r>
                  <m:rPr>
                    <m:sty m:val="p"/>
                  </m:rPr>
                  <w:rPr>
                    <w:rFonts w:ascii="Cambria Math" w:hAnsi="Cambria Math"/>
                  </w:rPr>
                  <m:t>,</m:t>
                </m:r>
                <m:r>
                  <m:rPr>
                    <m:sty m:val="p"/>
                  </m:rPr>
                  <w:rPr>
                    <w:rFonts w:ascii="Cambria Math" w:hAnsi="Cambria Math" w:cs="Cambria Math"/>
                  </w:rPr>
                  <m:t>y</m:t>
                </m:r>
              </m:sub>
            </m:sSub>
            <m:r>
              <m:rPr>
                <m:sty m:val="p"/>
              </m:rPr>
              <w:rPr>
                <w:rFonts w:ascii="Cambria Math" w:hAnsi="Cambria Math"/>
              </w:rPr>
              <m:t xml:space="preserve"> × </m:t>
            </m:r>
            <m:sSub>
              <m:sSubPr>
                <m:ctrlPr>
                  <w:rPr>
                    <w:rFonts w:ascii="Cambria Math" w:hAnsi="Cambria Math" w:cs="Cambria Math"/>
                  </w:rPr>
                </m:ctrlPr>
              </m:sSubPr>
              <m:e>
                <m:r>
                  <m:rPr>
                    <m:sty m:val="p"/>
                  </m:rPr>
                  <w:rPr>
                    <w:rFonts w:ascii="Cambria Math" w:hAnsi="Cambria Math" w:cs="Cambria Math"/>
                  </w:rPr>
                  <m:t>EF</m:t>
                </m:r>
              </m:e>
              <m:sub>
                <m:r>
                  <m:rPr>
                    <m:sty m:val="p"/>
                  </m:rPr>
                  <w:rPr>
                    <w:rFonts w:ascii="Cambria Math" w:hAnsi="Cambria Math" w:cs="Cambria Math"/>
                  </w:rPr>
                  <m:t>EL,j</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 xml:space="preserve"> </m:t>
                </m:r>
              </m:sub>
            </m:sSub>
            <m:r>
              <m:rPr>
                <m:sty m:val="p"/>
              </m:rPr>
              <w:rPr>
                <w:rFonts w:ascii="Cambria Math" w:hAnsi="Cambria Math" w:cs="Cambria Math"/>
              </w:rPr>
              <m:t xml:space="preserve"> </m:t>
            </m:r>
            <m:r>
              <m:rPr>
                <m:sty m:val="p"/>
              </m:rPr>
              <w:rPr>
                <w:rFonts w:ascii="Cambria Math" w:hAnsi="Cambria Math"/>
              </w:rPr>
              <m:t xml:space="preserve">× (1 + </m:t>
            </m:r>
            <m:sSub>
              <m:sSubPr>
                <m:ctrlPr>
                  <w:rPr>
                    <w:rFonts w:ascii="Cambria Math" w:hAnsi="Cambria Math"/>
                  </w:rPr>
                </m:ctrlPr>
              </m:sSubPr>
              <m:e>
                <m:r>
                  <m:rPr>
                    <m:sty m:val="p"/>
                  </m:rPr>
                  <w:rPr>
                    <w:rFonts w:ascii="Cambria Math" w:hAnsi="Cambria Math"/>
                  </w:rPr>
                  <m:t>T</m:t>
                </m:r>
                <m:r>
                  <m:rPr>
                    <m:sty m:val="p"/>
                  </m:rPr>
                  <w:rPr>
                    <w:rFonts w:ascii="Cambria Math" w:hAnsi="Cambria Math" w:cs="Cambria Math"/>
                  </w:rPr>
                  <m:t>DL</m:t>
                </m:r>
              </m:e>
              <m:sub>
                <m:r>
                  <m:rPr>
                    <m:sty m:val="p"/>
                  </m:rPr>
                  <w:rPr>
                    <w:rFonts w:ascii="Cambria Math" w:hAnsi="Cambria Math" w:cs="Cambria Math"/>
                  </w:rPr>
                  <m:t>j</m:t>
                </m:r>
                <m:r>
                  <m:rPr>
                    <m:sty m:val="p"/>
                  </m:rPr>
                  <w:rPr>
                    <w:rFonts w:ascii="Cambria Math" w:hAnsi="Cambria Math"/>
                  </w:rPr>
                  <m:t>,</m:t>
                </m:r>
                <m:r>
                  <m:rPr>
                    <m:sty m:val="p"/>
                  </m:rPr>
                  <w:rPr>
                    <w:rFonts w:ascii="Cambria Math" w:hAnsi="Cambria Math" w:cs="Cambria Math"/>
                  </w:rPr>
                  <m:t>y</m:t>
                </m:r>
              </m:sub>
            </m:sSub>
            <m:r>
              <m:rPr>
                <m:sty m:val="p"/>
              </m:rPr>
              <w:rPr>
                <w:rFonts w:ascii="Cambria Math" w:hAnsi="Cambria Math"/>
              </w:rPr>
              <m:t>)</m:t>
            </m:r>
          </m:e>
        </m:nary>
      </m:oMath>
      <w:r w:rsidRPr="008966C4">
        <w:rPr>
          <w:rFonts w:ascii="Avenir Book" w:eastAsia="MS Mincho" w:hAnsi="Avenir Book"/>
          <w:b/>
          <w:u w:val="single"/>
        </w:rPr>
        <w:t xml:space="preserve"> </w:t>
      </w:r>
    </w:p>
    <w:p w14:paraId="02728263" w14:textId="77777777" w:rsidR="006F09D9" w:rsidRPr="007A000A" w:rsidRDefault="006F09D9" w:rsidP="006F09D9">
      <w:pPr>
        <w:rPr>
          <w:rFonts w:ascii="Avenir Book" w:eastAsia="MS Mincho" w:hAnsi="Avenir Book"/>
        </w:rPr>
      </w:pPr>
      <w:r w:rsidRPr="007A000A">
        <w:rPr>
          <w:rFonts w:ascii="Avenir Book" w:eastAsia="MS Mincho" w:hAnsi="Avenir Book"/>
        </w:rPr>
        <w:t>Where,</w:t>
      </w:r>
    </w:p>
    <w:p w14:paraId="7E00B9FF" w14:textId="77777777" w:rsidR="006F09D9" w:rsidRPr="008E54B1" w:rsidRDefault="006F09D9" w:rsidP="006F09D9">
      <w:pPr>
        <w:rPr>
          <w:rFonts w:ascii="Avenir Book" w:eastAsia="MS Mincho" w:hAnsi="Avenir Book"/>
          <w:b/>
          <w:u w:val="single"/>
        </w:rPr>
      </w:pPr>
    </w:p>
    <w:tbl>
      <w:tblPr>
        <w:tblStyle w:val="SDMMethTableEquationParameters"/>
        <w:tblW w:w="973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340"/>
        <w:gridCol w:w="6030"/>
      </w:tblGrid>
      <w:tr w:rsidR="006F09D9" w:rsidRPr="008E54B1" w14:paraId="75C69AA6" w14:textId="77777777" w:rsidTr="00600585">
        <w:tc>
          <w:tcPr>
            <w:tcW w:w="1368" w:type="dxa"/>
            <w:vAlign w:val="top"/>
          </w:tcPr>
          <w:p w14:paraId="7CEC6804" w14:textId="77777777" w:rsidR="006F09D9" w:rsidRPr="006F09D9" w:rsidRDefault="006F09D9" w:rsidP="00676464">
            <w:pPr>
              <w:pStyle w:val="SDMTableBoxParaNotNumbered"/>
              <w:rPr>
                <w:rFonts w:ascii="Avenir Book" w:hAnsi="Avenir Book"/>
                <w:b/>
                <w:iCs/>
                <w:sz w:val="22"/>
                <w:szCs w:val="22"/>
              </w:rPr>
            </w:pPr>
            <w:r w:rsidRPr="006F09D9">
              <w:rPr>
                <w:rFonts w:ascii="Avenir Book" w:hAnsi="Avenir Book"/>
                <w:b/>
                <w:iCs/>
                <w:sz w:val="22"/>
                <w:szCs w:val="22"/>
              </w:rPr>
              <w:t>Parameter</w:t>
            </w:r>
          </w:p>
        </w:tc>
        <w:tc>
          <w:tcPr>
            <w:tcW w:w="2340" w:type="dxa"/>
            <w:vAlign w:val="top"/>
          </w:tcPr>
          <w:p w14:paraId="145F6674" w14:textId="77777777" w:rsidR="006F09D9" w:rsidRPr="006F09D9" w:rsidRDefault="006F09D9" w:rsidP="00676464">
            <w:pPr>
              <w:pStyle w:val="SDMTableBoxParaNotNumbered"/>
              <w:rPr>
                <w:rFonts w:ascii="Avenir Book" w:hAnsi="Avenir Book"/>
                <w:b/>
                <w:sz w:val="22"/>
                <w:szCs w:val="22"/>
              </w:rPr>
            </w:pPr>
            <w:r w:rsidRPr="006F09D9">
              <w:rPr>
                <w:rFonts w:ascii="Avenir Book" w:hAnsi="Avenir Book"/>
                <w:b/>
                <w:sz w:val="22"/>
                <w:szCs w:val="22"/>
              </w:rPr>
              <w:t xml:space="preserve">Value considered for ex-ante calculation </w:t>
            </w:r>
          </w:p>
        </w:tc>
        <w:tc>
          <w:tcPr>
            <w:tcW w:w="6030" w:type="dxa"/>
            <w:vAlign w:val="top"/>
          </w:tcPr>
          <w:p w14:paraId="2AEA3381" w14:textId="77777777" w:rsidR="006F09D9" w:rsidRPr="006F09D9" w:rsidRDefault="006F09D9" w:rsidP="00600585">
            <w:pPr>
              <w:pStyle w:val="SDMTableBoxParaNotNumbered"/>
              <w:rPr>
                <w:rFonts w:ascii="Avenir Book" w:hAnsi="Avenir Book"/>
                <w:b/>
                <w:sz w:val="22"/>
                <w:szCs w:val="22"/>
              </w:rPr>
            </w:pPr>
            <w:r w:rsidRPr="006F09D9">
              <w:rPr>
                <w:rFonts w:ascii="Avenir Book" w:hAnsi="Avenir Book"/>
                <w:b/>
                <w:sz w:val="22"/>
                <w:szCs w:val="22"/>
              </w:rPr>
              <w:t xml:space="preserve">Source </w:t>
            </w:r>
          </w:p>
        </w:tc>
      </w:tr>
      <w:tr w:rsidR="006F09D9" w:rsidRPr="008E54B1" w14:paraId="40A0C856" w14:textId="77777777" w:rsidTr="00600585">
        <w:tc>
          <w:tcPr>
            <w:tcW w:w="1368" w:type="dxa"/>
            <w:vAlign w:val="top"/>
          </w:tcPr>
          <w:p w14:paraId="5F27DABF" w14:textId="77777777" w:rsidR="006F09D9" w:rsidRPr="008E54B1" w:rsidRDefault="0032594A" w:rsidP="00676464">
            <w:pPr>
              <w:pStyle w:val="SDMTableBoxParaNotNumbered"/>
              <w:rPr>
                <w:rFonts w:ascii="Avenir Book" w:hAnsi="Avenir Book"/>
                <w:iCs/>
                <w:snapToGrid w:val="0"/>
                <w:sz w:val="22"/>
                <w:szCs w:val="22"/>
              </w:rPr>
            </w:pPr>
            <m:oMathPara>
              <m:oMathParaPr>
                <m:jc m:val="left"/>
              </m:oMathParaPr>
              <m:oMath>
                <m:sSub>
                  <m:sSubPr>
                    <m:ctrlPr>
                      <w:rPr>
                        <w:rFonts w:ascii="Cambria Math" w:hAnsi="Avenir Book" w:cs="Cambria Math"/>
                        <w:sz w:val="22"/>
                      </w:rPr>
                    </m:ctrlPr>
                  </m:sSubPr>
                  <m:e>
                    <m:r>
                      <m:rPr>
                        <m:sty m:val="p"/>
                      </m:rPr>
                      <w:rPr>
                        <w:rFonts w:ascii="Cambria Math" w:hAnsi="Avenir Book" w:cs="Cambria Math"/>
                      </w:rPr>
                      <m:t>ECP</m:t>
                    </m:r>
                  </m:e>
                  <m:sub>
                    <m:r>
                      <m:rPr>
                        <m:sty m:val="p"/>
                      </m:rPr>
                      <w:rPr>
                        <w:rFonts w:ascii="Cambria Math" w:hAnsi="Avenir Book" w:cs="Cambria Math"/>
                      </w:rPr>
                      <m:t>J</m:t>
                    </m:r>
                    <m:r>
                      <m:rPr>
                        <m:sty m:val="p"/>
                      </m:rPr>
                      <w:rPr>
                        <w:rFonts w:ascii="Cambria Math" w:hAnsi="Avenir Book"/>
                      </w:rPr>
                      <m:t>,</m:t>
                    </m:r>
                    <m:r>
                      <m:rPr>
                        <m:sty m:val="p"/>
                      </m:rPr>
                      <w:rPr>
                        <w:rFonts w:ascii="Cambria Math" w:hAnsi="Avenir Book" w:cs="Cambria Math"/>
                      </w:rPr>
                      <m:t>j</m:t>
                    </m:r>
                    <m:r>
                      <m:rPr>
                        <m:sty m:val="p"/>
                      </m:rPr>
                      <w:rPr>
                        <w:rFonts w:ascii="Cambria Math" w:hAnsi="Avenir Book"/>
                      </w:rPr>
                      <m:t>,</m:t>
                    </m:r>
                    <m:r>
                      <m:rPr>
                        <m:sty m:val="p"/>
                      </m:rPr>
                      <w:rPr>
                        <w:rFonts w:ascii="Cambria Math" w:hAnsi="Avenir Book" w:cs="Cambria Math"/>
                      </w:rPr>
                      <m:t>y</m:t>
                    </m:r>
                  </m:sub>
                </m:sSub>
              </m:oMath>
            </m:oMathPara>
          </w:p>
        </w:tc>
        <w:tc>
          <w:tcPr>
            <w:tcW w:w="2340" w:type="dxa"/>
            <w:vAlign w:val="top"/>
          </w:tcPr>
          <w:p w14:paraId="16FFC8C0" w14:textId="77777777" w:rsidR="006F09D9" w:rsidRPr="008E54B1" w:rsidRDefault="0087467B" w:rsidP="0087467B">
            <w:pPr>
              <w:pStyle w:val="SDMTableBoxParaNotNumbered"/>
              <w:rPr>
                <w:rFonts w:ascii="Avenir Book" w:hAnsi="Avenir Book"/>
                <w:sz w:val="22"/>
                <w:szCs w:val="22"/>
              </w:rPr>
            </w:pPr>
            <w:r>
              <w:rPr>
                <w:rFonts w:ascii="Avenir Book" w:hAnsi="Avenir Book"/>
                <w:sz w:val="22"/>
                <w:szCs w:val="22"/>
              </w:rPr>
              <w:t>50.00 MWh</w:t>
            </w:r>
          </w:p>
        </w:tc>
        <w:tc>
          <w:tcPr>
            <w:tcW w:w="6030" w:type="dxa"/>
            <w:vAlign w:val="top"/>
          </w:tcPr>
          <w:p w14:paraId="6DC52EC9" w14:textId="77777777" w:rsidR="006F09D9" w:rsidRPr="008E54B1" w:rsidRDefault="0087467B" w:rsidP="0087467B">
            <w:pPr>
              <w:pStyle w:val="SDMTableBoxParaNotNumbered"/>
              <w:rPr>
                <w:rFonts w:ascii="Avenir Book" w:hAnsi="Avenir Book"/>
                <w:snapToGrid w:val="0"/>
                <w:sz w:val="22"/>
                <w:szCs w:val="22"/>
              </w:rPr>
            </w:pPr>
            <w:r>
              <w:rPr>
                <w:rFonts w:ascii="Avenir Book" w:hAnsi="Avenir Book"/>
                <w:snapToGrid w:val="0"/>
                <w:sz w:val="22"/>
                <w:szCs w:val="22"/>
              </w:rPr>
              <w:t xml:space="preserve">Conservative assumption based on the historic consumption </w:t>
            </w:r>
          </w:p>
        </w:tc>
      </w:tr>
      <w:tr w:rsidR="006F09D9" w:rsidRPr="008E54B1" w14:paraId="444DADC9" w14:textId="77777777" w:rsidTr="00600585">
        <w:tc>
          <w:tcPr>
            <w:tcW w:w="1368" w:type="dxa"/>
            <w:vAlign w:val="top"/>
          </w:tcPr>
          <w:p w14:paraId="733253B2" w14:textId="77777777" w:rsidR="006F09D9" w:rsidRPr="008E54B1" w:rsidRDefault="0032594A" w:rsidP="00676464">
            <w:pPr>
              <w:pStyle w:val="SDMTableBoxParaNotNumbered"/>
              <w:rPr>
                <w:rFonts w:ascii="Avenir Book" w:hAnsi="Avenir Book"/>
                <w:iCs/>
                <w:sz w:val="22"/>
                <w:szCs w:val="22"/>
              </w:rPr>
            </w:pPr>
            <m:oMathPara>
              <m:oMathParaPr>
                <m:jc m:val="left"/>
              </m:oMathParaPr>
              <m:oMath>
                <m:sSub>
                  <m:sSubPr>
                    <m:ctrlPr>
                      <w:rPr>
                        <w:rFonts w:ascii="Cambria Math" w:hAnsi="Avenir Book" w:cs="Cambria Math"/>
                        <w:sz w:val="22"/>
                      </w:rPr>
                    </m:ctrlPr>
                  </m:sSubPr>
                  <m:e>
                    <m:r>
                      <m:rPr>
                        <m:sty m:val="p"/>
                      </m:rPr>
                      <w:rPr>
                        <w:rFonts w:ascii="Cambria Math" w:hAnsi="Avenir Book" w:cs="Cambria Math"/>
                      </w:rPr>
                      <m:t>EF</m:t>
                    </m:r>
                  </m:e>
                  <m:sub>
                    <m:r>
                      <m:rPr>
                        <m:sty m:val="p"/>
                      </m:rPr>
                      <w:rPr>
                        <w:rFonts w:ascii="Cambria Math" w:hAnsi="Avenir Book" w:cs="Cambria Math"/>
                      </w:rPr>
                      <m:t>EL</m:t>
                    </m:r>
                    <m:r>
                      <m:rPr>
                        <m:sty m:val="p"/>
                      </m:rPr>
                      <w:rPr>
                        <w:rFonts w:ascii="Cambria Math" w:hAnsi="Avenir Book"/>
                      </w:rPr>
                      <m:t>,</m:t>
                    </m:r>
                    <m:r>
                      <m:rPr>
                        <m:sty m:val="p"/>
                      </m:rPr>
                      <w:rPr>
                        <w:rFonts w:ascii="Cambria Math" w:hAnsi="Avenir Book" w:cs="Cambria Math"/>
                      </w:rPr>
                      <m:t>j</m:t>
                    </m:r>
                    <m:r>
                      <m:rPr>
                        <m:sty m:val="p"/>
                      </m:rPr>
                      <w:rPr>
                        <w:rFonts w:ascii="Cambria Math" w:hAnsi="Avenir Book"/>
                      </w:rPr>
                      <m:t>,</m:t>
                    </m:r>
                    <m:r>
                      <m:rPr>
                        <m:sty m:val="p"/>
                      </m:rPr>
                      <w:rPr>
                        <w:rFonts w:ascii="Cambria Math" w:hAnsi="Avenir Book" w:cs="Cambria Math"/>
                      </w:rPr>
                      <m:t>y</m:t>
                    </m:r>
                    <m:r>
                      <m:rPr>
                        <m:sty m:val="p"/>
                      </m:rPr>
                      <w:rPr>
                        <w:rFonts w:ascii="Cambria Math" w:hAnsi="Avenir Book"/>
                      </w:rPr>
                      <m:t xml:space="preserve"> </m:t>
                    </m:r>
                  </m:sub>
                </m:sSub>
              </m:oMath>
            </m:oMathPara>
          </w:p>
        </w:tc>
        <w:tc>
          <w:tcPr>
            <w:tcW w:w="2340" w:type="dxa"/>
            <w:vAlign w:val="top"/>
          </w:tcPr>
          <w:p w14:paraId="6CC1C64D" w14:textId="77777777" w:rsidR="006F09D9" w:rsidRPr="008E54B1" w:rsidRDefault="00A2632E" w:rsidP="00676464">
            <w:pPr>
              <w:pStyle w:val="SDMTableBoxParaNotNumbered"/>
              <w:rPr>
                <w:rFonts w:ascii="Avenir Book" w:hAnsi="Avenir Book"/>
                <w:sz w:val="22"/>
                <w:szCs w:val="22"/>
              </w:rPr>
            </w:pPr>
            <w:r w:rsidRPr="00A2632E">
              <w:rPr>
                <w:rFonts w:ascii="Avenir Book" w:hAnsi="Avenir Book"/>
                <w:sz w:val="22"/>
                <w:szCs w:val="22"/>
              </w:rPr>
              <w:t>0.862</w:t>
            </w:r>
            <w:r w:rsidR="0040388E">
              <w:rPr>
                <w:rFonts w:ascii="Avenir Book" w:hAnsi="Avenir Book"/>
                <w:sz w:val="22"/>
                <w:szCs w:val="22"/>
              </w:rPr>
              <w:t xml:space="preserve"> </w:t>
            </w:r>
            <w:r w:rsidR="0087467B">
              <w:rPr>
                <w:rFonts w:ascii="Avenir Book" w:hAnsi="Avenir Book"/>
                <w:sz w:val="22"/>
                <w:szCs w:val="22"/>
              </w:rPr>
              <w:t>tCO</w:t>
            </w:r>
            <w:r w:rsidR="0087467B" w:rsidRPr="008F3FA9">
              <w:rPr>
                <w:rFonts w:ascii="Avenir Book" w:hAnsi="Avenir Book"/>
                <w:sz w:val="22"/>
                <w:szCs w:val="22"/>
                <w:vertAlign w:val="subscript"/>
              </w:rPr>
              <w:t>2</w:t>
            </w:r>
            <w:r w:rsidR="0087467B">
              <w:rPr>
                <w:rFonts w:ascii="Avenir Book" w:hAnsi="Avenir Book"/>
                <w:sz w:val="22"/>
                <w:szCs w:val="22"/>
              </w:rPr>
              <w:t>/MWh</w:t>
            </w:r>
            <w:r>
              <w:rPr>
                <w:rFonts w:ascii="Avenir Book" w:hAnsi="Avenir Book"/>
                <w:sz w:val="22"/>
                <w:szCs w:val="22"/>
              </w:rPr>
              <w:t xml:space="preserve"> </w:t>
            </w:r>
          </w:p>
        </w:tc>
        <w:tc>
          <w:tcPr>
            <w:tcW w:w="6030" w:type="dxa"/>
            <w:vAlign w:val="top"/>
          </w:tcPr>
          <w:p w14:paraId="60E174E0" w14:textId="77777777" w:rsidR="006F09D9" w:rsidRPr="008E54B1" w:rsidRDefault="00A2632E" w:rsidP="00676464">
            <w:pPr>
              <w:pStyle w:val="SDMTableBoxParaNotNumbered"/>
              <w:rPr>
                <w:rFonts w:ascii="Avenir Book" w:hAnsi="Avenir Book"/>
                <w:iCs/>
                <w:sz w:val="22"/>
                <w:szCs w:val="22"/>
              </w:rPr>
            </w:pPr>
            <w:r w:rsidRPr="00A2632E">
              <w:rPr>
                <w:rFonts w:ascii="Avenir Book" w:hAnsi="Avenir Book"/>
                <w:iCs/>
                <w:sz w:val="22"/>
                <w:szCs w:val="22"/>
              </w:rPr>
              <w:t>Directorate General of Electricity, Ministry of Energy and Mineral Resources, Indonesia : </w:t>
            </w:r>
            <w:hyperlink r:id="rId27" w:history="1">
              <w:r w:rsidRPr="00A2632E">
                <w:rPr>
                  <w:rStyle w:val="Hyperlink"/>
                  <w:rFonts w:ascii="Avenir Book" w:hAnsi="Avenir Book"/>
                  <w:iCs/>
                  <w:sz w:val="22"/>
                  <w:szCs w:val="22"/>
                </w:rPr>
                <w:t>2016 - Emission Factor Reference Official Document</w:t>
              </w:r>
            </w:hyperlink>
            <w:r w:rsidR="00600585">
              <w:rPr>
                <w:rFonts w:ascii="Avenir Book" w:hAnsi="Avenir Book"/>
                <w:iCs/>
                <w:sz w:val="22"/>
                <w:szCs w:val="22"/>
              </w:rPr>
              <w:t xml:space="preserve">. Fixed ex-ante. </w:t>
            </w:r>
          </w:p>
        </w:tc>
      </w:tr>
      <w:tr w:rsidR="006F09D9" w:rsidRPr="008E54B1" w14:paraId="52FF7A05" w14:textId="77777777" w:rsidTr="00600585">
        <w:tc>
          <w:tcPr>
            <w:tcW w:w="1368" w:type="dxa"/>
            <w:tcBorders>
              <w:bottom w:val="single" w:sz="4" w:space="0" w:color="auto"/>
            </w:tcBorders>
            <w:vAlign w:val="top"/>
          </w:tcPr>
          <w:p w14:paraId="7310CDE2" w14:textId="77777777" w:rsidR="006F09D9" w:rsidRPr="008E54B1" w:rsidRDefault="0032594A" w:rsidP="00676464">
            <w:pPr>
              <w:pStyle w:val="SDMTableBoxParaNotNumbered"/>
              <w:rPr>
                <w:rFonts w:ascii="Avenir Book" w:hAnsi="Avenir Book"/>
                <w:sz w:val="22"/>
                <w:szCs w:val="22"/>
              </w:rPr>
            </w:pPr>
            <m:oMathPara>
              <m:oMathParaPr>
                <m:jc m:val="left"/>
              </m:oMathParaPr>
              <m:oMath>
                <m:sSub>
                  <m:sSubPr>
                    <m:ctrlPr>
                      <w:rPr>
                        <w:rFonts w:ascii="Cambria Math" w:hAnsi="Avenir Book"/>
                        <w:sz w:val="22"/>
                      </w:rPr>
                    </m:ctrlPr>
                  </m:sSubPr>
                  <m:e>
                    <m:r>
                      <m:rPr>
                        <m:sty m:val="p"/>
                      </m:rPr>
                      <w:rPr>
                        <w:rFonts w:ascii="Cambria Math" w:hAnsi="Avenir Book"/>
                      </w:rPr>
                      <m:t>T</m:t>
                    </m:r>
                    <m:r>
                      <m:rPr>
                        <m:sty m:val="p"/>
                      </m:rPr>
                      <w:rPr>
                        <w:rFonts w:ascii="Cambria Math" w:hAnsi="Avenir Book" w:cs="Cambria Math"/>
                      </w:rPr>
                      <m:t>DL</m:t>
                    </m:r>
                  </m:e>
                  <m:sub>
                    <m:r>
                      <m:rPr>
                        <m:sty m:val="p"/>
                      </m:rPr>
                      <w:rPr>
                        <w:rFonts w:ascii="Cambria Math" w:hAnsi="Avenir Book" w:cs="Cambria Math"/>
                      </w:rPr>
                      <m:t>j</m:t>
                    </m:r>
                    <m:r>
                      <m:rPr>
                        <m:sty m:val="p"/>
                      </m:rPr>
                      <w:rPr>
                        <w:rFonts w:ascii="Cambria Math" w:hAnsi="Avenir Book"/>
                      </w:rPr>
                      <m:t>,</m:t>
                    </m:r>
                    <m:r>
                      <m:rPr>
                        <m:sty m:val="p"/>
                      </m:rPr>
                      <w:rPr>
                        <w:rFonts w:ascii="Cambria Math" w:hAnsi="Avenir Book" w:cs="Cambria Math"/>
                      </w:rPr>
                      <m:t>y</m:t>
                    </m:r>
                  </m:sub>
                </m:sSub>
              </m:oMath>
            </m:oMathPara>
          </w:p>
        </w:tc>
        <w:tc>
          <w:tcPr>
            <w:tcW w:w="2340" w:type="dxa"/>
            <w:tcBorders>
              <w:bottom w:val="single" w:sz="4" w:space="0" w:color="auto"/>
            </w:tcBorders>
            <w:vAlign w:val="top"/>
          </w:tcPr>
          <w:p w14:paraId="66B75D72" w14:textId="77777777" w:rsidR="006F09D9" w:rsidRPr="008E54B1" w:rsidRDefault="00600585" w:rsidP="00676464">
            <w:pPr>
              <w:pStyle w:val="SDMTableBoxParaNotNumbered"/>
              <w:rPr>
                <w:rFonts w:ascii="Avenir Book" w:hAnsi="Avenir Book"/>
                <w:sz w:val="22"/>
                <w:szCs w:val="22"/>
              </w:rPr>
            </w:pPr>
            <w:r>
              <w:rPr>
                <w:rFonts w:ascii="Avenir Book" w:hAnsi="Avenir Book"/>
                <w:sz w:val="22"/>
                <w:szCs w:val="22"/>
              </w:rPr>
              <w:t>20%</w:t>
            </w:r>
          </w:p>
        </w:tc>
        <w:tc>
          <w:tcPr>
            <w:tcW w:w="6030" w:type="dxa"/>
            <w:tcBorders>
              <w:bottom w:val="single" w:sz="4" w:space="0" w:color="auto"/>
            </w:tcBorders>
            <w:vAlign w:val="top"/>
          </w:tcPr>
          <w:p w14:paraId="2388D27B" w14:textId="77777777" w:rsidR="006F09D9" w:rsidRPr="008E54B1" w:rsidRDefault="00600585" w:rsidP="00600585">
            <w:pPr>
              <w:pStyle w:val="SDMTableBoxParaNotNumbered"/>
              <w:rPr>
                <w:rFonts w:ascii="Avenir Book" w:hAnsi="Avenir Book"/>
                <w:iCs/>
                <w:sz w:val="22"/>
                <w:szCs w:val="22"/>
              </w:rPr>
            </w:pPr>
            <w:r>
              <w:rPr>
                <w:rFonts w:ascii="Avenir Book" w:hAnsi="Avenir Book"/>
                <w:iCs/>
                <w:sz w:val="22"/>
                <w:szCs w:val="22"/>
              </w:rPr>
              <w:t xml:space="preserve">Considered as per the default value provided in the tool ‘Baseline and project </w:t>
            </w:r>
            <w:r w:rsidRPr="00600585">
              <w:rPr>
                <w:rFonts w:ascii="Avenir Book" w:hAnsi="Avenir Book"/>
                <w:iCs/>
                <w:sz w:val="22"/>
                <w:szCs w:val="22"/>
              </w:rPr>
              <w:t>and/or leakage emissions from electricity consumption and monitoring of electricity generation’, version 3</w:t>
            </w:r>
          </w:p>
        </w:tc>
      </w:tr>
      <w:tr w:rsidR="006F09D9" w:rsidRPr="008E54B1" w14:paraId="633BBE6F" w14:textId="77777777" w:rsidTr="0060058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68" w:type="dxa"/>
            <w:tcBorders>
              <w:top w:val="single" w:sz="4" w:space="0" w:color="auto"/>
              <w:left w:val="single" w:sz="4" w:space="0" w:color="auto"/>
              <w:bottom w:val="single" w:sz="4" w:space="0" w:color="auto"/>
              <w:right w:val="single" w:sz="4" w:space="0" w:color="auto"/>
            </w:tcBorders>
          </w:tcPr>
          <w:p w14:paraId="2DF8FAA4" w14:textId="77777777" w:rsidR="006F09D9" w:rsidRPr="00600585" w:rsidRDefault="006F09D9" w:rsidP="00676464">
            <w:pPr>
              <w:pStyle w:val="SDMTableBoxParaNotNumbered"/>
              <w:rPr>
                <w:rFonts w:ascii="Avenir Book" w:hAnsi="Avenir Book"/>
                <w:b/>
                <w:iCs/>
                <w:sz w:val="22"/>
                <w:szCs w:val="22"/>
              </w:rPr>
            </w:pPr>
            <w:r w:rsidRPr="00600585">
              <w:rPr>
                <w:rFonts w:ascii="Cambria Math" w:hAnsi="Cambria Math" w:cs="Cambria Math"/>
                <w:b/>
              </w:rPr>
              <w:t>𝑃𝐸</w:t>
            </w:r>
            <w:r w:rsidRPr="00600585">
              <w:rPr>
                <w:rFonts w:ascii="Cambria Math" w:hAnsi="Cambria Math" w:cs="Cambria Math"/>
                <w:b/>
                <w:vertAlign w:val="subscript"/>
              </w:rPr>
              <w:t>𝐸𝐶</w:t>
            </w:r>
            <w:r w:rsidRPr="00600585">
              <w:rPr>
                <w:rFonts w:ascii="Avenir Book" w:hAnsi="Avenir Book"/>
                <w:b/>
                <w:vertAlign w:val="subscript"/>
              </w:rPr>
              <w:t>,</w:t>
            </w:r>
            <w:r w:rsidRPr="00600585">
              <w:rPr>
                <w:rFonts w:ascii="Cambria Math" w:hAnsi="Cambria Math" w:cs="Cambria Math"/>
                <w:b/>
                <w:vertAlign w:val="subscript"/>
              </w:rPr>
              <w:t>𝑦</w:t>
            </w:r>
          </w:p>
        </w:tc>
        <w:tc>
          <w:tcPr>
            <w:tcW w:w="2340" w:type="dxa"/>
            <w:tcBorders>
              <w:top w:val="single" w:sz="4" w:space="0" w:color="auto"/>
              <w:left w:val="single" w:sz="4" w:space="0" w:color="auto"/>
              <w:bottom w:val="single" w:sz="4" w:space="0" w:color="auto"/>
              <w:right w:val="single" w:sz="4" w:space="0" w:color="auto"/>
            </w:tcBorders>
          </w:tcPr>
          <w:p w14:paraId="43B443D7" w14:textId="77777777" w:rsidR="006F09D9" w:rsidRPr="00600585" w:rsidRDefault="00A2632E" w:rsidP="00600585">
            <w:pPr>
              <w:pStyle w:val="SDMTableBoxParaNotNumbered"/>
              <w:rPr>
                <w:rFonts w:ascii="Avenir Book" w:hAnsi="Avenir Book"/>
                <w:b/>
                <w:sz w:val="22"/>
                <w:szCs w:val="22"/>
              </w:rPr>
            </w:pPr>
            <w:r>
              <w:rPr>
                <w:rFonts w:ascii="Avenir Book" w:hAnsi="Avenir Book"/>
                <w:b/>
                <w:sz w:val="22"/>
                <w:szCs w:val="22"/>
              </w:rPr>
              <w:t>51.72</w:t>
            </w:r>
            <w:r w:rsidR="00600585" w:rsidRPr="00600585">
              <w:rPr>
                <w:rFonts w:ascii="Avenir Book" w:hAnsi="Avenir Book"/>
                <w:b/>
                <w:sz w:val="22"/>
                <w:szCs w:val="22"/>
              </w:rPr>
              <w:t xml:space="preserve"> </w:t>
            </w:r>
            <w:r w:rsidR="00600585">
              <w:rPr>
                <w:rFonts w:ascii="Avenir Book" w:hAnsi="Avenir Book"/>
                <w:b/>
                <w:sz w:val="22"/>
                <w:szCs w:val="22"/>
              </w:rPr>
              <w:t>tCO</w:t>
            </w:r>
            <w:r w:rsidR="00600585" w:rsidRPr="008F3FA9">
              <w:rPr>
                <w:rFonts w:ascii="Avenir Book" w:hAnsi="Avenir Book"/>
                <w:b/>
                <w:sz w:val="22"/>
                <w:szCs w:val="22"/>
                <w:vertAlign w:val="subscript"/>
              </w:rPr>
              <w:t>2</w:t>
            </w:r>
            <w:r w:rsidR="008F3FA9">
              <w:rPr>
                <w:rFonts w:ascii="Avenir Book" w:hAnsi="Avenir Book"/>
                <w:b/>
                <w:sz w:val="22"/>
                <w:szCs w:val="22"/>
              </w:rPr>
              <w:t>e</w:t>
            </w:r>
          </w:p>
        </w:tc>
        <w:tc>
          <w:tcPr>
            <w:tcW w:w="6030" w:type="dxa"/>
            <w:tcBorders>
              <w:top w:val="single" w:sz="4" w:space="0" w:color="auto"/>
              <w:left w:val="single" w:sz="4" w:space="0" w:color="auto"/>
              <w:bottom w:val="single" w:sz="4" w:space="0" w:color="auto"/>
              <w:right w:val="single" w:sz="4" w:space="0" w:color="auto"/>
            </w:tcBorders>
          </w:tcPr>
          <w:p w14:paraId="759B55E9" w14:textId="77777777" w:rsidR="006F09D9" w:rsidRPr="00600585" w:rsidRDefault="00600585" w:rsidP="00676464">
            <w:pPr>
              <w:pStyle w:val="SDMTableBoxParaNotNumbered"/>
              <w:rPr>
                <w:rFonts w:ascii="Avenir Book" w:hAnsi="Avenir Book"/>
                <w:b/>
                <w:sz w:val="22"/>
                <w:szCs w:val="22"/>
              </w:rPr>
            </w:pPr>
            <w:r w:rsidRPr="00600585">
              <w:rPr>
                <w:rFonts w:ascii="Avenir Book" w:hAnsi="Avenir Book"/>
                <w:b/>
                <w:sz w:val="22"/>
                <w:szCs w:val="22"/>
              </w:rPr>
              <w:t>Estimated using above value</w:t>
            </w:r>
          </w:p>
        </w:tc>
      </w:tr>
    </w:tbl>
    <w:p w14:paraId="06058CA8" w14:textId="77777777" w:rsidR="00600585" w:rsidRDefault="00600585" w:rsidP="006F09D9">
      <w:pPr>
        <w:rPr>
          <w:rFonts w:ascii="Avenir Book" w:eastAsia="MS Mincho" w:hAnsi="Avenir Book"/>
        </w:rPr>
      </w:pPr>
    </w:p>
    <w:p w14:paraId="1DF1C4D4" w14:textId="77777777" w:rsidR="00600585" w:rsidRDefault="00600585" w:rsidP="006F09D9">
      <w:pPr>
        <w:rPr>
          <w:rFonts w:ascii="Avenir Book" w:eastAsia="MS Mincho" w:hAnsi="Avenir Book"/>
        </w:rPr>
      </w:pPr>
    </w:p>
    <w:p w14:paraId="5F18AA8B" w14:textId="77777777" w:rsidR="006F09D9" w:rsidRPr="008E54B1" w:rsidRDefault="006F09D9" w:rsidP="006F09D9">
      <w:pPr>
        <w:rPr>
          <w:rFonts w:ascii="Avenir Book" w:eastAsia="MS Mincho" w:hAnsi="Avenir Book"/>
        </w:rPr>
      </w:pPr>
    </w:p>
    <w:p w14:paraId="505372CF" w14:textId="77777777" w:rsidR="006F09D9" w:rsidRDefault="00600585" w:rsidP="006F09D9">
      <w:pPr>
        <w:rPr>
          <w:rFonts w:ascii="Avenir Book" w:eastAsia="MS Mincho" w:hAnsi="Avenir Book"/>
          <w:u w:val="single"/>
        </w:rPr>
      </w:pPr>
      <w:r>
        <w:rPr>
          <w:rFonts w:ascii="Avenir Book" w:eastAsia="MS Mincho" w:hAnsi="Avenir Book"/>
          <w:u w:val="single"/>
        </w:rPr>
        <w:t>P</w:t>
      </w:r>
      <w:r w:rsidR="006F09D9" w:rsidRPr="00FC4AA2">
        <w:rPr>
          <w:rFonts w:ascii="Avenir Book" w:eastAsia="MS Mincho" w:hAnsi="Avenir Book"/>
          <w:u w:val="single"/>
        </w:rPr>
        <w:t>roject emissions from fossil fuel consumption (</w:t>
      </w:r>
      <w:proofErr w:type="spellStart"/>
      <w:proofErr w:type="gramStart"/>
      <w:r w:rsidR="006F09D9" w:rsidRPr="00FC4AA2">
        <w:rPr>
          <w:rFonts w:ascii="Avenir Book" w:eastAsia="MS Mincho" w:hAnsi="Avenir Book"/>
          <w:u w:val="single"/>
        </w:rPr>
        <w:t>PE</w:t>
      </w:r>
      <w:r w:rsidR="006F09D9" w:rsidRPr="00FC4AA2">
        <w:rPr>
          <w:rFonts w:ascii="Avenir Book" w:eastAsia="MS Mincho" w:hAnsi="Avenir Book"/>
          <w:u w:val="single"/>
          <w:vertAlign w:val="subscript"/>
        </w:rPr>
        <w:t>FC,y</w:t>
      </w:r>
      <w:proofErr w:type="spellEnd"/>
      <w:proofErr w:type="gramEnd"/>
      <w:r w:rsidR="006F09D9" w:rsidRPr="00FC4AA2">
        <w:rPr>
          <w:rFonts w:ascii="Avenir Book" w:eastAsia="MS Mincho" w:hAnsi="Avenir Book"/>
          <w:u w:val="single"/>
        </w:rPr>
        <w:t>)</w:t>
      </w:r>
    </w:p>
    <w:p w14:paraId="2C6840A6" w14:textId="77777777" w:rsidR="006F09D9" w:rsidRDefault="006F09D9" w:rsidP="006F09D9">
      <w:pPr>
        <w:rPr>
          <w:rFonts w:ascii="Avenir Book" w:eastAsia="MS Mincho" w:hAnsi="Avenir Book"/>
          <w:u w:val="single"/>
        </w:rPr>
      </w:pPr>
    </w:p>
    <w:p w14:paraId="3684E4CA" w14:textId="77777777" w:rsidR="006F09D9" w:rsidRPr="00B410C0" w:rsidRDefault="006F09D9" w:rsidP="006F09D9">
      <w:pPr>
        <w:rPr>
          <w:rFonts w:ascii="Avenir Book" w:eastAsia="MS Mincho" w:hAnsi="Avenir Book"/>
        </w:rPr>
      </w:pPr>
      <w:r w:rsidRPr="007A000A">
        <w:rPr>
          <w:rFonts w:ascii="Avenir Book" w:eastAsia="MS Mincho" w:hAnsi="Avenir Book"/>
        </w:rPr>
        <w:t>Project emissions from fossil fuel consumption (</w:t>
      </w:r>
      <w:proofErr w:type="spellStart"/>
      <w:proofErr w:type="gramStart"/>
      <w:r w:rsidRPr="007A000A">
        <w:rPr>
          <w:rFonts w:ascii="Avenir Book" w:eastAsia="MS Mincho" w:hAnsi="Avenir Book"/>
        </w:rPr>
        <w:t>PE</w:t>
      </w:r>
      <w:r w:rsidRPr="007A000A">
        <w:rPr>
          <w:rFonts w:ascii="Avenir Book" w:eastAsia="MS Mincho" w:hAnsi="Avenir Book"/>
          <w:vertAlign w:val="subscript"/>
        </w:rPr>
        <w:t>FC,y</w:t>
      </w:r>
      <w:proofErr w:type="spellEnd"/>
      <w:proofErr w:type="gramEnd"/>
      <w:r w:rsidRPr="007A000A">
        <w:rPr>
          <w:rFonts w:ascii="Avenir Book" w:eastAsia="MS Mincho" w:hAnsi="Avenir Book"/>
        </w:rPr>
        <w:t xml:space="preserve">) is </w:t>
      </w:r>
      <w:r w:rsidRPr="00B410C0">
        <w:rPr>
          <w:rFonts w:ascii="Avenir Book" w:eastAsia="MS Mincho" w:hAnsi="Avenir Book"/>
        </w:rPr>
        <w:t>calculated as below:</w:t>
      </w:r>
    </w:p>
    <w:p w14:paraId="2349F3F9" w14:textId="77777777" w:rsidR="00600585" w:rsidRDefault="00600585" w:rsidP="00600585">
      <w:pPr>
        <w:rPr>
          <w:rFonts w:ascii="Avenir Book" w:hAnsi="Avenir Book" w:cs="Tahoma"/>
          <w:szCs w:val="22"/>
          <w:vertAlign w:val="subscript"/>
        </w:rPr>
      </w:pPr>
      <w:proofErr w:type="gramStart"/>
      <w:r w:rsidRPr="00EB0B41">
        <w:rPr>
          <w:rFonts w:ascii="Cambria Math" w:hAnsi="Cambria Math" w:cs="Cambria Math"/>
          <w:szCs w:val="22"/>
        </w:rPr>
        <w:t>𝑃𝐸</w:t>
      </w:r>
      <w:r w:rsidRPr="00EB0B41">
        <w:rPr>
          <w:rFonts w:ascii="Cambria Math" w:hAnsi="Cambria Math" w:cs="Cambria Math"/>
          <w:szCs w:val="22"/>
          <w:vertAlign w:val="subscript"/>
        </w:rPr>
        <w:t>𝐹𝐶</w:t>
      </w:r>
      <w:r w:rsidRPr="00EB0B41">
        <w:rPr>
          <w:rFonts w:ascii="Avenir Book" w:hAnsi="Avenir Book"/>
          <w:szCs w:val="22"/>
          <w:vertAlign w:val="subscript"/>
        </w:rPr>
        <w:t>,,</w:t>
      </w:r>
      <w:proofErr w:type="gramEnd"/>
      <w:r w:rsidRPr="00EB0B41">
        <w:rPr>
          <w:rFonts w:ascii="Avenir Book" w:hAnsi="Avenir Book"/>
          <w:szCs w:val="22"/>
          <w:vertAlign w:val="subscript"/>
        </w:rPr>
        <w:t xml:space="preserve"> </w:t>
      </w:r>
      <w:r w:rsidRPr="00EB0B41">
        <w:rPr>
          <w:rFonts w:ascii="Avenir Book" w:hAnsi="Avenir Book"/>
          <w:szCs w:val="22"/>
        </w:rPr>
        <w:t xml:space="preserve">= </w:t>
      </w:r>
      <w:r w:rsidRPr="00EB0B41">
        <w:rPr>
          <w:rFonts w:ascii="Cambria Math" w:hAnsi="Cambria Math" w:cs="Cambria Math"/>
          <w:szCs w:val="22"/>
        </w:rPr>
        <w:t>𝐹𝐶</w:t>
      </w:r>
      <w:r w:rsidRPr="00EB0B41">
        <w:rPr>
          <w:rFonts w:ascii="Avenir Book" w:hAnsi="Avenir Book" w:cs="Cambria Math"/>
          <w:szCs w:val="22"/>
          <w:vertAlign w:val="subscript"/>
        </w:rPr>
        <w:t>diesel</w:t>
      </w:r>
      <w:r w:rsidRPr="00EB0B41">
        <w:rPr>
          <w:rFonts w:ascii="Avenir Book" w:hAnsi="Avenir Book"/>
          <w:szCs w:val="22"/>
          <w:vertAlign w:val="subscript"/>
        </w:rPr>
        <w:t>,</w:t>
      </w:r>
      <w:r w:rsidRPr="00EB0B41">
        <w:rPr>
          <w:rFonts w:ascii="Cambria Math" w:hAnsi="Cambria Math" w:cs="Cambria Math"/>
          <w:szCs w:val="22"/>
          <w:vertAlign w:val="subscript"/>
        </w:rPr>
        <w:t>𝑦</w:t>
      </w:r>
      <w:r w:rsidRPr="00EB0B41">
        <w:rPr>
          <w:rFonts w:ascii="Avenir Book" w:hAnsi="Avenir Book" w:cs="Cambria Math"/>
          <w:szCs w:val="22"/>
          <w:vertAlign w:val="subscript"/>
        </w:rPr>
        <w:t xml:space="preserve"> </w:t>
      </w:r>
      <w:r w:rsidRPr="00EB0B41">
        <w:rPr>
          <w:rFonts w:ascii="Avenir Book" w:hAnsi="Avenir Book" w:cs="Cambria Math"/>
          <w:szCs w:val="22"/>
        </w:rPr>
        <w:t xml:space="preserve">x </w:t>
      </w:r>
      <w:r w:rsidRPr="00EB0B41">
        <w:rPr>
          <w:rFonts w:ascii="Cambria Math" w:hAnsi="Cambria Math" w:cs="Cambria Math"/>
          <w:szCs w:val="22"/>
        </w:rPr>
        <w:t>𝑁𝐶𝑉</w:t>
      </w:r>
      <w:r w:rsidRPr="00EB0B41">
        <w:rPr>
          <w:rFonts w:ascii="Avenir Book" w:hAnsi="Avenir Book" w:cs="Cambria Math"/>
          <w:szCs w:val="22"/>
          <w:vertAlign w:val="subscript"/>
        </w:rPr>
        <w:t>diesel</w:t>
      </w:r>
      <w:r w:rsidRPr="00EB0B41">
        <w:rPr>
          <w:rFonts w:ascii="Avenir Book" w:hAnsi="Avenir Book"/>
          <w:szCs w:val="22"/>
          <w:vertAlign w:val="subscript"/>
        </w:rPr>
        <w:t>,</w:t>
      </w:r>
      <w:r w:rsidRPr="00EB0B41">
        <w:rPr>
          <w:rFonts w:ascii="Cambria Math" w:hAnsi="Cambria Math" w:cs="Cambria Math"/>
          <w:szCs w:val="22"/>
          <w:vertAlign w:val="subscript"/>
        </w:rPr>
        <w:t>𝑦</w:t>
      </w:r>
      <w:r w:rsidRPr="00EB0B41">
        <w:rPr>
          <w:rFonts w:ascii="Avenir Book" w:hAnsi="Avenir Book"/>
          <w:szCs w:val="22"/>
          <w:vertAlign w:val="subscript"/>
        </w:rPr>
        <w:t xml:space="preserve"> </w:t>
      </w:r>
      <w:r w:rsidRPr="00EB0B41">
        <w:rPr>
          <w:rFonts w:ascii="Avenir Book" w:hAnsi="Avenir Book"/>
          <w:szCs w:val="22"/>
        </w:rPr>
        <w:t xml:space="preserve">× </w:t>
      </w:r>
      <w:r w:rsidRPr="00EB0B41">
        <w:rPr>
          <w:rFonts w:ascii="Cambria Math" w:hAnsi="Cambria Math" w:cs="Cambria Math"/>
          <w:szCs w:val="22"/>
        </w:rPr>
        <w:t>𝐸𝐹</w:t>
      </w:r>
      <w:r w:rsidRPr="00EB0B41">
        <w:rPr>
          <w:rFonts w:ascii="Cambria Math" w:hAnsi="Cambria Math" w:cs="Cambria Math"/>
          <w:szCs w:val="22"/>
          <w:vertAlign w:val="subscript"/>
        </w:rPr>
        <w:t>𝐶𝑂</w:t>
      </w:r>
      <w:r w:rsidRPr="00EB0B41">
        <w:rPr>
          <w:rFonts w:ascii="Avenir Book" w:hAnsi="Avenir Book"/>
          <w:szCs w:val="22"/>
          <w:vertAlign w:val="subscript"/>
        </w:rPr>
        <w:t>2,</w:t>
      </w:r>
      <w:r w:rsidRPr="00EB0B41">
        <w:rPr>
          <w:rFonts w:ascii="Avenir Book" w:hAnsi="Avenir Book" w:cs="Cambria Math"/>
          <w:szCs w:val="22"/>
          <w:vertAlign w:val="subscript"/>
        </w:rPr>
        <w:t>diesel</w:t>
      </w:r>
      <w:r w:rsidRPr="00EB0B41">
        <w:rPr>
          <w:rFonts w:ascii="Avenir Book" w:hAnsi="Avenir Book"/>
          <w:szCs w:val="22"/>
          <w:vertAlign w:val="subscript"/>
        </w:rPr>
        <w:t>,</w:t>
      </w:r>
      <w:r w:rsidRPr="00EB0B41">
        <w:rPr>
          <w:rFonts w:ascii="Avenir Book" w:hAnsi="Avenir Book" w:cs="Tahoma"/>
          <w:szCs w:val="22"/>
          <w:vertAlign w:val="subscript"/>
        </w:rPr>
        <w:t>y</w:t>
      </w:r>
    </w:p>
    <w:p w14:paraId="67216215" w14:textId="77777777" w:rsidR="00F43FD1" w:rsidRPr="00EB0B41" w:rsidRDefault="00F43FD1" w:rsidP="00600585">
      <w:pPr>
        <w:rPr>
          <w:rFonts w:ascii="Avenir Book" w:hAnsi="Avenir Book" w:cs="Tahoma"/>
          <w:szCs w:val="22"/>
          <w:vertAlign w:val="subscript"/>
        </w:rPr>
      </w:pPr>
    </w:p>
    <w:p w14:paraId="06BCBC8A" w14:textId="77777777" w:rsidR="006F09D9" w:rsidRPr="00F43FD1" w:rsidRDefault="00F43FD1" w:rsidP="006F09D9">
      <w:pPr>
        <w:rPr>
          <w:rFonts w:ascii="Avenir Book" w:eastAsia="MS Mincho" w:hAnsi="Avenir Book"/>
          <w:szCs w:val="22"/>
        </w:rPr>
      </w:pPr>
      <w:r w:rsidRPr="00EB0B41">
        <w:rPr>
          <w:rFonts w:ascii="Cambria Math" w:hAnsi="Cambria Math" w:cs="Cambria Math"/>
          <w:szCs w:val="22"/>
        </w:rPr>
        <w:t>𝐹𝐶</w:t>
      </w:r>
      <w:r w:rsidRPr="00EB0B41">
        <w:rPr>
          <w:rFonts w:ascii="Avenir Book" w:hAnsi="Avenir Book" w:cs="Cambria Math"/>
          <w:szCs w:val="22"/>
          <w:vertAlign w:val="subscript"/>
        </w:rPr>
        <w:t>diesel</w:t>
      </w:r>
      <w:r w:rsidRPr="00EB0B41">
        <w:rPr>
          <w:rFonts w:ascii="Avenir Book" w:hAnsi="Avenir Book"/>
          <w:szCs w:val="22"/>
          <w:vertAlign w:val="subscript"/>
        </w:rPr>
        <w:t>,</w:t>
      </w:r>
      <w:r>
        <w:rPr>
          <w:rFonts w:ascii="Cambria Math" w:hAnsi="Cambria Math" w:cs="Cambria Math"/>
          <w:szCs w:val="22"/>
          <w:vertAlign w:val="subscript"/>
        </w:rPr>
        <w:t xml:space="preserve"> </w:t>
      </w:r>
      <w:r>
        <w:rPr>
          <w:rFonts w:ascii="Cambria Math" w:hAnsi="Cambria Math" w:cs="Cambria Math"/>
          <w:szCs w:val="22"/>
        </w:rPr>
        <w:t xml:space="preserve">= </w:t>
      </w:r>
      <w:proofErr w:type="spellStart"/>
      <w:proofErr w:type="gramStart"/>
      <w:r>
        <w:rPr>
          <w:rFonts w:ascii="Cambria Math" w:hAnsi="Cambria Math" w:cs="Cambria Math"/>
          <w:szCs w:val="22"/>
        </w:rPr>
        <w:t>FC</w:t>
      </w:r>
      <w:r w:rsidRPr="00F43FD1">
        <w:rPr>
          <w:rFonts w:ascii="Cambria Math" w:hAnsi="Cambria Math" w:cs="Cambria Math"/>
          <w:szCs w:val="22"/>
          <w:vertAlign w:val="subscript"/>
        </w:rPr>
        <w:t>disel,v</w:t>
      </w:r>
      <w:proofErr w:type="gramEnd"/>
      <w:r w:rsidRPr="00F43FD1">
        <w:rPr>
          <w:rFonts w:ascii="Cambria Math" w:hAnsi="Cambria Math" w:cs="Cambria Math"/>
          <w:szCs w:val="22"/>
          <w:vertAlign w:val="subscript"/>
        </w:rPr>
        <w:t>,y</w:t>
      </w:r>
      <w:proofErr w:type="spellEnd"/>
      <w:r>
        <w:rPr>
          <w:rFonts w:ascii="Cambria Math" w:hAnsi="Cambria Math" w:cs="Cambria Math"/>
          <w:szCs w:val="22"/>
          <w:vertAlign w:val="subscript"/>
        </w:rPr>
        <w:t xml:space="preserve"> </w:t>
      </w:r>
      <w:r>
        <w:rPr>
          <w:rFonts w:ascii="Cambria Math" w:hAnsi="Cambria Math" w:cs="Cambria Math"/>
          <w:szCs w:val="22"/>
        </w:rPr>
        <w:t>*</w:t>
      </w:r>
      <w:proofErr w:type="spellStart"/>
      <w:r>
        <w:rPr>
          <w:rFonts w:ascii="Cambria Math" w:hAnsi="Cambria Math" w:cs="Cambria Math"/>
          <w:szCs w:val="22"/>
        </w:rPr>
        <w:t>D</w:t>
      </w:r>
      <w:r w:rsidRPr="00F43FD1">
        <w:rPr>
          <w:rFonts w:ascii="Cambria Math" w:hAnsi="Cambria Math" w:cs="Cambria Math"/>
          <w:szCs w:val="22"/>
          <w:vertAlign w:val="subscript"/>
        </w:rPr>
        <w:t>diesel</w:t>
      </w:r>
      <w:proofErr w:type="spellEnd"/>
      <w:r>
        <w:rPr>
          <w:rFonts w:ascii="Cambria Math" w:hAnsi="Cambria Math" w:cs="Cambria Math"/>
          <w:szCs w:val="22"/>
        </w:rPr>
        <w:t xml:space="preserve"> </w:t>
      </w:r>
    </w:p>
    <w:tbl>
      <w:tblPr>
        <w:tblStyle w:val="SDMMethTableEquationParameters"/>
        <w:tblW w:w="973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097"/>
        <w:gridCol w:w="5940"/>
      </w:tblGrid>
      <w:tr w:rsidR="006F09D9" w:rsidRPr="00EB0B41" w14:paraId="4B169A5B" w14:textId="77777777" w:rsidTr="00600585">
        <w:tc>
          <w:tcPr>
            <w:tcW w:w="1701" w:type="dxa"/>
            <w:vAlign w:val="top"/>
          </w:tcPr>
          <w:p w14:paraId="1199A5BF" w14:textId="77777777" w:rsidR="006F09D9" w:rsidRPr="00600585" w:rsidRDefault="00600585" w:rsidP="00676464">
            <w:pPr>
              <w:pStyle w:val="SDMTableBoxParaNotNumbered"/>
              <w:rPr>
                <w:rFonts w:ascii="Avenir Book" w:hAnsi="Avenir Book"/>
                <w:b/>
                <w:iCs/>
                <w:sz w:val="22"/>
                <w:szCs w:val="22"/>
              </w:rPr>
            </w:pPr>
            <w:r w:rsidRPr="00600585">
              <w:rPr>
                <w:rFonts w:ascii="Avenir Book" w:hAnsi="Avenir Book"/>
                <w:b/>
                <w:iCs/>
                <w:sz w:val="22"/>
                <w:szCs w:val="22"/>
              </w:rPr>
              <w:t xml:space="preserve">Parameter </w:t>
            </w:r>
          </w:p>
        </w:tc>
        <w:tc>
          <w:tcPr>
            <w:tcW w:w="2097" w:type="dxa"/>
            <w:vAlign w:val="top"/>
          </w:tcPr>
          <w:p w14:paraId="4E7838EC" w14:textId="77777777" w:rsidR="006F09D9" w:rsidRPr="00600585" w:rsidRDefault="00600585" w:rsidP="00676464">
            <w:pPr>
              <w:pStyle w:val="SDMTableBoxParaNotNumbered"/>
              <w:rPr>
                <w:rFonts w:ascii="Avenir Book" w:hAnsi="Avenir Book"/>
                <w:b/>
                <w:sz w:val="22"/>
                <w:szCs w:val="22"/>
              </w:rPr>
            </w:pPr>
            <w:r w:rsidRPr="00600585">
              <w:rPr>
                <w:rFonts w:ascii="Avenir Book" w:hAnsi="Avenir Book"/>
                <w:b/>
                <w:sz w:val="22"/>
                <w:szCs w:val="22"/>
              </w:rPr>
              <w:t xml:space="preserve">Value considered for ex-ante calculation </w:t>
            </w:r>
          </w:p>
        </w:tc>
        <w:tc>
          <w:tcPr>
            <w:tcW w:w="5940" w:type="dxa"/>
            <w:vAlign w:val="top"/>
          </w:tcPr>
          <w:p w14:paraId="752C99D6" w14:textId="77777777" w:rsidR="006F09D9" w:rsidRPr="00600585" w:rsidRDefault="00600585" w:rsidP="00676464">
            <w:pPr>
              <w:pStyle w:val="SDMTableBoxParaNotNumbered"/>
              <w:rPr>
                <w:rFonts w:ascii="Avenir Book" w:hAnsi="Avenir Book"/>
                <w:b/>
                <w:sz w:val="22"/>
                <w:szCs w:val="22"/>
              </w:rPr>
            </w:pPr>
            <w:r w:rsidRPr="00600585">
              <w:rPr>
                <w:rFonts w:ascii="Avenir Book" w:hAnsi="Avenir Book"/>
                <w:b/>
                <w:sz w:val="22"/>
                <w:szCs w:val="22"/>
              </w:rPr>
              <w:t xml:space="preserve">Source </w:t>
            </w:r>
          </w:p>
        </w:tc>
      </w:tr>
      <w:tr w:rsidR="006F09D9" w:rsidRPr="00EB0B41" w14:paraId="3BFCF28E" w14:textId="77777777" w:rsidTr="00600585">
        <w:tc>
          <w:tcPr>
            <w:tcW w:w="1701" w:type="dxa"/>
            <w:vAlign w:val="top"/>
          </w:tcPr>
          <w:p w14:paraId="3D2C7963" w14:textId="77777777" w:rsidR="006F09D9" w:rsidRPr="00EB0B41" w:rsidRDefault="006F09D9" w:rsidP="00676464">
            <w:pPr>
              <w:pStyle w:val="SDMTableBoxParaNotNumbered"/>
              <w:rPr>
                <w:rFonts w:ascii="Avenir Book" w:hAnsi="Avenir Book"/>
                <w:iCs/>
                <w:snapToGrid w:val="0"/>
                <w:sz w:val="22"/>
                <w:szCs w:val="22"/>
              </w:rPr>
            </w:pPr>
            <w:r w:rsidRPr="00EB0B41">
              <w:rPr>
                <w:rFonts w:ascii="Cambria Math" w:hAnsi="Cambria Math" w:cs="Cambria Math"/>
                <w:sz w:val="22"/>
                <w:szCs w:val="22"/>
              </w:rPr>
              <w:t>𝐹𝐶</w:t>
            </w:r>
            <w:proofErr w:type="spellStart"/>
            <w:proofErr w:type="gramStart"/>
            <w:r w:rsidR="00600585">
              <w:rPr>
                <w:rFonts w:ascii="Cambria Math" w:hAnsi="Cambria Math" w:cs="Cambria Math"/>
                <w:sz w:val="22"/>
                <w:szCs w:val="22"/>
                <w:vertAlign w:val="subscript"/>
              </w:rPr>
              <w:t>diesel</w:t>
            </w:r>
            <w:r w:rsidRPr="00EB0B41">
              <w:rPr>
                <w:rFonts w:ascii="Avenir Book" w:hAnsi="Avenir Book"/>
                <w:sz w:val="22"/>
                <w:szCs w:val="22"/>
                <w:vertAlign w:val="subscript"/>
              </w:rPr>
              <w:t>,</w:t>
            </w:r>
            <w:r w:rsidR="00F43FD1">
              <w:rPr>
                <w:rFonts w:ascii="Avenir Book" w:hAnsi="Avenir Book"/>
                <w:sz w:val="22"/>
                <w:szCs w:val="22"/>
                <w:vertAlign w:val="subscript"/>
              </w:rPr>
              <w:t>v</w:t>
            </w:r>
            <w:proofErr w:type="spellEnd"/>
            <w:proofErr w:type="gramEnd"/>
            <w:r w:rsidR="00F43FD1">
              <w:rPr>
                <w:rFonts w:ascii="Avenir Book" w:hAnsi="Avenir Book"/>
                <w:sz w:val="22"/>
                <w:szCs w:val="22"/>
                <w:vertAlign w:val="subscript"/>
              </w:rPr>
              <w:t>,</w:t>
            </w:r>
            <w:r w:rsidRPr="00EB0B41">
              <w:rPr>
                <w:rFonts w:ascii="Cambria Math" w:hAnsi="Cambria Math" w:cs="Cambria Math"/>
                <w:sz w:val="22"/>
                <w:szCs w:val="22"/>
                <w:vertAlign w:val="subscript"/>
              </w:rPr>
              <w:t>𝑦</w:t>
            </w:r>
            <w:r w:rsidRPr="00EB0B41">
              <w:rPr>
                <w:rFonts w:ascii="Avenir Book" w:hAnsi="Avenir Book"/>
                <w:sz w:val="22"/>
                <w:szCs w:val="22"/>
              </w:rPr>
              <w:t xml:space="preserve"> </w:t>
            </w:r>
          </w:p>
        </w:tc>
        <w:tc>
          <w:tcPr>
            <w:tcW w:w="2097" w:type="dxa"/>
            <w:vAlign w:val="top"/>
          </w:tcPr>
          <w:p w14:paraId="6E39AD1E" w14:textId="77777777" w:rsidR="006F09D9" w:rsidRPr="00EE77BF" w:rsidRDefault="00600585" w:rsidP="00676464">
            <w:pPr>
              <w:pStyle w:val="SDMTableBoxParaNotNumbered"/>
              <w:rPr>
                <w:rFonts w:ascii="Avenir Book" w:hAnsi="Avenir Book"/>
                <w:snapToGrid w:val="0"/>
                <w:sz w:val="22"/>
                <w:szCs w:val="22"/>
              </w:rPr>
            </w:pPr>
            <w:r w:rsidRPr="00EE77BF">
              <w:rPr>
                <w:rFonts w:ascii="Avenir Book" w:hAnsi="Avenir Book"/>
                <w:snapToGrid w:val="0"/>
                <w:sz w:val="22"/>
                <w:szCs w:val="22"/>
              </w:rPr>
              <w:t xml:space="preserve">25,000 </w:t>
            </w:r>
            <w:proofErr w:type="spellStart"/>
            <w:r w:rsidRPr="00EE77BF">
              <w:rPr>
                <w:rFonts w:ascii="Avenir Book" w:hAnsi="Avenir Book"/>
                <w:snapToGrid w:val="0"/>
                <w:sz w:val="22"/>
                <w:szCs w:val="22"/>
              </w:rPr>
              <w:t>liter</w:t>
            </w:r>
            <w:proofErr w:type="spellEnd"/>
            <w:r w:rsidRPr="00EE77BF">
              <w:rPr>
                <w:rFonts w:ascii="Avenir Book" w:hAnsi="Avenir Book"/>
                <w:snapToGrid w:val="0"/>
                <w:sz w:val="22"/>
                <w:szCs w:val="22"/>
              </w:rPr>
              <w:t xml:space="preserve"> </w:t>
            </w:r>
          </w:p>
        </w:tc>
        <w:tc>
          <w:tcPr>
            <w:tcW w:w="5940" w:type="dxa"/>
            <w:vAlign w:val="top"/>
          </w:tcPr>
          <w:p w14:paraId="35B35627" w14:textId="77777777" w:rsidR="006F09D9" w:rsidRPr="00EB0B41" w:rsidRDefault="00600585" w:rsidP="00676464">
            <w:pPr>
              <w:pStyle w:val="SDMTableBoxParaNotNumbered"/>
              <w:rPr>
                <w:rFonts w:ascii="Avenir Book" w:hAnsi="Avenir Book"/>
                <w:snapToGrid w:val="0"/>
                <w:sz w:val="22"/>
                <w:szCs w:val="22"/>
              </w:rPr>
            </w:pPr>
            <w:r>
              <w:rPr>
                <w:rFonts w:ascii="Avenir Book" w:hAnsi="Avenir Book"/>
                <w:snapToGrid w:val="0"/>
                <w:sz w:val="22"/>
                <w:szCs w:val="22"/>
              </w:rPr>
              <w:t xml:space="preserve">Conservative assumption based on historic consumption. </w:t>
            </w:r>
          </w:p>
        </w:tc>
      </w:tr>
      <w:tr w:rsidR="00F43FD1" w:rsidRPr="00EB0B41" w14:paraId="710488D2" w14:textId="77777777" w:rsidTr="00600585">
        <w:tc>
          <w:tcPr>
            <w:tcW w:w="1701" w:type="dxa"/>
            <w:vAlign w:val="top"/>
          </w:tcPr>
          <w:p w14:paraId="71F20A00" w14:textId="77777777" w:rsidR="00F43FD1" w:rsidRPr="00EB0B41" w:rsidRDefault="00F43FD1" w:rsidP="00676464">
            <w:pPr>
              <w:pStyle w:val="SDMTableBoxParaNotNumbered"/>
              <w:rPr>
                <w:rFonts w:ascii="Cambria Math" w:hAnsi="Cambria Math" w:cs="Cambria Math"/>
                <w:sz w:val="22"/>
                <w:szCs w:val="22"/>
              </w:rPr>
            </w:pPr>
            <w:proofErr w:type="spellStart"/>
            <w:r>
              <w:rPr>
                <w:rFonts w:ascii="Cambria Math" w:hAnsi="Cambria Math" w:cs="Cambria Math"/>
                <w:szCs w:val="22"/>
              </w:rPr>
              <w:t>D</w:t>
            </w:r>
            <w:r w:rsidRPr="00F43FD1">
              <w:rPr>
                <w:rFonts w:ascii="Cambria Math" w:hAnsi="Cambria Math" w:cs="Cambria Math"/>
                <w:szCs w:val="22"/>
                <w:vertAlign w:val="subscript"/>
              </w:rPr>
              <w:t>diesel</w:t>
            </w:r>
            <w:proofErr w:type="spellEnd"/>
          </w:p>
        </w:tc>
        <w:tc>
          <w:tcPr>
            <w:tcW w:w="2097" w:type="dxa"/>
            <w:vAlign w:val="top"/>
          </w:tcPr>
          <w:p w14:paraId="6D7688B9" w14:textId="77777777" w:rsidR="00F43FD1" w:rsidRPr="00EE77BF" w:rsidRDefault="00F43FD1" w:rsidP="00676464">
            <w:pPr>
              <w:pStyle w:val="SDMTableBoxParaNotNumbered"/>
              <w:rPr>
                <w:rFonts w:ascii="Avenir Book" w:hAnsi="Avenir Book"/>
                <w:snapToGrid w:val="0"/>
                <w:sz w:val="22"/>
                <w:szCs w:val="22"/>
              </w:rPr>
            </w:pPr>
            <w:r w:rsidRPr="00EE77BF">
              <w:rPr>
                <w:rFonts w:ascii="Avenir Book" w:hAnsi="Avenir Book"/>
                <w:snapToGrid w:val="0"/>
                <w:sz w:val="22"/>
                <w:szCs w:val="22"/>
              </w:rPr>
              <w:t>0.832 kg/l</w:t>
            </w:r>
          </w:p>
        </w:tc>
        <w:tc>
          <w:tcPr>
            <w:tcW w:w="5940" w:type="dxa"/>
            <w:vAlign w:val="top"/>
          </w:tcPr>
          <w:p w14:paraId="7768229B" w14:textId="77777777" w:rsidR="00F43FD1" w:rsidRDefault="002F2BF9" w:rsidP="00676464">
            <w:pPr>
              <w:pStyle w:val="SDMTableBoxParaNotNumbered"/>
              <w:rPr>
                <w:rFonts w:ascii="Avenir Book" w:hAnsi="Avenir Book"/>
                <w:snapToGrid w:val="0"/>
                <w:sz w:val="22"/>
                <w:szCs w:val="22"/>
              </w:rPr>
            </w:pPr>
            <w:r>
              <w:rPr>
                <w:rFonts w:ascii="Avenir Book" w:hAnsi="Avenir Book"/>
                <w:snapToGrid w:val="0"/>
                <w:sz w:val="22"/>
                <w:szCs w:val="22"/>
              </w:rPr>
              <w:t>IPCC default value. Fixed ex-ante</w:t>
            </w:r>
          </w:p>
        </w:tc>
      </w:tr>
      <w:tr w:rsidR="006F09D9" w:rsidRPr="00EB0B41" w14:paraId="3E41BF2D" w14:textId="77777777" w:rsidTr="00600585">
        <w:tc>
          <w:tcPr>
            <w:tcW w:w="1701" w:type="dxa"/>
            <w:vAlign w:val="top"/>
          </w:tcPr>
          <w:p w14:paraId="5601CB83" w14:textId="77777777" w:rsidR="006F09D9" w:rsidRPr="00EB0B41" w:rsidRDefault="006F09D9" w:rsidP="00676464">
            <w:pPr>
              <w:pStyle w:val="SDMTableBoxParaNotNumbered"/>
              <w:rPr>
                <w:rFonts w:ascii="Avenir Book" w:hAnsi="Avenir Book"/>
                <w:sz w:val="22"/>
                <w:szCs w:val="22"/>
              </w:rPr>
            </w:pPr>
            <w:r w:rsidRPr="00EB0B41">
              <w:rPr>
                <w:rFonts w:ascii="Cambria Math" w:hAnsi="Cambria Math" w:cs="Cambria Math"/>
                <w:sz w:val="22"/>
                <w:szCs w:val="22"/>
              </w:rPr>
              <w:t>𝑁𝐶𝑉</w:t>
            </w:r>
            <w:proofErr w:type="gramStart"/>
            <w:r w:rsidR="00600585">
              <w:rPr>
                <w:rFonts w:ascii="Cambria Math" w:hAnsi="Cambria Math" w:cs="Cambria Math"/>
                <w:sz w:val="22"/>
                <w:szCs w:val="22"/>
                <w:vertAlign w:val="subscript"/>
              </w:rPr>
              <w:t>diesel</w:t>
            </w:r>
            <w:r w:rsidRPr="00EB0B41">
              <w:rPr>
                <w:rFonts w:ascii="Avenir Book" w:hAnsi="Avenir Book"/>
                <w:sz w:val="22"/>
                <w:szCs w:val="22"/>
                <w:vertAlign w:val="subscript"/>
              </w:rPr>
              <w:t>,</w:t>
            </w:r>
            <w:r w:rsidRPr="00EB0B41">
              <w:rPr>
                <w:rFonts w:ascii="Cambria Math" w:hAnsi="Cambria Math" w:cs="Cambria Math"/>
                <w:sz w:val="22"/>
                <w:szCs w:val="22"/>
                <w:vertAlign w:val="subscript"/>
              </w:rPr>
              <w:t>𝑦</w:t>
            </w:r>
            <w:proofErr w:type="gramEnd"/>
            <w:r w:rsidRPr="00EB0B41">
              <w:rPr>
                <w:rFonts w:ascii="Avenir Book" w:hAnsi="Avenir Book"/>
                <w:sz w:val="22"/>
                <w:szCs w:val="22"/>
                <w:vertAlign w:val="subscript"/>
              </w:rPr>
              <w:t xml:space="preserve"> </w:t>
            </w:r>
          </w:p>
        </w:tc>
        <w:tc>
          <w:tcPr>
            <w:tcW w:w="2097" w:type="dxa"/>
            <w:vAlign w:val="top"/>
          </w:tcPr>
          <w:p w14:paraId="1DE937BC" w14:textId="77777777" w:rsidR="006F09D9" w:rsidRPr="00EB0B41" w:rsidRDefault="00F43FD1" w:rsidP="00676464">
            <w:pPr>
              <w:pStyle w:val="SDMTableBoxParaNotNumbered"/>
              <w:rPr>
                <w:rFonts w:ascii="Avenir Book" w:hAnsi="Avenir Book"/>
                <w:sz w:val="22"/>
                <w:szCs w:val="22"/>
              </w:rPr>
            </w:pPr>
            <w:r>
              <w:rPr>
                <w:rFonts w:ascii="Avenir Book" w:hAnsi="Avenir Book"/>
                <w:sz w:val="22"/>
                <w:szCs w:val="22"/>
              </w:rPr>
              <w:t>43.33 TJ/Gg</w:t>
            </w:r>
          </w:p>
        </w:tc>
        <w:tc>
          <w:tcPr>
            <w:tcW w:w="5940" w:type="dxa"/>
            <w:vAlign w:val="top"/>
          </w:tcPr>
          <w:p w14:paraId="170BE44B" w14:textId="77777777" w:rsidR="006F09D9" w:rsidRPr="00EB0B41" w:rsidRDefault="002F2BF9" w:rsidP="00676464">
            <w:pPr>
              <w:pStyle w:val="SDMTableBoxParaNotNumbered"/>
              <w:rPr>
                <w:rFonts w:ascii="Avenir Book" w:hAnsi="Avenir Book"/>
                <w:iCs/>
                <w:sz w:val="22"/>
                <w:szCs w:val="22"/>
              </w:rPr>
            </w:pPr>
            <w:r>
              <w:rPr>
                <w:rFonts w:ascii="Avenir Book" w:hAnsi="Avenir Book"/>
                <w:snapToGrid w:val="0"/>
                <w:sz w:val="22"/>
                <w:szCs w:val="22"/>
              </w:rPr>
              <w:t>IPCC default value</w:t>
            </w:r>
          </w:p>
        </w:tc>
      </w:tr>
      <w:tr w:rsidR="006F09D9" w:rsidRPr="00EB0B41" w14:paraId="4B50F74C" w14:textId="77777777" w:rsidTr="00600585">
        <w:tc>
          <w:tcPr>
            <w:tcW w:w="1701" w:type="dxa"/>
            <w:vAlign w:val="top"/>
          </w:tcPr>
          <w:p w14:paraId="7B500872" w14:textId="77777777" w:rsidR="006F09D9" w:rsidRPr="00EB0B41" w:rsidRDefault="006F09D9" w:rsidP="00600585">
            <w:pPr>
              <w:pStyle w:val="SDMTableBoxParaNotNumbered"/>
              <w:rPr>
                <w:rFonts w:ascii="Avenir Book" w:hAnsi="Avenir Book" w:cs="Cambria Math"/>
                <w:sz w:val="22"/>
                <w:szCs w:val="22"/>
              </w:rPr>
            </w:pPr>
            <w:r w:rsidRPr="00EB0B41">
              <w:rPr>
                <w:rFonts w:ascii="Cambria Math" w:hAnsi="Cambria Math" w:cs="Cambria Math"/>
                <w:sz w:val="22"/>
                <w:szCs w:val="22"/>
              </w:rPr>
              <w:t>𝐸𝐹</w:t>
            </w:r>
            <w:r w:rsidRPr="00EB0B41">
              <w:rPr>
                <w:rFonts w:ascii="Cambria Math" w:hAnsi="Cambria Math" w:cs="Cambria Math"/>
                <w:sz w:val="22"/>
                <w:szCs w:val="22"/>
                <w:vertAlign w:val="subscript"/>
              </w:rPr>
              <w:t>𝐶𝑂</w:t>
            </w:r>
            <w:proofErr w:type="gramStart"/>
            <w:r w:rsidRPr="00EB0B41">
              <w:rPr>
                <w:rFonts w:ascii="Avenir Book" w:hAnsi="Avenir Book"/>
                <w:sz w:val="22"/>
                <w:szCs w:val="22"/>
                <w:vertAlign w:val="subscript"/>
              </w:rPr>
              <w:t>2,</w:t>
            </w:r>
            <w:r w:rsidR="00600585">
              <w:rPr>
                <w:rFonts w:ascii="Cambria Math" w:hAnsi="Cambria Math" w:cs="Cambria Math"/>
                <w:sz w:val="22"/>
                <w:szCs w:val="22"/>
                <w:vertAlign w:val="subscript"/>
              </w:rPr>
              <w:t>diesel</w:t>
            </w:r>
            <w:proofErr w:type="gramEnd"/>
            <w:r w:rsidRPr="00EB0B41">
              <w:rPr>
                <w:rFonts w:ascii="Avenir Book" w:hAnsi="Avenir Book"/>
                <w:sz w:val="22"/>
                <w:szCs w:val="22"/>
                <w:vertAlign w:val="subscript"/>
              </w:rPr>
              <w:t>,</w:t>
            </w:r>
            <w:r w:rsidRPr="00EB0B41">
              <w:rPr>
                <w:rFonts w:ascii="Avenir Book" w:hAnsi="Avenir Book" w:cs="Tahoma"/>
                <w:sz w:val="22"/>
                <w:szCs w:val="22"/>
                <w:vertAlign w:val="subscript"/>
              </w:rPr>
              <w:t>y</w:t>
            </w:r>
          </w:p>
        </w:tc>
        <w:tc>
          <w:tcPr>
            <w:tcW w:w="2097" w:type="dxa"/>
            <w:vAlign w:val="top"/>
          </w:tcPr>
          <w:p w14:paraId="4860FB38" w14:textId="77777777" w:rsidR="006F09D9" w:rsidRPr="00EB0B41" w:rsidRDefault="002F2BF9" w:rsidP="002F2BF9">
            <w:pPr>
              <w:pStyle w:val="SDMTableBoxParaNotNumbered"/>
              <w:rPr>
                <w:rFonts w:ascii="Avenir Book" w:hAnsi="Avenir Book"/>
                <w:sz w:val="22"/>
                <w:szCs w:val="22"/>
              </w:rPr>
            </w:pPr>
            <w:proofErr w:type="gramStart"/>
            <w:r>
              <w:rPr>
                <w:rFonts w:ascii="Avenir Book" w:hAnsi="Avenir Book"/>
              </w:rPr>
              <w:t>74.8</w:t>
            </w:r>
            <w:r w:rsidR="00F43FD1">
              <w:rPr>
                <w:rFonts w:ascii="Avenir Book" w:hAnsi="Avenir Book"/>
              </w:rPr>
              <w:t xml:space="preserve"> </w:t>
            </w:r>
            <w:r w:rsidR="00826178">
              <w:rPr>
                <w:rFonts w:ascii="Avenir Book" w:hAnsi="Avenir Book"/>
              </w:rPr>
              <w:t xml:space="preserve"> </w:t>
            </w:r>
            <w:r>
              <w:rPr>
                <w:rFonts w:ascii="Avenir Book" w:hAnsi="Avenir Book"/>
              </w:rPr>
              <w:t>tonnes</w:t>
            </w:r>
            <w:proofErr w:type="gramEnd"/>
            <w:r>
              <w:rPr>
                <w:rFonts w:ascii="Avenir Book" w:hAnsi="Avenir Book"/>
              </w:rPr>
              <w:t>/TJ</w:t>
            </w:r>
          </w:p>
        </w:tc>
        <w:tc>
          <w:tcPr>
            <w:tcW w:w="5940" w:type="dxa"/>
            <w:vAlign w:val="top"/>
          </w:tcPr>
          <w:p w14:paraId="4B926C49" w14:textId="77777777" w:rsidR="006F09D9" w:rsidRPr="00EB0B41" w:rsidRDefault="002F2BF9" w:rsidP="00676464">
            <w:pPr>
              <w:pStyle w:val="SDMTableBoxParaNotNumbered"/>
              <w:rPr>
                <w:rFonts w:ascii="Avenir Book" w:hAnsi="Avenir Book"/>
                <w:sz w:val="22"/>
                <w:szCs w:val="22"/>
              </w:rPr>
            </w:pPr>
            <w:r>
              <w:rPr>
                <w:rFonts w:ascii="Avenir Book" w:hAnsi="Avenir Book"/>
                <w:snapToGrid w:val="0"/>
                <w:sz w:val="22"/>
                <w:szCs w:val="22"/>
              </w:rPr>
              <w:t>IPCC default value</w:t>
            </w:r>
          </w:p>
        </w:tc>
      </w:tr>
      <w:tr w:rsidR="00600585" w:rsidRPr="00EB0B41" w14:paraId="1C406AA4" w14:textId="77777777" w:rsidTr="00600585">
        <w:tc>
          <w:tcPr>
            <w:tcW w:w="1701" w:type="dxa"/>
            <w:vAlign w:val="top"/>
          </w:tcPr>
          <w:p w14:paraId="7C2C0316" w14:textId="77777777" w:rsidR="00600585" w:rsidRPr="002F2BF9" w:rsidRDefault="00600585" w:rsidP="00676464">
            <w:pPr>
              <w:pStyle w:val="SDMTableBoxParaNotNumbered"/>
              <w:rPr>
                <w:rFonts w:ascii="Avenir Book" w:hAnsi="Avenir Book"/>
                <w:b/>
                <w:iCs/>
                <w:sz w:val="22"/>
                <w:szCs w:val="22"/>
              </w:rPr>
            </w:pPr>
            <w:r w:rsidRPr="002F2BF9">
              <w:rPr>
                <w:rFonts w:ascii="Cambria Math" w:hAnsi="Cambria Math" w:cs="Cambria Math"/>
                <w:b/>
                <w:sz w:val="22"/>
                <w:szCs w:val="22"/>
              </w:rPr>
              <w:t>𝑃𝐸</w:t>
            </w:r>
            <w:r w:rsidRPr="002F2BF9">
              <w:rPr>
                <w:rFonts w:ascii="Cambria Math" w:hAnsi="Cambria Math" w:cs="Cambria Math"/>
                <w:b/>
                <w:sz w:val="22"/>
                <w:szCs w:val="22"/>
                <w:vertAlign w:val="subscript"/>
              </w:rPr>
              <w:t>𝐹𝐶</w:t>
            </w:r>
            <w:r w:rsidRPr="002F2BF9">
              <w:rPr>
                <w:rFonts w:ascii="Avenir Book" w:hAnsi="Avenir Book"/>
                <w:b/>
                <w:sz w:val="22"/>
                <w:szCs w:val="22"/>
                <w:vertAlign w:val="subscript"/>
              </w:rPr>
              <w:t>,</w:t>
            </w:r>
            <w:r w:rsidRPr="002F2BF9">
              <w:rPr>
                <w:rFonts w:ascii="Cambria Math" w:hAnsi="Cambria Math" w:cs="Cambria Math"/>
                <w:b/>
                <w:sz w:val="22"/>
                <w:szCs w:val="22"/>
                <w:vertAlign w:val="subscript"/>
              </w:rPr>
              <w:t>𝑗</w:t>
            </w:r>
            <w:r w:rsidRPr="002F2BF9">
              <w:rPr>
                <w:rFonts w:ascii="Avenir Book" w:hAnsi="Avenir Book"/>
                <w:b/>
                <w:sz w:val="22"/>
                <w:szCs w:val="22"/>
                <w:vertAlign w:val="subscript"/>
              </w:rPr>
              <w:t>,</w:t>
            </w:r>
            <w:r w:rsidRPr="002F2BF9">
              <w:rPr>
                <w:rFonts w:ascii="Cambria Math" w:hAnsi="Cambria Math" w:cs="Cambria Math"/>
                <w:b/>
                <w:sz w:val="22"/>
                <w:szCs w:val="22"/>
                <w:vertAlign w:val="subscript"/>
              </w:rPr>
              <w:t>𝑦</w:t>
            </w:r>
          </w:p>
        </w:tc>
        <w:tc>
          <w:tcPr>
            <w:tcW w:w="2097" w:type="dxa"/>
            <w:vAlign w:val="top"/>
          </w:tcPr>
          <w:p w14:paraId="3F7F5316" w14:textId="77777777" w:rsidR="00600585" w:rsidRPr="002F2BF9" w:rsidRDefault="002F2BF9" w:rsidP="00BB5862">
            <w:pPr>
              <w:pStyle w:val="SDMTableBoxParaNotNumbered"/>
              <w:rPr>
                <w:rFonts w:ascii="Avenir Book" w:hAnsi="Avenir Book"/>
                <w:b/>
                <w:sz w:val="22"/>
                <w:szCs w:val="22"/>
              </w:rPr>
            </w:pPr>
            <w:r w:rsidRPr="002F2BF9">
              <w:rPr>
                <w:rFonts w:ascii="Avenir Book" w:hAnsi="Avenir Book"/>
                <w:b/>
                <w:sz w:val="22"/>
                <w:szCs w:val="22"/>
              </w:rPr>
              <w:t>6</w:t>
            </w:r>
            <w:r w:rsidR="00BB5862">
              <w:rPr>
                <w:rFonts w:ascii="Avenir Book" w:hAnsi="Avenir Book"/>
                <w:b/>
                <w:sz w:val="22"/>
                <w:szCs w:val="22"/>
              </w:rPr>
              <w:t>7.41</w:t>
            </w:r>
            <w:r w:rsidRPr="002F2BF9">
              <w:rPr>
                <w:rFonts w:ascii="Avenir Book" w:hAnsi="Avenir Book"/>
                <w:b/>
                <w:sz w:val="22"/>
                <w:szCs w:val="22"/>
              </w:rPr>
              <w:t xml:space="preserve"> tCO</w:t>
            </w:r>
            <w:r w:rsidRPr="008F3FA9">
              <w:rPr>
                <w:rFonts w:ascii="Avenir Book" w:hAnsi="Avenir Book"/>
                <w:b/>
                <w:sz w:val="22"/>
                <w:szCs w:val="22"/>
                <w:vertAlign w:val="subscript"/>
              </w:rPr>
              <w:t>2</w:t>
            </w:r>
            <w:r w:rsidR="008F3FA9">
              <w:rPr>
                <w:rFonts w:ascii="Avenir Book" w:hAnsi="Avenir Book"/>
                <w:b/>
                <w:sz w:val="22"/>
                <w:szCs w:val="22"/>
              </w:rPr>
              <w:t>e</w:t>
            </w:r>
            <w:r w:rsidRPr="002F2BF9">
              <w:rPr>
                <w:rFonts w:ascii="Avenir Book" w:hAnsi="Avenir Book"/>
                <w:b/>
                <w:sz w:val="22"/>
                <w:szCs w:val="22"/>
              </w:rPr>
              <w:t xml:space="preserve"> </w:t>
            </w:r>
          </w:p>
        </w:tc>
        <w:tc>
          <w:tcPr>
            <w:tcW w:w="5940" w:type="dxa"/>
            <w:vAlign w:val="top"/>
          </w:tcPr>
          <w:p w14:paraId="12A342A5" w14:textId="77777777" w:rsidR="00600585" w:rsidRPr="002F2BF9" w:rsidRDefault="002F2BF9" w:rsidP="00676464">
            <w:pPr>
              <w:pStyle w:val="SDMTableBoxParaNotNumbered"/>
              <w:rPr>
                <w:rFonts w:ascii="Avenir Book" w:hAnsi="Avenir Book"/>
                <w:b/>
                <w:sz w:val="22"/>
                <w:szCs w:val="22"/>
              </w:rPr>
            </w:pPr>
            <w:r w:rsidRPr="002F2BF9">
              <w:rPr>
                <w:rFonts w:ascii="Avenir Book" w:hAnsi="Avenir Book"/>
                <w:b/>
                <w:sz w:val="22"/>
                <w:szCs w:val="22"/>
              </w:rPr>
              <w:t xml:space="preserve">Calculated </w:t>
            </w:r>
          </w:p>
        </w:tc>
      </w:tr>
    </w:tbl>
    <w:p w14:paraId="6E47DFFB" w14:textId="77777777" w:rsidR="006F09D9" w:rsidRPr="00EB0B41" w:rsidRDefault="006F09D9" w:rsidP="006F09D9">
      <w:pPr>
        <w:rPr>
          <w:rFonts w:ascii="Avenir Book" w:eastAsia="MS Mincho" w:hAnsi="Avenir Book"/>
          <w:szCs w:val="22"/>
        </w:rPr>
      </w:pPr>
    </w:p>
    <w:p w14:paraId="5668882F" w14:textId="77777777" w:rsidR="006F09D9" w:rsidRPr="00EB0B41" w:rsidRDefault="002F2BF9" w:rsidP="006F09D9">
      <w:pPr>
        <w:rPr>
          <w:rFonts w:ascii="Avenir Book" w:eastAsia="MS Mincho" w:hAnsi="Avenir Book"/>
          <w:szCs w:val="22"/>
          <w:u w:val="single"/>
        </w:rPr>
      </w:pPr>
      <w:r>
        <w:rPr>
          <w:rFonts w:ascii="Avenir Book" w:eastAsia="MS Mincho" w:hAnsi="Avenir Book"/>
          <w:szCs w:val="22"/>
          <w:u w:val="single"/>
        </w:rPr>
        <w:t>P</w:t>
      </w:r>
      <w:r w:rsidR="006F09D9" w:rsidRPr="00EB0B41">
        <w:rPr>
          <w:rFonts w:ascii="Avenir Book" w:eastAsia="MS Mincho" w:hAnsi="Avenir Book"/>
          <w:szCs w:val="22"/>
          <w:u w:val="single"/>
        </w:rPr>
        <w:t>roject emissions of methane (PE</w:t>
      </w:r>
      <w:r w:rsidR="006F09D9" w:rsidRPr="00EB0B41">
        <w:rPr>
          <w:rFonts w:ascii="Avenir Book" w:eastAsia="MS Mincho" w:hAnsi="Avenir Book"/>
          <w:szCs w:val="22"/>
          <w:u w:val="single"/>
          <w:vertAlign w:val="subscript"/>
        </w:rPr>
        <w:t>CH</w:t>
      </w:r>
      <w:proofErr w:type="gramStart"/>
      <w:r w:rsidR="006F09D9" w:rsidRPr="00EB0B41">
        <w:rPr>
          <w:rFonts w:ascii="Avenir Book" w:eastAsia="MS Mincho" w:hAnsi="Avenir Book"/>
          <w:szCs w:val="22"/>
          <w:u w:val="single"/>
          <w:vertAlign w:val="subscript"/>
        </w:rPr>
        <w:t>4,y</w:t>
      </w:r>
      <w:proofErr w:type="gramEnd"/>
      <w:r w:rsidR="006F09D9" w:rsidRPr="00EB0B41">
        <w:rPr>
          <w:rFonts w:ascii="Avenir Book" w:eastAsia="MS Mincho" w:hAnsi="Avenir Book"/>
          <w:szCs w:val="22"/>
          <w:u w:val="single"/>
        </w:rPr>
        <w:t>)</w:t>
      </w:r>
    </w:p>
    <w:p w14:paraId="033D516A" w14:textId="77777777" w:rsidR="006F09D9" w:rsidRPr="00EB0B41" w:rsidRDefault="006F09D9" w:rsidP="006F09D9">
      <w:pPr>
        <w:rPr>
          <w:rFonts w:ascii="Avenir Book" w:eastAsia="MS Mincho" w:hAnsi="Avenir Book"/>
          <w:szCs w:val="22"/>
        </w:rPr>
      </w:pPr>
    </w:p>
    <w:p w14:paraId="6268F6EB" w14:textId="77777777" w:rsidR="006F09D9" w:rsidRPr="00EB0B41" w:rsidRDefault="006F09D9" w:rsidP="006F09D9">
      <w:pPr>
        <w:rPr>
          <w:rFonts w:ascii="Avenir Book" w:eastAsia="MS Mincho" w:hAnsi="Avenir Book"/>
          <w:szCs w:val="22"/>
        </w:rPr>
      </w:pPr>
      <w:r w:rsidRPr="00EB0B41">
        <w:rPr>
          <w:rFonts w:ascii="Avenir Book" w:eastAsia="MS Mincho" w:hAnsi="Avenir Book"/>
          <w:szCs w:val="22"/>
        </w:rPr>
        <w:t xml:space="preserve">Project emissions of methane from composting </w:t>
      </w:r>
      <w:r w:rsidR="002F2BF9">
        <w:rPr>
          <w:rFonts w:ascii="Avenir Book" w:eastAsia="MS Mincho" w:hAnsi="Avenir Book"/>
          <w:szCs w:val="22"/>
        </w:rPr>
        <w:t>is</w:t>
      </w:r>
      <w:r w:rsidRPr="00EB0B41">
        <w:rPr>
          <w:rFonts w:ascii="Avenir Book" w:eastAsia="MS Mincho" w:hAnsi="Avenir Book"/>
          <w:szCs w:val="22"/>
        </w:rPr>
        <w:t xml:space="preserve"> determined as follows:</w:t>
      </w:r>
    </w:p>
    <w:p w14:paraId="6FD5840A" w14:textId="77777777" w:rsidR="006F09D9" w:rsidRPr="00EB0B41" w:rsidRDefault="006F09D9" w:rsidP="006F09D9">
      <w:pPr>
        <w:rPr>
          <w:rFonts w:ascii="Avenir Book" w:eastAsia="MS Mincho" w:hAnsi="Avenir Book"/>
          <w:szCs w:val="22"/>
        </w:rPr>
      </w:pPr>
    </w:p>
    <w:p w14:paraId="6D376F56" w14:textId="77777777" w:rsidR="006F09D9" w:rsidRPr="00EB0B41" w:rsidRDefault="006F09D9" w:rsidP="006F09D9">
      <w:pPr>
        <w:rPr>
          <w:rFonts w:ascii="Avenir Book" w:hAnsi="Avenir Book"/>
          <w:szCs w:val="22"/>
          <w:vertAlign w:val="subscript"/>
        </w:rPr>
      </w:pPr>
      <w:r w:rsidRPr="00EB0B41">
        <w:rPr>
          <w:rFonts w:ascii="Cambria Math" w:hAnsi="Cambria Math" w:cs="Cambria Math"/>
          <w:szCs w:val="22"/>
        </w:rPr>
        <w:t>𝑃𝐸</w:t>
      </w:r>
      <w:r w:rsidRPr="00EB0B41">
        <w:rPr>
          <w:rFonts w:ascii="Cambria Math" w:hAnsi="Cambria Math" w:cs="Cambria Math"/>
          <w:szCs w:val="22"/>
          <w:vertAlign w:val="subscript"/>
        </w:rPr>
        <w:t>𝐶𝐻</w:t>
      </w:r>
      <w:r w:rsidRPr="00EB0B41">
        <w:rPr>
          <w:rFonts w:ascii="Avenir Book" w:hAnsi="Avenir Book"/>
          <w:szCs w:val="22"/>
          <w:vertAlign w:val="subscript"/>
        </w:rPr>
        <w:t xml:space="preserve">4, </w:t>
      </w:r>
      <w:r w:rsidRPr="00EB0B41">
        <w:rPr>
          <w:rFonts w:ascii="Avenir Book" w:hAnsi="Avenir Book"/>
          <w:szCs w:val="22"/>
        </w:rPr>
        <w:t xml:space="preserve">= </w:t>
      </w:r>
      <w:r w:rsidRPr="00EB0B41">
        <w:rPr>
          <w:rFonts w:ascii="Cambria Math" w:hAnsi="Cambria Math" w:cs="Cambria Math"/>
          <w:szCs w:val="22"/>
        </w:rPr>
        <w:t>𝑄</w:t>
      </w:r>
      <w:r w:rsidRPr="00EB0B41">
        <w:rPr>
          <w:rFonts w:ascii="Cambria Math" w:hAnsi="Cambria Math" w:cs="Cambria Math"/>
          <w:szCs w:val="22"/>
          <w:vertAlign w:val="subscript"/>
        </w:rPr>
        <w:t>𝑦</w:t>
      </w:r>
      <w:r w:rsidRPr="00EB0B41">
        <w:rPr>
          <w:rFonts w:ascii="Avenir Book" w:hAnsi="Avenir Book"/>
          <w:szCs w:val="22"/>
        </w:rPr>
        <w:t xml:space="preserve"> × </w:t>
      </w:r>
      <w:r w:rsidRPr="00EB0B41">
        <w:rPr>
          <w:rFonts w:ascii="Cambria Math" w:hAnsi="Cambria Math" w:cs="Cambria Math"/>
          <w:szCs w:val="22"/>
        </w:rPr>
        <w:t>𝐸𝐹</w:t>
      </w:r>
      <w:r w:rsidRPr="00EB0B41">
        <w:rPr>
          <w:rFonts w:ascii="Cambria Math" w:hAnsi="Cambria Math" w:cs="Cambria Math"/>
          <w:szCs w:val="22"/>
          <w:vertAlign w:val="subscript"/>
        </w:rPr>
        <w:t>𝐶𝐻</w:t>
      </w:r>
      <w:r w:rsidRPr="00EB0B41">
        <w:rPr>
          <w:rFonts w:ascii="Avenir Book" w:hAnsi="Avenir Book"/>
          <w:szCs w:val="22"/>
          <w:vertAlign w:val="subscript"/>
        </w:rPr>
        <w:t xml:space="preserve">4, </w:t>
      </w:r>
      <w:r w:rsidRPr="00EB0B41">
        <w:rPr>
          <w:rFonts w:ascii="Avenir Book" w:hAnsi="Avenir Book"/>
          <w:szCs w:val="22"/>
        </w:rPr>
        <w:t xml:space="preserve">× </w:t>
      </w:r>
      <w:r w:rsidRPr="00EB0B41">
        <w:rPr>
          <w:rFonts w:ascii="Cambria Math" w:hAnsi="Cambria Math" w:cs="Cambria Math"/>
          <w:szCs w:val="22"/>
        </w:rPr>
        <w:t>𝐺𝑊𝑃</w:t>
      </w:r>
      <w:r w:rsidRPr="00EB0B41">
        <w:rPr>
          <w:rFonts w:ascii="Cambria Math" w:hAnsi="Cambria Math" w:cs="Cambria Math"/>
          <w:szCs w:val="22"/>
          <w:vertAlign w:val="subscript"/>
        </w:rPr>
        <w:t>𝐶𝐻</w:t>
      </w:r>
      <w:r w:rsidRPr="00EB0B41">
        <w:rPr>
          <w:rFonts w:ascii="Avenir Book" w:hAnsi="Avenir Book"/>
          <w:szCs w:val="22"/>
          <w:vertAlign w:val="subscript"/>
        </w:rPr>
        <w:t>4</w:t>
      </w:r>
    </w:p>
    <w:p w14:paraId="02B73241" w14:textId="77777777" w:rsidR="006F09D9" w:rsidRPr="00EB0B41" w:rsidRDefault="006F09D9" w:rsidP="006F09D9">
      <w:pPr>
        <w:rPr>
          <w:rFonts w:ascii="Avenir Book" w:hAnsi="Avenir Book"/>
          <w:szCs w:val="22"/>
          <w:vertAlign w:val="subscript"/>
        </w:rPr>
      </w:pPr>
    </w:p>
    <w:tbl>
      <w:tblPr>
        <w:tblStyle w:val="SDMMethTableEquationParameters"/>
        <w:tblW w:w="973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2876"/>
        <w:gridCol w:w="5220"/>
      </w:tblGrid>
      <w:tr w:rsidR="002F2BF9" w:rsidRPr="00EB0B41" w14:paraId="599F4B9A" w14:textId="77777777" w:rsidTr="002F2BF9">
        <w:tc>
          <w:tcPr>
            <w:tcW w:w="1642" w:type="dxa"/>
            <w:vAlign w:val="top"/>
          </w:tcPr>
          <w:p w14:paraId="490F8C67" w14:textId="77777777" w:rsidR="002F2BF9" w:rsidRPr="00600585" w:rsidRDefault="002F2BF9" w:rsidP="00676464">
            <w:pPr>
              <w:pStyle w:val="SDMTableBoxParaNotNumbered"/>
              <w:rPr>
                <w:rFonts w:ascii="Avenir Book" w:hAnsi="Avenir Book"/>
                <w:b/>
                <w:iCs/>
                <w:sz w:val="22"/>
                <w:szCs w:val="22"/>
              </w:rPr>
            </w:pPr>
            <w:r w:rsidRPr="00600585">
              <w:rPr>
                <w:rFonts w:ascii="Avenir Book" w:hAnsi="Avenir Book"/>
                <w:b/>
                <w:iCs/>
                <w:sz w:val="22"/>
                <w:szCs w:val="22"/>
              </w:rPr>
              <w:t xml:space="preserve">Parameter </w:t>
            </w:r>
          </w:p>
        </w:tc>
        <w:tc>
          <w:tcPr>
            <w:tcW w:w="2876" w:type="dxa"/>
            <w:vAlign w:val="top"/>
          </w:tcPr>
          <w:p w14:paraId="748A2C60" w14:textId="77777777" w:rsidR="002F2BF9" w:rsidRPr="00600585" w:rsidRDefault="002F2BF9" w:rsidP="00676464">
            <w:pPr>
              <w:pStyle w:val="SDMTableBoxParaNotNumbered"/>
              <w:rPr>
                <w:rFonts w:ascii="Avenir Book" w:hAnsi="Avenir Book"/>
                <w:b/>
                <w:sz w:val="22"/>
                <w:szCs w:val="22"/>
              </w:rPr>
            </w:pPr>
            <w:r w:rsidRPr="00600585">
              <w:rPr>
                <w:rFonts w:ascii="Avenir Book" w:hAnsi="Avenir Book"/>
                <w:b/>
                <w:sz w:val="22"/>
                <w:szCs w:val="22"/>
              </w:rPr>
              <w:t xml:space="preserve">Value considered for ex-ante calculation </w:t>
            </w:r>
          </w:p>
        </w:tc>
        <w:tc>
          <w:tcPr>
            <w:tcW w:w="5220" w:type="dxa"/>
            <w:vAlign w:val="top"/>
          </w:tcPr>
          <w:p w14:paraId="73D5515D" w14:textId="77777777" w:rsidR="002F2BF9" w:rsidRPr="00600585" w:rsidRDefault="002F2BF9" w:rsidP="00676464">
            <w:pPr>
              <w:pStyle w:val="SDMTableBoxParaNotNumbered"/>
              <w:rPr>
                <w:rFonts w:ascii="Avenir Book" w:hAnsi="Avenir Book"/>
                <w:b/>
                <w:sz w:val="22"/>
                <w:szCs w:val="22"/>
              </w:rPr>
            </w:pPr>
            <w:r w:rsidRPr="00600585">
              <w:rPr>
                <w:rFonts w:ascii="Avenir Book" w:hAnsi="Avenir Book"/>
                <w:b/>
                <w:sz w:val="22"/>
                <w:szCs w:val="22"/>
              </w:rPr>
              <w:t xml:space="preserve">Source </w:t>
            </w:r>
          </w:p>
        </w:tc>
      </w:tr>
      <w:tr w:rsidR="00406A92" w:rsidRPr="00EB0B41" w14:paraId="0B96300E" w14:textId="77777777" w:rsidTr="002F2BF9">
        <w:tc>
          <w:tcPr>
            <w:tcW w:w="1642" w:type="dxa"/>
            <w:vAlign w:val="top"/>
          </w:tcPr>
          <w:p w14:paraId="4F2445A9" w14:textId="77777777" w:rsidR="00406A92" w:rsidRPr="00421CFE" w:rsidRDefault="00406A92" w:rsidP="00676464">
            <w:pPr>
              <w:pStyle w:val="SDMTableBoxParaNotNumbered"/>
              <w:rPr>
                <w:rFonts w:ascii="Avenir Book" w:hAnsi="Avenir Book"/>
                <w:iCs/>
                <w:snapToGrid w:val="0"/>
                <w:sz w:val="22"/>
                <w:szCs w:val="22"/>
              </w:rPr>
            </w:pPr>
            <w:r w:rsidRPr="00421CFE">
              <w:rPr>
                <w:rFonts w:ascii="Cambria Math" w:hAnsi="Cambria Math" w:cs="Cambria Math"/>
                <w:sz w:val="22"/>
                <w:szCs w:val="22"/>
              </w:rPr>
              <w:t>𝑄</w:t>
            </w:r>
            <w:r w:rsidRPr="00421CFE">
              <w:rPr>
                <w:rFonts w:ascii="Cambria Math" w:hAnsi="Cambria Math" w:cs="Cambria Math"/>
                <w:sz w:val="22"/>
                <w:szCs w:val="22"/>
                <w:vertAlign w:val="subscript"/>
              </w:rPr>
              <w:t>𝑦</w:t>
            </w:r>
          </w:p>
        </w:tc>
        <w:tc>
          <w:tcPr>
            <w:tcW w:w="2876" w:type="dxa"/>
            <w:vAlign w:val="top"/>
          </w:tcPr>
          <w:p w14:paraId="3D9141C1" w14:textId="444E2314" w:rsidR="00406A92" w:rsidRPr="00421CFE" w:rsidRDefault="00406A92" w:rsidP="00676464">
            <w:pPr>
              <w:pStyle w:val="SDMTableBoxParaNotNumbered"/>
              <w:rPr>
                <w:rFonts w:ascii="Avenir Book" w:hAnsi="Avenir Book"/>
                <w:sz w:val="22"/>
                <w:szCs w:val="22"/>
              </w:rPr>
            </w:pPr>
            <w:r w:rsidRPr="00387FFB">
              <w:rPr>
                <w:rFonts w:ascii="Avenir Book" w:eastAsia="MS Mincho" w:hAnsi="Avenir Book"/>
                <w:sz w:val="22"/>
                <w:szCs w:val="22"/>
              </w:rPr>
              <w:t>14,874 t</w:t>
            </w:r>
          </w:p>
        </w:tc>
        <w:tc>
          <w:tcPr>
            <w:tcW w:w="5220" w:type="dxa"/>
            <w:vAlign w:val="top"/>
          </w:tcPr>
          <w:p w14:paraId="686BD34D" w14:textId="7A913CA7" w:rsidR="00406A92" w:rsidRPr="00421CFE" w:rsidRDefault="00406A92" w:rsidP="00676464">
            <w:pPr>
              <w:rPr>
                <w:rFonts w:ascii="Avenir Book" w:eastAsia="MS Mincho" w:hAnsi="Avenir Book"/>
                <w:szCs w:val="22"/>
              </w:rPr>
            </w:pPr>
            <w:r w:rsidRPr="00421CFE">
              <w:rPr>
                <w:rFonts w:ascii="Avenir Book" w:eastAsia="MS Mincho" w:hAnsi="Avenir Book"/>
                <w:szCs w:val="22"/>
              </w:rPr>
              <w:t>Organic waste composted as per registered PDD</w:t>
            </w:r>
          </w:p>
        </w:tc>
      </w:tr>
      <w:tr w:rsidR="00406A92" w:rsidRPr="00EB0B41" w14:paraId="146EF0FB" w14:textId="77777777" w:rsidTr="002F2BF9">
        <w:tc>
          <w:tcPr>
            <w:tcW w:w="1642" w:type="dxa"/>
            <w:vAlign w:val="top"/>
          </w:tcPr>
          <w:p w14:paraId="1BBE3EF6" w14:textId="77777777" w:rsidR="00406A92" w:rsidRPr="00421CFE" w:rsidRDefault="00406A92" w:rsidP="00676464">
            <w:pPr>
              <w:rPr>
                <w:rFonts w:ascii="Avenir Book" w:hAnsi="Avenir Book" w:cs="Cambria Math"/>
                <w:szCs w:val="22"/>
                <w:vertAlign w:val="subscript"/>
              </w:rPr>
            </w:pPr>
            <w:r w:rsidRPr="00421CFE">
              <w:rPr>
                <w:rFonts w:ascii="Avenir Book" w:hAnsi="Avenir Book"/>
                <w:szCs w:val="22"/>
              </w:rPr>
              <w:t xml:space="preserve"> </w:t>
            </w:r>
            <w:r w:rsidRPr="00421CFE">
              <w:rPr>
                <w:rFonts w:ascii="Cambria Math" w:hAnsi="Cambria Math" w:cs="Cambria Math"/>
                <w:szCs w:val="22"/>
              </w:rPr>
              <w:t>𝐸𝐹</w:t>
            </w:r>
            <w:r w:rsidRPr="00421CFE">
              <w:rPr>
                <w:rFonts w:ascii="Cambria Math" w:hAnsi="Cambria Math" w:cs="Cambria Math"/>
                <w:szCs w:val="22"/>
                <w:vertAlign w:val="subscript"/>
              </w:rPr>
              <w:t>𝐶𝐻</w:t>
            </w:r>
            <w:proofErr w:type="gramStart"/>
            <w:r w:rsidRPr="00421CFE">
              <w:rPr>
                <w:rFonts w:ascii="Avenir Book" w:hAnsi="Avenir Book"/>
                <w:szCs w:val="22"/>
                <w:vertAlign w:val="subscript"/>
              </w:rPr>
              <w:t>4,</w:t>
            </w:r>
            <w:r w:rsidRPr="00421CFE">
              <w:rPr>
                <w:rFonts w:ascii="Cambria Math" w:hAnsi="Cambria Math" w:cs="Cambria Math"/>
                <w:szCs w:val="22"/>
                <w:vertAlign w:val="subscript"/>
              </w:rPr>
              <w:t>𝑦</w:t>
            </w:r>
            <w:proofErr w:type="gramEnd"/>
          </w:p>
        </w:tc>
        <w:tc>
          <w:tcPr>
            <w:tcW w:w="2876" w:type="dxa"/>
            <w:vAlign w:val="top"/>
          </w:tcPr>
          <w:p w14:paraId="6C822DD8" w14:textId="77777777" w:rsidR="00406A92" w:rsidRPr="00421CFE" w:rsidRDefault="00406A92" w:rsidP="00676464">
            <w:pPr>
              <w:pStyle w:val="SDMTableBoxParaNotNumbered"/>
              <w:rPr>
                <w:rFonts w:ascii="Avenir Book" w:hAnsi="Avenir Book"/>
                <w:sz w:val="22"/>
                <w:szCs w:val="22"/>
              </w:rPr>
            </w:pPr>
            <w:r w:rsidRPr="00387FFB">
              <w:rPr>
                <w:rFonts w:ascii="Avenir Book" w:hAnsi="Avenir Book"/>
                <w:sz w:val="22"/>
                <w:szCs w:val="22"/>
              </w:rPr>
              <w:t>0.002 t CH</w:t>
            </w:r>
            <w:r w:rsidRPr="00387FFB">
              <w:rPr>
                <w:rFonts w:ascii="Avenir Book" w:hAnsi="Avenir Book"/>
                <w:sz w:val="22"/>
                <w:szCs w:val="22"/>
                <w:vertAlign w:val="subscript"/>
              </w:rPr>
              <w:t>4</w:t>
            </w:r>
            <w:r w:rsidRPr="00387FFB">
              <w:rPr>
                <w:rFonts w:ascii="Avenir Book" w:hAnsi="Avenir Book"/>
                <w:sz w:val="22"/>
                <w:szCs w:val="22"/>
              </w:rPr>
              <w:t xml:space="preserve"> / t</w:t>
            </w:r>
          </w:p>
        </w:tc>
        <w:tc>
          <w:tcPr>
            <w:tcW w:w="5220" w:type="dxa"/>
            <w:vAlign w:val="top"/>
          </w:tcPr>
          <w:p w14:paraId="5925A670" w14:textId="77777777" w:rsidR="00406A92" w:rsidRPr="00421CFE" w:rsidRDefault="00406A92" w:rsidP="00BB5862">
            <w:pPr>
              <w:pStyle w:val="SDMTableBoxParaNotNumbered"/>
              <w:rPr>
                <w:rFonts w:ascii="Avenir Book" w:hAnsi="Avenir Book"/>
                <w:iCs/>
                <w:sz w:val="22"/>
                <w:szCs w:val="22"/>
              </w:rPr>
            </w:pPr>
            <w:r w:rsidRPr="00421CFE">
              <w:rPr>
                <w:rFonts w:ascii="Avenir Book" w:hAnsi="Avenir Book"/>
                <w:iCs/>
                <w:sz w:val="22"/>
                <w:szCs w:val="22"/>
              </w:rPr>
              <w:t>Default value provided in the tool ‘Project and leakage emissions from composting’, version 2. Fixed ex-ante</w:t>
            </w:r>
          </w:p>
        </w:tc>
      </w:tr>
      <w:tr w:rsidR="00406A92" w:rsidRPr="00EB0B41" w14:paraId="15D4EA13" w14:textId="77777777" w:rsidTr="002F2BF9">
        <w:tc>
          <w:tcPr>
            <w:tcW w:w="1642" w:type="dxa"/>
            <w:vAlign w:val="top"/>
          </w:tcPr>
          <w:p w14:paraId="7F1F7BEF" w14:textId="77777777" w:rsidR="00406A92" w:rsidRPr="00421CFE" w:rsidRDefault="00406A92" w:rsidP="00676464">
            <w:pPr>
              <w:pStyle w:val="SDMTableBoxParaNotNumbered"/>
              <w:rPr>
                <w:rFonts w:ascii="Avenir Book" w:hAnsi="Avenir Book"/>
                <w:sz w:val="22"/>
                <w:szCs w:val="22"/>
              </w:rPr>
            </w:pPr>
            <w:r w:rsidRPr="00421CFE">
              <w:rPr>
                <w:rFonts w:ascii="Cambria Math" w:hAnsi="Cambria Math" w:cs="Cambria Math"/>
                <w:sz w:val="22"/>
                <w:szCs w:val="22"/>
              </w:rPr>
              <w:t>𝐺𝑊𝑃</w:t>
            </w:r>
            <w:r w:rsidRPr="00421CFE">
              <w:rPr>
                <w:rFonts w:ascii="Cambria Math" w:hAnsi="Cambria Math" w:cs="Cambria Math"/>
                <w:sz w:val="22"/>
                <w:szCs w:val="22"/>
                <w:vertAlign w:val="subscript"/>
              </w:rPr>
              <w:t>𝐶𝐻</w:t>
            </w:r>
            <w:r w:rsidRPr="00421CFE">
              <w:rPr>
                <w:rFonts w:ascii="Avenir Book" w:hAnsi="Avenir Book"/>
                <w:sz w:val="22"/>
                <w:szCs w:val="22"/>
                <w:vertAlign w:val="subscript"/>
              </w:rPr>
              <w:t>4</w:t>
            </w:r>
          </w:p>
        </w:tc>
        <w:tc>
          <w:tcPr>
            <w:tcW w:w="2876" w:type="dxa"/>
            <w:vAlign w:val="top"/>
          </w:tcPr>
          <w:p w14:paraId="75E28D36" w14:textId="77777777" w:rsidR="00406A92" w:rsidRPr="00421CFE" w:rsidRDefault="00406A92" w:rsidP="00BB5862">
            <w:pPr>
              <w:pStyle w:val="SDMTableBoxParaNotNumbered"/>
              <w:rPr>
                <w:rFonts w:ascii="Avenir Book" w:hAnsi="Avenir Book"/>
                <w:sz w:val="22"/>
                <w:szCs w:val="22"/>
              </w:rPr>
            </w:pPr>
            <w:proofErr w:type="gramStart"/>
            <w:r w:rsidRPr="00387FFB">
              <w:rPr>
                <w:rFonts w:ascii="Avenir Book" w:hAnsi="Avenir Book" w:cs="Cambria Math"/>
                <w:sz w:val="22"/>
                <w:szCs w:val="22"/>
              </w:rPr>
              <w:t xml:space="preserve">25  </w:t>
            </w:r>
            <w:r w:rsidRPr="00421CFE">
              <w:rPr>
                <w:rFonts w:ascii="Avenir Book" w:hAnsi="Avenir Book"/>
                <w:sz w:val="22"/>
                <w:szCs w:val="22"/>
              </w:rPr>
              <w:t>t</w:t>
            </w:r>
            <w:proofErr w:type="gramEnd"/>
            <w:r w:rsidRPr="00421CFE">
              <w:rPr>
                <w:rFonts w:ascii="Avenir Book" w:hAnsi="Avenir Book"/>
                <w:sz w:val="22"/>
                <w:szCs w:val="22"/>
              </w:rPr>
              <w:t xml:space="preserve"> CO</w:t>
            </w:r>
            <w:r w:rsidRPr="00421CFE">
              <w:rPr>
                <w:rFonts w:ascii="Avenir Book" w:hAnsi="Avenir Book"/>
                <w:sz w:val="22"/>
                <w:szCs w:val="22"/>
                <w:vertAlign w:val="subscript"/>
              </w:rPr>
              <w:t>2</w:t>
            </w:r>
            <w:r w:rsidRPr="00421CFE">
              <w:rPr>
                <w:rFonts w:ascii="Avenir Book" w:hAnsi="Avenir Book"/>
                <w:sz w:val="22"/>
                <w:szCs w:val="22"/>
              </w:rPr>
              <w:t>e / t CH</w:t>
            </w:r>
            <w:r w:rsidRPr="00421CFE">
              <w:rPr>
                <w:rFonts w:ascii="Avenir Book" w:hAnsi="Avenir Book"/>
                <w:sz w:val="22"/>
                <w:szCs w:val="22"/>
                <w:vertAlign w:val="subscript"/>
              </w:rPr>
              <w:t>4</w:t>
            </w:r>
          </w:p>
        </w:tc>
        <w:tc>
          <w:tcPr>
            <w:tcW w:w="5220" w:type="dxa"/>
            <w:vAlign w:val="top"/>
          </w:tcPr>
          <w:p w14:paraId="0F504788" w14:textId="77777777" w:rsidR="00406A92" w:rsidRPr="00421CFE" w:rsidRDefault="00406A92" w:rsidP="00676464">
            <w:pPr>
              <w:pStyle w:val="SDMTableBoxParaNotNumbered"/>
              <w:rPr>
                <w:rFonts w:ascii="Avenir Book" w:hAnsi="Avenir Book"/>
                <w:iCs/>
                <w:sz w:val="22"/>
                <w:szCs w:val="22"/>
              </w:rPr>
            </w:pPr>
            <w:r w:rsidRPr="00421CFE">
              <w:rPr>
                <w:rFonts w:ascii="Avenir Book" w:hAnsi="Avenir Book"/>
                <w:iCs/>
                <w:sz w:val="22"/>
                <w:szCs w:val="22"/>
              </w:rPr>
              <w:t>IPCC default value. Fixed ex-ante</w:t>
            </w:r>
          </w:p>
        </w:tc>
      </w:tr>
      <w:tr w:rsidR="00406A92" w:rsidRPr="00EB0B41" w14:paraId="3BE56E64" w14:textId="77777777" w:rsidTr="002F2BF9">
        <w:tc>
          <w:tcPr>
            <w:tcW w:w="1642" w:type="dxa"/>
            <w:vAlign w:val="top"/>
          </w:tcPr>
          <w:p w14:paraId="2424A130" w14:textId="77777777" w:rsidR="00406A92" w:rsidRPr="00BB5862" w:rsidRDefault="00406A92" w:rsidP="00676464">
            <w:pPr>
              <w:pStyle w:val="SDMTableBoxParaNotNumbered"/>
              <w:rPr>
                <w:rFonts w:ascii="Avenir Book" w:hAnsi="Avenir Book"/>
                <w:b/>
                <w:iCs/>
                <w:sz w:val="22"/>
                <w:szCs w:val="22"/>
              </w:rPr>
            </w:pPr>
            <w:r w:rsidRPr="00BB5862">
              <w:rPr>
                <w:rFonts w:ascii="Cambria Math" w:hAnsi="Cambria Math" w:cs="Cambria Math"/>
                <w:b/>
                <w:sz w:val="22"/>
                <w:szCs w:val="22"/>
              </w:rPr>
              <w:t>𝑃𝐸</w:t>
            </w:r>
            <w:r w:rsidRPr="00BB5862">
              <w:rPr>
                <w:rFonts w:ascii="Cambria Math" w:hAnsi="Cambria Math" w:cs="Cambria Math"/>
                <w:b/>
                <w:sz w:val="22"/>
                <w:szCs w:val="22"/>
                <w:vertAlign w:val="subscript"/>
              </w:rPr>
              <w:t>𝐶𝐻</w:t>
            </w:r>
            <w:proofErr w:type="gramStart"/>
            <w:r w:rsidRPr="00BB5862">
              <w:rPr>
                <w:rFonts w:ascii="Avenir Book" w:hAnsi="Avenir Book"/>
                <w:b/>
                <w:sz w:val="22"/>
                <w:szCs w:val="22"/>
                <w:vertAlign w:val="subscript"/>
              </w:rPr>
              <w:t>4,</w:t>
            </w:r>
            <w:r w:rsidRPr="00BB5862">
              <w:rPr>
                <w:rFonts w:ascii="Cambria Math" w:hAnsi="Cambria Math" w:cs="Cambria Math"/>
                <w:b/>
                <w:sz w:val="22"/>
                <w:szCs w:val="22"/>
                <w:vertAlign w:val="subscript"/>
              </w:rPr>
              <w:t>𝑦</w:t>
            </w:r>
            <w:proofErr w:type="gramEnd"/>
          </w:p>
        </w:tc>
        <w:tc>
          <w:tcPr>
            <w:tcW w:w="2876" w:type="dxa"/>
            <w:vAlign w:val="top"/>
          </w:tcPr>
          <w:p w14:paraId="2C487073" w14:textId="30D0CF80" w:rsidR="00406A92" w:rsidRPr="00BB5862" w:rsidRDefault="00421CFE" w:rsidP="00676464">
            <w:pPr>
              <w:pStyle w:val="SDMTableBoxParaNotNumbered"/>
              <w:rPr>
                <w:rFonts w:ascii="Avenir Book" w:hAnsi="Avenir Book"/>
                <w:b/>
                <w:sz w:val="22"/>
                <w:szCs w:val="22"/>
              </w:rPr>
            </w:pPr>
            <w:r w:rsidRPr="00421CFE">
              <w:rPr>
                <w:rFonts w:ascii="Avenir Book" w:hAnsi="Avenir Book"/>
                <w:b/>
                <w:sz w:val="22"/>
                <w:szCs w:val="22"/>
              </w:rPr>
              <w:t>743.75</w:t>
            </w:r>
            <w:r>
              <w:rPr>
                <w:rFonts w:ascii="Avenir Book" w:hAnsi="Avenir Book"/>
                <w:b/>
                <w:sz w:val="22"/>
                <w:szCs w:val="22"/>
              </w:rPr>
              <w:t xml:space="preserve"> </w:t>
            </w:r>
            <w:r w:rsidR="00406A92" w:rsidRPr="00BB5862">
              <w:rPr>
                <w:rFonts w:ascii="Avenir Book" w:hAnsi="Avenir Book"/>
                <w:b/>
                <w:sz w:val="22"/>
                <w:szCs w:val="22"/>
              </w:rPr>
              <w:t>tCO</w:t>
            </w:r>
            <w:r w:rsidR="00406A92" w:rsidRPr="00756954">
              <w:rPr>
                <w:rFonts w:ascii="Avenir Book" w:hAnsi="Avenir Book"/>
                <w:b/>
                <w:sz w:val="22"/>
                <w:szCs w:val="22"/>
                <w:vertAlign w:val="subscript"/>
              </w:rPr>
              <w:t>2</w:t>
            </w:r>
            <w:r w:rsidR="00406A92" w:rsidRPr="00BB5862">
              <w:rPr>
                <w:rFonts w:ascii="Avenir Book" w:hAnsi="Avenir Book"/>
                <w:b/>
                <w:sz w:val="22"/>
                <w:szCs w:val="22"/>
              </w:rPr>
              <w:t>e</w:t>
            </w:r>
          </w:p>
        </w:tc>
        <w:tc>
          <w:tcPr>
            <w:tcW w:w="5220" w:type="dxa"/>
            <w:vAlign w:val="top"/>
          </w:tcPr>
          <w:p w14:paraId="720EC696" w14:textId="77777777" w:rsidR="00406A92" w:rsidRPr="00BB5862" w:rsidRDefault="00406A92" w:rsidP="00676464">
            <w:pPr>
              <w:pStyle w:val="SDMTableBoxParaNotNumbered"/>
              <w:rPr>
                <w:rFonts w:ascii="Avenir Book" w:hAnsi="Avenir Book"/>
                <w:b/>
                <w:sz w:val="22"/>
                <w:szCs w:val="22"/>
              </w:rPr>
            </w:pPr>
            <w:r w:rsidRPr="00BB5862">
              <w:rPr>
                <w:rFonts w:ascii="Avenir Book" w:hAnsi="Avenir Book"/>
                <w:b/>
                <w:sz w:val="22"/>
                <w:szCs w:val="22"/>
              </w:rPr>
              <w:t xml:space="preserve">Calculated </w:t>
            </w:r>
          </w:p>
        </w:tc>
      </w:tr>
    </w:tbl>
    <w:p w14:paraId="6BC8BC94" w14:textId="77777777" w:rsidR="006F09D9" w:rsidRPr="00EB0B41" w:rsidRDefault="006F09D9" w:rsidP="006F09D9">
      <w:pPr>
        <w:rPr>
          <w:rFonts w:ascii="Avenir Book" w:eastAsia="MS Mincho" w:hAnsi="Avenir Book"/>
        </w:rPr>
      </w:pPr>
    </w:p>
    <w:p w14:paraId="0EF77A32" w14:textId="77777777" w:rsidR="006F09D9" w:rsidRPr="00EB0B41" w:rsidRDefault="006F09D9" w:rsidP="006F09D9">
      <w:pPr>
        <w:rPr>
          <w:rFonts w:ascii="Avenir Book" w:eastAsia="MS Mincho" w:hAnsi="Avenir Book"/>
        </w:rPr>
      </w:pPr>
    </w:p>
    <w:p w14:paraId="47179087" w14:textId="77777777" w:rsidR="006F09D9" w:rsidRDefault="006F09D9" w:rsidP="006F09D9">
      <w:pPr>
        <w:rPr>
          <w:rFonts w:ascii="Avenir Book" w:hAnsi="Avenir Book"/>
        </w:rPr>
      </w:pPr>
    </w:p>
    <w:p w14:paraId="6E106601" w14:textId="77777777" w:rsidR="006F09D9" w:rsidRDefault="00BB5862" w:rsidP="006F09D9">
      <w:pPr>
        <w:rPr>
          <w:rFonts w:ascii="Avenir Book" w:eastAsia="MS Mincho" w:hAnsi="Avenir Book"/>
          <w:u w:val="single"/>
        </w:rPr>
      </w:pPr>
      <w:r>
        <w:rPr>
          <w:rFonts w:ascii="Avenir Book" w:eastAsia="MS Mincho" w:hAnsi="Avenir Book"/>
          <w:u w:val="single"/>
        </w:rPr>
        <w:t>P</w:t>
      </w:r>
      <w:r w:rsidR="006F09D9" w:rsidRPr="00BE42FD">
        <w:rPr>
          <w:rFonts w:ascii="Avenir Book" w:eastAsia="MS Mincho" w:hAnsi="Avenir Book"/>
          <w:u w:val="single"/>
        </w:rPr>
        <w:t>roject emissions of nitrous oxide (</w:t>
      </w:r>
      <w:r w:rsidR="006F09D9" w:rsidRPr="00BB5862">
        <w:rPr>
          <w:rFonts w:ascii="Avenir Book" w:eastAsia="MS Mincho" w:hAnsi="Avenir Book"/>
          <w:u w:val="single"/>
        </w:rPr>
        <w:t>PE</w:t>
      </w:r>
      <w:r w:rsidR="006F09D9" w:rsidRPr="00BE42FD">
        <w:rPr>
          <w:rFonts w:ascii="Avenir Book" w:eastAsia="MS Mincho" w:hAnsi="Avenir Book"/>
          <w:u w:val="single"/>
          <w:vertAlign w:val="subscript"/>
        </w:rPr>
        <w:t>N2</w:t>
      </w:r>
      <w:proofErr w:type="gramStart"/>
      <w:r w:rsidR="006F09D9" w:rsidRPr="00BE42FD">
        <w:rPr>
          <w:rFonts w:ascii="Avenir Book" w:eastAsia="MS Mincho" w:hAnsi="Avenir Book"/>
          <w:u w:val="single"/>
          <w:vertAlign w:val="subscript"/>
        </w:rPr>
        <w:t>O,y</w:t>
      </w:r>
      <w:proofErr w:type="gramEnd"/>
      <w:r w:rsidR="006F09D9" w:rsidRPr="00BE42FD">
        <w:rPr>
          <w:rFonts w:ascii="Avenir Book" w:eastAsia="MS Mincho" w:hAnsi="Avenir Book"/>
          <w:u w:val="single"/>
        </w:rPr>
        <w:t>)</w:t>
      </w:r>
    </w:p>
    <w:p w14:paraId="062621D6" w14:textId="77777777" w:rsidR="00BB5862" w:rsidRPr="00BB5862" w:rsidRDefault="00BB5862" w:rsidP="006F09D9">
      <w:pPr>
        <w:rPr>
          <w:rFonts w:ascii="Avenir Book" w:eastAsia="MS Mincho" w:hAnsi="Avenir Book"/>
        </w:rPr>
      </w:pPr>
      <w:r w:rsidRPr="00BB5862">
        <w:rPr>
          <w:rFonts w:ascii="Avenir Book" w:eastAsia="MS Mincho" w:hAnsi="Avenir Book"/>
        </w:rPr>
        <w:t xml:space="preserve">Project </w:t>
      </w:r>
      <w:r>
        <w:rPr>
          <w:rFonts w:ascii="Avenir Book" w:eastAsia="MS Mincho" w:hAnsi="Avenir Book"/>
        </w:rPr>
        <w:t>emission of nitrous oxide is</w:t>
      </w:r>
      <w:r w:rsidRPr="00BB5862">
        <w:rPr>
          <w:rFonts w:ascii="Avenir Book" w:eastAsia="MS Mincho" w:hAnsi="Avenir Book"/>
        </w:rPr>
        <w:t xml:space="preserve"> estimated as below:</w:t>
      </w:r>
    </w:p>
    <w:p w14:paraId="7FECD0C0" w14:textId="77777777" w:rsidR="006F09D9" w:rsidRDefault="006F09D9" w:rsidP="006F09D9">
      <w:pPr>
        <w:rPr>
          <w:rFonts w:ascii="Avenir Book" w:eastAsia="MS Mincho" w:hAnsi="Avenir Book"/>
        </w:rPr>
      </w:pPr>
    </w:p>
    <w:p w14:paraId="3B1156ED" w14:textId="77777777" w:rsidR="006F09D9" w:rsidRDefault="006F09D9" w:rsidP="006F09D9">
      <w:pPr>
        <w:rPr>
          <w:rFonts w:ascii="Cambria Math" w:hAnsi="Cambria Math" w:cs="Cambria Math"/>
          <w:szCs w:val="22"/>
          <w:vertAlign w:val="subscript"/>
        </w:rPr>
      </w:pPr>
      <w:r w:rsidRPr="00EB0B41">
        <w:rPr>
          <w:rFonts w:ascii="Cambria Math" w:hAnsi="Cambria Math" w:cs="Cambria Math"/>
          <w:szCs w:val="22"/>
        </w:rPr>
        <w:t>𝑃𝐸</w:t>
      </w:r>
      <w:r>
        <w:rPr>
          <w:rFonts w:ascii="Cambria Math" w:hAnsi="Cambria Math" w:cs="Cambria Math"/>
          <w:szCs w:val="22"/>
          <w:vertAlign w:val="subscript"/>
        </w:rPr>
        <w:t>N20</w:t>
      </w:r>
      <w:r w:rsidRPr="00EB0B41">
        <w:rPr>
          <w:rFonts w:ascii="Avenir Book" w:hAnsi="Avenir Book"/>
          <w:szCs w:val="22"/>
          <w:vertAlign w:val="subscript"/>
        </w:rPr>
        <w:t xml:space="preserve">, </w:t>
      </w:r>
      <w:r w:rsidRPr="00EB0B41">
        <w:rPr>
          <w:rFonts w:ascii="Avenir Book" w:hAnsi="Avenir Book"/>
          <w:szCs w:val="22"/>
        </w:rPr>
        <w:t xml:space="preserve">= </w:t>
      </w:r>
      <w:r w:rsidRPr="00EB0B41">
        <w:rPr>
          <w:rFonts w:ascii="Cambria Math" w:hAnsi="Cambria Math" w:cs="Cambria Math"/>
          <w:szCs w:val="22"/>
        </w:rPr>
        <w:t>𝑄</w:t>
      </w:r>
      <w:r w:rsidRPr="00EB0B41">
        <w:rPr>
          <w:rFonts w:ascii="Cambria Math" w:hAnsi="Cambria Math" w:cs="Cambria Math"/>
          <w:szCs w:val="22"/>
          <w:vertAlign w:val="subscript"/>
        </w:rPr>
        <w:t>𝑦</w:t>
      </w:r>
      <w:r w:rsidRPr="00EB0B41">
        <w:rPr>
          <w:rFonts w:ascii="Avenir Book" w:hAnsi="Avenir Book"/>
          <w:szCs w:val="22"/>
        </w:rPr>
        <w:t xml:space="preserve"> × </w:t>
      </w:r>
      <w:r w:rsidRPr="00EB0B41">
        <w:rPr>
          <w:rFonts w:ascii="Cambria Math" w:hAnsi="Cambria Math" w:cs="Cambria Math"/>
          <w:szCs w:val="22"/>
        </w:rPr>
        <w:t>𝐸𝐹</w:t>
      </w:r>
      <w:r>
        <w:rPr>
          <w:rFonts w:ascii="Cambria Math" w:hAnsi="Cambria Math" w:cs="Cambria Math"/>
          <w:szCs w:val="22"/>
          <w:vertAlign w:val="subscript"/>
        </w:rPr>
        <w:t>N20</w:t>
      </w:r>
      <w:r w:rsidRPr="00EB0B41">
        <w:rPr>
          <w:rFonts w:ascii="Avenir Book" w:hAnsi="Avenir Book"/>
          <w:szCs w:val="22"/>
          <w:vertAlign w:val="subscript"/>
        </w:rPr>
        <w:t xml:space="preserve">, </w:t>
      </w:r>
      <w:r w:rsidRPr="00EB0B41">
        <w:rPr>
          <w:rFonts w:ascii="Avenir Book" w:hAnsi="Avenir Book"/>
          <w:szCs w:val="22"/>
        </w:rPr>
        <w:t xml:space="preserve">× </w:t>
      </w:r>
      <w:r w:rsidRPr="00EB0B41">
        <w:rPr>
          <w:rFonts w:ascii="Cambria Math" w:hAnsi="Cambria Math" w:cs="Cambria Math"/>
          <w:szCs w:val="22"/>
        </w:rPr>
        <w:t>𝐺𝑊𝑃</w:t>
      </w:r>
      <w:r>
        <w:rPr>
          <w:rFonts w:ascii="Cambria Math" w:hAnsi="Cambria Math" w:cs="Cambria Math"/>
          <w:szCs w:val="22"/>
          <w:vertAlign w:val="subscript"/>
        </w:rPr>
        <w:t>N20</w:t>
      </w:r>
    </w:p>
    <w:p w14:paraId="2340A1A2" w14:textId="77777777" w:rsidR="00BB5862" w:rsidRDefault="00BB5862" w:rsidP="006F09D9">
      <w:pPr>
        <w:rPr>
          <w:rFonts w:ascii="Cambria Math" w:hAnsi="Cambria Math" w:cs="Cambria Math"/>
          <w:szCs w:val="22"/>
          <w:vertAlign w:val="subscript"/>
        </w:rPr>
      </w:pPr>
    </w:p>
    <w:tbl>
      <w:tblPr>
        <w:tblStyle w:val="SDMMethTableEquationParameters"/>
        <w:tblW w:w="973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2876"/>
        <w:gridCol w:w="5220"/>
      </w:tblGrid>
      <w:tr w:rsidR="00BB5862" w:rsidRPr="00EB0B41" w14:paraId="54912938" w14:textId="77777777" w:rsidTr="00676464">
        <w:tc>
          <w:tcPr>
            <w:tcW w:w="1642" w:type="dxa"/>
            <w:vAlign w:val="top"/>
          </w:tcPr>
          <w:p w14:paraId="01858E09" w14:textId="77777777" w:rsidR="00BB5862" w:rsidRPr="00600585" w:rsidRDefault="00BB5862" w:rsidP="00676464">
            <w:pPr>
              <w:pStyle w:val="SDMTableBoxParaNotNumbered"/>
              <w:rPr>
                <w:rFonts w:ascii="Avenir Book" w:hAnsi="Avenir Book"/>
                <w:b/>
                <w:iCs/>
                <w:sz w:val="22"/>
                <w:szCs w:val="22"/>
              </w:rPr>
            </w:pPr>
            <w:r w:rsidRPr="00600585">
              <w:rPr>
                <w:rFonts w:ascii="Avenir Book" w:hAnsi="Avenir Book"/>
                <w:b/>
                <w:iCs/>
                <w:sz w:val="22"/>
                <w:szCs w:val="22"/>
              </w:rPr>
              <w:t xml:space="preserve">Parameter </w:t>
            </w:r>
          </w:p>
        </w:tc>
        <w:tc>
          <w:tcPr>
            <w:tcW w:w="2876" w:type="dxa"/>
            <w:vAlign w:val="top"/>
          </w:tcPr>
          <w:p w14:paraId="7BA69C00" w14:textId="77777777" w:rsidR="00BB5862" w:rsidRPr="00600585" w:rsidRDefault="00BB5862" w:rsidP="00676464">
            <w:pPr>
              <w:pStyle w:val="SDMTableBoxParaNotNumbered"/>
              <w:rPr>
                <w:rFonts w:ascii="Avenir Book" w:hAnsi="Avenir Book"/>
                <w:b/>
                <w:sz w:val="22"/>
                <w:szCs w:val="22"/>
              </w:rPr>
            </w:pPr>
            <w:r w:rsidRPr="00600585">
              <w:rPr>
                <w:rFonts w:ascii="Avenir Book" w:hAnsi="Avenir Book"/>
                <w:b/>
                <w:sz w:val="22"/>
                <w:szCs w:val="22"/>
              </w:rPr>
              <w:t xml:space="preserve">Value considered for ex-ante calculation </w:t>
            </w:r>
          </w:p>
        </w:tc>
        <w:tc>
          <w:tcPr>
            <w:tcW w:w="5220" w:type="dxa"/>
            <w:vAlign w:val="top"/>
          </w:tcPr>
          <w:p w14:paraId="41BB96B3" w14:textId="77777777" w:rsidR="00BB5862" w:rsidRPr="00600585" w:rsidRDefault="00BB5862" w:rsidP="00676464">
            <w:pPr>
              <w:pStyle w:val="SDMTableBoxParaNotNumbered"/>
              <w:rPr>
                <w:rFonts w:ascii="Avenir Book" w:hAnsi="Avenir Book"/>
                <w:b/>
                <w:sz w:val="22"/>
                <w:szCs w:val="22"/>
              </w:rPr>
            </w:pPr>
            <w:r w:rsidRPr="00600585">
              <w:rPr>
                <w:rFonts w:ascii="Avenir Book" w:hAnsi="Avenir Book"/>
                <w:b/>
                <w:sz w:val="22"/>
                <w:szCs w:val="22"/>
              </w:rPr>
              <w:t xml:space="preserve">Source </w:t>
            </w:r>
          </w:p>
        </w:tc>
      </w:tr>
      <w:tr w:rsidR="00BB5862" w:rsidRPr="00EB0B41" w14:paraId="22EC3AFD" w14:textId="77777777" w:rsidTr="00676464">
        <w:tc>
          <w:tcPr>
            <w:tcW w:w="1642" w:type="dxa"/>
            <w:vAlign w:val="top"/>
          </w:tcPr>
          <w:p w14:paraId="5FE71B2A" w14:textId="77777777" w:rsidR="00BB5862" w:rsidRPr="00421CFE" w:rsidRDefault="00BB5862" w:rsidP="00676464">
            <w:pPr>
              <w:pStyle w:val="SDMTableBoxParaNotNumbered"/>
              <w:rPr>
                <w:rFonts w:ascii="Avenir Book" w:hAnsi="Avenir Book"/>
                <w:iCs/>
                <w:snapToGrid w:val="0"/>
                <w:sz w:val="22"/>
                <w:szCs w:val="22"/>
              </w:rPr>
            </w:pPr>
            <w:r w:rsidRPr="00421CFE">
              <w:rPr>
                <w:rFonts w:ascii="Cambria Math" w:hAnsi="Cambria Math" w:cs="Cambria Math"/>
                <w:sz w:val="22"/>
                <w:szCs w:val="22"/>
              </w:rPr>
              <w:t>𝑄</w:t>
            </w:r>
            <w:r w:rsidRPr="00421CFE">
              <w:rPr>
                <w:rFonts w:ascii="Cambria Math" w:hAnsi="Cambria Math" w:cs="Cambria Math"/>
                <w:sz w:val="22"/>
                <w:szCs w:val="22"/>
                <w:vertAlign w:val="subscript"/>
              </w:rPr>
              <w:t>𝑦</w:t>
            </w:r>
          </w:p>
        </w:tc>
        <w:tc>
          <w:tcPr>
            <w:tcW w:w="2876" w:type="dxa"/>
            <w:vAlign w:val="top"/>
          </w:tcPr>
          <w:p w14:paraId="400A0196" w14:textId="227EE3A1" w:rsidR="00BB5862" w:rsidRPr="00421CFE" w:rsidRDefault="00406A92" w:rsidP="00676464">
            <w:pPr>
              <w:pStyle w:val="SDMTableBoxParaNotNumbered"/>
              <w:rPr>
                <w:rFonts w:ascii="Avenir Book" w:hAnsi="Avenir Book"/>
                <w:sz w:val="22"/>
                <w:szCs w:val="22"/>
              </w:rPr>
            </w:pPr>
            <w:r w:rsidRPr="00387FFB">
              <w:rPr>
                <w:rFonts w:ascii="Avenir Book" w:eastAsia="MS Mincho" w:hAnsi="Avenir Book"/>
                <w:sz w:val="22"/>
                <w:szCs w:val="22"/>
              </w:rPr>
              <w:t>14,874</w:t>
            </w:r>
            <w:r w:rsidR="00BB5862" w:rsidRPr="00387FFB">
              <w:rPr>
                <w:rFonts w:ascii="Avenir Book" w:eastAsia="MS Mincho" w:hAnsi="Avenir Book"/>
                <w:sz w:val="22"/>
                <w:szCs w:val="22"/>
              </w:rPr>
              <w:t xml:space="preserve"> t</w:t>
            </w:r>
          </w:p>
        </w:tc>
        <w:tc>
          <w:tcPr>
            <w:tcW w:w="5220" w:type="dxa"/>
            <w:vAlign w:val="top"/>
          </w:tcPr>
          <w:p w14:paraId="5A8E5F56" w14:textId="77777777" w:rsidR="00BB5862" w:rsidRPr="00421CFE" w:rsidRDefault="00406A92" w:rsidP="00406A92">
            <w:pPr>
              <w:rPr>
                <w:rFonts w:ascii="Avenir Book" w:eastAsia="MS Mincho" w:hAnsi="Avenir Book"/>
                <w:szCs w:val="22"/>
              </w:rPr>
            </w:pPr>
            <w:r w:rsidRPr="00421CFE">
              <w:rPr>
                <w:rFonts w:ascii="Avenir Book" w:eastAsia="MS Mincho" w:hAnsi="Avenir Book"/>
                <w:szCs w:val="22"/>
              </w:rPr>
              <w:t>Organic waste composted as per registered PDD</w:t>
            </w:r>
          </w:p>
        </w:tc>
      </w:tr>
      <w:tr w:rsidR="00BB5862" w:rsidRPr="00EB0B41" w14:paraId="7363DDBF" w14:textId="77777777" w:rsidTr="00676464">
        <w:tc>
          <w:tcPr>
            <w:tcW w:w="1642" w:type="dxa"/>
            <w:vAlign w:val="top"/>
          </w:tcPr>
          <w:p w14:paraId="5B9FC018" w14:textId="77777777" w:rsidR="00BB5862" w:rsidRPr="00421CFE" w:rsidRDefault="00BB5862" w:rsidP="00BB5862">
            <w:pPr>
              <w:rPr>
                <w:rFonts w:ascii="Avenir Book" w:hAnsi="Avenir Book" w:cs="Cambria Math"/>
                <w:szCs w:val="22"/>
                <w:vertAlign w:val="subscript"/>
              </w:rPr>
            </w:pPr>
            <w:r w:rsidRPr="00421CFE">
              <w:rPr>
                <w:rFonts w:ascii="Avenir Book" w:hAnsi="Avenir Book"/>
                <w:szCs w:val="22"/>
              </w:rPr>
              <w:lastRenderedPageBreak/>
              <w:t xml:space="preserve"> </w:t>
            </w:r>
            <w:r w:rsidRPr="00421CFE">
              <w:rPr>
                <w:rFonts w:ascii="Cambria Math" w:hAnsi="Cambria Math" w:cs="Cambria Math"/>
                <w:szCs w:val="22"/>
              </w:rPr>
              <w:t>𝐸𝐹</w:t>
            </w:r>
            <w:r w:rsidRPr="00387FFB">
              <w:rPr>
                <w:rFonts w:ascii="Avenir Book" w:hAnsi="Avenir Book" w:cs="Cambria Math"/>
                <w:szCs w:val="22"/>
                <w:vertAlign w:val="subscript"/>
              </w:rPr>
              <w:t>N2</w:t>
            </w:r>
            <w:proofErr w:type="gramStart"/>
            <w:r w:rsidRPr="00387FFB">
              <w:rPr>
                <w:rFonts w:ascii="Avenir Book" w:hAnsi="Avenir Book" w:cs="Cambria Math"/>
                <w:szCs w:val="22"/>
                <w:vertAlign w:val="subscript"/>
              </w:rPr>
              <w:t>O</w:t>
            </w:r>
            <w:r w:rsidRPr="00421CFE">
              <w:rPr>
                <w:rFonts w:ascii="Avenir Book" w:hAnsi="Avenir Book"/>
                <w:szCs w:val="22"/>
                <w:vertAlign w:val="subscript"/>
              </w:rPr>
              <w:t>,</w:t>
            </w:r>
            <w:r w:rsidRPr="00421CFE">
              <w:rPr>
                <w:rFonts w:ascii="Cambria Math" w:hAnsi="Cambria Math" w:cs="Cambria Math"/>
                <w:szCs w:val="22"/>
                <w:vertAlign w:val="subscript"/>
              </w:rPr>
              <w:t>𝑦</w:t>
            </w:r>
            <w:proofErr w:type="gramEnd"/>
          </w:p>
        </w:tc>
        <w:tc>
          <w:tcPr>
            <w:tcW w:w="2876" w:type="dxa"/>
            <w:vAlign w:val="top"/>
          </w:tcPr>
          <w:p w14:paraId="1A993DCD" w14:textId="77777777" w:rsidR="00BB5862" w:rsidRPr="00421CFE" w:rsidRDefault="00BB5862" w:rsidP="00BB5862">
            <w:pPr>
              <w:pStyle w:val="SDMTableBoxParaNotNumbered"/>
              <w:rPr>
                <w:rFonts w:ascii="Avenir Book" w:hAnsi="Avenir Book"/>
                <w:sz w:val="22"/>
                <w:szCs w:val="22"/>
              </w:rPr>
            </w:pPr>
            <w:r w:rsidRPr="00387FFB">
              <w:rPr>
                <w:rFonts w:ascii="Avenir Book" w:hAnsi="Avenir Book"/>
                <w:sz w:val="22"/>
                <w:szCs w:val="22"/>
              </w:rPr>
              <w:t>0.0002 t N</w:t>
            </w:r>
            <w:r w:rsidRPr="00387FFB">
              <w:rPr>
                <w:rFonts w:ascii="Avenir Book" w:hAnsi="Avenir Book"/>
                <w:sz w:val="22"/>
                <w:szCs w:val="22"/>
                <w:vertAlign w:val="subscript"/>
              </w:rPr>
              <w:t>2</w:t>
            </w:r>
            <w:r w:rsidRPr="00387FFB">
              <w:rPr>
                <w:rFonts w:ascii="Avenir Book" w:hAnsi="Avenir Book"/>
                <w:sz w:val="22"/>
                <w:szCs w:val="22"/>
              </w:rPr>
              <w:t>O / t</w:t>
            </w:r>
          </w:p>
        </w:tc>
        <w:tc>
          <w:tcPr>
            <w:tcW w:w="5220" w:type="dxa"/>
            <w:vAlign w:val="top"/>
          </w:tcPr>
          <w:p w14:paraId="03E4963A" w14:textId="77777777" w:rsidR="00BB5862" w:rsidRPr="00421CFE" w:rsidRDefault="00BB5862" w:rsidP="00676464">
            <w:pPr>
              <w:pStyle w:val="SDMTableBoxParaNotNumbered"/>
              <w:rPr>
                <w:rFonts w:ascii="Avenir Book" w:hAnsi="Avenir Book"/>
                <w:iCs/>
                <w:sz w:val="22"/>
                <w:szCs w:val="22"/>
              </w:rPr>
            </w:pPr>
            <w:r w:rsidRPr="00421CFE">
              <w:rPr>
                <w:rFonts w:ascii="Avenir Book" w:hAnsi="Avenir Book"/>
                <w:iCs/>
                <w:sz w:val="22"/>
                <w:szCs w:val="22"/>
              </w:rPr>
              <w:t>Default value provided in the tool ‘Project and leakage emissions from composting’, version 2. Fixed ex-ante</w:t>
            </w:r>
          </w:p>
        </w:tc>
      </w:tr>
      <w:tr w:rsidR="00BB5862" w:rsidRPr="00EB0B41" w14:paraId="70DD9328" w14:textId="77777777" w:rsidTr="00676464">
        <w:tc>
          <w:tcPr>
            <w:tcW w:w="1642" w:type="dxa"/>
            <w:vAlign w:val="top"/>
          </w:tcPr>
          <w:p w14:paraId="593EEECF" w14:textId="77777777" w:rsidR="00BB5862" w:rsidRPr="00421CFE" w:rsidRDefault="00BB5862" w:rsidP="00676464">
            <w:pPr>
              <w:pStyle w:val="SDMTableBoxParaNotNumbered"/>
              <w:rPr>
                <w:rFonts w:ascii="Avenir Book" w:hAnsi="Avenir Book"/>
                <w:sz w:val="22"/>
                <w:szCs w:val="22"/>
              </w:rPr>
            </w:pPr>
            <w:r w:rsidRPr="00421CFE">
              <w:rPr>
                <w:rFonts w:ascii="Cambria Math" w:hAnsi="Cambria Math" w:cs="Cambria Math"/>
                <w:sz w:val="22"/>
                <w:szCs w:val="22"/>
              </w:rPr>
              <w:t>𝐺𝑊𝑃</w:t>
            </w:r>
            <w:r w:rsidRPr="00387FFB">
              <w:rPr>
                <w:rFonts w:ascii="Avenir Book" w:hAnsi="Avenir Book" w:cs="Cambria Math"/>
                <w:sz w:val="22"/>
                <w:szCs w:val="22"/>
                <w:vertAlign w:val="subscript"/>
              </w:rPr>
              <w:t>N2O</w:t>
            </w:r>
          </w:p>
        </w:tc>
        <w:tc>
          <w:tcPr>
            <w:tcW w:w="2876" w:type="dxa"/>
            <w:vAlign w:val="top"/>
          </w:tcPr>
          <w:p w14:paraId="5E5C4FF1" w14:textId="77777777" w:rsidR="00BB5862" w:rsidRPr="00421CFE" w:rsidRDefault="00BB5862" w:rsidP="00676464">
            <w:pPr>
              <w:pStyle w:val="SDMTableBoxParaNotNumbered"/>
              <w:rPr>
                <w:rFonts w:ascii="Avenir Book" w:hAnsi="Avenir Book"/>
                <w:sz w:val="22"/>
                <w:szCs w:val="22"/>
              </w:rPr>
            </w:pPr>
            <w:r w:rsidRPr="00387FFB">
              <w:rPr>
                <w:rFonts w:ascii="Avenir Book" w:hAnsi="Avenir Book" w:cs="Cambria Math"/>
                <w:sz w:val="22"/>
                <w:szCs w:val="22"/>
              </w:rPr>
              <w:t xml:space="preserve">298 </w:t>
            </w:r>
            <w:r w:rsidRPr="00421CFE">
              <w:rPr>
                <w:rFonts w:ascii="Avenir Book" w:hAnsi="Avenir Book"/>
                <w:sz w:val="22"/>
                <w:szCs w:val="22"/>
              </w:rPr>
              <w:t>t CO</w:t>
            </w:r>
            <w:r w:rsidRPr="00421CFE">
              <w:rPr>
                <w:rFonts w:ascii="Avenir Book" w:hAnsi="Avenir Book"/>
                <w:sz w:val="22"/>
                <w:szCs w:val="22"/>
                <w:vertAlign w:val="subscript"/>
              </w:rPr>
              <w:t>2</w:t>
            </w:r>
            <w:r w:rsidRPr="00421CFE">
              <w:rPr>
                <w:rFonts w:ascii="Avenir Book" w:hAnsi="Avenir Book"/>
                <w:sz w:val="22"/>
                <w:szCs w:val="22"/>
              </w:rPr>
              <w:t>e / t N</w:t>
            </w:r>
            <w:r w:rsidRPr="00421CFE">
              <w:rPr>
                <w:rFonts w:ascii="Avenir Book" w:hAnsi="Avenir Book"/>
                <w:sz w:val="22"/>
                <w:szCs w:val="22"/>
                <w:vertAlign w:val="subscript"/>
              </w:rPr>
              <w:t>2</w:t>
            </w:r>
            <w:r w:rsidRPr="00421CFE">
              <w:rPr>
                <w:rFonts w:ascii="Avenir Book" w:hAnsi="Avenir Book"/>
                <w:sz w:val="22"/>
                <w:szCs w:val="22"/>
              </w:rPr>
              <w:t>O</w:t>
            </w:r>
          </w:p>
        </w:tc>
        <w:tc>
          <w:tcPr>
            <w:tcW w:w="5220" w:type="dxa"/>
            <w:vAlign w:val="top"/>
          </w:tcPr>
          <w:p w14:paraId="1673BB1A" w14:textId="77777777" w:rsidR="00BB5862" w:rsidRPr="00421CFE" w:rsidRDefault="00BB5862" w:rsidP="00676464">
            <w:pPr>
              <w:pStyle w:val="SDMTableBoxParaNotNumbered"/>
              <w:rPr>
                <w:rFonts w:ascii="Avenir Book" w:hAnsi="Avenir Book"/>
                <w:iCs/>
                <w:sz w:val="22"/>
                <w:szCs w:val="22"/>
              </w:rPr>
            </w:pPr>
            <w:r w:rsidRPr="00421CFE">
              <w:rPr>
                <w:rFonts w:ascii="Avenir Book" w:hAnsi="Avenir Book"/>
                <w:iCs/>
                <w:sz w:val="22"/>
                <w:szCs w:val="22"/>
              </w:rPr>
              <w:t>IPCC default value. Fixed ex-ante</w:t>
            </w:r>
          </w:p>
        </w:tc>
      </w:tr>
      <w:tr w:rsidR="00BB5862" w:rsidRPr="00EB0B41" w14:paraId="5CA14B97" w14:textId="77777777" w:rsidTr="00676464">
        <w:tc>
          <w:tcPr>
            <w:tcW w:w="1642" w:type="dxa"/>
            <w:vAlign w:val="top"/>
          </w:tcPr>
          <w:p w14:paraId="7F636701" w14:textId="77777777" w:rsidR="00BB5862" w:rsidRPr="00421CFE" w:rsidRDefault="00BB5862" w:rsidP="001A6C8A">
            <w:pPr>
              <w:pStyle w:val="SDMTableBoxParaNotNumbered"/>
              <w:rPr>
                <w:rFonts w:ascii="Avenir Book" w:hAnsi="Avenir Book"/>
                <w:b/>
                <w:iCs/>
                <w:sz w:val="22"/>
                <w:szCs w:val="22"/>
              </w:rPr>
            </w:pPr>
            <w:r w:rsidRPr="00421CFE">
              <w:rPr>
                <w:rFonts w:ascii="Cambria Math" w:hAnsi="Cambria Math" w:cs="Cambria Math"/>
                <w:b/>
                <w:sz w:val="22"/>
                <w:szCs w:val="22"/>
              </w:rPr>
              <w:t>𝑃𝐸</w:t>
            </w:r>
            <w:r w:rsidR="001A6C8A" w:rsidRPr="00387FFB">
              <w:rPr>
                <w:rFonts w:ascii="Avenir Book" w:hAnsi="Avenir Book" w:cs="Cambria Math"/>
                <w:b/>
                <w:sz w:val="22"/>
                <w:szCs w:val="22"/>
                <w:vertAlign w:val="subscript"/>
              </w:rPr>
              <w:t>N</w:t>
            </w:r>
            <w:r w:rsidR="001A6C8A" w:rsidRPr="00421CFE">
              <w:rPr>
                <w:rFonts w:ascii="Avenir Book" w:hAnsi="Avenir Book"/>
                <w:b/>
                <w:sz w:val="22"/>
                <w:szCs w:val="22"/>
                <w:vertAlign w:val="subscript"/>
              </w:rPr>
              <w:t>2</w:t>
            </w:r>
            <w:proofErr w:type="gramStart"/>
            <w:r w:rsidR="001A6C8A" w:rsidRPr="00421CFE">
              <w:rPr>
                <w:rFonts w:ascii="Avenir Book" w:hAnsi="Avenir Book"/>
                <w:b/>
                <w:sz w:val="22"/>
                <w:szCs w:val="22"/>
                <w:vertAlign w:val="subscript"/>
              </w:rPr>
              <w:t>O</w:t>
            </w:r>
            <w:r w:rsidRPr="00421CFE">
              <w:rPr>
                <w:rFonts w:ascii="Avenir Book" w:hAnsi="Avenir Book"/>
                <w:b/>
                <w:sz w:val="22"/>
                <w:szCs w:val="22"/>
                <w:vertAlign w:val="subscript"/>
              </w:rPr>
              <w:t>,</w:t>
            </w:r>
            <w:r w:rsidRPr="00421CFE">
              <w:rPr>
                <w:rFonts w:ascii="Cambria Math" w:hAnsi="Cambria Math" w:cs="Cambria Math"/>
                <w:b/>
                <w:sz w:val="22"/>
                <w:szCs w:val="22"/>
                <w:vertAlign w:val="subscript"/>
              </w:rPr>
              <w:t>𝑦</w:t>
            </w:r>
            <w:proofErr w:type="gramEnd"/>
          </w:p>
        </w:tc>
        <w:tc>
          <w:tcPr>
            <w:tcW w:w="2876" w:type="dxa"/>
            <w:vAlign w:val="top"/>
          </w:tcPr>
          <w:p w14:paraId="23738CC6" w14:textId="42358DC4" w:rsidR="00BB5862" w:rsidRPr="00421CFE" w:rsidRDefault="00421CFE" w:rsidP="00676464">
            <w:pPr>
              <w:pStyle w:val="SDMTableBoxParaNotNumbered"/>
              <w:rPr>
                <w:rFonts w:ascii="Avenir Book" w:hAnsi="Avenir Book"/>
                <w:b/>
                <w:sz w:val="22"/>
                <w:szCs w:val="22"/>
              </w:rPr>
            </w:pPr>
            <w:r w:rsidRPr="00421CFE">
              <w:rPr>
                <w:rFonts w:ascii="Avenir Book" w:hAnsi="Avenir Book"/>
                <w:b/>
                <w:sz w:val="22"/>
                <w:szCs w:val="22"/>
              </w:rPr>
              <w:t xml:space="preserve">886.55 </w:t>
            </w:r>
            <w:r w:rsidR="00BB5862" w:rsidRPr="00421CFE">
              <w:rPr>
                <w:rFonts w:ascii="Avenir Book" w:hAnsi="Avenir Book"/>
                <w:b/>
                <w:sz w:val="22"/>
                <w:szCs w:val="22"/>
              </w:rPr>
              <w:t>tCO</w:t>
            </w:r>
            <w:r w:rsidR="00BB5862" w:rsidRPr="00421CFE">
              <w:rPr>
                <w:rFonts w:ascii="Avenir Book" w:hAnsi="Avenir Book"/>
                <w:b/>
                <w:sz w:val="22"/>
                <w:szCs w:val="22"/>
                <w:vertAlign w:val="subscript"/>
              </w:rPr>
              <w:t>2</w:t>
            </w:r>
            <w:r w:rsidR="00BB5862" w:rsidRPr="00421CFE">
              <w:rPr>
                <w:rFonts w:ascii="Avenir Book" w:hAnsi="Avenir Book"/>
                <w:b/>
                <w:sz w:val="22"/>
                <w:szCs w:val="22"/>
              </w:rPr>
              <w:t>e</w:t>
            </w:r>
          </w:p>
        </w:tc>
        <w:tc>
          <w:tcPr>
            <w:tcW w:w="5220" w:type="dxa"/>
            <w:vAlign w:val="top"/>
          </w:tcPr>
          <w:p w14:paraId="22EC41B4" w14:textId="77777777" w:rsidR="00BB5862" w:rsidRPr="00421CFE" w:rsidRDefault="00BB5862" w:rsidP="00676464">
            <w:pPr>
              <w:pStyle w:val="SDMTableBoxParaNotNumbered"/>
              <w:rPr>
                <w:rFonts w:ascii="Avenir Book" w:hAnsi="Avenir Book"/>
                <w:b/>
                <w:sz w:val="22"/>
                <w:szCs w:val="22"/>
              </w:rPr>
            </w:pPr>
            <w:r w:rsidRPr="00421CFE">
              <w:rPr>
                <w:rFonts w:ascii="Avenir Book" w:hAnsi="Avenir Book"/>
                <w:b/>
                <w:sz w:val="22"/>
                <w:szCs w:val="22"/>
              </w:rPr>
              <w:t xml:space="preserve">Calculated </w:t>
            </w:r>
          </w:p>
        </w:tc>
      </w:tr>
    </w:tbl>
    <w:p w14:paraId="32DDB859" w14:textId="77777777" w:rsidR="00BB5862" w:rsidRDefault="00BB5862" w:rsidP="006F09D9">
      <w:pPr>
        <w:rPr>
          <w:rFonts w:ascii="Cambria Math" w:hAnsi="Cambria Math" w:cs="Cambria Math"/>
          <w:szCs w:val="22"/>
          <w:vertAlign w:val="subscript"/>
        </w:rPr>
      </w:pPr>
    </w:p>
    <w:p w14:paraId="7EF5F5A9" w14:textId="77777777" w:rsidR="00D3492D" w:rsidRDefault="00D3492D" w:rsidP="006F09D9">
      <w:pPr>
        <w:rPr>
          <w:rFonts w:ascii="Cambria Math" w:hAnsi="Cambria Math" w:cs="Cambria Math"/>
          <w:szCs w:val="22"/>
        </w:rPr>
      </w:pPr>
    </w:p>
    <w:p w14:paraId="3CDE519A" w14:textId="77777777" w:rsidR="00D3492D" w:rsidRDefault="00D3492D" w:rsidP="006F09D9">
      <w:pPr>
        <w:rPr>
          <w:rFonts w:ascii="Cambria Math" w:hAnsi="Cambria Math" w:cs="Cambria Math"/>
          <w:szCs w:val="22"/>
        </w:rPr>
      </w:pPr>
      <w:r>
        <w:rPr>
          <w:rFonts w:ascii="Cambria Math" w:hAnsi="Cambria Math" w:cs="Cambria Math"/>
          <w:szCs w:val="22"/>
        </w:rPr>
        <w:t>Hence total project emission estimated as below</w:t>
      </w:r>
    </w:p>
    <w:p w14:paraId="37ED4881" w14:textId="77777777" w:rsidR="00D3492D" w:rsidRDefault="00D3492D" w:rsidP="00D3492D">
      <w:pPr>
        <w:rPr>
          <w:rFonts w:ascii="Cambria Math" w:hAnsi="Cambria Math" w:cs="Cambria Math"/>
          <w:vertAlign w:val="subscript"/>
        </w:rPr>
      </w:pPr>
      <w:r w:rsidRPr="008966C4">
        <w:rPr>
          <w:rFonts w:ascii="Cambria Math" w:hAnsi="Cambria Math" w:cs="Cambria Math"/>
        </w:rPr>
        <w:t>𝑃𝐸</w:t>
      </w:r>
      <w:r w:rsidRPr="008966C4">
        <w:rPr>
          <w:rFonts w:ascii="Cambria Math" w:hAnsi="Cambria Math" w:cs="Cambria Math"/>
          <w:vertAlign w:val="subscript"/>
        </w:rPr>
        <w:t>𝑦</w:t>
      </w:r>
      <w:r w:rsidRPr="008966C4">
        <w:rPr>
          <w:rFonts w:ascii="Avenir Book" w:hAnsi="Avenir Book"/>
        </w:rPr>
        <w:t xml:space="preserve"> = </w:t>
      </w:r>
      <w:r w:rsidRPr="008966C4">
        <w:rPr>
          <w:rFonts w:ascii="Cambria Math" w:hAnsi="Cambria Math" w:cs="Cambria Math"/>
        </w:rPr>
        <w:t>𝑃𝐸</w:t>
      </w:r>
      <w:r w:rsidRPr="008966C4">
        <w:rPr>
          <w:rFonts w:ascii="Cambria Math" w:hAnsi="Cambria Math" w:cs="Cambria Math"/>
          <w:vertAlign w:val="subscript"/>
        </w:rPr>
        <w:t>𝐸𝐶</w:t>
      </w:r>
      <w:r w:rsidRPr="008966C4">
        <w:rPr>
          <w:rFonts w:ascii="Avenir Book" w:hAnsi="Avenir Book"/>
          <w:vertAlign w:val="subscript"/>
        </w:rPr>
        <w:t xml:space="preserve">, </w:t>
      </w:r>
      <w:r w:rsidRPr="008966C4">
        <w:rPr>
          <w:rFonts w:ascii="Avenir Book" w:hAnsi="Avenir Book"/>
        </w:rPr>
        <w:t xml:space="preserve">+ </w:t>
      </w:r>
      <w:r w:rsidRPr="008966C4">
        <w:rPr>
          <w:rFonts w:ascii="Cambria Math" w:hAnsi="Cambria Math" w:cs="Cambria Math"/>
        </w:rPr>
        <w:t>𝑃𝐸</w:t>
      </w:r>
      <w:r w:rsidRPr="008966C4">
        <w:rPr>
          <w:rFonts w:ascii="Cambria Math" w:hAnsi="Cambria Math" w:cs="Cambria Math"/>
          <w:vertAlign w:val="subscript"/>
        </w:rPr>
        <w:t>𝐹𝐶</w:t>
      </w:r>
      <w:r w:rsidRPr="008966C4">
        <w:rPr>
          <w:rFonts w:ascii="Avenir Book" w:hAnsi="Avenir Book"/>
          <w:vertAlign w:val="subscript"/>
        </w:rPr>
        <w:t xml:space="preserve">, </w:t>
      </w:r>
      <w:r w:rsidRPr="008966C4">
        <w:rPr>
          <w:rFonts w:ascii="Avenir Book" w:hAnsi="Avenir Book"/>
        </w:rPr>
        <w:t xml:space="preserve">+ </w:t>
      </w:r>
      <w:r w:rsidRPr="008966C4">
        <w:rPr>
          <w:rFonts w:ascii="Cambria Math" w:hAnsi="Cambria Math" w:cs="Cambria Math"/>
        </w:rPr>
        <w:t>𝑃𝐸</w:t>
      </w:r>
      <w:r w:rsidRPr="008966C4">
        <w:rPr>
          <w:rFonts w:ascii="Cambria Math" w:hAnsi="Cambria Math" w:cs="Cambria Math"/>
          <w:vertAlign w:val="subscript"/>
        </w:rPr>
        <w:t>𝐶𝐻</w:t>
      </w:r>
      <w:proofErr w:type="gramStart"/>
      <w:r w:rsidRPr="008966C4">
        <w:rPr>
          <w:rFonts w:ascii="Avenir Book" w:hAnsi="Avenir Book"/>
          <w:vertAlign w:val="subscript"/>
        </w:rPr>
        <w:t>4,</w:t>
      </w:r>
      <w:r w:rsidRPr="008966C4">
        <w:rPr>
          <w:rFonts w:ascii="Cambria Math" w:hAnsi="Cambria Math" w:cs="Cambria Math"/>
          <w:vertAlign w:val="subscript"/>
        </w:rPr>
        <w:t>𝑦</w:t>
      </w:r>
      <w:proofErr w:type="gramEnd"/>
      <w:r w:rsidRPr="008966C4">
        <w:rPr>
          <w:rFonts w:ascii="Avenir Book" w:hAnsi="Avenir Book"/>
          <w:vertAlign w:val="subscript"/>
        </w:rPr>
        <w:t xml:space="preserve"> </w:t>
      </w:r>
      <w:r w:rsidRPr="008966C4">
        <w:rPr>
          <w:rFonts w:ascii="Avenir Book" w:hAnsi="Avenir Book"/>
        </w:rPr>
        <w:t xml:space="preserve">+ </w:t>
      </w:r>
      <w:r w:rsidRPr="008966C4">
        <w:rPr>
          <w:rFonts w:ascii="Cambria Math" w:hAnsi="Cambria Math" w:cs="Cambria Math"/>
        </w:rPr>
        <w:t>𝑃𝐸</w:t>
      </w:r>
      <w:r w:rsidRPr="008966C4">
        <w:rPr>
          <w:rFonts w:ascii="Cambria Math" w:hAnsi="Cambria Math" w:cs="Cambria Math"/>
          <w:vertAlign w:val="subscript"/>
        </w:rPr>
        <w:t>𝑁</w:t>
      </w:r>
      <w:r w:rsidRPr="008966C4">
        <w:rPr>
          <w:rFonts w:ascii="Avenir Book" w:hAnsi="Avenir Book"/>
          <w:vertAlign w:val="subscript"/>
        </w:rPr>
        <w:t>20,</w:t>
      </w:r>
      <w:r w:rsidRPr="008966C4">
        <w:rPr>
          <w:rFonts w:ascii="Cambria Math" w:hAnsi="Cambria Math" w:cs="Cambria Math"/>
          <w:vertAlign w:val="subscript"/>
        </w:rPr>
        <w:t>𝑦</w:t>
      </w:r>
    </w:p>
    <w:p w14:paraId="25034240" w14:textId="01B29E95" w:rsidR="00D3492D" w:rsidRPr="00CD4F59" w:rsidRDefault="00D3492D" w:rsidP="00D3492D">
      <w:pPr>
        <w:rPr>
          <w:rFonts w:ascii="Cambria Math" w:hAnsi="Cambria Math" w:cs="Cambria Math"/>
          <w:vertAlign w:val="subscript"/>
        </w:rPr>
      </w:pPr>
      <w:r w:rsidRPr="00D3492D">
        <w:rPr>
          <w:rFonts w:ascii="Cambria Math" w:hAnsi="Cambria Math" w:cs="Cambria Math"/>
        </w:rPr>
        <w:t xml:space="preserve">           = </w:t>
      </w:r>
      <w:r w:rsidR="00761877" w:rsidRPr="00761877">
        <w:rPr>
          <w:rFonts w:ascii="Cambria Math" w:hAnsi="Cambria Math" w:cs="Cambria Math"/>
        </w:rPr>
        <w:t>51.72</w:t>
      </w:r>
      <w:r>
        <w:rPr>
          <w:rFonts w:ascii="Avenir Book" w:hAnsi="Avenir Book"/>
          <w:b/>
          <w:szCs w:val="22"/>
        </w:rPr>
        <w:t xml:space="preserve">+ </w:t>
      </w:r>
      <w:r w:rsidRPr="00D3492D">
        <w:rPr>
          <w:rFonts w:ascii="Avenir Book" w:hAnsi="Avenir Book"/>
          <w:szCs w:val="22"/>
        </w:rPr>
        <w:t xml:space="preserve">67.41 + </w:t>
      </w:r>
      <w:r w:rsidR="00421CFE" w:rsidRPr="00421CFE">
        <w:rPr>
          <w:rFonts w:ascii="Avenir Book" w:hAnsi="Avenir Book"/>
          <w:szCs w:val="22"/>
        </w:rPr>
        <w:t xml:space="preserve">743.75 </w:t>
      </w:r>
      <w:r w:rsidRPr="00D3492D">
        <w:rPr>
          <w:rFonts w:ascii="Avenir Book" w:hAnsi="Avenir Book"/>
          <w:szCs w:val="22"/>
        </w:rPr>
        <w:t xml:space="preserve">+ </w:t>
      </w:r>
      <w:r w:rsidR="00421CFE" w:rsidRPr="00421CFE">
        <w:rPr>
          <w:rFonts w:ascii="Avenir Book" w:hAnsi="Avenir Book"/>
          <w:szCs w:val="22"/>
        </w:rPr>
        <w:t xml:space="preserve">886.55 </w:t>
      </w:r>
      <w:r>
        <w:rPr>
          <w:rFonts w:ascii="Avenir Book" w:hAnsi="Avenir Book"/>
          <w:b/>
          <w:szCs w:val="22"/>
        </w:rPr>
        <w:t xml:space="preserve">= </w:t>
      </w:r>
      <w:r w:rsidR="00421CFE" w:rsidRPr="00421CFE">
        <w:rPr>
          <w:rFonts w:ascii="Avenir Book" w:hAnsi="Avenir Book"/>
          <w:b/>
          <w:szCs w:val="22"/>
        </w:rPr>
        <w:t>1,749.43</w:t>
      </w:r>
      <w:r w:rsidR="00421CFE">
        <w:rPr>
          <w:rFonts w:ascii="Avenir Book" w:hAnsi="Avenir Book"/>
          <w:b/>
          <w:szCs w:val="22"/>
        </w:rPr>
        <w:t xml:space="preserve"> </w:t>
      </w:r>
      <w:r>
        <w:rPr>
          <w:rFonts w:ascii="Avenir Book" w:hAnsi="Avenir Book"/>
          <w:b/>
          <w:szCs w:val="22"/>
        </w:rPr>
        <w:t>tCO</w:t>
      </w:r>
      <w:r w:rsidRPr="00794354">
        <w:rPr>
          <w:rFonts w:ascii="Avenir Book" w:hAnsi="Avenir Book"/>
          <w:b/>
          <w:szCs w:val="22"/>
          <w:vertAlign w:val="subscript"/>
        </w:rPr>
        <w:t>2</w:t>
      </w:r>
      <w:r>
        <w:rPr>
          <w:rFonts w:ascii="Avenir Book" w:hAnsi="Avenir Book"/>
          <w:b/>
          <w:szCs w:val="22"/>
        </w:rPr>
        <w:t>e</w:t>
      </w:r>
      <w:r w:rsidR="00CD4F59">
        <w:rPr>
          <w:rFonts w:ascii="Avenir Book" w:hAnsi="Avenir Book"/>
          <w:b/>
          <w:szCs w:val="22"/>
        </w:rPr>
        <w:t xml:space="preserve"> ~ </w:t>
      </w:r>
      <w:r w:rsidR="00421CFE" w:rsidRPr="00421CFE">
        <w:rPr>
          <w:rFonts w:ascii="Avenir Book" w:hAnsi="Avenir Book"/>
          <w:b/>
          <w:szCs w:val="22"/>
        </w:rPr>
        <w:t>1,750</w:t>
      </w:r>
      <w:r w:rsidR="00761877">
        <w:rPr>
          <w:rFonts w:ascii="Avenir Book" w:hAnsi="Avenir Book"/>
          <w:b/>
          <w:szCs w:val="22"/>
        </w:rPr>
        <w:t xml:space="preserve"> </w:t>
      </w:r>
      <w:r w:rsidR="00CD4F59">
        <w:rPr>
          <w:rFonts w:ascii="Avenir Book" w:hAnsi="Avenir Book"/>
          <w:b/>
          <w:szCs w:val="22"/>
        </w:rPr>
        <w:t>tCO</w:t>
      </w:r>
      <w:r w:rsidR="00CD4F59" w:rsidRPr="00756954">
        <w:rPr>
          <w:rFonts w:ascii="Avenir Book" w:hAnsi="Avenir Book"/>
          <w:b/>
          <w:szCs w:val="22"/>
          <w:vertAlign w:val="subscript"/>
        </w:rPr>
        <w:t>2</w:t>
      </w:r>
      <w:r w:rsidR="00CD4F59">
        <w:rPr>
          <w:rFonts w:ascii="Avenir Book" w:hAnsi="Avenir Book"/>
          <w:b/>
          <w:szCs w:val="22"/>
        </w:rPr>
        <w:t>e (</w:t>
      </w:r>
      <w:r w:rsidR="00CD4F59">
        <w:rPr>
          <w:rFonts w:ascii="Avenir Book" w:hAnsi="Avenir Book"/>
          <w:szCs w:val="22"/>
        </w:rPr>
        <w:t>rounded up)</w:t>
      </w:r>
    </w:p>
    <w:p w14:paraId="09114C5F" w14:textId="77777777" w:rsidR="00D3492D" w:rsidRDefault="00D3492D" w:rsidP="006F09D9">
      <w:pPr>
        <w:rPr>
          <w:rFonts w:ascii="Cambria Math" w:hAnsi="Cambria Math" w:cs="Cambria Math"/>
          <w:szCs w:val="22"/>
        </w:rPr>
      </w:pPr>
    </w:p>
    <w:p w14:paraId="77AB980C" w14:textId="77777777" w:rsidR="00D3492D" w:rsidRPr="00D3492D" w:rsidRDefault="00D3492D" w:rsidP="006F09D9">
      <w:pPr>
        <w:rPr>
          <w:rFonts w:ascii="Cambria Math" w:hAnsi="Cambria Math" w:cs="Cambria Math"/>
          <w:szCs w:val="22"/>
        </w:rPr>
      </w:pPr>
    </w:p>
    <w:p w14:paraId="0CF505C4" w14:textId="77777777" w:rsidR="006F09D9" w:rsidRDefault="006F09D9" w:rsidP="006F09D9">
      <w:pPr>
        <w:rPr>
          <w:rFonts w:ascii="Avenir Book" w:eastAsia="MS Mincho" w:hAnsi="Avenir Book"/>
          <w:b/>
          <w:u w:val="single"/>
        </w:rPr>
      </w:pPr>
      <w:r w:rsidRPr="00BE42FD">
        <w:rPr>
          <w:rFonts w:ascii="Avenir Book" w:eastAsia="MS Mincho" w:hAnsi="Avenir Book"/>
          <w:b/>
          <w:u w:val="single"/>
        </w:rPr>
        <w:t>Leakage Emission</w:t>
      </w:r>
    </w:p>
    <w:p w14:paraId="2EEAD7FE" w14:textId="77777777" w:rsidR="006F09D9" w:rsidRDefault="00D3492D" w:rsidP="006F09D9">
      <w:pPr>
        <w:rPr>
          <w:rFonts w:ascii="Avenir Book" w:hAnsi="Avenir Book"/>
        </w:rPr>
      </w:pPr>
      <w:r>
        <w:rPr>
          <w:rFonts w:ascii="Avenir Book" w:hAnsi="Avenir Book"/>
        </w:rPr>
        <w:t>N</w:t>
      </w:r>
      <w:r w:rsidR="006F09D9" w:rsidRPr="00BE42FD">
        <w:rPr>
          <w:rFonts w:ascii="Avenir Book" w:hAnsi="Avenir Book"/>
        </w:rPr>
        <w:t xml:space="preserve">o leakage emission from this project activity. </w:t>
      </w:r>
      <w:proofErr w:type="spellStart"/>
      <w:r w:rsidR="006F09D9" w:rsidRPr="00BE42FD">
        <w:rPr>
          <w:rFonts w:ascii="Avenir Book" w:hAnsi="Avenir Book"/>
        </w:rPr>
        <w:t>LE</w:t>
      </w:r>
      <w:r w:rsidR="006F09D9" w:rsidRPr="00CD4F59">
        <w:rPr>
          <w:rFonts w:ascii="Avenir Book" w:hAnsi="Avenir Book"/>
          <w:vertAlign w:val="subscript"/>
        </w:rPr>
        <w:t>y</w:t>
      </w:r>
      <w:proofErr w:type="spellEnd"/>
      <w:r w:rsidR="006F09D9" w:rsidRPr="00BE42FD">
        <w:rPr>
          <w:rFonts w:ascii="Avenir Book" w:hAnsi="Avenir Book"/>
        </w:rPr>
        <w:t xml:space="preserve"> = 0</w:t>
      </w:r>
    </w:p>
    <w:p w14:paraId="026CF010" w14:textId="77777777" w:rsidR="006F09D9" w:rsidRDefault="006F09D9" w:rsidP="006F09D9">
      <w:pPr>
        <w:rPr>
          <w:rFonts w:ascii="Avenir Book" w:hAnsi="Avenir Book"/>
        </w:rPr>
      </w:pPr>
    </w:p>
    <w:p w14:paraId="28423F8D" w14:textId="77777777" w:rsidR="00CD4F59" w:rsidRDefault="00CD4F59" w:rsidP="00CD4F59">
      <w:pPr>
        <w:rPr>
          <w:rFonts w:ascii="Avenir Book" w:eastAsia="MS Mincho" w:hAnsi="Avenir Book"/>
          <w:b/>
          <w:u w:val="single"/>
        </w:rPr>
      </w:pPr>
      <w:r>
        <w:rPr>
          <w:rFonts w:ascii="Avenir Book" w:eastAsia="MS Mincho" w:hAnsi="Avenir Book"/>
          <w:b/>
          <w:u w:val="single"/>
        </w:rPr>
        <w:t>Adjustment factor</w:t>
      </w:r>
    </w:p>
    <w:p w14:paraId="108CBE5F" w14:textId="77777777" w:rsidR="006F09D9" w:rsidRDefault="00CD4F59" w:rsidP="006F09D9">
      <w:pPr>
        <w:rPr>
          <w:rFonts w:ascii="Avenir Book" w:hAnsi="Avenir Book"/>
        </w:rPr>
      </w:pPr>
      <w:r>
        <w:rPr>
          <w:rFonts w:ascii="Avenir Book" w:hAnsi="Avenir Book"/>
        </w:rPr>
        <w:t>The adjustment factor is calculated as below:</w:t>
      </w:r>
    </w:p>
    <w:p w14:paraId="02700B32" w14:textId="77777777" w:rsidR="006F09D9" w:rsidRDefault="006F09D9" w:rsidP="006F09D9">
      <w:pPr>
        <w:rPr>
          <w:rFonts w:ascii="Cambria Math" w:hAnsi="Cambria Math" w:cs="Cambria Math"/>
          <w:vertAlign w:val="subscript"/>
        </w:rPr>
      </w:pPr>
      <w:r>
        <w:rPr>
          <w:rFonts w:ascii="Cambria Math" w:hAnsi="Cambria Math" w:cs="Cambria Math"/>
        </w:rPr>
        <w:t>𝑟</w:t>
      </w:r>
      <w:r>
        <w:t xml:space="preserve"> = </w:t>
      </w:r>
      <w:r>
        <w:rPr>
          <w:rFonts w:ascii="Cambria Math" w:hAnsi="Cambria Math" w:cs="Cambria Math"/>
        </w:rPr>
        <w:t>𝑊𝐶𝑂𝑀</w:t>
      </w:r>
      <w:r w:rsidRPr="00BE42FD">
        <w:rPr>
          <w:rFonts w:ascii="Cambria Math" w:hAnsi="Cambria Math" w:cs="Cambria Math"/>
          <w:vertAlign w:val="subscript"/>
        </w:rPr>
        <w:t>𝐵𝐴𝑈</w:t>
      </w:r>
      <w:r>
        <w:t>/</w:t>
      </w:r>
      <w:r>
        <w:rPr>
          <w:rFonts w:ascii="Cambria Math" w:hAnsi="Cambria Math" w:cs="Cambria Math"/>
        </w:rPr>
        <w:t>𝑇𝑊𝐶𝑂</w:t>
      </w:r>
      <w:r w:rsidRPr="00BE42FD">
        <w:rPr>
          <w:rFonts w:ascii="Cambria Math" w:hAnsi="Cambria Math" w:cs="Cambria Math"/>
          <w:vertAlign w:val="subscript"/>
        </w:rPr>
        <w:t>y</w:t>
      </w:r>
    </w:p>
    <w:p w14:paraId="1F6A37FC" w14:textId="77777777" w:rsidR="006F09D9" w:rsidRDefault="006F09D9" w:rsidP="006F09D9">
      <w:pPr>
        <w:rPr>
          <w:rFonts w:ascii="Cambria Math" w:hAnsi="Cambria Math" w:cs="Cambria Math"/>
          <w:vertAlign w:val="subscript"/>
        </w:rPr>
      </w:pPr>
    </w:p>
    <w:tbl>
      <w:tblPr>
        <w:tblStyle w:val="SDMMethTableEquationParameters"/>
        <w:tblW w:w="973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457"/>
        <w:gridCol w:w="5580"/>
      </w:tblGrid>
      <w:tr w:rsidR="00D3492D" w:rsidRPr="00EB0B41" w14:paraId="0E1B6F30" w14:textId="77777777" w:rsidTr="00CD4F59">
        <w:tc>
          <w:tcPr>
            <w:tcW w:w="1701" w:type="dxa"/>
            <w:vAlign w:val="top"/>
          </w:tcPr>
          <w:p w14:paraId="48F28894" w14:textId="77777777" w:rsidR="00D3492D" w:rsidRPr="00600585" w:rsidRDefault="00D3492D" w:rsidP="00676464">
            <w:pPr>
              <w:pStyle w:val="SDMTableBoxParaNotNumbered"/>
              <w:rPr>
                <w:rFonts w:ascii="Avenir Book" w:hAnsi="Avenir Book"/>
                <w:b/>
                <w:iCs/>
                <w:sz w:val="22"/>
                <w:szCs w:val="22"/>
              </w:rPr>
            </w:pPr>
            <w:r w:rsidRPr="00600585">
              <w:rPr>
                <w:rFonts w:ascii="Avenir Book" w:hAnsi="Avenir Book"/>
                <w:b/>
                <w:iCs/>
                <w:sz w:val="22"/>
                <w:szCs w:val="22"/>
              </w:rPr>
              <w:t xml:space="preserve">Parameter </w:t>
            </w:r>
          </w:p>
        </w:tc>
        <w:tc>
          <w:tcPr>
            <w:tcW w:w="2457" w:type="dxa"/>
            <w:vAlign w:val="top"/>
          </w:tcPr>
          <w:p w14:paraId="1B6E71EE" w14:textId="77777777" w:rsidR="00D3492D" w:rsidRPr="00600585" w:rsidRDefault="00D3492D" w:rsidP="00676464">
            <w:pPr>
              <w:pStyle w:val="SDMTableBoxParaNotNumbered"/>
              <w:rPr>
                <w:rFonts w:ascii="Avenir Book" w:hAnsi="Avenir Book"/>
                <w:b/>
                <w:sz w:val="22"/>
                <w:szCs w:val="22"/>
              </w:rPr>
            </w:pPr>
            <w:r w:rsidRPr="00600585">
              <w:rPr>
                <w:rFonts w:ascii="Avenir Book" w:hAnsi="Avenir Book"/>
                <w:b/>
                <w:sz w:val="22"/>
                <w:szCs w:val="22"/>
              </w:rPr>
              <w:t xml:space="preserve">Value considered for ex-ante calculation </w:t>
            </w:r>
          </w:p>
        </w:tc>
        <w:tc>
          <w:tcPr>
            <w:tcW w:w="5580" w:type="dxa"/>
            <w:vAlign w:val="top"/>
          </w:tcPr>
          <w:p w14:paraId="77157AF8" w14:textId="77777777" w:rsidR="00D3492D" w:rsidRPr="00600585" w:rsidRDefault="00D3492D" w:rsidP="00676464">
            <w:pPr>
              <w:pStyle w:val="SDMTableBoxParaNotNumbered"/>
              <w:rPr>
                <w:rFonts w:ascii="Avenir Book" w:hAnsi="Avenir Book"/>
                <w:b/>
                <w:sz w:val="22"/>
                <w:szCs w:val="22"/>
              </w:rPr>
            </w:pPr>
            <w:r w:rsidRPr="00600585">
              <w:rPr>
                <w:rFonts w:ascii="Avenir Book" w:hAnsi="Avenir Book"/>
                <w:b/>
                <w:sz w:val="22"/>
                <w:szCs w:val="22"/>
              </w:rPr>
              <w:t xml:space="preserve">Source </w:t>
            </w:r>
          </w:p>
        </w:tc>
      </w:tr>
      <w:tr w:rsidR="00D3492D" w:rsidRPr="00EB0B41" w14:paraId="7B54232B" w14:textId="77777777" w:rsidTr="00CD4F59">
        <w:tc>
          <w:tcPr>
            <w:tcW w:w="1701" w:type="dxa"/>
            <w:vAlign w:val="top"/>
          </w:tcPr>
          <w:p w14:paraId="4D8537EA" w14:textId="77777777" w:rsidR="00D3492D" w:rsidRDefault="00D3492D" w:rsidP="00676464">
            <w:pPr>
              <w:pStyle w:val="SDMTableBoxParaNotNumbered"/>
              <w:rPr>
                <w:rFonts w:ascii="Cambria Math" w:hAnsi="Cambria Math" w:cs="Cambria Math"/>
              </w:rPr>
            </w:pPr>
            <w:r>
              <w:rPr>
                <w:rFonts w:ascii="Cambria Math" w:hAnsi="Cambria Math" w:cs="Cambria Math"/>
              </w:rPr>
              <w:t>𝑊𝐶𝑂𝑀</w:t>
            </w:r>
            <w:r w:rsidRPr="00BE42FD">
              <w:rPr>
                <w:rFonts w:ascii="Cambria Math" w:hAnsi="Cambria Math" w:cs="Cambria Math"/>
                <w:vertAlign w:val="subscript"/>
              </w:rPr>
              <w:t>𝐵𝐴𝑈</w:t>
            </w:r>
          </w:p>
        </w:tc>
        <w:tc>
          <w:tcPr>
            <w:tcW w:w="2457" w:type="dxa"/>
            <w:vAlign w:val="top"/>
          </w:tcPr>
          <w:p w14:paraId="0ABEDDAF" w14:textId="77777777" w:rsidR="00D3492D" w:rsidRPr="00EB0B41" w:rsidRDefault="00D3492D" w:rsidP="00676464">
            <w:pPr>
              <w:pStyle w:val="SDMTableBoxParaNotNumbered"/>
              <w:rPr>
                <w:rFonts w:ascii="Avenir Book" w:hAnsi="Avenir Book"/>
                <w:sz w:val="22"/>
                <w:szCs w:val="22"/>
              </w:rPr>
            </w:pPr>
            <w:r>
              <w:t>595.0 t</w:t>
            </w:r>
          </w:p>
        </w:tc>
        <w:tc>
          <w:tcPr>
            <w:tcW w:w="5580" w:type="dxa"/>
            <w:vAlign w:val="top"/>
          </w:tcPr>
          <w:p w14:paraId="574B3599" w14:textId="77777777" w:rsidR="00D3492D" w:rsidRPr="00EB0B41" w:rsidRDefault="00D3492D" w:rsidP="00676464">
            <w:pPr>
              <w:pStyle w:val="SDMTableBoxParaNotNumbered"/>
              <w:rPr>
                <w:rFonts w:ascii="Avenir Book" w:hAnsi="Avenir Book"/>
                <w:sz w:val="22"/>
                <w:szCs w:val="22"/>
              </w:rPr>
            </w:pPr>
            <w:r>
              <w:rPr>
                <w:rFonts w:ascii="Avenir Book" w:hAnsi="Avenir Book"/>
                <w:sz w:val="22"/>
                <w:szCs w:val="22"/>
              </w:rPr>
              <w:t>Pilot project capacity. Fixed ex-ante</w:t>
            </w:r>
          </w:p>
        </w:tc>
      </w:tr>
      <w:tr w:rsidR="000E59DD" w:rsidRPr="00EB0B41" w14:paraId="2F65637E" w14:textId="77777777" w:rsidTr="00CD4F59">
        <w:tc>
          <w:tcPr>
            <w:tcW w:w="1701" w:type="dxa"/>
            <w:vAlign w:val="top"/>
          </w:tcPr>
          <w:p w14:paraId="65D61ABC" w14:textId="77777777" w:rsidR="000E59DD" w:rsidRDefault="000E59DD" w:rsidP="00676464">
            <w:pPr>
              <w:pStyle w:val="SDMTableBoxParaNotNumbered"/>
              <w:rPr>
                <w:rFonts w:ascii="Cambria Math" w:hAnsi="Cambria Math" w:cs="Cambria Math"/>
              </w:rPr>
            </w:pPr>
            <w:r>
              <w:rPr>
                <w:rFonts w:ascii="Cambria Math" w:hAnsi="Cambria Math" w:cs="Cambria Math"/>
              </w:rPr>
              <w:t>𝑇𝑊𝐶𝑂</w:t>
            </w:r>
            <w:r w:rsidRPr="00BE42FD">
              <w:rPr>
                <w:rFonts w:ascii="Cambria Math" w:hAnsi="Cambria Math" w:cs="Cambria Math"/>
                <w:vertAlign w:val="subscript"/>
              </w:rPr>
              <w:t>y</w:t>
            </w:r>
          </w:p>
        </w:tc>
        <w:tc>
          <w:tcPr>
            <w:tcW w:w="2457" w:type="dxa"/>
            <w:vAlign w:val="top"/>
          </w:tcPr>
          <w:p w14:paraId="61CC90B6" w14:textId="53A989B2" w:rsidR="000E59DD" w:rsidRPr="00EB0B41" w:rsidRDefault="000E59DD" w:rsidP="00676464">
            <w:pPr>
              <w:pStyle w:val="SDMTableBoxParaNotNumbered"/>
              <w:rPr>
                <w:rFonts w:ascii="Avenir Book" w:hAnsi="Avenir Book"/>
                <w:sz w:val="22"/>
                <w:szCs w:val="22"/>
              </w:rPr>
            </w:pPr>
            <w:r w:rsidRPr="00421CFE">
              <w:rPr>
                <w:rFonts w:ascii="Avenir Book" w:eastAsia="MS Mincho" w:hAnsi="Avenir Book"/>
                <w:sz w:val="22"/>
                <w:szCs w:val="22"/>
              </w:rPr>
              <w:t>14,874 t</w:t>
            </w:r>
          </w:p>
        </w:tc>
        <w:tc>
          <w:tcPr>
            <w:tcW w:w="5580" w:type="dxa"/>
            <w:vAlign w:val="top"/>
          </w:tcPr>
          <w:p w14:paraId="7FD87DF7" w14:textId="77777777" w:rsidR="000E59DD" w:rsidRPr="00EB0B41" w:rsidRDefault="000E59DD" w:rsidP="00676464">
            <w:pPr>
              <w:pStyle w:val="SDMTableBoxParaNotNumbered"/>
              <w:jc w:val="both"/>
              <w:rPr>
                <w:rFonts w:ascii="Avenir Book" w:hAnsi="Avenir Book"/>
                <w:sz w:val="22"/>
                <w:szCs w:val="22"/>
              </w:rPr>
            </w:pPr>
            <w:r>
              <w:rPr>
                <w:rFonts w:ascii="Avenir Book" w:hAnsi="Avenir Book"/>
                <w:sz w:val="22"/>
                <w:szCs w:val="22"/>
              </w:rPr>
              <w:t xml:space="preserve">Project capacity </w:t>
            </w:r>
          </w:p>
        </w:tc>
      </w:tr>
      <w:tr w:rsidR="000E59DD" w:rsidRPr="00EB0B41" w14:paraId="5E78B687" w14:textId="77777777" w:rsidTr="00CD4F59">
        <w:trPr>
          <w:trHeight w:val="283"/>
        </w:trPr>
        <w:tc>
          <w:tcPr>
            <w:tcW w:w="1701" w:type="dxa"/>
            <w:vAlign w:val="top"/>
          </w:tcPr>
          <w:p w14:paraId="5FA6AEDD" w14:textId="77777777" w:rsidR="000E59DD" w:rsidRDefault="000E59DD" w:rsidP="00676464">
            <w:pPr>
              <w:pStyle w:val="SDMTableBoxParaNotNumbered"/>
              <w:rPr>
                <w:rFonts w:ascii="Cambria Math" w:hAnsi="Cambria Math" w:cs="Cambria Math"/>
              </w:rPr>
            </w:pPr>
            <w:r>
              <w:rPr>
                <w:rFonts w:ascii="Cambria Math" w:hAnsi="Cambria Math" w:cs="Cambria Math"/>
              </w:rPr>
              <w:t>𝑟</w:t>
            </w:r>
          </w:p>
        </w:tc>
        <w:tc>
          <w:tcPr>
            <w:tcW w:w="2457" w:type="dxa"/>
            <w:vAlign w:val="top"/>
          </w:tcPr>
          <w:p w14:paraId="188F492D" w14:textId="2A144FA0" w:rsidR="000E59DD" w:rsidRPr="00EB0B41" w:rsidRDefault="000E59DD" w:rsidP="00761877">
            <w:pPr>
              <w:pStyle w:val="SDMTableBoxParaNotNumbered"/>
              <w:rPr>
                <w:rFonts w:ascii="Avenir Book" w:hAnsi="Avenir Book"/>
                <w:sz w:val="22"/>
                <w:szCs w:val="22"/>
              </w:rPr>
            </w:pPr>
            <w:r>
              <w:rPr>
                <w:rFonts w:ascii="Avenir Book" w:hAnsi="Avenir Book"/>
                <w:sz w:val="22"/>
                <w:szCs w:val="22"/>
              </w:rPr>
              <w:t>0.04</w:t>
            </w:r>
          </w:p>
        </w:tc>
        <w:tc>
          <w:tcPr>
            <w:tcW w:w="5580" w:type="dxa"/>
            <w:vAlign w:val="top"/>
          </w:tcPr>
          <w:p w14:paraId="4BF7049C" w14:textId="77777777" w:rsidR="000E59DD" w:rsidRPr="00EB0B41" w:rsidRDefault="000E59DD" w:rsidP="00676464">
            <w:pPr>
              <w:pStyle w:val="SDMTableBoxParaNotNumbered"/>
              <w:rPr>
                <w:rFonts w:ascii="Avenir Book" w:hAnsi="Avenir Book"/>
                <w:sz w:val="22"/>
                <w:szCs w:val="22"/>
              </w:rPr>
            </w:pPr>
            <w:r>
              <w:rPr>
                <w:rFonts w:ascii="Avenir Book" w:hAnsi="Avenir Book"/>
                <w:sz w:val="22"/>
                <w:szCs w:val="22"/>
              </w:rPr>
              <w:t xml:space="preserve">Calculated </w:t>
            </w:r>
          </w:p>
        </w:tc>
      </w:tr>
    </w:tbl>
    <w:p w14:paraId="57FF3B6C" w14:textId="77777777" w:rsidR="006F09D9" w:rsidRDefault="006F09D9" w:rsidP="00F87B39">
      <w:pPr>
        <w:rPr>
          <w:rFonts w:ascii="Avenir Book" w:eastAsia="MS Mincho" w:hAnsi="Avenir Book"/>
        </w:rPr>
      </w:pPr>
    </w:p>
    <w:p w14:paraId="75978B07" w14:textId="77777777" w:rsidR="00CD4F59" w:rsidRDefault="00CD4F59" w:rsidP="00F87B39">
      <w:pPr>
        <w:rPr>
          <w:rFonts w:ascii="Avenir Book" w:eastAsia="MS Mincho" w:hAnsi="Avenir Book"/>
        </w:rPr>
      </w:pPr>
    </w:p>
    <w:p w14:paraId="51BD81DB" w14:textId="77777777" w:rsidR="00CD4F59" w:rsidRDefault="00CD4F59" w:rsidP="00CD4F59">
      <w:pPr>
        <w:rPr>
          <w:rFonts w:ascii="Avenir Book" w:hAnsi="Avenir Book"/>
          <w:b/>
          <w:u w:val="single"/>
        </w:rPr>
      </w:pPr>
      <w:r w:rsidRPr="00BE42FD">
        <w:rPr>
          <w:rFonts w:ascii="Avenir Book" w:hAnsi="Avenir Book"/>
          <w:b/>
          <w:u w:val="single"/>
        </w:rPr>
        <w:t xml:space="preserve">Emission reduction </w:t>
      </w:r>
    </w:p>
    <w:p w14:paraId="6E2B8134" w14:textId="77777777" w:rsidR="00CD4F59" w:rsidRDefault="00540DD9" w:rsidP="00CD4F59">
      <w:pPr>
        <w:rPr>
          <w:rFonts w:ascii="Avenir Book" w:hAnsi="Avenir Book"/>
        </w:rPr>
      </w:pPr>
      <w:r>
        <w:rPr>
          <w:rFonts w:ascii="Avenir Book" w:hAnsi="Avenir Book"/>
        </w:rPr>
        <w:t>T</w:t>
      </w:r>
      <w:r w:rsidR="00CD4F59">
        <w:rPr>
          <w:rFonts w:ascii="Avenir Book" w:hAnsi="Avenir Book"/>
        </w:rPr>
        <w:t>he emission reduction from the project activity is calculated as below:</w:t>
      </w:r>
    </w:p>
    <w:p w14:paraId="16088F25" w14:textId="77777777" w:rsidR="00D3492D" w:rsidRPr="00CD4F59" w:rsidRDefault="00D3492D" w:rsidP="00D3492D">
      <w:pPr>
        <w:rPr>
          <w:rFonts w:ascii="Avenir Book" w:hAnsi="Avenir Book"/>
        </w:rPr>
      </w:pPr>
      <w:r>
        <w:rPr>
          <w:rFonts w:ascii="Cambria Math" w:hAnsi="Cambria Math" w:cs="Cambria Math"/>
        </w:rPr>
        <w:t>𝐸𝑅𝑦</w:t>
      </w:r>
      <w:r>
        <w:t xml:space="preserve"> = (</w:t>
      </w:r>
      <w:r>
        <w:rPr>
          <w:rFonts w:ascii="Cambria Math" w:hAnsi="Cambria Math" w:cs="Cambria Math"/>
        </w:rPr>
        <w:t>𝐵𝐸𝑦</w:t>
      </w:r>
      <w:r>
        <w:t xml:space="preserve"> − </w:t>
      </w:r>
      <w:r>
        <w:rPr>
          <w:rFonts w:ascii="Cambria Math" w:hAnsi="Cambria Math" w:cs="Cambria Math"/>
        </w:rPr>
        <w:t>𝑃𝐸𝑦</w:t>
      </w:r>
      <w:r>
        <w:t xml:space="preserve"> − </w:t>
      </w:r>
      <w:r>
        <w:rPr>
          <w:rFonts w:ascii="Cambria Math" w:hAnsi="Cambria Math" w:cs="Cambria Math"/>
        </w:rPr>
        <w:t>𝐿𝐸𝑦</w:t>
      </w:r>
      <w:r>
        <w:t xml:space="preserve">) × (1 − </w:t>
      </w:r>
      <w:r>
        <w:rPr>
          <w:rFonts w:ascii="Cambria Math" w:hAnsi="Cambria Math" w:cs="Cambria Math"/>
        </w:rPr>
        <w:t>𝑟</w:t>
      </w:r>
      <w:r>
        <w:t>)</w:t>
      </w:r>
    </w:p>
    <w:p w14:paraId="61683D9B" w14:textId="77777777" w:rsidR="00D3492D" w:rsidRPr="00CD4F59" w:rsidRDefault="00D3492D" w:rsidP="00D3492D">
      <w:pPr>
        <w:rPr>
          <w:rFonts w:ascii="Avenir Book" w:hAnsi="Avenir Book"/>
        </w:rPr>
      </w:pPr>
    </w:p>
    <w:p w14:paraId="771041DD" w14:textId="683F7E6C" w:rsidR="006F09D9" w:rsidRDefault="00CD4F59" w:rsidP="00F87B39">
      <w:pPr>
        <w:rPr>
          <w:rFonts w:ascii="Avenir Book" w:hAnsi="Avenir Book"/>
        </w:rPr>
      </w:pPr>
      <w:r>
        <w:rPr>
          <w:rFonts w:ascii="Avenir Book" w:hAnsi="Avenir Book"/>
        </w:rPr>
        <w:t xml:space="preserve">The results of the emission reduction </w:t>
      </w:r>
      <w:proofErr w:type="gramStart"/>
      <w:r>
        <w:rPr>
          <w:rFonts w:ascii="Avenir Book" w:hAnsi="Avenir Book"/>
        </w:rPr>
        <w:t>is</w:t>
      </w:r>
      <w:proofErr w:type="gramEnd"/>
      <w:r>
        <w:rPr>
          <w:rFonts w:ascii="Avenir Book" w:hAnsi="Avenir Book"/>
        </w:rPr>
        <w:t xml:space="preserve"> given in the </w:t>
      </w:r>
      <w:r w:rsidR="00BD6837">
        <w:rPr>
          <w:rFonts w:ascii="Avenir Book" w:hAnsi="Avenir Book"/>
        </w:rPr>
        <w:t>section B.5.6</w:t>
      </w:r>
      <w:r>
        <w:rPr>
          <w:rFonts w:ascii="Avenir Book" w:hAnsi="Avenir Book"/>
        </w:rPr>
        <w:t xml:space="preserve">. </w:t>
      </w:r>
    </w:p>
    <w:p w14:paraId="45BBC454" w14:textId="77777777" w:rsidR="00BD6837" w:rsidRDefault="00BD6837" w:rsidP="00F87B39">
      <w:pPr>
        <w:rPr>
          <w:rFonts w:ascii="Avenir Book" w:hAnsi="Avenir Book"/>
        </w:rPr>
      </w:pPr>
    </w:p>
    <w:p w14:paraId="4F67ACE5" w14:textId="77777777" w:rsidR="00BD6837" w:rsidRPr="007C144C" w:rsidRDefault="00BD6837" w:rsidP="00BD6837">
      <w:pPr>
        <w:rPr>
          <w:rFonts w:ascii="Avenir Book" w:eastAsia="MS Mincho" w:hAnsi="Avenir Book"/>
          <w:b/>
          <w:u w:val="single"/>
        </w:rPr>
      </w:pPr>
      <w:r w:rsidRPr="007C144C">
        <w:rPr>
          <w:rFonts w:ascii="Avenir Book" w:eastAsia="MS Mincho" w:hAnsi="Avenir Book"/>
          <w:b/>
          <w:u w:val="single"/>
        </w:rPr>
        <w:t>Estimation of other SDGs</w:t>
      </w:r>
    </w:p>
    <w:tbl>
      <w:tblPr>
        <w:tblStyle w:val="TableGrid"/>
        <w:tblW w:w="0" w:type="auto"/>
        <w:tblInd w:w="720" w:type="dxa"/>
        <w:tblLook w:val="04A0" w:firstRow="1" w:lastRow="0" w:firstColumn="1" w:lastColumn="0" w:noHBand="0" w:noVBand="1"/>
      </w:tblPr>
      <w:tblGrid>
        <w:gridCol w:w="2178"/>
        <w:gridCol w:w="6660"/>
      </w:tblGrid>
      <w:tr w:rsidR="00BD6837" w:rsidRPr="00884A7D" w14:paraId="0E97407F" w14:textId="77777777" w:rsidTr="00DA66A9">
        <w:tc>
          <w:tcPr>
            <w:tcW w:w="2178" w:type="dxa"/>
          </w:tcPr>
          <w:p w14:paraId="5760B9FC" w14:textId="77777777" w:rsidR="00BD6837" w:rsidRPr="00330274" w:rsidRDefault="00BD6837" w:rsidP="00DA66A9">
            <w:pPr>
              <w:pStyle w:val="ListParagraph"/>
              <w:ind w:left="0"/>
              <w:rPr>
                <w:rFonts w:ascii="Avenir Book" w:eastAsia="MS Mincho" w:hAnsi="Avenir Book"/>
                <w:b/>
              </w:rPr>
            </w:pPr>
            <w:r w:rsidRPr="00330274">
              <w:rPr>
                <w:rFonts w:ascii="Avenir Book" w:eastAsia="MS Mincho" w:hAnsi="Avenir Book"/>
                <w:b/>
              </w:rPr>
              <w:t>SDGs</w:t>
            </w:r>
          </w:p>
        </w:tc>
        <w:tc>
          <w:tcPr>
            <w:tcW w:w="6660" w:type="dxa"/>
          </w:tcPr>
          <w:p w14:paraId="34CBEEDC" w14:textId="77777777" w:rsidR="00BD6837" w:rsidRPr="00330274" w:rsidRDefault="00BD6837" w:rsidP="00DA66A9">
            <w:pPr>
              <w:pStyle w:val="ListParagraph"/>
              <w:ind w:left="0"/>
              <w:rPr>
                <w:rFonts w:ascii="Avenir Book" w:eastAsia="MS Mincho" w:hAnsi="Avenir Book"/>
                <w:b/>
              </w:rPr>
            </w:pPr>
            <w:r w:rsidRPr="00330274">
              <w:rPr>
                <w:rFonts w:ascii="Avenir Book" w:eastAsia="MS Mincho" w:hAnsi="Avenir Book"/>
                <w:b/>
              </w:rPr>
              <w:t xml:space="preserve">Estimation </w:t>
            </w:r>
          </w:p>
        </w:tc>
      </w:tr>
      <w:tr w:rsidR="00BD6837" w:rsidRPr="00884A7D" w14:paraId="590096BD" w14:textId="77777777" w:rsidTr="00DA66A9">
        <w:tc>
          <w:tcPr>
            <w:tcW w:w="2178" w:type="dxa"/>
          </w:tcPr>
          <w:p w14:paraId="5B92020E" w14:textId="77777777" w:rsidR="00BD6837" w:rsidRPr="00884A7D" w:rsidRDefault="00BD6837" w:rsidP="00DA66A9">
            <w:pPr>
              <w:pStyle w:val="ListParagraph"/>
              <w:ind w:left="0"/>
              <w:rPr>
                <w:rFonts w:ascii="Avenir Book" w:eastAsia="MS Mincho" w:hAnsi="Avenir Book"/>
              </w:rPr>
            </w:pPr>
            <w:r>
              <w:rPr>
                <w:rFonts w:ascii="Avenir Book" w:eastAsia="MS Mincho" w:hAnsi="Avenir Book"/>
              </w:rPr>
              <w:t xml:space="preserve">SDG </w:t>
            </w:r>
            <w:proofErr w:type="gramStart"/>
            <w:r>
              <w:rPr>
                <w:rFonts w:ascii="Avenir Book" w:eastAsia="MS Mincho" w:hAnsi="Avenir Book"/>
              </w:rPr>
              <w:t>1 :</w:t>
            </w:r>
            <w:proofErr w:type="gramEnd"/>
            <w:r>
              <w:rPr>
                <w:rFonts w:ascii="Avenir Book" w:eastAsia="MS Mincho" w:hAnsi="Avenir Book"/>
              </w:rPr>
              <w:t xml:space="preserve"> No poverty</w:t>
            </w:r>
          </w:p>
        </w:tc>
        <w:tc>
          <w:tcPr>
            <w:tcW w:w="6660" w:type="dxa"/>
          </w:tcPr>
          <w:p w14:paraId="0B65BC97" w14:textId="77777777" w:rsidR="00BD6837" w:rsidRPr="00CA4876" w:rsidRDefault="00BD6837" w:rsidP="00DA66A9">
            <w:pPr>
              <w:pStyle w:val="ListParagraph"/>
              <w:ind w:left="0"/>
              <w:rPr>
                <w:rFonts w:ascii="Avenir Book" w:eastAsia="MS Mincho" w:hAnsi="Avenir Book"/>
              </w:rPr>
            </w:pPr>
            <w:r w:rsidRPr="00884A7D">
              <w:rPr>
                <w:rFonts w:ascii="Avenir Book" w:eastAsia="MS Mincho" w:hAnsi="Avenir Book"/>
              </w:rPr>
              <w:t>65</w:t>
            </w:r>
            <w:r w:rsidRPr="00CA4876">
              <w:rPr>
                <w:rFonts w:ascii="Avenir Book" w:eastAsia="MS Mincho" w:hAnsi="Avenir Book"/>
              </w:rPr>
              <w:t xml:space="preserve"> new job</w:t>
            </w:r>
            <w:r>
              <w:rPr>
                <w:rFonts w:ascii="Avenir Book" w:eastAsia="MS Mincho" w:hAnsi="Avenir Book"/>
              </w:rPr>
              <w:t xml:space="preserve"> creation </w:t>
            </w:r>
          </w:p>
        </w:tc>
      </w:tr>
      <w:tr w:rsidR="00BD6837" w:rsidRPr="00884A7D" w14:paraId="0C59AB4F" w14:textId="77777777" w:rsidTr="00DA66A9">
        <w:tc>
          <w:tcPr>
            <w:tcW w:w="2178" w:type="dxa"/>
          </w:tcPr>
          <w:p w14:paraId="06A3BF1C" w14:textId="77777777" w:rsidR="00BD6837" w:rsidRPr="00884A7D" w:rsidRDefault="00BD6837" w:rsidP="00DA66A9">
            <w:pPr>
              <w:rPr>
                <w:rFonts w:ascii="Avenir Book" w:eastAsia="MS Mincho" w:hAnsi="Avenir Book"/>
              </w:rPr>
            </w:pPr>
            <w:r w:rsidRPr="007C144C">
              <w:rPr>
                <w:rFonts w:ascii="Avenir Book" w:eastAsia="MS Mincho" w:hAnsi="Avenir Book"/>
              </w:rPr>
              <w:t>SDG 3: Good Health and Well Being</w:t>
            </w:r>
          </w:p>
        </w:tc>
        <w:tc>
          <w:tcPr>
            <w:tcW w:w="6660" w:type="dxa"/>
          </w:tcPr>
          <w:p w14:paraId="52E73E9B" w14:textId="77777777" w:rsidR="00BD6837" w:rsidRPr="00884A7D" w:rsidRDefault="00BD6837" w:rsidP="00DA66A9">
            <w:pPr>
              <w:pStyle w:val="ListParagraph"/>
              <w:ind w:left="0"/>
              <w:rPr>
                <w:rFonts w:ascii="Avenir Book" w:eastAsia="MS Mincho" w:hAnsi="Avenir Book"/>
              </w:rPr>
            </w:pPr>
            <w:r>
              <w:rPr>
                <w:rFonts w:ascii="Avenir Book" w:eastAsia="MS Mincho" w:hAnsi="Avenir Book"/>
              </w:rPr>
              <w:t>100% people confirm the improvement in their health condition in the monitoring sample survey</w:t>
            </w:r>
            <w:del w:id="48" w:author="Author">
              <w:r w:rsidDel="00655F29">
                <w:rPr>
                  <w:rFonts w:ascii="Avenir Book" w:eastAsia="MS Mincho" w:hAnsi="Avenir Book"/>
                </w:rPr>
                <w:delText xml:space="preserve"> </w:delText>
              </w:r>
            </w:del>
          </w:p>
        </w:tc>
      </w:tr>
      <w:tr w:rsidR="00BD6837" w:rsidRPr="00884A7D" w14:paraId="5CF0ACC6" w14:textId="77777777" w:rsidTr="00DA66A9">
        <w:tc>
          <w:tcPr>
            <w:tcW w:w="2178" w:type="dxa"/>
          </w:tcPr>
          <w:p w14:paraId="670DB7DC" w14:textId="77777777" w:rsidR="00BD6837" w:rsidRPr="00884A7D" w:rsidRDefault="00BD6837" w:rsidP="00DA66A9">
            <w:pPr>
              <w:pStyle w:val="ListParagraph"/>
              <w:ind w:left="0"/>
              <w:rPr>
                <w:rFonts w:ascii="Avenir Book" w:eastAsia="MS Mincho" w:hAnsi="Avenir Book"/>
              </w:rPr>
            </w:pPr>
            <w:r>
              <w:rPr>
                <w:rFonts w:ascii="Avenir Book" w:eastAsia="MS Mincho" w:hAnsi="Avenir Book"/>
              </w:rPr>
              <w:t xml:space="preserve">SDG 6: </w:t>
            </w:r>
            <w:r w:rsidRPr="00884A7D">
              <w:rPr>
                <w:rFonts w:ascii="Avenir Book" w:eastAsia="MS Mincho" w:hAnsi="Avenir Book"/>
              </w:rPr>
              <w:t>Clean Water and Sanitation</w:t>
            </w:r>
          </w:p>
        </w:tc>
        <w:tc>
          <w:tcPr>
            <w:tcW w:w="6660" w:type="dxa"/>
          </w:tcPr>
          <w:p w14:paraId="14535BAD" w14:textId="77777777" w:rsidR="00BD6837" w:rsidRPr="00CA4876" w:rsidRDefault="00BD6837" w:rsidP="00DA66A9">
            <w:pPr>
              <w:pStyle w:val="ListParagraph"/>
              <w:ind w:left="0"/>
              <w:rPr>
                <w:rFonts w:ascii="Avenir Book" w:eastAsia="MS Mincho" w:hAnsi="Avenir Book"/>
              </w:rPr>
            </w:pPr>
            <w:r>
              <w:rPr>
                <w:rFonts w:ascii="Avenir Book" w:eastAsia="MS Mincho" w:hAnsi="Avenir Book"/>
              </w:rPr>
              <w:t xml:space="preserve">100% people confirm the improvement in clean water availability and sanitation facilities in the local area in the monitoring sample survey </w:t>
            </w:r>
          </w:p>
        </w:tc>
      </w:tr>
      <w:tr w:rsidR="00BD6837" w14:paraId="251FD954" w14:textId="77777777" w:rsidTr="00DA66A9">
        <w:tc>
          <w:tcPr>
            <w:tcW w:w="2178" w:type="dxa"/>
          </w:tcPr>
          <w:p w14:paraId="18211939" w14:textId="77777777" w:rsidR="00BD6837" w:rsidRPr="00884A7D" w:rsidRDefault="00BD6837" w:rsidP="00DA66A9">
            <w:pPr>
              <w:pStyle w:val="ListParagraph"/>
              <w:ind w:left="0"/>
              <w:rPr>
                <w:rFonts w:ascii="Avenir Book" w:eastAsia="MS Mincho" w:hAnsi="Avenir Book"/>
              </w:rPr>
            </w:pPr>
            <w:r>
              <w:rPr>
                <w:rFonts w:ascii="Avenir Book" w:eastAsia="MS Mincho" w:hAnsi="Avenir Book"/>
              </w:rPr>
              <w:t xml:space="preserve">SDG 11: </w:t>
            </w:r>
            <w:r w:rsidRPr="00884A7D">
              <w:rPr>
                <w:rFonts w:ascii="Avenir Book" w:eastAsia="MS Mincho" w:hAnsi="Avenir Book"/>
              </w:rPr>
              <w:t>Sustainable Cities and Communities</w:t>
            </w:r>
          </w:p>
        </w:tc>
        <w:tc>
          <w:tcPr>
            <w:tcW w:w="6660" w:type="dxa"/>
          </w:tcPr>
          <w:p w14:paraId="48D16BC2" w14:textId="77777777" w:rsidR="00BD6837" w:rsidRDefault="00BD6837" w:rsidP="00DA66A9">
            <w:pPr>
              <w:rPr>
                <w:rFonts w:ascii="Avenir Book" w:eastAsia="MS Mincho" w:hAnsi="Avenir Book"/>
              </w:rPr>
            </w:pPr>
            <w:r w:rsidRPr="00330274">
              <w:rPr>
                <w:rFonts w:ascii="Avenir Book" w:eastAsia="MS Mincho" w:hAnsi="Avenir Book"/>
              </w:rPr>
              <w:t xml:space="preserve">17,500 </w:t>
            </w:r>
            <w:proofErr w:type="gramStart"/>
            <w:r w:rsidRPr="00330274">
              <w:rPr>
                <w:rFonts w:ascii="Avenir Book" w:eastAsia="MS Mincho" w:hAnsi="Avenir Book"/>
              </w:rPr>
              <w:t>tonne</w:t>
            </w:r>
            <w:proofErr w:type="gramEnd"/>
            <w:r w:rsidRPr="00330274">
              <w:rPr>
                <w:rFonts w:ascii="Avenir Book" w:eastAsia="MS Mincho" w:hAnsi="Avenir Book"/>
              </w:rPr>
              <w:t xml:space="preserve"> of waste processed in the plant per annum</w:t>
            </w:r>
          </w:p>
        </w:tc>
      </w:tr>
    </w:tbl>
    <w:p w14:paraId="51E13BEA" w14:textId="77777777" w:rsidR="00BD6837" w:rsidRPr="001A1D32" w:rsidRDefault="00BD6837" w:rsidP="00F87B39">
      <w:pPr>
        <w:rPr>
          <w:rFonts w:ascii="Avenir Book" w:eastAsia="MS Mincho" w:hAnsi="Avenir Book"/>
        </w:rPr>
      </w:pPr>
    </w:p>
    <w:p w14:paraId="48C45606"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lastRenderedPageBreak/>
        <w:tab/>
      </w:r>
      <w:r w:rsidR="00CC25EE" w:rsidRPr="007C1D64">
        <w:rPr>
          <w:rFonts w:ascii="Avenir Book" w:eastAsia="MS Mincho" w:hAnsi="Avenir Book"/>
        </w:rPr>
        <w:t xml:space="preserve">Summary of ex ante </w:t>
      </w:r>
      <w:r w:rsidR="00C9388D" w:rsidRPr="007C1D64">
        <w:rPr>
          <w:rFonts w:ascii="Avenir Book" w:eastAsia="MS Mincho" w:hAnsi="Avenir Book"/>
        </w:rPr>
        <w:t xml:space="preserve">estimates </w:t>
      </w:r>
      <w:r w:rsidR="00CC25EE" w:rsidRPr="007C1D64">
        <w:rPr>
          <w:rFonts w:ascii="Avenir Book" w:eastAsia="MS Mincho" w:hAnsi="Avenir Book"/>
        </w:rPr>
        <w:t xml:space="preserve">of </w:t>
      </w:r>
      <w:r w:rsidR="00961509" w:rsidRPr="007C1D64">
        <w:rPr>
          <w:rFonts w:ascii="Avenir Book" w:eastAsia="MS Mincho" w:hAnsi="Avenir Book"/>
        </w:rPr>
        <w:t>each SDG outcome</w:t>
      </w:r>
    </w:p>
    <w:tbl>
      <w:tblPr>
        <w:tblW w:w="7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3" w:type="dxa"/>
          <w:bottom w:w="23" w:type="dxa"/>
        </w:tblCellMar>
        <w:tblLook w:val="0160" w:firstRow="1" w:lastRow="1" w:firstColumn="0" w:lastColumn="1" w:noHBand="0" w:noVBand="0"/>
      </w:tblPr>
      <w:tblGrid>
        <w:gridCol w:w="1965"/>
        <w:gridCol w:w="1963"/>
        <w:gridCol w:w="1963"/>
        <w:gridCol w:w="2000"/>
      </w:tblGrid>
      <w:tr w:rsidR="00961509" w:rsidRPr="007C1D64" w14:paraId="36A04F63" w14:textId="77777777" w:rsidTr="00910207">
        <w:trPr>
          <w:cantSplit/>
          <w:jc w:val="center"/>
        </w:trPr>
        <w:tc>
          <w:tcPr>
            <w:tcW w:w="1245" w:type="pct"/>
            <w:shd w:val="clear" w:color="auto" w:fill="auto"/>
          </w:tcPr>
          <w:p w14:paraId="2F25121A" w14:textId="77777777" w:rsidR="00961509" w:rsidRPr="007C1D64" w:rsidRDefault="00961509" w:rsidP="00567205">
            <w:pPr>
              <w:jc w:val="center"/>
              <w:rPr>
                <w:rFonts w:ascii="Avenir Book" w:hAnsi="Avenir Book"/>
                <w:b/>
              </w:rPr>
            </w:pPr>
            <w:r w:rsidRPr="007C1D64">
              <w:rPr>
                <w:rFonts w:ascii="Avenir Book" w:hAnsi="Avenir Book"/>
                <w:b/>
              </w:rPr>
              <w:t>Year</w:t>
            </w:r>
          </w:p>
        </w:tc>
        <w:tc>
          <w:tcPr>
            <w:tcW w:w="1244" w:type="pct"/>
            <w:shd w:val="clear" w:color="auto" w:fill="auto"/>
          </w:tcPr>
          <w:p w14:paraId="3C3434D4" w14:textId="77777777" w:rsidR="00961509" w:rsidRDefault="00961509" w:rsidP="00961509">
            <w:pPr>
              <w:jc w:val="center"/>
              <w:rPr>
                <w:rFonts w:ascii="Avenir Book" w:hAnsi="Avenir Book"/>
                <w:b/>
              </w:rPr>
            </w:pPr>
            <w:r w:rsidRPr="007C1D64">
              <w:rPr>
                <w:rFonts w:ascii="Avenir Book" w:hAnsi="Avenir Book"/>
                <w:b/>
              </w:rPr>
              <w:t>Baseline estimate</w:t>
            </w:r>
          </w:p>
          <w:p w14:paraId="39DB8A7F" w14:textId="77777777" w:rsidR="00F701F2" w:rsidRPr="007C1D64" w:rsidRDefault="00F701F2" w:rsidP="00961509">
            <w:pPr>
              <w:jc w:val="center"/>
              <w:rPr>
                <w:rFonts w:ascii="Avenir Book" w:hAnsi="Avenir Book"/>
                <w:b/>
              </w:rPr>
            </w:pPr>
            <w:r>
              <w:rPr>
                <w:rFonts w:ascii="Avenir Book" w:hAnsi="Avenir Book"/>
                <w:b/>
              </w:rPr>
              <w:t>tCO</w:t>
            </w:r>
            <w:r w:rsidRPr="00794354">
              <w:rPr>
                <w:rFonts w:ascii="Avenir Book" w:hAnsi="Avenir Book"/>
                <w:b/>
                <w:vertAlign w:val="subscript"/>
              </w:rPr>
              <w:t>2</w:t>
            </w:r>
            <w:r>
              <w:rPr>
                <w:rFonts w:ascii="Avenir Book" w:hAnsi="Avenir Book"/>
                <w:b/>
              </w:rPr>
              <w:t>e</w:t>
            </w:r>
          </w:p>
        </w:tc>
        <w:tc>
          <w:tcPr>
            <w:tcW w:w="1244" w:type="pct"/>
            <w:shd w:val="clear" w:color="auto" w:fill="auto"/>
          </w:tcPr>
          <w:p w14:paraId="365D100A" w14:textId="77777777" w:rsidR="00961509" w:rsidRDefault="00961509" w:rsidP="00961509">
            <w:pPr>
              <w:jc w:val="center"/>
              <w:rPr>
                <w:rFonts w:ascii="Avenir Book" w:hAnsi="Avenir Book"/>
                <w:b/>
              </w:rPr>
            </w:pPr>
            <w:r w:rsidRPr="007C1D64">
              <w:rPr>
                <w:rFonts w:ascii="Avenir Book" w:hAnsi="Avenir Book"/>
                <w:b/>
              </w:rPr>
              <w:t>Project estimate</w:t>
            </w:r>
          </w:p>
          <w:p w14:paraId="2B3D2AAC" w14:textId="77777777" w:rsidR="00F701F2" w:rsidRPr="007C1D64" w:rsidRDefault="00F701F2" w:rsidP="00961509">
            <w:pPr>
              <w:jc w:val="center"/>
              <w:rPr>
                <w:rFonts w:ascii="Avenir Book" w:hAnsi="Avenir Book"/>
                <w:b/>
              </w:rPr>
            </w:pPr>
            <w:r>
              <w:rPr>
                <w:rFonts w:ascii="Avenir Book" w:hAnsi="Avenir Book"/>
                <w:b/>
              </w:rPr>
              <w:t>tCO</w:t>
            </w:r>
            <w:r w:rsidRPr="00794354">
              <w:rPr>
                <w:rFonts w:ascii="Avenir Book" w:hAnsi="Avenir Book"/>
                <w:b/>
                <w:vertAlign w:val="subscript"/>
              </w:rPr>
              <w:t>2</w:t>
            </w:r>
            <w:r>
              <w:rPr>
                <w:rFonts w:ascii="Avenir Book" w:hAnsi="Avenir Book"/>
                <w:b/>
              </w:rPr>
              <w:t>e</w:t>
            </w:r>
          </w:p>
        </w:tc>
        <w:tc>
          <w:tcPr>
            <w:tcW w:w="1267" w:type="pct"/>
            <w:shd w:val="clear" w:color="auto" w:fill="auto"/>
          </w:tcPr>
          <w:p w14:paraId="649AD68F" w14:textId="77777777" w:rsidR="00F701F2" w:rsidRDefault="00961509" w:rsidP="00F701F2">
            <w:pPr>
              <w:jc w:val="center"/>
              <w:rPr>
                <w:rFonts w:ascii="Avenir Book" w:hAnsi="Avenir Book"/>
                <w:b/>
              </w:rPr>
            </w:pPr>
            <w:r w:rsidRPr="007C1D64">
              <w:rPr>
                <w:rFonts w:ascii="Avenir Book" w:hAnsi="Avenir Book"/>
                <w:b/>
              </w:rPr>
              <w:t>Net</w:t>
            </w:r>
            <w:r w:rsidR="00065EBC" w:rsidRPr="007C1D64">
              <w:rPr>
                <w:rFonts w:ascii="Avenir Book" w:hAnsi="Avenir Book"/>
                <w:b/>
              </w:rPr>
              <w:t xml:space="preserve"> benefit</w:t>
            </w:r>
            <w:r w:rsidR="00AC5D54">
              <w:rPr>
                <w:rFonts w:ascii="Avenir Book" w:hAnsi="Avenir Book"/>
                <w:b/>
              </w:rPr>
              <w:t>*</w:t>
            </w:r>
          </w:p>
          <w:p w14:paraId="23261021" w14:textId="52E35BEE" w:rsidR="00F701F2" w:rsidRDefault="00F701F2" w:rsidP="00567205">
            <w:pPr>
              <w:jc w:val="center"/>
              <w:rPr>
                <w:rFonts w:ascii="Avenir Book" w:hAnsi="Avenir Book"/>
                <w:b/>
              </w:rPr>
            </w:pPr>
            <w:r>
              <w:rPr>
                <w:rFonts w:ascii="Avenir Book" w:hAnsi="Avenir Book"/>
                <w:b/>
              </w:rPr>
              <w:t>(BE-</w:t>
            </w:r>
            <w:proofErr w:type="gramStart"/>
            <w:r>
              <w:rPr>
                <w:rFonts w:ascii="Avenir Book" w:hAnsi="Avenir Book"/>
                <w:b/>
              </w:rPr>
              <w:t>PE</w:t>
            </w:r>
            <w:r w:rsidR="00AC5D54">
              <w:rPr>
                <w:rFonts w:ascii="Avenir Book" w:hAnsi="Avenir Book"/>
                <w:b/>
              </w:rPr>
              <w:t>)x</w:t>
            </w:r>
            <w:proofErr w:type="gramEnd"/>
            <w:r w:rsidR="00AC5D54">
              <w:rPr>
                <w:rFonts w:ascii="Avenir Book" w:hAnsi="Avenir Book"/>
                <w:b/>
              </w:rPr>
              <w:t>(</w:t>
            </w:r>
            <w:r>
              <w:rPr>
                <w:rFonts w:ascii="Avenir Book" w:hAnsi="Avenir Book"/>
                <w:b/>
              </w:rPr>
              <w:t>1-r)</w:t>
            </w:r>
          </w:p>
          <w:p w14:paraId="06459636" w14:textId="77777777" w:rsidR="00F701F2" w:rsidRPr="007C1D64" w:rsidRDefault="00F701F2" w:rsidP="00567205">
            <w:pPr>
              <w:jc w:val="center"/>
              <w:rPr>
                <w:rFonts w:ascii="Avenir Book" w:hAnsi="Avenir Book"/>
                <w:b/>
              </w:rPr>
            </w:pPr>
            <w:r>
              <w:rPr>
                <w:rFonts w:ascii="Avenir Book" w:hAnsi="Avenir Book"/>
                <w:b/>
              </w:rPr>
              <w:t>tCO</w:t>
            </w:r>
            <w:r w:rsidRPr="00794354">
              <w:rPr>
                <w:rFonts w:ascii="Avenir Book" w:hAnsi="Avenir Book"/>
                <w:b/>
                <w:vertAlign w:val="subscript"/>
              </w:rPr>
              <w:t>2</w:t>
            </w:r>
            <w:r>
              <w:rPr>
                <w:rFonts w:ascii="Avenir Book" w:hAnsi="Avenir Book"/>
                <w:b/>
              </w:rPr>
              <w:t>e</w:t>
            </w:r>
          </w:p>
        </w:tc>
      </w:tr>
      <w:tr w:rsidR="000E59DD" w:rsidRPr="007C1D64" w14:paraId="2D4B345E" w14:textId="77777777" w:rsidTr="0040388E">
        <w:trPr>
          <w:cantSplit/>
          <w:jc w:val="center"/>
        </w:trPr>
        <w:tc>
          <w:tcPr>
            <w:tcW w:w="1245" w:type="pct"/>
            <w:shd w:val="clear" w:color="auto" w:fill="auto"/>
          </w:tcPr>
          <w:p w14:paraId="3F126487" w14:textId="77777777" w:rsidR="000E59DD" w:rsidRDefault="000E59DD" w:rsidP="00676464">
            <w:pPr>
              <w:rPr>
                <w:rFonts w:ascii="Avenir Book" w:eastAsia="MS Mincho" w:hAnsi="Avenir Book"/>
              </w:rPr>
            </w:pPr>
            <w:r>
              <w:rPr>
                <w:rFonts w:ascii="Avenir Book" w:eastAsia="MS Mincho" w:hAnsi="Avenir Book"/>
              </w:rPr>
              <w:t>4</w:t>
            </w:r>
            <w:r w:rsidRPr="006F09D9">
              <w:rPr>
                <w:rFonts w:ascii="Avenir Book" w:eastAsia="MS Mincho" w:hAnsi="Avenir Book"/>
                <w:vertAlign w:val="superscript"/>
              </w:rPr>
              <w:t>th</w:t>
            </w:r>
            <w:r>
              <w:rPr>
                <w:rFonts w:ascii="Avenir Book" w:eastAsia="MS Mincho" w:hAnsi="Avenir Book"/>
              </w:rPr>
              <w:t xml:space="preserve"> Nov 2018 to 31</w:t>
            </w:r>
            <w:r w:rsidRPr="006F09D9">
              <w:rPr>
                <w:rFonts w:ascii="Avenir Book" w:eastAsia="MS Mincho" w:hAnsi="Avenir Book"/>
                <w:vertAlign w:val="superscript"/>
              </w:rPr>
              <w:t>st</w:t>
            </w:r>
            <w:r>
              <w:rPr>
                <w:rFonts w:ascii="Avenir Book" w:eastAsia="MS Mincho" w:hAnsi="Avenir Book"/>
              </w:rPr>
              <w:t xml:space="preserve"> Dec 2019</w:t>
            </w:r>
          </w:p>
        </w:tc>
        <w:tc>
          <w:tcPr>
            <w:tcW w:w="1244" w:type="pct"/>
            <w:shd w:val="clear" w:color="auto" w:fill="auto"/>
          </w:tcPr>
          <w:p w14:paraId="3FA76789" w14:textId="77777777" w:rsidR="000E59DD" w:rsidRPr="0040388E" w:rsidRDefault="000E59DD" w:rsidP="00D445BF">
            <w:pPr>
              <w:jc w:val="right"/>
              <w:rPr>
                <w:rFonts w:ascii="Avenir Book" w:hAnsi="Avenir Book"/>
              </w:rPr>
            </w:pPr>
            <w:r w:rsidRPr="0040388E">
              <w:rPr>
                <w:rFonts w:ascii="Avenir Book" w:hAnsi="Avenir Book"/>
              </w:rPr>
              <w:t>9,196</w:t>
            </w:r>
          </w:p>
        </w:tc>
        <w:tc>
          <w:tcPr>
            <w:tcW w:w="1244" w:type="pct"/>
            <w:shd w:val="clear" w:color="auto" w:fill="auto"/>
          </w:tcPr>
          <w:p w14:paraId="143BBA1B" w14:textId="774AA67B" w:rsidR="000E59DD" w:rsidRPr="007C1D64" w:rsidRDefault="000E59DD" w:rsidP="00F701F2">
            <w:pPr>
              <w:jc w:val="right"/>
              <w:rPr>
                <w:rFonts w:ascii="Avenir Book" w:hAnsi="Avenir Book"/>
              </w:rPr>
            </w:pPr>
            <w:r w:rsidRPr="00E460CD">
              <w:rPr>
                <w:rFonts w:ascii="Avenir Book" w:hAnsi="Avenir Book"/>
              </w:rPr>
              <w:t>1,750</w:t>
            </w:r>
          </w:p>
        </w:tc>
        <w:tc>
          <w:tcPr>
            <w:tcW w:w="1267" w:type="pct"/>
            <w:shd w:val="clear" w:color="auto" w:fill="auto"/>
          </w:tcPr>
          <w:p w14:paraId="525F4E49" w14:textId="05E1A18A" w:rsidR="000E59DD" w:rsidRPr="002B76AB" w:rsidRDefault="000E59DD">
            <w:pPr>
              <w:jc w:val="right"/>
              <w:rPr>
                <w:rFonts w:ascii="Avenir Book" w:hAnsi="Avenir Book"/>
              </w:rPr>
            </w:pPr>
            <w:r w:rsidRPr="00E460CD">
              <w:rPr>
                <w:rFonts w:ascii="Avenir Book" w:hAnsi="Avenir Book"/>
              </w:rPr>
              <w:t>7,699</w:t>
            </w:r>
          </w:p>
        </w:tc>
      </w:tr>
      <w:tr w:rsidR="000E59DD" w:rsidRPr="007C1D64" w14:paraId="54DC4232" w14:textId="77777777" w:rsidTr="0040388E">
        <w:trPr>
          <w:cantSplit/>
          <w:jc w:val="center"/>
        </w:trPr>
        <w:tc>
          <w:tcPr>
            <w:tcW w:w="1245" w:type="pct"/>
            <w:shd w:val="clear" w:color="auto" w:fill="auto"/>
          </w:tcPr>
          <w:p w14:paraId="3924B890" w14:textId="77777777" w:rsidR="000E59DD" w:rsidRDefault="000E59DD" w:rsidP="00676464">
            <w:pPr>
              <w:rPr>
                <w:rFonts w:ascii="Avenir Book" w:eastAsia="MS Mincho" w:hAnsi="Avenir Book"/>
              </w:rPr>
            </w:pPr>
            <w:r>
              <w:rPr>
                <w:rFonts w:ascii="Avenir Book" w:eastAsia="MS Mincho" w:hAnsi="Avenir Book"/>
              </w:rPr>
              <w:t>2020</w:t>
            </w:r>
          </w:p>
        </w:tc>
        <w:tc>
          <w:tcPr>
            <w:tcW w:w="1244" w:type="pct"/>
            <w:shd w:val="clear" w:color="auto" w:fill="auto"/>
          </w:tcPr>
          <w:p w14:paraId="50C951EA" w14:textId="77777777" w:rsidR="000E59DD" w:rsidRPr="0040388E" w:rsidRDefault="000E59DD" w:rsidP="00D445BF">
            <w:pPr>
              <w:jc w:val="right"/>
              <w:rPr>
                <w:rFonts w:ascii="Avenir Book" w:hAnsi="Avenir Book"/>
              </w:rPr>
            </w:pPr>
            <w:r w:rsidRPr="0040388E">
              <w:rPr>
                <w:rFonts w:ascii="Avenir Book" w:hAnsi="Avenir Book"/>
              </w:rPr>
              <w:t>9,577</w:t>
            </w:r>
          </w:p>
        </w:tc>
        <w:tc>
          <w:tcPr>
            <w:tcW w:w="1244" w:type="pct"/>
            <w:shd w:val="clear" w:color="auto" w:fill="auto"/>
          </w:tcPr>
          <w:p w14:paraId="56586389" w14:textId="3BFEF17E" w:rsidR="000E59DD" w:rsidRPr="007C1D64" w:rsidRDefault="000E59DD" w:rsidP="00F701F2">
            <w:pPr>
              <w:jc w:val="right"/>
              <w:rPr>
                <w:rFonts w:ascii="Avenir Book" w:hAnsi="Avenir Book"/>
              </w:rPr>
            </w:pPr>
            <w:r w:rsidRPr="00E460CD">
              <w:rPr>
                <w:rFonts w:ascii="Avenir Book" w:hAnsi="Avenir Book"/>
              </w:rPr>
              <w:t>1,750</w:t>
            </w:r>
          </w:p>
        </w:tc>
        <w:tc>
          <w:tcPr>
            <w:tcW w:w="1267" w:type="pct"/>
            <w:shd w:val="clear" w:color="auto" w:fill="auto"/>
          </w:tcPr>
          <w:p w14:paraId="17EF5D55" w14:textId="3E8337C1" w:rsidR="000E59DD" w:rsidRPr="002B76AB" w:rsidRDefault="000E59DD">
            <w:pPr>
              <w:jc w:val="right"/>
              <w:rPr>
                <w:rFonts w:ascii="Avenir Book" w:hAnsi="Avenir Book"/>
              </w:rPr>
            </w:pPr>
            <w:r w:rsidRPr="00E460CD">
              <w:rPr>
                <w:rFonts w:ascii="Avenir Book" w:hAnsi="Avenir Book"/>
              </w:rPr>
              <w:t>8,514</w:t>
            </w:r>
          </w:p>
        </w:tc>
      </w:tr>
      <w:tr w:rsidR="000E59DD" w:rsidRPr="007C1D64" w14:paraId="1D5E78F4" w14:textId="77777777" w:rsidTr="0040388E">
        <w:trPr>
          <w:cantSplit/>
          <w:jc w:val="center"/>
        </w:trPr>
        <w:tc>
          <w:tcPr>
            <w:tcW w:w="1245" w:type="pct"/>
            <w:shd w:val="clear" w:color="auto" w:fill="auto"/>
          </w:tcPr>
          <w:p w14:paraId="20E45A79" w14:textId="77777777" w:rsidR="000E59DD" w:rsidRDefault="000E59DD" w:rsidP="00676464">
            <w:pPr>
              <w:rPr>
                <w:rFonts w:ascii="Avenir Book" w:eastAsia="MS Mincho" w:hAnsi="Avenir Book"/>
              </w:rPr>
            </w:pPr>
            <w:r>
              <w:rPr>
                <w:rFonts w:ascii="Avenir Book" w:eastAsia="MS Mincho" w:hAnsi="Avenir Book"/>
              </w:rPr>
              <w:t>2021</w:t>
            </w:r>
          </w:p>
        </w:tc>
        <w:tc>
          <w:tcPr>
            <w:tcW w:w="1244" w:type="pct"/>
            <w:shd w:val="clear" w:color="auto" w:fill="auto"/>
          </w:tcPr>
          <w:p w14:paraId="736F936B" w14:textId="77777777" w:rsidR="000E59DD" w:rsidRPr="0040388E" w:rsidRDefault="000E59DD" w:rsidP="00D445BF">
            <w:pPr>
              <w:jc w:val="right"/>
              <w:rPr>
                <w:rFonts w:ascii="Avenir Book" w:hAnsi="Avenir Book"/>
              </w:rPr>
            </w:pPr>
            <w:r w:rsidRPr="0040388E">
              <w:rPr>
                <w:rFonts w:ascii="Avenir Book" w:hAnsi="Avenir Book"/>
              </w:rPr>
              <w:t>9,903</w:t>
            </w:r>
          </w:p>
        </w:tc>
        <w:tc>
          <w:tcPr>
            <w:tcW w:w="1244" w:type="pct"/>
            <w:shd w:val="clear" w:color="auto" w:fill="auto"/>
          </w:tcPr>
          <w:p w14:paraId="1A776A4E" w14:textId="4AFEBDCE" w:rsidR="000E59DD" w:rsidRPr="007C1D64" w:rsidRDefault="000E59DD" w:rsidP="00F701F2">
            <w:pPr>
              <w:jc w:val="right"/>
              <w:rPr>
                <w:rFonts w:ascii="Avenir Book" w:hAnsi="Avenir Book"/>
              </w:rPr>
            </w:pPr>
            <w:r w:rsidRPr="00E460CD">
              <w:rPr>
                <w:rFonts w:ascii="Avenir Book" w:hAnsi="Avenir Book"/>
              </w:rPr>
              <w:t>1,750</w:t>
            </w:r>
          </w:p>
        </w:tc>
        <w:tc>
          <w:tcPr>
            <w:tcW w:w="1267" w:type="pct"/>
            <w:shd w:val="clear" w:color="auto" w:fill="auto"/>
          </w:tcPr>
          <w:p w14:paraId="723604AE" w14:textId="29C467BF" w:rsidR="000E59DD" w:rsidRPr="002B76AB" w:rsidRDefault="000E59DD">
            <w:pPr>
              <w:jc w:val="right"/>
              <w:rPr>
                <w:rFonts w:ascii="Avenir Book" w:hAnsi="Avenir Book"/>
              </w:rPr>
            </w:pPr>
            <w:r w:rsidRPr="00E460CD">
              <w:rPr>
                <w:rFonts w:ascii="Avenir Book" w:hAnsi="Avenir Book"/>
              </w:rPr>
              <w:t>9,199</w:t>
            </w:r>
          </w:p>
        </w:tc>
      </w:tr>
      <w:tr w:rsidR="000E59DD" w:rsidRPr="007C1D64" w14:paraId="658667EE" w14:textId="77777777" w:rsidTr="0040388E">
        <w:trPr>
          <w:cantSplit/>
          <w:jc w:val="center"/>
        </w:trPr>
        <w:tc>
          <w:tcPr>
            <w:tcW w:w="1245" w:type="pct"/>
            <w:shd w:val="clear" w:color="auto" w:fill="auto"/>
          </w:tcPr>
          <w:p w14:paraId="4C52F84A" w14:textId="77777777" w:rsidR="000E59DD" w:rsidRDefault="000E59DD" w:rsidP="00676464">
            <w:pPr>
              <w:rPr>
                <w:rFonts w:ascii="Avenir Book" w:eastAsia="MS Mincho" w:hAnsi="Avenir Book"/>
              </w:rPr>
            </w:pPr>
            <w:r>
              <w:rPr>
                <w:rFonts w:ascii="Avenir Book" w:eastAsia="MS Mincho" w:hAnsi="Avenir Book"/>
              </w:rPr>
              <w:t>2022</w:t>
            </w:r>
          </w:p>
        </w:tc>
        <w:tc>
          <w:tcPr>
            <w:tcW w:w="1244" w:type="pct"/>
            <w:shd w:val="clear" w:color="auto" w:fill="auto"/>
          </w:tcPr>
          <w:p w14:paraId="260C0BF2" w14:textId="77777777" w:rsidR="000E59DD" w:rsidRPr="0040388E" w:rsidRDefault="000E59DD" w:rsidP="00D445BF">
            <w:pPr>
              <w:jc w:val="right"/>
              <w:rPr>
                <w:rFonts w:ascii="Avenir Book" w:hAnsi="Avenir Book"/>
              </w:rPr>
            </w:pPr>
            <w:r w:rsidRPr="0040388E">
              <w:rPr>
                <w:rFonts w:ascii="Avenir Book" w:hAnsi="Avenir Book"/>
              </w:rPr>
              <w:t>10,186</w:t>
            </w:r>
          </w:p>
        </w:tc>
        <w:tc>
          <w:tcPr>
            <w:tcW w:w="1244" w:type="pct"/>
            <w:shd w:val="clear" w:color="auto" w:fill="auto"/>
          </w:tcPr>
          <w:p w14:paraId="37330D52" w14:textId="6ECCD10B" w:rsidR="000E59DD" w:rsidRPr="007C1D64" w:rsidRDefault="000E59DD" w:rsidP="00F701F2">
            <w:pPr>
              <w:jc w:val="right"/>
              <w:rPr>
                <w:rFonts w:ascii="Avenir Book" w:hAnsi="Avenir Book"/>
              </w:rPr>
            </w:pPr>
            <w:r w:rsidRPr="00E460CD">
              <w:rPr>
                <w:rFonts w:ascii="Avenir Book" w:hAnsi="Avenir Book"/>
              </w:rPr>
              <w:t>1,750</w:t>
            </w:r>
          </w:p>
        </w:tc>
        <w:tc>
          <w:tcPr>
            <w:tcW w:w="1267" w:type="pct"/>
            <w:shd w:val="clear" w:color="auto" w:fill="auto"/>
          </w:tcPr>
          <w:p w14:paraId="3C92C46D" w14:textId="427C77DA" w:rsidR="000E59DD" w:rsidRPr="002B76AB" w:rsidRDefault="000E59DD">
            <w:pPr>
              <w:jc w:val="right"/>
              <w:rPr>
                <w:rFonts w:ascii="Avenir Book" w:hAnsi="Avenir Book"/>
              </w:rPr>
            </w:pPr>
            <w:r w:rsidRPr="00E460CD">
              <w:rPr>
                <w:rFonts w:ascii="Avenir Book" w:hAnsi="Avenir Book"/>
              </w:rPr>
              <w:t>9,779</w:t>
            </w:r>
          </w:p>
        </w:tc>
      </w:tr>
      <w:tr w:rsidR="000E59DD" w:rsidRPr="007C1D64" w14:paraId="782D3BD6" w14:textId="77777777" w:rsidTr="0040388E">
        <w:trPr>
          <w:cantSplit/>
          <w:jc w:val="center"/>
        </w:trPr>
        <w:tc>
          <w:tcPr>
            <w:tcW w:w="1245" w:type="pct"/>
            <w:shd w:val="clear" w:color="auto" w:fill="auto"/>
          </w:tcPr>
          <w:p w14:paraId="704E0999" w14:textId="77777777" w:rsidR="000E59DD" w:rsidRDefault="000E59DD" w:rsidP="00F701F2">
            <w:pPr>
              <w:rPr>
                <w:rFonts w:ascii="Avenir Book" w:eastAsia="MS Mincho" w:hAnsi="Avenir Book"/>
              </w:rPr>
            </w:pPr>
            <w:r>
              <w:rPr>
                <w:rFonts w:ascii="Avenir Book" w:eastAsia="MS Mincho" w:hAnsi="Avenir Book"/>
              </w:rPr>
              <w:t>1</w:t>
            </w:r>
            <w:r w:rsidRPr="006F09D9">
              <w:rPr>
                <w:rFonts w:ascii="Avenir Book" w:eastAsia="MS Mincho" w:hAnsi="Avenir Book"/>
                <w:vertAlign w:val="superscript"/>
              </w:rPr>
              <w:t>st</w:t>
            </w:r>
            <w:r>
              <w:rPr>
                <w:rFonts w:ascii="Avenir Book" w:eastAsia="MS Mincho" w:hAnsi="Avenir Book"/>
              </w:rPr>
              <w:t xml:space="preserve"> Jan 2023 to 3</w:t>
            </w:r>
            <w:r w:rsidRPr="006F09D9">
              <w:rPr>
                <w:rFonts w:ascii="Avenir Book" w:eastAsia="MS Mincho" w:hAnsi="Avenir Book"/>
                <w:vertAlign w:val="superscript"/>
              </w:rPr>
              <w:t>rd</w:t>
            </w:r>
            <w:r>
              <w:rPr>
                <w:rFonts w:ascii="Avenir Book" w:eastAsia="MS Mincho" w:hAnsi="Avenir Book"/>
              </w:rPr>
              <w:t xml:space="preserve"> Nov 2023</w:t>
            </w:r>
          </w:p>
        </w:tc>
        <w:tc>
          <w:tcPr>
            <w:tcW w:w="1244" w:type="pct"/>
            <w:shd w:val="clear" w:color="auto" w:fill="auto"/>
          </w:tcPr>
          <w:p w14:paraId="7CD3213F" w14:textId="77777777" w:rsidR="000E59DD" w:rsidRPr="0040388E" w:rsidRDefault="000E59DD" w:rsidP="00D445BF">
            <w:pPr>
              <w:jc w:val="right"/>
              <w:rPr>
                <w:rFonts w:ascii="Avenir Book" w:hAnsi="Avenir Book"/>
              </w:rPr>
            </w:pPr>
            <w:r w:rsidRPr="0040388E">
              <w:rPr>
                <w:rFonts w:ascii="Avenir Book" w:hAnsi="Avenir Book"/>
              </w:rPr>
              <w:t>10,431</w:t>
            </w:r>
          </w:p>
        </w:tc>
        <w:tc>
          <w:tcPr>
            <w:tcW w:w="1244" w:type="pct"/>
            <w:shd w:val="clear" w:color="auto" w:fill="auto"/>
          </w:tcPr>
          <w:p w14:paraId="4AAF7907" w14:textId="3C0EAC8E" w:rsidR="000E59DD" w:rsidRPr="007C1D64" w:rsidRDefault="000E59DD" w:rsidP="00F701F2">
            <w:pPr>
              <w:jc w:val="right"/>
              <w:rPr>
                <w:rFonts w:ascii="Avenir Book" w:hAnsi="Avenir Book"/>
              </w:rPr>
            </w:pPr>
            <w:r w:rsidRPr="00E460CD">
              <w:rPr>
                <w:rFonts w:ascii="Avenir Book" w:hAnsi="Avenir Book"/>
              </w:rPr>
              <w:t>1,750</w:t>
            </w:r>
          </w:p>
        </w:tc>
        <w:tc>
          <w:tcPr>
            <w:tcW w:w="1267" w:type="pct"/>
            <w:shd w:val="clear" w:color="auto" w:fill="auto"/>
          </w:tcPr>
          <w:p w14:paraId="48C2E738" w14:textId="19FE8C92" w:rsidR="000E59DD" w:rsidRPr="002B76AB" w:rsidRDefault="000E59DD">
            <w:pPr>
              <w:jc w:val="right"/>
              <w:rPr>
                <w:rFonts w:ascii="Avenir Book" w:hAnsi="Avenir Book"/>
              </w:rPr>
            </w:pPr>
            <w:r w:rsidRPr="00E460CD">
              <w:rPr>
                <w:rFonts w:ascii="Avenir Book" w:hAnsi="Avenir Book"/>
              </w:rPr>
              <w:t>10,275</w:t>
            </w:r>
          </w:p>
        </w:tc>
      </w:tr>
      <w:tr w:rsidR="000E59DD" w:rsidRPr="007C1D64" w14:paraId="13684730" w14:textId="77777777" w:rsidTr="00910207">
        <w:trPr>
          <w:cantSplit/>
          <w:jc w:val="center"/>
        </w:trPr>
        <w:tc>
          <w:tcPr>
            <w:tcW w:w="1245" w:type="pct"/>
            <w:shd w:val="clear" w:color="auto" w:fill="auto"/>
          </w:tcPr>
          <w:p w14:paraId="7A5D818A" w14:textId="77777777" w:rsidR="000E59DD" w:rsidRDefault="000E59DD" w:rsidP="00676464">
            <w:pPr>
              <w:rPr>
                <w:rFonts w:ascii="Avenir Book" w:eastAsia="MS Mincho" w:hAnsi="Avenir Book"/>
              </w:rPr>
            </w:pPr>
            <w:r>
              <w:rPr>
                <w:rFonts w:ascii="Avenir Book" w:eastAsia="MS Mincho" w:hAnsi="Avenir Book"/>
              </w:rPr>
              <w:t>Total</w:t>
            </w:r>
          </w:p>
        </w:tc>
        <w:tc>
          <w:tcPr>
            <w:tcW w:w="1244" w:type="pct"/>
            <w:shd w:val="clear" w:color="auto" w:fill="auto"/>
          </w:tcPr>
          <w:p w14:paraId="703F94A0" w14:textId="77777777" w:rsidR="000E59DD" w:rsidRPr="0040388E" w:rsidRDefault="000E59DD" w:rsidP="00D445BF">
            <w:pPr>
              <w:jc w:val="right"/>
              <w:rPr>
                <w:rFonts w:ascii="Avenir Book" w:hAnsi="Avenir Book"/>
              </w:rPr>
            </w:pPr>
            <w:r w:rsidRPr="0040388E">
              <w:rPr>
                <w:rFonts w:ascii="Avenir Book" w:hAnsi="Avenir Book"/>
              </w:rPr>
              <w:t>49,293</w:t>
            </w:r>
          </w:p>
        </w:tc>
        <w:tc>
          <w:tcPr>
            <w:tcW w:w="1244" w:type="pct"/>
            <w:shd w:val="clear" w:color="auto" w:fill="auto"/>
          </w:tcPr>
          <w:p w14:paraId="5235A3F4" w14:textId="55636D5E" w:rsidR="000E59DD" w:rsidRDefault="000E59DD" w:rsidP="00E252BE">
            <w:pPr>
              <w:jc w:val="right"/>
              <w:rPr>
                <w:rFonts w:ascii="Avenir Book" w:hAnsi="Avenir Book"/>
              </w:rPr>
            </w:pPr>
            <w:r w:rsidRPr="00E460CD">
              <w:rPr>
                <w:rFonts w:ascii="Avenir Book" w:hAnsi="Avenir Book"/>
              </w:rPr>
              <w:t>8,750</w:t>
            </w:r>
          </w:p>
        </w:tc>
        <w:tc>
          <w:tcPr>
            <w:tcW w:w="1267" w:type="pct"/>
            <w:shd w:val="clear" w:color="auto" w:fill="auto"/>
          </w:tcPr>
          <w:p w14:paraId="6EDF9BC8" w14:textId="62678F0E" w:rsidR="000E59DD" w:rsidRPr="002B76AB" w:rsidRDefault="000E59DD">
            <w:pPr>
              <w:jc w:val="right"/>
              <w:rPr>
                <w:rFonts w:ascii="Avenir Book" w:hAnsi="Avenir Book"/>
              </w:rPr>
            </w:pPr>
            <w:r w:rsidRPr="00E460CD">
              <w:rPr>
                <w:rFonts w:ascii="Avenir Book" w:hAnsi="Avenir Book"/>
              </w:rPr>
              <w:t>45,465</w:t>
            </w:r>
          </w:p>
        </w:tc>
      </w:tr>
      <w:tr w:rsidR="00F701F2" w:rsidRPr="007C1D64" w14:paraId="788C84DA" w14:textId="77777777" w:rsidTr="00CD4F59">
        <w:trPr>
          <w:cantSplit/>
          <w:jc w:val="center"/>
        </w:trPr>
        <w:tc>
          <w:tcPr>
            <w:tcW w:w="1245" w:type="pct"/>
            <w:shd w:val="clear" w:color="auto" w:fill="auto"/>
          </w:tcPr>
          <w:p w14:paraId="227FB5E9" w14:textId="77777777" w:rsidR="00F701F2" w:rsidRDefault="00F701F2" w:rsidP="00676464">
            <w:pPr>
              <w:rPr>
                <w:rFonts w:ascii="Avenir Book" w:eastAsia="MS Mincho" w:hAnsi="Avenir Book"/>
              </w:rPr>
            </w:pPr>
            <w:r w:rsidRPr="007C1D64">
              <w:rPr>
                <w:rFonts w:ascii="Avenir Book" w:hAnsi="Avenir Book"/>
                <w:b/>
              </w:rPr>
              <w:t>Total number of crediting years</w:t>
            </w:r>
          </w:p>
        </w:tc>
        <w:tc>
          <w:tcPr>
            <w:tcW w:w="3755" w:type="pct"/>
            <w:gridSpan w:val="3"/>
            <w:shd w:val="clear" w:color="auto" w:fill="auto"/>
          </w:tcPr>
          <w:p w14:paraId="18726B56" w14:textId="77777777" w:rsidR="00F701F2" w:rsidRPr="007C1D64" w:rsidRDefault="00F701F2" w:rsidP="00E252BE">
            <w:pPr>
              <w:jc w:val="right"/>
              <w:rPr>
                <w:rFonts w:ascii="Avenir Book" w:hAnsi="Avenir Book"/>
              </w:rPr>
            </w:pPr>
            <w:r>
              <w:rPr>
                <w:rFonts w:ascii="Avenir Book" w:hAnsi="Avenir Book"/>
              </w:rPr>
              <w:t>5</w:t>
            </w:r>
          </w:p>
        </w:tc>
      </w:tr>
      <w:tr w:rsidR="00F701F2" w:rsidRPr="007C1D64" w14:paraId="7998DB72" w14:textId="77777777" w:rsidTr="00910207">
        <w:trPr>
          <w:cantSplit/>
          <w:jc w:val="center"/>
        </w:trPr>
        <w:tc>
          <w:tcPr>
            <w:tcW w:w="1245" w:type="pct"/>
            <w:shd w:val="clear" w:color="auto" w:fill="auto"/>
          </w:tcPr>
          <w:p w14:paraId="41D18B64" w14:textId="77777777" w:rsidR="00F701F2" w:rsidRPr="007C1D64" w:rsidRDefault="00F701F2" w:rsidP="00864081">
            <w:pPr>
              <w:jc w:val="left"/>
              <w:rPr>
                <w:rFonts w:ascii="Avenir Book" w:hAnsi="Avenir Book"/>
                <w:b/>
              </w:rPr>
            </w:pPr>
            <w:r w:rsidRPr="007C1D64">
              <w:rPr>
                <w:rFonts w:ascii="Avenir Book" w:hAnsi="Avenir Book"/>
                <w:b/>
              </w:rPr>
              <w:t>Annual average over the crediting period</w:t>
            </w:r>
          </w:p>
        </w:tc>
        <w:tc>
          <w:tcPr>
            <w:tcW w:w="1244" w:type="pct"/>
            <w:shd w:val="clear" w:color="auto" w:fill="auto"/>
          </w:tcPr>
          <w:p w14:paraId="1EDD6042" w14:textId="77777777" w:rsidR="00F701F2" w:rsidRPr="007C1D64" w:rsidRDefault="00761877" w:rsidP="00E252BE">
            <w:pPr>
              <w:jc w:val="right"/>
              <w:rPr>
                <w:rFonts w:ascii="Avenir Book" w:hAnsi="Avenir Book"/>
              </w:rPr>
            </w:pPr>
            <w:r>
              <w:rPr>
                <w:rFonts w:ascii="Avenir Book" w:hAnsi="Avenir Book"/>
              </w:rPr>
              <w:t>9,859</w:t>
            </w:r>
          </w:p>
        </w:tc>
        <w:tc>
          <w:tcPr>
            <w:tcW w:w="1244" w:type="pct"/>
            <w:shd w:val="clear" w:color="auto" w:fill="auto"/>
          </w:tcPr>
          <w:p w14:paraId="2DC29127" w14:textId="39E7F91B" w:rsidR="00F701F2" w:rsidRPr="007C1D64" w:rsidRDefault="00AC5D54" w:rsidP="00E252BE">
            <w:pPr>
              <w:jc w:val="right"/>
              <w:rPr>
                <w:rFonts w:ascii="Avenir Book" w:hAnsi="Avenir Book"/>
              </w:rPr>
            </w:pPr>
            <w:r w:rsidRPr="00AC5D54">
              <w:rPr>
                <w:rFonts w:ascii="Avenir Book" w:hAnsi="Avenir Book"/>
              </w:rPr>
              <w:t>1,750</w:t>
            </w:r>
          </w:p>
        </w:tc>
        <w:tc>
          <w:tcPr>
            <w:tcW w:w="1267" w:type="pct"/>
            <w:shd w:val="clear" w:color="auto" w:fill="auto"/>
          </w:tcPr>
          <w:p w14:paraId="1C476275" w14:textId="0DFD1524" w:rsidR="00F701F2" w:rsidRPr="007C1D64" w:rsidRDefault="000E59DD" w:rsidP="00AC5D54">
            <w:pPr>
              <w:jc w:val="right"/>
              <w:rPr>
                <w:rFonts w:ascii="Avenir Book" w:hAnsi="Avenir Book"/>
              </w:rPr>
            </w:pPr>
            <w:r>
              <w:rPr>
                <w:rFonts w:ascii="Avenir Book" w:hAnsi="Avenir Book"/>
              </w:rPr>
              <w:t>9,093</w:t>
            </w:r>
          </w:p>
        </w:tc>
      </w:tr>
    </w:tbl>
    <w:p w14:paraId="7827A669" w14:textId="77777777" w:rsidR="00CD4F59" w:rsidRDefault="00CD4F59" w:rsidP="00CD4F59">
      <w:pPr>
        <w:pStyle w:val="SDMPDDPoASubSection1"/>
        <w:tabs>
          <w:tab w:val="clear" w:pos="1474"/>
        </w:tabs>
        <w:rPr>
          <w:rFonts w:ascii="Avenir Book" w:hAnsi="Avenir Book"/>
          <w:b w:val="0"/>
        </w:rPr>
      </w:pPr>
      <w:r w:rsidRPr="00CD4F59">
        <w:rPr>
          <w:rFonts w:ascii="Avenir Book" w:hAnsi="Avenir Book"/>
          <w:b w:val="0"/>
        </w:rPr>
        <w:t xml:space="preserve">* Adjusted </w:t>
      </w:r>
      <w:r>
        <w:rPr>
          <w:rFonts w:ascii="Avenir Book" w:hAnsi="Avenir Book"/>
          <w:b w:val="0"/>
        </w:rPr>
        <w:t>to the capacity addition</w:t>
      </w:r>
      <w:r w:rsidR="00AC5D54">
        <w:rPr>
          <w:rFonts w:ascii="Avenir Book" w:hAnsi="Avenir Book"/>
          <w:b w:val="0"/>
        </w:rPr>
        <w:t xml:space="preserve"> (where (1-r) is o.9</w:t>
      </w:r>
      <w:r w:rsidR="000E59DD">
        <w:rPr>
          <w:rFonts w:ascii="Avenir Book" w:hAnsi="Avenir Book"/>
          <w:b w:val="0"/>
        </w:rPr>
        <w:t>6</w:t>
      </w:r>
      <w:r w:rsidR="00AC5D54">
        <w:rPr>
          <w:rFonts w:ascii="Avenir Book" w:hAnsi="Avenir Book"/>
          <w:b w:val="0"/>
        </w:rPr>
        <w:t>)</w:t>
      </w:r>
    </w:p>
    <w:p w14:paraId="2428100B" w14:textId="77777777" w:rsidR="00AC5D54" w:rsidRPr="00CD4F59" w:rsidRDefault="00AC5D54" w:rsidP="00CD4F59">
      <w:pPr>
        <w:pStyle w:val="SDMPDDPoASubSection1"/>
        <w:tabs>
          <w:tab w:val="clear" w:pos="1474"/>
        </w:tabs>
        <w:rPr>
          <w:rFonts w:ascii="Avenir Book" w:hAnsi="Avenir Book"/>
          <w:b w:val="0"/>
        </w:rPr>
      </w:pPr>
      <w:r>
        <w:rPr>
          <w:rFonts w:ascii="Avenir Book" w:hAnsi="Avenir Book"/>
          <w:b w:val="0"/>
        </w:rPr>
        <w:t xml:space="preserve">In any year, if the actual emission reduction exceeds micro scale limit of 10,000 tCO2e, then the emission reduction claim will be </w:t>
      </w:r>
      <w:r w:rsidR="000B0176">
        <w:rPr>
          <w:rFonts w:ascii="Avenir Book" w:hAnsi="Avenir Book"/>
          <w:b w:val="0"/>
        </w:rPr>
        <w:t>capped</w:t>
      </w:r>
      <w:r>
        <w:rPr>
          <w:rFonts w:ascii="Avenir Book" w:hAnsi="Avenir Book"/>
          <w:b w:val="0"/>
        </w:rPr>
        <w:t xml:space="preserve"> </w:t>
      </w:r>
      <w:r w:rsidR="000B0176">
        <w:rPr>
          <w:rFonts w:ascii="Avenir Book" w:hAnsi="Avenir Book"/>
          <w:b w:val="0"/>
        </w:rPr>
        <w:t>at</w:t>
      </w:r>
      <w:r>
        <w:rPr>
          <w:rFonts w:ascii="Avenir Book" w:hAnsi="Avenir Book"/>
          <w:b w:val="0"/>
        </w:rPr>
        <w:t xml:space="preserve"> 10,000 tCO2e. </w:t>
      </w:r>
    </w:p>
    <w:p w14:paraId="2FFC4040" w14:textId="77777777" w:rsidR="00CC25EE" w:rsidRPr="007C1D64" w:rsidRDefault="00A3357E" w:rsidP="00A3357E">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Monitoring plan</w:t>
      </w:r>
    </w:p>
    <w:p w14:paraId="7B39B14F"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bookmarkStart w:id="49" w:name="_Ref317687636"/>
      <w:r w:rsidRPr="007C1D64">
        <w:rPr>
          <w:rFonts w:ascii="Avenir Book" w:eastAsia="MS Mincho" w:hAnsi="Avenir Book"/>
        </w:rPr>
        <w:tab/>
      </w:r>
      <w:r w:rsidR="00CC25EE" w:rsidRPr="007C1D64">
        <w:rPr>
          <w:rFonts w:ascii="Avenir Book" w:eastAsia="MS Mincho" w:hAnsi="Avenir Book"/>
        </w:rPr>
        <w:t xml:space="preserve">Data and parameters </w:t>
      </w:r>
      <w:r w:rsidR="00D16312" w:rsidRPr="007C1D64">
        <w:rPr>
          <w:rFonts w:ascii="Avenir Book" w:eastAsia="MS Mincho" w:hAnsi="Avenir Book"/>
        </w:rPr>
        <w:t xml:space="preserve">to be </w:t>
      </w:r>
      <w:r w:rsidR="00CC25EE" w:rsidRPr="007C1D64">
        <w:rPr>
          <w:rFonts w:ascii="Avenir Book" w:eastAsia="MS Mincho" w:hAnsi="Avenir Book"/>
        </w:rPr>
        <w:t>monitored</w:t>
      </w:r>
      <w:bookmarkEnd w:id="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676464" w:rsidRPr="007C1D64" w14:paraId="6484799A" w14:textId="77777777" w:rsidTr="00910207">
        <w:trPr>
          <w:cantSplit/>
          <w:jc w:val="center"/>
        </w:trPr>
        <w:tc>
          <w:tcPr>
            <w:tcW w:w="1304" w:type="pct"/>
            <w:shd w:val="clear" w:color="auto" w:fill="auto"/>
          </w:tcPr>
          <w:p w14:paraId="6F5430A3" w14:textId="77777777" w:rsidR="00676464" w:rsidRPr="007C1D64" w:rsidRDefault="00676464" w:rsidP="00567205">
            <w:pPr>
              <w:rPr>
                <w:rFonts w:ascii="Avenir Book" w:hAnsi="Avenir Book"/>
                <w:b/>
              </w:rPr>
            </w:pPr>
            <w:r w:rsidRPr="007C1D64">
              <w:rPr>
                <w:rFonts w:ascii="Avenir Book" w:hAnsi="Avenir Book"/>
                <w:b/>
              </w:rPr>
              <w:t>Relevant SDG Indicator</w:t>
            </w:r>
          </w:p>
        </w:tc>
        <w:tc>
          <w:tcPr>
            <w:tcW w:w="3696" w:type="pct"/>
            <w:shd w:val="clear" w:color="auto" w:fill="auto"/>
          </w:tcPr>
          <w:p w14:paraId="0BDAD0AF" w14:textId="77777777" w:rsidR="00676464" w:rsidRPr="003C0310" w:rsidRDefault="00676464" w:rsidP="00676464">
            <w:pPr>
              <w:pStyle w:val="RegTableText"/>
              <w:rPr>
                <w:rFonts w:ascii="Avenir Book" w:hAnsi="Avenir Book"/>
              </w:rPr>
            </w:pPr>
            <w:r w:rsidRPr="003C0310">
              <w:rPr>
                <w:rFonts w:ascii="Avenir Book" w:hAnsi="Avenir Book"/>
              </w:rPr>
              <w:t xml:space="preserve">SGD 13: Climate Action </w:t>
            </w:r>
          </w:p>
        </w:tc>
      </w:tr>
      <w:tr w:rsidR="00676464" w:rsidRPr="007C1D64" w14:paraId="64766B86" w14:textId="77777777" w:rsidTr="00910207">
        <w:trPr>
          <w:cantSplit/>
          <w:jc w:val="center"/>
        </w:trPr>
        <w:tc>
          <w:tcPr>
            <w:tcW w:w="1304" w:type="pct"/>
            <w:shd w:val="clear" w:color="auto" w:fill="auto"/>
          </w:tcPr>
          <w:p w14:paraId="4939F358" w14:textId="77777777" w:rsidR="00676464" w:rsidRPr="007C1D64" w:rsidRDefault="00676464" w:rsidP="00567205">
            <w:pPr>
              <w:rPr>
                <w:rFonts w:ascii="Avenir Book" w:hAnsi="Avenir Book"/>
                <w:b/>
              </w:rPr>
            </w:pPr>
            <w:r w:rsidRPr="007C1D64">
              <w:rPr>
                <w:rFonts w:ascii="Avenir Book" w:hAnsi="Avenir Book"/>
                <w:b/>
              </w:rPr>
              <w:t>Data / Parameter</w:t>
            </w:r>
          </w:p>
        </w:tc>
        <w:tc>
          <w:tcPr>
            <w:tcW w:w="3696" w:type="pct"/>
            <w:shd w:val="clear" w:color="auto" w:fill="auto"/>
          </w:tcPr>
          <w:p w14:paraId="4F394E1C" w14:textId="77777777" w:rsidR="00676464" w:rsidRPr="007C1D64" w:rsidRDefault="00676464" w:rsidP="00567205">
            <w:pPr>
              <w:rPr>
                <w:rFonts w:ascii="Avenir Book" w:hAnsi="Avenir Book"/>
              </w:rPr>
            </w:pPr>
            <w:proofErr w:type="spellStart"/>
            <w:r w:rsidRPr="00676464">
              <w:rPr>
                <w:rFonts w:ascii="Avenir Book" w:hAnsi="Avenir Book"/>
              </w:rPr>
              <w:t>fy</w:t>
            </w:r>
            <w:proofErr w:type="spellEnd"/>
          </w:p>
        </w:tc>
      </w:tr>
      <w:tr w:rsidR="00676464" w:rsidRPr="007C1D64" w14:paraId="58644769" w14:textId="77777777" w:rsidTr="00910207">
        <w:trPr>
          <w:cantSplit/>
          <w:jc w:val="center"/>
        </w:trPr>
        <w:tc>
          <w:tcPr>
            <w:tcW w:w="1304" w:type="pct"/>
            <w:shd w:val="clear" w:color="auto" w:fill="auto"/>
          </w:tcPr>
          <w:p w14:paraId="2E07EE57" w14:textId="77777777" w:rsidR="00676464" w:rsidRPr="007C1D64" w:rsidRDefault="00676464" w:rsidP="00567205">
            <w:pPr>
              <w:rPr>
                <w:rFonts w:ascii="Avenir Book" w:hAnsi="Avenir Book"/>
                <w:b/>
              </w:rPr>
            </w:pPr>
            <w:r w:rsidRPr="007C1D64">
              <w:rPr>
                <w:rFonts w:ascii="Avenir Book" w:hAnsi="Avenir Book"/>
                <w:b/>
              </w:rPr>
              <w:t>Unit</w:t>
            </w:r>
          </w:p>
        </w:tc>
        <w:tc>
          <w:tcPr>
            <w:tcW w:w="3696" w:type="pct"/>
            <w:shd w:val="clear" w:color="auto" w:fill="auto"/>
          </w:tcPr>
          <w:p w14:paraId="014F4059" w14:textId="77777777" w:rsidR="00676464" w:rsidRPr="007C1D64" w:rsidRDefault="00676464" w:rsidP="00567205">
            <w:pPr>
              <w:rPr>
                <w:rFonts w:ascii="Avenir Book" w:hAnsi="Avenir Book"/>
              </w:rPr>
            </w:pPr>
            <w:r>
              <w:rPr>
                <w:rFonts w:ascii="Avenir Book" w:hAnsi="Avenir Book"/>
              </w:rPr>
              <w:t>-</w:t>
            </w:r>
          </w:p>
        </w:tc>
      </w:tr>
      <w:tr w:rsidR="00676464" w:rsidRPr="007C1D64" w14:paraId="0B972A5F" w14:textId="77777777" w:rsidTr="00910207">
        <w:trPr>
          <w:cantSplit/>
          <w:jc w:val="center"/>
        </w:trPr>
        <w:tc>
          <w:tcPr>
            <w:tcW w:w="1304" w:type="pct"/>
            <w:shd w:val="clear" w:color="auto" w:fill="auto"/>
          </w:tcPr>
          <w:p w14:paraId="1A146003" w14:textId="77777777" w:rsidR="00676464" w:rsidRPr="007C1D64" w:rsidRDefault="00676464" w:rsidP="00567205">
            <w:pPr>
              <w:rPr>
                <w:rFonts w:ascii="Avenir Book" w:hAnsi="Avenir Book"/>
                <w:b/>
              </w:rPr>
            </w:pPr>
            <w:r w:rsidRPr="007C1D64">
              <w:rPr>
                <w:rFonts w:ascii="Avenir Book" w:hAnsi="Avenir Book"/>
                <w:b/>
              </w:rPr>
              <w:t>Description</w:t>
            </w:r>
          </w:p>
        </w:tc>
        <w:tc>
          <w:tcPr>
            <w:tcW w:w="3696" w:type="pct"/>
            <w:shd w:val="clear" w:color="auto" w:fill="auto"/>
          </w:tcPr>
          <w:p w14:paraId="1AB4225E" w14:textId="77777777" w:rsidR="00676464" w:rsidRPr="007C1D64" w:rsidRDefault="00676464" w:rsidP="00567205">
            <w:pPr>
              <w:rPr>
                <w:rFonts w:ascii="Avenir Book" w:hAnsi="Avenir Book"/>
              </w:rPr>
            </w:pPr>
            <w:r w:rsidRPr="00676464">
              <w:rPr>
                <w:rFonts w:ascii="Avenir Book" w:hAnsi="Avenir Book"/>
              </w:rPr>
              <w:t>Fraction of methane captured at the SWDS and flared, combusted or used in another manner that prevents the emissions of methane to the atmosphere in year y</w:t>
            </w:r>
          </w:p>
        </w:tc>
      </w:tr>
      <w:tr w:rsidR="00676464" w:rsidRPr="007C1D64" w14:paraId="29AA1FFA" w14:textId="77777777" w:rsidTr="00910207">
        <w:trPr>
          <w:cantSplit/>
          <w:jc w:val="center"/>
        </w:trPr>
        <w:tc>
          <w:tcPr>
            <w:tcW w:w="1304" w:type="pct"/>
            <w:shd w:val="clear" w:color="auto" w:fill="auto"/>
          </w:tcPr>
          <w:p w14:paraId="41413728" w14:textId="77777777" w:rsidR="00676464" w:rsidRPr="007C1D64" w:rsidRDefault="00676464" w:rsidP="00567205">
            <w:pPr>
              <w:rPr>
                <w:rFonts w:ascii="Avenir Book" w:hAnsi="Avenir Book"/>
                <w:b/>
              </w:rPr>
            </w:pPr>
            <w:r w:rsidRPr="007C1D64">
              <w:rPr>
                <w:rFonts w:ascii="Avenir Book" w:hAnsi="Avenir Book"/>
                <w:b/>
              </w:rPr>
              <w:t>Source of data</w:t>
            </w:r>
          </w:p>
        </w:tc>
        <w:tc>
          <w:tcPr>
            <w:tcW w:w="3696" w:type="pct"/>
            <w:shd w:val="clear" w:color="auto" w:fill="auto"/>
          </w:tcPr>
          <w:p w14:paraId="7DEDDFA8" w14:textId="77777777" w:rsidR="00676464" w:rsidRPr="007C1D64" w:rsidRDefault="00676464" w:rsidP="00567205">
            <w:pPr>
              <w:rPr>
                <w:rFonts w:ascii="Avenir Book" w:hAnsi="Avenir Book"/>
              </w:rPr>
            </w:pPr>
            <w:r>
              <w:rPr>
                <w:rFonts w:ascii="Avenir Book" w:hAnsi="Avenir Book"/>
              </w:rPr>
              <w:t xml:space="preserve">Based on historic data and written confirmation from landfill site operator </w:t>
            </w:r>
          </w:p>
        </w:tc>
      </w:tr>
      <w:tr w:rsidR="00676464" w:rsidRPr="007C1D64" w14:paraId="3E7FE4B4" w14:textId="77777777" w:rsidTr="00910207">
        <w:trPr>
          <w:cantSplit/>
          <w:jc w:val="center"/>
        </w:trPr>
        <w:tc>
          <w:tcPr>
            <w:tcW w:w="1304" w:type="pct"/>
            <w:shd w:val="clear" w:color="auto" w:fill="auto"/>
          </w:tcPr>
          <w:p w14:paraId="7E997BAE" w14:textId="77777777" w:rsidR="00676464" w:rsidRPr="007C1D64" w:rsidRDefault="00676464" w:rsidP="00567205">
            <w:pPr>
              <w:rPr>
                <w:rFonts w:ascii="Avenir Book" w:hAnsi="Avenir Book"/>
                <w:b/>
              </w:rPr>
            </w:pPr>
            <w:r w:rsidRPr="007C1D64">
              <w:rPr>
                <w:rFonts w:ascii="Avenir Book" w:hAnsi="Avenir Book"/>
                <w:b/>
              </w:rPr>
              <w:t>Value(s) applied</w:t>
            </w:r>
          </w:p>
        </w:tc>
        <w:tc>
          <w:tcPr>
            <w:tcW w:w="3696" w:type="pct"/>
            <w:shd w:val="clear" w:color="auto" w:fill="auto"/>
          </w:tcPr>
          <w:p w14:paraId="612AB573" w14:textId="77777777" w:rsidR="00676464" w:rsidRPr="007C1D64" w:rsidRDefault="00676464" w:rsidP="00567205">
            <w:pPr>
              <w:rPr>
                <w:rFonts w:ascii="Avenir Book" w:hAnsi="Avenir Book"/>
              </w:rPr>
            </w:pPr>
            <w:r>
              <w:rPr>
                <w:rFonts w:ascii="Avenir Book" w:hAnsi="Avenir Book"/>
              </w:rPr>
              <w:t>0</w:t>
            </w:r>
          </w:p>
        </w:tc>
      </w:tr>
      <w:tr w:rsidR="00676464" w:rsidRPr="007C1D64" w14:paraId="269CC2CF" w14:textId="77777777" w:rsidTr="00910207">
        <w:trPr>
          <w:cantSplit/>
          <w:jc w:val="center"/>
        </w:trPr>
        <w:tc>
          <w:tcPr>
            <w:tcW w:w="1304" w:type="pct"/>
            <w:shd w:val="clear" w:color="auto" w:fill="auto"/>
          </w:tcPr>
          <w:p w14:paraId="4B75A4C2" w14:textId="77777777" w:rsidR="00676464" w:rsidRPr="007C1D64" w:rsidRDefault="00676464" w:rsidP="0048012A">
            <w:pPr>
              <w:jc w:val="left"/>
              <w:rPr>
                <w:rFonts w:ascii="Avenir Book" w:hAnsi="Avenir Book"/>
                <w:b/>
              </w:rPr>
            </w:pPr>
            <w:r w:rsidRPr="007C1D64">
              <w:rPr>
                <w:rFonts w:ascii="Avenir Book" w:hAnsi="Avenir Book"/>
                <w:b/>
              </w:rPr>
              <w:t>Measurement methods and procedures</w:t>
            </w:r>
          </w:p>
        </w:tc>
        <w:tc>
          <w:tcPr>
            <w:tcW w:w="3696" w:type="pct"/>
            <w:shd w:val="clear" w:color="auto" w:fill="auto"/>
          </w:tcPr>
          <w:p w14:paraId="7B3E785F" w14:textId="77777777" w:rsidR="00676464" w:rsidRPr="007C1D64" w:rsidRDefault="00676464" w:rsidP="00567205">
            <w:pPr>
              <w:rPr>
                <w:rFonts w:ascii="Avenir Book" w:hAnsi="Avenir Book"/>
              </w:rPr>
            </w:pPr>
            <w:r w:rsidRPr="00676464">
              <w:rPr>
                <w:rFonts w:ascii="Avenir Book" w:hAnsi="Avenir Book"/>
              </w:rPr>
              <w:t>There are no LFG capture and flaring installations at the landfill. However, the landfill operator will issue yearly a confirmation that no such equipment is installed and operated.</w:t>
            </w:r>
          </w:p>
        </w:tc>
      </w:tr>
      <w:tr w:rsidR="00676464" w:rsidRPr="007C1D64" w14:paraId="70027AB6" w14:textId="77777777" w:rsidTr="00910207">
        <w:trPr>
          <w:cantSplit/>
          <w:jc w:val="center"/>
        </w:trPr>
        <w:tc>
          <w:tcPr>
            <w:tcW w:w="1304" w:type="pct"/>
            <w:shd w:val="clear" w:color="auto" w:fill="auto"/>
          </w:tcPr>
          <w:p w14:paraId="66EA410F" w14:textId="77777777" w:rsidR="00676464" w:rsidRPr="007C1D64" w:rsidRDefault="00676464" w:rsidP="00567205">
            <w:pPr>
              <w:rPr>
                <w:rFonts w:ascii="Avenir Book" w:hAnsi="Avenir Book"/>
                <w:b/>
              </w:rPr>
            </w:pPr>
            <w:r w:rsidRPr="007C1D64">
              <w:rPr>
                <w:rFonts w:ascii="Avenir Book" w:hAnsi="Avenir Book"/>
                <w:b/>
              </w:rPr>
              <w:t>Monitoring frequency</w:t>
            </w:r>
          </w:p>
        </w:tc>
        <w:tc>
          <w:tcPr>
            <w:tcW w:w="3696" w:type="pct"/>
            <w:shd w:val="clear" w:color="auto" w:fill="auto"/>
          </w:tcPr>
          <w:p w14:paraId="43CECFB0" w14:textId="77777777" w:rsidR="00676464" w:rsidRPr="007C1D64" w:rsidRDefault="00676464" w:rsidP="00567205">
            <w:pPr>
              <w:rPr>
                <w:rFonts w:ascii="Avenir Book" w:hAnsi="Avenir Book"/>
              </w:rPr>
            </w:pPr>
            <w:r>
              <w:rPr>
                <w:rFonts w:ascii="Avenir Book" w:hAnsi="Avenir Book"/>
              </w:rPr>
              <w:t xml:space="preserve">Annual </w:t>
            </w:r>
          </w:p>
        </w:tc>
      </w:tr>
      <w:tr w:rsidR="00676464" w:rsidRPr="007C1D64" w14:paraId="4CAC1933" w14:textId="77777777" w:rsidTr="00910207">
        <w:trPr>
          <w:cantSplit/>
          <w:jc w:val="center"/>
        </w:trPr>
        <w:tc>
          <w:tcPr>
            <w:tcW w:w="1304" w:type="pct"/>
            <w:shd w:val="clear" w:color="auto" w:fill="auto"/>
          </w:tcPr>
          <w:p w14:paraId="2A2A87E9" w14:textId="77777777" w:rsidR="00676464" w:rsidRPr="007C1D64" w:rsidRDefault="00676464" w:rsidP="00567205">
            <w:pPr>
              <w:rPr>
                <w:rFonts w:ascii="Avenir Book" w:hAnsi="Avenir Book"/>
                <w:b/>
              </w:rPr>
            </w:pPr>
            <w:r w:rsidRPr="007C1D64">
              <w:rPr>
                <w:rFonts w:ascii="Avenir Book" w:hAnsi="Avenir Book"/>
                <w:b/>
              </w:rPr>
              <w:t>QA/QC procedures</w:t>
            </w:r>
          </w:p>
        </w:tc>
        <w:tc>
          <w:tcPr>
            <w:tcW w:w="3696" w:type="pct"/>
            <w:shd w:val="clear" w:color="auto" w:fill="auto"/>
          </w:tcPr>
          <w:p w14:paraId="3CACCFC9" w14:textId="77777777" w:rsidR="00676464" w:rsidRPr="007C1D64" w:rsidRDefault="00676464" w:rsidP="00567205">
            <w:pPr>
              <w:rPr>
                <w:rFonts w:ascii="Avenir Book" w:hAnsi="Avenir Book"/>
              </w:rPr>
            </w:pPr>
            <w:r>
              <w:rPr>
                <w:rFonts w:ascii="Avenir Book" w:hAnsi="Avenir Book"/>
              </w:rPr>
              <w:t>-</w:t>
            </w:r>
          </w:p>
        </w:tc>
      </w:tr>
      <w:tr w:rsidR="00676464" w:rsidRPr="007C1D64" w14:paraId="18E7F469" w14:textId="77777777" w:rsidTr="00910207">
        <w:trPr>
          <w:cantSplit/>
          <w:jc w:val="center"/>
        </w:trPr>
        <w:tc>
          <w:tcPr>
            <w:tcW w:w="1304" w:type="pct"/>
            <w:shd w:val="clear" w:color="auto" w:fill="auto"/>
          </w:tcPr>
          <w:p w14:paraId="014FA8CD" w14:textId="77777777" w:rsidR="00676464" w:rsidRPr="007C1D64" w:rsidRDefault="00676464" w:rsidP="00567205">
            <w:pPr>
              <w:rPr>
                <w:rFonts w:ascii="Avenir Book" w:hAnsi="Avenir Book"/>
                <w:b/>
              </w:rPr>
            </w:pPr>
            <w:r w:rsidRPr="007C1D64">
              <w:rPr>
                <w:rFonts w:ascii="Avenir Book" w:hAnsi="Avenir Book"/>
                <w:b/>
              </w:rPr>
              <w:t>Purpose of data</w:t>
            </w:r>
          </w:p>
        </w:tc>
        <w:tc>
          <w:tcPr>
            <w:tcW w:w="3696" w:type="pct"/>
            <w:shd w:val="clear" w:color="auto" w:fill="auto"/>
          </w:tcPr>
          <w:p w14:paraId="680B69D5" w14:textId="77777777" w:rsidR="00676464" w:rsidRPr="007C1D64" w:rsidRDefault="00676464" w:rsidP="00567205">
            <w:pPr>
              <w:rPr>
                <w:rFonts w:ascii="Avenir Book" w:hAnsi="Avenir Book"/>
              </w:rPr>
            </w:pPr>
            <w:r>
              <w:rPr>
                <w:rFonts w:ascii="Avenir Book" w:hAnsi="Avenir Book"/>
              </w:rPr>
              <w:t xml:space="preserve">Calculation of baseline emission </w:t>
            </w:r>
          </w:p>
        </w:tc>
      </w:tr>
      <w:tr w:rsidR="00676464" w:rsidRPr="007C1D64" w14:paraId="5678738A" w14:textId="77777777" w:rsidTr="00910207">
        <w:trPr>
          <w:cantSplit/>
          <w:jc w:val="center"/>
        </w:trPr>
        <w:tc>
          <w:tcPr>
            <w:tcW w:w="1304" w:type="pct"/>
            <w:shd w:val="clear" w:color="auto" w:fill="auto"/>
          </w:tcPr>
          <w:p w14:paraId="159831E5" w14:textId="77777777" w:rsidR="00676464" w:rsidRPr="007C1D64" w:rsidRDefault="00676464" w:rsidP="00567205">
            <w:pPr>
              <w:rPr>
                <w:rFonts w:ascii="Avenir Book" w:hAnsi="Avenir Book"/>
                <w:b/>
              </w:rPr>
            </w:pPr>
            <w:r w:rsidRPr="007C1D64">
              <w:rPr>
                <w:rFonts w:ascii="Avenir Book" w:hAnsi="Avenir Book"/>
                <w:b/>
              </w:rPr>
              <w:t>Additional comment</w:t>
            </w:r>
          </w:p>
        </w:tc>
        <w:tc>
          <w:tcPr>
            <w:tcW w:w="3696" w:type="pct"/>
            <w:shd w:val="clear" w:color="auto" w:fill="auto"/>
          </w:tcPr>
          <w:p w14:paraId="0ABED831" w14:textId="77777777" w:rsidR="00676464" w:rsidRPr="007C1D64" w:rsidRDefault="00676464" w:rsidP="00567205">
            <w:pPr>
              <w:rPr>
                <w:rFonts w:ascii="Avenir Book" w:hAnsi="Avenir Book"/>
              </w:rPr>
            </w:pPr>
            <w:r>
              <w:rPr>
                <w:rFonts w:ascii="Avenir Book" w:hAnsi="Avenir Book"/>
              </w:rPr>
              <w:t>-</w:t>
            </w:r>
          </w:p>
        </w:tc>
      </w:tr>
    </w:tbl>
    <w:p w14:paraId="65F5679F" w14:textId="77777777" w:rsidR="00676464" w:rsidRDefault="00676464" w:rsidP="00676464">
      <w:pPr>
        <w:pStyle w:val="SDMPDDPoASubSection2"/>
        <w:tabs>
          <w:tab w:val="clear" w:pos="1474"/>
        </w:tabs>
        <w:rPr>
          <w:rFonts w:ascii="Avenir Book" w:eastAsia="MS Mincho" w:hAnsi="Avenir Book"/>
        </w:rPr>
      </w:pPr>
      <w:bookmarkStart w:id="50" w:name="_Ref3176877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676464" w:rsidRPr="007C1D64" w14:paraId="79F8612C" w14:textId="77777777" w:rsidTr="00676464">
        <w:trPr>
          <w:cantSplit/>
          <w:jc w:val="center"/>
        </w:trPr>
        <w:tc>
          <w:tcPr>
            <w:tcW w:w="1304" w:type="pct"/>
            <w:shd w:val="clear" w:color="auto" w:fill="auto"/>
          </w:tcPr>
          <w:p w14:paraId="12952D95" w14:textId="77777777" w:rsidR="00676464" w:rsidRPr="007C1D64" w:rsidRDefault="00676464" w:rsidP="00676464">
            <w:pPr>
              <w:rPr>
                <w:rFonts w:ascii="Avenir Book" w:hAnsi="Avenir Book"/>
                <w:b/>
              </w:rPr>
            </w:pPr>
            <w:r w:rsidRPr="007C1D64">
              <w:rPr>
                <w:rFonts w:ascii="Avenir Book" w:hAnsi="Avenir Book"/>
                <w:b/>
              </w:rPr>
              <w:t>Relevant SDG Indicator</w:t>
            </w:r>
          </w:p>
        </w:tc>
        <w:tc>
          <w:tcPr>
            <w:tcW w:w="3696" w:type="pct"/>
            <w:shd w:val="clear" w:color="auto" w:fill="auto"/>
          </w:tcPr>
          <w:p w14:paraId="00027969" w14:textId="77777777" w:rsidR="00676464" w:rsidRPr="003C0310" w:rsidRDefault="00676464" w:rsidP="00676464">
            <w:pPr>
              <w:pStyle w:val="RegTableText"/>
              <w:rPr>
                <w:rFonts w:ascii="Avenir Book" w:hAnsi="Avenir Book"/>
              </w:rPr>
            </w:pPr>
            <w:r w:rsidRPr="003C0310">
              <w:rPr>
                <w:rFonts w:ascii="Avenir Book" w:hAnsi="Avenir Book"/>
              </w:rPr>
              <w:t xml:space="preserve">SGD 13: Climate Action </w:t>
            </w:r>
          </w:p>
        </w:tc>
      </w:tr>
      <w:tr w:rsidR="00676464" w:rsidRPr="007C1D64" w14:paraId="1410A954" w14:textId="77777777" w:rsidTr="00676464">
        <w:trPr>
          <w:cantSplit/>
          <w:jc w:val="center"/>
        </w:trPr>
        <w:tc>
          <w:tcPr>
            <w:tcW w:w="1304" w:type="pct"/>
            <w:shd w:val="clear" w:color="auto" w:fill="auto"/>
          </w:tcPr>
          <w:p w14:paraId="48B4BF62" w14:textId="77777777" w:rsidR="00676464" w:rsidRPr="007C1D64" w:rsidRDefault="00676464" w:rsidP="00676464">
            <w:pPr>
              <w:rPr>
                <w:rFonts w:ascii="Avenir Book" w:hAnsi="Avenir Book"/>
                <w:b/>
              </w:rPr>
            </w:pPr>
            <w:r w:rsidRPr="007C1D64">
              <w:rPr>
                <w:rFonts w:ascii="Avenir Book" w:hAnsi="Avenir Book"/>
                <w:b/>
              </w:rPr>
              <w:t>Data / Parameter</w:t>
            </w:r>
          </w:p>
        </w:tc>
        <w:tc>
          <w:tcPr>
            <w:tcW w:w="3696" w:type="pct"/>
            <w:shd w:val="clear" w:color="auto" w:fill="auto"/>
          </w:tcPr>
          <w:p w14:paraId="591EF7AE" w14:textId="77777777" w:rsidR="00676464" w:rsidRPr="007C1D64" w:rsidRDefault="00676464" w:rsidP="00676464">
            <w:pPr>
              <w:rPr>
                <w:rFonts w:ascii="Avenir Book" w:hAnsi="Avenir Book"/>
              </w:rPr>
            </w:pPr>
            <w:proofErr w:type="spellStart"/>
            <w:r>
              <w:rPr>
                <w:rFonts w:ascii="Avenir Book" w:hAnsi="Avenir Book"/>
              </w:rPr>
              <w:t>W</w:t>
            </w:r>
            <w:r w:rsidRPr="00756954">
              <w:rPr>
                <w:rFonts w:ascii="Avenir Book" w:hAnsi="Avenir Book"/>
                <w:vertAlign w:val="subscript"/>
              </w:rPr>
              <w:t>x</w:t>
            </w:r>
            <w:proofErr w:type="spellEnd"/>
            <w:r w:rsidRPr="00756954">
              <w:rPr>
                <w:rFonts w:ascii="Avenir Book" w:hAnsi="Avenir Book"/>
                <w:vertAlign w:val="subscript"/>
              </w:rPr>
              <w:t xml:space="preserve"> </w:t>
            </w:r>
            <w:r>
              <w:rPr>
                <w:rFonts w:ascii="Avenir Book" w:hAnsi="Avenir Book"/>
              </w:rPr>
              <w:t xml:space="preserve">= </w:t>
            </w:r>
            <w:proofErr w:type="spellStart"/>
            <w:r w:rsidR="00756954">
              <w:rPr>
                <w:rFonts w:ascii="Avenir Book" w:hAnsi="Avenir Book"/>
              </w:rPr>
              <w:t>Q</w:t>
            </w:r>
            <w:r w:rsidR="00756954" w:rsidRPr="00756954">
              <w:rPr>
                <w:rFonts w:ascii="Avenir Book" w:hAnsi="Avenir Book"/>
                <w:vertAlign w:val="subscript"/>
              </w:rPr>
              <w:t>y</w:t>
            </w:r>
            <w:proofErr w:type="spellEnd"/>
            <w:r w:rsidR="00756954">
              <w:rPr>
                <w:rFonts w:ascii="Avenir Book" w:hAnsi="Avenir Book"/>
              </w:rPr>
              <w:t xml:space="preserve"> = </w:t>
            </w:r>
            <w:proofErr w:type="spellStart"/>
            <w:r w:rsidRPr="00676464">
              <w:rPr>
                <w:rFonts w:ascii="Avenir Book" w:hAnsi="Avenir Book"/>
              </w:rPr>
              <w:t>TWCOM</w:t>
            </w:r>
            <w:r w:rsidRPr="00756954">
              <w:rPr>
                <w:rFonts w:ascii="Avenir Book" w:hAnsi="Avenir Book"/>
                <w:vertAlign w:val="subscript"/>
              </w:rPr>
              <w:t>y</w:t>
            </w:r>
            <w:proofErr w:type="spellEnd"/>
          </w:p>
        </w:tc>
      </w:tr>
      <w:tr w:rsidR="00676464" w:rsidRPr="007C1D64" w14:paraId="1492FF4E" w14:textId="77777777" w:rsidTr="00676464">
        <w:trPr>
          <w:cantSplit/>
          <w:jc w:val="center"/>
        </w:trPr>
        <w:tc>
          <w:tcPr>
            <w:tcW w:w="1304" w:type="pct"/>
            <w:shd w:val="clear" w:color="auto" w:fill="auto"/>
          </w:tcPr>
          <w:p w14:paraId="5E3CAA32" w14:textId="77777777" w:rsidR="00676464" w:rsidRPr="007C1D64" w:rsidRDefault="00676464" w:rsidP="00676464">
            <w:pPr>
              <w:rPr>
                <w:rFonts w:ascii="Avenir Book" w:hAnsi="Avenir Book"/>
                <w:b/>
              </w:rPr>
            </w:pPr>
            <w:r w:rsidRPr="007C1D64">
              <w:rPr>
                <w:rFonts w:ascii="Avenir Book" w:hAnsi="Avenir Book"/>
                <w:b/>
              </w:rPr>
              <w:t>Unit</w:t>
            </w:r>
          </w:p>
        </w:tc>
        <w:tc>
          <w:tcPr>
            <w:tcW w:w="3696" w:type="pct"/>
            <w:shd w:val="clear" w:color="auto" w:fill="auto"/>
          </w:tcPr>
          <w:p w14:paraId="585A2039" w14:textId="77777777" w:rsidR="00676464" w:rsidRPr="007C1D64" w:rsidRDefault="00676464" w:rsidP="00676464">
            <w:pPr>
              <w:rPr>
                <w:rFonts w:ascii="Avenir Book" w:hAnsi="Avenir Book"/>
              </w:rPr>
            </w:pPr>
            <w:r>
              <w:rPr>
                <w:rFonts w:ascii="Avenir Book" w:hAnsi="Avenir Book"/>
              </w:rPr>
              <w:t>t</w:t>
            </w:r>
          </w:p>
        </w:tc>
      </w:tr>
      <w:tr w:rsidR="00676464" w:rsidRPr="007C1D64" w14:paraId="011FC425" w14:textId="77777777" w:rsidTr="00676464">
        <w:trPr>
          <w:cantSplit/>
          <w:jc w:val="center"/>
        </w:trPr>
        <w:tc>
          <w:tcPr>
            <w:tcW w:w="1304" w:type="pct"/>
            <w:shd w:val="clear" w:color="auto" w:fill="auto"/>
          </w:tcPr>
          <w:p w14:paraId="66590995" w14:textId="77777777" w:rsidR="00676464" w:rsidRPr="007C1D64" w:rsidRDefault="00676464" w:rsidP="00676464">
            <w:pPr>
              <w:rPr>
                <w:rFonts w:ascii="Avenir Book" w:hAnsi="Avenir Book"/>
                <w:b/>
              </w:rPr>
            </w:pPr>
            <w:r w:rsidRPr="007C1D64">
              <w:rPr>
                <w:rFonts w:ascii="Avenir Book" w:hAnsi="Avenir Book"/>
                <w:b/>
              </w:rPr>
              <w:t>Description</w:t>
            </w:r>
          </w:p>
        </w:tc>
        <w:tc>
          <w:tcPr>
            <w:tcW w:w="3696" w:type="pct"/>
            <w:shd w:val="clear" w:color="auto" w:fill="auto"/>
          </w:tcPr>
          <w:p w14:paraId="00D18674" w14:textId="64A34DE4" w:rsidR="003468A8" w:rsidRPr="007C1D64" w:rsidRDefault="00676464" w:rsidP="00676464">
            <w:pPr>
              <w:rPr>
                <w:rFonts w:ascii="Avenir Book" w:hAnsi="Avenir Book"/>
              </w:rPr>
            </w:pPr>
            <w:r w:rsidRPr="00676464">
              <w:rPr>
                <w:rFonts w:ascii="Avenir Book" w:hAnsi="Avenir Book"/>
              </w:rPr>
              <w:t xml:space="preserve">Total amount of </w:t>
            </w:r>
            <w:r w:rsidR="00D86BEE">
              <w:rPr>
                <w:rFonts w:ascii="Avenir Book" w:hAnsi="Avenir Book"/>
              </w:rPr>
              <w:t xml:space="preserve">organic </w:t>
            </w:r>
            <w:r w:rsidRPr="00676464">
              <w:rPr>
                <w:rFonts w:ascii="Avenir Book" w:hAnsi="Avenir Book"/>
              </w:rPr>
              <w:t xml:space="preserve">waste </w:t>
            </w:r>
            <w:r w:rsidR="00D86BEE">
              <w:rPr>
                <w:rFonts w:ascii="Avenir Book" w:hAnsi="Avenir Book"/>
              </w:rPr>
              <w:t>composted</w:t>
            </w:r>
            <w:r w:rsidRPr="00676464">
              <w:rPr>
                <w:rFonts w:ascii="Avenir Book" w:hAnsi="Avenir Book"/>
              </w:rPr>
              <w:t xml:space="preserve"> in year x</w:t>
            </w:r>
            <w:r w:rsidR="00D86BEE">
              <w:rPr>
                <w:rFonts w:ascii="Avenir Book" w:hAnsi="Avenir Book"/>
              </w:rPr>
              <w:t xml:space="preserve">/y </w:t>
            </w:r>
          </w:p>
        </w:tc>
      </w:tr>
      <w:tr w:rsidR="00676464" w:rsidRPr="007C1D64" w14:paraId="68A8D449" w14:textId="77777777" w:rsidTr="00676464">
        <w:trPr>
          <w:cantSplit/>
          <w:jc w:val="center"/>
        </w:trPr>
        <w:tc>
          <w:tcPr>
            <w:tcW w:w="1304" w:type="pct"/>
            <w:shd w:val="clear" w:color="auto" w:fill="auto"/>
          </w:tcPr>
          <w:p w14:paraId="3AB4752B" w14:textId="77777777" w:rsidR="00676464" w:rsidRPr="007C1D64" w:rsidRDefault="00676464" w:rsidP="00676464">
            <w:pPr>
              <w:rPr>
                <w:rFonts w:ascii="Avenir Book" w:hAnsi="Avenir Book"/>
                <w:b/>
              </w:rPr>
            </w:pPr>
            <w:r w:rsidRPr="007C1D64">
              <w:rPr>
                <w:rFonts w:ascii="Avenir Book" w:hAnsi="Avenir Book"/>
                <w:b/>
              </w:rPr>
              <w:t>Source of data</w:t>
            </w:r>
          </w:p>
        </w:tc>
        <w:tc>
          <w:tcPr>
            <w:tcW w:w="3696" w:type="pct"/>
            <w:shd w:val="clear" w:color="auto" w:fill="auto"/>
          </w:tcPr>
          <w:p w14:paraId="37FFBAAA" w14:textId="77777777" w:rsidR="00676464" w:rsidRPr="007C1D64" w:rsidRDefault="00676464" w:rsidP="00676464">
            <w:pPr>
              <w:rPr>
                <w:rFonts w:ascii="Avenir Book" w:hAnsi="Avenir Book"/>
              </w:rPr>
            </w:pPr>
            <w:r w:rsidRPr="00676464">
              <w:rPr>
                <w:rFonts w:ascii="Avenir Book" w:hAnsi="Avenir Book"/>
              </w:rPr>
              <w:t>Measurements by project participants</w:t>
            </w:r>
          </w:p>
        </w:tc>
      </w:tr>
      <w:tr w:rsidR="00676464" w:rsidRPr="007C1D64" w14:paraId="4417E0C0" w14:textId="77777777" w:rsidTr="00676464">
        <w:trPr>
          <w:cantSplit/>
          <w:jc w:val="center"/>
        </w:trPr>
        <w:tc>
          <w:tcPr>
            <w:tcW w:w="1304" w:type="pct"/>
            <w:shd w:val="clear" w:color="auto" w:fill="auto"/>
          </w:tcPr>
          <w:p w14:paraId="2FE4EE21" w14:textId="77777777" w:rsidR="00676464" w:rsidRPr="007C1D64" w:rsidRDefault="00676464" w:rsidP="00676464">
            <w:pPr>
              <w:rPr>
                <w:rFonts w:ascii="Avenir Book" w:hAnsi="Avenir Book"/>
                <w:b/>
              </w:rPr>
            </w:pPr>
            <w:r w:rsidRPr="007C1D64">
              <w:rPr>
                <w:rFonts w:ascii="Avenir Book" w:hAnsi="Avenir Book"/>
                <w:b/>
              </w:rPr>
              <w:t>Value(s) applied</w:t>
            </w:r>
          </w:p>
        </w:tc>
        <w:tc>
          <w:tcPr>
            <w:tcW w:w="3696" w:type="pct"/>
            <w:shd w:val="clear" w:color="auto" w:fill="auto"/>
          </w:tcPr>
          <w:p w14:paraId="7C903A42" w14:textId="77777777" w:rsidR="00676464" w:rsidRPr="007C1D64" w:rsidRDefault="00D86BEE" w:rsidP="00676464">
            <w:pPr>
              <w:rPr>
                <w:rFonts w:ascii="Avenir Book" w:hAnsi="Avenir Book"/>
              </w:rPr>
            </w:pPr>
            <w:r>
              <w:rPr>
                <w:rFonts w:ascii="Avenir Book" w:hAnsi="Avenir Book"/>
              </w:rPr>
              <w:t>-</w:t>
            </w:r>
          </w:p>
        </w:tc>
      </w:tr>
      <w:tr w:rsidR="00676464" w:rsidRPr="007C1D64" w14:paraId="31E7CA66" w14:textId="77777777" w:rsidTr="00676464">
        <w:trPr>
          <w:cantSplit/>
          <w:jc w:val="center"/>
        </w:trPr>
        <w:tc>
          <w:tcPr>
            <w:tcW w:w="1304" w:type="pct"/>
            <w:shd w:val="clear" w:color="auto" w:fill="auto"/>
          </w:tcPr>
          <w:p w14:paraId="6315F971" w14:textId="77777777" w:rsidR="00676464" w:rsidRPr="007C1D64" w:rsidRDefault="00676464" w:rsidP="00676464">
            <w:pPr>
              <w:jc w:val="left"/>
              <w:rPr>
                <w:rFonts w:ascii="Avenir Book" w:hAnsi="Avenir Book"/>
                <w:b/>
              </w:rPr>
            </w:pPr>
            <w:r w:rsidRPr="007C1D64">
              <w:rPr>
                <w:rFonts w:ascii="Avenir Book" w:hAnsi="Avenir Book"/>
                <w:b/>
              </w:rPr>
              <w:t>Measurement methods and procedures</w:t>
            </w:r>
          </w:p>
        </w:tc>
        <w:tc>
          <w:tcPr>
            <w:tcW w:w="3696" w:type="pct"/>
            <w:shd w:val="clear" w:color="auto" w:fill="auto"/>
          </w:tcPr>
          <w:p w14:paraId="5D0F6021" w14:textId="77777777" w:rsidR="00676464" w:rsidRPr="007C1D64" w:rsidRDefault="00676464" w:rsidP="007369D8">
            <w:pPr>
              <w:rPr>
                <w:rFonts w:ascii="Avenir Book" w:hAnsi="Avenir Book"/>
              </w:rPr>
            </w:pPr>
            <w:r w:rsidRPr="00676464">
              <w:rPr>
                <w:rFonts w:ascii="Avenir Book" w:hAnsi="Avenir Book"/>
              </w:rPr>
              <w:t>Measure on wet basis</w:t>
            </w:r>
            <w:r w:rsidR="007369D8">
              <w:rPr>
                <w:rFonts w:ascii="Avenir Book" w:hAnsi="Avenir Book"/>
              </w:rPr>
              <w:t xml:space="preserve"> using the weighing scales</w:t>
            </w:r>
            <w:r>
              <w:rPr>
                <w:rFonts w:ascii="Avenir Book" w:hAnsi="Avenir Book"/>
              </w:rPr>
              <w:t xml:space="preserve">. </w:t>
            </w:r>
          </w:p>
        </w:tc>
      </w:tr>
      <w:tr w:rsidR="00676464" w:rsidRPr="007C1D64" w14:paraId="1F4D0979" w14:textId="77777777" w:rsidTr="00676464">
        <w:trPr>
          <w:cantSplit/>
          <w:jc w:val="center"/>
        </w:trPr>
        <w:tc>
          <w:tcPr>
            <w:tcW w:w="1304" w:type="pct"/>
            <w:shd w:val="clear" w:color="auto" w:fill="auto"/>
          </w:tcPr>
          <w:p w14:paraId="244C80ED" w14:textId="77777777" w:rsidR="00676464" w:rsidRPr="007C1D64" w:rsidRDefault="00676464" w:rsidP="00676464">
            <w:pPr>
              <w:rPr>
                <w:rFonts w:ascii="Avenir Book" w:hAnsi="Avenir Book"/>
                <w:b/>
              </w:rPr>
            </w:pPr>
            <w:r w:rsidRPr="007C1D64">
              <w:rPr>
                <w:rFonts w:ascii="Avenir Book" w:hAnsi="Avenir Book"/>
                <w:b/>
              </w:rPr>
              <w:t>Monitoring frequency</w:t>
            </w:r>
          </w:p>
        </w:tc>
        <w:tc>
          <w:tcPr>
            <w:tcW w:w="3696" w:type="pct"/>
            <w:shd w:val="clear" w:color="auto" w:fill="auto"/>
          </w:tcPr>
          <w:p w14:paraId="25FABDB8" w14:textId="77777777" w:rsidR="00676464" w:rsidRPr="007C1D64" w:rsidRDefault="00676464" w:rsidP="00676464">
            <w:pPr>
              <w:rPr>
                <w:rFonts w:ascii="Avenir Book" w:hAnsi="Avenir Book"/>
              </w:rPr>
            </w:pPr>
            <w:r w:rsidRPr="00676464">
              <w:rPr>
                <w:rFonts w:ascii="Avenir Book" w:hAnsi="Avenir Book"/>
              </w:rPr>
              <w:t>Continuously, aggregated at least annually for year x</w:t>
            </w:r>
          </w:p>
        </w:tc>
      </w:tr>
      <w:tr w:rsidR="00676464" w:rsidRPr="007C1D64" w14:paraId="25454EF8" w14:textId="77777777" w:rsidTr="00676464">
        <w:trPr>
          <w:cantSplit/>
          <w:jc w:val="center"/>
        </w:trPr>
        <w:tc>
          <w:tcPr>
            <w:tcW w:w="1304" w:type="pct"/>
            <w:shd w:val="clear" w:color="auto" w:fill="auto"/>
          </w:tcPr>
          <w:p w14:paraId="69712153" w14:textId="77777777" w:rsidR="00676464" w:rsidRPr="007C1D64" w:rsidRDefault="00676464" w:rsidP="00676464">
            <w:pPr>
              <w:rPr>
                <w:rFonts w:ascii="Avenir Book" w:hAnsi="Avenir Book"/>
                <w:b/>
              </w:rPr>
            </w:pPr>
            <w:r w:rsidRPr="007C1D64">
              <w:rPr>
                <w:rFonts w:ascii="Avenir Book" w:hAnsi="Avenir Book"/>
                <w:b/>
              </w:rPr>
              <w:t>QA/QC procedures</w:t>
            </w:r>
          </w:p>
        </w:tc>
        <w:tc>
          <w:tcPr>
            <w:tcW w:w="3696" w:type="pct"/>
            <w:shd w:val="clear" w:color="auto" w:fill="auto"/>
          </w:tcPr>
          <w:p w14:paraId="34185A19" w14:textId="77777777" w:rsidR="00676464" w:rsidRPr="007C1D64" w:rsidRDefault="007369D8" w:rsidP="00676464">
            <w:pPr>
              <w:rPr>
                <w:rFonts w:ascii="Avenir Book" w:hAnsi="Avenir Book"/>
              </w:rPr>
            </w:pPr>
            <w:r>
              <w:rPr>
                <w:rFonts w:ascii="Avenir Book" w:hAnsi="Avenir Book"/>
              </w:rPr>
              <w:t>The weighing scales will be calibrated once in a year</w:t>
            </w:r>
          </w:p>
        </w:tc>
      </w:tr>
      <w:tr w:rsidR="00676464" w:rsidRPr="007C1D64" w14:paraId="35ACFD3C" w14:textId="77777777" w:rsidTr="00676464">
        <w:trPr>
          <w:cantSplit/>
          <w:jc w:val="center"/>
        </w:trPr>
        <w:tc>
          <w:tcPr>
            <w:tcW w:w="1304" w:type="pct"/>
            <w:shd w:val="clear" w:color="auto" w:fill="auto"/>
          </w:tcPr>
          <w:p w14:paraId="6EF34A6C" w14:textId="77777777" w:rsidR="00676464" w:rsidRPr="007C1D64" w:rsidRDefault="00676464" w:rsidP="00676464">
            <w:pPr>
              <w:rPr>
                <w:rFonts w:ascii="Avenir Book" w:hAnsi="Avenir Book"/>
                <w:b/>
              </w:rPr>
            </w:pPr>
            <w:r w:rsidRPr="007C1D64">
              <w:rPr>
                <w:rFonts w:ascii="Avenir Book" w:hAnsi="Avenir Book"/>
                <w:b/>
              </w:rPr>
              <w:t>Purpose of data</w:t>
            </w:r>
          </w:p>
        </w:tc>
        <w:tc>
          <w:tcPr>
            <w:tcW w:w="3696" w:type="pct"/>
            <w:shd w:val="clear" w:color="auto" w:fill="auto"/>
          </w:tcPr>
          <w:p w14:paraId="067AF245" w14:textId="77777777" w:rsidR="00676464" w:rsidRPr="007C1D64" w:rsidRDefault="00973015" w:rsidP="00676464">
            <w:pPr>
              <w:rPr>
                <w:rFonts w:ascii="Avenir Book" w:hAnsi="Avenir Book"/>
              </w:rPr>
            </w:pPr>
            <w:r>
              <w:rPr>
                <w:rFonts w:ascii="Avenir Book" w:hAnsi="Avenir Book"/>
              </w:rPr>
              <w:t xml:space="preserve">Calculation of baseline emission </w:t>
            </w:r>
          </w:p>
        </w:tc>
      </w:tr>
      <w:tr w:rsidR="00676464" w:rsidRPr="007C1D64" w14:paraId="12BFF1D7" w14:textId="77777777" w:rsidTr="00676464">
        <w:trPr>
          <w:cantSplit/>
          <w:jc w:val="center"/>
        </w:trPr>
        <w:tc>
          <w:tcPr>
            <w:tcW w:w="1304" w:type="pct"/>
            <w:shd w:val="clear" w:color="auto" w:fill="auto"/>
          </w:tcPr>
          <w:p w14:paraId="487BBB2A" w14:textId="77777777" w:rsidR="00676464" w:rsidRPr="007C1D64" w:rsidRDefault="00676464" w:rsidP="00676464">
            <w:pPr>
              <w:rPr>
                <w:rFonts w:ascii="Avenir Book" w:hAnsi="Avenir Book"/>
                <w:b/>
              </w:rPr>
            </w:pPr>
            <w:r w:rsidRPr="007C1D64">
              <w:rPr>
                <w:rFonts w:ascii="Avenir Book" w:hAnsi="Avenir Book"/>
                <w:b/>
              </w:rPr>
              <w:t>Additional comment</w:t>
            </w:r>
          </w:p>
        </w:tc>
        <w:tc>
          <w:tcPr>
            <w:tcW w:w="3696" w:type="pct"/>
            <w:shd w:val="clear" w:color="auto" w:fill="auto"/>
          </w:tcPr>
          <w:p w14:paraId="4DC82854" w14:textId="77777777" w:rsidR="00676464" w:rsidRPr="007C1D64" w:rsidRDefault="00973015" w:rsidP="00676464">
            <w:pPr>
              <w:rPr>
                <w:rFonts w:ascii="Avenir Book" w:hAnsi="Avenir Book"/>
              </w:rPr>
            </w:pPr>
            <w:r>
              <w:rPr>
                <w:rFonts w:ascii="Avenir Book" w:hAnsi="Avenir Book"/>
              </w:rPr>
              <w:t>-</w:t>
            </w:r>
          </w:p>
        </w:tc>
      </w:tr>
    </w:tbl>
    <w:p w14:paraId="68AD77FB" w14:textId="77777777" w:rsidR="00676464" w:rsidRDefault="00676464" w:rsidP="00676464">
      <w:pPr>
        <w:pStyle w:val="SDMPDDPoASubSection2"/>
        <w:tabs>
          <w:tab w:val="clear" w:pos="1474"/>
        </w:tabs>
        <w:rPr>
          <w:rFonts w:ascii="Avenir Book" w:eastAsia="MS Mincho" w:hAnsi="Avenir Book"/>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676464" w:rsidRPr="007C1D64" w14:paraId="2C317CE4" w14:textId="77777777" w:rsidTr="00676464">
        <w:trPr>
          <w:cantSplit/>
          <w:jc w:val="center"/>
        </w:trPr>
        <w:tc>
          <w:tcPr>
            <w:tcW w:w="1304" w:type="pct"/>
            <w:shd w:val="clear" w:color="auto" w:fill="auto"/>
          </w:tcPr>
          <w:p w14:paraId="61E0BED5" w14:textId="77777777" w:rsidR="00676464" w:rsidRPr="007C1D64" w:rsidRDefault="00676464" w:rsidP="00676464">
            <w:pPr>
              <w:rPr>
                <w:rFonts w:ascii="Avenir Book" w:hAnsi="Avenir Book"/>
                <w:b/>
              </w:rPr>
            </w:pPr>
            <w:r w:rsidRPr="007C1D64">
              <w:rPr>
                <w:rFonts w:ascii="Avenir Book" w:hAnsi="Avenir Book"/>
                <w:b/>
              </w:rPr>
              <w:t>Relevant SDG Indicator</w:t>
            </w:r>
          </w:p>
        </w:tc>
        <w:tc>
          <w:tcPr>
            <w:tcW w:w="3696" w:type="pct"/>
            <w:shd w:val="clear" w:color="auto" w:fill="auto"/>
          </w:tcPr>
          <w:p w14:paraId="0605EBBE" w14:textId="77777777" w:rsidR="00676464" w:rsidRPr="003C0310" w:rsidRDefault="00676464" w:rsidP="00676464">
            <w:pPr>
              <w:pStyle w:val="RegTableText"/>
              <w:rPr>
                <w:rFonts w:ascii="Avenir Book" w:hAnsi="Avenir Book"/>
              </w:rPr>
            </w:pPr>
            <w:r w:rsidRPr="003C0310">
              <w:rPr>
                <w:rFonts w:ascii="Avenir Book" w:hAnsi="Avenir Book"/>
              </w:rPr>
              <w:t xml:space="preserve">SGD 13: Climate Action </w:t>
            </w:r>
          </w:p>
        </w:tc>
      </w:tr>
      <w:tr w:rsidR="00676464" w:rsidRPr="007C1D64" w14:paraId="5F7FDD8F" w14:textId="77777777" w:rsidTr="00676464">
        <w:trPr>
          <w:cantSplit/>
          <w:jc w:val="center"/>
        </w:trPr>
        <w:tc>
          <w:tcPr>
            <w:tcW w:w="1304" w:type="pct"/>
            <w:shd w:val="clear" w:color="auto" w:fill="auto"/>
          </w:tcPr>
          <w:p w14:paraId="0190F865" w14:textId="77777777" w:rsidR="00676464" w:rsidRPr="007C1D64" w:rsidRDefault="00676464" w:rsidP="00676464">
            <w:pPr>
              <w:rPr>
                <w:rFonts w:ascii="Avenir Book" w:hAnsi="Avenir Book"/>
                <w:b/>
              </w:rPr>
            </w:pPr>
            <w:r w:rsidRPr="007C1D64">
              <w:rPr>
                <w:rFonts w:ascii="Avenir Book" w:hAnsi="Avenir Book"/>
                <w:b/>
              </w:rPr>
              <w:t>Data / Parameter</w:t>
            </w:r>
          </w:p>
        </w:tc>
        <w:tc>
          <w:tcPr>
            <w:tcW w:w="3696" w:type="pct"/>
            <w:shd w:val="clear" w:color="auto" w:fill="auto"/>
          </w:tcPr>
          <w:p w14:paraId="3195EBB2" w14:textId="77777777" w:rsidR="00676464" w:rsidRPr="007C1D64" w:rsidRDefault="00973015" w:rsidP="00676464">
            <w:pPr>
              <w:rPr>
                <w:rFonts w:ascii="Avenir Book" w:hAnsi="Avenir Book"/>
              </w:rPr>
            </w:pPr>
            <w:proofErr w:type="spellStart"/>
            <w:proofErr w:type="gramStart"/>
            <w:r w:rsidRPr="00973015">
              <w:rPr>
                <w:rFonts w:ascii="Avenir Book" w:hAnsi="Avenir Book"/>
              </w:rPr>
              <w:t>p</w:t>
            </w:r>
            <w:r w:rsidRPr="00756954">
              <w:rPr>
                <w:rFonts w:ascii="Avenir Book" w:hAnsi="Avenir Book"/>
                <w:vertAlign w:val="subscript"/>
              </w:rPr>
              <w:t>n,j</w:t>
            </w:r>
            <w:proofErr w:type="gramEnd"/>
            <w:r w:rsidRPr="00756954">
              <w:rPr>
                <w:rFonts w:ascii="Avenir Book" w:hAnsi="Avenir Book"/>
                <w:vertAlign w:val="subscript"/>
              </w:rPr>
              <w:t>,x</w:t>
            </w:r>
            <w:proofErr w:type="spellEnd"/>
          </w:p>
        </w:tc>
      </w:tr>
      <w:tr w:rsidR="00676464" w:rsidRPr="007C1D64" w14:paraId="15EA57E9" w14:textId="77777777" w:rsidTr="00676464">
        <w:trPr>
          <w:cantSplit/>
          <w:jc w:val="center"/>
        </w:trPr>
        <w:tc>
          <w:tcPr>
            <w:tcW w:w="1304" w:type="pct"/>
            <w:shd w:val="clear" w:color="auto" w:fill="auto"/>
          </w:tcPr>
          <w:p w14:paraId="4763B0BF" w14:textId="77777777" w:rsidR="00676464" w:rsidRPr="007C1D64" w:rsidRDefault="00676464" w:rsidP="00676464">
            <w:pPr>
              <w:rPr>
                <w:rFonts w:ascii="Avenir Book" w:hAnsi="Avenir Book"/>
                <w:b/>
              </w:rPr>
            </w:pPr>
            <w:r w:rsidRPr="007C1D64">
              <w:rPr>
                <w:rFonts w:ascii="Avenir Book" w:hAnsi="Avenir Book"/>
                <w:b/>
              </w:rPr>
              <w:t>Unit</w:t>
            </w:r>
          </w:p>
        </w:tc>
        <w:tc>
          <w:tcPr>
            <w:tcW w:w="3696" w:type="pct"/>
            <w:shd w:val="clear" w:color="auto" w:fill="auto"/>
          </w:tcPr>
          <w:p w14:paraId="56805FDC" w14:textId="77777777" w:rsidR="00676464" w:rsidRPr="007C1D64" w:rsidRDefault="00973015" w:rsidP="00676464">
            <w:pPr>
              <w:rPr>
                <w:rFonts w:ascii="Avenir Book" w:hAnsi="Avenir Book"/>
              </w:rPr>
            </w:pPr>
            <w:r>
              <w:rPr>
                <w:rFonts w:ascii="Avenir Book" w:hAnsi="Avenir Book"/>
              </w:rPr>
              <w:t>-</w:t>
            </w:r>
          </w:p>
        </w:tc>
      </w:tr>
      <w:tr w:rsidR="00973015" w:rsidRPr="007C1D64" w14:paraId="613763EC" w14:textId="77777777" w:rsidTr="00676464">
        <w:trPr>
          <w:cantSplit/>
          <w:jc w:val="center"/>
        </w:trPr>
        <w:tc>
          <w:tcPr>
            <w:tcW w:w="1304" w:type="pct"/>
            <w:shd w:val="clear" w:color="auto" w:fill="auto"/>
          </w:tcPr>
          <w:p w14:paraId="5A3B4914" w14:textId="77777777" w:rsidR="00973015" w:rsidRPr="007C1D64" w:rsidRDefault="00973015" w:rsidP="00676464">
            <w:pPr>
              <w:rPr>
                <w:rFonts w:ascii="Avenir Book" w:hAnsi="Avenir Book"/>
                <w:b/>
              </w:rPr>
            </w:pPr>
            <w:r w:rsidRPr="007C1D64">
              <w:rPr>
                <w:rFonts w:ascii="Avenir Book" w:hAnsi="Avenir Book"/>
                <w:b/>
              </w:rPr>
              <w:t>Description</w:t>
            </w:r>
          </w:p>
        </w:tc>
        <w:tc>
          <w:tcPr>
            <w:tcW w:w="3696" w:type="pct"/>
            <w:shd w:val="clear" w:color="auto" w:fill="auto"/>
          </w:tcPr>
          <w:p w14:paraId="2F6F7063" w14:textId="77777777" w:rsidR="00973015" w:rsidRPr="007C1D64" w:rsidRDefault="00973015" w:rsidP="00502F81">
            <w:pPr>
              <w:rPr>
                <w:rFonts w:ascii="Avenir Book" w:hAnsi="Avenir Book"/>
              </w:rPr>
            </w:pPr>
            <w:r w:rsidRPr="00973015">
              <w:rPr>
                <w:rFonts w:ascii="Avenir Book" w:hAnsi="Avenir Book"/>
              </w:rPr>
              <w:t>Weight fraction of the waste type j in the sample n collected during the year x</w:t>
            </w:r>
          </w:p>
        </w:tc>
      </w:tr>
      <w:tr w:rsidR="00973015" w:rsidRPr="007C1D64" w14:paraId="534A45C6" w14:textId="77777777" w:rsidTr="00676464">
        <w:trPr>
          <w:cantSplit/>
          <w:jc w:val="center"/>
        </w:trPr>
        <w:tc>
          <w:tcPr>
            <w:tcW w:w="1304" w:type="pct"/>
            <w:shd w:val="clear" w:color="auto" w:fill="auto"/>
          </w:tcPr>
          <w:p w14:paraId="25014C66" w14:textId="77777777" w:rsidR="00973015" w:rsidRPr="007C1D64" w:rsidRDefault="00973015" w:rsidP="00676464">
            <w:pPr>
              <w:rPr>
                <w:rFonts w:ascii="Avenir Book" w:hAnsi="Avenir Book"/>
                <w:b/>
              </w:rPr>
            </w:pPr>
            <w:r w:rsidRPr="007C1D64">
              <w:rPr>
                <w:rFonts w:ascii="Avenir Book" w:hAnsi="Avenir Book"/>
                <w:b/>
              </w:rPr>
              <w:t>Source of data</w:t>
            </w:r>
          </w:p>
        </w:tc>
        <w:tc>
          <w:tcPr>
            <w:tcW w:w="3696" w:type="pct"/>
            <w:shd w:val="clear" w:color="auto" w:fill="auto"/>
          </w:tcPr>
          <w:p w14:paraId="3DDC9B9A" w14:textId="77777777" w:rsidR="00973015" w:rsidRPr="007C1D64" w:rsidRDefault="00973015" w:rsidP="00502F81">
            <w:pPr>
              <w:rPr>
                <w:rFonts w:ascii="Avenir Book" w:hAnsi="Avenir Book"/>
              </w:rPr>
            </w:pPr>
            <w:r w:rsidRPr="00973015">
              <w:rPr>
                <w:rFonts w:ascii="Avenir Book" w:hAnsi="Avenir Book"/>
              </w:rPr>
              <w:t>Sample measurements by project participants</w:t>
            </w:r>
          </w:p>
        </w:tc>
      </w:tr>
      <w:tr w:rsidR="00973015" w:rsidRPr="007C1D64" w14:paraId="078E0BDD" w14:textId="77777777" w:rsidTr="00676464">
        <w:trPr>
          <w:cantSplit/>
          <w:jc w:val="center"/>
        </w:trPr>
        <w:tc>
          <w:tcPr>
            <w:tcW w:w="1304" w:type="pct"/>
            <w:shd w:val="clear" w:color="auto" w:fill="auto"/>
          </w:tcPr>
          <w:p w14:paraId="6363AD2C" w14:textId="77777777" w:rsidR="00973015" w:rsidRPr="007C1D64" w:rsidRDefault="00973015" w:rsidP="00676464">
            <w:pPr>
              <w:rPr>
                <w:rFonts w:ascii="Avenir Book" w:hAnsi="Avenir Book"/>
                <w:b/>
              </w:rPr>
            </w:pPr>
            <w:r w:rsidRPr="007C1D64">
              <w:rPr>
                <w:rFonts w:ascii="Avenir Book" w:hAnsi="Avenir Book"/>
                <w:b/>
              </w:rPr>
              <w:t>Value(s) applied</w:t>
            </w:r>
          </w:p>
        </w:tc>
        <w:tc>
          <w:tcPr>
            <w:tcW w:w="3696" w:type="pct"/>
            <w:shd w:val="clear" w:color="auto" w:fill="auto"/>
          </w:tcPr>
          <w:p w14:paraId="01F74E93" w14:textId="77777777" w:rsidR="00973015" w:rsidRPr="007C1D64" w:rsidRDefault="00973015" w:rsidP="00502F81">
            <w:pPr>
              <w:rPr>
                <w:rFonts w:ascii="Avenir Book" w:hAnsi="Avenir Book"/>
              </w:rPr>
            </w:pPr>
            <w:r>
              <w:rPr>
                <w:rFonts w:ascii="Avenir Book" w:hAnsi="Avenir Book"/>
              </w:rPr>
              <w:t>-</w:t>
            </w:r>
          </w:p>
        </w:tc>
      </w:tr>
      <w:tr w:rsidR="00973015" w:rsidRPr="007C1D64" w14:paraId="4077F4FB" w14:textId="77777777" w:rsidTr="00676464">
        <w:trPr>
          <w:cantSplit/>
          <w:jc w:val="center"/>
        </w:trPr>
        <w:tc>
          <w:tcPr>
            <w:tcW w:w="1304" w:type="pct"/>
            <w:shd w:val="clear" w:color="auto" w:fill="auto"/>
          </w:tcPr>
          <w:p w14:paraId="6F69C213" w14:textId="77777777" w:rsidR="00973015" w:rsidRPr="007C1D64" w:rsidRDefault="00973015" w:rsidP="00676464">
            <w:pPr>
              <w:jc w:val="left"/>
              <w:rPr>
                <w:rFonts w:ascii="Avenir Book" w:hAnsi="Avenir Book"/>
                <w:b/>
              </w:rPr>
            </w:pPr>
            <w:r w:rsidRPr="007C1D64">
              <w:rPr>
                <w:rFonts w:ascii="Avenir Book" w:hAnsi="Avenir Book"/>
                <w:b/>
              </w:rPr>
              <w:t>Measurement methods and procedures</w:t>
            </w:r>
          </w:p>
        </w:tc>
        <w:tc>
          <w:tcPr>
            <w:tcW w:w="3696" w:type="pct"/>
            <w:shd w:val="clear" w:color="auto" w:fill="auto"/>
          </w:tcPr>
          <w:p w14:paraId="47474ADA" w14:textId="77777777" w:rsidR="00973015" w:rsidRPr="00973015" w:rsidRDefault="00973015" w:rsidP="00973015">
            <w:pPr>
              <w:rPr>
                <w:rFonts w:ascii="Avenir Book" w:hAnsi="Avenir Book"/>
              </w:rPr>
            </w:pPr>
            <w:r w:rsidRPr="00973015">
              <w:rPr>
                <w:rFonts w:ascii="Avenir Book" w:hAnsi="Avenir Book"/>
              </w:rPr>
              <w:t xml:space="preserve">Sample the waste composition, using the waste types j, as provided in the table for </w:t>
            </w:r>
            <w:proofErr w:type="spellStart"/>
            <w:r w:rsidRPr="00973015">
              <w:rPr>
                <w:rFonts w:ascii="Avenir Book" w:hAnsi="Avenir Book"/>
              </w:rPr>
              <w:t>DOC</w:t>
            </w:r>
            <w:r w:rsidRPr="00756954">
              <w:rPr>
                <w:rFonts w:ascii="Avenir Book" w:hAnsi="Avenir Book"/>
                <w:vertAlign w:val="subscript"/>
              </w:rPr>
              <w:t>j</w:t>
            </w:r>
            <w:proofErr w:type="spellEnd"/>
            <w:r w:rsidRPr="00973015">
              <w:rPr>
                <w:rFonts w:ascii="Avenir Book" w:hAnsi="Avenir Book"/>
              </w:rPr>
              <w:t xml:space="preserve"> and </w:t>
            </w:r>
            <w:proofErr w:type="spellStart"/>
            <w:r w:rsidRPr="00973015">
              <w:rPr>
                <w:rFonts w:ascii="Avenir Book" w:hAnsi="Avenir Book"/>
              </w:rPr>
              <w:t>k</w:t>
            </w:r>
            <w:r w:rsidRPr="00756954">
              <w:rPr>
                <w:rFonts w:ascii="Avenir Book" w:hAnsi="Avenir Book"/>
                <w:vertAlign w:val="subscript"/>
              </w:rPr>
              <w:t>j</w:t>
            </w:r>
            <w:proofErr w:type="spellEnd"/>
            <w:r w:rsidRPr="00973015">
              <w:rPr>
                <w:rFonts w:ascii="Avenir Book" w:hAnsi="Avenir Book"/>
              </w:rPr>
              <w:t>, and weigh each waste fraction (measure on wet basis)</w:t>
            </w:r>
          </w:p>
          <w:p w14:paraId="150F76C6" w14:textId="77777777" w:rsidR="00973015" w:rsidRPr="00973015" w:rsidRDefault="00973015" w:rsidP="00973015">
            <w:pPr>
              <w:rPr>
                <w:rFonts w:ascii="Avenir Book" w:hAnsi="Avenir Book"/>
              </w:rPr>
            </w:pPr>
          </w:p>
          <w:p w14:paraId="0D4C3AC9" w14:textId="77777777" w:rsidR="00973015" w:rsidRPr="007C1D64" w:rsidRDefault="00973015" w:rsidP="00973015">
            <w:pPr>
              <w:rPr>
                <w:rFonts w:ascii="Avenir Book" w:hAnsi="Avenir Book"/>
              </w:rPr>
            </w:pPr>
            <w:r w:rsidRPr="00973015">
              <w:rPr>
                <w:rFonts w:ascii="Avenir Book" w:hAnsi="Avenir Book"/>
              </w:rPr>
              <w:t>The size and frequency of sampling should provide statistically significant data with a maximum uncertainty range of 20% at a 95% confidence level. Since waste composition is relatively stable over the year, a sampling will be undertaken quarterly (4 times a year). The weighted average of these samplings will be taken as weight fraction of waste type j in year y.</w:t>
            </w:r>
          </w:p>
        </w:tc>
      </w:tr>
      <w:tr w:rsidR="00973015" w:rsidRPr="007C1D64" w14:paraId="6149D6B0" w14:textId="77777777" w:rsidTr="00676464">
        <w:trPr>
          <w:cantSplit/>
          <w:jc w:val="center"/>
        </w:trPr>
        <w:tc>
          <w:tcPr>
            <w:tcW w:w="1304" w:type="pct"/>
            <w:shd w:val="clear" w:color="auto" w:fill="auto"/>
          </w:tcPr>
          <w:p w14:paraId="54FE115B" w14:textId="77777777" w:rsidR="00973015" w:rsidRPr="007C1D64" w:rsidRDefault="00973015" w:rsidP="00676464">
            <w:pPr>
              <w:rPr>
                <w:rFonts w:ascii="Avenir Book" w:hAnsi="Avenir Book"/>
                <w:b/>
              </w:rPr>
            </w:pPr>
            <w:r w:rsidRPr="007C1D64">
              <w:rPr>
                <w:rFonts w:ascii="Avenir Book" w:hAnsi="Avenir Book"/>
                <w:b/>
              </w:rPr>
              <w:t>Monitoring frequency</w:t>
            </w:r>
          </w:p>
        </w:tc>
        <w:tc>
          <w:tcPr>
            <w:tcW w:w="3696" w:type="pct"/>
            <w:shd w:val="clear" w:color="auto" w:fill="auto"/>
          </w:tcPr>
          <w:p w14:paraId="31ECB789" w14:textId="77777777" w:rsidR="00973015" w:rsidRPr="007C1D64" w:rsidRDefault="00973015" w:rsidP="00676464">
            <w:pPr>
              <w:rPr>
                <w:rFonts w:ascii="Avenir Book" w:hAnsi="Avenir Book"/>
              </w:rPr>
            </w:pPr>
            <w:r>
              <w:rPr>
                <w:rFonts w:ascii="Avenir Book" w:hAnsi="Avenir Book"/>
              </w:rPr>
              <w:t xml:space="preserve">Quarterly </w:t>
            </w:r>
          </w:p>
        </w:tc>
      </w:tr>
      <w:tr w:rsidR="00973015" w:rsidRPr="007C1D64" w14:paraId="10FFAAA2" w14:textId="77777777" w:rsidTr="00676464">
        <w:trPr>
          <w:cantSplit/>
          <w:jc w:val="center"/>
        </w:trPr>
        <w:tc>
          <w:tcPr>
            <w:tcW w:w="1304" w:type="pct"/>
            <w:shd w:val="clear" w:color="auto" w:fill="auto"/>
          </w:tcPr>
          <w:p w14:paraId="68BE088F" w14:textId="77777777" w:rsidR="00973015" w:rsidRPr="007C1D64" w:rsidRDefault="00973015" w:rsidP="00676464">
            <w:pPr>
              <w:rPr>
                <w:rFonts w:ascii="Avenir Book" w:hAnsi="Avenir Book"/>
                <w:b/>
              </w:rPr>
            </w:pPr>
            <w:r w:rsidRPr="007C1D64">
              <w:rPr>
                <w:rFonts w:ascii="Avenir Book" w:hAnsi="Avenir Book"/>
                <w:b/>
              </w:rPr>
              <w:t>QA/QC procedures</w:t>
            </w:r>
          </w:p>
        </w:tc>
        <w:tc>
          <w:tcPr>
            <w:tcW w:w="3696" w:type="pct"/>
            <w:shd w:val="clear" w:color="auto" w:fill="auto"/>
          </w:tcPr>
          <w:p w14:paraId="5D5B41FF" w14:textId="77777777" w:rsidR="00973015" w:rsidRPr="007C1D64" w:rsidRDefault="00973015" w:rsidP="00676464">
            <w:pPr>
              <w:rPr>
                <w:rFonts w:ascii="Avenir Book" w:hAnsi="Avenir Book"/>
              </w:rPr>
            </w:pPr>
            <w:r w:rsidRPr="00973015">
              <w:rPr>
                <w:rFonts w:ascii="Avenir Book" w:hAnsi="Avenir Book"/>
              </w:rPr>
              <w:t>A detailed sampling procedure will be elaborated, written down and applied to ensure a consistent approach over the crediting period. (see section B.7.2 and Annex 4)</w:t>
            </w:r>
          </w:p>
        </w:tc>
      </w:tr>
      <w:tr w:rsidR="00973015" w:rsidRPr="007C1D64" w14:paraId="20ED0748" w14:textId="77777777" w:rsidTr="00676464">
        <w:trPr>
          <w:cantSplit/>
          <w:jc w:val="center"/>
        </w:trPr>
        <w:tc>
          <w:tcPr>
            <w:tcW w:w="1304" w:type="pct"/>
            <w:shd w:val="clear" w:color="auto" w:fill="auto"/>
          </w:tcPr>
          <w:p w14:paraId="3B41B7E8" w14:textId="77777777" w:rsidR="00973015" w:rsidRPr="007C1D64" w:rsidRDefault="00973015" w:rsidP="00676464">
            <w:pPr>
              <w:rPr>
                <w:rFonts w:ascii="Avenir Book" w:hAnsi="Avenir Book"/>
                <w:b/>
              </w:rPr>
            </w:pPr>
            <w:r w:rsidRPr="007C1D64">
              <w:rPr>
                <w:rFonts w:ascii="Avenir Book" w:hAnsi="Avenir Book"/>
                <w:b/>
              </w:rPr>
              <w:t>Purpose of data</w:t>
            </w:r>
          </w:p>
        </w:tc>
        <w:tc>
          <w:tcPr>
            <w:tcW w:w="3696" w:type="pct"/>
            <w:shd w:val="clear" w:color="auto" w:fill="auto"/>
          </w:tcPr>
          <w:p w14:paraId="63391BD1" w14:textId="77777777" w:rsidR="00973015" w:rsidRPr="007C1D64" w:rsidRDefault="00973015" w:rsidP="00676464">
            <w:pPr>
              <w:rPr>
                <w:rFonts w:ascii="Avenir Book" w:hAnsi="Avenir Book"/>
              </w:rPr>
            </w:pPr>
            <w:r>
              <w:rPr>
                <w:rFonts w:ascii="Avenir Book" w:hAnsi="Avenir Book"/>
              </w:rPr>
              <w:t xml:space="preserve">Calculation of baseline emission </w:t>
            </w:r>
          </w:p>
        </w:tc>
      </w:tr>
      <w:tr w:rsidR="00973015" w:rsidRPr="007C1D64" w14:paraId="250B934B" w14:textId="77777777" w:rsidTr="00676464">
        <w:trPr>
          <w:cantSplit/>
          <w:jc w:val="center"/>
        </w:trPr>
        <w:tc>
          <w:tcPr>
            <w:tcW w:w="1304" w:type="pct"/>
            <w:shd w:val="clear" w:color="auto" w:fill="auto"/>
          </w:tcPr>
          <w:p w14:paraId="403D0D47" w14:textId="77777777" w:rsidR="00973015" w:rsidRPr="007C1D64" w:rsidRDefault="00973015" w:rsidP="00676464">
            <w:pPr>
              <w:rPr>
                <w:rFonts w:ascii="Avenir Book" w:hAnsi="Avenir Book"/>
                <w:b/>
              </w:rPr>
            </w:pPr>
            <w:r w:rsidRPr="007C1D64">
              <w:rPr>
                <w:rFonts w:ascii="Avenir Book" w:hAnsi="Avenir Book"/>
                <w:b/>
              </w:rPr>
              <w:t>Additional comment</w:t>
            </w:r>
          </w:p>
        </w:tc>
        <w:tc>
          <w:tcPr>
            <w:tcW w:w="3696" w:type="pct"/>
            <w:shd w:val="clear" w:color="auto" w:fill="auto"/>
          </w:tcPr>
          <w:p w14:paraId="01333882" w14:textId="77777777" w:rsidR="00973015" w:rsidRPr="007C1D64" w:rsidRDefault="00973015" w:rsidP="00676464">
            <w:pPr>
              <w:rPr>
                <w:rFonts w:ascii="Avenir Book" w:hAnsi="Avenir Book"/>
              </w:rPr>
            </w:pPr>
            <w:r>
              <w:rPr>
                <w:rFonts w:ascii="Avenir Book" w:hAnsi="Avenir Book"/>
              </w:rPr>
              <w:t>-</w:t>
            </w:r>
          </w:p>
        </w:tc>
      </w:tr>
    </w:tbl>
    <w:p w14:paraId="481E6356" w14:textId="77777777" w:rsidR="00676464" w:rsidRDefault="00676464" w:rsidP="00676464">
      <w:pPr>
        <w:pStyle w:val="SDMPDDPoASubSection2"/>
        <w:tabs>
          <w:tab w:val="clear" w:pos="1474"/>
        </w:tabs>
        <w:rPr>
          <w:rFonts w:ascii="Avenir Book" w:eastAsia="MS Mincho" w:hAnsi="Avenir Book"/>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EA5A64" w:rsidRPr="007C1D64" w14:paraId="0B36F7CC" w14:textId="77777777" w:rsidTr="00B60942">
        <w:trPr>
          <w:cantSplit/>
          <w:jc w:val="center"/>
        </w:trPr>
        <w:tc>
          <w:tcPr>
            <w:tcW w:w="1304" w:type="pct"/>
            <w:shd w:val="clear" w:color="auto" w:fill="auto"/>
          </w:tcPr>
          <w:p w14:paraId="50D5BD56" w14:textId="77777777" w:rsidR="00EA5A64" w:rsidRPr="007C1D64" w:rsidRDefault="00EA5A64" w:rsidP="00B60942">
            <w:pPr>
              <w:rPr>
                <w:rFonts w:ascii="Avenir Book" w:hAnsi="Avenir Book"/>
                <w:b/>
              </w:rPr>
            </w:pPr>
            <w:r w:rsidRPr="007C1D64">
              <w:rPr>
                <w:rFonts w:ascii="Avenir Book" w:hAnsi="Avenir Book"/>
                <w:b/>
              </w:rPr>
              <w:t>Relevant SDG Indicator</w:t>
            </w:r>
          </w:p>
        </w:tc>
        <w:tc>
          <w:tcPr>
            <w:tcW w:w="3696" w:type="pct"/>
            <w:shd w:val="clear" w:color="auto" w:fill="auto"/>
          </w:tcPr>
          <w:p w14:paraId="32CD5B5E" w14:textId="77777777" w:rsidR="00EA5A64" w:rsidRPr="003C0310" w:rsidRDefault="00EA5A64" w:rsidP="00B60942">
            <w:pPr>
              <w:pStyle w:val="RegTableText"/>
              <w:rPr>
                <w:rFonts w:ascii="Avenir Book" w:hAnsi="Avenir Book"/>
              </w:rPr>
            </w:pPr>
            <w:r w:rsidRPr="003C0310">
              <w:rPr>
                <w:rFonts w:ascii="Avenir Book" w:hAnsi="Avenir Book"/>
              </w:rPr>
              <w:t xml:space="preserve">SGD 13: Climate Action </w:t>
            </w:r>
          </w:p>
        </w:tc>
      </w:tr>
      <w:tr w:rsidR="00EA5A64" w:rsidRPr="007C1D64" w14:paraId="4F5ECB13" w14:textId="77777777" w:rsidTr="00B60942">
        <w:trPr>
          <w:cantSplit/>
          <w:jc w:val="center"/>
        </w:trPr>
        <w:tc>
          <w:tcPr>
            <w:tcW w:w="1304" w:type="pct"/>
            <w:shd w:val="clear" w:color="auto" w:fill="auto"/>
          </w:tcPr>
          <w:p w14:paraId="56CD0DFF" w14:textId="77777777" w:rsidR="00EA5A64" w:rsidRPr="007C1D64" w:rsidRDefault="00EA5A64" w:rsidP="00B60942">
            <w:pPr>
              <w:rPr>
                <w:rFonts w:ascii="Avenir Book" w:hAnsi="Avenir Book"/>
                <w:b/>
              </w:rPr>
            </w:pPr>
            <w:r w:rsidRPr="007C1D64">
              <w:rPr>
                <w:rFonts w:ascii="Avenir Book" w:hAnsi="Avenir Book"/>
                <w:b/>
              </w:rPr>
              <w:t>Data / Parameter</w:t>
            </w:r>
          </w:p>
        </w:tc>
        <w:tc>
          <w:tcPr>
            <w:tcW w:w="3696" w:type="pct"/>
            <w:shd w:val="clear" w:color="auto" w:fill="auto"/>
          </w:tcPr>
          <w:p w14:paraId="139ED505" w14:textId="77777777" w:rsidR="00EA5A64" w:rsidRPr="007C1D64" w:rsidRDefault="00EA5A64" w:rsidP="00EA5A64">
            <w:pPr>
              <w:rPr>
                <w:rFonts w:ascii="Avenir Book" w:hAnsi="Avenir Book"/>
              </w:rPr>
            </w:pPr>
            <w:proofErr w:type="spellStart"/>
            <w:r>
              <w:rPr>
                <w:rFonts w:ascii="Avenir Book" w:hAnsi="Avenir Book"/>
              </w:rPr>
              <w:t>Zx</w:t>
            </w:r>
            <w:proofErr w:type="spellEnd"/>
          </w:p>
        </w:tc>
      </w:tr>
      <w:tr w:rsidR="00EA5A64" w:rsidRPr="007C1D64" w14:paraId="61087020" w14:textId="77777777" w:rsidTr="00B60942">
        <w:trPr>
          <w:cantSplit/>
          <w:jc w:val="center"/>
        </w:trPr>
        <w:tc>
          <w:tcPr>
            <w:tcW w:w="1304" w:type="pct"/>
            <w:shd w:val="clear" w:color="auto" w:fill="auto"/>
          </w:tcPr>
          <w:p w14:paraId="02A182D4" w14:textId="77777777" w:rsidR="00EA5A64" w:rsidRPr="007C1D64" w:rsidRDefault="00EA5A64" w:rsidP="00B60942">
            <w:pPr>
              <w:rPr>
                <w:rFonts w:ascii="Avenir Book" w:hAnsi="Avenir Book"/>
                <w:b/>
              </w:rPr>
            </w:pPr>
            <w:r w:rsidRPr="007C1D64">
              <w:rPr>
                <w:rFonts w:ascii="Avenir Book" w:hAnsi="Avenir Book"/>
                <w:b/>
              </w:rPr>
              <w:lastRenderedPageBreak/>
              <w:t>Unit</w:t>
            </w:r>
          </w:p>
        </w:tc>
        <w:tc>
          <w:tcPr>
            <w:tcW w:w="3696" w:type="pct"/>
            <w:shd w:val="clear" w:color="auto" w:fill="auto"/>
          </w:tcPr>
          <w:p w14:paraId="0924BA36" w14:textId="77777777" w:rsidR="00EA5A64" w:rsidRPr="007C1D64" w:rsidRDefault="00EA5A64" w:rsidP="00B60942">
            <w:pPr>
              <w:rPr>
                <w:rFonts w:ascii="Avenir Book" w:hAnsi="Avenir Book"/>
              </w:rPr>
            </w:pPr>
            <w:r>
              <w:rPr>
                <w:rFonts w:ascii="Avenir Book" w:hAnsi="Avenir Book"/>
              </w:rPr>
              <w:t>-</w:t>
            </w:r>
          </w:p>
        </w:tc>
      </w:tr>
      <w:tr w:rsidR="00EA5A64" w:rsidRPr="007C1D64" w14:paraId="15387BD2" w14:textId="77777777" w:rsidTr="00B60942">
        <w:trPr>
          <w:cantSplit/>
          <w:jc w:val="center"/>
        </w:trPr>
        <w:tc>
          <w:tcPr>
            <w:tcW w:w="1304" w:type="pct"/>
            <w:shd w:val="clear" w:color="auto" w:fill="auto"/>
          </w:tcPr>
          <w:p w14:paraId="1BC2698A" w14:textId="77777777" w:rsidR="00EA5A64" w:rsidRPr="007C1D64" w:rsidRDefault="00EA5A64" w:rsidP="00B60942">
            <w:pPr>
              <w:rPr>
                <w:rFonts w:ascii="Avenir Book" w:hAnsi="Avenir Book"/>
                <w:b/>
              </w:rPr>
            </w:pPr>
            <w:r w:rsidRPr="007C1D64">
              <w:rPr>
                <w:rFonts w:ascii="Avenir Book" w:hAnsi="Avenir Book"/>
                <w:b/>
              </w:rPr>
              <w:t>Description</w:t>
            </w:r>
          </w:p>
        </w:tc>
        <w:tc>
          <w:tcPr>
            <w:tcW w:w="3696" w:type="pct"/>
            <w:shd w:val="clear" w:color="auto" w:fill="auto"/>
          </w:tcPr>
          <w:p w14:paraId="0C57893C" w14:textId="77777777" w:rsidR="00EA5A64" w:rsidRPr="007C1D64" w:rsidRDefault="00EA5A64" w:rsidP="00B60942">
            <w:pPr>
              <w:rPr>
                <w:rFonts w:ascii="Avenir Book" w:hAnsi="Avenir Book"/>
              </w:rPr>
            </w:pPr>
            <w:r w:rsidRPr="0040388E">
              <w:rPr>
                <w:rFonts w:ascii="Avenir Book" w:hAnsi="Avenir Book"/>
              </w:rPr>
              <w:t>Number of samples collected during the year x</w:t>
            </w:r>
          </w:p>
        </w:tc>
      </w:tr>
      <w:tr w:rsidR="00EA5A64" w:rsidRPr="007C1D64" w14:paraId="146F69FA" w14:textId="77777777" w:rsidTr="00B60942">
        <w:trPr>
          <w:cantSplit/>
          <w:jc w:val="center"/>
        </w:trPr>
        <w:tc>
          <w:tcPr>
            <w:tcW w:w="1304" w:type="pct"/>
            <w:shd w:val="clear" w:color="auto" w:fill="auto"/>
          </w:tcPr>
          <w:p w14:paraId="32F2E388" w14:textId="77777777" w:rsidR="00EA5A64" w:rsidRPr="007C1D64" w:rsidRDefault="00EA5A64" w:rsidP="00B60942">
            <w:pPr>
              <w:rPr>
                <w:rFonts w:ascii="Avenir Book" w:hAnsi="Avenir Book"/>
                <w:b/>
              </w:rPr>
            </w:pPr>
            <w:r w:rsidRPr="007C1D64">
              <w:rPr>
                <w:rFonts w:ascii="Avenir Book" w:hAnsi="Avenir Book"/>
                <w:b/>
              </w:rPr>
              <w:t>Source of data</w:t>
            </w:r>
          </w:p>
        </w:tc>
        <w:tc>
          <w:tcPr>
            <w:tcW w:w="3696" w:type="pct"/>
            <w:shd w:val="clear" w:color="auto" w:fill="auto"/>
          </w:tcPr>
          <w:p w14:paraId="2B0FB3BF" w14:textId="77777777" w:rsidR="00EA5A64" w:rsidRPr="007C1D64" w:rsidRDefault="00EA5A64" w:rsidP="00B60942">
            <w:pPr>
              <w:rPr>
                <w:rFonts w:ascii="Avenir Book" w:hAnsi="Avenir Book"/>
              </w:rPr>
            </w:pPr>
            <w:r w:rsidRPr="0040388E">
              <w:rPr>
                <w:rFonts w:ascii="Avenir Book" w:hAnsi="Avenir Book"/>
              </w:rPr>
              <w:t>Project participants</w:t>
            </w:r>
          </w:p>
        </w:tc>
      </w:tr>
      <w:tr w:rsidR="00EA5A64" w:rsidRPr="007C1D64" w14:paraId="6CCD0082" w14:textId="77777777" w:rsidTr="00B60942">
        <w:trPr>
          <w:cantSplit/>
          <w:jc w:val="center"/>
        </w:trPr>
        <w:tc>
          <w:tcPr>
            <w:tcW w:w="1304" w:type="pct"/>
            <w:shd w:val="clear" w:color="auto" w:fill="auto"/>
          </w:tcPr>
          <w:p w14:paraId="11414928" w14:textId="77777777" w:rsidR="00EA5A64" w:rsidRPr="007C1D64" w:rsidRDefault="00EA5A64" w:rsidP="00B60942">
            <w:pPr>
              <w:rPr>
                <w:rFonts w:ascii="Avenir Book" w:hAnsi="Avenir Book"/>
                <w:b/>
              </w:rPr>
            </w:pPr>
            <w:r w:rsidRPr="007C1D64">
              <w:rPr>
                <w:rFonts w:ascii="Avenir Book" w:hAnsi="Avenir Book"/>
                <w:b/>
              </w:rPr>
              <w:t>Value(s) applied</w:t>
            </w:r>
          </w:p>
        </w:tc>
        <w:tc>
          <w:tcPr>
            <w:tcW w:w="3696" w:type="pct"/>
            <w:shd w:val="clear" w:color="auto" w:fill="auto"/>
          </w:tcPr>
          <w:p w14:paraId="10A032E4" w14:textId="77777777" w:rsidR="00EA5A64" w:rsidRPr="007C1D64" w:rsidRDefault="00EA5A64" w:rsidP="00B60942">
            <w:pPr>
              <w:rPr>
                <w:rFonts w:ascii="Avenir Book" w:hAnsi="Avenir Book"/>
              </w:rPr>
            </w:pPr>
            <w:r>
              <w:rPr>
                <w:rFonts w:ascii="Avenir Book" w:hAnsi="Avenir Book"/>
              </w:rPr>
              <w:t>-</w:t>
            </w:r>
          </w:p>
        </w:tc>
      </w:tr>
      <w:tr w:rsidR="00EA5A64" w:rsidRPr="007C1D64" w14:paraId="4DFA7FC7" w14:textId="77777777" w:rsidTr="00B60942">
        <w:trPr>
          <w:cantSplit/>
          <w:jc w:val="center"/>
        </w:trPr>
        <w:tc>
          <w:tcPr>
            <w:tcW w:w="1304" w:type="pct"/>
            <w:shd w:val="clear" w:color="auto" w:fill="auto"/>
          </w:tcPr>
          <w:p w14:paraId="0F997776" w14:textId="77777777" w:rsidR="00EA5A64" w:rsidRPr="007C1D64" w:rsidRDefault="00EA5A64" w:rsidP="00B60942">
            <w:pPr>
              <w:jc w:val="left"/>
              <w:rPr>
                <w:rFonts w:ascii="Avenir Book" w:hAnsi="Avenir Book"/>
                <w:b/>
              </w:rPr>
            </w:pPr>
            <w:r w:rsidRPr="007C1D64">
              <w:rPr>
                <w:rFonts w:ascii="Avenir Book" w:hAnsi="Avenir Book"/>
                <w:b/>
              </w:rPr>
              <w:t>Measurement methods and procedures</w:t>
            </w:r>
          </w:p>
        </w:tc>
        <w:tc>
          <w:tcPr>
            <w:tcW w:w="3696" w:type="pct"/>
            <w:shd w:val="clear" w:color="auto" w:fill="auto"/>
          </w:tcPr>
          <w:p w14:paraId="0D88A3A4" w14:textId="77777777" w:rsidR="00EA5A64" w:rsidRPr="007C1D64" w:rsidRDefault="00EA5A64" w:rsidP="00B60942">
            <w:pPr>
              <w:rPr>
                <w:rFonts w:ascii="Avenir Book" w:hAnsi="Avenir Book"/>
              </w:rPr>
            </w:pPr>
            <w:r w:rsidRPr="0040388E">
              <w:rPr>
                <w:rFonts w:ascii="Avenir Book" w:hAnsi="Avenir Book"/>
              </w:rPr>
              <w:t>Minimum of three samples every three months</w:t>
            </w:r>
          </w:p>
        </w:tc>
      </w:tr>
      <w:tr w:rsidR="00EA5A64" w:rsidRPr="007C1D64" w14:paraId="67F1D689" w14:textId="77777777" w:rsidTr="00B60942">
        <w:trPr>
          <w:cantSplit/>
          <w:jc w:val="center"/>
        </w:trPr>
        <w:tc>
          <w:tcPr>
            <w:tcW w:w="1304" w:type="pct"/>
            <w:shd w:val="clear" w:color="auto" w:fill="auto"/>
          </w:tcPr>
          <w:p w14:paraId="1E04CDC9" w14:textId="77777777" w:rsidR="00EA5A64" w:rsidRPr="007C1D64" w:rsidRDefault="00EA5A64" w:rsidP="00B60942">
            <w:pPr>
              <w:rPr>
                <w:rFonts w:ascii="Avenir Book" w:hAnsi="Avenir Book"/>
                <w:b/>
              </w:rPr>
            </w:pPr>
            <w:r w:rsidRPr="007C1D64">
              <w:rPr>
                <w:rFonts w:ascii="Avenir Book" w:hAnsi="Avenir Book"/>
                <w:b/>
              </w:rPr>
              <w:t>Monitoring frequency</w:t>
            </w:r>
          </w:p>
        </w:tc>
        <w:tc>
          <w:tcPr>
            <w:tcW w:w="3696" w:type="pct"/>
            <w:shd w:val="clear" w:color="auto" w:fill="auto"/>
          </w:tcPr>
          <w:p w14:paraId="39575F5A" w14:textId="77777777" w:rsidR="00EA5A64" w:rsidRPr="007C1D64" w:rsidRDefault="00EA5A64" w:rsidP="00B60942">
            <w:pPr>
              <w:rPr>
                <w:rFonts w:ascii="Avenir Book" w:hAnsi="Avenir Book"/>
              </w:rPr>
            </w:pPr>
            <w:r w:rsidRPr="0040388E">
              <w:rPr>
                <w:rFonts w:ascii="Avenir Book" w:hAnsi="Avenir Book"/>
              </w:rPr>
              <w:t>Continuously, aggregated annually</w:t>
            </w:r>
          </w:p>
        </w:tc>
      </w:tr>
      <w:tr w:rsidR="00EA5A64" w:rsidRPr="007C1D64" w14:paraId="03D7FB2B" w14:textId="77777777" w:rsidTr="00B60942">
        <w:trPr>
          <w:cantSplit/>
          <w:jc w:val="center"/>
        </w:trPr>
        <w:tc>
          <w:tcPr>
            <w:tcW w:w="1304" w:type="pct"/>
            <w:shd w:val="clear" w:color="auto" w:fill="auto"/>
          </w:tcPr>
          <w:p w14:paraId="43C0339D" w14:textId="77777777" w:rsidR="00EA5A64" w:rsidRPr="007C1D64" w:rsidRDefault="00EA5A64" w:rsidP="00B60942">
            <w:pPr>
              <w:rPr>
                <w:rFonts w:ascii="Avenir Book" w:hAnsi="Avenir Book"/>
                <w:b/>
              </w:rPr>
            </w:pPr>
            <w:r w:rsidRPr="007C1D64">
              <w:rPr>
                <w:rFonts w:ascii="Avenir Book" w:hAnsi="Avenir Book"/>
                <w:b/>
              </w:rPr>
              <w:t>QA/QC procedures</w:t>
            </w:r>
          </w:p>
        </w:tc>
        <w:tc>
          <w:tcPr>
            <w:tcW w:w="3696" w:type="pct"/>
            <w:shd w:val="clear" w:color="auto" w:fill="auto"/>
          </w:tcPr>
          <w:p w14:paraId="3F88F2D0" w14:textId="77777777" w:rsidR="00EA5A64" w:rsidRPr="007C1D64" w:rsidRDefault="00EA5A64" w:rsidP="00B60942">
            <w:pPr>
              <w:rPr>
                <w:rFonts w:ascii="Avenir Book" w:hAnsi="Avenir Book"/>
              </w:rPr>
            </w:pPr>
            <w:r w:rsidRPr="00EA5A64">
              <w:rPr>
                <w:rFonts w:ascii="Avenir Book" w:hAnsi="Avenir Book"/>
              </w:rPr>
              <w:t>The sample size and sampling technique must ensure the sample is representative.</w:t>
            </w:r>
          </w:p>
        </w:tc>
      </w:tr>
      <w:tr w:rsidR="00EA5A64" w:rsidRPr="007C1D64" w14:paraId="481F9072" w14:textId="77777777" w:rsidTr="00B60942">
        <w:trPr>
          <w:cantSplit/>
          <w:jc w:val="center"/>
        </w:trPr>
        <w:tc>
          <w:tcPr>
            <w:tcW w:w="1304" w:type="pct"/>
            <w:shd w:val="clear" w:color="auto" w:fill="auto"/>
          </w:tcPr>
          <w:p w14:paraId="0FCB5FCA" w14:textId="77777777" w:rsidR="00EA5A64" w:rsidRPr="007C1D64" w:rsidRDefault="00EA5A64" w:rsidP="00B60942">
            <w:pPr>
              <w:rPr>
                <w:rFonts w:ascii="Avenir Book" w:hAnsi="Avenir Book"/>
                <w:b/>
              </w:rPr>
            </w:pPr>
            <w:r w:rsidRPr="007C1D64">
              <w:rPr>
                <w:rFonts w:ascii="Avenir Book" w:hAnsi="Avenir Book"/>
                <w:b/>
              </w:rPr>
              <w:t>Purpose of data</w:t>
            </w:r>
          </w:p>
        </w:tc>
        <w:tc>
          <w:tcPr>
            <w:tcW w:w="3696" w:type="pct"/>
            <w:shd w:val="clear" w:color="auto" w:fill="auto"/>
          </w:tcPr>
          <w:p w14:paraId="08268095" w14:textId="77777777" w:rsidR="00EA5A64" w:rsidRPr="007C1D64" w:rsidRDefault="00EA5A64" w:rsidP="00B60942">
            <w:pPr>
              <w:rPr>
                <w:rFonts w:ascii="Avenir Book" w:hAnsi="Avenir Book"/>
              </w:rPr>
            </w:pPr>
            <w:r>
              <w:rPr>
                <w:rFonts w:ascii="Avenir Book" w:hAnsi="Avenir Book"/>
              </w:rPr>
              <w:t xml:space="preserve">Calculation of baseline emission </w:t>
            </w:r>
          </w:p>
        </w:tc>
      </w:tr>
      <w:tr w:rsidR="00EA5A64" w:rsidRPr="007C1D64" w14:paraId="6EA9F1A0" w14:textId="77777777" w:rsidTr="00B60942">
        <w:trPr>
          <w:cantSplit/>
          <w:jc w:val="center"/>
        </w:trPr>
        <w:tc>
          <w:tcPr>
            <w:tcW w:w="1304" w:type="pct"/>
            <w:shd w:val="clear" w:color="auto" w:fill="auto"/>
          </w:tcPr>
          <w:p w14:paraId="7DF547B7" w14:textId="77777777" w:rsidR="00EA5A64" w:rsidRPr="007C1D64" w:rsidRDefault="00EA5A64" w:rsidP="00B60942">
            <w:pPr>
              <w:rPr>
                <w:rFonts w:ascii="Avenir Book" w:hAnsi="Avenir Book"/>
                <w:b/>
              </w:rPr>
            </w:pPr>
            <w:r w:rsidRPr="007C1D64">
              <w:rPr>
                <w:rFonts w:ascii="Avenir Book" w:hAnsi="Avenir Book"/>
                <w:b/>
              </w:rPr>
              <w:t>Additional comment</w:t>
            </w:r>
          </w:p>
        </w:tc>
        <w:tc>
          <w:tcPr>
            <w:tcW w:w="3696" w:type="pct"/>
            <w:shd w:val="clear" w:color="auto" w:fill="auto"/>
          </w:tcPr>
          <w:p w14:paraId="45CD43AC" w14:textId="77777777" w:rsidR="00EA5A64" w:rsidRPr="007C1D64" w:rsidRDefault="00EA5A64" w:rsidP="00B60942">
            <w:pPr>
              <w:rPr>
                <w:rFonts w:ascii="Avenir Book" w:hAnsi="Avenir Book"/>
              </w:rPr>
            </w:pPr>
            <w:r>
              <w:rPr>
                <w:rFonts w:ascii="Avenir Book" w:hAnsi="Avenir Book"/>
              </w:rPr>
              <w:t>-</w:t>
            </w:r>
          </w:p>
        </w:tc>
      </w:tr>
    </w:tbl>
    <w:p w14:paraId="08A786A8" w14:textId="77777777" w:rsidR="00EA5A64" w:rsidRDefault="00EA5A64" w:rsidP="00676464">
      <w:pPr>
        <w:pStyle w:val="SDMPDDPoASubSection2"/>
        <w:tabs>
          <w:tab w:val="clear" w:pos="1474"/>
        </w:tabs>
        <w:rPr>
          <w:rFonts w:ascii="Avenir Book" w:eastAsia="MS Mincho" w:hAnsi="Avenir Book"/>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676464" w:rsidRPr="007C1D64" w14:paraId="1C468233" w14:textId="77777777" w:rsidTr="00676464">
        <w:trPr>
          <w:cantSplit/>
          <w:jc w:val="center"/>
        </w:trPr>
        <w:tc>
          <w:tcPr>
            <w:tcW w:w="1304" w:type="pct"/>
            <w:shd w:val="clear" w:color="auto" w:fill="auto"/>
          </w:tcPr>
          <w:p w14:paraId="1DE59481" w14:textId="77777777" w:rsidR="00676464" w:rsidRPr="007C1D64" w:rsidRDefault="00676464" w:rsidP="00676464">
            <w:pPr>
              <w:rPr>
                <w:rFonts w:ascii="Avenir Book" w:hAnsi="Avenir Book"/>
                <w:b/>
              </w:rPr>
            </w:pPr>
            <w:r w:rsidRPr="007C1D64">
              <w:rPr>
                <w:rFonts w:ascii="Avenir Book" w:hAnsi="Avenir Book"/>
                <w:b/>
              </w:rPr>
              <w:t>Relevant SDG Indicator</w:t>
            </w:r>
          </w:p>
        </w:tc>
        <w:tc>
          <w:tcPr>
            <w:tcW w:w="3696" w:type="pct"/>
            <w:shd w:val="clear" w:color="auto" w:fill="auto"/>
          </w:tcPr>
          <w:p w14:paraId="0B7ED88E" w14:textId="77777777" w:rsidR="00676464" w:rsidRPr="00845082" w:rsidRDefault="00676464" w:rsidP="00676464">
            <w:pPr>
              <w:pStyle w:val="RegTableText"/>
              <w:rPr>
                <w:rFonts w:ascii="Avenir Book" w:hAnsi="Avenir Book"/>
              </w:rPr>
            </w:pPr>
            <w:r w:rsidRPr="00845082">
              <w:rPr>
                <w:rFonts w:ascii="Avenir Book" w:hAnsi="Avenir Book"/>
              </w:rPr>
              <w:t xml:space="preserve">SGD 13: Climate Action </w:t>
            </w:r>
          </w:p>
        </w:tc>
      </w:tr>
      <w:tr w:rsidR="00676464" w:rsidRPr="007C1D64" w14:paraId="1DD943E0" w14:textId="77777777" w:rsidTr="00676464">
        <w:trPr>
          <w:cantSplit/>
          <w:jc w:val="center"/>
        </w:trPr>
        <w:tc>
          <w:tcPr>
            <w:tcW w:w="1304" w:type="pct"/>
            <w:shd w:val="clear" w:color="auto" w:fill="auto"/>
          </w:tcPr>
          <w:p w14:paraId="57FDA45C" w14:textId="77777777" w:rsidR="00676464" w:rsidRPr="007C1D64" w:rsidRDefault="00676464" w:rsidP="00676464">
            <w:pPr>
              <w:rPr>
                <w:rFonts w:ascii="Avenir Book" w:hAnsi="Avenir Book"/>
                <w:b/>
              </w:rPr>
            </w:pPr>
            <w:r w:rsidRPr="007C1D64">
              <w:rPr>
                <w:rFonts w:ascii="Avenir Book" w:hAnsi="Avenir Book"/>
                <w:b/>
              </w:rPr>
              <w:t>Data / Parameter</w:t>
            </w:r>
          </w:p>
        </w:tc>
        <w:tc>
          <w:tcPr>
            <w:tcW w:w="3696" w:type="pct"/>
            <w:shd w:val="clear" w:color="auto" w:fill="auto"/>
          </w:tcPr>
          <w:p w14:paraId="3897425A" w14:textId="77777777" w:rsidR="00676464" w:rsidRPr="00845082" w:rsidRDefault="00973015" w:rsidP="00845082">
            <w:pPr>
              <w:rPr>
                <w:rFonts w:ascii="Avenir Book" w:hAnsi="Avenir Book"/>
              </w:rPr>
            </w:pPr>
            <w:proofErr w:type="spellStart"/>
            <w:proofErr w:type="gramStart"/>
            <w:r w:rsidRPr="00845082">
              <w:rPr>
                <w:rFonts w:ascii="Avenir Book" w:hAnsi="Avenir Book"/>
              </w:rPr>
              <w:t>EC</w:t>
            </w:r>
            <w:r w:rsidRPr="00845082">
              <w:rPr>
                <w:rFonts w:ascii="Avenir Book" w:hAnsi="Avenir Book"/>
                <w:vertAlign w:val="subscript"/>
              </w:rPr>
              <w:t>PJ,</w:t>
            </w:r>
            <w:r w:rsidR="00845082" w:rsidRPr="00845082">
              <w:rPr>
                <w:rFonts w:ascii="Avenir Book" w:hAnsi="Avenir Book"/>
                <w:vertAlign w:val="subscript"/>
              </w:rPr>
              <w:t>grid</w:t>
            </w:r>
            <w:proofErr w:type="gramEnd"/>
            <w:r w:rsidRPr="00845082">
              <w:rPr>
                <w:rFonts w:ascii="Avenir Book" w:hAnsi="Avenir Book"/>
                <w:vertAlign w:val="subscript"/>
              </w:rPr>
              <w:t>,y</w:t>
            </w:r>
            <w:proofErr w:type="spellEnd"/>
          </w:p>
        </w:tc>
      </w:tr>
      <w:tr w:rsidR="00676464" w:rsidRPr="007C1D64" w14:paraId="51E0E402" w14:textId="77777777" w:rsidTr="00676464">
        <w:trPr>
          <w:cantSplit/>
          <w:jc w:val="center"/>
        </w:trPr>
        <w:tc>
          <w:tcPr>
            <w:tcW w:w="1304" w:type="pct"/>
            <w:shd w:val="clear" w:color="auto" w:fill="auto"/>
          </w:tcPr>
          <w:p w14:paraId="330D9F4C" w14:textId="77777777" w:rsidR="00676464" w:rsidRPr="007C1D64" w:rsidRDefault="00676464" w:rsidP="00676464">
            <w:pPr>
              <w:rPr>
                <w:rFonts w:ascii="Avenir Book" w:hAnsi="Avenir Book"/>
                <w:b/>
              </w:rPr>
            </w:pPr>
            <w:r w:rsidRPr="007C1D64">
              <w:rPr>
                <w:rFonts w:ascii="Avenir Book" w:hAnsi="Avenir Book"/>
                <w:b/>
              </w:rPr>
              <w:t>Unit</w:t>
            </w:r>
          </w:p>
        </w:tc>
        <w:tc>
          <w:tcPr>
            <w:tcW w:w="3696" w:type="pct"/>
            <w:shd w:val="clear" w:color="auto" w:fill="auto"/>
          </w:tcPr>
          <w:p w14:paraId="2CA505EB" w14:textId="77777777" w:rsidR="00676464" w:rsidRPr="00845082" w:rsidRDefault="00845082" w:rsidP="00845082">
            <w:pPr>
              <w:rPr>
                <w:rFonts w:ascii="Avenir Book" w:hAnsi="Avenir Book"/>
              </w:rPr>
            </w:pPr>
            <w:r w:rsidRPr="00845082">
              <w:rPr>
                <w:rFonts w:ascii="Avenir Book" w:hAnsi="Avenir Book"/>
              </w:rPr>
              <w:t>MWh</w:t>
            </w:r>
          </w:p>
        </w:tc>
      </w:tr>
      <w:tr w:rsidR="00845082" w:rsidRPr="007C1D64" w14:paraId="69F55B85" w14:textId="77777777" w:rsidTr="00676464">
        <w:trPr>
          <w:cantSplit/>
          <w:jc w:val="center"/>
        </w:trPr>
        <w:tc>
          <w:tcPr>
            <w:tcW w:w="1304" w:type="pct"/>
            <w:shd w:val="clear" w:color="auto" w:fill="auto"/>
          </w:tcPr>
          <w:p w14:paraId="3B980030" w14:textId="77777777" w:rsidR="00845082" w:rsidRPr="007C1D64" w:rsidRDefault="00845082" w:rsidP="00676464">
            <w:pPr>
              <w:rPr>
                <w:rFonts w:ascii="Avenir Book" w:hAnsi="Avenir Book"/>
                <w:b/>
              </w:rPr>
            </w:pPr>
            <w:r w:rsidRPr="007C1D64">
              <w:rPr>
                <w:rFonts w:ascii="Avenir Book" w:hAnsi="Avenir Book"/>
                <w:b/>
              </w:rPr>
              <w:t>Description</w:t>
            </w:r>
          </w:p>
        </w:tc>
        <w:tc>
          <w:tcPr>
            <w:tcW w:w="3696" w:type="pct"/>
            <w:shd w:val="clear" w:color="auto" w:fill="auto"/>
          </w:tcPr>
          <w:p w14:paraId="514BF4A6" w14:textId="77777777" w:rsidR="00845082" w:rsidRPr="00845082" w:rsidRDefault="00845082" w:rsidP="00502F81">
            <w:pPr>
              <w:rPr>
                <w:rFonts w:ascii="Avenir Book" w:hAnsi="Avenir Book"/>
              </w:rPr>
            </w:pPr>
            <w:r w:rsidRPr="00845082">
              <w:rPr>
                <w:rFonts w:ascii="Avenir Book" w:hAnsi="Avenir Book"/>
              </w:rPr>
              <w:t>Quantity of electricity consumed from the grid in year y</w:t>
            </w:r>
          </w:p>
        </w:tc>
      </w:tr>
      <w:tr w:rsidR="00845082" w:rsidRPr="007C1D64" w14:paraId="7A950339" w14:textId="77777777" w:rsidTr="00676464">
        <w:trPr>
          <w:cantSplit/>
          <w:jc w:val="center"/>
        </w:trPr>
        <w:tc>
          <w:tcPr>
            <w:tcW w:w="1304" w:type="pct"/>
            <w:shd w:val="clear" w:color="auto" w:fill="auto"/>
          </w:tcPr>
          <w:p w14:paraId="04C4E7A5" w14:textId="77777777" w:rsidR="00845082" w:rsidRPr="007C1D64" w:rsidRDefault="00845082" w:rsidP="00676464">
            <w:pPr>
              <w:rPr>
                <w:rFonts w:ascii="Avenir Book" w:hAnsi="Avenir Book"/>
                <w:b/>
              </w:rPr>
            </w:pPr>
            <w:r w:rsidRPr="007C1D64">
              <w:rPr>
                <w:rFonts w:ascii="Avenir Book" w:hAnsi="Avenir Book"/>
                <w:b/>
              </w:rPr>
              <w:t>Source of data</w:t>
            </w:r>
          </w:p>
        </w:tc>
        <w:tc>
          <w:tcPr>
            <w:tcW w:w="3696" w:type="pct"/>
            <w:shd w:val="clear" w:color="auto" w:fill="auto"/>
          </w:tcPr>
          <w:p w14:paraId="10F74EC1" w14:textId="77777777" w:rsidR="00845082" w:rsidRPr="00845082" w:rsidRDefault="00845082" w:rsidP="00845082">
            <w:pPr>
              <w:rPr>
                <w:rFonts w:ascii="Avenir Book" w:hAnsi="Avenir Book"/>
              </w:rPr>
            </w:pPr>
            <w:r w:rsidRPr="00845082">
              <w:rPr>
                <w:rFonts w:ascii="Avenir Book" w:hAnsi="Avenir Book"/>
              </w:rPr>
              <w:t>Plant records /</w:t>
            </w:r>
            <w:r w:rsidRPr="00845082">
              <w:rPr>
                <w:rFonts w:ascii="Avenir Book" w:eastAsia="SimSun" w:hAnsi="Avenir Book" w:cs="Arial"/>
                <w:sz w:val="20"/>
              </w:rPr>
              <w:t xml:space="preserve"> </w:t>
            </w:r>
            <w:r w:rsidRPr="00845082">
              <w:rPr>
                <w:rFonts w:ascii="Avenir Book" w:hAnsi="Avenir Book"/>
              </w:rPr>
              <w:t>Confirmation from governmental electric company PLN</w:t>
            </w:r>
          </w:p>
        </w:tc>
      </w:tr>
      <w:tr w:rsidR="00845082" w:rsidRPr="007C1D64" w14:paraId="72AA0473" w14:textId="77777777" w:rsidTr="00676464">
        <w:trPr>
          <w:cantSplit/>
          <w:jc w:val="center"/>
        </w:trPr>
        <w:tc>
          <w:tcPr>
            <w:tcW w:w="1304" w:type="pct"/>
            <w:shd w:val="clear" w:color="auto" w:fill="auto"/>
          </w:tcPr>
          <w:p w14:paraId="41A99BFD" w14:textId="77777777" w:rsidR="00845082" w:rsidRPr="007C1D64" w:rsidRDefault="00845082" w:rsidP="00676464">
            <w:pPr>
              <w:rPr>
                <w:rFonts w:ascii="Avenir Book" w:hAnsi="Avenir Book"/>
                <w:b/>
              </w:rPr>
            </w:pPr>
            <w:r w:rsidRPr="007C1D64">
              <w:rPr>
                <w:rFonts w:ascii="Avenir Book" w:hAnsi="Avenir Book"/>
                <w:b/>
              </w:rPr>
              <w:t>Value(s) applied</w:t>
            </w:r>
          </w:p>
        </w:tc>
        <w:tc>
          <w:tcPr>
            <w:tcW w:w="3696" w:type="pct"/>
            <w:shd w:val="clear" w:color="auto" w:fill="auto"/>
          </w:tcPr>
          <w:p w14:paraId="22D22389" w14:textId="77777777" w:rsidR="00845082" w:rsidRPr="00845082" w:rsidRDefault="00845082" w:rsidP="00676464">
            <w:pPr>
              <w:rPr>
                <w:rFonts w:ascii="Avenir Book" w:hAnsi="Avenir Book"/>
              </w:rPr>
            </w:pPr>
            <w:r w:rsidRPr="00845082">
              <w:rPr>
                <w:rFonts w:ascii="Avenir Book" w:hAnsi="Avenir Book"/>
              </w:rPr>
              <w:t>-</w:t>
            </w:r>
          </w:p>
        </w:tc>
      </w:tr>
      <w:tr w:rsidR="00845082" w:rsidRPr="007C1D64" w14:paraId="1820300D" w14:textId="77777777" w:rsidTr="00676464">
        <w:trPr>
          <w:cantSplit/>
          <w:jc w:val="center"/>
        </w:trPr>
        <w:tc>
          <w:tcPr>
            <w:tcW w:w="1304" w:type="pct"/>
            <w:shd w:val="clear" w:color="auto" w:fill="auto"/>
          </w:tcPr>
          <w:p w14:paraId="7F79AD21" w14:textId="77777777" w:rsidR="00845082" w:rsidRPr="007C1D64" w:rsidRDefault="00845082" w:rsidP="00676464">
            <w:pPr>
              <w:jc w:val="left"/>
              <w:rPr>
                <w:rFonts w:ascii="Avenir Book" w:hAnsi="Avenir Book"/>
                <w:b/>
              </w:rPr>
            </w:pPr>
            <w:r w:rsidRPr="007C1D64">
              <w:rPr>
                <w:rFonts w:ascii="Avenir Book" w:hAnsi="Avenir Book"/>
                <w:b/>
              </w:rPr>
              <w:t>Measurement methods and procedures</w:t>
            </w:r>
          </w:p>
        </w:tc>
        <w:tc>
          <w:tcPr>
            <w:tcW w:w="3696" w:type="pct"/>
            <w:shd w:val="clear" w:color="auto" w:fill="auto"/>
          </w:tcPr>
          <w:p w14:paraId="79F3C6D7" w14:textId="77777777" w:rsidR="00845082" w:rsidRPr="00845082" w:rsidRDefault="00845082" w:rsidP="00676464">
            <w:pPr>
              <w:rPr>
                <w:rFonts w:ascii="Avenir Book" w:hAnsi="Avenir Book"/>
              </w:rPr>
            </w:pPr>
            <w:r w:rsidRPr="00845082">
              <w:rPr>
                <w:rFonts w:ascii="Avenir Book" w:hAnsi="Avenir Book"/>
              </w:rPr>
              <w:t>Power consumption is directly measured with meters.</w:t>
            </w:r>
          </w:p>
        </w:tc>
      </w:tr>
      <w:tr w:rsidR="00845082" w:rsidRPr="007C1D64" w14:paraId="4EDFD765" w14:textId="77777777" w:rsidTr="00676464">
        <w:trPr>
          <w:cantSplit/>
          <w:jc w:val="center"/>
        </w:trPr>
        <w:tc>
          <w:tcPr>
            <w:tcW w:w="1304" w:type="pct"/>
            <w:shd w:val="clear" w:color="auto" w:fill="auto"/>
          </w:tcPr>
          <w:p w14:paraId="25E025A3" w14:textId="77777777" w:rsidR="00845082" w:rsidRPr="007C1D64" w:rsidRDefault="00845082" w:rsidP="00676464">
            <w:pPr>
              <w:rPr>
                <w:rFonts w:ascii="Avenir Book" w:hAnsi="Avenir Book"/>
                <w:b/>
              </w:rPr>
            </w:pPr>
            <w:r w:rsidRPr="007C1D64">
              <w:rPr>
                <w:rFonts w:ascii="Avenir Book" w:hAnsi="Avenir Book"/>
                <w:b/>
              </w:rPr>
              <w:t>Monitoring frequency</w:t>
            </w:r>
          </w:p>
        </w:tc>
        <w:tc>
          <w:tcPr>
            <w:tcW w:w="3696" w:type="pct"/>
            <w:shd w:val="clear" w:color="auto" w:fill="auto"/>
          </w:tcPr>
          <w:p w14:paraId="2310998F" w14:textId="77777777" w:rsidR="00845082" w:rsidRPr="00845082" w:rsidRDefault="00845082" w:rsidP="00502F81">
            <w:pPr>
              <w:rPr>
                <w:rFonts w:ascii="Avenir Book" w:hAnsi="Avenir Book"/>
              </w:rPr>
            </w:pPr>
            <w:r w:rsidRPr="00845082">
              <w:rPr>
                <w:rFonts w:ascii="Avenir Book" w:hAnsi="Avenir Book"/>
              </w:rPr>
              <w:t xml:space="preserve">Continuous monitoring and monthly recording </w:t>
            </w:r>
          </w:p>
        </w:tc>
      </w:tr>
      <w:tr w:rsidR="00845082" w:rsidRPr="007C1D64" w14:paraId="4A11CD05" w14:textId="77777777" w:rsidTr="00676464">
        <w:trPr>
          <w:cantSplit/>
          <w:jc w:val="center"/>
        </w:trPr>
        <w:tc>
          <w:tcPr>
            <w:tcW w:w="1304" w:type="pct"/>
            <w:shd w:val="clear" w:color="auto" w:fill="auto"/>
          </w:tcPr>
          <w:p w14:paraId="7C570C5D" w14:textId="77777777" w:rsidR="00845082" w:rsidRPr="007C1D64" w:rsidRDefault="00845082" w:rsidP="00676464">
            <w:pPr>
              <w:rPr>
                <w:rFonts w:ascii="Avenir Book" w:hAnsi="Avenir Book"/>
                <w:b/>
              </w:rPr>
            </w:pPr>
            <w:r w:rsidRPr="007C1D64">
              <w:rPr>
                <w:rFonts w:ascii="Avenir Book" w:hAnsi="Avenir Book"/>
                <w:b/>
              </w:rPr>
              <w:t>QA/QC procedures</w:t>
            </w:r>
          </w:p>
        </w:tc>
        <w:tc>
          <w:tcPr>
            <w:tcW w:w="3696" w:type="pct"/>
            <w:shd w:val="clear" w:color="auto" w:fill="auto"/>
          </w:tcPr>
          <w:p w14:paraId="32824159" w14:textId="77777777" w:rsidR="00845082" w:rsidRPr="00845082" w:rsidRDefault="00845082" w:rsidP="00676464">
            <w:pPr>
              <w:rPr>
                <w:rFonts w:ascii="Avenir Book" w:hAnsi="Avenir Book"/>
              </w:rPr>
            </w:pPr>
            <w:r w:rsidRPr="00845082">
              <w:rPr>
                <w:rFonts w:ascii="Avenir Book" w:hAnsi="Avenir Book"/>
              </w:rPr>
              <w:t xml:space="preserve">Energy meters are calibrated at least once in 5 years. </w:t>
            </w:r>
          </w:p>
        </w:tc>
      </w:tr>
      <w:tr w:rsidR="00845082" w:rsidRPr="007C1D64" w14:paraId="557BFD0E" w14:textId="77777777" w:rsidTr="00676464">
        <w:trPr>
          <w:cantSplit/>
          <w:jc w:val="center"/>
        </w:trPr>
        <w:tc>
          <w:tcPr>
            <w:tcW w:w="1304" w:type="pct"/>
            <w:shd w:val="clear" w:color="auto" w:fill="auto"/>
          </w:tcPr>
          <w:p w14:paraId="27F322EB" w14:textId="77777777" w:rsidR="00845082" w:rsidRPr="007C1D64" w:rsidRDefault="00845082" w:rsidP="00676464">
            <w:pPr>
              <w:rPr>
                <w:rFonts w:ascii="Avenir Book" w:hAnsi="Avenir Book"/>
                <w:b/>
              </w:rPr>
            </w:pPr>
            <w:r w:rsidRPr="007C1D64">
              <w:rPr>
                <w:rFonts w:ascii="Avenir Book" w:hAnsi="Avenir Book"/>
                <w:b/>
              </w:rPr>
              <w:t>Purpose of data</w:t>
            </w:r>
          </w:p>
        </w:tc>
        <w:tc>
          <w:tcPr>
            <w:tcW w:w="3696" w:type="pct"/>
            <w:shd w:val="clear" w:color="auto" w:fill="auto"/>
          </w:tcPr>
          <w:p w14:paraId="358F4CA4" w14:textId="77777777" w:rsidR="00845082" w:rsidRPr="00845082" w:rsidRDefault="00845082" w:rsidP="00676464">
            <w:pPr>
              <w:rPr>
                <w:rFonts w:ascii="Avenir Book" w:hAnsi="Avenir Book"/>
              </w:rPr>
            </w:pPr>
            <w:r w:rsidRPr="00845082">
              <w:rPr>
                <w:rFonts w:ascii="Avenir Book" w:hAnsi="Avenir Book"/>
              </w:rPr>
              <w:t xml:space="preserve">Calculation of project emission </w:t>
            </w:r>
          </w:p>
        </w:tc>
      </w:tr>
      <w:tr w:rsidR="00845082" w:rsidRPr="007C1D64" w14:paraId="0FF6513D" w14:textId="77777777" w:rsidTr="00676464">
        <w:trPr>
          <w:cantSplit/>
          <w:jc w:val="center"/>
        </w:trPr>
        <w:tc>
          <w:tcPr>
            <w:tcW w:w="1304" w:type="pct"/>
            <w:shd w:val="clear" w:color="auto" w:fill="auto"/>
          </w:tcPr>
          <w:p w14:paraId="10A7D4E3" w14:textId="77777777" w:rsidR="00845082" w:rsidRPr="007C1D64" w:rsidRDefault="00845082" w:rsidP="00676464">
            <w:pPr>
              <w:rPr>
                <w:rFonts w:ascii="Avenir Book" w:hAnsi="Avenir Book"/>
                <w:b/>
              </w:rPr>
            </w:pPr>
            <w:r w:rsidRPr="007C1D64">
              <w:rPr>
                <w:rFonts w:ascii="Avenir Book" w:hAnsi="Avenir Book"/>
                <w:b/>
              </w:rPr>
              <w:t>Additional comment</w:t>
            </w:r>
          </w:p>
        </w:tc>
        <w:tc>
          <w:tcPr>
            <w:tcW w:w="3696" w:type="pct"/>
            <w:shd w:val="clear" w:color="auto" w:fill="auto"/>
          </w:tcPr>
          <w:p w14:paraId="119EB0EE" w14:textId="77777777" w:rsidR="00845082" w:rsidRPr="00845082" w:rsidRDefault="00845082" w:rsidP="00676464">
            <w:pPr>
              <w:rPr>
                <w:rFonts w:ascii="Avenir Book" w:hAnsi="Avenir Book"/>
              </w:rPr>
            </w:pPr>
          </w:p>
        </w:tc>
      </w:tr>
    </w:tbl>
    <w:p w14:paraId="77973C2A" w14:textId="77777777" w:rsidR="00676464" w:rsidRDefault="00676464" w:rsidP="00676464">
      <w:pPr>
        <w:pStyle w:val="SDMPDDPoASubSection2"/>
        <w:tabs>
          <w:tab w:val="clear" w:pos="1474"/>
        </w:tabs>
        <w:rPr>
          <w:rFonts w:ascii="Avenir Book" w:eastAsia="MS Mincho" w:hAnsi="Avenir Book"/>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676464" w:rsidRPr="007C1D64" w14:paraId="1B6D63D2" w14:textId="77777777" w:rsidTr="00676464">
        <w:trPr>
          <w:cantSplit/>
          <w:jc w:val="center"/>
        </w:trPr>
        <w:tc>
          <w:tcPr>
            <w:tcW w:w="1304" w:type="pct"/>
            <w:shd w:val="clear" w:color="auto" w:fill="auto"/>
          </w:tcPr>
          <w:p w14:paraId="7FEC217F" w14:textId="77777777" w:rsidR="00676464" w:rsidRPr="007C1D64" w:rsidRDefault="00676464" w:rsidP="00676464">
            <w:pPr>
              <w:rPr>
                <w:rFonts w:ascii="Avenir Book" w:hAnsi="Avenir Book"/>
                <w:b/>
              </w:rPr>
            </w:pPr>
            <w:r w:rsidRPr="007C1D64">
              <w:rPr>
                <w:rFonts w:ascii="Avenir Book" w:hAnsi="Avenir Book"/>
                <w:b/>
              </w:rPr>
              <w:t>Relevant SDG Indicator</w:t>
            </w:r>
          </w:p>
        </w:tc>
        <w:tc>
          <w:tcPr>
            <w:tcW w:w="3696" w:type="pct"/>
            <w:shd w:val="clear" w:color="auto" w:fill="auto"/>
          </w:tcPr>
          <w:p w14:paraId="20CE0A49" w14:textId="77777777" w:rsidR="00676464" w:rsidRPr="003C0310" w:rsidRDefault="00676464" w:rsidP="00676464">
            <w:pPr>
              <w:pStyle w:val="RegTableText"/>
              <w:rPr>
                <w:rFonts w:ascii="Avenir Book" w:hAnsi="Avenir Book"/>
              </w:rPr>
            </w:pPr>
            <w:r w:rsidRPr="003C0310">
              <w:rPr>
                <w:rFonts w:ascii="Avenir Book" w:hAnsi="Avenir Book"/>
              </w:rPr>
              <w:t xml:space="preserve">SGD 13: Climate Action </w:t>
            </w:r>
          </w:p>
        </w:tc>
      </w:tr>
      <w:tr w:rsidR="00676464" w:rsidRPr="007C1D64" w14:paraId="03D08249" w14:textId="77777777" w:rsidTr="00676464">
        <w:trPr>
          <w:cantSplit/>
          <w:jc w:val="center"/>
        </w:trPr>
        <w:tc>
          <w:tcPr>
            <w:tcW w:w="1304" w:type="pct"/>
            <w:shd w:val="clear" w:color="auto" w:fill="auto"/>
          </w:tcPr>
          <w:p w14:paraId="4E9B25D6" w14:textId="77777777" w:rsidR="00676464" w:rsidRPr="007C1D64" w:rsidRDefault="00676464" w:rsidP="00676464">
            <w:pPr>
              <w:rPr>
                <w:rFonts w:ascii="Avenir Book" w:hAnsi="Avenir Book"/>
                <w:b/>
              </w:rPr>
            </w:pPr>
            <w:r w:rsidRPr="007C1D64">
              <w:rPr>
                <w:rFonts w:ascii="Avenir Book" w:hAnsi="Avenir Book"/>
                <w:b/>
              </w:rPr>
              <w:t>Data / Parameter</w:t>
            </w:r>
          </w:p>
        </w:tc>
        <w:tc>
          <w:tcPr>
            <w:tcW w:w="3696" w:type="pct"/>
            <w:shd w:val="clear" w:color="auto" w:fill="auto"/>
          </w:tcPr>
          <w:p w14:paraId="31076593" w14:textId="77777777" w:rsidR="00676464" w:rsidRPr="007C1D64" w:rsidRDefault="00845082" w:rsidP="00676464">
            <w:pPr>
              <w:rPr>
                <w:rFonts w:ascii="Avenir Book" w:hAnsi="Avenir Book"/>
              </w:rPr>
            </w:pPr>
            <w:proofErr w:type="spellStart"/>
            <w:proofErr w:type="gramStart"/>
            <w:r w:rsidRPr="00047041">
              <w:rPr>
                <w:rFonts w:ascii="Avenir Book" w:hAnsi="Avenir Book"/>
              </w:rPr>
              <w:t>TDL</w:t>
            </w:r>
            <w:r w:rsidRPr="00756954">
              <w:rPr>
                <w:rFonts w:ascii="Avenir Book" w:hAnsi="Avenir Book"/>
                <w:vertAlign w:val="subscript"/>
              </w:rPr>
              <w:t>j,y</w:t>
            </w:r>
            <w:proofErr w:type="spellEnd"/>
            <w:proofErr w:type="gramEnd"/>
          </w:p>
        </w:tc>
      </w:tr>
      <w:tr w:rsidR="00676464" w:rsidRPr="007C1D64" w14:paraId="0E1BCBA0" w14:textId="77777777" w:rsidTr="00676464">
        <w:trPr>
          <w:cantSplit/>
          <w:jc w:val="center"/>
        </w:trPr>
        <w:tc>
          <w:tcPr>
            <w:tcW w:w="1304" w:type="pct"/>
            <w:shd w:val="clear" w:color="auto" w:fill="auto"/>
          </w:tcPr>
          <w:p w14:paraId="7122E1BD" w14:textId="77777777" w:rsidR="00676464" w:rsidRPr="007C1D64" w:rsidRDefault="00676464" w:rsidP="00676464">
            <w:pPr>
              <w:rPr>
                <w:rFonts w:ascii="Avenir Book" w:hAnsi="Avenir Book"/>
                <w:b/>
              </w:rPr>
            </w:pPr>
            <w:r w:rsidRPr="007C1D64">
              <w:rPr>
                <w:rFonts w:ascii="Avenir Book" w:hAnsi="Avenir Book"/>
                <w:b/>
              </w:rPr>
              <w:t>Unit</w:t>
            </w:r>
          </w:p>
        </w:tc>
        <w:tc>
          <w:tcPr>
            <w:tcW w:w="3696" w:type="pct"/>
            <w:shd w:val="clear" w:color="auto" w:fill="auto"/>
          </w:tcPr>
          <w:p w14:paraId="623B0AD7" w14:textId="77777777" w:rsidR="00676464" w:rsidRPr="00FD7CBA" w:rsidRDefault="00FD7CBA" w:rsidP="00676464">
            <w:pPr>
              <w:rPr>
                <w:rFonts w:ascii="Avenir Book" w:hAnsi="Avenir Book"/>
                <w:vertAlign w:val="subscript"/>
              </w:rPr>
            </w:pPr>
            <w:proofErr w:type="spellStart"/>
            <w:r>
              <w:rPr>
                <w:rFonts w:ascii="Avenir Book" w:hAnsi="Avenir Book"/>
              </w:rPr>
              <w:t>EC</w:t>
            </w:r>
            <w:r>
              <w:rPr>
                <w:rFonts w:ascii="Avenir Book" w:hAnsi="Avenir Book"/>
                <w:vertAlign w:val="subscript"/>
              </w:rPr>
              <w:t>pj</w:t>
            </w:r>
            <w:proofErr w:type="spellEnd"/>
            <w:r>
              <w:rPr>
                <w:rFonts w:ascii="Avenir Book" w:hAnsi="Avenir Book"/>
                <w:vertAlign w:val="subscript"/>
              </w:rPr>
              <w:t xml:space="preserve"> j y </w:t>
            </w:r>
          </w:p>
        </w:tc>
      </w:tr>
      <w:tr w:rsidR="00676464" w:rsidRPr="007C1D64" w14:paraId="7BF5CF66" w14:textId="77777777" w:rsidTr="00676464">
        <w:trPr>
          <w:cantSplit/>
          <w:jc w:val="center"/>
        </w:trPr>
        <w:tc>
          <w:tcPr>
            <w:tcW w:w="1304" w:type="pct"/>
            <w:shd w:val="clear" w:color="auto" w:fill="auto"/>
          </w:tcPr>
          <w:p w14:paraId="5B5F73B8" w14:textId="77777777" w:rsidR="00676464" w:rsidRPr="007C1D64" w:rsidRDefault="00676464" w:rsidP="00676464">
            <w:pPr>
              <w:rPr>
                <w:rFonts w:ascii="Avenir Book" w:hAnsi="Avenir Book"/>
                <w:b/>
              </w:rPr>
            </w:pPr>
            <w:r w:rsidRPr="007C1D64">
              <w:rPr>
                <w:rFonts w:ascii="Avenir Book" w:hAnsi="Avenir Book"/>
                <w:b/>
              </w:rPr>
              <w:t>Description</w:t>
            </w:r>
          </w:p>
        </w:tc>
        <w:tc>
          <w:tcPr>
            <w:tcW w:w="3696" w:type="pct"/>
            <w:shd w:val="clear" w:color="auto" w:fill="auto"/>
          </w:tcPr>
          <w:p w14:paraId="77E73554" w14:textId="77777777" w:rsidR="00676464" w:rsidRPr="007C1D64" w:rsidRDefault="00845082" w:rsidP="00756954">
            <w:pPr>
              <w:rPr>
                <w:rFonts w:ascii="Avenir Book" w:hAnsi="Avenir Book"/>
              </w:rPr>
            </w:pPr>
            <w:r w:rsidRPr="00047041">
              <w:rPr>
                <w:rFonts w:ascii="Avenir Book" w:hAnsi="Avenir Book"/>
              </w:rPr>
              <w:t>Average technical transmission and distribution losses for providing electricity to source j, in year y</w:t>
            </w:r>
          </w:p>
        </w:tc>
      </w:tr>
      <w:tr w:rsidR="00676464" w:rsidRPr="007C1D64" w14:paraId="206517F0" w14:textId="77777777" w:rsidTr="00676464">
        <w:trPr>
          <w:cantSplit/>
          <w:jc w:val="center"/>
        </w:trPr>
        <w:tc>
          <w:tcPr>
            <w:tcW w:w="1304" w:type="pct"/>
            <w:shd w:val="clear" w:color="auto" w:fill="auto"/>
          </w:tcPr>
          <w:p w14:paraId="20226DDF" w14:textId="77777777" w:rsidR="00676464" w:rsidRPr="007C1D64" w:rsidRDefault="00676464" w:rsidP="00676464">
            <w:pPr>
              <w:rPr>
                <w:rFonts w:ascii="Avenir Book" w:hAnsi="Avenir Book"/>
                <w:b/>
              </w:rPr>
            </w:pPr>
            <w:r w:rsidRPr="007C1D64">
              <w:rPr>
                <w:rFonts w:ascii="Avenir Book" w:hAnsi="Avenir Book"/>
                <w:b/>
              </w:rPr>
              <w:t>Source of data</w:t>
            </w:r>
          </w:p>
        </w:tc>
        <w:tc>
          <w:tcPr>
            <w:tcW w:w="3696" w:type="pct"/>
            <w:shd w:val="clear" w:color="auto" w:fill="auto"/>
          </w:tcPr>
          <w:p w14:paraId="63DDDA8D" w14:textId="77777777" w:rsidR="00676464" w:rsidRDefault="00845082" w:rsidP="00676464">
            <w:pPr>
              <w:rPr>
                <w:rFonts w:ascii="Avenir Book" w:hAnsi="Avenir Book"/>
              </w:rPr>
            </w:pPr>
            <w:r>
              <w:rPr>
                <w:rFonts w:ascii="Avenir Book" w:hAnsi="Avenir Book"/>
              </w:rPr>
              <w:t>Any of the below:</w:t>
            </w:r>
          </w:p>
          <w:p w14:paraId="51164B8F" w14:textId="154412E5" w:rsidR="000E59DD" w:rsidRDefault="000E59DD" w:rsidP="00047041">
            <w:pPr>
              <w:rPr>
                <w:rFonts w:ascii="Avenir Book" w:hAnsi="Avenir Book"/>
              </w:rPr>
            </w:pPr>
            <w:r>
              <w:rPr>
                <w:rFonts w:ascii="Avenir Book" w:hAnsi="Avenir Book"/>
              </w:rPr>
              <w:t xml:space="preserve">(a) </w:t>
            </w:r>
            <w:r w:rsidR="00845082">
              <w:rPr>
                <w:rFonts w:ascii="Avenir Book" w:hAnsi="Avenir Book"/>
              </w:rPr>
              <w:t xml:space="preserve">Data provided by grid operator/ </w:t>
            </w:r>
            <w:r w:rsidR="001C5B6A">
              <w:rPr>
                <w:rFonts w:ascii="Avenir Book" w:hAnsi="Avenir Book"/>
              </w:rPr>
              <w:t>government (</w:t>
            </w:r>
            <w:r w:rsidR="00845082">
              <w:rPr>
                <w:rFonts w:ascii="Avenir Book" w:hAnsi="Avenir Book"/>
              </w:rPr>
              <w:t xml:space="preserve">or) </w:t>
            </w:r>
          </w:p>
          <w:p w14:paraId="5F5D7BD9" w14:textId="77777777" w:rsidR="00845082" w:rsidRPr="007C1D64" w:rsidRDefault="000E59DD" w:rsidP="00047041">
            <w:pPr>
              <w:rPr>
                <w:rFonts w:ascii="Avenir Book" w:hAnsi="Avenir Book"/>
              </w:rPr>
            </w:pPr>
            <w:r>
              <w:rPr>
                <w:rFonts w:ascii="Avenir Book" w:hAnsi="Avenir Book"/>
              </w:rPr>
              <w:t xml:space="preserve">(b) </w:t>
            </w:r>
            <w:r w:rsidR="00845082">
              <w:rPr>
                <w:rFonts w:ascii="Avenir Book" w:hAnsi="Avenir Book"/>
              </w:rPr>
              <w:t>default value provided in the tool ‘</w:t>
            </w:r>
            <w:r w:rsidR="00845082" w:rsidRPr="00845082">
              <w:rPr>
                <w:rFonts w:ascii="Avenir Book" w:hAnsi="Avenir Book"/>
              </w:rPr>
              <w:t>Baseline, project and/or leakage emissions from electricity consumption and</w:t>
            </w:r>
            <w:r w:rsidR="00047041">
              <w:rPr>
                <w:rFonts w:ascii="Avenir Book" w:hAnsi="Avenir Book"/>
              </w:rPr>
              <w:t xml:space="preserve"> </w:t>
            </w:r>
            <w:r w:rsidR="00845082" w:rsidRPr="00845082">
              <w:rPr>
                <w:rFonts w:ascii="Avenir Book" w:hAnsi="Avenir Book"/>
              </w:rPr>
              <w:t>monitoring of electricity generation</w:t>
            </w:r>
            <w:r w:rsidR="00845082">
              <w:rPr>
                <w:rFonts w:ascii="Avenir Book" w:hAnsi="Avenir Book"/>
              </w:rPr>
              <w:t>, version 3</w:t>
            </w:r>
            <w:r w:rsidR="00845082" w:rsidRPr="00845082">
              <w:rPr>
                <w:rFonts w:ascii="Avenir Book" w:hAnsi="Avenir Book"/>
              </w:rPr>
              <w:cr/>
            </w:r>
            <w:r w:rsidR="00845082">
              <w:rPr>
                <w:rFonts w:ascii="Avenir Book" w:hAnsi="Avenir Book"/>
              </w:rPr>
              <w:t xml:space="preserve"> (</w:t>
            </w:r>
            <w:proofErr w:type="spellStart"/>
            <w:r w:rsidR="00845082">
              <w:rPr>
                <w:rFonts w:ascii="Avenir Book" w:hAnsi="Avenir Book"/>
              </w:rPr>
              <w:t>ie</w:t>
            </w:r>
            <w:proofErr w:type="spellEnd"/>
            <w:r w:rsidR="00845082">
              <w:rPr>
                <w:rFonts w:ascii="Avenir Book" w:hAnsi="Avenir Book"/>
              </w:rPr>
              <w:t xml:space="preserve">, 20%) </w:t>
            </w:r>
          </w:p>
        </w:tc>
      </w:tr>
      <w:tr w:rsidR="00676464" w:rsidRPr="007C1D64" w14:paraId="036FCBBE" w14:textId="77777777" w:rsidTr="00676464">
        <w:trPr>
          <w:cantSplit/>
          <w:jc w:val="center"/>
        </w:trPr>
        <w:tc>
          <w:tcPr>
            <w:tcW w:w="1304" w:type="pct"/>
            <w:shd w:val="clear" w:color="auto" w:fill="auto"/>
          </w:tcPr>
          <w:p w14:paraId="61541F70" w14:textId="77777777" w:rsidR="00676464" w:rsidRPr="007C1D64" w:rsidRDefault="00676464" w:rsidP="00676464">
            <w:pPr>
              <w:rPr>
                <w:rFonts w:ascii="Avenir Book" w:hAnsi="Avenir Book"/>
                <w:b/>
              </w:rPr>
            </w:pPr>
            <w:r w:rsidRPr="007C1D64">
              <w:rPr>
                <w:rFonts w:ascii="Avenir Book" w:hAnsi="Avenir Book"/>
                <w:b/>
              </w:rPr>
              <w:t>Value(s) applied</w:t>
            </w:r>
          </w:p>
        </w:tc>
        <w:tc>
          <w:tcPr>
            <w:tcW w:w="3696" w:type="pct"/>
            <w:shd w:val="clear" w:color="auto" w:fill="auto"/>
          </w:tcPr>
          <w:p w14:paraId="7346EFF0" w14:textId="67F0060F" w:rsidR="00676464" w:rsidRPr="007C1D64" w:rsidRDefault="000E59DD" w:rsidP="000E59DD">
            <w:pPr>
              <w:rPr>
                <w:rFonts w:ascii="Avenir Book" w:hAnsi="Avenir Book"/>
              </w:rPr>
            </w:pPr>
            <w:r>
              <w:rPr>
                <w:rFonts w:ascii="Avenir Book" w:hAnsi="Avenir Book"/>
              </w:rPr>
              <w:t>20%</w:t>
            </w:r>
          </w:p>
        </w:tc>
      </w:tr>
      <w:tr w:rsidR="00676464" w:rsidRPr="007C1D64" w14:paraId="36454F45" w14:textId="77777777" w:rsidTr="00676464">
        <w:trPr>
          <w:cantSplit/>
          <w:jc w:val="center"/>
        </w:trPr>
        <w:tc>
          <w:tcPr>
            <w:tcW w:w="1304" w:type="pct"/>
            <w:shd w:val="clear" w:color="auto" w:fill="auto"/>
          </w:tcPr>
          <w:p w14:paraId="72E7EDBF" w14:textId="77777777" w:rsidR="00676464" w:rsidRPr="007C1D64" w:rsidRDefault="00676464" w:rsidP="00676464">
            <w:pPr>
              <w:jc w:val="left"/>
              <w:rPr>
                <w:rFonts w:ascii="Avenir Book" w:hAnsi="Avenir Book"/>
                <w:b/>
              </w:rPr>
            </w:pPr>
            <w:r w:rsidRPr="007C1D64">
              <w:rPr>
                <w:rFonts w:ascii="Avenir Book" w:hAnsi="Avenir Book"/>
                <w:b/>
              </w:rPr>
              <w:lastRenderedPageBreak/>
              <w:t>Measurement methods and procedures</w:t>
            </w:r>
          </w:p>
        </w:tc>
        <w:tc>
          <w:tcPr>
            <w:tcW w:w="3696" w:type="pct"/>
            <w:shd w:val="clear" w:color="auto" w:fill="auto"/>
          </w:tcPr>
          <w:p w14:paraId="46989B4B" w14:textId="77777777" w:rsidR="000E59DD" w:rsidRDefault="000E59DD" w:rsidP="00676464">
            <w:pPr>
              <w:rPr>
                <w:rFonts w:ascii="Avenir Book" w:hAnsi="Avenir Book"/>
              </w:rPr>
            </w:pPr>
            <w:r>
              <w:rPr>
                <w:rFonts w:ascii="Avenir Book" w:hAnsi="Avenir Book"/>
              </w:rPr>
              <w:t xml:space="preserve">-For (a): it </w:t>
            </w:r>
            <w:r w:rsidRPr="000E59DD">
              <w:rPr>
                <w:rFonts w:ascii="Avenir Book" w:hAnsi="Avenir Book"/>
              </w:rPr>
              <w:t>should be estimated for the distribution and transmission networks of the electricity grid of the same voltage as the connection where the proposed CDM project activity is connected to. The technical distribution losses should not contain other types of grid losses (e.g. commercial losses/theft). The distribution losses can either be calculated by the project participants or be based on references from utilities, network operators or other official documentation</w:t>
            </w:r>
            <w:r w:rsidDel="000E59DD">
              <w:rPr>
                <w:rFonts w:ascii="Avenir Book" w:hAnsi="Avenir Book"/>
              </w:rPr>
              <w:t xml:space="preserve"> </w:t>
            </w:r>
          </w:p>
          <w:p w14:paraId="678A5D17" w14:textId="77777777" w:rsidR="000E59DD" w:rsidRDefault="000E59DD" w:rsidP="00676464">
            <w:pPr>
              <w:rPr>
                <w:rFonts w:ascii="Avenir Book" w:hAnsi="Avenir Book"/>
              </w:rPr>
            </w:pPr>
          </w:p>
          <w:p w14:paraId="42223B2F" w14:textId="7E254C4E" w:rsidR="00676464" w:rsidRPr="007C1D64" w:rsidRDefault="000E59DD" w:rsidP="00676464">
            <w:pPr>
              <w:rPr>
                <w:rFonts w:ascii="Avenir Book" w:hAnsi="Avenir Book"/>
              </w:rPr>
            </w:pPr>
            <w:r>
              <w:rPr>
                <w:rFonts w:ascii="Avenir Book" w:hAnsi="Avenir Book"/>
              </w:rPr>
              <w:t>For (b), default value should be used (</w:t>
            </w:r>
            <w:proofErr w:type="spellStart"/>
            <w:r>
              <w:rPr>
                <w:rFonts w:ascii="Avenir Book" w:hAnsi="Avenir Book"/>
              </w:rPr>
              <w:t>ie</w:t>
            </w:r>
            <w:proofErr w:type="spellEnd"/>
            <w:r>
              <w:rPr>
                <w:rFonts w:ascii="Avenir Book" w:hAnsi="Avenir Book"/>
              </w:rPr>
              <w:t>, 20%)</w:t>
            </w:r>
          </w:p>
        </w:tc>
      </w:tr>
      <w:tr w:rsidR="00676464" w:rsidRPr="007C1D64" w14:paraId="64794299" w14:textId="77777777" w:rsidTr="00676464">
        <w:trPr>
          <w:cantSplit/>
          <w:jc w:val="center"/>
        </w:trPr>
        <w:tc>
          <w:tcPr>
            <w:tcW w:w="1304" w:type="pct"/>
            <w:shd w:val="clear" w:color="auto" w:fill="auto"/>
          </w:tcPr>
          <w:p w14:paraId="1BFED1B3" w14:textId="77777777" w:rsidR="00676464" w:rsidRPr="007C1D64" w:rsidRDefault="00676464" w:rsidP="00676464">
            <w:pPr>
              <w:rPr>
                <w:rFonts w:ascii="Avenir Book" w:hAnsi="Avenir Book"/>
                <w:b/>
              </w:rPr>
            </w:pPr>
            <w:r w:rsidRPr="007C1D64">
              <w:rPr>
                <w:rFonts w:ascii="Avenir Book" w:hAnsi="Avenir Book"/>
                <w:b/>
              </w:rPr>
              <w:t>Monitoring frequency</w:t>
            </w:r>
          </w:p>
        </w:tc>
        <w:tc>
          <w:tcPr>
            <w:tcW w:w="3696" w:type="pct"/>
            <w:shd w:val="clear" w:color="auto" w:fill="auto"/>
          </w:tcPr>
          <w:p w14:paraId="19BF8C62" w14:textId="77777777" w:rsidR="00676464" w:rsidRPr="007C1D64" w:rsidRDefault="00845082" w:rsidP="00676464">
            <w:pPr>
              <w:rPr>
                <w:rFonts w:ascii="Avenir Book" w:hAnsi="Avenir Book"/>
              </w:rPr>
            </w:pPr>
            <w:r>
              <w:rPr>
                <w:rFonts w:ascii="Avenir Book" w:hAnsi="Avenir Book"/>
              </w:rPr>
              <w:t>Annual</w:t>
            </w:r>
          </w:p>
        </w:tc>
      </w:tr>
      <w:tr w:rsidR="00676464" w:rsidRPr="007C1D64" w14:paraId="0E51D086" w14:textId="77777777" w:rsidTr="00676464">
        <w:trPr>
          <w:cantSplit/>
          <w:jc w:val="center"/>
        </w:trPr>
        <w:tc>
          <w:tcPr>
            <w:tcW w:w="1304" w:type="pct"/>
            <w:shd w:val="clear" w:color="auto" w:fill="auto"/>
          </w:tcPr>
          <w:p w14:paraId="1AFCCDDD" w14:textId="77777777" w:rsidR="00676464" w:rsidRPr="007C1D64" w:rsidRDefault="00676464" w:rsidP="00676464">
            <w:pPr>
              <w:rPr>
                <w:rFonts w:ascii="Avenir Book" w:hAnsi="Avenir Book"/>
                <w:b/>
              </w:rPr>
            </w:pPr>
            <w:r w:rsidRPr="007C1D64">
              <w:rPr>
                <w:rFonts w:ascii="Avenir Book" w:hAnsi="Avenir Book"/>
                <w:b/>
              </w:rPr>
              <w:t>QA/QC procedures</w:t>
            </w:r>
          </w:p>
        </w:tc>
        <w:tc>
          <w:tcPr>
            <w:tcW w:w="3696" w:type="pct"/>
            <w:shd w:val="clear" w:color="auto" w:fill="auto"/>
          </w:tcPr>
          <w:p w14:paraId="6F724870" w14:textId="77777777" w:rsidR="00676464" w:rsidRPr="007C1D64" w:rsidRDefault="00845082" w:rsidP="00676464">
            <w:pPr>
              <w:rPr>
                <w:rFonts w:ascii="Avenir Book" w:hAnsi="Avenir Book"/>
              </w:rPr>
            </w:pPr>
            <w:r>
              <w:rPr>
                <w:rFonts w:ascii="Avenir Book" w:hAnsi="Avenir Book"/>
              </w:rPr>
              <w:t>-</w:t>
            </w:r>
          </w:p>
        </w:tc>
      </w:tr>
      <w:tr w:rsidR="00676464" w:rsidRPr="007C1D64" w14:paraId="3B642280" w14:textId="77777777" w:rsidTr="00676464">
        <w:trPr>
          <w:cantSplit/>
          <w:jc w:val="center"/>
        </w:trPr>
        <w:tc>
          <w:tcPr>
            <w:tcW w:w="1304" w:type="pct"/>
            <w:shd w:val="clear" w:color="auto" w:fill="auto"/>
          </w:tcPr>
          <w:p w14:paraId="73B96471" w14:textId="77777777" w:rsidR="00676464" w:rsidRPr="007C1D64" w:rsidRDefault="00676464" w:rsidP="00676464">
            <w:pPr>
              <w:rPr>
                <w:rFonts w:ascii="Avenir Book" w:hAnsi="Avenir Book"/>
                <w:b/>
              </w:rPr>
            </w:pPr>
            <w:r w:rsidRPr="007C1D64">
              <w:rPr>
                <w:rFonts w:ascii="Avenir Book" w:hAnsi="Avenir Book"/>
                <w:b/>
              </w:rPr>
              <w:t>Purpose of data</w:t>
            </w:r>
          </w:p>
        </w:tc>
        <w:tc>
          <w:tcPr>
            <w:tcW w:w="3696" w:type="pct"/>
            <w:shd w:val="clear" w:color="auto" w:fill="auto"/>
          </w:tcPr>
          <w:p w14:paraId="2A4F32FF" w14:textId="77777777" w:rsidR="00676464" w:rsidRPr="007C1D64" w:rsidRDefault="00845082" w:rsidP="00676464">
            <w:pPr>
              <w:rPr>
                <w:rFonts w:ascii="Avenir Book" w:hAnsi="Avenir Book"/>
              </w:rPr>
            </w:pPr>
            <w:r>
              <w:rPr>
                <w:rFonts w:ascii="Avenir Book" w:hAnsi="Avenir Book"/>
              </w:rPr>
              <w:t xml:space="preserve">Calculation of project emission </w:t>
            </w:r>
          </w:p>
        </w:tc>
      </w:tr>
      <w:tr w:rsidR="00676464" w:rsidRPr="007C1D64" w14:paraId="17FB6F1A" w14:textId="77777777" w:rsidTr="00676464">
        <w:trPr>
          <w:cantSplit/>
          <w:jc w:val="center"/>
        </w:trPr>
        <w:tc>
          <w:tcPr>
            <w:tcW w:w="1304" w:type="pct"/>
            <w:shd w:val="clear" w:color="auto" w:fill="auto"/>
          </w:tcPr>
          <w:p w14:paraId="0B8C5561" w14:textId="77777777" w:rsidR="00676464" w:rsidRPr="007C1D64" w:rsidRDefault="00676464" w:rsidP="00676464">
            <w:pPr>
              <w:rPr>
                <w:rFonts w:ascii="Avenir Book" w:hAnsi="Avenir Book"/>
                <w:b/>
              </w:rPr>
            </w:pPr>
            <w:r w:rsidRPr="007C1D64">
              <w:rPr>
                <w:rFonts w:ascii="Avenir Book" w:hAnsi="Avenir Book"/>
                <w:b/>
              </w:rPr>
              <w:t>Additional comment</w:t>
            </w:r>
          </w:p>
        </w:tc>
        <w:tc>
          <w:tcPr>
            <w:tcW w:w="3696" w:type="pct"/>
            <w:shd w:val="clear" w:color="auto" w:fill="auto"/>
          </w:tcPr>
          <w:p w14:paraId="21B42BA7" w14:textId="77777777" w:rsidR="00676464" w:rsidRPr="007C1D64" w:rsidRDefault="00845082" w:rsidP="00676464">
            <w:pPr>
              <w:rPr>
                <w:rFonts w:ascii="Avenir Book" w:hAnsi="Avenir Book"/>
              </w:rPr>
            </w:pPr>
            <w:r>
              <w:rPr>
                <w:rFonts w:ascii="Avenir Book" w:hAnsi="Avenir Book"/>
              </w:rPr>
              <w:t xml:space="preserve">First preference will be given to the data provided by grid operator/government. If the data is not available, then the default value as per the tool, 20% will be used. </w:t>
            </w:r>
          </w:p>
        </w:tc>
      </w:tr>
    </w:tbl>
    <w:p w14:paraId="23E1EC39" w14:textId="77777777" w:rsidR="00676464" w:rsidRDefault="00676464" w:rsidP="00676464">
      <w:pPr>
        <w:pStyle w:val="SDMPDDPoASubSection2"/>
        <w:tabs>
          <w:tab w:val="clear" w:pos="1474"/>
        </w:tabs>
        <w:rPr>
          <w:rFonts w:ascii="Avenir Book" w:eastAsia="MS Mincho" w:hAnsi="Avenir Book"/>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676464" w:rsidRPr="007C1D64" w14:paraId="1A9C7806" w14:textId="77777777" w:rsidTr="00676464">
        <w:trPr>
          <w:cantSplit/>
          <w:jc w:val="center"/>
        </w:trPr>
        <w:tc>
          <w:tcPr>
            <w:tcW w:w="1304" w:type="pct"/>
            <w:shd w:val="clear" w:color="auto" w:fill="auto"/>
          </w:tcPr>
          <w:p w14:paraId="2D300DE4" w14:textId="77777777" w:rsidR="00676464" w:rsidRPr="007C1D64" w:rsidRDefault="00676464" w:rsidP="00676464">
            <w:pPr>
              <w:rPr>
                <w:rFonts w:ascii="Avenir Book" w:hAnsi="Avenir Book"/>
                <w:b/>
              </w:rPr>
            </w:pPr>
            <w:r w:rsidRPr="007C1D64">
              <w:rPr>
                <w:rFonts w:ascii="Avenir Book" w:hAnsi="Avenir Book"/>
                <w:b/>
              </w:rPr>
              <w:t>Relevant SDG Indicator</w:t>
            </w:r>
          </w:p>
        </w:tc>
        <w:tc>
          <w:tcPr>
            <w:tcW w:w="3696" w:type="pct"/>
            <w:shd w:val="clear" w:color="auto" w:fill="auto"/>
          </w:tcPr>
          <w:p w14:paraId="2791ACBC" w14:textId="77777777" w:rsidR="00676464" w:rsidRPr="003C0310" w:rsidRDefault="00676464" w:rsidP="00676464">
            <w:pPr>
              <w:pStyle w:val="RegTableText"/>
              <w:rPr>
                <w:rFonts w:ascii="Avenir Book" w:hAnsi="Avenir Book"/>
              </w:rPr>
            </w:pPr>
            <w:r w:rsidRPr="003C0310">
              <w:rPr>
                <w:rFonts w:ascii="Avenir Book" w:hAnsi="Avenir Book"/>
              </w:rPr>
              <w:t xml:space="preserve">SGD 13: Climate Action </w:t>
            </w:r>
          </w:p>
        </w:tc>
      </w:tr>
      <w:tr w:rsidR="00676464" w:rsidRPr="007C1D64" w14:paraId="4A81D30F" w14:textId="77777777" w:rsidTr="00676464">
        <w:trPr>
          <w:cantSplit/>
          <w:jc w:val="center"/>
        </w:trPr>
        <w:tc>
          <w:tcPr>
            <w:tcW w:w="1304" w:type="pct"/>
            <w:shd w:val="clear" w:color="auto" w:fill="auto"/>
          </w:tcPr>
          <w:p w14:paraId="7FB53BD8" w14:textId="77777777" w:rsidR="00676464" w:rsidRPr="007C1D64" w:rsidRDefault="00676464" w:rsidP="00676464">
            <w:pPr>
              <w:rPr>
                <w:rFonts w:ascii="Avenir Book" w:hAnsi="Avenir Book"/>
                <w:b/>
              </w:rPr>
            </w:pPr>
            <w:r w:rsidRPr="007C1D64">
              <w:rPr>
                <w:rFonts w:ascii="Avenir Book" w:hAnsi="Avenir Book"/>
                <w:b/>
              </w:rPr>
              <w:t>Data / Parameter</w:t>
            </w:r>
          </w:p>
        </w:tc>
        <w:tc>
          <w:tcPr>
            <w:tcW w:w="3696" w:type="pct"/>
            <w:shd w:val="clear" w:color="auto" w:fill="auto"/>
          </w:tcPr>
          <w:p w14:paraId="66C5BA1D" w14:textId="77777777" w:rsidR="00676464" w:rsidRPr="007C1D64" w:rsidRDefault="00047041" w:rsidP="00676464">
            <w:pPr>
              <w:rPr>
                <w:rFonts w:ascii="Avenir Book" w:hAnsi="Avenir Book"/>
              </w:rPr>
            </w:pPr>
            <w:proofErr w:type="spellStart"/>
            <w:proofErr w:type="gramStart"/>
            <w:r>
              <w:rPr>
                <w:rFonts w:ascii="Avenir Book" w:hAnsi="Avenir Book"/>
              </w:rPr>
              <w:t>FC</w:t>
            </w:r>
            <w:r w:rsidRPr="00047041">
              <w:rPr>
                <w:rFonts w:ascii="Avenir Book" w:hAnsi="Avenir Book"/>
                <w:vertAlign w:val="subscript"/>
              </w:rPr>
              <w:t>diesel,y</w:t>
            </w:r>
            <w:proofErr w:type="spellEnd"/>
            <w:proofErr w:type="gramEnd"/>
          </w:p>
        </w:tc>
      </w:tr>
      <w:tr w:rsidR="00676464" w:rsidRPr="007C1D64" w14:paraId="0DAE794C" w14:textId="77777777" w:rsidTr="00676464">
        <w:trPr>
          <w:cantSplit/>
          <w:jc w:val="center"/>
        </w:trPr>
        <w:tc>
          <w:tcPr>
            <w:tcW w:w="1304" w:type="pct"/>
            <w:shd w:val="clear" w:color="auto" w:fill="auto"/>
          </w:tcPr>
          <w:p w14:paraId="718ACF32" w14:textId="77777777" w:rsidR="00676464" w:rsidRPr="007C1D64" w:rsidRDefault="00676464" w:rsidP="00676464">
            <w:pPr>
              <w:rPr>
                <w:rFonts w:ascii="Avenir Book" w:hAnsi="Avenir Book"/>
                <w:b/>
              </w:rPr>
            </w:pPr>
            <w:r w:rsidRPr="007C1D64">
              <w:rPr>
                <w:rFonts w:ascii="Avenir Book" w:hAnsi="Avenir Book"/>
                <w:b/>
              </w:rPr>
              <w:t>Unit</w:t>
            </w:r>
          </w:p>
        </w:tc>
        <w:tc>
          <w:tcPr>
            <w:tcW w:w="3696" w:type="pct"/>
            <w:shd w:val="clear" w:color="auto" w:fill="auto"/>
          </w:tcPr>
          <w:p w14:paraId="753BAED1" w14:textId="77777777" w:rsidR="00676464" w:rsidRPr="007C1D64" w:rsidRDefault="00047041" w:rsidP="00047041">
            <w:pPr>
              <w:rPr>
                <w:rFonts w:ascii="Avenir Book" w:hAnsi="Avenir Book"/>
              </w:rPr>
            </w:pPr>
            <w:r>
              <w:rPr>
                <w:rFonts w:ascii="Avenir Book" w:hAnsi="Avenir Book"/>
              </w:rPr>
              <w:t>l</w:t>
            </w:r>
          </w:p>
        </w:tc>
      </w:tr>
      <w:tr w:rsidR="00047041" w:rsidRPr="007C1D64" w14:paraId="15630DFE" w14:textId="77777777" w:rsidTr="00676464">
        <w:trPr>
          <w:cantSplit/>
          <w:jc w:val="center"/>
        </w:trPr>
        <w:tc>
          <w:tcPr>
            <w:tcW w:w="1304" w:type="pct"/>
            <w:shd w:val="clear" w:color="auto" w:fill="auto"/>
          </w:tcPr>
          <w:p w14:paraId="79700557" w14:textId="77777777" w:rsidR="00047041" w:rsidRPr="007C1D64" w:rsidRDefault="00047041" w:rsidP="00676464">
            <w:pPr>
              <w:rPr>
                <w:rFonts w:ascii="Avenir Book" w:hAnsi="Avenir Book"/>
                <w:b/>
              </w:rPr>
            </w:pPr>
            <w:r w:rsidRPr="007C1D64">
              <w:rPr>
                <w:rFonts w:ascii="Avenir Book" w:hAnsi="Avenir Book"/>
                <w:b/>
              </w:rPr>
              <w:t>Description</w:t>
            </w:r>
          </w:p>
        </w:tc>
        <w:tc>
          <w:tcPr>
            <w:tcW w:w="3696" w:type="pct"/>
            <w:shd w:val="clear" w:color="auto" w:fill="auto"/>
          </w:tcPr>
          <w:p w14:paraId="5989C54D" w14:textId="36C5494A" w:rsidR="00047041" w:rsidRPr="007C1D64" w:rsidRDefault="00047041" w:rsidP="00502F81">
            <w:pPr>
              <w:rPr>
                <w:rFonts w:ascii="Avenir Book" w:hAnsi="Avenir Book"/>
              </w:rPr>
            </w:pPr>
            <w:r w:rsidRPr="00047041">
              <w:rPr>
                <w:rFonts w:ascii="Avenir Book" w:hAnsi="Avenir Book"/>
              </w:rPr>
              <w:t xml:space="preserve">Quantity </w:t>
            </w:r>
            <w:r w:rsidR="001C5B6A" w:rsidRPr="00047041">
              <w:rPr>
                <w:rFonts w:ascii="Avenir Book" w:hAnsi="Avenir Book"/>
              </w:rPr>
              <w:t>of diesel</w:t>
            </w:r>
            <w:r w:rsidR="006754F3">
              <w:rPr>
                <w:rFonts w:ascii="Avenir Book" w:hAnsi="Avenir Book"/>
              </w:rPr>
              <w:t xml:space="preserve"> </w:t>
            </w:r>
            <w:r w:rsidRPr="00047041">
              <w:rPr>
                <w:rFonts w:ascii="Avenir Book" w:hAnsi="Avenir Book"/>
              </w:rPr>
              <w:t>combusted during the year y</w:t>
            </w:r>
          </w:p>
        </w:tc>
      </w:tr>
      <w:tr w:rsidR="00047041" w:rsidRPr="007C1D64" w14:paraId="6BF7C7CA" w14:textId="77777777" w:rsidTr="00676464">
        <w:trPr>
          <w:cantSplit/>
          <w:jc w:val="center"/>
        </w:trPr>
        <w:tc>
          <w:tcPr>
            <w:tcW w:w="1304" w:type="pct"/>
            <w:shd w:val="clear" w:color="auto" w:fill="auto"/>
          </w:tcPr>
          <w:p w14:paraId="141C75C9" w14:textId="77777777" w:rsidR="00047041" w:rsidRPr="007C1D64" w:rsidRDefault="00047041" w:rsidP="00676464">
            <w:pPr>
              <w:rPr>
                <w:rFonts w:ascii="Avenir Book" w:hAnsi="Avenir Book"/>
                <w:b/>
              </w:rPr>
            </w:pPr>
            <w:r w:rsidRPr="007C1D64">
              <w:rPr>
                <w:rFonts w:ascii="Avenir Book" w:hAnsi="Avenir Book"/>
                <w:b/>
              </w:rPr>
              <w:t>Source of data</w:t>
            </w:r>
          </w:p>
        </w:tc>
        <w:tc>
          <w:tcPr>
            <w:tcW w:w="3696" w:type="pct"/>
            <w:shd w:val="clear" w:color="auto" w:fill="auto"/>
          </w:tcPr>
          <w:p w14:paraId="22DF4F74" w14:textId="77777777" w:rsidR="00047041" w:rsidRPr="007C1D64" w:rsidRDefault="00047041" w:rsidP="00676464">
            <w:pPr>
              <w:rPr>
                <w:rFonts w:ascii="Avenir Book" w:hAnsi="Avenir Book"/>
              </w:rPr>
            </w:pPr>
            <w:r>
              <w:rPr>
                <w:rFonts w:ascii="Avenir Book" w:hAnsi="Avenir Book"/>
              </w:rPr>
              <w:t xml:space="preserve">Plant records </w:t>
            </w:r>
          </w:p>
        </w:tc>
      </w:tr>
      <w:tr w:rsidR="00047041" w:rsidRPr="007C1D64" w14:paraId="24B50454" w14:textId="77777777" w:rsidTr="00676464">
        <w:trPr>
          <w:cantSplit/>
          <w:jc w:val="center"/>
        </w:trPr>
        <w:tc>
          <w:tcPr>
            <w:tcW w:w="1304" w:type="pct"/>
            <w:shd w:val="clear" w:color="auto" w:fill="auto"/>
          </w:tcPr>
          <w:p w14:paraId="1BB8887F" w14:textId="77777777" w:rsidR="00047041" w:rsidRPr="007C1D64" w:rsidRDefault="00047041" w:rsidP="00676464">
            <w:pPr>
              <w:rPr>
                <w:rFonts w:ascii="Avenir Book" w:hAnsi="Avenir Book"/>
                <w:b/>
              </w:rPr>
            </w:pPr>
            <w:r w:rsidRPr="007C1D64">
              <w:rPr>
                <w:rFonts w:ascii="Avenir Book" w:hAnsi="Avenir Book"/>
                <w:b/>
              </w:rPr>
              <w:t>Value(s) applied</w:t>
            </w:r>
          </w:p>
        </w:tc>
        <w:tc>
          <w:tcPr>
            <w:tcW w:w="3696" w:type="pct"/>
            <w:shd w:val="clear" w:color="auto" w:fill="auto"/>
          </w:tcPr>
          <w:p w14:paraId="11592A36" w14:textId="77777777" w:rsidR="00047041" w:rsidRPr="007C1D64" w:rsidRDefault="00047041" w:rsidP="00676464">
            <w:pPr>
              <w:rPr>
                <w:rFonts w:ascii="Avenir Book" w:hAnsi="Avenir Book"/>
              </w:rPr>
            </w:pPr>
          </w:p>
        </w:tc>
      </w:tr>
      <w:tr w:rsidR="00047041" w:rsidRPr="007C1D64" w14:paraId="68D89558" w14:textId="77777777" w:rsidTr="00676464">
        <w:trPr>
          <w:cantSplit/>
          <w:jc w:val="center"/>
        </w:trPr>
        <w:tc>
          <w:tcPr>
            <w:tcW w:w="1304" w:type="pct"/>
            <w:shd w:val="clear" w:color="auto" w:fill="auto"/>
          </w:tcPr>
          <w:p w14:paraId="4F73D285" w14:textId="77777777" w:rsidR="00047041" w:rsidRPr="007C1D64" w:rsidRDefault="00047041" w:rsidP="00676464">
            <w:pPr>
              <w:jc w:val="left"/>
              <w:rPr>
                <w:rFonts w:ascii="Avenir Book" w:hAnsi="Avenir Book"/>
                <w:b/>
              </w:rPr>
            </w:pPr>
            <w:r w:rsidRPr="007C1D64">
              <w:rPr>
                <w:rFonts w:ascii="Avenir Book" w:hAnsi="Avenir Book"/>
                <w:b/>
              </w:rPr>
              <w:t>Measurement methods and procedures</w:t>
            </w:r>
          </w:p>
        </w:tc>
        <w:tc>
          <w:tcPr>
            <w:tcW w:w="3696" w:type="pct"/>
            <w:shd w:val="clear" w:color="auto" w:fill="auto"/>
          </w:tcPr>
          <w:p w14:paraId="29602783" w14:textId="02F9F7BC" w:rsidR="00047041" w:rsidRPr="007C1D64" w:rsidRDefault="00047041" w:rsidP="00047041">
            <w:pPr>
              <w:rPr>
                <w:rFonts w:ascii="Avenir Book" w:hAnsi="Avenir Book"/>
              </w:rPr>
            </w:pPr>
            <w:r w:rsidRPr="00047041">
              <w:rPr>
                <w:rFonts w:ascii="Avenir Book" w:hAnsi="Avenir Book"/>
              </w:rPr>
              <w:t xml:space="preserve">Purchase records and invoices are used to estimate diesel consumption in year y. If </w:t>
            </w:r>
            <w:r w:rsidR="001C5B6A" w:rsidRPr="00047041">
              <w:rPr>
                <w:rFonts w:ascii="Avenir Book" w:hAnsi="Avenir Book"/>
              </w:rPr>
              <w:t>possible,</w:t>
            </w:r>
            <w:r w:rsidRPr="00047041">
              <w:rPr>
                <w:rFonts w:ascii="Avenir Book" w:hAnsi="Avenir Book"/>
              </w:rPr>
              <w:t xml:space="preserve"> accuracy will be cross-checked with direct measurements. </w:t>
            </w:r>
          </w:p>
        </w:tc>
      </w:tr>
      <w:tr w:rsidR="00047041" w:rsidRPr="007C1D64" w14:paraId="0920FD86" w14:textId="77777777" w:rsidTr="00676464">
        <w:trPr>
          <w:cantSplit/>
          <w:jc w:val="center"/>
        </w:trPr>
        <w:tc>
          <w:tcPr>
            <w:tcW w:w="1304" w:type="pct"/>
            <w:shd w:val="clear" w:color="auto" w:fill="auto"/>
          </w:tcPr>
          <w:p w14:paraId="57E6391E" w14:textId="77777777" w:rsidR="00047041" w:rsidRPr="007C1D64" w:rsidRDefault="00047041" w:rsidP="00676464">
            <w:pPr>
              <w:rPr>
                <w:rFonts w:ascii="Avenir Book" w:hAnsi="Avenir Book"/>
                <w:b/>
              </w:rPr>
            </w:pPr>
            <w:r w:rsidRPr="007C1D64">
              <w:rPr>
                <w:rFonts w:ascii="Avenir Book" w:hAnsi="Avenir Book"/>
                <w:b/>
              </w:rPr>
              <w:t>Monitoring frequency</w:t>
            </w:r>
          </w:p>
        </w:tc>
        <w:tc>
          <w:tcPr>
            <w:tcW w:w="3696" w:type="pct"/>
            <w:shd w:val="clear" w:color="auto" w:fill="auto"/>
          </w:tcPr>
          <w:p w14:paraId="362A202C" w14:textId="77777777" w:rsidR="00047041" w:rsidRPr="007C1D64" w:rsidRDefault="00047041" w:rsidP="00676464">
            <w:pPr>
              <w:rPr>
                <w:rFonts w:ascii="Avenir Book" w:hAnsi="Avenir Book"/>
              </w:rPr>
            </w:pPr>
            <w:r w:rsidRPr="00047041">
              <w:rPr>
                <w:rFonts w:ascii="Avenir Book" w:hAnsi="Avenir Book"/>
              </w:rPr>
              <w:t>yearly / continuously</w:t>
            </w:r>
          </w:p>
        </w:tc>
      </w:tr>
      <w:tr w:rsidR="00047041" w:rsidRPr="007C1D64" w14:paraId="70DF85C5" w14:textId="77777777" w:rsidTr="00676464">
        <w:trPr>
          <w:cantSplit/>
          <w:jc w:val="center"/>
        </w:trPr>
        <w:tc>
          <w:tcPr>
            <w:tcW w:w="1304" w:type="pct"/>
            <w:shd w:val="clear" w:color="auto" w:fill="auto"/>
          </w:tcPr>
          <w:p w14:paraId="51AAA05F" w14:textId="77777777" w:rsidR="00047041" w:rsidRPr="007C1D64" w:rsidRDefault="00047041" w:rsidP="00676464">
            <w:pPr>
              <w:rPr>
                <w:rFonts w:ascii="Avenir Book" w:hAnsi="Avenir Book"/>
                <w:b/>
              </w:rPr>
            </w:pPr>
            <w:r w:rsidRPr="007C1D64">
              <w:rPr>
                <w:rFonts w:ascii="Avenir Book" w:hAnsi="Avenir Book"/>
                <w:b/>
              </w:rPr>
              <w:t>QA/QC procedures</w:t>
            </w:r>
          </w:p>
        </w:tc>
        <w:tc>
          <w:tcPr>
            <w:tcW w:w="3696" w:type="pct"/>
            <w:shd w:val="clear" w:color="auto" w:fill="auto"/>
          </w:tcPr>
          <w:p w14:paraId="19D73A2D" w14:textId="77777777" w:rsidR="00047041" w:rsidRPr="007C1D64" w:rsidRDefault="00047041" w:rsidP="00676464">
            <w:pPr>
              <w:rPr>
                <w:rFonts w:ascii="Avenir Book" w:hAnsi="Avenir Book"/>
              </w:rPr>
            </w:pPr>
            <w:r>
              <w:rPr>
                <w:rFonts w:ascii="Avenir Book" w:hAnsi="Avenir Book"/>
              </w:rPr>
              <w:t>-</w:t>
            </w:r>
          </w:p>
        </w:tc>
      </w:tr>
      <w:tr w:rsidR="00047041" w:rsidRPr="007C1D64" w14:paraId="0A30CBFF" w14:textId="77777777" w:rsidTr="00676464">
        <w:trPr>
          <w:cantSplit/>
          <w:jc w:val="center"/>
        </w:trPr>
        <w:tc>
          <w:tcPr>
            <w:tcW w:w="1304" w:type="pct"/>
            <w:shd w:val="clear" w:color="auto" w:fill="auto"/>
          </w:tcPr>
          <w:p w14:paraId="4A1BC3F6" w14:textId="77777777" w:rsidR="00047041" w:rsidRPr="007C1D64" w:rsidRDefault="00047041" w:rsidP="00676464">
            <w:pPr>
              <w:rPr>
                <w:rFonts w:ascii="Avenir Book" w:hAnsi="Avenir Book"/>
                <w:b/>
              </w:rPr>
            </w:pPr>
            <w:r w:rsidRPr="007C1D64">
              <w:rPr>
                <w:rFonts w:ascii="Avenir Book" w:hAnsi="Avenir Book"/>
                <w:b/>
              </w:rPr>
              <w:t>Purpose of data</w:t>
            </w:r>
          </w:p>
        </w:tc>
        <w:tc>
          <w:tcPr>
            <w:tcW w:w="3696" w:type="pct"/>
            <w:shd w:val="clear" w:color="auto" w:fill="auto"/>
          </w:tcPr>
          <w:p w14:paraId="263995B3" w14:textId="77777777" w:rsidR="00047041" w:rsidRPr="007C1D64" w:rsidRDefault="00047041" w:rsidP="00676464">
            <w:pPr>
              <w:rPr>
                <w:rFonts w:ascii="Avenir Book" w:hAnsi="Avenir Book"/>
              </w:rPr>
            </w:pPr>
            <w:r>
              <w:rPr>
                <w:rFonts w:ascii="Avenir Book" w:hAnsi="Avenir Book"/>
              </w:rPr>
              <w:t xml:space="preserve">Calculation of project emission. </w:t>
            </w:r>
          </w:p>
        </w:tc>
      </w:tr>
      <w:tr w:rsidR="00047041" w:rsidRPr="007C1D64" w14:paraId="6D7CDBDD" w14:textId="77777777" w:rsidTr="00676464">
        <w:trPr>
          <w:cantSplit/>
          <w:jc w:val="center"/>
        </w:trPr>
        <w:tc>
          <w:tcPr>
            <w:tcW w:w="1304" w:type="pct"/>
            <w:shd w:val="clear" w:color="auto" w:fill="auto"/>
          </w:tcPr>
          <w:p w14:paraId="0D0EB28F" w14:textId="77777777" w:rsidR="00047041" w:rsidRPr="007C1D64" w:rsidRDefault="00047041" w:rsidP="00676464">
            <w:pPr>
              <w:rPr>
                <w:rFonts w:ascii="Avenir Book" w:hAnsi="Avenir Book"/>
                <w:b/>
              </w:rPr>
            </w:pPr>
            <w:r w:rsidRPr="007C1D64">
              <w:rPr>
                <w:rFonts w:ascii="Avenir Book" w:hAnsi="Avenir Book"/>
                <w:b/>
              </w:rPr>
              <w:t>Additional comment</w:t>
            </w:r>
          </w:p>
        </w:tc>
        <w:tc>
          <w:tcPr>
            <w:tcW w:w="3696" w:type="pct"/>
            <w:shd w:val="clear" w:color="auto" w:fill="auto"/>
          </w:tcPr>
          <w:p w14:paraId="07E4BEEA" w14:textId="77777777" w:rsidR="00047041" w:rsidRPr="007C1D64" w:rsidRDefault="00047041" w:rsidP="00676464">
            <w:pPr>
              <w:rPr>
                <w:rFonts w:ascii="Avenir Book" w:hAnsi="Avenir Book"/>
              </w:rPr>
            </w:pPr>
          </w:p>
        </w:tc>
      </w:tr>
    </w:tbl>
    <w:p w14:paraId="6A0BAAB6" w14:textId="77777777" w:rsidR="00047041" w:rsidRDefault="00047041" w:rsidP="0004704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047041" w:rsidRPr="007C1D64" w14:paraId="447D8352" w14:textId="77777777" w:rsidTr="00502F81">
        <w:trPr>
          <w:cantSplit/>
          <w:trHeight w:val="280"/>
          <w:jc w:val="center"/>
        </w:trPr>
        <w:tc>
          <w:tcPr>
            <w:tcW w:w="1341" w:type="pct"/>
            <w:shd w:val="clear" w:color="auto" w:fill="auto"/>
          </w:tcPr>
          <w:p w14:paraId="5CA10B04" w14:textId="77777777" w:rsidR="00047041" w:rsidRPr="007C1D64" w:rsidRDefault="00047041" w:rsidP="00502F81">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29307ECF" w14:textId="77777777" w:rsidR="00047041" w:rsidRPr="007C1D64" w:rsidRDefault="00047041" w:rsidP="00502F81">
            <w:pPr>
              <w:pStyle w:val="RegTableText"/>
              <w:rPr>
                <w:rFonts w:ascii="Avenir Book" w:hAnsi="Avenir Book"/>
              </w:rPr>
            </w:pPr>
            <w:r>
              <w:rPr>
                <w:rFonts w:ascii="Avenir Book" w:hAnsi="Avenir Book"/>
              </w:rPr>
              <w:t xml:space="preserve">SGD 13: Climate Action </w:t>
            </w:r>
          </w:p>
        </w:tc>
      </w:tr>
      <w:tr w:rsidR="00047041" w:rsidRPr="007C1D64" w14:paraId="08AA498E" w14:textId="77777777" w:rsidTr="00502F81">
        <w:trPr>
          <w:cantSplit/>
          <w:trHeight w:val="280"/>
          <w:jc w:val="center"/>
        </w:trPr>
        <w:tc>
          <w:tcPr>
            <w:tcW w:w="1341" w:type="pct"/>
            <w:shd w:val="clear" w:color="auto" w:fill="auto"/>
          </w:tcPr>
          <w:p w14:paraId="1E23BC81" w14:textId="77777777" w:rsidR="00047041" w:rsidRPr="00F87395" w:rsidRDefault="00047041" w:rsidP="00502F81">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5C0360ED" w14:textId="77777777" w:rsidR="00047041" w:rsidRPr="007C1D64" w:rsidRDefault="00047041" w:rsidP="00502F81">
            <w:pPr>
              <w:pStyle w:val="RegTableText"/>
              <w:rPr>
                <w:rFonts w:ascii="Avenir Book" w:hAnsi="Avenir Book"/>
              </w:rPr>
            </w:pPr>
            <w:r w:rsidRPr="00EB0B41">
              <w:rPr>
                <w:rFonts w:ascii="Cambria Math" w:hAnsi="Cambria Math" w:cs="Cambria Math"/>
                <w:szCs w:val="22"/>
              </w:rPr>
              <w:t>𝑁𝐶𝑉</w:t>
            </w:r>
            <w:proofErr w:type="gramStart"/>
            <w:r w:rsidRPr="00EB0B41">
              <w:rPr>
                <w:rFonts w:ascii="Avenir Book" w:hAnsi="Avenir Book" w:cs="Cambria Math"/>
                <w:szCs w:val="22"/>
                <w:vertAlign w:val="subscript"/>
              </w:rPr>
              <w:t>diesel</w:t>
            </w:r>
            <w:r w:rsidRPr="00EB0B41">
              <w:rPr>
                <w:rFonts w:ascii="Avenir Book" w:hAnsi="Avenir Book"/>
                <w:szCs w:val="22"/>
                <w:vertAlign w:val="subscript"/>
              </w:rPr>
              <w:t>,</w:t>
            </w:r>
            <w:r w:rsidRPr="00EB0B41">
              <w:rPr>
                <w:rFonts w:ascii="Cambria Math" w:hAnsi="Cambria Math" w:cs="Cambria Math"/>
                <w:szCs w:val="22"/>
                <w:vertAlign w:val="subscript"/>
              </w:rPr>
              <w:t>𝑦</w:t>
            </w:r>
            <w:proofErr w:type="gramEnd"/>
          </w:p>
        </w:tc>
      </w:tr>
      <w:tr w:rsidR="00047041" w:rsidRPr="007C1D64" w14:paraId="4DE880B7" w14:textId="77777777" w:rsidTr="00502F81">
        <w:trPr>
          <w:cantSplit/>
          <w:trHeight w:val="281"/>
          <w:jc w:val="center"/>
        </w:trPr>
        <w:tc>
          <w:tcPr>
            <w:tcW w:w="1341" w:type="pct"/>
            <w:shd w:val="clear" w:color="auto" w:fill="auto"/>
          </w:tcPr>
          <w:p w14:paraId="07D47DD1" w14:textId="77777777" w:rsidR="00047041" w:rsidRPr="007C1D64" w:rsidRDefault="00047041" w:rsidP="00502F81">
            <w:pPr>
              <w:pStyle w:val="RegTableText"/>
              <w:rPr>
                <w:rFonts w:ascii="Avenir Book" w:hAnsi="Avenir Book"/>
                <w:b/>
              </w:rPr>
            </w:pPr>
            <w:r w:rsidRPr="007C1D64">
              <w:rPr>
                <w:rFonts w:ascii="Avenir Book" w:hAnsi="Avenir Book"/>
                <w:b/>
              </w:rPr>
              <w:t>Unit</w:t>
            </w:r>
          </w:p>
        </w:tc>
        <w:tc>
          <w:tcPr>
            <w:tcW w:w="3659" w:type="pct"/>
            <w:shd w:val="clear" w:color="auto" w:fill="auto"/>
          </w:tcPr>
          <w:p w14:paraId="7DEB7B5C" w14:textId="77777777" w:rsidR="00047041" w:rsidRPr="007C1D64" w:rsidRDefault="00047041" w:rsidP="00502F81">
            <w:pPr>
              <w:pStyle w:val="RegTableText"/>
              <w:rPr>
                <w:rFonts w:ascii="Avenir Book" w:hAnsi="Avenir Book"/>
              </w:rPr>
            </w:pPr>
            <w:r>
              <w:rPr>
                <w:rFonts w:ascii="Avenir Book" w:hAnsi="Avenir Book"/>
              </w:rPr>
              <w:t>TJ/Gg</w:t>
            </w:r>
          </w:p>
        </w:tc>
      </w:tr>
      <w:tr w:rsidR="00047041" w:rsidRPr="007C1D64" w14:paraId="384CD6AA" w14:textId="77777777" w:rsidTr="00502F81">
        <w:trPr>
          <w:cantSplit/>
          <w:trHeight w:val="280"/>
          <w:jc w:val="center"/>
        </w:trPr>
        <w:tc>
          <w:tcPr>
            <w:tcW w:w="1341" w:type="pct"/>
            <w:shd w:val="clear" w:color="auto" w:fill="auto"/>
          </w:tcPr>
          <w:p w14:paraId="6B9ED5E7" w14:textId="77777777" w:rsidR="00047041" w:rsidRPr="007C1D64" w:rsidRDefault="00047041" w:rsidP="00502F81">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4780EE90" w14:textId="77777777" w:rsidR="00047041" w:rsidRPr="007C1D64" w:rsidRDefault="00047041" w:rsidP="00502F81">
            <w:pPr>
              <w:pStyle w:val="RegTableText"/>
              <w:rPr>
                <w:rFonts w:ascii="Avenir Book" w:hAnsi="Avenir Book"/>
              </w:rPr>
            </w:pPr>
            <w:r>
              <w:rPr>
                <w:rFonts w:ascii="Avenir Book" w:hAnsi="Avenir Book"/>
              </w:rPr>
              <w:t xml:space="preserve">Net calorific value of diesel </w:t>
            </w:r>
          </w:p>
        </w:tc>
      </w:tr>
      <w:tr w:rsidR="00047041" w:rsidRPr="007C1D64" w14:paraId="1068C3F1" w14:textId="77777777" w:rsidTr="00502F81">
        <w:trPr>
          <w:cantSplit/>
          <w:trHeight w:val="281"/>
          <w:jc w:val="center"/>
        </w:trPr>
        <w:tc>
          <w:tcPr>
            <w:tcW w:w="1341" w:type="pct"/>
            <w:shd w:val="clear" w:color="auto" w:fill="auto"/>
          </w:tcPr>
          <w:p w14:paraId="76D4151E" w14:textId="77777777" w:rsidR="00047041" w:rsidRPr="007C1D64" w:rsidRDefault="00047041" w:rsidP="00502F81">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413B062D" w14:textId="77777777" w:rsidR="00047041" w:rsidRPr="007C1D64" w:rsidRDefault="00047041" w:rsidP="00502F81">
            <w:pPr>
              <w:pStyle w:val="RegTableText"/>
              <w:rPr>
                <w:rFonts w:ascii="Avenir Book" w:hAnsi="Avenir Book"/>
              </w:rPr>
            </w:pPr>
            <w:r w:rsidRPr="00BD02FA">
              <w:rPr>
                <w:rFonts w:ascii="Avenir Book" w:hAnsi="Avenir Book"/>
              </w:rPr>
              <w:t>Table 1.2 of Chapter 1 of Vol. 2 (Energy) of the 2006 IPCC</w:t>
            </w:r>
            <w:r>
              <w:rPr>
                <w:rFonts w:ascii="Avenir Book" w:hAnsi="Avenir Book"/>
              </w:rPr>
              <w:t xml:space="preserve"> </w:t>
            </w:r>
            <w:r w:rsidRPr="00BD02FA">
              <w:rPr>
                <w:rFonts w:ascii="Avenir Book" w:hAnsi="Avenir Book"/>
              </w:rPr>
              <w:t>Guidelines on National</w:t>
            </w:r>
            <w:r>
              <w:rPr>
                <w:rFonts w:ascii="Avenir Book" w:hAnsi="Avenir Book"/>
              </w:rPr>
              <w:t xml:space="preserve"> </w:t>
            </w:r>
            <w:r w:rsidRPr="00BD02FA">
              <w:rPr>
                <w:rFonts w:ascii="Avenir Book" w:hAnsi="Avenir Book"/>
              </w:rPr>
              <w:t>GHG Inventories</w:t>
            </w:r>
          </w:p>
        </w:tc>
      </w:tr>
      <w:tr w:rsidR="00047041" w:rsidRPr="007C1D64" w14:paraId="39AD3475" w14:textId="77777777" w:rsidTr="00502F81">
        <w:trPr>
          <w:cantSplit/>
          <w:trHeight w:val="281"/>
          <w:jc w:val="center"/>
        </w:trPr>
        <w:tc>
          <w:tcPr>
            <w:tcW w:w="1341" w:type="pct"/>
            <w:shd w:val="clear" w:color="auto" w:fill="auto"/>
          </w:tcPr>
          <w:p w14:paraId="1E31B4FE" w14:textId="77777777" w:rsidR="00047041" w:rsidRPr="007C1D64" w:rsidRDefault="00047041" w:rsidP="00502F81">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73F92FD7" w14:textId="77777777" w:rsidR="00047041" w:rsidRPr="007C1D64" w:rsidRDefault="00047041" w:rsidP="00502F81">
            <w:pPr>
              <w:pStyle w:val="RegTableText"/>
              <w:rPr>
                <w:rFonts w:ascii="Avenir Book" w:hAnsi="Avenir Book"/>
              </w:rPr>
            </w:pPr>
            <w:r w:rsidRPr="00BD02FA">
              <w:rPr>
                <w:rFonts w:ascii="Avenir Book" w:hAnsi="Avenir Book"/>
              </w:rPr>
              <w:t>43.3</w:t>
            </w:r>
          </w:p>
        </w:tc>
      </w:tr>
      <w:tr w:rsidR="00047041" w:rsidRPr="007C1D64" w14:paraId="0E23B216" w14:textId="77777777" w:rsidTr="00502F81">
        <w:trPr>
          <w:cantSplit/>
          <w:jc w:val="center"/>
        </w:trPr>
        <w:tc>
          <w:tcPr>
            <w:tcW w:w="1341" w:type="pct"/>
            <w:shd w:val="clear" w:color="auto" w:fill="auto"/>
          </w:tcPr>
          <w:p w14:paraId="44C22EF7" w14:textId="77777777" w:rsidR="00047041" w:rsidRPr="007C1D64" w:rsidRDefault="00047041" w:rsidP="00502F81">
            <w:pPr>
              <w:pStyle w:val="RegTableText"/>
              <w:jc w:val="left"/>
              <w:rPr>
                <w:rFonts w:ascii="Avenir Book" w:hAnsi="Avenir Book"/>
                <w:b/>
              </w:rPr>
            </w:pPr>
            <w:r w:rsidRPr="007C1D64">
              <w:rPr>
                <w:rFonts w:ascii="Avenir Book" w:hAnsi="Avenir Book"/>
                <w:b/>
              </w:rPr>
              <w:t>Measurement methods and procedures</w:t>
            </w:r>
          </w:p>
        </w:tc>
        <w:tc>
          <w:tcPr>
            <w:tcW w:w="3659" w:type="pct"/>
            <w:shd w:val="clear" w:color="auto" w:fill="auto"/>
          </w:tcPr>
          <w:p w14:paraId="689097FD" w14:textId="77777777" w:rsidR="00047041" w:rsidRPr="00047041" w:rsidRDefault="00047041" w:rsidP="00047041">
            <w:pPr>
              <w:pStyle w:val="RegTableText"/>
              <w:rPr>
                <w:rFonts w:ascii="Avenir Book" w:hAnsi="Avenir Book"/>
              </w:rPr>
            </w:pPr>
            <w:r>
              <w:rPr>
                <w:rFonts w:ascii="Avenir Book" w:hAnsi="Avenir Book"/>
              </w:rPr>
              <w:t>Since the supplier data is not available, the IPCC default value</w:t>
            </w:r>
            <w:r w:rsidRPr="00BD02FA">
              <w:rPr>
                <w:rFonts w:ascii="Avenir Book" w:hAnsi="Avenir Book"/>
              </w:rPr>
              <w:t xml:space="preserve"> at the</w:t>
            </w:r>
            <w:r>
              <w:rPr>
                <w:rFonts w:ascii="Avenir Book" w:hAnsi="Avenir Book"/>
              </w:rPr>
              <w:t xml:space="preserve"> </w:t>
            </w:r>
            <w:r w:rsidRPr="00BD02FA">
              <w:rPr>
                <w:rFonts w:ascii="Avenir Book" w:hAnsi="Avenir Book"/>
              </w:rPr>
              <w:t>upper limit of the</w:t>
            </w:r>
            <w:r>
              <w:rPr>
                <w:rFonts w:ascii="Avenir Book" w:hAnsi="Avenir Book"/>
              </w:rPr>
              <w:t xml:space="preserve"> </w:t>
            </w:r>
            <w:r w:rsidRPr="00BD02FA">
              <w:rPr>
                <w:rFonts w:ascii="Avenir Book" w:hAnsi="Avenir Book"/>
              </w:rPr>
              <w:t>uncertainty at a 95%</w:t>
            </w:r>
            <w:r>
              <w:rPr>
                <w:rFonts w:ascii="Avenir Book" w:hAnsi="Avenir Book"/>
              </w:rPr>
              <w:t xml:space="preserve"> </w:t>
            </w:r>
            <w:r w:rsidRPr="00BD02FA">
              <w:rPr>
                <w:rFonts w:ascii="Avenir Book" w:hAnsi="Avenir Book"/>
              </w:rPr>
              <w:t>confidence interva</w:t>
            </w:r>
            <w:r>
              <w:rPr>
                <w:rFonts w:ascii="Avenir Book" w:hAnsi="Avenir Book"/>
              </w:rPr>
              <w:t xml:space="preserve">l has been considered. </w:t>
            </w:r>
          </w:p>
        </w:tc>
      </w:tr>
      <w:tr w:rsidR="00047041" w:rsidRPr="007C1D64" w14:paraId="1C0E29AB" w14:textId="77777777" w:rsidTr="00502F81">
        <w:trPr>
          <w:cantSplit/>
          <w:jc w:val="center"/>
        </w:trPr>
        <w:tc>
          <w:tcPr>
            <w:tcW w:w="1341" w:type="pct"/>
            <w:shd w:val="clear" w:color="auto" w:fill="auto"/>
          </w:tcPr>
          <w:p w14:paraId="0A739C0F" w14:textId="77777777" w:rsidR="00047041" w:rsidRPr="007C1D64" w:rsidRDefault="00047041" w:rsidP="00502F81">
            <w:pPr>
              <w:rPr>
                <w:rFonts w:ascii="Avenir Book" w:hAnsi="Avenir Book"/>
                <w:b/>
              </w:rPr>
            </w:pPr>
            <w:r w:rsidRPr="007C1D64">
              <w:rPr>
                <w:rFonts w:ascii="Avenir Book" w:hAnsi="Avenir Book"/>
                <w:b/>
              </w:rPr>
              <w:t>Monitoring frequency</w:t>
            </w:r>
          </w:p>
        </w:tc>
        <w:tc>
          <w:tcPr>
            <w:tcW w:w="3659" w:type="pct"/>
            <w:shd w:val="clear" w:color="auto" w:fill="auto"/>
          </w:tcPr>
          <w:p w14:paraId="1036A96B" w14:textId="77777777" w:rsidR="00047041" w:rsidRDefault="00047041" w:rsidP="00502F81">
            <w:pPr>
              <w:pStyle w:val="RegTableText"/>
              <w:rPr>
                <w:rFonts w:ascii="Avenir Book" w:hAnsi="Avenir Book"/>
              </w:rPr>
            </w:pPr>
            <w:r>
              <w:rPr>
                <w:rFonts w:ascii="Avenir Book" w:hAnsi="Avenir Book"/>
              </w:rPr>
              <w:t xml:space="preserve">As and when </w:t>
            </w:r>
            <w:proofErr w:type="gramStart"/>
            <w:r>
              <w:rPr>
                <w:rFonts w:ascii="Avenir Book" w:hAnsi="Avenir Book"/>
              </w:rPr>
              <w:t>a</w:t>
            </w:r>
            <w:proofErr w:type="gramEnd"/>
            <w:r>
              <w:rPr>
                <w:rFonts w:ascii="Avenir Book" w:hAnsi="Avenir Book"/>
              </w:rPr>
              <w:t xml:space="preserve"> update in IPCC is available </w:t>
            </w:r>
          </w:p>
        </w:tc>
      </w:tr>
      <w:tr w:rsidR="00047041" w:rsidRPr="007C1D64" w14:paraId="02F330D9" w14:textId="77777777" w:rsidTr="00502F81">
        <w:trPr>
          <w:cantSplit/>
          <w:jc w:val="center"/>
        </w:trPr>
        <w:tc>
          <w:tcPr>
            <w:tcW w:w="1341" w:type="pct"/>
            <w:shd w:val="clear" w:color="auto" w:fill="auto"/>
          </w:tcPr>
          <w:p w14:paraId="666136A6" w14:textId="77777777" w:rsidR="00047041" w:rsidRPr="007C1D64" w:rsidRDefault="00047041" w:rsidP="00502F81">
            <w:pPr>
              <w:rPr>
                <w:rFonts w:ascii="Avenir Book" w:hAnsi="Avenir Book"/>
                <w:b/>
              </w:rPr>
            </w:pPr>
            <w:r w:rsidRPr="007C1D64">
              <w:rPr>
                <w:rFonts w:ascii="Avenir Book" w:hAnsi="Avenir Book"/>
                <w:b/>
              </w:rPr>
              <w:lastRenderedPageBreak/>
              <w:t>QA/QC procedures</w:t>
            </w:r>
          </w:p>
        </w:tc>
        <w:tc>
          <w:tcPr>
            <w:tcW w:w="3659" w:type="pct"/>
            <w:shd w:val="clear" w:color="auto" w:fill="auto"/>
          </w:tcPr>
          <w:p w14:paraId="3A7A5A9E" w14:textId="77777777" w:rsidR="00047041" w:rsidRDefault="00047041" w:rsidP="00502F81">
            <w:pPr>
              <w:pStyle w:val="RegTableText"/>
              <w:rPr>
                <w:rFonts w:ascii="Avenir Book" w:hAnsi="Avenir Book"/>
              </w:rPr>
            </w:pPr>
            <w:r>
              <w:rPr>
                <w:rFonts w:ascii="Avenir Book" w:hAnsi="Avenir Book"/>
              </w:rPr>
              <w:t>-</w:t>
            </w:r>
          </w:p>
        </w:tc>
      </w:tr>
      <w:tr w:rsidR="00047041" w:rsidRPr="007C1D64" w14:paraId="01890217" w14:textId="77777777" w:rsidTr="00502F81">
        <w:trPr>
          <w:cantSplit/>
          <w:trHeight w:val="248"/>
          <w:jc w:val="center"/>
        </w:trPr>
        <w:tc>
          <w:tcPr>
            <w:tcW w:w="1341" w:type="pct"/>
            <w:shd w:val="clear" w:color="auto" w:fill="auto"/>
          </w:tcPr>
          <w:p w14:paraId="46A5B951" w14:textId="77777777" w:rsidR="00047041" w:rsidRPr="007C1D64" w:rsidRDefault="00047041" w:rsidP="00502F81">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5EC33304" w14:textId="77777777" w:rsidR="00047041" w:rsidRPr="007C1D64" w:rsidRDefault="00047041" w:rsidP="00502F81">
            <w:pPr>
              <w:pStyle w:val="RegTableText"/>
              <w:rPr>
                <w:rFonts w:ascii="Avenir Book" w:hAnsi="Avenir Book"/>
              </w:rPr>
            </w:pPr>
            <w:r>
              <w:rPr>
                <w:rFonts w:ascii="Avenir Book" w:hAnsi="Avenir Book"/>
              </w:rPr>
              <w:t xml:space="preserve">Calculation of project emission. </w:t>
            </w:r>
          </w:p>
        </w:tc>
      </w:tr>
      <w:tr w:rsidR="00047041" w:rsidRPr="007C1D64" w14:paraId="083657A8" w14:textId="77777777" w:rsidTr="00502F81">
        <w:trPr>
          <w:cantSplit/>
          <w:trHeight w:val="249"/>
          <w:jc w:val="center"/>
        </w:trPr>
        <w:tc>
          <w:tcPr>
            <w:tcW w:w="1341" w:type="pct"/>
            <w:shd w:val="clear" w:color="auto" w:fill="auto"/>
          </w:tcPr>
          <w:p w14:paraId="0021D379" w14:textId="77777777" w:rsidR="00047041" w:rsidRPr="007C1D64" w:rsidRDefault="00047041" w:rsidP="00502F81">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2CBA7564" w14:textId="77777777" w:rsidR="00047041" w:rsidRPr="007C1D64" w:rsidRDefault="00047041" w:rsidP="00502F81">
            <w:pPr>
              <w:pStyle w:val="RegTableText"/>
              <w:rPr>
                <w:rFonts w:ascii="Avenir Book" w:hAnsi="Avenir Book"/>
              </w:rPr>
            </w:pPr>
            <w:r>
              <w:rPr>
                <w:rFonts w:ascii="Avenir Book" w:hAnsi="Avenir Book"/>
              </w:rPr>
              <w:t>-</w:t>
            </w:r>
          </w:p>
        </w:tc>
      </w:tr>
    </w:tbl>
    <w:p w14:paraId="27CD7956" w14:textId="77777777" w:rsidR="00047041" w:rsidRDefault="00047041" w:rsidP="00047041">
      <w:pPr>
        <w:rPr>
          <w:lang w:eastAsia="en-US"/>
        </w:rPr>
      </w:pPr>
    </w:p>
    <w:p w14:paraId="10B49FA7" w14:textId="77777777" w:rsidR="00047041" w:rsidRDefault="00047041" w:rsidP="0004704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047041" w:rsidRPr="007C1D64" w14:paraId="6CCF0C34" w14:textId="77777777" w:rsidTr="00502F81">
        <w:trPr>
          <w:cantSplit/>
          <w:trHeight w:val="280"/>
          <w:jc w:val="center"/>
        </w:trPr>
        <w:tc>
          <w:tcPr>
            <w:tcW w:w="1341" w:type="pct"/>
            <w:shd w:val="clear" w:color="auto" w:fill="auto"/>
          </w:tcPr>
          <w:p w14:paraId="7C5D811D" w14:textId="77777777" w:rsidR="00047041" w:rsidRPr="007C1D64" w:rsidRDefault="00047041" w:rsidP="00502F81">
            <w:pPr>
              <w:pStyle w:val="RegTableText"/>
              <w:rPr>
                <w:rFonts w:ascii="Avenir Book" w:hAnsi="Avenir Book"/>
                <w:b/>
              </w:rPr>
            </w:pPr>
            <w:r w:rsidRPr="007C1D64">
              <w:rPr>
                <w:rFonts w:ascii="Avenir Book" w:hAnsi="Avenir Book"/>
                <w:b/>
              </w:rPr>
              <w:t>Relevant SDG Indicator</w:t>
            </w:r>
          </w:p>
        </w:tc>
        <w:tc>
          <w:tcPr>
            <w:tcW w:w="3659" w:type="pct"/>
            <w:shd w:val="clear" w:color="auto" w:fill="auto"/>
          </w:tcPr>
          <w:p w14:paraId="2A2F1F43" w14:textId="77777777" w:rsidR="00047041" w:rsidRPr="007C1D64" w:rsidRDefault="00047041" w:rsidP="00502F81">
            <w:pPr>
              <w:pStyle w:val="RegTableText"/>
              <w:rPr>
                <w:rFonts w:ascii="Avenir Book" w:hAnsi="Avenir Book"/>
              </w:rPr>
            </w:pPr>
            <w:r>
              <w:rPr>
                <w:rFonts w:ascii="Avenir Book" w:hAnsi="Avenir Book"/>
              </w:rPr>
              <w:t xml:space="preserve">SGD 13: Climate Action </w:t>
            </w:r>
          </w:p>
        </w:tc>
      </w:tr>
      <w:tr w:rsidR="00047041" w:rsidRPr="007C1D64" w14:paraId="1C73E63F" w14:textId="77777777" w:rsidTr="00502F81">
        <w:trPr>
          <w:cantSplit/>
          <w:trHeight w:val="280"/>
          <w:jc w:val="center"/>
        </w:trPr>
        <w:tc>
          <w:tcPr>
            <w:tcW w:w="1341" w:type="pct"/>
            <w:shd w:val="clear" w:color="auto" w:fill="auto"/>
          </w:tcPr>
          <w:p w14:paraId="5E140FF0" w14:textId="77777777" w:rsidR="00047041" w:rsidRPr="00F87395" w:rsidRDefault="00047041" w:rsidP="00502F81">
            <w:pPr>
              <w:pStyle w:val="RegTableText"/>
              <w:rPr>
                <w:rFonts w:ascii="Avenir Book" w:hAnsi="Avenir Book"/>
                <w:b/>
              </w:rPr>
            </w:pPr>
            <w:r w:rsidRPr="00F87395">
              <w:rPr>
                <w:rFonts w:ascii="Avenir Book" w:hAnsi="Avenir Book"/>
                <w:b/>
              </w:rPr>
              <w:t>Data/parameter</w:t>
            </w:r>
          </w:p>
        </w:tc>
        <w:tc>
          <w:tcPr>
            <w:tcW w:w="3659" w:type="pct"/>
            <w:shd w:val="clear" w:color="auto" w:fill="auto"/>
          </w:tcPr>
          <w:p w14:paraId="42B45D81" w14:textId="77777777" w:rsidR="00047041" w:rsidRPr="007C1D64" w:rsidRDefault="00047041" w:rsidP="00502F81">
            <w:pPr>
              <w:pStyle w:val="RegTableText"/>
              <w:rPr>
                <w:rFonts w:ascii="Avenir Book" w:hAnsi="Avenir Book"/>
              </w:rPr>
            </w:pPr>
            <w:proofErr w:type="spellStart"/>
            <w:proofErr w:type="gramStart"/>
            <w:r>
              <w:rPr>
                <w:rFonts w:ascii="Cambria Math" w:hAnsi="Cambria Math" w:cs="Cambria Math"/>
                <w:szCs w:val="22"/>
              </w:rPr>
              <w:t>EF</w:t>
            </w:r>
            <w:r w:rsidRPr="00EB0B41">
              <w:rPr>
                <w:rFonts w:ascii="Avenir Book" w:hAnsi="Avenir Book" w:cs="Cambria Math"/>
                <w:szCs w:val="22"/>
                <w:vertAlign w:val="subscript"/>
              </w:rPr>
              <w:t>diesel</w:t>
            </w:r>
            <w:proofErr w:type="spellEnd"/>
            <w:r w:rsidRPr="00EB0B41">
              <w:rPr>
                <w:rFonts w:ascii="Avenir Book" w:hAnsi="Avenir Book"/>
                <w:szCs w:val="22"/>
                <w:vertAlign w:val="subscript"/>
              </w:rPr>
              <w:t>,</w:t>
            </w:r>
            <w:r w:rsidRPr="00EB0B41">
              <w:rPr>
                <w:rFonts w:ascii="Cambria Math" w:hAnsi="Cambria Math" w:cs="Cambria Math"/>
                <w:szCs w:val="22"/>
                <w:vertAlign w:val="subscript"/>
              </w:rPr>
              <w:t>𝑦</w:t>
            </w:r>
            <w:proofErr w:type="gramEnd"/>
          </w:p>
        </w:tc>
      </w:tr>
      <w:tr w:rsidR="00047041" w:rsidRPr="007C1D64" w14:paraId="16DCB2E0" w14:textId="77777777" w:rsidTr="00502F81">
        <w:trPr>
          <w:cantSplit/>
          <w:trHeight w:val="281"/>
          <w:jc w:val="center"/>
        </w:trPr>
        <w:tc>
          <w:tcPr>
            <w:tcW w:w="1341" w:type="pct"/>
            <w:shd w:val="clear" w:color="auto" w:fill="auto"/>
          </w:tcPr>
          <w:p w14:paraId="2554C433" w14:textId="77777777" w:rsidR="00047041" w:rsidRPr="007C1D64" w:rsidRDefault="00047041" w:rsidP="00502F81">
            <w:pPr>
              <w:pStyle w:val="RegTableText"/>
              <w:rPr>
                <w:rFonts w:ascii="Avenir Book" w:hAnsi="Avenir Book"/>
                <w:b/>
              </w:rPr>
            </w:pPr>
            <w:r w:rsidRPr="007C1D64">
              <w:rPr>
                <w:rFonts w:ascii="Avenir Book" w:hAnsi="Avenir Book"/>
                <w:b/>
              </w:rPr>
              <w:t>Unit</w:t>
            </w:r>
          </w:p>
        </w:tc>
        <w:tc>
          <w:tcPr>
            <w:tcW w:w="3659" w:type="pct"/>
            <w:shd w:val="clear" w:color="auto" w:fill="auto"/>
          </w:tcPr>
          <w:p w14:paraId="3FF78CAE" w14:textId="77777777" w:rsidR="00047041" w:rsidRPr="007C1D64" w:rsidRDefault="00047041" w:rsidP="00502F81">
            <w:pPr>
              <w:pStyle w:val="RegTableText"/>
              <w:rPr>
                <w:rFonts w:ascii="Avenir Book" w:hAnsi="Avenir Book"/>
              </w:rPr>
            </w:pPr>
            <w:r>
              <w:rPr>
                <w:rFonts w:ascii="Avenir Book" w:hAnsi="Avenir Book"/>
              </w:rPr>
              <w:t>tonnes/TJ</w:t>
            </w:r>
          </w:p>
        </w:tc>
      </w:tr>
      <w:tr w:rsidR="00047041" w:rsidRPr="007C1D64" w14:paraId="470994D6" w14:textId="77777777" w:rsidTr="00502F81">
        <w:trPr>
          <w:cantSplit/>
          <w:trHeight w:val="280"/>
          <w:jc w:val="center"/>
        </w:trPr>
        <w:tc>
          <w:tcPr>
            <w:tcW w:w="1341" w:type="pct"/>
            <w:shd w:val="clear" w:color="auto" w:fill="auto"/>
          </w:tcPr>
          <w:p w14:paraId="2BC6EFAD" w14:textId="77777777" w:rsidR="00047041" w:rsidRPr="007C1D64" w:rsidRDefault="00047041" w:rsidP="00502F81">
            <w:pPr>
              <w:pStyle w:val="RegTableText"/>
              <w:rPr>
                <w:rFonts w:ascii="Avenir Book" w:hAnsi="Avenir Book"/>
                <w:b/>
              </w:rPr>
            </w:pPr>
            <w:r w:rsidRPr="007C1D64">
              <w:rPr>
                <w:rFonts w:ascii="Avenir Book" w:hAnsi="Avenir Book"/>
                <w:b/>
              </w:rPr>
              <w:t>Description</w:t>
            </w:r>
          </w:p>
        </w:tc>
        <w:tc>
          <w:tcPr>
            <w:tcW w:w="3659" w:type="pct"/>
            <w:shd w:val="clear" w:color="auto" w:fill="auto"/>
          </w:tcPr>
          <w:p w14:paraId="09E59173" w14:textId="77777777" w:rsidR="00047041" w:rsidRPr="007C1D64" w:rsidRDefault="00047041" w:rsidP="00502F81">
            <w:pPr>
              <w:pStyle w:val="RegTableText"/>
              <w:rPr>
                <w:rFonts w:ascii="Avenir Book" w:hAnsi="Avenir Book"/>
              </w:rPr>
            </w:pPr>
            <w:r>
              <w:rPr>
                <w:rFonts w:ascii="Avenir Book" w:hAnsi="Avenir Book"/>
              </w:rPr>
              <w:t xml:space="preserve">Emission factor of diesel </w:t>
            </w:r>
          </w:p>
        </w:tc>
      </w:tr>
      <w:tr w:rsidR="00047041" w:rsidRPr="007C1D64" w14:paraId="4A800CCC" w14:textId="77777777" w:rsidTr="00502F81">
        <w:trPr>
          <w:cantSplit/>
          <w:trHeight w:val="510"/>
          <w:jc w:val="center"/>
        </w:trPr>
        <w:tc>
          <w:tcPr>
            <w:tcW w:w="1341" w:type="pct"/>
            <w:shd w:val="clear" w:color="auto" w:fill="auto"/>
          </w:tcPr>
          <w:p w14:paraId="559FA816" w14:textId="77777777" w:rsidR="00047041" w:rsidRPr="007C1D64" w:rsidRDefault="00047041" w:rsidP="00502F81">
            <w:pPr>
              <w:pStyle w:val="RegTableText"/>
              <w:rPr>
                <w:rFonts w:ascii="Avenir Book" w:hAnsi="Avenir Book"/>
                <w:b/>
              </w:rPr>
            </w:pPr>
            <w:r w:rsidRPr="007C1D64">
              <w:rPr>
                <w:rFonts w:ascii="Avenir Book" w:hAnsi="Avenir Book"/>
                <w:b/>
              </w:rPr>
              <w:t>Source of data</w:t>
            </w:r>
          </w:p>
        </w:tc>
        <w:tc>
          <w:tcPr>
            <w:tcW w:w="3659" w:type="pct"/>
            <w:shd w:val="clear" w:color="auto" w:fill="auto"/>
          </w:tcPr>
          <w:p w14:paraId="690045BB" w14:textId="77777777" w:rsidR="00047041" w:rsidRPr="007C1D64" w:rsidRDefault="00047041" w:rsidP="00502F81">
            <w:pPr>
              <w:pStyle w:val="RegTableText"/>
              <w:rPr>
                <w:rFonts w:ascii="Avenir Book" w:hAnsi="Avenir Book"/>
              </w:rPr>
            </w:pPr>
            <w:r w:rsidRPr="00BD02FA">
              <w:rPr>
                <w:rFonts w:ascii="Avenir Book" w:hAnsi="Avenir Book"/>
              </w:rPr>
              <w:t>Table 1.</w:t>
            </w:r>
            <w:r>
              <w:rPr>
                <w:rFonts w:ascii="Avenir Book" w:hAnsi="Avenir Book"/>
              </w:rPr>
              <w:t>4</w:t>
            </w:r>
            <w:r w:rsidRPr="00BD02FA">
              <w:rPr>
                <w:rFonts w:ascii="Avenir Book" w:hAnsi="Avenir Book"/>
              </w:rPr>
              <w:t xml:space="preserve"> of Chapter 1 of Vol. 2 (Energy) of the 2006 IPCC</w:t>
            </w:r>
            <w:r>
              <w:rPr>
                <w:rFonts w:ascii="Avenir Book" w:hAnsi="Avenir Book"/>
              </w:rPr>
              <w:t xml:space="preserve"> </w:t>
            </w:r>
            <w:r w:rsidRPr="00BD02FA">
              <w:rPr>
                <w:rFonts w:ascii="Avenir Book" w:hAnsi="Avenir Book"/>
              </w:rPr>
              <w:t>Guidelines on National</w:t>
            </w:r>
            <w:r>
              <w:rPr>
                <w:rFonts w:ascii="Avenir Book" w:hAnsi="Avenir Book"/>
              </w:rPr>
              <w:t xml:space="preserve"> </w:t>
            </w:r>
            <w:r w:rsidRPr="00BD02FA">
              <w:rPr>
                <w:rFonts w:ascii="Avenir Book" w:hAnsi="Avenir Book"/>
              </w:rPr>
              <w:t>GHG Inventories</w:t>
            </w:r>
          </w:p>
        </w:tc>
      </w:tr>
      <w:tr w:rsidR="00047041" w:rsidRPr="007C1D64" w14:paraId="4B76CB4D" w14:textId="77777777" w:rsidTr="00502F81">
        <w:trPr>
          <w:cantSplit/>
          <w:trHeight w:val="281"/>
          <w:jc w:val="center"/>
        </w:trPr>
        <w:tc>
          <w:tcPr>
            <w:tcW w:w="1341" w:type="pct"/>
            <w:shd w:val="clear" w:color="auto" w:fill="auto"/>
          </w:tcPr>
          <w:p w14:paraId="2D77BD3C" w14:textId="77777777" w:rsidR="00047041" w:rsidRPr="007C1D64" w:rsidRDefault="00047041" w:rsidP="00502F81">
            <w:pPr>
              <w:pStyle w:val="RegTableText"/>
              <w:rPr>
                <w:rFonts w:ascii="Avenir Book" w:hAnsi="Avenir Book"/>
                <w:b/>
              </w:rPr>
            </w:pPr>
            <w:r w:rsidRPr="007C1D64">
              <w:rPr>
                <w:rFonts w:ascii="Avenir Book" w:hAnsi="Avenir Book"/>
                <w:b/>
              </w:rPr>
              <w:t>Value(s) applied</w:t>
            </w:r>
          </w:p>
        </w:tc>
        <w:tc>
          <w:tcPr>
            <w:tcW w:w="3659" w:type="pct"/>
            <w:shd w:val="clear" w:color="auto" w:fill="auto"/>
          </w:tcPr>
          <w:p w14:paraId="65A37971" w14:textId="77777777" w:rsidR="00047041" w:rsidRPr="007C1D64" w:rsidRDefault="00047041" w:rsidP="00502F81">
            <w:pPr>
              <w:pStyle w:val="RegTableText"/>
              <w:rPr>
                <w:rFonts w:ascii="Avenir Book" w:hAnsi="Avenir Book"/>
              </w:rPr>
            </w:pPr>
            <w:r>
              <w:rPr>
                <w:rFonts w:ascii="Avenir Book" w:hAnsi="Avenir Book"/>
              </w:rPr>
              <w:t>74.8</w:t>
            </w:r>
          </w:p>
        </w:tc>
      </w:tr>
      <w:tr w:rsidR="00047041" w:rsidRPr="007C1D64" w14:paraId="1521255A" w14:textId="77777777" w:rsidTr="00502F81">
        <w:trPr>
          <w:cantSplit/>
          <w:jc w:val="center"/>
        </w:trPr>
        <w:tc>
          <w:tcPr>
            <w:tcW w:w="1341" w:type="pct"/>
            <w:shd w:val="clear" w:color="auto" w:fill="auto"/>
          </w:tcPr>
          <w:p w14:paraId="27622E5A" w14:textId="77777777" w:rsidR="00047041" w:rsidRPr="007C1D64" w:rsidRDefault="00047041" w:rsidP="00502F81">
            <w:pPr>
              <w:pStyle w:val="RegTableText"/>
              <w:jc w:val="left"/>
              <w:rPr>
                <w:rFonts w:ascii="Avenir Book" w:hAnsi="Avenir Book"/>
                <w:b/>
              </w:rPr>
            </w:pPr>
            <w:r w:rsidRPr="007C1D64">
              <w:rPr>
                <w:rFonts w:ascii="Avenir Book" w:hAnsi="Avenir Book"/>
                <w:b/>
              </w:rPr>
              <w:t>Measurement methods and procedures</w:t>
            </w:r>
          </w:p>
        </w:tc>
        <w:tc>
          <w:tcPr>
            <w:tcW w:w="3659" w:type="pct"/>
            <w:shd w:val="clear" w:color="auto" w:fill="auto"/>
          </w:tcPr>
          <w:p w14:paraId="7C990351" w14:textId="77777777" w:rsidR="00047041" w:rsidRPr="007C1D64" w:rsidRDefault="00047041" w:rsidP="00502F81">
            <w:pPr>
              <w:pStyle w:val="RegTableText"/>
              <w:rPr>
                <w:rFonts w:ascii="Avenir Book" w:hAnsi="Avenir Book"/>
              </w:rPr>
            </w:pPr>
            <w:r>
              <w:rPr>
                <w:rFonts w:ascii="Avenir Book" w:hAnsi="Avenir Book"/>
              </w:rPr>
              <w:t>Since the supplier data is not available, the IPCC default value</w:t>
            </w:r>
            <w:r w:rsidRPr="00BD02FA">
              <w:rPr>
                <w:rFonts w:ascii="Avenir Book" w:hAnsi="Avenir Book"/>
              </w:rPr>
              <w:t xml:space="preserve"> at the</w:t>
            </w:r>
            <w:r>
              <w:rPr>
                <w:rFonts w:ascii="Avenir Book" w:hAnsi="Avenir Book"/>
              </w:rPr>
              <w:t xml:space="preserve"> </w:t>
            </w:r>
            <w:r w:rsidRPr="00BD02FA">
              <w:rPr>
                <w:rFonts w:ascii="Avenir Book" w:hAnsi="Avenir Book"/>
              </w:rPr>
              <w:t>upper limit of the</w:t>
            </w:r>
            <w:r>
              <w:rPr>
                <w:rFonts w:ascii="Avenir Book" w:hAnsi="Avenir Book"/>
              </w:rPr>
              <w:t xml:space="preserve"> </w:t>
            </w:r>
            <w:r w:rsidRPr="00BD02FA">
              <w:rPr>
                <w:rFonts w:ascii="Avenir Book" w:hAnsi="Avenir Book"/>
              </w:rPr>
              <w:t>uncertainty at a 95%</w:t>
            </w:r>
            <w:r>
              <w:rPr>
                <w:rFonts w:ascii="Avenir Book" w:hAnsi="Avenir Book"/>
              </w:rPr>
              <w:t xml:space="preserve"> </w:t>
            </w:r>
            <w:r w:rsidRPr="00BD02FA">
              <w:rPr>
                <w:rFonts w:ascii="Avenir Book" w:hAnsi="Avenir Book"/>
              </w:rPr>
              <w:t>confidence interva</w:t>
            </w:r>
            <w:r>
              <w:rPr>
                <w:rFonts w:ascii="Avenir Book" w:hAnsi="Avenir Book"/>
              </w:rPr>
              <w:t xml:space="preserve">l has been considered. </w:t>
            </w:r>
          </w:p>
        </w:tc>
      </w:tr>
      <w:tr w:rsidR="00047041" w:rsidRPr="007C1D64" w14:paraId="59F1990C" w14:textId="77777777" w:rsidTr="00502F81">
        <w:trPr>
          <w:cantSplit/>
          <w:jc w:val="center"/>
        </w:trPr>
        <w:tc>
          <w:tcPr>
            <w:tcW w:w="1341" w:type="pct"/>
            <w:shd w:val="clear" w:color="auto" w:fill="auto"/>
          </w:tcPr>
          <w:p w14:paraId="33A2A8F7" w14:textId="77777777" w:rsidR="00047041" w:rsidRPr="007C1D64" w:rsidRDefault="00047041" w:rsidP="00502F81">
            <w:pPr>
              <w:rPr>
                <w:rFonts w:ascii="Avenir Book" w:hAnsi="Avenir Book"/>
                <w:b/>
              </w:rPr>
            </w:pPr>
            <w:r w:rsidRPr="007C1D64">
              <w:rPr>
                <w:rFonts w:ascii="Avenir Book" w:hAnsi="Avenir Book"/>
                <w:b/>
              </w:rPr>
              <w:t>Monitoring frequency</w:t>
            </w:r>
          </w:p>
        </w:tc>
        <w:tc>
          <w:tcPr>
            <w:tcW w:w="3659" w:type="pct"/>
            <w:shd w:val="clear" w:color="auto" w:fill="auto"/>
          </w:tcPr>
          <w:p w14:paraId="0238D936" w14:textId="77777777" w:rsidR="00047041" w:rsidRDefault="00047041" w:rsidP="00502F81">
            <w:pPr>
              <w:pStyle w:val="RegTableText"/>
              <w:rPr>
                <w:rFonts w:ascii="Avenir Book" w:hAnsi="Avenir Book"/>
              </w:rPr>
            </w:pPr>
            <w:r>
              <w:rPr>
                <w:rFonts w:ascii="Avenir Book" w:hAnsi="Avenir Book"/>
              </w:rPr>
              <w:t xml:space="preserve">As and when </w:t>
            </w:r>
            <w:proofErr w:type="gramStart"/>
            <w:r>
              <w:rPr>
                <w:rFonts w:ascii="Avenir Book" w:hAnsi="Avenir Book"/>
              </w:rPr>
              <w:t>a</w:t>
            </w:r>
            <w:proofErr w:type="gramEnd"/>
            <w:r>
              <w:rPr>
                <w:rFonts w:ascii="Avenir Book" w:hAnsi="Avenir Book"/>
              </w:rPr>
              <w:t xml:space="preserve"> update in IPCC is available </w:t>
            </w:r>
          </w:p>
        </w:tc>
      </w:tr>
      <w:tr w:rsidR="00047041" w:rsidRPr="007C1D64" w14:paraId="3E2D214E" w14:textId="77777777" w:rsidTr="00502F81">
        <w:trPr>
          <w:cantSplit/>
          <w:jc w:val="center"/>
        </w:trPr>
        <w:tc>
          <w:tcPr>
            <w:tcW w:w="1341" w:type="pct"/>
            <w:shd w:val="clear" w:color="auto" w:fill="auto"/>
          </w:tcPr>
          <w:p w14:paraId="2489568D" w14:textId="77777777" w:rsidR="00047041" w:rsidRPr="007C1D64" w:rsidRDefault="00047041" w:rsidP="00502F81">
            <w:pPr>
              <w:rPr>
                <w:rFonts w:ascii="Avenir Book" w:hAnsi="Avenir Book"/>
                <w:b/>
              </w:rPr>
            </w:pPr>
            <w:r w:rsidRPr="007C1D64">
              <w:rPr>
                <w:rFonts w:ascii="Avenir Book" w:hAnsi="Avenir Book"/>
                <w:b/>
              </w:rPr>
              <w:t>QA/QC procedures</w:t>
            </w:r>
          </w:p>
        </w:tc>
        <w:tc>
          <w:tcPr>
            <w:tcW w:w="3659" w:type="pct"/>
            <w:shd w:val="clear" w:color="auto" w:fill="auto"/>
          </w:tcPr>
          <w:p w14:paraId="43CA2D00" w14:textId="77777777" w:rsidR="00047041" w:rsidRDefault="00047041" w:rsidP="00502F81">
            <w:pPr>
              <w:pStyle w:val="RegTableText"/>
              <w:rPr>
                <w:rFonts w:ascii="Avenir Book" w:hAnsi="Avenir Book"/>
              </w:rPr>
            </w:pPr>
            <w:r>
              <w:rPr>
                <w:rFonts w:ascii="Avenir Book" w:hAnsi="Avenir Book"/>
              </w:rPr>
              <w:t>-</w:t>
            </w:r>
          </w:p>
        </w:tc>
      </w:tr>
      <w:tr w:rsidR="00047041" w:rsidRPr="007C1D64" w14:paraId="543AE25A" w14:textId="77777777" w:rsidTr="00502F81">
        <w:trPr>
          <w:cantSplit/>
          <w:trHeight w:val="248"/>
          <w:jc w:val="center"/>
        </w:trPr>
        <w:tc>
          <w:tcPr>
            <w:tcW w:w="1341" w:type="pct"/>
            <w:shd w:val="clear" w:color="auto" w:fill="auto"/>
          </w:tcPr>
          <w:p w14:paraId="6463920A" w14:textId="77777777" w:rsidR="00047041" w:rsidRPr="007C1D64" w:rsidRDefault="00047041" w:rsidP="00502F81">
            <w:pPr>
              <w:pStyle w:val="RegTableText"/>
              <w:numPr>
                <w:ilvl w:val="0"/>
                <w:numId w:val="0"/>
              </w:numPr>
              <w:rPr>
                <w:rFonts w:ascii="Avenir Book" w:hAnsi="Avenir Book"/>
                <w:b/>
              </w:rPr>
            </w:pPr>
            <w:r w:rsidRPr="007C1D64">
              <w:rPr>
                <w:rFonts w:ascii="Avenir Book" w:hAnsi="Avenir Book"/>
                <w:b/>
              </w:rPr>
              <w:t>Purpose of data</w:t>
            </w:r>
          </w:p>
        </w:tc>
        <w:tc>
          <w:tcPr>
            <w:tcW w:w="3659" w:type="pct"/>
            <w:shd w:val="clear" w:color="auto" w:fill="auto"/>
          </w:tcPr>
          <w:p w14:paraId="5AE66844" w14:textId="77777777" w:rsidR="00047041" w:rsidRPr="007C1D64" w:rsidRDefault="00047041" w:rsidP="00502F81">
            <w:pPr>
              <w:pStyle w:val="RegTableText"/>
              <w:rPr>
                <w:rFonts w:ascii="Avenir Book" w:hAnsi="Avenir Book"/>
              </w:rPr>
            </w:pPr>
            <w:r>
              <w:rPr>
                <w:rFonts w:ascii="Avenir Book" w:hAnsi="Avenir Book"/>
              </w:rPr>
              <w:t xml:space="preserve">Calculation of project emission. </w:t>
            </w:r>
          </w:p>
        </w:tc>
      </w:tr>
      <w:tr w:rsidR="00047041" w:rsidRPr="007C1D64" w14:paraId="34470B1A" w14:textId="77777777" w:rsidTr="00502F81">
        <w:trPr>
          <w:cantSplit/>
          <w:trHeight w:val="249"/>
          <w:jc w:val="center"/>
        </w:trPr>
        <w:tc>
          <w:tcPr>
            <w:tcW w:w="1341" w:type="pct"/>
            <w:shd w:val="clear" w:color="auto" w:fill="auto"/>
          </w:tcPr>
          <w:p w14:paraId="720A74E1" w14:textId="77777777" w:rsidR="00047041" w:rsidRPr="007C1D64" w:rsidRDefault="00047041" w:rsidP="00502F81">
            <w:pPr>
              <w:pStyle w:val="RegTableText"/>
              <w:rPr>
                <w:rFonts w:ascii="Avenir Book" w:hAnsi="Avenir Book"/>
                <w:b/>
              </w:rPr>
            </w:pPr>
            <w:r w:rsidRPr="007C1D64">
              <w:rPr>
                <w:rFonts w:ascii="Avenir Book" w:hAnsi="Avenir Book"/>
                <w:b/>
              </w:rPr>
              <w:t>Additional comment</w:t>
            </w:r>
          </w:p>
        </w:tc>
        <w:tc>
          <w:tcPr>
            <w:tcW w:w="3659" w:type="pct"/>
            <w:shd w:val="clear" w:color="auto" w:fill="auto"/>
          </w:tcPr>
          <w:p w14:paraId="1632C1F1" w14:textId="77777777" w:rsidR="00047041" w:rsidRPr="007C1D64" w:rsidRDefault="00047041" w:rsidP="00502F81">
            <w:pPr>
              <w:pStyle w:val="RegTableText"/>
              <w:rPr>
                <w:rFonts w:ascii="Avenir Book" w:hAnsi="Avenir Book"/>
              </w:rPr>
            </w:pPr>
          </w:p>
        </w:tc>
      </w:tr>
    </w:tbl>
    <w:p w14:paraId="2481A20A" w14:textId="77777777" w:rsidR="00047041" w:rsidRDefault="00047041" w:rsidP="00047041">
      <w:pPr>
        <w:rPr>
          <w:lang w:eastAsia="en-US"/>
        </w:rPr>
      </w:pPr>
    </w:p>
    <w:p w14:paraId="1C3218F3" w14:textId="77777777" w:rsidR="00502F81" w:rsidRDefault="00502F81" w:rsidP="00047041">
      <w:pPr>
        <w:rPr>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502F81" w:rsidRPr="00884A7D" w14:paraId="2492DD30" w14:textId="77777777" w:rsidTr="00502F81">
        <w:trPr>
          <w:cantSplit/>
          <w:jc w:val="center"/>
        </w:trPr>
        <w:tc>
          <w:tcPr>
            <w:tcW w:w="1304" w:type="pct"/>
            <w:shd w:val="clear" w:color="auto" w:fill="auto"/>
          </w:tcPr>
          <w:p w14:paraId="48F3E869" w14:textId="77777777" w:rsidR="00502F81" w:rsidRPr="00884A7D" w:rsidRDefault="00502F81" w:rsidP="00502F81">
            <w:pPr>
              <w:rPr>
                <w:rFonts w:ascii="Avenir Book" w:hAnsi="Avenir Book"/>
                <w:b/>
              </w:rPr>
            </w:pPr>
            <w:r w:rsidRPr="00884A7D">
              <w:rPr>
                <w:rFonts w:ascii="Avenir Book" w:hAnsi="Avenir Book"/>
                <w:b/>
              </w:rPr>
              <w:t>Relevant SDG Indicator/Safeguarding Principle</w:t>
            </w:r>
          </w:p>
        </w:tc>
        <w:tc>
          <w:tcPr>
            <w:tcW w:w="3696" w:type="pct"/>
            <w:shd w:val="clear" w:color="auto" w:fill="auto"/>
          </w:tcPr>
          <w:p w14:paraId="5027DE95" w14:textId="77777777" w:rsidR="00502F81" w:rsidRPr="00884A7D" w:rsidRDefault="00502F81" w:rsidP="00502F81">
            <w:pPr>
              <w:rPr>
                <w:rFonts w:ascii="Avenir Book" w:hAnsi="Avenir Book"/>
              </w:rPr>
            </w:pPr>
            <w:r w:rsidRPr="00884A7D">
              <w:rPr>
                <w:rFonts w:ascii="Avenir Book" w:eastAsia="MS Mincho" w:hAnsi="Avenir Book"/>
              </w:rPr>
              <w:t>SDG 1</w:t>
            </w:r>
          </w:p>
        </w:tc>
      </w:tr>
      <w:tr w:rsidR="00502F81" w:rsidRPr="00884A7D" w14:paraId="2DB7A863" w14:textId="77777777" w:rsidTr="00502F81">
        <w:trPr>
          <w:cantSplit/>
          <w:jc w:val="center"/>
        </w:trPr>
        <w:tc>
          <w:tcPr>
            <w:tcW w:w="1304" w:type="pct"/>
            <w:shd w:val="clear" w:color="auto" w:fill="auto"/>
          </w:tcPr>
          <w:p w14:paraId="313C32DC" w14:textId="77777777" w:rsidR="00502F81" w:rsidRPr="00884A7D" w:rsidRDefault="00502F81" w:rsidP="00502F81">
            <w:pPr>
              <w:rPr>
                <w:rFonts w:ascii="Avenir Book" w:hAnsi="Avenir Book"/>
                <w:b/>
              </w:rPr>
            </w:pPr>
            <w:r w:rsidRPr="00884A7D">
              <w:rPr>
                <w:rFonts w:ascii="Avenir Book" w:hAnsi="Avenir Book"/>
                <w:b/>
              </w:rPr>
              <w:t>Data / Parameter</w:t>
            </w:r>
          </w:p>
        </w:tc>
        <w:tc>
          <w:tcPr>
            <w:tcW w:w="3696" w:type="pct"/>
            <w:shd w:val="clear" w:color="auto" w:fill="auto"/>
          </w:tcPr>
          <w:p w14:paraId="6D77F324" w14:textId="77777777" w:rsidR="00502F81" w:rsidRPr="00884A7D" w:rsidRDefault="00491C8B" w:rsidP="00491C8B">
            <w:pPr>
              <w:rPr>
                <w:rFonts w:ascii="Avenir Book" w:hAnsi="Avenir Book"/>
              </w:rPr>
            </w:pPr>
            <w:r>
              <w:rPr>
                <w:rFonts w:ascii="Avenir Book" w:eastAsia="MS Mincho" w:hAnsi="Avenir Book"/>
              </w:rPr>
              <w:t xml:space="preserve">No </w:t>
            </w:r>
            <w:r w:rsidR="00502F81" w:rsidRPr="00884A7D">
              <w:rPr>
                <w:rFonts w:ascii="Avenir Book" w:eastAsia="MS Mincho" w:hAnsi="Avenir Book"/>
              </w:rPr>
              <w:t xml:space="preserve">Poverty </w:t>
            </w:r>
            <w:r w:rsidR="006754F3">
              <w:rPr>
                <w:rFonts w:ascii="Avenir Book" w:eastAsia="MS Mincho" w:hAnsi="Avenir Book"/>
              </w:rPr>
              <w:t xml:space="preserve"> </w:t>
            </w:r>
          </w:p>
        </w:tc>
      </w:tr>
      <w:tr w:rsidR="00502F81" w:rsidRPr="00884A7D" w14:paraId="5B79F880" w14:textId="77777777" w:rsidTr="00502F81">
        <w:trPr>
          <w:cantSplit/>
          <w:jc w:val="center"/>
        </w:trPr>
        <w:tc>
          <w:tcPr>
            <w:tcW w:w="1304" w:type="pct"/>
            <w:shd w:val="clear" w:color="auto" w:fill="auto"/>
          </w:tcPr>
          <w:p w14:paraId="79C39EA0" w14:textId="77777777" w:rsidR="00502F81" w:rsidRPr="00884A7D" w:rsidRDefault="00502F81" w:rsidP="00502F81">
            <w:pPr>
              <w:rPr>
                <w:rFonts w:ascii="Avenir Book" w:hAnsi="Avenir Book"/>
                <w:b/>
              </w:rPr>
            </w:pPr>
            <w:r w:rsidRPr="00884A7D">
              <w:rPr>
                <w:rFonts w:ascii="Avenir Book" w:hAnsi="Avenir Book"/>
                <w:b/>
              </w:rPr>
              <w:t>Unit</w:t>
            </w:r>
          </w:p>
        </w:tc>
        <w:tc>
          <w:tcPr>
            <w:tcW w:w="3696" w:type="pct"/>
            <w:shd w:val="clear" w:color="auto" w:fill="auto"/>
          </w:tcPr>
          <w:p w14:paraId="60A956F6" w14:textId="77ED4AE3" w:rsidR="00502F81" w:rsidRPr="00884A7D" w:rsidRDefault="00502F81" w:rsidP="001554C0">
            <w:pPr>
              <w:rPr>
                <w:rFonts w:ascii="Avenir Book" w:hAnsi="Avenir Book"/>
              </w:rPr>
            </w:pPr>
            <w:r w:rsidRPr="00884A7D">
              <w:rPr>
                <w:rFonts w:ascii="Avenir Book" w:hAnsi="Avenir Book"/>
              </w:rPr>
              <w:t>Num</w:t>
            </w:r>
            <w:r w:rsidR="00FD7CBA">
              <w:rPr>
                <w:rFonts w:ascii="Avenir Book" w:hAnsi="Avenir Book"/>
              </w:rPr>
              <w:t xml:space="preserve">ber of Jobs created </w:t>
            </w:r>
            <w:r w:rsidR="001554C0">
              <w:rPr>
                <w:rFonts w:ascii="Avenir Book" w:hAnsi="Avenir Book"/>
              </w:rPr>
              <w:t xml:space="preserve"> </w:t>
            </w:r>
          </w:p>
        </w:tc>
      </w:tr>
      <w:tr w:rsidR="00502F81" w:rsidRPr="00884A7D" w14:paraId="3D55B613" w14:textId="77777777" w:rsidTr="00502F81">
        <w:trPr>
          <w:cantSplit/>
          <w:jc w:val="center"/>
        </w:trPr>
        <w:tc>
          <w:tcPr>
            <w:tcW w:w="1304" w:type="pct"/>
            <w:shd w:val="clear" w:color="auto" w:fill="auto"/>
          </w:tcPr>
          <w:p w14:paraId="713F3E3C" w14:textId="77777777" w:rsidR="00502F81" w:rsidRPr="00884A7D" w:rsidRDefault="00502F81" w:rsidP="00502F81">
            <w:pPr>
              <w:rPr>
                <w:rFonts w:ascii="Avenir Book" w:hAnsi="Avenir Book"/>
                <w:b/>
              </w:rPr>
            </w:pPr>
            <w:r w:rsidRPr="00884A7D">
              <w:rPr>
                <w:rFonts w:ascii="Avenir Book" w:hAnsi="Avenir Book"/>
                <w:b/>
              </w:rPr>
              <w:t>Description</w:t>
            </w:r>
          </w:p>
        </w:tc>
        <w:tc>
          <w:tcPr>
            <w:tcW w:w="3696" w:type="pct"/>
            <w:shd w:val="clear" w:color="auto" w:fill="auto"/>
          </w:tcPr>
          <w:p w14:paraId="224367AE" w14:textId="77777777" w:rsidR="00502F81" w:rsidRDefault="00502F81" w:rsidP="00502F81">
            <w:pPr>
              <w:rPr>
                <w:rFonts w:ascii="Avenir Book" w:hAnsi="Avenir Book"/>
              </w:rPr>
            </w:pPr>
            <w:r w:rsidRPr="00884A7D">
              <w:rPr>
                <w:rFonts w:ascii="Avenir Book" w:hAnsi="Avenir Book"/>
              </w:rPr>
              <w:t>Number of new jobs created due to project implementation</w:t>
            </w:r>
          </w:p>
          <w:p w14:paraId="0EED36A3" w14:textId="77777777" w:rsidR="00BD6837" w:rsidRPr="00884A7D" w:rsidRDefault="00BD6837" w:rsidP="00502F81">
            <w:pPr>
              <w:rPr>
                <w:rFonts w:ascii="Avenir Book" w:hAnsi="Avenir Book"/>
              </w:rPr>
            </w:pPr>
            <w:r>
              <w:rPr>
                <w:rFonts w:ascii="Avenir Book" w:hAnsi="Avenir Book"/>
              </w:rPr>
              <w:t xml:space="preserve">Money spent as salary  </w:t>
            </w:r>
          </w:p>
        </w:tc>
      </w:tr>
      <w:tr w:rsidR="00502F81" w:rsidRPr="00884A7D" w14:paraId="026F35BE" w14:textId="77777777" w:rsidTr="00502F81">
        <w:trPr>
          <w:cantSplit/>
          <w:jc w:val="center"/>
        </w:trPr>
        <w:tc>
          <w:tcPr>
            <w:tcW w:w="1304" w:type="pct"/>
            <w:shd w:val="clear" w:color="auto" w:fill="auto"/>
          </w:tcPr>
          <w:p w14:paraId="1C36CCD9" w14:textId="77777777" w:rsidR="00502F81" w:rsidRPr="00884A7D" w:rsidRDefault="00502F81" w:rsidP="00502F81">
            <w:pPr>
              <w:rPr>
                <w:rFonts w:ascii="Avenir Book" w:hAnsi="Avenir Book"/>
                <w:b/>
              </w:rPr>
            </w:pPr>
            <w:r w:rsidRPr="00884A7D">
              <w:rPr>
                <w:rFonts w:ascii="Avenir Book" w:hAnsi="Avenir Book"/>
                <w:b/>
              </w:rPr>
              <w:t>Source of data</w:t>
            </w:r>
          </w:p>
        </w:tc>
        <w:tc>
          <w:tcPr>
            <w:tcW w:w="3696" w:type="pct"/>
            <w:shd w:val="clear" w:color="auto" w:fill="auto"/>
          </w:tcPr>
          <w:p w14:paraId="7D5D616B" w14:textId="77777777" w:rsidR="00502F81" w:rsidRPr="00884A7D" w:rsidRDefault="00502F81" w:rsidP="00502F81">
            <w:pPr>
              <w:rPr>
                <w:rFonts w:ascii="Avenir Book" w:hAnsi="Avenir Book"/>
              </w:rPr>
            </w:pPr>
            <w:r w:rsidRPr="00884A7D">
              <w:rPr>
                <w:rFonts w:ascii="Avenir Book" w:hAnsi="Avenir Book"/>
              </w:rPr>
              <w:t>salary vouchers and other financial statements.</w:t>
            </w:r>
          </w:p>
        </w:tc>
      </w:tr>
      <w:tr w:rsidR="00502F81" w:rsidRPr="00884A7D" w14:paraId="160BA6BD" w14:textId="77777777" w:rsidTr="00502F81">
        <w:trPr>
          <w:cantSplit/>
          <w:jc w:val="center"/>
        </w:trPr>
        <w:tc>
          <w:tcPr>
            <w:tcW w:w="1304" w:type="pct"/>
            <w:shd w:val="clear" w:color="auto" w:fill="auto"/>
          </w:tcPr>
          <w:p w14:paraId="7F6D74D7" w14:textId="77777777" w:rsidR="00502F81" w:rsidRPr="00884A7D" w:rsidRDefault="00502F81" w:rsidP="00502F81">
            <w:pPr>
              <w:rPr>
                <w:rFonts w:ascii="Avenir Book" w:hAnsi="Avenir Book"/>
                <w:b/>
              </w:rPr>
            </w:pPr>
            <w:r w:rsidRPr="00884A7D">
              <w:rPr>
                <w:rFonts w:ascii="Avenir Book" w:hAnsi="Avenir Book"/>
                <w:b/>
              </w:rPr>
              <w:t>Value(s) applied</w:t>
            </w:r>
          </w:p>
        </w:tc>
        <w:tc>
          <w:tcPr>
            <w:tcW w:w="3696" w:type="pct"/>
            <w:shd w:val="clear" w:color="auto" w:fill="auto"/>
          </w:tcPr>
          <w:p w14:paraId="25284C81" w14:textId="655EDEB9" w:rsidR="00502F81" w:rsidRPr="00884A7D" w:rsidRDefault="001554C0" w:rsidP="00502F81">
            <w:pPr>
              <w:rPr>
                <w:rFonts w:ascii="Avenir Book" w:hAnsi="Avenir Book"/>
              </w:rPr>
            </w:pPr>
            <w:r>
              <w:rPr>
                <w:rFonts w:ascii="Avenir Book" w:hAnsi="Avenir Book"/>
              </w:rPr>
              <w:t>65</w:t>
            </w:r>
          </w:p>
        </w:tc>
      </w:tr>
      <w:tr w:rsidR="00502F81" w:rsidRPr="00884A7D" w14:paraId="4E0A6FCA" w14:textId="77777777" w:rsidTr="00502F81">
        <w:trPr>
          <w:cantSplit/>
          <w:jc w:val="center"/>
        </w:trPr>
        <w:tc>
          <w:tcPr>
            <w:tcW w:w="1304" w:type="pct"/>
            <w:shd w:val="clear" w:color="auto" w:fill="auto"/>
          </w:tcPr>
          <w:p w14:paraId="58086B23" w14:textId="77777777" w:rsidR="00502F81" w:rsidRPr="00884A7D" w:rsidRDefault="00502F81" w:rsidP="00502F81">
            <w:pPr>
              <w:jc w:val="left"/>
              <w:rPr>
                <w:rFonts w:ascii="Avenir Book" w:hAnsi="Avenir Book"/>
                <w:b/>
              </w:rPr>
            </w:pPr>
            <w:r w:rsidRPr="00884A7D">
              <w:rPr>
                <w:rFonts w:ascii="Avenir Book" w:hAnsi="Avenir Book"/>
                <w:b/>
              </w:rPr>
              <w:t>Measurement methods and procedures</w:t>
            </w:r>
          </w:p>
        </w:tc>
        <w:tc>
          <w:tcPr>
            <w:tcW w:w="3696" w:type="pct"/>
            <w:shd w:val="clear" w:color="auto" w:fill="auto"/>
          </w:tcPr>
          <w:p w14:paraId="56030CAF" w14:textId="77777777" w:rsidR="00502F81" w:rsidRPr="00884A7D" w:rsidRDefault="00502F81" w:rsidP="00502F81">
            <w:pPr>
              <w:rPr>
                <w:rFonts w:ascii="Avenir Book" w:hAnsi="Avenir Book"/>
              </w:rPr>
            </w:pPr>
            <w:r w:rsidRPr="00884A7D">
              <w:rPr>
                <w:rFonts w:ascii="Avenir Book" w:hAnsi="Avenir Book"/>
              </w:rPr>
              <w:t>A detailed record of the employees working in the plant is kept separately with all contact details and photographs of the employees.</w:t>
            </w:r>
          </w:p>
        </w:tc>
      </w:tr>
      <w:tr w:rsidR="00502F81" w:rsidRPr="00884A7D" w14:paraId="6047C9AF" w14:textId="77777777" w:rsidTr="00502F81">
        <w:trPr>
          <w:cantSplit/>
          <w:jc w:val="center"/>
        </w:trPr>
        <w:tc>
          <w:tcPr>
            <w:tcW w:w="1304" w:type="pct"/>
            <w:shd w:val="clear" w:color="auto" w:fill="auto"/>
          </w:tcPr>
          <w:p w14:paraId="016F668A" w14:textId="77777777" w:rsidR="00502F81" w:rsidRPr="00884A7D" w:rsidRDefault="00502F81" w:rsidP="00502F81">
            <w:pPr>
              <w:rPr>
                <w:rFonts w:ascii="Avenir Book" w:hAnsi="Avenir Book"/>
                <w:b/>
              </w:rPr>
            </w:pPr>
            <w:r w:rsidRPr="00884A7D">
              <w:rPr>
                <w:rFonts w:ascii="Avenir Book" w:hAnsi="Avenir Book"/>
                <w:b/>
              </w:rPr>
              <w:t>Monitoring frequency</w:t>
            </w:r>
          </w:p>
        </w:tc>
        <w:tc>
          <w:tcPr>
            <w:tcW w:w="3696" w:type="pct"/>
            <w:shd w:val="clear" w:color="auto" w:fill="auto"/>
          </w:tcPr>
          <w:p w14:paraId="29BD5A8E" w14:textId="77777777" w:rsidR="00502F81" w:rsidRPr="00884A7D" w:rsidRDefault="00502F81" w:rsidP="00502F81">
            <w:pPr>
              <w:rPr>
                <w:rFonts w:ascii="Avenir Book" w:hAnsi="Avenir Book"/>
              </w:rPr>
            </w:pPr>
            <w:r w:rsidRPr="00884A7D">
              <w:rPr>
                <w:rFonts w:ascii="Avenir Book" w:hAnsi="Avenir Book"/>
              </w:rPr>
              <w:t>Monthly</w:t>
            </w:r>
          </w:p>
        </w:tc>
      </w:tr>
      <w:tr w:rsidR="00502F81" w:rsidRPr="00884A7D" w14:paraId="260ED8A7" w14:textId="77777777" w:rsidTr="00502F81">
        <w:trPr>
          <w:cantSplit/>
          <w:jc w:val="center"/>
        </w:trPr>
        <w:tc>
          <w:tcPr>
            <w:tcW w:w="1304" w:type="pct"/>
            <w:shd w:val="clear" w:color="auto" w:fill="auto"/>
          </w:tcPr>
          <w:p w14:paraId="3D112A95" w14:textId="77777777" w:rsidR="00502F81" w:rsidRPr="00884A7D" w:rsidRDefault="00502F81" w:rsidP="00502F81">
            <w:pPr>
              <w:rPr>
                <w:rFonts w:ascii="Avenir Book" w:hAnsi="Avenir Book"/>
                <w:b/>
              </w:rPr>
            </w:pPr>
            <w:r w:rsidRPr="00884A7D">
              <w:rPr>
                <w:rFonts w:ascii="Avenir Book" w:hAnsi="Avenir Book"/>
                <w:b/>
              </w:rPr>
              <w:t>QA/QC procedures</w:t>
            </w:r>
          </w:p>
        </w:tc>
        <w:tc>
          <w:tcPr>
            <w:tcW w:w="3696" w:type="pct"/>
            <w:shd w:val="clear" w:color="auto" w:fill="auto"/>
          </w:tcPr>
          <w:p w14:paraId="569B7CC8" w14:textId="77777777" w:rsidR="00502F81" w:rsidRPr="00884A7D" w:rsidRDefault="00756954" w:rsidP="00502F81">
            <w:pPr>
              <w:rPr>
                <w:rFonts w:ascii="Avenir Book" w:hAnsi="Avenir Book"/>
              </w:rPr>
            </w:pPr>
            <w:r>
              <w:rPr>
                <w:rFonts w:ascii="Avenir Book" w:hAnsi="Avenir Book"/>
              </w:rPr>
              <w:t>-</w:t>
            </w:r>
          </w:p>
        </w:tc>
      </w:tr>
      <w:tr w:rsidR="00502F81" w:rsidRPr="00884A7D" w14:paraId="07B75C45" w14:textId="77777777" w:rsidTr="00502F81">
        <w:trPr>
          <w:cantSplit/>
          <w:jc w:val="center"/>
        </w:trPr>
        <w:tc>
          <w:tcPr>
            <w:tcW w:w="1304" w:type="pct"/>
            <w:shd w:val="clear" w:color="auto" w:fill="auto"/>
          </w:tcPr>
          <w:p w14:paraId="229A49E6" w14:textId="77777777" w:rsidR="00502F81" w:rsidRPr="00884A7D" w:rsidRDefault="00502F81" w:rsidP="00502F81">
            <w:pPr>
              <w:rPr>
                <w:rFonts w:ascii="Avenir Book" w:hAnsi="Avenir Book"/>
                <w:b/>
              </w:rPr>
            </w:pPr>
            <w:r w:rsidRPr="00884A7D">
              <w:rPr>
                <w:rFonts w:ascii="Avenir Book" w:hAnsi="Avenir Book"/>
                <w:b/>
              </w:rPr>
              <w:t>Purpose of data</w:t>
            </w:r>
          </w:p>
        </w:tc>
        <w:tc>
          <w:tcPr>
            <w:tcW w:w="3696" w:type="pct"/>
            <w:shd w:val="clear" w:color="auto" w:fill="auto"/>
          </w:tcPr>
          <w:p w14:paraId="1411BE1F" w14:textId="77777777" w:rsidR="00502F81" w:rsidRPr="00884A7D" w:rsidRDefault="00502F81" w:rsidP="00502F81">
            <w:pPr>
              <w:rPr>
                <w:rFonts w:ascii="Avenir Book" w:hAnsi="Avenir Book"/>
              </w:rPr>
            </w:pPr>
            <w:r w:rsidRPr="00884A7D">
              <w:rPr>
                <w:rFonts w:ascii="Avenir Book" w:hAnsi="Avenir Book"/>
              </w:rPr>
              <w:t>NA</w:t>
            </w:r>
          </w:p>
        </w:tc>
      </w:tr>
      <w:tr w:rsidR="00502F81" w:rsidRPr="00884A7D" w14:paraId="43B6669A" w14:textId="77777777" w:rsidTr="00502F81">
        <w:trPr>
          <w:cantSplit/>
          <w:jc w:val="center"/>
        </w:trPr>
        <w:tc>
          <w:tcPr>
            <w:tcW w:w="1304" w:type="pct"/>
            <w:shd w:val="clear" w:color="auto" w:fill="auto"/>
          </w:tcPr>
          <w:p w14:paraId="205B6E9A" w14:textId="77777777" w:rsidR="00502F81" w:rsidRPr="00884A7D" w:rsidRDefault="00502F81" w:rsidP="00502F81">
            <w:pPr>
              <w:rPr>
                <w:rFonts w:ascii="Avenir Book" w:hAnsi="Avenir Book"/>
                <w:b/>
              </w:rPr>
            </w:pPr>
            <w:r w:rsidRPr="00884A7D">
              <w:rPr>
                <w:rFonts w:ascii="Avenir Book" w:hAnsi="Avenir Book"/>
                <w:b/>
              </w:rPr>
              <w:t>Additional comment</w:t>
            </w:r>
          </w:p>
        </w:tc>
        <w:tc>
          <w:tcPr>
            <w:tcW w:w="3696" w:type="pct"/>
            <w:shd w:val="clear" w:color="auto" w:fill="auto"/>
          </w:tcPr>
          <w:p w14:paraId="6EAED1E0" w14:textId="77777777" w:rsidR="00502F81" w:rsidRPr="00884A7D" w:rsidRDefault="00502F81" w:rsidP="00502F81">
            <w:pPr>
              <w:rPr>
                <w:rFonts w:ascii="Avenir Book" w:hAnsi="Avenir Book"/>
              </w:rPr>
            </w:pPr>
            <w:r w:rsidRPr="00884A7D">
              <w:rPr>
                <w:rFonts w:ascii="Avenir Book" w:hAnsi="Avenir Book"/>
              </w:rPr>
              <w:t>Details of the salary paid to the employees can be verified with vouchers and bank documents.</w:t>
            </w:r>
          </w:p>
        </w:tc>
      </w:tr>
    </w:tbl>
    <w:p w14:paraId="478AEEE6" w14:textId="77777777" w:rsidR="00502F81" w:rsidRPr="00884A7D" w:rsidRDefault="00502F81" w:rsidP="00502F81">
      <w:pPr>
        <w:rPr>
          <w:rFonts w:eastAsia="MS Mincho"/>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502F81" w:rsidRPr="00884A7D" w14:paraId="0BFE4BA7" w14:textId="77777777" w:rsidTr="00502F81">
        <w:trPr>
          <w:cantSplit/>
          <w:jc w:val="center"/>
        </w:trPr>
        <w:tc>
          <w:tcPr>
            <w:tcW w:w="1304" w:type="pct"/>
            <w:shd w:val="clear" w:color="auto" w:fill="auto"/>
          </w:tcPr>
          <w:p w14:paraId="37FBB5F0" w14:textId="77777777" w:rsidR="00502F81" w:rsidRPr="00884A7D" w:rsidRDefault="00502F81" w:rsidP="00502F81">
            <w:pPr>
              <w:rPr>
                <w:rFonts w:ascii="Avenir Book" w:hAnsi="Avenir Book"/>
                <w:b/>
              </w:rPr>
            </w:pPr>
            <w:r w:rsidRPr="00884A7D">
              <w:rPr>
                <w:rFonts w:ascii="Avenir Book" w:hAnsi="Avenir Book"/>
                <w:b/>
              </w:rPr>
              <w:t>Relevant SDG Indicator/Safeguarding Principle</w:t>
            </w:r>
          </w:p>
        </w:tc>
        <w:tc>
          <w:tcPr>
            <w:tcW w:w="3696" w:type="pct"/>
            <w:shd w:val="clear" w:color="auto" w:fill="auto"/>
          </w:tcPr>
          <w:p w14:paraId="4E7F7D7F" w14:textId="77777777" w:rsidR="00502F81" w:rsidRPr="00884A7D" w:rsidRDefault="00502F81" w:rsidP="00502F81">
            <w:pPr>
              <w:rPr>
                <w:rFonts w:ascii="Avenir Book" w:hAnsi="Avenir Book"/>
              </w:rPr>
            </w:pPr>
            <w:r w:rsidRPr="00884A7D">
              <w:rPr>
                <w:rFonts w:ascii="Avenir Book" w:hAnsi="Avenir Book"/>
              </w:rPr>
              <w:t>SDG 3</w:t>
            </w:r>
          </w:p>
        </w:tc>
      </w:tr>
      <w:tr w:rsidR="00502F81" w:rsidRPr="00884A7D" w14:paraId="5E74D44E" w14:textId="77777777" w:rsidTr="00502F81">
        <w:trPr>
          <w:cantSplit/>
          <w:jc w:val="center"/>
        </w:trPr>
        <w:tc>
          <w:tcPr>
            <w:tcW w:w="1304" w:type="pct"/>
            <w:shd w:val="clear" w:color="auto" w:fill="auto"/>
          </w:tcPr>
          <w:p w14:paraId="35A90954" w14:textId="77777777" w:rsidR="00502F81" w:rsidRPr="00884A7D" w:rsidRDefault="00502F81" w:rsidP="00502F81">
            <w:pPr>
              <w:rPr>
                <w:rFonts w:ascii="Avenir Book" w:hAnsi="Avenir Book"/>
                <w:b/>
              </w:rPr>
            </w:pPr>
            <w:r w:rsidRPr="00884A7D">
              <w:rPr>
                <w:rFonts w:ascii="Avenir Book" w:hAnsi="Avenir Book"/>
                <w:b/>
              </w:rPr>
              <w:lastRenderedPageBreak/>
              <w:t>Data / Parameter</w:t>
            </w:r>
          </w:p>
        </w:tc>
        <w:tc>
          <w:tcPr>
            <w:tcW w:w="3696" w:type="pct"/>
            <w:shd w:val="clear" w:color="auto" w:fill="auto"/>
          </w:tcPr>
          <w:p w14:paraId="30D7B62E" w14:textId="77777777" w:rsidR="00502F81" w:rsidRPr="00884A7D" w:rsidRDefault="00502F81" w:rsidP="00502F81">
            <w:pPr>
              <w:rPr>
                <w:rFonts w:ascii="Avenir Book" w:hAnsi="Avenir Book"/>
              </w:rPr>
            </w:pPr>
            <w:r w:rsidRPr="00884A7D">
              <w:rPr>
                <w:rFonts w:ascii="Avenir Book" w:eastAsia="MS Mincho" w:hAnsi="Avenir Book"/>
              </w:rPr>
              <w:t>Good Health and Well Being</w:t>
            </w:r>
          </w:p>
        </w:tc>
      </w:tr>
      <w:tr w:rsidR="00502F81" w:rsidRPr="00884A7D" w14:paraId="74303C0C" w14:textId="77777777" w:rsidTr="00502F81">
        <w:trPr>
          <w:cantSplit/>
          <w:jc w:val="center"/>
        </w:trPr>
        <w:tc>
          <w:tcPr>
            <w:tcW w:w="1304" w:type="pct"/>
            <w:shd w:val="clear" w:color="auto" w:fill="auto"/>
          </w:tcPr>
          <w:p w14:paraId="4301AD1F" w14:textId="77777777" w:rsidR="00502F81" w:rsidRPr="00884A7D" w:rsidRDefault="00502F81" w:rsidP="00502F81">
            <w:pPr>
              <w:rPr>
                <w:rFonts w:ascii="Avenir Book" w:hAnsi="Avenir Book"/>
                <w:b/>
              </w:rPr>
            </w:pPr>
            <w:r w:rsidRPr="00884A7D">
              <w:rPr>
                <w:rFonts w:ascii="Avenir Book" w:hAnsi="Avenir Book"/>
                <w:b/>
              </w:rPr>
              <w:t>Unit</w:t>
            </w:r>
          </w:p>
        </w:tc>
        <w:tc>
          <w:tcPr>
            <w:tcW w:w="3696" w:type="pct"/>
            <w:shd w:val="clear" w:color="auto" w:fill="auto"/>
          </w:tcPr>
          <w:p w14:paraId="325B509C" w14:textId="77777777" w:rsidR="00502F81" w:rsidRPr="00884A7D" w:rsidRDefault="00502F81" w:rsidP="00502F81">
            <w:pPr>
              <w:rPr>
                <w:rFonts w:ascii="Avenir Book" w:hAnsi="Avenir Book"/>
              </w:rPr>
            </w:pPr>
            <w:r w:rsidRPr="00884A7D">
              <w:rPr>
                <w:rFonts w:ascii="Avenir Book" w:hAnsi="Avenir Book"/>
              </w:rPr>
              <w:t>NA</w:t>
            </w:r>
          </w:p>
        </w:tc>
      </w:tr>
      <w:tr w:rsidR="00502F81" w:rsidRPr="00884A7D" w14:paraId="66C870F8" w14:textId="77777777" w:rsidTr="00502F81">
        <w:trPr>
          <w:cantSplit/>
          <w:jc w:val="center"/>
        </w:trPr>
        <w:tc>
          <w:tcPr>
            <w:tcW w:w="1304" w:type="pct"/>
            <w:shd w:val="clear" w:color="auto" w:fill="auto"/>
          </w:tcPr>
          <w:p w14:paraId="797C8E38" w14:textId="77777777" w:rsidR="00502F81" w:rsidRPr="00884A7D" w:rsidRDefault="00502F81" w:rsidP="00502F81">
            <w:pPr>
              <w:rPr>
                <w:rFonts w:ascii="Avenir Book" w:hAnsi="Avenir Book"/>
                <w:b/>
              </w:rPr>
            </w:pPr>
            <w:r w:rsidRPr="00884A7D">
              <w:rPr>
                <w:rFonts w:ascii="Avenir Book" w:hAnsi="Avenir Book"/>
                <w:b/>
              </w:rPr>
              <w:t>Description</w:t>
            </w:r>
          </w:p>
        </w:tc>
        <w:tc>
          <w:tcPr>
            <w:tcW w:w="3696" w:type="pct"/>
            <w:shd w:val="clear" w:color="auto" w:fill="auto"/>
          </w:tcPr>
          <w:p w14:paraId="3A68EFE8" w14:textId="77777777" w:rsidR="00502F81" w:rsidRPr="00884A7D" w:rsidRDefault="00502F81" w:rsidP="00502F81">
            <w:pPr>
              <w:rPr>
                <w:rFonts w:ascii="Avenir Book" w:hAnsi="Avenir Book"/>
              </w:rPr>
            </w:pPr>
            <w:r w:rsidRPr="00884A7D">
              <w:rPr>
                <w:rFonts w:ascii="Avenir Book" w:hAnsi="Avenir Book"/>
              </w:rPr>
              <w:t>Improvement in the health conditions of the communities in and around the plant.</w:t>
            </w:r>
          </w:p>
        </w:tc>
      </w:tr>
      <w:tr w:rsidR="00502F81" w:rsidRPr="00884A7D" w14:paraId="1A6C08CD" w14:textId="77777777" w:rsidTr="00502F81">
        <w:trPr>
          <w:cantSplit/>
          <w:jc w:val="center"/>
        </w:trPr>
        <w:tc>
          <w:tcPr>
            <w:tcW w:w="1304" w:type="pct"/>
            <w:shd w:val="clear" w:color="auto" w:fill="auto"/>
          </w:tcPr>
          <w:p w14:paraId="32A2C431" w14:textId="77777777" w:rsidR="00502F81" w:rsidRPr="00884A7D" w:rsidRDefault="00502F81" w:rsidP="00502F81">
            <w:pPr>
              <w:rPr>
                <w:rFonts w:ascii="Avenir Book" w:hAnsi="Avenir Book"/>
                <w:b/>
              </w:rPr>
            </w:pPr>
            <w:r w:rsidRPr="00884A7D">
              <w:rPr>
                <w:rFonts w:ascii="Avenir Book" w:hAnsi="Avenir Book"/>
                <w:b/>
              </w:rPr>
              <w:t>Source of data</w:t>
            </w:r>
          </w:p>
        </w:tc>
        <w:tc>
          <w:tcPr>
            <w:tcW w:w="3696" w:type="pct"/>
            <w:shd w:val="clear" w:color="auto" w:fill="auto"/>
          </w:tcPr>
          <w:p w14:paraId="294D6D6F" w14:textId="77777777" w:rsidR="00502F81" w:rsidRPr="00884A7D" w:rsidRDefault="00502F81" w:rsidP="00502F81">
            <w:pPr>
              <w:rPr>
                <w:rFonts w:ascii="Avenir Book" w:hAnsi="Avenir Book"/>
              </w:rPr>
            </w:pPr>
            <w:r w:rsidRPr="00884A7D">
              <w:rPr>
                <w:rFonts w:ascii="Avenir Book" w:hAnsi="Avenir Book"/>
              </w:rPr>
              <w:t>Survey details</w:t>
            </w:r>
          </w:p>
        </w:tc>
      </w:tr>
      <w:tr w:rsidR="00502F81" w:rsidRPr="00884A7D" w14:paraId="1440C3F8" w14:textId="77777777" w:rsidTr="00502F81">
        <w:trPr>
          <w:cantSplit/>
          <w:jc w:val="center"/>
        </w:trPr>
        <w:tc>
          <w:tcPr>
            <w:tcW w:w="1304" w:type="pct"/>
            <w:shd w:val="clear" w:color="auto" w:fill="auto"/>
          </w:tcPr>
          <w:p w14:paraId="3D9A7345" w14:textId="77777777" w:rsidR="00502F81" w:rsidRPr="00884A7D" w:rsidRDefault="00502F81" w:rsidP="00502F81">
            <w:pPr>
              <w:rPr>
                <w:rFonts w:ascii="Avenir Book" w:hAnsi="Avenir Book"/>
                <w:b/>
              </w:rPr>
            </w:pPr>
            <w:r w:rsidRPr="00884A7D">
              <w:rPr>
                <w:rFonts w:ascii="Avenir Book" w:hAnsi="Avenir Book"/>
                <w:b/>
              </w:rPr>
              <w:t>Value(s) applied</w:t>
            </w:r>
          </w:p>
        </w:tc>
        <w:tc>
          <w:tcPr>
            <w:tcW w:w="3696" w:type="pct"/>
            <w:shd w:val="clear" w:color="auto" w:fill="auto"/>
          </w:tcPr>
          <w:p w14:paraId="6944ECE4" w14:textId="77777777" w:rsidR="00502F81" w:rsidRPr="00884A7D" w:rsidRDefault="00502F81" w:rsidP="00502F81">
            <w:pPr>
              <w:rPr>
                <w:rFonts w:ascii="Avenir Book" w:hAnsi="Avenir Book"/>
              </w:rPr>
            </w:pPr>
            <w:r>
              <w:rPr>
                <w:rFonts w:ascii="Avenir Book" w:hAnsi="Avenir Book"/>
              </w:rPr>
              <w:t>-</w:t>
            </w:r>
          </w:p>
        </w:tc>
      </w:tr>
      <w:tr w:rsidR="00502F81" w:rsidRPr="00884A7D" w14:paraId="34055FDD" w14:textId="77777777" w:rsidTr="00502F81">
        <w:trPr>
          <w:cantSplit/>
          <w:jc w:val="center"/>
        </w:trPr>
        <w:tc>
          <w:tcPr>
            <w:tcW w:w="1304" w:type="pct"/>
            <w:shd w:val="clear" w:color="auto" w:fill="auto"/>
          </w:tcPr>
          <w:p w14:paraId="13AAAC1B" w14:textId="77777777" w:rsidR="00502F81" w:rsidRPr="00884A7D" w:rsidRDefault="00502F81" w:rsidP="00502F81">
            <w:pPr>
              <w:jc w:val="left"/>
              <w:rPr>
                <w:rFonts w:ascii="Avenir Book" w:hAnsi="Avenir Book"/>
                <w:b/>
              </w:rPr>
            </w:pPr>
            <w:r w:rsidRPr="00884A7D">
              <w:rPr>
                <w:rFonts w:ascii="Avenir Book" w:hAnsi="Avenir Book"/>
                <w:b/>
              </w:rPr>
              <w:t>Measurement methods and procedures</w:t>
            </w:r>
          </w:p>
        </w:tc>
        <w:tc>
          <w:tcPr>
            <w:tcW w:w="3696" w:type="pct"/>
            <w:shd w:val="clear" w:color="auto" w:fill="auto"/>
          </w:tcPr>
          <w:p w14:paraId="15994554" w14:textId="568A0EBE" w:rsidR="00502F81" w:rsidRPr="00884A7D" w:rsidRDefault="00502F81" w:rsidP="00502F81">
            <w:pPr>
              <w:rPr>
                <w:rFonts w:ascii="Avenir Book" w:hAnsi="Avenir Book"/>
              </w:rPr>
            </w:pPr>
            <w:r w:rsidRPr="00884A7D">
              <w:rPr>
                <w:rFonts w:ascii="Avenir Book" w:hAnsi="Avenir Book"/>
              </w:rPr>
              <w:t xml:space="preserve">Annually a sample survey will be conducted to see how the health conditions are improved in the </w:t>
            </w:r>
            <w:ins w:id="51" w:author="Author">
              <w:r w:rsidR="00577EE4">
                <w:rPr>
                  <w:rFonts w:ascii="Avenir Book" w:hAnsi="Avenir Book"/>
                </w:rPr>
                <w:t>area</w:t>
              </w:r>
            </w:ins>
            <w:del w:id="52" w:author="Author">
              <w:r w:rsidRPr="00884A7D" w:rsidDel="00577EE4">
                <w:rPr>
                  <w:rFonts w:ascii="Avenir Book" w:hAnsi="Avenir Book"/>
                </w:rPr>
                <w:delText>region</w:delText>
              </w:r>
            </w:del>
            <w:r w:rsidRPr="00884A7D">
              <w:rPr>
                <w:rFonts w:ascii="Avenir Book" w:hAnsi="Avenir Book"/>
              </w:rPr>
              <w:t>. Also Doctors from nearby hospitals will be consulted to verify the same.</w:t>
            </w:r>
          </w:p>
        </w:tc>
      </w:tr>
      <w:tr w:rsidR="00502F81" w:rsidRPr="00884A7D" w14:paraId="4718CFBE" w14:textId="77777777" w:rsidTr="00502F81">
        <w:trPr>
          <w:cantSplit/>
          <w:jc w:val="center"/>
        </w:trPr>
        <w:tc>
          <w:tcPr>
            <w:tcW w:w="1304" w:type="pct"/>
            <w:shd w:val="clear" w:color="auto" w:fill="auto"/>
          </w:tcPr>
          <w:p w14:paraId="4D3B6B8A" w14:textId="77777777" w:rsidR="00502F81" w:rsidRPr="00884A7D" w:rsidRDefault="00502F81" w:rsidP="00502F81">
            <w:pPr>
              <w:rPr>
                <w:rFonts w:ascii="Avenir Book" w:hAnsi="Avenir Book"/>
                <w:b/>
              </w:rPr>
            </w:pPr>
            <w:r w:rsidRPr="00884A7D">
              <w:rPr>
                <w:rFonts w:ascii="Avenir Book" w:hAnsi="Avenir Book"/>
                <w:b/>
              </w:rPr>
              <w:t>Monitoring frequency</w:t>
            </w:r>
          </w:p>
        </w:tc>
        <w:tc>
          <w:tcPr>
            <w:tcW w:w="3696" w:type="pct"/>
            <w:shd w:val="clear" w:color="auto" w:fill="auto"/>
          </w:tcPr>
          <w:p w14:paraId="7B996731" w14:textId="77777777" w:rsidR="00502F81" w:rsidRPr="00884A7D" w:rsidRDefault="00502F81" w:rsidP="00502F81">
            <w:pPr>
              <w:rPr>
                <w:rFonts w:ascii="Avenir Book" w:hAnsi="Avenir Book"/>
              </w:rPr>
            </w:pPr>
            <w:r w:rsidRPr="00884A7D">
              <w:rPr>
                <w:rFonts w:ascii="Avenir Book" w:hAnsi="Avenir Book"/>
              </w:rPr>
              <w:t>Annual</w:t>
            </w:r>
          </w:p>
        </w:tc>
      </w:tr>
      <w:tr w:rsidR="00502F81" w:rsidRPr="00884A7D" w14:paraId="76C87EFA" w14:textId="77777777" w:rsidTr="00502F81">
        <w:trPr>
          <w:cantSplit/>
          <w:jc w:val="center"/>
        </w:trPr>
        <w:tc>
          <w:tcPr>
            <w:tcW w:w="1304" w:type="pct"/>
            <w:shd w:val="clear" w:color="auto" w:fill="auto"/>
          </w:tcPr>
          <w:p w14:paraId="1DE67921" w14:textId="77777777" w:rsidR="00502F81" w:rsidRPr="00884A7D" w:rsidRDefault="00502F81" w:rsidP="00502F81">
            <w:pPr>
              <w:rPr>
                <w:rFonts w:ascii="Avenir Book" w:hAnsi="Avenir Book"/>
                <w:b/>
              </w:rPr>
            </w:pPr>
            <w:r w:rsidRPr="00884A7D">
              <w:rPr>
                <w:rFonts w:ascii="Avenir Book" w:hAnsi="Avenir Book"/>
                <w:b/>
              </w:rPr>
              <w:t>QA/QC procedures</w:t>
            </w:r>
          </w:p>
        </w:tc>
        <w:tc>
          <w:tcPr>
            <w:tcW w:w="3696" w:type="pct"/>
            <w:shd w:val="clear" w:color="auto" w:fill="auto"/>
          </w:tcPr>
          <w:p w14:paraId="2DC196F2" w14:textId="77777777" w:rsidR="00502F81" w:rsidRPr="00884A7D" w:rsidRDefault="00502F81" w:rsidP="00502F81">
            <w:pPr>
              <w:rPr>
                <w:rFonts w:ascii="Avenir Book" w:hAnsi="Avenir Book"/>
              </w:rPr>
            </w:pPr>
            <w:r w:rsidRPr="00884A7D">
              <w:rPr>
                <w:rFonts w:ascii="Avenir Book" w:hAnsi="Avenir Book"/>
              </w:rPr>
              <w:t>A survey team with the relevant experience will be formed to conduct the survey and the sample size is determined with the latest available guidelines.</w:t>
            </w:r>
          </w:p>
        </w:tc>
      </w:tr>
      <w:tr w:rsidR="00502F81" w:rsidRPr="00884A7D" w14:paraId="5B67803F" w14:textId="77777777" w:rsidTr="00502F81">
        <w:trPr>
          <w:cantSplit/>
          <w:jc w:val="center"/>
        </w:trPr>
        <w:tc>
          <w:tcPr>
            <w:tcW w:w="1304" w:type="pct"/>
            <w:shd w:val="clear" w:color="auto" w:fill="auto"/>
          </w:tcPr>
          <w:p w14:paraId="04BC3E73" w14:textId="77777777" w:rsidR="00502F81" w:rsidRPr="00884A7D" w:rsidRDefault="00502F81" w:rsidP="00502F81">
            <w:pPr>
              <w:rPr>
                <w:rFonts w:ascii="Avenir Book" w:hAnsi="Avenir Book"/>
                <w:b/>
              </w:rPr>
            </w:pPr>
            <w:r w:rsidRPr="00884A7D">
              <w:rPr>
                <w:rFonts w:ascii="Avenir Book" w:hAnsi="Avenir Book"/>
                <w:b/>
              </w:rPr>
              <w:t>Purpose of data</w:t>
            </w:r>
          </w:p>
        </w:tc>
        <w:tc>
          <w:tcPr>
            <w:tcW w:w="3696" w:type="pct"/>
            <w:shd w:val="clear" w:color="auto" w:fill="auto"/>
          </w:tcPr>
          <w:p w14:paraId="44B47E8B" w14:textId="77777777" w:rsidR="00502F81" w:rsidRPr="00884A7D" w:rsidRDefault="00502F81" w:rsidP="00502F81">
            <w:pPr>
              <w:tabs>
                <w:tab w:val="left" w:pos="1050"/>
              </w:tabs>
              <w:rPr>
                <w:rFonts w:ascii="Avenir Book" w:hAnsi="Avenir Book"/>
              </w:rPr>
            </w:pPr>
            <w:r w:rsidRPr="00884A7D">
              <w:rPr>
                <w:rFonts w:ascii="Avenir Book" w:hAnsi="Avenir Book"/>
              </w:rPr>
              <w:t>NA</w:t>
            </w:r>
          </w:p>
        </w:tc>
      </w:tr>
      <w:tr w:rsidR="00502F81" w:rsidRPr="00884A7D" w14:paraId="695D8184" w14:textId="77777777" w:rsidTr="00502F81">
        <w:trPr>
          <w:cantSplit/>
          <w:jc w:val="center"/>
        </w:trPr>
        <w:tc>
          <w:tcPr>
            <w:tcW w:w="1304" w:type="pct"/>
            <w:shd w:val="clear" w:color="auto" w:fill="auto"/>
          </w:tcPr>
          <w:p w14:paraId="2CAFE45A" w14:textId="77777777" w:rsidR="00502F81" w:rsidRPr="00884A7D" w:rsidRDefault="00502F81" w:rsidP="00502F81">
            <w:pPr>
              <w:rPr>
                <w:rFonts w:ascii="Avenir Book" w:hAnsi="Avenir Book"/>
                <w:b/>
              </w:rPr>
            </w:pPr>
            <w:r w:rsidRPr="00884A7D">
              <w:rPr>
                <w:rFonts w:ascii="Avenir Book" w:hAnsi="Avenir Book"/>
                <w:b/>
              </w:rPr>
              <w:t>Additional comment</w:t>
            </w:r>
          </w:p>
        </w:tc>
        <w:tc>
          <w:tcPr>
            <w:tcW w:w="3696" w:type="pct"/>
            <w:shd w:val="clear" w:color="auto" w:fill="auto"/>
          </w:tcPr>
          <w:p w14:paraId="72D82703" w14:textId="77777777" w:rsidR="00502F81" w:rsidRPr="00884A7D" w:rsidRDefault="00502F81" w:rsidP="00502F81">
            <w:pPr>
              <w:rPr>
                <w:rFonts w:ascii="Avenir Book" w:hAnsi="Avenir Book"/>
              </w:rPr>
            </w:pPr>
            <w:r w:rsidRPr="00884A7D">
              <w:rPr>
                <w:rFonts w:ascii="Avenir Book" w:hAnsi="Avenir Book"/>
              </w:rPr>
              <w:t>NA</w:t>
            </w:r>
          </w:p>
        </w:tc>
      </w:tr>
    </w:tbl>
    <w:p w14:paraId="433EA6A7" w14:textId="77777777" w:rsidR="00502F81" w:rsidRPr="00884A7D" w:rsidRDefault="00502F81" w:rsidP="00502F81">
      <w:pPr>
        <w:rPr>
          <w:rFonts w:eastAsia="MS Mincho"/>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502F81" w:rsidRPr="00884A7D" w14:paraId="595BF96F" w14:textId="77777777" w:rsidTr="00502F81">
        <w:trPr>
          <w:cantSplit/>
          <w:jc w:val="center"/>
        </w:trPr>
        <w:tc>
          <w:tcPr>
            <w:tcW w:w="1304" w:type="pct"/>
            <w:shd w:val="clear" w:color="auto" w:fill="auto"/>
          </w:tcPr>
          <w:p w14:paraId="558C3E9E" w14:textId="77777777" w:rsidR="00502F81" w:rsidRPr="00884A7D" w:rsidRDefault="00502F81" w:rsidP="00502F81">
            <w:pPr>
              <w:rPr>
                <w:rFonts w:ascii="Avenir Book" w:hAnsi="Avenir Book"/>
                <w:b/>
              </w:rPr>
            </w:pPr>
            <w:r w:rsidRPr="00884A7D">
              <w:rPr>
                <w:rFonts w:ascii="Avenir Book" w:hAnsi="Avenir Book"/>
                <w:b/>
              </w:rPr>
              <w:t>Relevant SDG Indicator/Safeguarding Principle</w:t>
            </w:r>
          </w:p>
        </w:tc>
        <w:tc>
          <w:tcPr>
            <w:tcW w:w="3696" w:type="pct"/>
            <w:shd w:val="clear" w:color="auto" w:fill="auto"/>
          </w:tcPr>
          <w:p w14:paraId="004B0719" w14:textId="77777777" w:rsidR="00502F81" w:rsidRPr="00884A7D" w:rsidRDefault="00502F81" w:rsidP="00502F81">
            <w:pPr>
              <w:rPr>
                <w:rFonts w:ascii="Avenir Book" w:hAnsi="Avenir Book"/>
              </w:rPr>
            </w:pPr>
            <w:r w:rsidRPr="00884A7D">
              <w:rPr>
                <w:rFonts w:ascii="Avenir Book" w:hAnsi="Avenir Book"/>
              </w:rPr>
              <w:t>SDG 6</w:t>
            </w:r>
          </w:p>
        </w:tc>
      </w:tr>
      <w:tr w:rsidR="00502F81" w:rsidRPr="00884A7D" w14:paraId="70B09368" w14:textId="77777777" w:rsidTr="00502F81">
        <w:trPr>
          <w:cantSplit/>
          <w:jc w:val="center"/>
        </w:trPr>
        <w:tc>
          <w:tcPr>
            <w:tcW w:w="1304" w:type="pct"/>
            <w:shd w:val="clear" w:color="auto" w:fill="auto"/>
          </w:tcPr>
          <w:p w14:paraId="387D0FBC" w14:textId="77777777" w:rsidR="00502F81" w:rsidRPr="00884A7D" w:rsidRDefault="00502F81" w:rsidP="00502F81">
            <w:pPr>
              <w:rPr>
                <w:rFonts w:ascii="Avenir Book" w:hAnsi="Avenir Book"/>
                <w:b/>
              </w:rPr>
            </w:pPr>
            <w:r w:rsidRPr="00884A7D">
              <w:rPr>
                <w:rFonts w:ascii="Avenir Book" w:hAnsi="Avenir Book"/>
                <w:b/>
              </w:rPr>
              <w:t>Data / Parameter</w:t>
            </w:r>
          </w:p>
        </w:tc>
        <w:tc>
          <w:tcPr>
            <w:tcW w:w="3696" w:type="pct"/>
            <w:shd w:val="clear" w:color="auto" w:fill="auto"/>
          </w:tcPr>
          <w:p w14:paraId="30D1838D" w14:textId="77777777" w:rsidR="00502F81" w:rsidRPr="00884A7D" w:rsidRDefault="00502F81" w:rsidP="00502F81">
            <w:pPr>
              <w:rPr>
                <w:rFonts w:ascii="Avenir Book" w:hAnsi="Avenir Book"/>
              </w:rPr>
            </w:pPr>
            <w:r w:rsidRPr="00884A7D">
              <w:rPr>
                <w:rFonts w:ascii="Avenir Book" w:eastAsia="MS Mincho" w:hAnsi="Avenir Book"/>
              </w:rPr>
              <w:t>Clean Water and Sanitation</w:t>
            </w:r>
          </w:p>
        </w:tc>
      </w:tr>
      <w:tr w:rsidR="00502F81" w:rsidRPr="00884A7D" w14:paraId="5A4A3990" w14:textId="77777777" w:rsidTr="00502F81">
        <w:trPr>
          <w:cantSplit/>
          <w:jc w:val="center"/>
        </w:trPr>
        <w:tc>
          <w:tcPr>
            <w:tcW w:w="1304" w:type="pct"/>
            <w:shd w:val="clear" w:color="auto" w:fill="auto"/>
          </w:tcPr>
          <w:p w14:paraId="4113FF28" w14:textId="77777777" w:rsidR="00502F81" w:rsidRPr="00884A7D" w:rsidRDefault="00502F81" w:rsidP="00502F81">
            <w:pPr>
              <w:rPr>
                <w:rFonts w:ascii="Avenir Book" w:hAnsi="Avenir Book"/>
                <w:b/>
              </w:rPr>
            </w:pPr>
            <w:r w:rsidRPr="00884A7D">
              <w:rPr>
                <w:rFonts w:ascii="Avenir Book" w:hAnsi="Avenir Book"/>
                <w:b/>
              </w:rPr>
              <w:t>Unit</w:t>
            </w:r>
          </w:p>
        </w:tc>
        <w:tc>
          <w:tcPr>
            <w:tcW w:w="3696" w:type="pct"/>
            <w:shd w:val="clear" w:color="auto" w:fill="auto"/>
          </w:tcPr>
          <w:p w14:paraId="37307D78" w14:textId="77777777" w:rsidR="00502F81" w:rsidRPr="00884A7D" w:rsidRDefault="00502F81" w:rsidP="00502F81">
            <w:pPr>
              <w:rPr>
                <w:rFonts w:ascii="Avenir Book" w:hAnsi="Avenir Book"/>
              </w:rPr>
            </w:pPr>
            <w:r w:rsidRPr="00884A7D">
              <w:rPr>
                <w:rFonts w:ascii="Avenir Book" w:hAnsi="Avenir Book"/>
              </w:rPr>
              <w:t>NA</w:t>
            </w:r>
          </w:p>
        </w:tc>
      </w:tr>
      <w:tr w:rsidR="00502F81" w:rsidRPr="00884A7D" w14:paraId="6D83CE96" w14:textId="77777777" w:rsidTr="00502F81">
        <w:trPr>
          <w:cantSplit/>
          <w:jc w:val="center"/>
        </w:trPr>
        <w:tc>
          <w:tcPr>
            <w:tcW w:w="1304" w:type="pct"/>
            <w:shd w:val="clear" w:color="auto" w:fill="auto"/>
          </w:tcPr>
          <w:p w14:paraId="6C8F2266" w14:textId="77777777" w:rsidR="00502F81" w:rsidRPr="00884A7D" w:rsidRDefault="00502F81" w:rsidP="00502F81">
            <w:pPr>
              <w:rPr>
                <w:rFonts w:ascii="Avenir Book" w:hAnsi="Avenir Book"/>
                <w:b/>
              </w:rPr>
            </w:pPr>
            <w:r w:rsidRPr="00884A7D">
              <w:rPr>
                <w:rFonts w:ascii="Avenir Book" w:hAnsi="Avenir Book"/>
                <w:b/>
              </w:rPr>
              <w:t>Description</w:t>
            </w:r>
          </w:p>
        </w:tc>
        <w:tc>
          <w:tcPr>
            <w:tcW w:w="3696" w:type="pct"/>
            <w:shd w:val="clear" w:color="auto" w:fill="auto"/>
          </w:tcPr>
          <w:p w14:paraId="4A27A222" w14:textId="77777777" w:rsidR="00502F81" w:rsidRPr="00884A7D" w:rsidRDefault="00502F81" w:rsidP="00502F81">
            <w:pPr>
              <w:rPr>
                <w:rFonts w:ascii="Avenir Book" w:hAnsi="Avenir Book"/>
              </w:rPr>
            </w:pPr>
            <w:r w:rsidRPr="00884A7D">
              <w:rPr>
                <w:rFonts w:ascii="Avenir Book" w:hAnsi="Avenir Book"/>
              </w:rPr>
              <w:t>Improvement in the clean water availability and sanitation facilities.</w:t>
            </w:r>
          </w:p>
        </w:tc>
      </w:tr>
      <w:tr w:rsidR="00502F81" w:rsidRPr="00884A7D" w14:paraId="733946DC" w14:textId="77777777" w:rsidTr="00502F81">
        <w:trPr>
          <w:cantSplit/>
          <w:jc w:val="center"/>
        </w:trPr>
        <w:tc>
          <w:tcPr>
            <w:tcW w:w="1304" w:type="pct"/>
            <w:shd w:val="clear" w:color="auto" w:fill="auto"/>
          </w:tcPr>
          <w:p w14:paraId="74994155" w14:textId="77777777" w:rsidR="00502F81" w:rsidRPr="00884A7D" w:rsidRDefault="00502F81" w:rsidP="00502F81">
            <w:pPr>
              <w:rPr>
                <w:rFonts w:ascii="Avenir Book" w:hAnsi="Avenir Book"/>
                <w:b/>
              </w:rPr>
            </w:pPr>
            <w:r w:rsidRPr="00884A7D">
              <w:rPr>
                <w:rFonts w:ascii="Avenir Book" w:hAnsi="Avenir Book"/>
                <w:b/>
              </w:rPr>
              <w:t>Source of data</w:t>
            </w:r>
          </w:p>
        </w:tc>
        <w:tc>
          <w:tcPr>
            <w:tcW w:w="3696" w:type="pct"/>
            <w:shd w:val="clear" w:color="auto" w:fill="auto"/>
          </w:tcPr>
          <w:p w14:paraId="366C4900" w14:textId="77777777" w:rsidR="00502F81" w:rsidRPr="00884A7D" w:rsidRDefault="00502F81" w:rsidP="00502F81">
            <w:pPr>
              <w:rPr>
                <w:rFonts w:ascii="Avenir Book" w:hAnsi="Avenir Book"/>
              </w:rPr>
            </w:pPr>
            <w:r w:rsidRPr="00884A7D">
              <w:rPr>
                <w:rFonts w:ascii="Avenir Book" w:hAnsi="Avenir Book"/>
              </w:rPr>
              <w:t>Survey results and Lab certificates</w:t>
            </w:r>
          </w:p>
        </w:tc>
      </w:tr>
      <w:tr w:rsidR="00502F81" w:rsidRPr="00884A7D" w14:paraId="083A8CBC" w14:textId="77777777" w:rsidTr="00502F81">
        <w:trPr>
          <w:cantSplit/>
          <w:jc w:val="center"/>
        </w:trPr>
        <w:tc>
          <w:tcPr>
            <w:tcW w:w="1304" w:type="pct"/>
            <w:shd w:val="clear" w:color="auto" w:fill="auto"/>
          </w:tcPr>
          <w:p w14:paraId="77605929" w14:textId="77777777" w:rsidR="00502F81" w:rsidRPr="00884A7D" w:rsidRDefault="00502F81" w:rsidP="00502F81">
            <w:pPr>
              <w:rPr>
                <w:rFonts w:ascii="Avenir Book" w:hAnsi="Avenir Book"/>
                <w:b/>
              </w:rPr>
            </w:pPr>
            <w:r w:rsidRPr="00884A7D">
              <w:rPr>
                <w:rFonts w:ascii="Avenir Book" w:hAnsi="Avenir Book"/>
                <w:b/>
              </w:rPr>
              <w:t>Value(s) applied</w:t>
            </w:r>
          </w:p>
        </w:tc>
        <w:tc>
          <w:tcPr>
            <w:tcW w:w="3696" w:type="pct"/>
            <w:shd w:val="clear" w:color="auto" w:fill="auto"/>
          </w:tcPr>
          <w:p w14:paraId="464961D2" w14:textId="77777777" w:rsidR="00502F81" w:rsidRPr="00884A7D" w:rsidRDefault="00502F81" w:rsidP="00502F81">
            <w:pPr>
              <w:rPr>
                <w:rFonts w:ascii="Avenir Book" w:hAnsi="Avenir Book"/>
              </w:rPr>
            </w:pPr>
            <w:r>
              <w:rPr>
                <w:rFonts w:ascii="Avenir Book" w:hAnsi="Avenir Book"/>
              </w:rPr>
              <w:t>-</w:t>
            </w:r>
          </w:p>
        </w:tc>
      </w:tr>
      <w:tr w:rsidR="00502F81" w:rsidRPr="00884A7D" w14:paraId="203E83D5" w14:textId="77777777" w:rsidTr="00502F81">
        <w:trPr>
          <w:cantSplit/>
          <w:jc w:val="center"/>
        </w:trPr>
        <w:tc>
          <w:tcPr>
            <w:tcW w:w="1304" w:type="pct"/>
            <w:shd w:val="clear" w:color="auto" w:fill="auto"/>
          </w:tcPr>
          <w:p w14:paraId="4935BACC" w14:textId="77777777" w:rsidR="00502F81" w:rsidRPr="00884A7D" w:rsidRDefault="00502F81" w:rsidP="00502F81">
            <w:pPr>
              <w:jc w:val="left"/>
              <w:rPr>
                <w:rFonts w:ascii="Avenir Book" w:hAnsi="Avenir Book"/>
                <w:b/>
              </w:rPr>
            </w:pPr>
            <w:r w:rsidRPr="00884A7D">
              <w:rPr>
                <w:rFonts w:ascii="Avenir Book" w:hAnsi="Avenir Book"/>
                <w:b/>
              </w:rPr>
              <w:t>Measurement methods and procedures</w:t>
            </w:r>
          </w:p>
        </w:tc>
        <w:tc>
          <w:tcPr>
            <w:tcW w:w="3696" w:type="pct"/>
            <w:shd w:val="clear" w:color="auto" w:fill="auto"/>
          </w:tcPr>
          <w:p w14:paraId="2D4C0E49" w14:textId="77777777" w:rsidR="00502F81" w:rsidRPr="00884A7D" w:rsidRDefault="00502F81" w:rsidP="00502F81">
            <w:pPr>
              <w:rPr>
                <w:rFonts w:ascii="Avenir Book" w:hAnsi="Avenir Book"/>
              </w:rPr>
            </w:pPr>
            <w:r w:rsidRPr="00884A7D">
              <w:rPr>
                <w:rFonts w:ascii="Avenir Book" w:hAnsi="Avenir Book"/>
              </w:rPr>
              <w:t>Annually a sample survey will be conducted to see how the status of clean water availability and sanitation facilities are improved in the region.</w:t>
            </w:r>
          </w:p>
          <w:p w14:paraId="59CCC8C1" w14:textId="77777777" w:rsidR="00502F81" w:rsidRPr="00884A7D" w:rsidRDefault="00502F81" w:rsidP="00502F81">
            <w:pPr>
              <w:rPr>
                <w:rFonts w:ascii="Avenir Book" w:hAnsi="Avenir Book"/>
              </w:rPr>
            </w:pPr>
            <w:r w:rsidRPr="00884A7D">
              <w:rPr>
                <w:rFonts w:ascii="Avenir Book" w:hAnsi="Avenir Book"/>
              </w:rPr>
              <w:t xml:space="preserve">Water samples will be collected half yearly once and tested in government certified lab and results are compared with the previous readings. </w:t>
            </w:r>
          </w:p>
        </w:tc>
      </w:tr>
      <w:tr w:rsidR="00502F81" w:rsidRPr="00884A7D" w14:paraId="10737C94" w14:textId="77777777" w:rsidTr="00502F81">
        <w:trPr>
          <w:cantSplit/>
          <w:jc w:val="center"/>
        </w:trPr>
        <w:tc>
          <w:tcPr>
            <w:tcW w:w="1304" w:type="pct"/>
            <w:shd w:val="clear" w:color="auto" w:fill="auto"/>
          </w:tcPr>
          <w:p w14:paraId="1954558D" w14:textId="77777777" w:rsidR="00502F81" w:rsidRPr="00884A7D" w:rsidRDefault="00502F81" w:rsidP="00502F81">
            <w:pPr>
              <w:rPr>
                <w:rFonts w:ascii="Avenir Book" w:hAnsi="Avenir Book"/>
                <w:b/>
              </w:rPr>
            </w:pPr>
            <w:r w:rsidRPr="00884A7D">
              <w:rPr>
                <w:rFonts w:ascii="Avenir Book" w:hAnsi="Avenir Book"/>
                <w:b/>
              </w:rPr>
              <w:t>Monitoring frequency</w:t>
            </w:r>
          </w:p>
        </w:tc>
        <w:tc>
          <w:tcPr>
            <w:tcW w:w="3696" w:type="pct"/>
            <w:shd w:val="clear" w:color="auto" w:fill="auto"/>
          </w:tcPr>
          <w:p w14:paraId="5362CD86" w14:textId="77777777" w:rsidR="00502F81" w:rsidRPr="00884A7D" w:rsidRDefault="00502F81" w:rsidP="00502F81">
            <w:pPr>
              <w:rPr>
                <w:rFonts w:ascii="Avenir Book" w:hAnsi="Avenir Book"/>
              </w:rPr>
            </w:pPr>
            <w:r w:rsidRPr="00884A7D">
              <w:rPr>
                <w:rFonts w:ascii="Avenir Book" w:hAnsi="Avenir Book"/>
              </w:rPr>
              <w:t>Sample survey will be conducted annually and water is tested half yearly once.</w:t>
            </w:r>
          </w:p>
        </w:tc>
      </w:tr>
      <w:tr w:rsidR="00502F81" w:rsidRPr="00884A7D" w14:paraId="7EB1322C" w14:textId="77777777" w:rsidTr="00502F81">
        <w:trPr>
          <w:cantSplit/>
          <w:jc w:val="center"/>
        </w:trPr>
        <w:tc>
          <w:tcPr>
            <w:tcW w:w="1304" w:type="pct"/>
            <w:shd w:val="clear" w:color="auto" w:fill="auto"/>
          </w:tcPr>
          <w:p w14:paraId="397EE6A6" w14:textId="77777777" w:rsidR="00502F81" w:rsidRPr="00884A7D" w:rsidRDefault="00502F81" w:rsidP="00502F81">
            <w:pPr>
              <w:rPr>
                <w:rFonts w:ascii="Avenir Book" w:hAnsi="Avenir Book"/>
                <w:b/>
              </w:rPr>
            </w:pPr>
            <w:r w:rsidRPr="00884A7D">
              <w:rPr>
                <w:rFonts w:ascii="Avenir Book" w:hAnsi="Avenir Book"/>
                <w:b/>
              </w:rPr>
              <w:t>QA/QC procedures</w:t>
            </w:r>
          </w:p>
        </w:tc>
        <w:tc>
          <w:tcPr>
            <w:tcW w:w="3696" w:type="pct"/>
            <w:shd w:val="clear" w:color="auto" w:fill="auto"/>
          </w:tcPr>
          <w:p w14:paraId="54634093" w14:textId="77777777" w:rsidR="00502F81" w:rsidRPr="00884A7D" w:rsidRDefault="00502F81" w:rsidP="00502F81">
            <w:pPr>
              <w:rPr>
                <w:rFonts w:ascii="Avenir Book" w:hAnsi="Avenir Book"/>
              </w:rPr>
            </w:pPr>
            <w:r w:rsidRPr="00884A7D">
              <w:rPr>
                <w:rFonts w:ascii="Avenir Book" w:hAnsi="Avenir Book"/>
              </w:rPr>
              <w:t>Water samples are tested in a reputed and government certified lab</w:t>
            </w:r>
          </w:p>
        </w:tc>
      </w:tr>
      <w:tr w:rsidR="00502F81" w:rsidRPr="00884A7D" w14:paraId="69141FB6" w14:textId="77777777" w:rsidTr="00502F81">
        <w:trPr>
          <w:cantSplit/>
          <w:jc w:val="center"/>
        </w:trPr>
        <w:tc>
          <w:tcPr>
            <w:tcW w:w="1304" w:type="pct"/>
            <w:shd w:val="clear" w:color="auto" w:fill="auto"/>
          </w:tcPr>
          <w:p w14:paraId="6EDEBBF7" w14:textId="77777777" w:rsidR="00502F81" w:rsidRPr="00884A7D" w:rsidRDefault="00502F81" w:rsidP="00502F81">
            <w:pPr>
              <w:rPr>
                <w:rFonts w:ascii="Avenir Book" w:hAnsi="Avenir Book"/>
                <w:b/>
              </w:rPr>
            </w:pPr>
            <w:r w:rsidRPr="00884A7D">
              <w:rPr>
                <w:rFonts w:ascii="Avenir Book" w:hAnsi="Avenir Book"/>
                <w:b/>
              </w:rPr>
              <w:t>Purpose of data</w:t>
            </w:r>
          </w:p>
        </w:tc>
        <w:tc>
          <w:tcPr>
            <w:tcW w:w="3696" w:type="pct"/>
            <w:shd w:val="clear" w:color="auto" w:fill="auto"/>
          </w:tcPr>
          <w:p w14:paraId="71DDE7D7" w14:textId="77777777" w:rsidR="00502F81" w:rsidRPr="00884A7D" w:rsidRDefault="00502F81" w:rsidP="00502F81">
            <w:pPr>
              <w:rPr>
                <w:rFonts w:ascii="Avenir Book" w:hAnsi="Avenir Book"/>
              </w:rPr>
            </w:pPr>
            <w:r w:rsidRPr="00884A7D">
              <w:rPr>
                <w:rFonts w:ascii="Avenir Book" w:hAnsi="Avenir Book"/>
              </w:rPr>
              <w:t>NA</w:t>
            </w:r>
          </w:p>
        </w:tc>
      </w:tr>
      <w:tr w:rsidR="00502F81" w:rsidRPr="00884A7D" w14:paraId="3D3C044D" w14:textId="77777777" w:rsidTr="00502F81">
        <w:trPr>
          <w:cantSplit/>
          <w:jc w:val="center"/>
        </w:trPr>
        <w:tc>
          <w:tcPr>
            <w:tcW w:w="1304" w:type="pct"/>
            <w:shd w:val="clear" w:color="auto" w:fill="auto"/>
          </w:tcPr>
          <w:p w14:paraId="441165A7" w14:textId="77777777" w:rsidR="00502F81" w:rsidRPr="00884A7D" w:rsidRDefault="00502F81" w:rsidP="00502F81">
            <w:pPr>
              <w:rPr>
                <w:rFonts w:ascii="Avenir Book" w:hAnsi="Avenir Book"/>
                <w:b/>
              </w:rPr>
            </w:pPr>
            <w:r w:rsidRPr="00884A7D">
              <w:rPr>
                <w:rFonts w:ascii="Avenir Book" w:hAnsi="Avenir Book"/>
                <w:b/>
              </w:rPr>
              <w:t>Additional comment</w:t>
            </w:r>
          </w:p>
        </w:tc>
        <w:tc>
          <w:tcPr>
            <w:tcW w:w="3696" w:type="pct"/>
            <w:shd w:val="clear" w:color="auto" w:fill="auto"/>
          </w:tcPr>
          <w:p w14:paraId="6A759E05" w14:textId="77777777" w:rsidR="00502F81" w:rsidRPr="00884A7D" w:rsidRDefault="00502F81" w:rsidP="00502F81">
            <w:pPr>
              <w:rPr>
                <w:rFonts w:ascii="Avenir Book" w:hAnsi="Avenir Book"/>
              </w:rPr>
            </w:pPr>
            <w:r w:rsidRPr="00884A7D">
              <w:rPr>
                <w:rFonts w:ascii="Avenir Book" w:hAnsi="Avenir Book"/>
              </w:rPr>
              <w:t>NA</w:t>
            </w:r>
          </w:p>
        </w:tc>
      </w:tr>
    </w:tbl>
    <w:p w14:paraId="427DD9AF" w14:textId="77777777" w:rsidR="00502F81" w:rsidRPr="00884A7D" w:rsidRDefault="00502F81" w:rsidP="00502F81">
      <w:pPr>
        <w:rPr>
          <w:rFonts w:eastAsia="MS Mincho"/>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502F81" w:rsidRPr="00884A7D" w14:paraId="6620C7E1" w14:textId="77777777" w:rsidTr="00502F81">
        <w:trPr>
          <w:cantSplit/>
          <w:jc w:val="center"/>
        </w:trPr>
        <w:tc>
          <w:tcPr>
            <w:tcW w:w="1304" w:type="pct"/>
            <w:shd w:val="clear" w:color="auto" w:fill="auto"/>
          </w:tcPr>
          <w:p w14:paraId="7114F500" w14:textId="77777777" w:rsidR="00502F81" w:rsidRPr="00884A7D" w:rsidRDefault="00502F81" w:rsidP="00502F81">
            <w:pPr>
              <w:rPr>
                <w:rFonts w:ascii="Avenir Book" w:hAnsi="Avenir Book"/>
                <w:b/>
              </w:rPr>
            </w:pPr>
            <w:r w:rsidRPr="00884A7D">
              <w:rPr>
                <w:rFonts w:ascii="Avenir Book" w:hAnsi="Avenir Book"/>
                <w:b/>
              </w:rPr>
              <w:t>Relevant SDG Indicator/Safeguarding Principle</w:t>
            </w:r>
          </w:p>
        </w:tc>
        <w:tc>
          <w:tcPr>
            <w:tcW w:w="3696" w:type="pct"/>
            <w:shd w:val="clear" w:color="auto" w:fill="auto"/>
          </w:tcPr>
          <w:p w14:paraId="4C07E674" w14:textId="77777777" w:rsidR="00502F81" w:rsidRPr="00884A7D" w:rsidRDefault="00502F81" w:rsidP="00502F81">
            <w:pPr>
              <w:rPr>
                <w:rFonts w:ascii="Avenir Book" w:hAnsi="Avenir Book"/>
              </w:rPr>
            </w:pPr>
            <w:r w:rsidRPr="00884A7D">
              <w:rPr>
                <w:rFonts w:ascii="Avenir Book" w:hAnsi="Avenir Book"/>
              </w:rPr>
              <w:t>SDG 11</w:t>
            </w:r>
          </w:p>
        </w:tc>
      </w:tr>
      <w:tr w:rsidR="00502F81" w:rsidRPr="00884A7D" w14:paraId="54257FD3" w14:textId="77777777" w:rsidTr="00502F81">
        <w:trPr>
          <w:cantSplit/>
          <w:jc w:val="center"/>
        </w:trPr>
        <w:tc>
          <w:tcPr>
            <w:tcW w:w="1304" w:type="pct"/>
            <w:shd w:val="clear" w:color="auto" w:fill="auto"/>
          </w:tcPr>
          <w:p w14:paraId="12A0F77B" w14:textId="77777777" w:rsidR="00502F81" w:rsidRPr="00884A7D" w:rsidRDefault="00502F81" w:rsidP="00502F81">
            <w:pPr>
              <w:rPr>
                <w:rFonts w:ascii="Avenir Book" w:hAnsi="Avenir Book"/>
                <w:b/>
              </w:rPr>
            </w:pPr>
            <w:r w:rsidRPr="00884A7D">
              <w:rPr>
                <w:rFonts w:ascii="Avenir Book" w:hAnsi="Avenir Book"/>
                <w:b/>
              </w:rPr>
              <w:t>Data / Parameter</w:t>
            </w:r>
          </w:p>
        </w:tc>
        <w:tc>
          <w:tcPr>
            <w:tcW w:w="3696" w:type="pct"/>
            <w:shd w:val="clear" w:color="auto" w:fill="auto"/>
          </w:tcPr>
          <w:p w14:paraId="4442DD02" w14:textId="77777777" w:rsidR="00502F81" w:rsidRPr="00884A7D" w:rsidRDefault="00502F81" w:rsidP="00502F81">
            <w:pPr>
              <w:rPr>
                <w:rFonts w:ascii="Avenir Book" w:hAnsi="Avenir Book"/>
              </w:rPr>
            </w:pPr>
            <w:r w:rsidRPr="00884A7D">
              <w:rPr>
                <w:rFonts w:ascii="Avenir Book" w:eastAsia="MS Mincho" w:hAnsi="Avenir Book"/>
              </w:rPr>
              <w:t>Sustainable Cities and Communities</w:t>
            </w:r>
          </w:p>
        </w:tc>
      </w:tr>
      <w:tr w:rsidR="00502F81" w:rsidRPr="00884A7D" w14:paraId="4644AD6F" w14:textId="77777777" w:rsidTr="00502F81">
        <w:trPr>
          <w:cantSplit/>
          <w:jc w:val="center"/>
        </w:trPr>
        <w:tc>
          <w:tcPr>
            <w:tcW w:w="1304" w:type="pct"/>
            <w:shd w:val="clear" w:color="auto" w:fill="auto"/>
          </w:tcPr>
          <w:p w14:paraId="3DA5A349" w14:textId="77777777" w:rsidR="00502F81" w:rsidRPr="00884A7D" w:rsidRDefault="00502F81" w:rsidP="00502F81">
            <w:pPr>
              <w:rPr>
                <w:rFonts w:ascii="Avenir Book" w:hAnsi="Avenir Book"/>
                <w:b/>
              </w:rPr>
            </w:pPr>
            <w:r w:rsidRPr="00884A7D">
              <w:rPr>
                <w:rFonts w:ascii="Avenir Book" w:hAnsi="Avenir Book"/>
                <w:b/>
              </w:rPr>
              <w:t>Unit</w:t>
            </w:r>
          </w:p>
        </w:tc>
        <w:tc>
          <w:tcPr>
            <w:tcW w:w="3696" w:type="pct"/>
            <w:shd w:val="clear" w:color="auto" w:fill="auto"/>
          </w:tcPr>
          <w:p w14:paraId="1675F500" w14:textId="77777777" w:rsidR="00502F81" w:rsidRPr="00884A7D" w:rsidRDefault="00502F81" w:rsidP="00502F81">
            <w:pPr>
              <w:rPr>
                <w:rFonts w:ascii="Avenir Book" w:hAnsi="Avenir Book"/>
              </w:rPr>
            </w:pPr>
            <w:r w:rsidRPr="00884A7D">
              <w:rPr>
                <w:rFonts w:ascii="Avenir Book" w:hAnsi="Avenir Book"/>
              </w:rPr>
              <w:t>NA</w:t>
            </w:r>
          </w:p>
        </w:tc>
      </w:tr>
      <w:tr w:rsidR="00502F81" w:rsidRPr="00884A7D" w14:paraId="250C9EED" w14:textId="77777777" w:rsidTr="00502F81">
        <w:trPr>
          <w:cantSplit/>
          <w:jc w:val="center"/>
        </w:trPr>
        <w:tc>
          <w:tcPr>
            <w:tcW w:w="1304" w:type="pct"/>
            <w:shd w:val="clear" w:color="auto" w:fill="auto"/>
          </w:tcPr>
          <w:p w14:paraId="53BE4A26" w14:textId="77777777" w:rsidR="00502F81" w:rsidRPr="00884A7D" w:rsidRDefault="00502F81" w:rsidP="00502F81">
            <w:pPr>
              <w:rPr>
                <w:rFonts w:ascii="Avenir Book" w:hAnsi="Avenir Book"/>
                <w:b/>
              </w:rPr>
            </w:pPr>
            <w:r w:rsidRPr="00884A7D">
              <w:rPr>
                <w:rFonts w:ascii="Avenir Book" w:hAnsi="Avenir Book"/>
                <w:b/>
              </w:rPr>
              <w:t>Description</w:t>
            </w:r>
          </w:p>
        </w:tc>
        <w:tc>
          <w:tcPr>
            <w:tcW w:w="3696" w:type="pct"/>
            <w:shd w:val="clear" w:color="auto" w:fill="auto"/>
          </w:tcPr>
          <w:p w14:paraId="462F70F1" w14:textId="77777777" w:rsidR="00502F81" w:rsidRPr="00884A7D" w:rsidRDefault="00502F81" w:rsidP="00502F81">
            <w:pPr>
              <w:rPr>
                <w:rFonts w:ascii="Avenir Book" w:hAnsi="Avenir Book"/>
              </w:rPr>
            </w:pPr>
            <w:r w:rsidRPr="00884A7D">
              <w:rPr>
                <w:rFonts w:ascii="Avenir Book" w:hAnsi="Avenir Book"/>
              </w:rPr>
              <w:t>Cities with good waste management practices</w:t>
            </w:r>
          </w:p>
        </w:tc>
      </w:tr>
      <w:tr w:rsidR="00502F81" w:rsidRPr="00884A7D" w14:paraId="24EF39A5" w14:textId="77777777" w:rsidTr="00502F81">
        <w:trPr>
          <w:cantSplit/>
          <w:jc w:val="center"/>
        </w:trPr>
        <w:tc>
          <w:tcPr>
            <w:tcW w:w="1304" w:type="pct"/>
            <w:shd w:val="clear" w:color="auto" w:fill="auto"/>
          </w:tcPr>
          <w:p w14:paraId="7039A79C" w14:textId="77777777" w:rsidR="00502F81" w:rsidRPr="00884A7D" w:rsidRDefault="00502F81" w:rsidP="00502F81">
            <w:pPr>
              <w:rPr>
                <w:rFonts w:ascii="Avenir Book" w:hAnsi="Avenir Book"/>
                <w:b/>
              </w:rPr>
            </w:pPr>
            <w:r w:rsidRPr="00884A7D">
              <w:rPr>
                <w:rFonts w:ascii="Avenir Book" w:hAnsi="Avenir Book"/>
                <w:b/>
              </w:rPr>
              <w:t>Source of data</w:t>
            </w:r>
          </w:p>
        </w:tc>
        <w:tc>
          <w:tcPr>
            <w:tcW w:w="3696" w:type="pct"/>
            <w:shd w:val="clear" w:color="auto" w:fill="auto"/>
          </w:tcPr>
          <w:p w14:paraId="6EE010BE" w14:textId="77777777" w:rsidR="00502F81" w:rsidRPr="00884A7D" w:rsidRDefault="00502F81" w:rsidP="00502F81">
            <w:pPr>
              <w:rPr>
                <w:rFonts w:ascii="Avenir Book" w:hAnsi="Avenir Book"/>
              </w:rPr>
            </w:pPr>
            <w:r w:rsidRPr="00884A7D">
              <w:rPr>
                <w:rFonts w:ascii="Avenir Book" w:hAnsi="Avenir Book"/>
              </w:rPr>
              <w:t>Records of waste converted to compost</w:t>
            </w:r>
          </w:p>
        </w:tc>
      </w:tr>
      <w:tr w:rsidR="00502F81" w:rsidRPr="00884A7D" w14:paraId="53223973" w14:textId="77777777" w:rsidTr="00502F81">
        <w:trPr>
          <w:cantSplit/>
          <w:jc w:val="center"/>
        </w:trPr>
        <w:tc>
          <w:tcPr>
            <w:tcW w:w="1304" w:type="pct"/>
            <w:shd w:val="clear" w:color="auto" w:fill="auto"/>
          </w:tcPr>
          <w:p w14:paraId="088322B8" w14:textId="77777777" w:rsidR="00502F81" w:rsidRPr="00884A7D" w:rsidRDefault="00502F81" w:rsidP="00502F81">
            <w:pPr>
              <w:rPr>
                <w:rFonts w:ascii="Avenir Book" w:hAnsi="Avenir Book"/>
                <w:b/>
              </w:rPr>
            </w:pPr>
            <w:r w:rsidRPr="00884A7D">
              <w:rPr>
                <w:rFonts w:ascii="Avenir Book" w:hAnsi="Avenir Book"/>
                <w:b/>
              </w:rPr>
              <w:lastRenderedPageBreak/>
              <w:t>Value(s) applied</w:t>
            </w:r>
          </w:p>
        </w:tc>
        <w:tc>
          <w:tcPr>
            <w:tcW w:w="3696" w:type="pct"/>
            <w:shd w:val="clear" w:color="auto" w:fill="auto"/>
          </w:tcPr>
          <w:p w14:paraId="29D7B407" w14:textId="77777777" w:rsidR="00502F81" w:rsidRPr="00884A7D" w:rsidRDefault="00502F81" w:rsidP="00502F81">
            <w:pPr>
              <w:rPr>
                <w:rFonts w:ascii="Avenir Book" w:hAnsi="Avenir Book"/>
              </w:rPr>
            </w:pPr>
            <w:r>
              <w:rPr>
                <w:rFonts w:ascii="Avenir Book" w:hAnsi="Avenir Book"/>
              </w:rPr>
              <w:t>-</w:t>
            </w:r>
          </w:p>
        </w:tc>
      </w:tr>
      <w:tr w:rsidR="00502F81" w:rsidRPr="00884A7D" w14:paraId="3D5C71B1" w14:textId="77777777" w:rsidTr="00502F81">
        <w:trPr>
          <w:cantSplit/>
          <w:jc w:val="center"/>
        </w:trPr>
        <w:tc>
          <w:tcPr>
            <w:tcW w:w="1304" w:type="pct"/>
            <w:shd w:val="clear" w:color="auto" w:fill="auto"/>
          </w:tcPr>
          <w:p w14:paraId="6302C080" w14:textId="77777777" w:rsidR="00502F81" w:rsidRPr="00884A7D" w:rsidRDefault="00502F81" w:rsidP="00502F81">
            <w:pPr>
              <w:jc w:val="left"/>
              <w:rPr>
                <w:rFonts w:ascii="Avenir Book" w:hAnsi="Avenir Book"/>
                <w:b/>
              </w:rPr>
            </w:pPr>
            <w:r w:rsidRPr="00884A7D">
              <w:rPr>
                <w:rFonts w:ascii="Avenir Book" w:hAnsi="Avenir Book"/>
                <w:b/>
              </w:rPr>
              <w:t>Measurement methods and procedures</w:t>
            </w:r>
          </w:p>
        </w:tc>
        <w:tc>
          <w:tcPr>
            <w:tcW w:w="3696" w:type="pct"/>
            <w:shd w:val="clear" w:color="auto" w:fill="auto"/>
          </w:tcPr>
          <w:p w14:paraId="7B9FD287" w14:textId="5B4EBB52" w:rsidR="00502F81" w:rsidRPr="00884A7D" w:rsidRDefault="00502F81" w:rsidP="00502F81">
            <w:pPr>
              <w:rPr>
                <w:rFonts w:ascii="Avenir Book" w:hAnsi="Avenir Book"/>
              </w:rPr>
            </w:pPr>
            <w:r w:rsidRPr="00884A7D">
              <w:rPr>
                <w:rFonts w:ascii="Avenir Book" w:hAnsi="Avenir Book"/>
              </w:rPr>
              <w:t xml:space="preserve">A sample survey of the households will be conducted annually to check the cleanliness of the </w:t>
            </w:r>
            <w:ins w:id="53" w:author="Author">
              <w:r w:rsidR="00CB38C4">
                <w:rPr>
                  <w:rFonts w:ascii="Avenir Book" w:hAnsi="Avenir Book"/>
                </w:rPr>
                <w:t>village</w:t>
              </w:r>
            </w:ins>
            <w:del w:id="54" w:author="Author">
              <w:r w:rsidRPr="00884A7D" w:rsidDel="00CB38C4">
                <w:rPr>
                  <w:rFonts w:ascii="Avenir Book" w:hAnsi="Avenir Book"/>
                </w:rPr>
                <w:delText>city</w:delText>
              </w:r>
            </w:del>
          </w:p>
        </w:tc>
      </w:tr>
      <w:tr w:rsidR="00502F81" w:rsidRPr="00884A7D" w14:paraId="17C11CB1" w14:textId="77777777" w:rsidTr="00502F81">
        <w:trPr>
          <w:cantSplit/>
          <w:jc w:val="center"/>
        </w:trPr>
        <w:tc>
          <w:tcPr>
            <w:tcW w:w="1304" w:type="pct"/>
            <w:shd w:val="clear" w:color="auto" w:fill="auto"/>
          </w:tcPr>
          <w:p w14:paraId="1E825577" w14:textId="77777777" w:rsidR="00502F81" w:rsidRPr="00884A7D" w:rsidRDefault="00502F81" w:rsidP="00502F81">
            <w:pPr>
              <w:rPr>
                <w:rFonts w:ascii="Avenir Book" w:hAnsi="Avenir Book"/>
                <w:b/>
              </w:rPr>
            </w:pPr>
            <w:r w:rsidRPr="00884A7D">
              <w:rPr>
                <w:rFonts w:ascii="Avenir Book" w:hAnsi="Avenir Book"/>
                <w:b/>
              </w:rPr>
              <w:t>Monitoring frequency</w:t>
            </w:r>
          </w:p>
        </w:tc>
        <w:tc>
          <w:tcPr>
            <w:tcW w:w="3696" w:type="pct"/>
            <w:shd w:val="clear" w:color="auto" w:fill="auto"/>
          </w:tcPr>
          <w:p w14:paraId="0915789F" w14:textId="77777777" w:rsidR="00502F81" w:rsidRPr="00884A7D" w:rsidRDefault="00502F81" w:rsidP="00502F81">
            <w:pPr>
              <w:rPr>
                <w:rFonts w:ascii="Avenir Book" w:hAnsi="Avenir Book"/>
              </w:rPr>
            </w:pPr>
            <w:r w:rsidRPr="00884A7D">
              <w:rPr>
                <w:rFonts w:ascii="Avenir Book" w:hAnsi="Avenir Book"/>
              </w:rPr>
              <w:t>Annually</w:t>
            </w:r>
          </w:p>
        </w:tc>
      </w:tr>
      <w:tr w:rsidR="00502F81" w:rsidRPr="00884A7D" w14:paraId="587ED8E5" w14:textId="77777777" w:rsidTr="00502F81">
        <w:trPr>
          <w:cantSplit/>
          <w:jc w:val="center"/>
        </w:trPr>
        <w:tc>
          <w:tcPr>
            <w:tcW w:w="1304" w:type="pct"/>
            <w:shd w:val="clear" w:color="auto" w:fill="auto"/>
          </w:tcPr>
          <w:p w14:paraId="66767D3A" w14:textId="77777777" w:rsidR="00502F81" w:rsidRPr="00884A7D" w:rsidRDefault="00502F81" w:rsidP="00502F81">
            <w:pPr>
              <w:rPr>
                <w:rFonts w:ascii="Avenir Book" w:hAnsi="Avenir Book"/>
                <w:b/>
              </w:rPr>
            </w:pPr>
            <w:r w:rsidRPr="00884A7D">
              <w:rPr>
                <w:rFonts w:ascii="Avenir Book" w:hAnsi="Avenir Book"/>
                <w:b/>
              </w:rPr>
              <w:t>QA/QC procedures</w:t>
            </w:r>
          </w:p>
        </w:tc>
        <w:tc>
          <w:tcPr>
            <w:tcW w:w="3696" w:type="pct"/>
            <w:shd w:val="clear" w:color="auto" w:fill="auto"/>
          </w:tcPr>
          <w:p w14:paraId="6AAF0C7C" w14:textId="15DD643B" w:rsidR="00502F81" w:rsidRPr="00884A7D" w:rsidRDefault="00502F81" w:rsidP="00502F81">
            <w:pPr>
              <w:rPr>
                <w:rFonts w:ascii="Avenir Book" w:hAnsi="Avenir Book"/>
              </w:rPr>
            </w:pPr>
            <w:del w:id="55" w:author="Author">
              <w:r w:rsidRPr="00884A7D" w:rsidDel="00CB38C4">
                <w:rPr>
                  <w:rFonts w:ascii="Avenir Book" w:hAnsi="Avenir Book"/>
                </w:rPr>
                <w:delText>Sample size is calculated based on the latest sampling guidelines and a well-trained survey team will be formed to conduct the surveys.</w:delText>
              </w:r>
            </w:del>
            <w:ins w:id="56" w:author="Author">
              <w:r w:rsidR="00CB38C4">
                <w:rPr>
                  <w:rFonts w:ascii="Avenir Book" w:hAnsi="Avenir Book"/>
                </w:rPr>
                <w:t>NA</w:t>
              </w:r>
            </w:ins>
            <w:r w:rsidRPr="00884A7D">
              <w:rPr>
                <w:rFonts w:ascii="Avenir Book" w:hAnsi="Avenir Book"/>
              </w:rPr>
              <w:t xml:space="preserve"> </w:t>
            </w:r>
          </w:p>
        </w:tc>
      </w:tr>
      <w:tr w:rsidR="00502F81" w:rsidRPr="00884A7D" w14:paraId="65001FF3" w14:textId="77777777" w:rsidTr="00502F81">
        <w:trPr>
          <w:cantSplit/>
          <w:jc w:val="center"/>
        </w:trPr>
        <w:tc>
          <w:tcPr>
            <w:tcW w:w="1304" w:type="pct"/>
            <w:shd w:val="clear" w:color="auto" w:fill="auto"/>
          </w:tcPr>
          <w:p w14:paraId="1553BFF5" w14:textId="77777777" w:rsidR="00502F81" w:rsidRPr="00884A7D" w:rsidRDefault="00502F81" w:rsidP="00502F81">
            <w:pPr>
              <w:rPr>
                <w:rFonts w:ascii="Avenir Book" w:hAnsi="Avenir Book"/>
                <w:b/>
              </w:rPr>
            </w:pPr>
            <w:r w:rsidRPr="00884A7D">
              <w:rPr>
                <w:rFonts w:ascii="Avenir Book" w:hAnsi="Avenir Book"/>
                <w:b/>
              </w:rPr>
              <w:t>Purpose of data</w:t>
            </w:r>
          </w:p>
        </w:tc>
        <w:tc>
          <w:tcPr>
            <w:tcW w:w="3696" w:type="pct"/>
            <w:shd w:val="clear" w:color="auto" w:fill="auto"/>
          </w:tcPr>
          <w:p w14:paraId="48F7C9A8" w14:textId="77777777" w:rsidR="00502F81" w:rsidRPr="00884A7D" w:rsidRDefault="00502F81" w:rsidP="00502F81">
            <w:pPr>
              <w:rPr>
                <w:rFonts w:ascii="Avenir Book" w:hAnsi="Avenir Book"/>
              </w:rPr>
            </w:pPr>
            <w:r w:rsidRPr="00884A7D">
              <w:rPr>
                <w:rFonts w:ascii="Avenir Book" w:hAnsi="Avenir Book"/>
              </w:rPr>
              <w:t>NA</w:t>
            </w:r>
          </w:p>
        </w:tc>
      </w:tr>
      <w:tr w:rsidR="00502F81" w:rsidRPr="00884A7D" w14:paraId="0924A54D" w14:textId="77777777" w:rsidTr="00502F81">
        <w:trPr>
          <w:cantSplit/>
          <w:jc w:val="center"/>
        </w:trPr>
        <w:tc>
          <w:tcPr>
            <w:tcW w:w="1304" w:type="pct"/>
            <w:shd w:val="clear" w:color="auto" w:fill="auto"/>
          </w:tcPr>
          <w:p w14:paraId="50D69906" w14:textId="77777777" w:rsidR="00502F81" w:rsidRPr="00884A7D" w:rsidRDefault="00502F81" w:rsidP="00502F81">
            <w:pPr>
              <w:rPr>
                <w:rFonts w:ascii="Avenir Book" w:hAnsi="Avenir Book"/>
                <w:b/>
              </w:rPr>
            </w:pPr>
            <w:r w:rsidRPr="00884A7D">
              <w:rPr>
                <w:rFonts w:ascii="Avenir Book" w:hAnsi="Avenir Book"/>
                <w:b/>
              </w:rPr>
              <w:t>Additional comment</w:t>
            </w:r>
          </w:p>
        </w:tc>
        <w:tc>
          <w:tcPr>
            <w:tcW w:w="3696" w:type="pct"/>
            <w:shd w:val="clear" w:color="auto" w:fill="auto"/>
          </w:tcPr>
          <w:p w14:paraId="53B95CA9" w14:textId="77777777" w:rsidR="00502F81" w:rsidRPr="00884A7D" w:rsidRDefault="00502F81" w:rsidP="00502F81">
            <w:pPr>
              <w:rPr>
                <w:rFonts w:ascii="Avenir Book" w:hAnsi="Avenir Book"/>
              </w:rPr>
            </w:pPr>
            <w:r w:rsidRPr="00884A7D">
              <w:rPr>
                <w:rFonts w:ascii="Avenir Book" w:hAnsi="Avenir Book"/>
              </w:rPr>
              <w:t>NA</w:t>
            </w:r>
          </w:p>
        </w:tc>
      </w:tr>
    </w:tbl>
    <w:p w14:paraId="5DE62FA5" w14:textId="77777777" w:rsidR="00502F81" w:rsidRPr="00884A7D" w:rsidRDefault="00502F81" w:rsidP="00502F81">
      <w:pPr>
        <w:rPr>
          <w:rFonts w:eastAsia="MS Mincho"/>
        </w:rPr>
      </w:pPr>
    </w:p>
    <w:p w14:paraId="62BEC161" w14:textId="77777777" w:rsidR="006D7E82"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6D7E82" w:rsidRPr="007C1D64">
        <w:rPr>
          <w:rFonts w:ascii="Avenir Book" w:eastAsia="MS Mincho" w:hAnsi="Avenir Book"/>
        </w:rPr>
        <w:t>Sampling plan</w:t>
      </w:r>
      <w:bookmarkEnd w:id="50"/>
    </w:p>
    <w:p w14:paraId="4B0D8A6B" w14:textId="77777777" w:rsidR="001136C8" w:rsidRPr="00A12F88" w:rsidRDefault="001136C8" w:rsidP="00F87B39">
      <w:pPr>
        <w:rPr>
          <w:rFonts w:ascii="Avenir Book" w:eastAsia="MS Mincho" w:hAnsi="Avenir Book"/>
        </w:rPr>
      </w:pPr>
      <w:bookmarkStart w:id="57" w:name="_Ref317687766"/>
    </w:p>
    <w:p w14:paraId="6183FF17" w14:textId="77777777" w:rsidR="00047041" w:rsidRPr="00A12F88" w:rsidRDefault="00047041" w:rsidP="00F87B39">
      <w:pPr>
        <w:rPr>
          <w:rFonts w:ascii="Avenir Book" w:hAnsi="Avenir Book"/>
        </w:rPr>
      </w:pPr>
      <w:r w:rsidRPr="00A12F88">
        <w:rPr>
          <w:rFonts w:ascii="Avenir Book" w:hAnsi="Avenir Book"/>
        </w:rPr>
        <w:t xml:space="preserve">Determination of waste composition – sampling plan </w:t>
      </w:r>
    </w:p>
    <w:p w14:paraId="1FDDF57E" w14:textId="77777777" w:rsidR="00047041" w:rsidRPr="00A12F88" w:rsidRDefault="00047041" w:rsidP="00F87B39">
      <w:pPr>
        <w:rPr>
          <w:rFonts w:ascii="Avenir Book" w:hAnsi="Avenir Book"/>
        </w:rPr>
      </w:pPr>
    </w:p>
    <w:p w14:paraId="211F97FA" w14:textId="77777777" w:rsidR="00A12F88" w:rsidRPr="00A12F88" w:rsidRDefault="00047041" w:rsidP="00F87B39">
      <w:pPr>
        <w:rPr>
          <w:rFonts w:ascii="Avenir Book" w:hAnsi="Avenir Book"/>
        </w:rPr>
      </w:pPr>
      <w:r w:rsidRPr="00A12F88">
        <w:rPr>
          <w:rFonts w:ascii="Avenir Book" w:hAnsi="Avenir Book"/>
        </w:rPr>
        <w:t>According to the "</w:t>
      </w:r>
      <w:r w:rsidR="00A12F88" w:rsidRPr="00A12F88">
        <w:rPr>
          <w:rFonts w:ascii="Avenir Book" w:hAnsi="Avenir Book"/>
        </w:rPr>
        <w:t>Emissions from solid waste disposal sites</w:t>
      </w:r>
      <w:r w:rsidRPr="00A12F88">
        <w:rPr>
          <w:rFonts w:ascii="Avenir Book" w:hAnsi="Avenir Book"/>
        </w:rPr>
        <w:t xml:space="preserve">" </w:t>
      </w:r>
      <w:r w:rsidR="00A12F88" w:rsidRPr="00A12F88">
        <w:rPr>
          <w:rFonts w:ascii="Avenir Book" w:hAnsi="Avenir Book"/>
        </w:rPr>
        <w:t>version8,</w:t>
      </w:r>
      <w:r w:rsidRPr="00A12F88">
        <w:rPr>
          <w:rFonts w:ascii="Avenir Book" w:hAnsi="Avenir Book"/>
        </w:rPr>
        <w:t xml:space="preserve"> the weight fraction of the waste types j should be determined by sample measurements. The following waste types will be distinguished: </w:t>
      </w:r>
    </w:p>
    <w:p w14:paraId="541603F2" w14:textId="77777777" w:rsidR="00A12F88" w:rsidRPr="00A12F88" w:rsidRDefault="00047041" w:rsidP="00E3529B">
      <w:pPr>
        <w:pStyle w:val="ListParagraph"/>
        <w:numPr>
          <w:ilvl w:val="0"/>
          <w:numId w:val="52"/>
        </w:numPr>
        <w:rPr>
          <w:rFonts w:ascii="Avenir Book" w:hAnsi="Avenir Book"/>
        </w:rPr>
      </w:pPr>
      <w:r w:rsidRPr="00A12F88">
        <w:rPr>
          <w:rFonts w:ascii="Avenir Book" w:hAnsi="Avenir Book"/>
        </w:rPr>
        <w:t xml:space="preserve">Wood and wood products </w:t>
      </w:r>
    </w:p>
    <w:p w14:paraId="6BA2489B" w14:textId="77777777" w:rsidR="00A12F88" w:rsidRPr="00A12F88" w:rsidRDefault="00047041" w:rsidP="00E3529B">
      <w:pPr>
        <w:pStyle w:val="ListParagraph"/>
        <w:numPr>
          <w:ilvl w:val="0"/>
          <w:numId w:val="52"/>
        </w:numPr>
        <w:rPr>
          <w:rFonts w:ascii="Avenir Book" w:hAnsi="Avenir Book"/>
        </w:rPr>
      </w:pPr>
      <w:r w:rsidRPr="00A12F88">
        <w:rPr>
          <w:rFonts w:ascii="Avenir Book" w:hAnsi="Avenir Book"/>
        </w:rPr>
        <w:t xml:space="preserve">Pulp, paper and cardboard </w:t>
      </w:r>
    </w:p>
    <w:p w14:paraId="4BC85F83" w14:textId="77777777" w:rsidR="00A12F88" w:rsidRPr="00A12F88" w:rsidRDefault="00047041" w:rsidP="00E3529B">
      <w:pPr>
        <w:pStyle w:val="ListParagraph"/>
        <w:numPr>
          <w:ilvl w:val="0"/>
          <w:numId w:val="52"/>
        </w:numPr>
        <w:rPr>
          <w:rFonts w:ascii="Avenir Book" w:hAnsi="Avenir Book"/>
        </w:rPr>
      </w:pPr>
      <w:r w:rsidRPr="00A12F88">
        <w:rPr>
          <w:rFonts w:ascii="Avenir Book" w:hAnsi="Avenir Book"/>
        </w:rPr>
        <w:t xml:space="preserve">Food, food waste, beverages and tobacco </w:t>
      </w:r>
    </w:p>
    <w:p w14:paraId="61051282" w14:textId="77777777" w:rsidR="00A12F88" w:rsidRPr="00A12F88" w:rsidRDefault="00047041" w:rsidP="00E3529B">
      <w:pPr>
        <w:pStyle w:val="ListParagraph"/>
        <w:numPr>
          <w:ilvl w:val="0"/>
          <w:numId w:val="52"/>
        </w:numPr>
        <w:rPr>
          <w:rFonts w:ascii="Avenir Book" w:hAnsi="Avenir Book"/>
        </w:rPr>
      </w:pPr>
      <w:r w:rsidRPr="00A12F88">
        <w:rPr>
          <w:rFonts w:ascii="Avenir Book" w:hAnsi="Avenir Book"/>
        </w:rPr>
        <w:t xml:space="preserve">Textiles </w:t>
      </w:r>
    </w:p>
    <w:p w14:paraId="1AA3F0FA" w14:textId="77777777" w:rsidR="00A12F88" w:rsidRPr="00A12F88" w:rsidRDefault="00047041" w:rsidP="00E3529B">
      <w:pPr>
        <w:pStyle w:val="ListParagraph"/>
        <w:numPr>
          <w:ilvl w:val="0"/>
          <w:numId w:val="52"/>
        </w:numPr>
        <w:rPr>
          <w:rFonts w:ascii="Avenir Book" w:hAnsi="Avenir Book"/>
        </w:rPr>
      </w:pPr>
      <w:r w:rsidRPr="00A12F88">
        <w:rPr>
          <w:rFonts w:ascii="Avenir Book" w:hAnsi="Avenir Book"/>
        </w:rPr>
        <w:t xml:space="preserve">Garden, yard and park waste </w:t>
      </w:r>
    </w:p>
    <w:p w14:paraId="1E6061F1" w14:textId="77777777" w:rsidR="00A12F88" w:rsidRPr="00A12F88" w:rsidRDefault="00A12F88" w:rsidP="00F87B39">
      <w:pPr>
        <w:rPr>
          <w:rFonts w:ascii="Avenir Book" w:hAnsi="Avenir Book"/>
        </w:rPr>
      </w:pPr>
    </w:p>
    <w:p w14:paraId="729A1A16" w14:textId="77777777" w:rsidR="00A12F88" w:rsidRPr="00A12F88" w:rsidRDefault="00047041" w:rsidP="00F87B39">
      <w:pPr>
        <w:rPr>
          <w:rFonts w:ascii="Avenir Book" w:hAnsi="Avenir Book"/>
        </w:rPr>
      </w:pPr>
      <w:r w:rsidRPr="00A12F88">
        <w:rPr>
          <w:rFonts w:ascii="Avenir Book" w:hAnsi="Avenir Book"/>
        </w:rPr>
        <w:t xml:space="preserve">Since samples are taken from the organic waste proportion only, after separation of recyclable and inert material, category F (glass, plastic, metal and other inert material) is not included in the measurement. Organic waste proportions are relatively stable and therefore estimated only quarterly (defined as minimum sampling frequency per year by the methodology). However, the size and frequency of sampling should be statistically significant with a maximum uncertainty range of 20% at a 95% confidence level. </w:t>
      </w:r>
    </w:p>
    <w:p w14:paraId="1CE7BF65" w14:textId="77777777" w:rsidR="00A12F88" w:rsidRPr="00A12F88" w:rsidRDefault="00A12F88" w:rsidP="00F87B39">
      <w:pPr>
        <w:rPr>
          <w:rFonts w:ascii="Avenir Book" w:hAnsi="Avenir Book"/>
        </w:rPr>
      </w:pPr>
    </w:p>
    <w:p w14:paraId="01A653D9" w14:textId="77777777" w:rsidR="00A12F88" w:rsidRPr="00A12F88" w:rsidRDefault="00047041" w:rsidP="00F87B39">
      <w:pPr>
        <w:rPr>
          <w:rFonts w:ascii="Avenir Book" w:hAnsi="Avenir Book"/>
        </w:rPr>
      </w:pPr>
      <w:r w:rsidRPr="00A12F88">
        <w:rPr>
          <w:rFonts w:ascii="Avenir Book" w:hAnsi="Avenir Book"/>
        </w:rPr>
        <w:t xml:space="preserve">The sampling plan is defined as follows: </w:t>
      </w:r>
    </w:p>
    <w:p w14:paraId="64EB4A40" w14:textId="77777777" w:rsidR="00A12F88" w:rsidRPr="00A12F88" w:rsidRDefault="00A12F88" w:rsidP="00F87B39">
      <w:pPr>
        <w:rPr>
          <w:rFonts w:ascii="Avenir Book" w:hAnsi="Avenir Book"/>
        </w:rPr>
      </w:pPr>
    </w:p>
    <w:p w14:paraId="318C6FB7" w14:textId="77777777" w:rsidR="00A12F88" w:rsidRPr="00A12F88" w:rsidRDefault="00047041" w:rsidP="00A12F88">
      <w:pPr>
        <w:pStyle w:val="ListParagraph"/>
        <w:numPr>
          <w:ilvl w:val="3"/>
          <w:numId w:val="8"/>
        </w:numPr>
        <w:rPr>
          <w:rFonts w:ascii="Avenir Book" w:hAnsi="Avenir Book"/>
        </w:rPr>
      </w:pPr>
      <w:r w:rsidRPr="00A12F88">
        <w:rPr>
          <w:rFonts w:ascii="Avenir Book" w:hAnsi="Avenir Book"/>
        </w:rPr>
        <w:t xml:space="preserve">Sampling happens quarterly on three (3) randomly selected days. </w:t>
      </w:r>
    </w:p>
    <w:p w14:paraId="73A68516" w14:textId="77777777" w:rsidR="00A12F88" w:rsidRPr="00A12F88" w:rsidRDefault="00047041" w:rsidP="00A12F88">
      <w:pPr>
        <w:pStyle w:val="ListParagraph"/>
        <w:numPr>
          <w:ilvl w:val="3"/>
          <w:numId w:val="8"/>
        </w:numPr>
        <w:rPr>
          <w:rFonts w:ascii="Avenir Book" w:hAnsi="Avenir Book"/>
        </w:rPr>
      </w:pPr>
      <w:r w:rsidRPr="00A12F88">
        <w:rPr>
          <w:rFonts w:ascii="Avenir Book" w:hAnsi="Avenir Book"/>
        </w:rPr>
        <w:t xml:space="preserve">Based on the volume of around 42.5 t organic waste per day, at each of the sampling days around </w:t>
      </w:r>
      <w:r w:rsidR="00EA5A64">
        <w:rPr>
          <w:rFonts w:ascii="Avenir Book" w:hAnsi="Avenir Book"/>
        </w:rPr>
        <w:t>1</w:t>
      </w:r>
      <w:r w:rsidR="00EA5A64" w:rsidRPr="00A12F88">
        <w:rPr>
          <w:rFonts w:ascii="Avenir Book" w:hAnsi="Avenir Book"/>
        </w:rPr>
        <w:t xml:space="preserve">00 </w:t>
      </w:r>
      <w:r w:rsidRPr="00A12F88">
        <w:rPr>
          <w:rFonts w:ascii="Avenir Book" w:hAnsi="Avenir Book"/>
        </w:rPr>
        <w:t xml:space="preserve">kg of organic waste is analysed. </w:t>
      </w:r>
    </w:p>
    <w:p w14:paraId="564C9361" w14:textId="77777777" w:rsidR="00A12F88" w:rsidRPr="00A12F88" w:rsidRDefault="00A12F88" w:rsidP="00F87B39">
      <w:pPr>
        <w:rPr>
          <w:rFonts w:ascii="Avenir Book" w:hAnsi="Avenir Book"/>
        </w:rPr>
      </w:pPr>
    </w:p>
    <w:p w14:paraId="52BEC9C7" w14:textId="77777777" w:rsidR="00F87B39" w:rsidRPr="00A12F88" w:rsidRDefault="00047041" w:rsidP="00F87B39">
      <w:pPr>
        <w:rPr>
          <w:rFonts w:ascii="Avenir Book" w:eastAsia="MS Mincho" w:hAnsi="Avenir Book"/>
        </w:rPr>
      </w:pPr>
      <w:r w:rsidRPr="00A12F88">
        <w:rPr>
          <w:rFonts w:ascii="Avenir Book" w:hAnsi="Avenir Book"/>
        </w:rPr>
        <w:t xml:space="preserve">The proposed amount is fairly above the required level to assure the statistically significance (100 kg would be necessary at 95% confidence level and </w:t>
      </w:r>
      <w:r w:rsidR="00A509BB">
        <w:rPr>
          <w:rFonts w:ascii="Avenir Book" w:hAnsi="Avenir Book"/>
        </w:rPr>
        <w:t>20</w:t>
      </w:r>
      <w:r w:rsidRPr="00A12F88">
        <w:rPr>
          <w:rFonts w:ascii="Avenir Book" w:hAnsi="Avenir Book"/>
        </w:rPr>
        <w:t>% sampling error). However, this volume seems appropriate to guarantee respective accuracy in the first years of operation. After the analysis has proven relatively stable measurement, this amount will be reduced to the proposed level.</w:t>
      </w:r>
    </w:p>
    <w:p w14:paraId="7C4FB374"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CC25EE" w:rsidRPr="007C1D64">
        <w:rPr>
          <w:rFonts w:ascii="Avenir Book" w:eastAsia="MS Mincho" w:hAnsi="Avenir Book"/>
        </w:rPr>
        <w:t>Other elements of monitoring plan</w:t>
      </w:r>
      <w:bookmarkEnd w:id="57"/>
    </w:p>
    <w:p w14:paraId="18A45304" w14:textId="77777777" w:rsidR="001136C8" w:rsidRPr="007C1D64" w:rsidRDefault="001136C8" w:rsidP="00F87B39">
      <w:pPr>
        <w:rPr>
          <w:rFonts w:ascii="Avenir Book" w:eastAsia="MS Mincho" w:hAnsi="Avenir Book"/>
        </w:rPr>
      </w:pPr>
      <w:bookmarkStart w:id="58" w:name="_Toc315340778"/>
      <w:bookmarkStart w:id="59" w:name="_Toc315881222"/>
      <w:bookmarkStart w:id="60" w:name="_Toc317686910"/>
      <w:r w:rsidRPr="007C1D64">
        <w:rPr>
          <w:rFonts w:ascii="Avenir Book" w:eastAsia="MS Mincho" w:hAnsi="Avenir Book"/>
        </w:rPr>
        <w:t>&gt;&gt;</w:t>
      </w:r>
    </w:p>
    <w:p w14:paraId="73118D40" w14:textId="77777777" w:rsidR="00F87B39" w:rsidRPr="007369D8" w:rsidRDefault="00A12F88" w:rsidP="00F87B39">
      <w:pPr>
        <w:rPr>
          <w:rFonts w:ascii="Avenir Book" w:hAnsi="Avenir Book"/>
          <w:szCs w:val="22"/>
        </w:rPr>
      </w:pPr>
      <w:r w:rsidRPr="007369D8">
        <w:rPr>
          <w:rFonts w:ascii="Avenir Book" w:hAnsi="Avenir Book"/>
          <w:szCs w:val="22"/>
        </w:rPr>
        <w:t xml:space="preserve">The monitoring plan defines the standards, which are applied to monitor the projects performance and resulting emission reductions, in conformance with all relevant requirements of the CDM. The procedures defined in this section, including details provided in Annex 4, become </w:t>
      </w:r>
      <w:r w:rsidRPr="007369D8">
        <w:rPr>
          <w:rFonts w:ascii="Avenir Book" w:hAnsi="Avenir Book"/>
          <w:szCs w:val="22"/>
        </w:rPr>
        <w:lastRenderedPageBreak/>
        <w:t>an integral part of the regular operation manual as soon as the project is up and running. All issues addressed here in this monitoring plan are subject to the regular yearly verification procedures defined by UNFCCC.</w:t>
      </w:r>
    </w:p>
    <w:p w14:paraId="0364D76D" w14:textId="77777777" w:rsidR="00A12F88" w:rsidRPr="007369D8" w:rsidRDefault="00A12F88" w:rsidP="00F87B39">
      <w:pPr>
        <w:rPr>
          <w:rFonts w:ascii="Avenir Book" w:hAnsi="Avenir Book"/>
          <w:szCs w:val="22"/>
        </w:rPr>
      </w:pPr>
    </w:p>
    <w:p w14:paraId="4EA917C9" w14:textId="77777777" w:rsidR="00A12F88" w:rsidRPr="007369D8" w:rsidRDefault="00A12F88" w:rsidP="00F87B39">
      <w:pPr>
        <w:rPr>
          <w:rFonts w:ascii="Avenir Book" w:hAnsi="Avenir Book"/>
          <w:szCs w:val="22"/>
        </w:rPr>
      </w:pPr>
      <w:r w:rsidRPr="007369D8">
        <w:rPr>
          <w:rFonts w:ascii="Avenir Book" w:hAnsi="Avenir Book"/>
          <w:szCs w:val="22"/>
        </w:rPr>
        <w:t xml:space="preserve">This monitoring plan includes responsibilities and procedures for data collection and archiving as well as report preparation and communication for the purpose of verification by the DOE. In detail the plan comprises of: </w:t>
      </w:r>
    </w:p>
    <w:p w14:paraId="480253C9" w14:textId="77777777" w:rsidR="00A12F88" w:rsidRPr="007369D8" w:rsidRDefault="00A12F88" w:rsidP="00E3529B">
      <w:pPr>
        <w:pStyle w:val="ListParagraph"/>
        <w:numPr>
          <w:ilvl w:val="0"/>
          <w:numId w:val="53"/>
        </w:numPr>
        <w:rPr>
          <w:rFonts w:ascii="Avenir Book" w:hAnsi="Avenir Book"/>
          <w:szCs w:val="22"/>
        </w:rPr>
      </w:pPr>
      <w:r w:rsidRPr="007369D8">
        <w:rPr>
          <w:rFonts w:ascii="Avenir Book" w:hAnsi="Avenir Book"/>
          <w:szCs w:val="22"/>
        </w:rPr>
        <w:t xml:space="preserve">Monitoring management </w:t>
      </w:r>
    </w:p>
    <w:p w14:paraId="1C5510BA" w14:textId="77777777" w:rsidR="00A12F88" w:rsidRPr="007369D8" w:rsidRDefault="00A12F88" w:rsidP="00E3529B">
      <w:pPr>
        <w:pStyle w:val="ListParagraph"/>
        <w:numPr>
          <w:ilvl w:val="0"/>
          <w:numId w:val="53"/>
        </w:numPr>
        <w:rPr>
          <w:rFonts w:ascii="Avenir Book" w:hAnsi="Avenir Book"/>
          <w:szCs w:val="22"/>
        </w:rPr>
      </w:pPr>
      <w:r w:rsidRPr="007369D8">
        <w:rPr>
          <w:rFonts w:ascii="Avenir Book" w:hAnsi="Avenir Book"/>
          <w:szCs w:val="22"/>
        </w:rPr>
        <w:t xml:space="preserve">Monitoring processes </w:t>
      </w:r>
    </w:p>
    <w:p w14:paraId="066F66B9" w14:textId="77777777" w:rsidR="00A12F88" w:rsidRPr="007369D8" w:rsidRDefault="00A12F88" w:rsidP="00E3529B">
      <w:pPr>
        <w:pStyle w:val="ListParagraph"/>
        <w:numPr>
          <w:ilvl w:val="0"/>
          <w:numId w:val="53"/>
        </w:numPr>
        <w:rPr>
          <w:rFonts w:ascii="Avenir Book" w:hAnsi="Avenir Book"/>
          <w:szCs w:val="22"/>
        </w:rPr>
      </w:pPr>
      <w:r w:rsidRPr="007369D8">
        <w:rPr>
          <w:rFonts w:ascii="Avenir Book" w:hAnsi="Avenir Book"/>
          <w:szCs w:val="22"/>
        </w:rPr>
        <w:t>Data recording and storage</w:t>
      </w:r>
    </w:p>
    <w:p w14:paraId="7AC46EB1" w14:textId="77777777" w:rsidR="00A12F88" w:rsidRPr="007369D8" w:rsidRDefault="00A12F88" w:rsidP="00E3529B">
      <w:pPr>
        <w:pStyle w:val="ListParagraph"/>
        <w:numPr>
          <w:ilvl w:val="0"/>
          <w:numId w:val="53"/>
        </w:numPr>
        <w:rPr>
          <w:rFonts w:ascii="Avenir Book" w:hAnsi="Avenir Book"/>
          <w:szCs w:val="22"/>
        </w:rPr>
      </w:pPr>
      <w:r w:rsidRPr="007369D8">
        <w:rPr>
          <w:rFonts w:ascii="Avenir Book" w:hAnsi="Avenir Book"/>
          <w:szCs w:val="22"/>
        </w:rPr>
        <w:t xml:space="preserve">Quality Control procedures </w:t>
      </w:r>
    </w:p>
    <w:p w14:paraId="5CD771F0" w14:textId="77777777" w:rsidR="00A12F88" w:rsidRPr="007369D8" w:rsidRDefault="00A12F88" w:rsidP="00E3529B">
      <w:pPr>
        <w:pStyle w:val="ListParagraph"/>
        <w:numPr>
          <w:ilvl w:val="0"/>
          <w:numId w:val="53"/>
        </w:numPr>
        <w:rPr>
          <w:rFonts w:ascii="Avenir Book" w:eastAsia="MS Mincho" w:hAnsi="Avenir Book"/>
          <w:szCs w:val="22"/>
        </w:rPr>
      </w:pPr>
      <w:r w:rsidRPr="007369D8">
        <w:rPr>
          <w:rFonts w:ascii="Avenir Book" w:hAnsi="Avenir Book"/>
          <w:szCs w:val="22"/>
        </w:rPr>
        <w:t>Report compilation and verification</w:t>
      </w:r>
    </w:p>
    <w:p w14:paraId="503AE4EB" w14:textId="77777777" w:rsidR="007D7B10" w:rsidRPr="007369D8" w:rsidRDefault="007D7B10" w:rsidP="00F87B39">
      <w:pPr>
        <w:rPr>
          <w:rFonts w:ascii="Avenir Book" w:eastAsia="MS Mincho" w:hAnsi="Avenir Book"/>
          <w:szCs w:val="22"/>
        </w:rPr>
      </w:pPr>
    </w:p>
    <w:p w14:paraId="7E6CF850" w14:textId="77777777" w:rsidR="00A12F88" w:rsidRPr="007369D8" w:rsidRDefault="00A12F88" w:rsidP="00F87B39">
      <w:pPr>
        <w:rPr>
          <w:rFonts w:ascii="Avenir Book" w:hAnsi="Avenir Book"/>
          <w:b/>
          <w:szCs w:val="22"/>
        </w:rPr>
      </w:pPr>
      <w:r w:rsidRPr="007369D8">
        <w:rPr>
          <w:rFonts w:ascii="Avenir Book" w:hAnsi="Avenir Book"/>
          <w:b/>
          <w:szCs w:val="22"/>
        </w:rPr>
        <w:t xml:space="preserve">Monitoring management </w:t>
      </w:r>
    </w:p>
    <w:p w14:paraId="357F1950" w14:textId="77777777" w:rsidR="00A12F88" w:rsidRPr="007369D8" w:rsidRDefault="00A12F88" w:rsidP="00F87B39">
      <w:pPr>
        <w:rPr>
          <w:rFonts w:ascii="Avenir Book" w:hAnsi="Avenir Book"/>
          <w:szCs w:val="22"/>
        </w:rPr>
      </w:pPr>
      <w:r w:rsidRPr="007369D8">
        <w:rPr>
          <w:rFonts w:ascii="Avenir Book" w:hAnsi="Avenir Book"/>
          <w:szCs w:val="22"/>
        </w:rPr>
        <w:t xml:space="preserve">The overall responsibility for the project monitoring and verification lies with  </w:t>
      </w:r>
      <w:r w:rsidR="00E64EE2">
        <w:rPr>
          <w:rFonts w:ascii="Avenir Book" w:hAnsi="Avenir Book"/>
          <w:szCs w:val="22"/>
        </w:rPr>
        <w:t xml:space="preserve">Sean Nino </w:t>
      </w:r>
      <w:proofErr w:type="spellStart"/>
      <w:r w:rsidR="00E64EE2">
        <w:rPr>
          <w:rFonts w:ascii="Avenir Book" w:hAnsi="Avenir Book"/>
          <w:szCs w:val="22"/>
        </w:rPr>
        <w:t>Lotze</w:t>
      </w:r>
      <w:proofErr w:type="spellEnd"/>
      <w:r w:rsidR="00E64EE2">
        <w:rPr>
          <w:rFonts w:ascii="Avenir Book" w:hAnsi="Avenir Book"/>
          <w:szCs w:val="22"/>
        </w:rPr>
        <w:t xml:space="preserve"> and Yayasan </w:t>
      </w:r>
      <w:proofErr w:type="spellStart"/>
      <w:r w:rsidR="00E64EE2">
        <w:rPr>
          <w:rFonts w:ascii="Avenir Book" w:hAnsi="Avenir Book"/>
          <w:szCs w:val="22"/>
        </w:rPr>
        <w:t>Bumi</w:t>
      </w:r>
      <w:proofErr w:type="spellEnd"/>
      <w:r w:rsidR="00E64EE2">
        <w:rPr>
          <w:rFonts w:ascii="Avenir Book" w:hAnsi="Avenir Book"/>
          <w:szCs w:val="22"/>
        </w:rPr>
        <w:t xml:space="preserve"> </w:t>
      </w:r>
      <w:proofErr w:type="spellStart"/>
      <w:r w:rsidR="00E64EE2">
        <w:rPr>
          <w:rFonts w:ascii="Avenir Book" w:hAnsi="Avenir Book"/>
          <w:szCs w:val="22"/>
        </w:rPr>
        <w:t>Sasmaya</w:t>
      </w:r>
      <w:proofErr w:type="spellEnd"/>
      <w:r w:rsidR="00E64EE2">
        <w:rPr>
          <w:rFonts w:ascii="Avenir Book" w:hAnsi="Avenir Book"/>
          <w:szCs w:val="22"/>
        </w:rPr>
        <w:t xml:space="preserve"> a local NGO that is capable of providing monitoring and technical support as well as education on MSW, the need for more infrastructure and role of composting and soil management for future sustainability. </w:t>
      </w:r>
      <w:r w:rsidRPr="007369D8">
        <w:rPr>
          <w:rFonts w:ascii="Avenir Book" w:hAnsi="Avenir Book"/>
          <w:szCs w:val="22"/>
        </w:rPr>
        <w:t>The responsibility at facility level is assigned to</w:t>
      </w:r>
      <w:r w:rsidR="00E64EE2">
        <w:rPr>
          <w:rFonts w:ascii="Avenir Book" w:hAnsi="Avenir Book"/>
          <w:szCs w:val="22"/>
        </w:rPr>
        <w:t xml:space="preserve"> Yayasan </w:t>
      </w:r>
      <w:proofErr w:type="spellStart"/>
      <w:r w:rsidR="00E64EE2">
        <w:rPr>
          <w:rFonts w:ascii="Avenir Book" w:hAnsi="Avenir Book"/>
          <w:szCs w:val="22"/>
        </w:rPr>
        <w:t>Temesi</w:t>
      </w:r>
      <w:proofErr w:type="spellEnd"/>
      <w:r w:rsidR="00E64EE2">
        <w:rPr>
          <w:rFonts w:ascii="Avenir Book" w:hAnsi="Avenir Book"/>
          <w:szCs w:val="22"/>
        </w:rPr>
        <w:t xml:space="preserve"> Recycling and </w:t>
      </w:r>
      <w:proofErr w:type="spellStart"/>
      <w:r w:rsidR="00E64EE2">
        <w:rPr>
          <w:rFonts w:ascii="Avenir Book" w:hAnsi="Avenir Book"/>
          <w:szCs w:val="22"/>
        </w:rPr>
        <w:t>Wayan</w:t>
      </w:r>
      <w:proofErr w:type="spellEnd"/>
      <w:r w:rsidR="00E64EE2">
        <w:rPr>
          <w:rFonts w:ascii="Avenir Book" w:hAnsi="Avenir Book"/>
          <w:szCs w:val="22"/>
        </w:rPr>
        <w:t xml:space="preserve"> Cakra </w:t>
      </w:r>
      <w:r w:rsidR="00E64EE2" w:rsidRPr="007369D8">
        <w:rPr>
          <w:rFonts w:ascii="Avenir Book" w:hAnsi="Avenir Book"/>
          <w:szCs w:val="22"/>
        </w:rPr>
        <w:t>the plant manager</w:t>
      </w:r>
      <w:r w:rsidRPr="007369D8">
        <w:rPr>
          <w:rFonts w:ascii="Avenir Book" w:hAnsi="Avenir Book"/>
          <w:szCs w:val="22"/>
        </w:rPr>
        <w:t xml:space="preserve">. </w:t>
      </w:r>
    </w:p>
    <w:p w14:paraId="67FADC77" w14:textId="77777777" w:rsidR="00A12F88" w:rsidRPr="007369D8" w:rsidRDefault="00A12F88" w:rsidP="00F87B39">
      <w:pPr>
        <w:rPr>
          <w:rFonts w:ascii="Avenir Book" w:hAnsi="Avenir Book"/>
          <w:szCs w:val="22"/>
        </w:rPr>
      </w:pPr>
    </w:p>
    <w:p w14:paraId="1DE8A93C" w14:textId="77777777" w:rsidR="00A12F88" w:rsidRPr="007369D8" w:rsidRDefault="00A12F88" w:rsidP="00F87B39">
      <w:pPr>
        <w:rPr>
          <w:rFonts w:ascii="Avenir Book" w:hAnsi="Avenir Book"/>
          <w:szCs w:val="22"/>
        </w:rPr>
      </w:pPr>
      <w:r w:rsidRPr="007369D8">
        <w:rPr>
          <w:rFonts w:ascii="Avenir Book" w:hAnsi="Avenir Book"/>
          <w:szCs w:val="22"/>
        </w:rPr>
        <w:t xml:space="preserve">The plant manager in turn assigns the necessary responsibilities to the operating personnel and supervises the monitoring processes. He ensures that the staff in charge receives the required training for conducting the monitoring and that all processes are defined in the regular operation manual. </w:t>
      </w:r>
    </w:p>
    <w:p w14:paraId="01B11AC6" w14:textId="77777777" w:rsidR="00A12F88" w:rsidRPr="007369D8" w:rsidRDefault="00A12F88" w:rsidP="00F87B39">
      <w:pPr>
        <w:rPr>
          <w:rFonts w:ascii="Avenir Book" w:hAnsi="Avenir Book"/>
          <w:b/>
          <w:szCs w:val="22"/>
        </w:rPr>
      </w:pPr>
      <w:r w:rsidRPr="007369D8">
        <w:rPr>
          <w:rFonts w:ascii="Avenir Book" w:hAnsi="Avenir Book"/>
          <w:b/>
          <w:szCs w:val="22"/>
        </w:rPr>
        <w:t xml:space="preserve">Monitoring processes </w:t>
      </w:r>
    </w:p>
    <w:p w14:paraId="025CC559" w14:textId="77777777" w:rsidR="00A12F88" w:rsidRPr="007369D8" w:rsidRDefault="00A12F88" w:rsidP="00F87B39">
      <w:pPr>
        <w:rPr>
          <w:rFonts w:ascii="Avenir Book" w:hAnsi="Avenir Book"/>
          <w:szCs w:val="22"/>
        </w:rPr>
      </w:pPr>
      <w:r w:rsidRPr="007369D8">
        <w:rPr>
          <w:rFonts w:ascii="Avenir Book" w:hAnsi="Avenir Book"/>
          <w:szCs w:val="22"/>
        </w:rPr>
        <w:t>For each monitoring section described below the procedures for monitoring are incorporated in the regular operation and maintenance manual of the facility providing the details for reliable measurement and recording of parameters. This manual will be elaborated and applied before the plant is operational. Basic monitoring processes are:</w:t>
      </w:r>
    </w:p>
    <w:p w14:paraId="3C0B8947" w14:textId="03934D95" w:rsidR="00A12F88" w:rsidRDefault="00A12F88" w:rsidP="00F87B39">
      <w:pPr>
        <w:rPr>
          <w:rFonts w:ascii="Avenir Book" w:hAnsi="Avenir Book"/>
          <w:szCs w:val="22"/>
        </w:rPr>
      </w:pPr>
    </w:p>
    <w:p w14:paraId="4513EF99" w14:textId="77777777" w:rsidR="00E460CD" w:rsidRPr="007369D8" w:rsidRDefault="00E460CD" w:rsidP="00F87B39">
      <w:pPr>
        <w:rPr>
          <w:rFonts w:ascii="Avenir Book" w:hAnsi="Avenir Book"/>
          <w:szCs w:val="22"/>
        </w:rPr>
      </w:pPr>
    </w:p>
    <w:p w14:paraId="219E3E22" w14:textId="77777777" w:rsidR="00A12F88" w:rsidRPr="007369D8" w:rsidRDefault="00A12F88" w:rsidP="00F87B39">
      <w:pPr>
        <w:rPr>
          <w:rFonts w:ascii="Avenir Book" w:hAnsi="Avenir Book"/>
          <w:szCs w:val="22"/>
          <w:u w:val="single"/>
        </w:rPr>
      </w:pPr>
      <w:r w:rsidRPr="007369D8">
        <w:rPr>
          <w:rFonts w:ascii="Avenir Book" w:hAnsi="Avenir Book"/>
          <w:szCs w:val="22"/>
          <w:u w:val="single"/>
        </w:rPr>
        <w:t xml:space="preserve">Waste measurement: </w:t>
      </w:r>
    </w:p>
    <w:p w14:paraId="4EC26C47" w14:textId="77777777" w:rsidR="00A12F88" w:rsidRPr="007369D8" w:rsidRDefault="00A12F88" w:rsidP="00F87B39">
      <w:pPr>
        <w:rPr>
          <w:rFonts w:ascii="Avenir Book" w:hAnsi="Avenir Book"/>
          <w:szCs w:val="22"/>
        </w:rPr>
      </w:pPr>
      <w:r w:rsidRPr="007369D8">
        <w:rPr>
          <w:rFonts w:ascii="Avenir Book" w:hAnsi="Avenir Book"/>
          <w:szCs w:val="22"/>
        </w:rPr>
        <w:t xml:space="preserve">The amount of organic waste processed for composting can be determined in two ways: </w:t>
      </w:r>
    </w:p>
    <w:p w14:paraId="13C0B60A" w14:textId="77777777" w:rsidR="00A12F88" w:rsidRPr="007369D8" w:rsidRDefault="00A12F88" w:rsidP="00E3529B">
      <w:pPr>
        <w:pStyle w:val="ListParagraph"/>
        <w:numPr>
          <w:ilvl w:val="3"/>
          <w:numId w:val="54"/>
        </w:numPr>
        <w:rPr>
          <w:rFonts w:ascii="Avenir Book" w:hAnsi="Avenir Book"/>
          <w:szCs w:val="22"/>
        </w:rPr>
      </w:pPr>
      <w:r w:rsidRPr="007369D8">
        <w:rPr>
          <w:rFonts w:ascii="Avenir Book" w:hAnsi="Avenir Book"/>
          <w:szCs w:val="22"/>
        </w:rPr>
        <w:t xml:space="preserve">Either the organic fraction is determined directly after separation of recyclables and material to be disposed on the landfill, </w:t>
      </w:r>
    </w:p>
    <w:p w14:paraId="631453BB" w14:textId="77777777" w:rsidR="00A12F88" w:rsidRPr="007369D8" w:rsidRDefault="00A12F88" w:rsidP="00A12F88">
      <w:pPr>
        <w:pStyle w:val="ListParagraph"/>
        <w:numPr>
          <w:ilvl w:val="3"/>
          <w:numId w:val="8"/>
        </w:numPr>
        <w:rPr>
          <w:rFonts w:ascii="Avenir Book" w:hAnsi="Avenir Book"/>
          <w:szCs w:val="22"/>
        </w:rPr>
      </w:pPr>
      <w:r w:rsidRPr="007369D8">
        <w:rPr>
          <w:rFonts w:ascii="Avenir Book" w:hAnsi="Avenir Book"/>
          <w:szCs w:val="22"/>
        </w:rPr>
        <w:t xml:space="preserve">or the organic fraction can be calculated as difference of the total incoming waste minus the proportions put on the landfill or recycled. </w:t>
      </w:r>
    </w:p>
    <w:p w14:paraId="1DDD0C52" w14:textId="77777777" w:rsidR="00A12F88" w:rsidRPr="007369D8" w:rsidRDefault="00A12F88" w:rsidP="00F87B39">
      <w:pPr>
        <w:rPr>
          <w:rFonts w:ascii="Avenir Book" w:hAnsi="Avenir Book"/>
          <w:szCs w:val="22"/>
        </w:rPr>
      </w:pPr>
    </w:p>
    <w:p w14:paraId="442E6208" w14:textId="77777777" w:rsidR="00A12F88" w:rsidRPr="007369D8" w:rsidRDefault="00A12F88" w:rsidP="00F87B39">
      <w:pPr>
        <w:rPr>
          <w:rFonts w:ascii="Avenir Book" w:hAnsi="Avenir Book"/>
          <w:szCs w:val="22"/>
        </w:rPr>
      </w:pPr>
      <w:r w:rsidRPr="007369D8">
        <w:rPr>
          <w:rFonts w:ascii="Avenir Book" w:hAnsi="Avenir Book"/>
          <w:szCs w:val="22"/>
        </w:rPr>
        <w:t>A weighbridge or weighing scales are used to measure the respective proportion on-site. The finally applied process depends on the implemented design at the facility and organisational issues yet to be fixed. This process will be documented in the operational manual.</w:t>
      </w:r>
    </w:p>
    <w:p w14:paraId="4273A83E" w14:textId="77777777" w:rsidR="00A12F88" w:rsidRPr="007369D8" w:rsidRDefault="00A12F88" w:rsidP="00F87B39">
      <w:pPr>
        <w:rPr>
          <w:rFonts w:ascii="Avenir Book" w:hAnsi="Avenir Book"/>
          <w:szCs w:val="22"/>
        </w:rPr>
      </w:pPr>
    </w:p>
    <w:p w14:paraId="6A0A3C78" w14:textId="77777777" w:rsidR="00A12F88" w:rsidRPr="007369D8" w:rsidRDefault="00A12F88" w:rsidP="00F87B39">
      <w:pPr>
        <w:rPr>
          <w:rFonts w:ascii="Avenir Book" w:hAnsi="Avenir Book"/>
          <w:szCs w:val="22"/>
          <w:u w:val="single"/>
        </w:rPr>
      </w:pPr>
      <w:r w:rsidRPr="007369D8">
        <w:rPr>
          <w:rFonts w:ascii="Avenir Book" w:hAnsi="Avenir Book"/>
          <w:szCs w:val="22"/>
          <w:u w:val="single"/>
        </w:rPr>
        <w:t xml:space="preserve">Waste composition: </w:t>
      </w:r>
    </w:p>
    <w:p w14:paraId="25BEC1A7" w14:textId="77777777" w:rsidR="00A12F88" w:rsidRPr="007369D8" w:rsidRDefault="00A12F88" w:rsidP="00F87B39">
      <w:pPr>
        <w:rPr>
          <w:rFonts w:ascii="Avenir Book" w:hAnsi="Avenir Book"/>
          <w:szCs w:val="22"/>
        </w:rPr>
      </w:pPr>
      <w:r w:rsidRPr="007369D8">
        <w:rPr>
          <w:rFonts w:ascii="Avenir Book" w:hAnsi="Avenir Book"/>
          <w:szCs w:val="22"/>
        </w:rPr>
        <w:t>Quarterly, during 3-4 days, the waste composition will be analysed to determine the five waste types as per methodology. The average value per waste stream over all samples will be transferred to the FOD-model and used to calculate the yearly emission reductions.</w:t>
      </w:r>
    </w:p>
    <w:p w14:paraId="2217F963" w14:textId="77777777" w:rsidR="00A12F88" w:rsidRPr="007369D8" w:rsidRDefault="00A12F88" w:rsidP="00F87B39">
      <w:pPr>
        <w:rPr>
          <w:rFonts w:ascii="Avenir Book" w:hAnsi="Avenir Book"/>
          <w:szCs w:val="22"/>
        </w:rPr>
      </w:pPr>
    </w:p>
    <w:p w14:paraId="0CC71D04" w14:textId="77777777" w:rsidR="00A12F88" w:rsidRPr="007369D8" w:rsidRDefault="00A12F88" w:rsidP="00F87B39">
      <w:pPr>
        <w:rPr>
          <w:rFonts w:ascii="Avenir Book" w:hAnsi="Avenir Book"/>
          <w:szCs w:val="22"/>
        </w:rPr>
      </w:pPr>
      <w:r w:rsidRPr="007369D8">
        <w:rPr>
          <w:rFonts w:ascii="Avenir Book" w:hAnsi="Avenir Book"/>
          <w:szCs w:val="22"/>
        </w:rPr>
        <w:lastRenderedPageBreak/>
        <w:t xml:space="preserve">The sampling plan for determination of the share of different types of waste is based on statistical methods as required by the methodology. Details are provided in Section B.7.2. </w:t>
      </w:r>
    </w:p>
    <w:p w14:paraId="4DB0D1F5" w14:textId="77777777" w:rsidR="00A12F88" w:rsidRPr="007369D8" w:rsidRDefault="00A12F88" w:rsidP="00F87B39">
      <w:pPr>
        <w:rPr>
          <w:rFonts w:ascii="Avenir Book" w:hAnsi="Avenir Book"/>
          <w:szCs w:val="22"/>
        </w:rPr>
      </w:pPr>
    </w:p>
    <w:p w14:paraId="137383FD" w14:textId="77777777" w:rsidR="00A12F88" w:rsidRDefault="00A12F88" w:rsidP="00F87B39">
      <w:pPr>
        <w:rPr>
          <w:rFonts w:ascii="Avenir Book" w:hAnsi="Avenir Book"/>
          <w:szCs w:val="22"/>
        </w:rPr>
      </w:pPr>
      <w:r w:rsidRPr="007369D8">
        <w:rPr>
          <w:rFonts w:ascii="Avenir Book" w:hAnsi="Avenir Book"/>
          <w:szCs w:val="22"/>
        </w:rPr>
        <w:t>The sampling is organised by the plant management. Details about the processes will be specified as soon the plant is in operation and integrated in the regular operating procedures. The process will be described in detail in the future operation manual.</w:t>
      </w:r>
    </w:p>
    <w:p w14:paraId="519B4E89" w14:textId="77777777" w:rsidR="00D858BF" w:rsidRPr="007369D8" w:rsidRDefault="00D858BF" w:rsidP="00F87B39">
      <w:pPr>
        <w:rPr>
          <w:rFonts w:ascii="Avenir Book" w:hAnsi="Avenir Book"/>
          <w:szCs w:val="22"/>
        </w:rPr>
      </w:pPr>
    </w:p>
    <w:p w14:paraId="4E20BE80" w14:textId="77777777" w:rsidR="00A12F88" w:rsidRPr="007369D8" w:rsidRDefault="00A12F88" w:rsidP="00F87B39">
      <w:pPr>
        <w:rPr>
          <w:rFonts w:ascii="Avenir Book" w:hAnsi="Avenir Book"/>
          <w:szCs w:val="22"/>
          <w:u w:val="single"/>
        </w:rPr>
      </w:pPr>
      <w:r w:rsidRPr="007369D8">
        <w:rPr>
          <w:rFonts w:ascii="Avenir Book" w:hAnsi="Avenir Book"/>
          <w:szCs w:val="22"/>
          <w:u w:val="single"/>
        </w:rPr>
        <w:t xml:space="preserve">Energy consumption: </w:t>
      </w:r>
    </w:p>
    <w:p w14:paraId="59392172" w14:textId="77777777" w:rsidR="00A12F88" w:rsidRPr="007369D8" w:rsidRDefault="00A12F88" w:rsidP="00F87B39">
      <w:pPr>
        <w:rPr>
          <w:rFonts w:ascii="Avenir Book" w:hAnsi="Avenir Book"/>
          <w:szCs w:val="22"/>
        </w:rPr>
      </w:pPr>
      <w:r w:rsidRPr="007369D8">
        <w:rPr>
          <w:rFonts w:ascii="Avenir Book" w:hAnsi="Avenir Book"/>
          <w:szCs w:val="22"/>
        </w:rPr>
        <w:t xml:space="preserve">Monitoring and measuring based on invoices and purchase and/or direct metering (power consumption). The data will be recorded continuously and processed at the end of each crediting year by the plant management. </w:t>
      </w:r>
    </w:p>
    <w:p w14:paraId="7FC4F04C" w14:textId="77777777" w:rsidR="00A12F88" w:rsidRPr="007369D8" w:rsidRDefault="00A12F88" w:rsidP="00F87B39">
      <w:pPr>
        <w:rPr>
          <w:rFonts w:ascii="Avenir Book" w:hAnsi="Avenir Book"/>
          <w:szCs w:val="22"/>
        </w:rPr>
      </w:pPr>
    </w:p>
    <w:p w14:paraId="4143844D" w14:textId="77777777" w:rsidR="00A12F88" w:rsidRPr="007369D8" w:rsidRDefault="00A12F88" w:rsidP="00F87B39">
      <w:pPr>
        <w:rPr>
          <w:rFonts w:ascii="Avenir Book" w:hAnsi="Avenir Book"/>
          <w:szCs w:val="22"/>
          <w:u w:val="single"/>
        </w:rPr>
      </w:pPr>
      <w:r w:rsidRPr="007369D8">
        <w:rPr>
          <w:rFonts w:ascii="Avenir Book" w:hAnsi="Avenir Book"/>
          <w:szCs w:val="22"/>
          <w:u w:val="single"/>
        </w:rPr>
        <w:t xml:space="preserve">Other parameters required by the methodology: </w:t>
      </w:r>
    </w:p>
    <w:p w14:paraId="56375F01" w14:textId="77777777" w:rsidR="00A12F88" w:rsidRPr="007369D8" w:rsidRDefault="00A12F88" w:rsidP="00F87B39">
      <w:pPr>
        <w:rPr>
          <w:rFonts w:ascii="Avenir Book" w:hAnsi="Avenir Book"/>
          <w:szCs w:val="22"/>
        </w:rPr>
      </w:pPr>
    </w:p>
    <w:p w14:paraId="25448BD2" w14:textId="77777777" w:rsidR="00A12F88" w:rsidRPr="007369D8" w:rsidRDefault="00A12F88" w:rsidP="00F87B39">
      <w:pPr>
        <w:rPr>
          <w:rFonts w:ascii="Avenir Book" w:hAnsi="Avenir Book"/>
          <w:szCs w:val="22"/>
        </w:rPr>
      </w:pPr>
      <w:r w:rsidRPr="007369D8">
        <w:rPr>
          <w:rFonts w:ascii="Avenir Book" w:hAnsi="Avenir Book"/>
          <w:szCs w:val="22"/>
        </w:rPr>
        <w:t xml:space="preserve">Operation of the composting facility will be documented in a quality control program. This includes monitoring the conditions and procedures that ensure the aerobic conditions of the waste during the composting process and has already been implemented as part of the pilot facility. Respective laboratory equipment is in place and all required parameters are already measured and documented on a regular basis. Respective figures and data </w:t>
      </w:r>
      <w:proofErr w:type="gramStart"/>
      <w:r w:rsidRPr="007369D8">
        <w:rPr>
          <w:rFonts w:ascii="Avenir Book" w:hAnsi="Avenir Book"/>
          <w:szCs w:val="22"/>
        </w:rPr>
        <w:t>is</w:t>
      </w:r>
      <w:proofErr w:type="gramEnd"/>
      <w:r w:rsidRPr="007369D8">
        <w:rPr>
          <w:rFonts w:ascii="Avenir Book" w:hAnsi="Avenir Book"/>
          <w:szCs w:val="22"/>
        </w:rPr>
        <w:t xml:space="preserve"> available to the DOE upon verification. </w:t>
      </w:r>
    </w:p>
    <w:p w14:paraId="51B4C4B0" w14:textId="77777777" w:rsidR="00A12F88" w:rsidRPr="007369D8" w:rsidRDefault="00A12F88" w:rsidP="00F87B39">
      <w:pPr>
        <w:rPr>
          <w:rFonts w:ascii="Avenir Book" w:hAnsi="Avenir Book"/>
          <w:szCs w:val="22"/>
        </w:rPr>
      </w:pPr>
    </w:p>
    <w:p w14:paraId="1EEA8621" w14:textId="77777777" w:rsidR="00A12F88" w:rsidRPr="007369D8" w:rsidRDefault="00A12F88" w:rsidP="001554C0">
      <w:pPr>
        <w:rPr>
          <w:rFonts w:ascii="Avenir Book" w:hAnsi="Avenir Book"/>
          <w:szCs w:val="22"/>
        </w:rPr>
      </w:pPr>
      <w:r w:rsidRPr="007369D8">
        <w:rPr>
          <w:rFonts w:ascii="Avenir Book" w:hAnsi="Avenir Book"/>
          <w:szCs w:val="22"/>
        </w:rPr>
        <w:t>Market development for compost is a crucial part for the success of the project. This also contains efforts to promote and control the proper soil application of the compost by customers to ensure aerobic conditions for the further decay. Documentary evidence for any finally applied instruments used (training, course, on-site controls) can be audited by the DOE.</w:t>
      </w:r>
      <w:r w:rsidR="001554C0">
        <w:rPr>
          <w:rFonts w:ascii="Avenir Book" w:hAnsi="Avenir Book"/>
          <w:szCs w:val="22"/>
        </w:rPr>
        <w:t xml:space="preserve"> The PP will also conduct site verification on sample basis to confirm the </w:t>
      </w:r>
      <w:r w:rsidR="001554C0" w:rsidRPr="001554C0">
        <w:rPr>
          <w:rFonts w:ascii="Avenir Book" w:hAnsi="Avenir Book"/>
          <w:szCs w:val="22"/>
        </w:rPr>
        <w:t xml:space="preserve">proper soil application of the compost to ensure aerobic conditions for further decay. </w:t>
      </w:r>
      <w:r w:rsidR="001554C0">
        <w:rPr>
          <w:rFonts w:ascii="Avenir Book" w:hAnsi="Avenir Book"/>
          <w:szCs w:val="22"/>
        </w:rPr>
        <w:t xml:space="preserve"> </w:t>
      </w:r>
      <w:r w:rsidR="001554C0" w:rsidRPr="001554C0">
        <w:rPr>
          <w:rFonts w:ascii="Avenir Book" w:hAnsi="Avenir Book"/>
          <w:szCs w:val="22"/>
        </w:rPr>
        <w:t xml:space="preserve">The conditions for proper soil application ensuring aerobic conditions </w:t>
      </w:r>
      <w:r w:rsidR="001554C0">
        <w:rPr>
          <w:rFonts w:ascii="Avenir Book" w:hAnsi="Avenir Book"/>
          <w:szCs w:val="22"/>
        </w:rPr>
        <w:t xml:space="preserve">will be </w:t>
      </w:r>
      <w:r w:rsidR="001554C0" w:rsidRPr="001554C0">
        <w:rPr>
          <w:rFonts w:ascii="Avenir Book" w:hAnsi="Avenir Book"/>
          <w:szCs w:val="22"/>
        </w:rPr>
        <w:t>established by a local expert taking into account the soil conditions, crop types grown and</w:t>
      </w:r>
      <w:r w:rsidR="001554C0">
        <w:rPr>
          <w:rFonts w:ascii="Avenir Book" w:hAnsi="Avenir Book"/>
          <w:szCs w:val="22"/>
        </w:rPr>
        <w:t xml:space="preserve"> </w:t>
      </w:r>
      <w:r w:rsidR="001554C0" w:rsidRPr="001554C0">
        <w:rPr>
          <w:rFonts w:ascii="Avenir Book" w:hAnsi="Avenir Book"/>
          <w:szCs w:val="22"/>
        </w:rPr>
        <w:t>weather conditions.</w:t>
      </w:r>
    </w:p>
    <w:p w14:paraId="262872F0" w14:textId="77777777" w:rsidR="00A12F88" w:rsidRPr="007369D8" w:rsidRDefault="00A12F88" w:rsidP="00F87B39">
      <w:pPr>
        <w:rPr>
          <w:rFonts w:ascii="Avenir Book" w:hAnsi="Avenir Book"/>
          <w:szCs w:val="22"/>
        </w:rPr>
      </w:pPr>
    </w:p>
    <w:p w14:paraId="78CE1795" w14:textId="77777777" w:rsidR="00A12F88" w:rsidRPr="007369D8" w:rsidRDefault="00A12F88" w:rsidP="00F87B39">
      <w:pPr>
        <w:rPr>
          <w:rFonts w:ascii="Avenir Book" w:hAnsi="Avenir Book"/>
          <w:szCs w:val="22"/>
        </w:rPr>
      </w:pPr>
      <w:r w:rsidRPr="007369D8">
        <w:rPr>
          <w:rFonts w:ascii="Avenir Book" w:hAnsi="Avenir Book"/>
          <w:szCs w:val="22"/>
        </w:rPr>
        <w:t>The methodology requires the project participant to demonstrate annually through the assessment of common practices at the proximate waste disposal site, that the amount of waste composted in the project activity facility would have been disposed in a solid waste disposal site without methane recovery in the absence of the project activity. In this project activity the waste disposal site is right next to the composting facility, hence it can be verified by the DOE during yearly verification that methane recovery is not common practice. Any required documentation or written confirmation by the landfill operator can be obtained if required.</w:t>
      </w:r>
    </w:p>
    <w:p w14:paraId="156BAA64" w14:textId="77777777" w:rsidR="00A12F88" w:rsidRPr="007369D8" w:rsidRDefault="00A12F88" w:rsidP="00F87B39">
      <w:pPr>
        <w:rPr>
          <w:rFonts w:ascii="Avenir Book" w:hAnsi="Avenir Book"/>
          <w:szCs w:val="22"/>
        </w:rPr>
      </w:pPr>
    </w:p>
    <w:p w14:paraId="5E746A29" w14:textId="77777777" w:rsidR="00A12F88" w:rsidRPr="007369D8" w:rsidRDefault="00A12F88" w:rsidP="00F87B39">
      <w:pPr>
        <w:rPr>
          <w:rFonts w:ascii="Avenir Book" w:hAnsi="Avenir Book"/>
          <w:b/>
          <w:szCs w:val="22"/>
        </w:rPr>
      </w:pPr>
      <w:r w:rsidRPr="007369D8">
        <w:rPr>
          <w:rFonts w:ascii="Avenir Book" w:hAnsi="Avenir Book"/>
          <w:b/>
          <w:szCs w:val="22"/>
        </w:rPr>
        <w:t>Data recording and archiving</w:t>
      </w:r>
    </w:p>
    <w:p w14:paraId="33198AB3" w14:textId="77777777" w:rsidR="00A12F88" w:rsidRPr="007369D8" w:rsidRDefault="00A12F88" w:rsidP="00F87B39">
      <w:pPr>
        <w:rPr>
          <w:rFonts w:ascii="Avenir Book" w:hAnsi="Avenir Book"/>
          <w:szCs w:val="22"/>
        </w:rPr>
      </w:pPr>
      <w:r w:rsidRPr="007369D8">
        <w:rPr>
          <w:rFonts w:ascii="Avenir Book" w:hAnsi="Avenir Book"/>
          <w:szCs w:val="22"/>
        </w:rPr>
        <w:t xml:space="preserve">Data collection and archiving is organised by the plant management. Each described parameter is recorded in appropriate technical log-books and/or accountancy records as per defined monitoring frequency. All relevant data is transferred and aggregated each month in a separate monitoring </w:t>
      </w:r>
      <w:proofErr w:type="gramStart"/>
      <w:r w:rsidRPr="007369D8">
        <w:rPr>
          <w:rFonts w:ascii="Avenir Book" w:hAnsi="Avenir Book"/>
          <w:szCs w:val="22"/>
        </w:rPr>
        <w:t>file..</w:t>
      </w:r>
      <w:proofErr w:type="gramEnd"/>
      <w:r w:rsidRPr="007369D8">
        <w:rPr>
          <w:rFonts w:ascii="Avenir Book" w:hAnsi="Avenir Book"/>
          <w:szCs w:val="22"/>
        </w:rPr>
        <w:t xml:space="preserve"> All the above parameters monitored and information generated under the monitoring protocol will be kept for 2 years after the end of crediting period or the last issuance of CERs for this project activity whichever occurs later.</w:t>
      </w:r>
    </w:p>
    <w:p w14:paraId="75EACCC4" w14:textId="77777777" w:rsidR="00A12F88" w:rsidRPr="007369D8" w:rsidRDefault="00A12F88" w:rsidP="00F87B39">
      <w:pPr>
        <w:rPr>
          <w:rFonts w:ascii="Avenir Book" w:hAnsi="Avenir Book"/>
          <w:szCs w:val="22"/>
        </w:rPr>
      </w:pPr>
    </w:p>
    <w:p w14:paraId="4BBE6FF1" w14:textId="77777777" w:rsidR="00A12F88" w:rsidRPr="007369D8" w:rsidRDefault="00A12F88" w:rsidP="00F87B39">
      <w:pPr>
        <w:rPr>
          <w:rFonts w:ascii="Avenir Book" w:hAnsi="Avenir Book"/>
          <w:b/>
          <w:szCs w:val="22"/>
        </w:rPr>
      </w:pPr>
      <w:r w:rsidRPr="007369D8">
        <w:rPr>
          <w:rFonts w:ascii="Avenir Book" w:hAnsi="Avenir Book"/>
          <w:b/>
          <w:szCs w:val="22"/>
        </w:rPr>
        <w:t>Quality control procedures</w:t>
      </w:r>
    </w:p>
    <w:p w14:paraId="63D94A63" w14:textId="77777777" w:rsidR="00A12F88" w:rsidRPr="007369D8" w:rsidRDefault="00A12F88" w:rsidP="00F87B39">
      <w:pPr>
        <w:rPr>
          <w:rFonts w:ascii="Avenir Book" w:hAnsi="Avenir Book"/>
          <w:szCs w:val="22"/>
        </w:rPr>
      </w:pPr>
      <w:r w:rsidRPr="007369D8">
        <w:rPr>
          <w:rFonts w:ascii="Avenir Book" w:hAnsi="Avenir Book"/>
          <w:szCs w:val="22"/>
        </w:rPr>
        <w:lastRenderedPageBreak/>
        <w:t xml:space="preserve">Technical monitoring is done by operational personal. Problems with the day-to-day monitoring is escalated to the management level. The plant management has the responsibility to define appropriate measures to cope with problems and ensure the required quality and accuracy. The plant management is also responsible for organizing the calibration of critical equipment as described in the monitoring section B.7.1. </w:t>
      </w:r>
    </w:p>
    <w:p w14:paraId="2207B001" w14:textId="77777777" w:rsidR="00A12F88" w:rsidRPr="007369D8" w:rsidRDefault="00A12F88" w:rsidP="00F87B39">
      <w:pPr>
        <w:rPr>
          <w:rFonts w:ascii="Avenir Book" w:hAnsi="Avenir Book"/>
          <w:szCs w:val="22"/>
        </w:rPr>
      </w:pPr>
    </w:p>
    <w:p w14:paraId="1BF7C964" w14:textId="77777777" w:rsidR="007369D8" w:rsidRPr="007369D8" w:rsidRDefault="00A12F88" w:rsidP="00F87B39">
      <w:pPr>
        <w:rPr>
          <w:rFonts w:ascii="Avenir Book" w:hAnsi="Avenir Book"/>
          <w:szCs w:val="22"/>
        </w:rPr>
      </w:pPr>
      <w:r w:rsidRPr="007369D8">
        <w:rPr>
          <w:rFonts w:ascii="Avenir Book" w:hAnsi="Avenir Book"/>
          <w:szCs w:val="22"/>
        </w:rPr>
        <w:t>The monitoring procedures are reviewed and where necessary adjusted quarterly to the changed conditions and circumstances by the CDM committee.</w:t>
      </w:r>
    </w:p>
    <w:p w14:paraId="0BF5CF8F" w14:textId="77777777" w:rsidR="007369D8" w:rsidRPr="007369D8" w:rsidRDefault="007369D8" w:rsidP="00F87B39">
      <w:pPr>
        <w:rPr>
          <w:rFonts w:ascii="Avenir Book" w:hAnsi="Avenir Book"/>
          <w:szCs w:val="22"/>
        </w:rPr>
      </w:pPr>
    </w:p>
    <w:p w14:paraId="70284656" w14:textId="77777777" w:rsidR="007369D8" w:rsidRPr="007369D8" w:rsidRDefault="00A12F88" w:rsidP="00F87B39">
      <w:pPr>
        <w:rPr>
          <w:rFonts w:ascii="Avenir Book" w:hAnsi="Avenir Book"/>
          <w:b/>
          <w:szCs w:val="22"/>
        </w:rPr>
      </w:pPr>
      <w:r w:rsidRPr="007369D8">
        <w:rPr>
          <w:rFonts w:ascii="Avenir Book" w:hAnsi="Avenir Book"/>
          <w:b/>
          <w:szCs w:val="22"/>
        </w:rPr>
        <w:t xml:space="preserve">Report compilation and verification </w:t>
      </w:r>
    </w:p>
    <w:p w14:paraId="541F4395" w14:textId="77777777" w:rsidR="00A12F88" w:rsidRPr="007369D8" w:rsidRDefault="00A12F88" w:rsidP="00F87B39">
      <w:pPr>
        <w:rPr>
          <w:rFonts w:ascii="Avenir Book" w:hAnsi="Avenir Book"/>
          <w:szCs w:val="22"/>
        </w:rPr>
      </w:pPr>
      <w:r w:rsidRPr="007369D8">
        <w:rPr>
          <w:rFonts w:ascii="Avenir Book" w:hAnsi="Avenir Book"/>
          <w:szCs w:val="22"/>
        </w:rPr>
        <w:t>The monitoring report is written and compiled by the plant management. The management advisor or its delegate is responsible for review and submission for verification after each year of the crediting period. The management advisor or its representative is also main point of communication with the verifying DOE and the UNFCCC.</w:t>
      </w:r>
    </w:p>
    <w:p w14:paraId="4E708C29" w14:textId="77777777" w:rsidR="00A12F88" w:rsidRPr="007369D8" w:rsidRDefault="00A12F88" w:rsidP="00F87B39">
      <w:pPr>
        <w:rPr>
          <w:rFonts w:ascii="Avenir Book" w:hAnsi="Avenir Book"/>
          <w:szCs w:val="22"/>
        </w:rPr>
      </w:pPr>
    </w:p>
    <w:p w14:paraId="4EBDE35A" w14:textId="77777777" w:rsidR="00A12F88" w:rsidRPr="007C1D64" w:rsidRDefault="00A12F88" w:rsidP="00F87B39">
      <w:pPr>
        <w:rPr>
          <w:rFonts w:ascii="Avenir Book" w:eastAsia="MS Mincho" w:hAnsi="Avenir Book"/>
        </w:rPr>
      </w:pPr>
    </w:p>
    <w:p w14:paraId="65C7C118" w14:textId="77777777" w:rsidR="00CC25EE" w:rsidRPr="007C1D64" w:rsidRDefault="00A3357E" w:rsidP="00F020BE">
      <w:pPr>
        <w:pStyle w:val="RegSectionLevel1"/>
        <w:rPr>
          <w:rFonts w:ascii="Avenir Book" w:hAnsi="Avenir Book"/>
        </w:rPr>
      </w:pPr>
      <w:r w:rsidRPr="007C1D64">
        <w:rPr>
          <w:rFonts w:ascii="Avenir Book" w:hAnsi="Avenir Book"/>
        </w:rPr>
        <w:tab/>
      </w:r>
      <w:r w:rsidR="00CC25EE" w:rsidRPr="007C1D64">
        <w:rPr>
          <w:rFonts w:ascii="Avenir Book" w:hAnsi="Avenir Book"/>
        </w:rPr>
        <w:t>Duration and crediting period</w:t>
      </w:r>
      <w:bookmarkEnd w:id="58"/>
      <w:bookmarkEnd w:id="59"/>
      <w:bookmarkEnd w:id="60"/>
    </w:p>
    <w:p w14:paraId="3B47A7E9" w14:textId="77777777" w:rsidR="00CC25EE" w:rsidRPr="007C1D64" w:rsidRDefault="00A3357E" w:rsidP="00A3357E">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 xml:space="preserve">Duration of project </w:t>
      </w:r>
    </w:p>
    <w:p w14:paraId="47016897"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CC25EE" w:rsidRPr="007C1D64">
        <w:rPr>
          <w:rFonts w:ascii="Avenir Book" w:eastAsia="MS Mincho" w:hAnsi="Avenir Book"/>
        </w:rPr>
        <w:t xml:space="preserve">Start date of project </w:t>
      </w:r>
    </w:p>
    <w:p w14:paraId="1C16459F" w14:textId="77777777" w:rsidR="00F87B39" w:rsidRPr="007C1D64" w:rsidRDefault="007369D8" w:rsidP="00F87B39">
      <w:pPr>
        <w:rPr>
          <w:rFonts w:ascii="Avenir Book" w:eastAsia="MS Mincho" w:hAnsi="Avenir Book"/>
        </w:rPr>
      </w:pPr>
      <w:r w:rsidRPr="007369D8">
        <w:rPr>
          <w:rFonts w:ascii="Avenir Book" w:eastAsia="MS Mincho" w:hAnsi="Avenir Book"/>
        </w:rPr>
        <w:t>18/08/2007</w:t>
      </w:r>
      <w:r>
        <w:rPr>
          <w:rFonts w:ascii="Avenir Book" w:eastAsia="MS Mincho" w:hAnsi="Avenir Book"/>
        </w:rPr>
        <w:t xml:space="preserve"> (commissioning date of the project) </w:t>
      </w:r>
    </w:p>
    <w:p w14:paraId="1D79934B"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CC25EE" w:rsidRPr="007C1D64">
        <w:rPr>
          <w:rFonts w:ascii="Avenir Book" w:eastAsia="MS Mincho" w:hAnsi="Avenir Book"/>
        </w:rPr>
        <w:t xml:space="preserve">Expected operational lifetime of project </w:t>
      </w:r>
    </w:p>
    <w:p w14:paraId="5C14765E" w14:textId="77777777" w:rsidR="00F87B39" w:rsidRPr="007C1D64" w:rsidRDefault="007369D8" w:rsidP="00F87B39">
      <w:pPr>
        <w:rPr>
          <w:rFonts w:ascii="Avenir Book" w:eastAsia="MS Mincho" w:hAnsi="Avenir Book"/>
        </w:rPr>
      </w:pPr>
      <w:r>
        <w:rPr>
          <w:rFonts w:ascii="Avenir Book" w:eastAsia="MS Mincho" w:hAnsi="Avenir Book"/>
        </w:rPr>
        <w:t xml:space="preserve">25 years </w:t>
      </w:r>
    </w:p>
    <w:p w14:paraId="180DD0FD" w14:textId="77777777" w:rsidR="001136C8" w:rsidRPr="007C1D64" w:rsidRDefault="00A3357E" w:rsidP="00F87B39">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 xml:space="preserve">Crediting period of project </w:t>
      </w:r>
    </w:p>
    <w:p w14:paraId="65172F68"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CC25EE" w:rsidRPr="007C1D64">
        <w:rPr>
          <w:rFonts w:ascii="Avenir Book" w:eastAsia="MS Mincho" w:hAnsi="Avenir Book"/>
        </w:rPr>
        <w:t>Start date of crediting period</w:t>
      </w:r>
    </w:p>
    <w:p w14:paraId="45829D25" w14:textId="77777777" w:rsidR="00F87B39" w:rsidRPr="007C1D64" w:rsidRDefault="007369D8" w:rsidP="00F87B39">
      <w:pPr>
        <w:rPr>
          <w:rFonts w:ascii="Avenir Book" w:eastAsia="MS Mincho" w:hAnsi="Avenir Book"/>
        </w:rPr>
      </w:pPr>
      <w:r>
        <w:rPr>
          <w:rFonts w:ascii="Avenir Book" w:eastAsia="MS Mincho" w:hAnsi="Avenir Book"/>
        </w:rPr>
        <w:t>04/11/2018</w:t>
      </w:r>
      <w:r w:rsidR="00AB631E">
        <w:rPr>
          <w:rFonts w:ascii="Avenir Book" w:eastAsia="MS Mincho" w:hAnsi="Avenir Book"/>
        </w:rPr>
        <w:t xml:space="preserve"> (The CDM crediting period ends on 03/11/2018. Hence, the start date of GS crediting period is considered as 04/11/2018) </w:t>
      </w:r>
    </w:p>
    <w:p w14:paraId="3ED371A7" w14:textId="77777777" w:rsidR="00CC25EE" w:rsidRPr="007C1D64" w:rsidRDefault="00A3357E" w:rsidP="00A3357E">
      <w:pPr>
        <w:pStyle w:val="SDMPDDPoASubSection2"/>
        <w:numPr>
          <w:ilvl w:val="3"/>
          <w:numId w:val="11"/>
        </w:numPr>
        <w:tabs>
          <w:tab w:val="clear" w:pos="1474"/>
        </w:tabs>
        <w:ind w:left="709" w:hanging="709"/>
        <w:rPr>
          <w:rFonts w:ascii="Avenir Book" w:eastAsia="MS Mincho" w:hAnsi="Avenir Book"/>
        </w:rPr>
      </w:pPr>
      <w:r w:rsidRPr="007C1D64">
        <w:rPr>
          <w:rFonts w:ascii="Avenir Book" w:eastAsia="MS Mincho" w:hAnsi="Avenir Book"/>
        </w:rPr>
        <w:tab/>
      </w:r>
      <w:r w:rsidR="00081327" w:rsidRPr="007C1D64">
        <w:rPr>
          <w:rFonts w:ascii="Avenir Book" w:eastAsia="MS Mincho" w:hAnsi="Avenir Book"/>
        </w:rPr>
        <w:t>Total l</w:t>
      </w:r>
      <w:r w:rsidR="00CC25EE" w:rsidRPr="007C1D64">
        <w:rPr>
          <w:rFonts w:ascii="Avenir Book" w:eastAsia="MS Mincho" w:hAnsi="Avenir Book"/>
        </w:rPr>
        <w:t>ength of crediting period</w:t>
      </w:r>
    </w:p>
    <w:p w14:paraId="50BBEC02" w14:textId="77777777" w:rsidR="00081327" w:rsidRPr="007C1D64" w:rsidRDefault="007369D8" w:rsidP="00CA714D">
      <w:pPr>
        <w:rPr>
          <w:rFonts w:ascii="Avenir Book" w:hAnsi="Avenir Book"/>
        </w:rPr>
      </w:pPr>
      <w:bookmarkStart w:id="61" w:name="_Toc315340779"/>
      <w:bookmarkStart w:id="62" w:name="_Toc315881223"/>
      <w:r>
        <w:rPr>
          <w:rFonts w:ascii="Avenir Book" w:hAnsi="Avenir Book"/>
        </w:rPr>
        <w:t xml:space="preserve">5 years </w:t>
      </w:r>
    </w:p>
    <w:p w14:paraId="5459E87C" w14:textId="77777777" w:rsidR="00CC25EE" w:rsidRPr="007C1D64" w:rsidRDefault="00A3357E" w:rsidP="00FB405F">
      <w:pPr>
        <w:pStyle w:val="RegSectionLevel1"/>
        <w:rPr>
          <w:rFonts w:ascii="Avenir Book" w:hAnsi="Avenir Book"/>
        </w:rPr>
      </w:pPr>
      <w:bookmarkStart w:id="63" w:name="_Toc317686911"/>
      <w:r w:rsidRPr="007C1D64">
        <w:rPr>
          <w:rFonts w:ascii="Avenir Book" w:hAnsi="Avenir Book"/>
        </w:rPr>
        <w:tab/>
      </w:r>
      <w:bookmarkEnd w:id="61"/>
      <w:bookmarkEnd w:id="62"/>
      <w:bookmarkEnd w:id="63"/>
      <w:r w:rsidR="00885A82" w:rsidRPr="007C1D64">
        <w:rPr>
          <w:rFonts w:ascii="Avenir Book" w:hAnsi="Avenir Book"/>
        </w:rPr>
        <w:t>Safeguarding principles assessment</w:t>
      </w:r>
    </w:p>
    <w:p w14:paraId="1838BC22" w14:textId="77777777" w:rsidR="001136C8" w:rsidRPr="00C84A2A" w:rsidRDefault="00A3357E" w:rsidP="00F87B39">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 xml:space="preserve">Analysis of </w:t>
      </w:r>
      <w:r w:rsidR="003533B9" w:rsidRPr="007C1D64">
        <w:rPr>
          <w:rFonts w:ascii="Avenir Book" w:hAnsi="Avenir Book"/>
        </w:rPr>
        <w:t>social, economic and environmental</w:t>
      </w:r>
      <w:r w:rsidR="00CC25EE" w:rsidRPr="007C1D64">
        <w:rPr>
          <w:rFonts w:ascii="Avenir Book" w:hAnsi="Avenir Book"/>
        </w:rPr>
        <w:t xml:space="preserve"> impacts</w:t>
      </w:r>
    </w:p>
    <w:p w14:paraId="53962B15" w14:textId="77777777" w:rsidR="00F87B39" w:rsidRPr="007C1D64" w:rsidRDefault="00F87B39" w:rsidP="00F87B39">
      <w:pPr>
        <w:rPr>
          <w:rFonts w:ascii="Avenir Book" w:eastAsia="MS Mincho" w:hAnsi="Avenir Book"/>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0"/>
        <w:gridCol w:w="2791"/>
        <w:gridCol w:w="1707"/>
        <w:gridCol w:w="2783"/>
        <w:gridCol w:w="1204"/>
      </w:tblGrid>
      <w:tr w:rsidR="008B58E8" w:rsidRPr="00884A7D" w14:paraId="29D083A5" w14:textId="77777777" w:rsidTr="008B58E8">
        <w:trPr>
          <w:tblHeader/>
        </w:trPr>
        <w:tc>
          <w:tcPr>
            <w:tcW w:w="695" w:type="pct"/>
          </w:tcPr>
          <w:p w14:paraId="42FFB073" w14:textId="77777777" w:rsidR="007369D8" w:rsidRPr="008B58E8" w:rsidRDefault="007369D8" w:rsidP="00502F81">
            <w:pPr>
              <w:pStyle w:val="Tablecustom"/>
              <w:rPr>
                <w:rFonts w:ascii="Avenir Book" w:hAnsi="Avenir Book"/>
                <w:sz w:val="20"/>
                <w:szCs w:val="20"/>
              </w:rPr>
            </w:pPr>
            <w:bookmarkStart w:id="64" w:name="_Toc315340780"/>
            <w:bookmarkStart w:id="65" w:name="_Toc315881224"/>
            <w:bookmarkStart w:id="66" w:name="_Toc317686912"/>
            <w:r w:rsidRPr="008B58E8">
              <w:rPr>
                <w:rFonts w:ascii="Avenir Book" w:hAnsi="Avenir Book"/>
                <w:sz w:val="20"/>
                <w:szCs w:val="20"/>
              </w:rPr>
              <w:br w:type="page"/>
              <w:t>Safeguarding principles</w:t>
            </w:r>
          </w:p>
        </w:tc>
        <w:tc>
          <w:tcPr>
            <w:tcW w:w="1416" w:type="pct"/>
          </w:tcPr>
          <w:p w14:paraId="6621143A" w14:textId="77777777" w:rsidR="007369D8" w:rsidRPr="008B58E8" w:rsidRDefault="007369D8" w:rsidP="00502F81">
            <w:pPr>
              <w:pStyle w:val="Tablecustom"/>
              <w:rPr>
                <w:rFonts w:ascii="Avenir Book" w:eastAsia="Times New Roman" w:hAnsi="Avenir Book"/>
                <w:sz w:val="20"/>
                <w:szCs w:val="20"/>
              </w:rPr>
            </w:pPr>
            <w:r w:rsidRPr="008B58E8">
              <w:rPr>
                <w:rFonts w:ascii="Avenir Book" w:eastAsia="Times New Roman" w:hAnsi="Avenir Book"/>
                <w:sz w:val="20"/>
                <w:szCs w:val="20"/>
              </w:rPr>
              <w:t>Assessment questions</w:t>
            </w:r>
          </w:p>
        </w:tc>
        <w:tc>
          <w:tcPr>
            <w:tcW w:w="866" w:type="pct"/>
          </w:tcPr>
          <w:p w14:paraId="1E11D6DB" w14:textId="77777777" w:rsidR="007369D8" w:rsidRPr="008B58E8" w:rsidRDefault="007369D8" w:rsidP="008B58E8">
            <w:pPr>
              <w:pStyle w:val="Tablecustom"/>
              <w:rPr>
                <w:rFonts w:ascii="Avenir Book" w:eastAsia="Times New Roman" w:hAnsi="Avenir Book"/>
                <w:sz w:val="20"/>
                <w:szCs w:val="20"/>
              </w:rPr>
            </w:pPr>
            <w:r w:rsidRPr="008B58E8">
              <w:rPr>
                <w:rFonts w:ascii="Avenir Book" w:eastAsia="Times New Roman" w:hAnsi="Avenir Book"/>
                <w:sz w:val="20"/>
                <w:szCs w:val="20"/>
              </w:rPr>
              <w:t xml:space="preserve">Assessment of relevance </w:t>
            </w:r>
            <w:r w:rsidRPr="008B58E8">
              <w:rPr>
                <w:rFonts w:ascii="Avenir Book" w:hAnsi="Avenir Book"/>
                <w:sz w:val="20"/>
                <w:szCs w:val="20"/>
              </w:rPr>
              <w:t>(Yes/</w:t>
            </w:r>
            <w:r w:rsidR="008B58E8" w:rsidRPr="008B58E8">
              <w:rPr>
                <w:rFonts w:ascii="Avenir Book" w:hAnsi="Avenir Book"/>
                <w:sz w:val="20"/>
                <w:szCs w:val="20"/>
              </w:rPr>
              <w:t xml:space="preserve"> </w:t>
            </w:r>
            <w:r w:rsidRPr="008B58E8">
              <w:rPr>
                <w:rFonts w:ascii="Avenir Book" w:hAnsi="Avenir Book"/>
                <w:sz w:val="20"/>
                <w:szCs w:val="20"/>
              </w:rPr>
              <w:t>potentially/no)</w:t>
            </w:r>
          </w:p>
        </w:tc>
        <w:tc>
          <w:tcPr>
            <w:tcW w:w="1412" w:type="pct"/>
          </w:tcPr>
          <w:p w14:paraId="2D6C449C" w14:textId="77777777" w:rsidR="007369D8" w:rsidRPr="008B58E8" w:rsidRDefault="007369D8" w:rsidP="00502F81">
            <w:pPr>
              <w:pStyle w:val="Tablecustom"/>
              <w:rPr>
                <w:rFonts w:ascii="Avenir Book" w:eastAsia="Times New Roman" w:hAnsi="Avenir Book"/>
                <w:sz w:val="20"/>
                <w:szCs w:val="20"/>
              </w:rPr>
            </w:pPr>
            <w:r w:rsidRPr="008B58E8">
              <w:rPr>
                <w:rFonts w:ascii="Avenir Book" w:eastAsia="Times New Roman" w:hAnsi="Avenir Book"/>
                <w:sz w:val="20"/>
                <w:szCs w:val="20"/>
              </w:rPr>
              <w:t>Justification</w:t>
            </w:r>
          </w:p>
        </w:tc>
        <w:tc>
          <w:tcPr>
            <w:tcW w:w="611" w:type="pct"/>
          </w:tcPr>
          <w:p w14:paraId="2D90DF3A" w14:textId="77777777" w:rsidR="007369D8" w:rsidRPr="008B58E8" w:rsidRDefault="007369D8" w:rsidP="00502F81">
            <w:pPr>
              <w:pStyle w:val="Tablecustom"/>
              <w:rPr>
                <w:rFonts w:ascii="Avenir Book" w:eastAsia="Times New Roman" w:hAnsi="Avenir Book"/>
                <w:sz w:val="20"/>
                <w:szCs w:val="20"/>
              </w:rPr>
            </w:pPr>
            <w:r w:rsidRPr="008B58E8">
              <w:rPr>
                <w:rFonts w:ascii="Avenir Book" w:eastAsia="Times New Roman" w:hAnsi="Avenir Book"/>
                <w:sz w:val="20"/>
                <w:szCs w:val="20"/>
              </w:rPr>
              <w:t>Mitigation measure (if required)</w:t>
            </w:r>
          </w:p>
        </w:tc>
      </w:tr>
      <w:tr w:rsidR="008B58E8" w:rsidRPr="00884A7D" w14:paraId="785DF864" w14:textId="77777777" w:rsidTr="008B58E8">
        <w:tc>
          <w:tcPr>
            <w:tcW w:w="695" w:type="pct"/>
          </w:tcPr>
          <w:p w14:paraId="3F572709" w14:textId="77777777" w:rsidR="008B58E8" w:rsidRPr="007C1D64" w:rsidRDefault="008B58E8" w:rsidP="00502F81">
            <w:pPr>
              <w:pStyle w:val="Tablecustom"/>
              <w:spacing w:line="240" w:lineRule="auto"/>
              <w:rPr>
                <w:rFonts w:ascii="Avenir Book" w:hAnsi="Avenir Book"/>
                <w:b w:val="0"/>
                <w:bCs w:val="0"/>
                <w:sz w:val="22"/>
                <w:szCs w:val="22"/>
              </w:rPr>
            </w:pPr>
            <w:r w:rsidRPr="007C1D64">
              <w:rPr>
                <w:rFonts w:ascii="Avenir Book" w:hAnsi="Avenir Book"/>
                <w:b w:val="0"/>
                <w:bCs w:val="0"/>
                <w:sz w:val="22"/>
                <w:szCs w:val="22"/>
              </w:rPr>
              <w:t>1</w:t>
            </w:r>
            <w:r>
              <w:rPr>
                <w:rFonts w:ascii="Avenir Book" w:hAnsi="Avenir Book"/>
                <w:b w:val="0"/>
                <w:bCs w:val="0"/>
                <w:sz w:val="22"/>
                <w:szCs w:val="22"/>
              </w:rPr>
              <w:t>. Human rights</w:t>
            </w:r>
          </w:p>
        </w:tc>
        <w:tc>
          <w:tcPr>
            <w:tcW w:w="1416" w:type="pct"/>
          </w:tcPr>
          <w:p w14:paraId="0D8152CC" w14:textId="77777777" w:rsidR="008B58E8" w:rsidRPr="000F3C13" w:rsidRDefault="008B58E8" w:rsidP="00502F81">
            <w:pPr>
              <w:pStyle w:val="Tablecustom"/>
              <w:spacing w:line="240" w:lineRule="auto"/>
              <w:ind w:right="-107"/>
              <w:rPr>
                <w:rFonts w:ascii="Avenir Book" w:eastAsia="Times New Roman" w:hAnsi="Avenir Book"/>
                <w:b w:val="0"/>
                <w:bCs w:val="0"/>
                <w:sz w:val="22"/>
                <w:szCs w:val="22"/>
              </w:rPr>
            </w:pPr>
            <w:r w:rsidRPr="000F3C13">
              <w:rPr>
                <w:rFonts w:ascii="Avenir Book" w:eastAsia="Times New Roman" w:hAnsi="Avenir Book"/>
                <w:bCs w:val="0"/>
                <w:sz w:val="22"/>
                <w:szCs w:val="22"/>
              </w:rPr>
              <w:t>a.</w:t>
            </w:r>
            <w:r w:rsidRPr="000F3C13">
              <w:rPr>
                <w:rFonts w:ascii="Avenir Book" w:eastAsia="Times New Roman" w:hAnsi="Avenir Book"/>
                <w:b w:val="0"/>
                <w:bCs w:val="0"/>
                <w:sz w:val="22"/>
                <w:szCs w:val="22"/>
              </w:rPr>
              <w:t xml:space="preserve"> </w:t>
            </w:r>
            <w:r>
              <w:rPr>
                <w:rFonts w:ascii="Avenir Book" w:eastAsia="Times New Roman" w:hAnsi="Avenir Book"/>
                <w:b w:val="0"/>
                <w:bCs w:val="0"/>
                <w:sz w:val="22"/>
                <w:szCs w:val="22"/>
              </w:rPr>
              <w:t xml:space="preserve">The Project Developer and the Project shall respect internationally proclaimed human rights and shall not be complicit </w:t>
            </w:r>
            <w:r>
              <w:rPr>
                <w:rFonts w:ascii="Avenir Book" w:eastAsia="Times New Roman" w:hAnsi="Avenir Book"/>
                <w:b w:val="0"/>
                <w:bCs w:val="0"/>
                <w:sz w:val="22"/>
                <w:szCs w:val="22"/>
              </w:rPr>
              <w:lastRenderedPageBreak/>
              <w:t>in violence or human rights abuses of any kind as defined in the Universal Declaration of Human Rights.</w:t>
            </w:r>
          </w:p>
          <w:p w14:paraId="35521D5F" w14:textId="77777777" w:rsidR="008B58E8" w:rsidRPr="000F3C13" w:rsidRDefault="008B58E8" w:rsidP="00502F81">
            <w:pPr>
              <w:pStyle w:val="Tablecustom"/>
              <w:spacing w:line="240" w:lineRule="auto"/>
              <w:ind w:right="-107"/>
              <w:rPr>
                <w:rFonts w:ascii="Avenir Book" w:eastAsia="Times New Roman" w:hAnsi="Avenir Book"/>
                <w:b w:val="0"/>
                <w:bCs w:val="0"/>
                <w:sz w:val="22"/>
                <w:szCs w:val="22"/>
              </w:rPr>
            </w:pPr>
          </w:p>
          <w:p w14:paraId="2A3DA75F" w14:textId="77777777" w:rsidR="008B58E8" w:rsidRPr="007C1D64" w:rsidRDefault="008B58E8" w:rsidP="008B58E8">
            <w:pPr>
              <w:pStyle w:val="Tablecustom"/>
              <w:spacing w:line="240" w:lineRule="auto"/>
              <w:ind w:right="-107"/>
              <w:rPr>
                <w:rFonts w:ascii="Avenir Book" w:eastAsia="Times New Roman" w:hAnsi="Avenir Book"/>
                <w:b w:val="0"/>
                <w:bCs w:val="0"/>
                <w:sz w:val="22"/>
                <w:szCs w:val="22"/>
              </w:rPr>
            </w:pPr>
            <w:r w:rsidRPr="000F3C13">
              <w:rPr>
                <w:rFonts w:ascii="Avenir Book" w:eastAsia="Times New Roman" w:hAnsi="Avenir Book"/>
                <w:bCs w:val="0"/>
                <w:sz w:val="22"/>
                <w:szCs w:val="22"/>
              </w:rPr>
              <w:t>b.</w:t>
            </w:r>
            <w:r w:rsidRPr="000F3C13">
              <w:rPr>
                <w:rFonts w:ascii="Avenir Book" w:eastAsia="Times New Roman" w:hAnsi="Avenir Book"/>
                <w:b w:val="0"/>
                <w:bCs w:val="0"/>
                <w:sz w:val="22"/>
                <w:szCs w:val="22"/>
              </w:rPr>
              <w:t xml:space="preserve"> </w:t>
            </w:r>
            <w:r>
              <w:rPr>
                <w:rFonts w:ascii="Avenir Book" w:eastAsia="Times New Roman" w:hAnsi="Avenir Book"/>
                <w:b w:val="0"/>
                <w:bCs w:val="0"/>
                <w:sz w:val="22"/>
                <w:szCs w:val="22"/>
              </w:rPr>
              <w:t>The Project shall not discriminate with regards to participation and inclusion.</w:t>
            </w:r>
          </w:p>
        </w:tc>
        <w:tc>
          <w:tcPr>
            <w:tcW w:w="866" w:type="pct"/>
          </w:tcPr>
          <w:p w14:paraId="1A4AA388" w14:textId="77777777" w:rsidR="008B58E8" w:rsidRPr="007C1D64" w:rsidRDefault="008B58E8" w:rsidP="00502F81">
            <w:pPr>
              <w:pStyle w:val="Tablecustom"/>
              <w:spacing w:line="240" w:lineRule="auto"/>
              <w:rPr>
                <w:rFonts w:ascii="Avenir Book" w:eastAsia="Times New Roman" w:hAnsi="Avenir Book"/>
                <w:b w:val="0"/>
                <w:bCs w:val="0"/>
                <w:sz w:val="22"/>
                <w:szCs w:val="22"/>
              </w:rPr>
            </w:pPr>
            <w:r>
              <w:rPr>
                <w:rFonts w:ascii="Avenir Book" w:eastAsia="Times New Roman" w:hAnsi="Avenir Book"/>
                <w:b w:val="0"/>
                <w:bCs w:val="0"/>
                <w:sz w:val="22"/>
                <w:szCs w:val="22"/>
              </w:rPr>
              <w:lastRenderedPageBreak/>
              <w:t>No</w:t>
            </w:r>
          </w:p>
        </w:tc>
        <w:tc>
          <w:tcPr>
            <w:tcW w:w="1412" w:type="pct"/>
          </w:tcPr>
          <w:p w14:paraId="3C705ED7" w14:textId="77777777" w:rsidR="008B58E8" w:rsidRDefault="008B58E8" w:rsidP="00502F81">
            <w:pPr>
              <w:pStyle w:val="Tablecustom"/>
              <w:spacing w:line="240" w:lineRule="auto"/>
              <w:rPr>
                <w:rFonts w:ascii="Avenir Book" w:eastAsia="Times New Roman" w:hAnsi="Avenir Book"/>
                <w:b w:val="0"/>
                <w:bCs w:val="0"/>
                <w:sz w:val="22"/>
                <w:szCs w:val="22"/>
              </w:rPr>
            </w:pPr>
            <w:r w:rsidRPr="00BA1998">
              <w:rPr>
                <w:rFonts w:ascii="Avenir Book" w:eastAsia="Times New Roman" w:hAnsi="Avenir Book"/>
                <w:b w:val="0"/>
                <w:bCs w:val="0"/>
                <w:sz w:val="22"/>
                <w:szCs w:val="22"/>
              </w:rPr>
              <w:t xml:space="preserve">The project respects human rights and does not complicit in violence or human rights abuse. </w:t>
            </w:r>
          </w:p>
          <w:p w14:paraId="3DF32E0E" w14:textId="77777777" w:rsidR="008B58E8" w:rsidRPr="00BA1998" w:rsidRDefault="008B58E8" w:rsidP="00502F81">
            <w:pPr>
              <w:pStyle w:val="Tablecustom"/>
              <w:spacing w:line="240" w:lineRule="auto"/>
              <w:rPr>
                <w:rFonts w:ascii="Avenir Book" w:eastAsia="Times New Roman" w:hAnsi="Avenir Book"/>
                <w:b w:val="0"/>
                <w:bCs w:val="0"/>
                <w:sz w:val="22"/>
                <w:szCs w:val="22"/>
              </w:rPr>
            </w:pPr>
          </w:p>
          <w:p w14:paraId="353AA1A8" w14:textId="77777777" w:rsidR="008B58E8" w:rsidRPr="00BA1998" w:rsidRDefault="008B58E8" w:rsidP="00502F81">
            <w:pPr>
              <w:pStyle w:val="Tablecustom"/>
              <w:spacing w:line="240" w:lineRule="auto"/>
              <w:rPr>
                <w:rFonts w:ascii="Avenir Book" w:eastAsia="Times New Roman" w:hAnsi="Avenir Book"/>
                <w:b w:val="0"/>
                <w:bCs w:val="0"/>
                <w:sz w:val="22"/>
                <w:szCs w:val="22"/>
              </w:rPr>
            </w:pPr>
            <w:r w:rsidRPr="00BA1998">
              <w:rPr>
                <w:rFonts w:ascii="Avenir Book" w:eastAsia="Times New Roman" w:hAnsi="Avenir Book"/>
                <w:b w:val="0"/>
                <w:bCs w:val="0"/>
                <w:sz w:val="22"/>
                <w:szCs w:val="22"/>
              </w:rPr>
              <w:lastRenderedPageBreak/>
              <w:t xml:space="preserve">The project does not discriminate people participation. </w:t>
            </w:r>
          </w:p>
          <w:p w14:paraId="25588A51" w14:textId="77777777" w:rsidR="008B58E8" w:rsidRPr="00BA1998" w:rsidRDefault="008B58E8" w:rsidP="00502F81">
            <w:pPr>
              <w:pStyle w:val="Tablecustom"/>
              <w:spacing w:line="240" w:lineRule="auto"/>
              <w:rPr>
                <w:rFonts w:ascii="Avenir Book" w:eastAsia="Times New Roman" w:hAnsi="Avenir Book"/>
                <w:b w:val="0"/>
                <w:bCs w:val="0"/>
                <w:sz w:val="22"/>
                <w:szCs w:val="22"/>
              </w:rPr>
            </w:pPr>
          </w:p>
          <w:p w14:paraId="50BF0890" w14:textId="77777777" w:rsidR="008B58E8" w:rsidRPr="00314588" w:rsidRDefault="008B58E8" w:rsidP="00502F81">
            <w:pPr>
              <w:pStyle w:val="Tablecustom"/>
              <w:spacing w:line="240" w:lineRule="auto"/>
              <w:rPr>
                <w:rFonts w:ascii="Avenir Book" w:eastAsia="Times New Roman" w:hAnsi="Avenir Book"/>
                <w:b w:val="0"/>
                <w:bCs w:val="0"/>
                <w:sz w:val="22"/>
                <w:szCs w:val="22"/>
              </w:rPr>
            </w:pPr>
          </w:p>
        </w:tc>
        <w:tc>
          <w:tcPr>
            <w:tcW w:w="611" w:type="pct"/>
          </w:tcPr>
          <w:p w14:paraId="4BB84C8F" w14:textId="77777777" w:rsidR="008B58E8" w:rsidRPr="00314588" w:rsidRDefault="008B58E8" w:rsidP="00502F81">
            <w:pPr>
              <w:pStyle w:val="Tablecustom"/>
              <w:spacing w:line="240" w:lineRule="auto"/>
              <w:rPr>
                <w:rFonts w:ascii="Avenir Book" w:eastAsia="Times New Roman" w:hAnsi="Avenir Book"/>
                <w:b w:val="0"/>
                <w:bCs w:val="0"/>
                <w:sz w:val="22"/>
                <w:szCs w:val="22"/>
              </w:rPr>
            </w:pPr>
            <w:r w:rsidRPr="00314588">
              <w:rPr>
                <w:rFonts w:ascii="Avenir Book" w:eastAsia="Times New Roman" w:hAnsi="Avenir Book"/>
                <w:b w:val="0"/>
                <w:bCs w:val="0"/>
                <w:sz w:val="22"/>
                <w:szCs w:val="22"/>
              </w:rPr>
              <w:lastRenderedPageBreak/>
              <w:t>None</w:t>
            </w:r>
          </w:p>
        </w:tc>
      </w:tr>
      <w:tr w:rsidR="008B58E8" w:rsidRPr="00884A7D" w14:paraId="59E30CBC" w14:textId="77777777" w:rsidTr="008B58E8">
        <w:tc>
          <w:tcPr>
            <w:tcW w:w="695" w:type="pct"/>
          </w:tcPr>
          <w:p w14:paraId="480F0A7D" w14:textId="77777777" w:rsidR="008B58E8" w:rsidRPr="00884A7D" w:rsidRDefault="008B58E8" w:rsidP="00502F81">
            <w:pPr>
              <w:rPr>
                <w:rFonts w:ascii="Avenir Book" w:hAnsi="Avenir Book"/>
                <w:bCs/>
                <w:sz w:val="24"/>
                <w:lang w:val="en-US" w:eastAsia="en-GB"/>
              </w:rPr>
            </w:pPr>
            <w:r>
              <w:rPr>
                <w:rFonts w:ascii="Avenir Book" w:hAnsi="Avenir Book"/>
                <w:bCs/>
                <w:szCs w:val="22"/>
              </w:rPr>
              <w:t xml:space="preserve">2. </w:t>
            </w:r>
            <w:r w:rsidRPr="00884A7D">
              <w:rPr>
                <w:rFonts w:ascii="Avenir Book" w:hAnsi="Avenir Book"/>
                <w:bCs/>
                <w:szCs w:val="22"/>
              </w:rPr>
              <w:t xml:space="preserve">Gender </w:t>
            </w:r>
            <w:r w:rsidRPr="00884A7D">
              <w:rPr>
                <w:rFonts w:ascii="Avenir Book" w:hAnsi="Avenir Book"/>
                <w:bCs/>
                <w:lang w:val="en-US"/>
              </w:rPr>
              <w:t>Equality and Women’s Rights</w:t>
            </w:r>
          </w:p>
        </w:tc>
        <w:tc>
          <w:tcPr>
            <w:tcW w:w="1416" w:type="pct"/>
          </w:tcPr>
          <w:p w14:paraId="0412487D" w14:textId="77777777" w:rsidR="008B58E8" w:rsidRPr="00AA0AEF" w:rsidRDefault="008B58E8" w:rsidP="00E3529B">
            <w:pPr>
              <w:pStyle w:val="Tablecustom"/>
              <w:numPr>
                <w:ilvl w:val="0"/>
                <w:numId w:val="55"/>
              </w:numPr>
              <w:tabs>
                <w:tab w:val="left" w:pos="270"/>
              </w:tabs>
              <w:spacing w:line="240" w:lineRule="auto"/>
              <w:ind w:left="128" w:hanging="128"/>
              <w:jc w:val="both"/>
              <w:rPr>
                <w:rFonts w:ascii="Avenir Book" w:eastAsia="Times New Roman" w:hAnsi="Avenir Book"/>
                <w:b w:val="0"/>
                <w:sz w:val="22"/>
                <w:szCs w:val="22"/>
              </w:rPr>
            </w:pPr>
            <w:r w:rsidRPr="00AA0AEF">
              <w:rPr>
                <w:rFonts w:ascii="Avenir Book" w:eastAsia="Times New Roman" w:hAnsi="Avenir Book"/>
                <w:b w:val="0"/>
                <w:sz w:val="22"/>
                <w:szCs w:val="22"/>
              </w:rPr>
              <w:t>Is there a possibility that the Project might reduce or put at risk women’s access to or control of resources, entitlements and benefits?</w:t>
            </w:r>
          </w:p>
          <w:p w14:paraId="4C73862D" w14:textId="77777777" w:rsidR="008B58E8" w:rsidRPr="00AA0AEF" w:rsidRDefault="008B58E8" w:rsidP="008B58E8">
            <w:pPr>
              <w:pStyle w:val="Tablecustom"/>
              <w:spacing w:line="240" w:lineRule="auto"/>
              <w:jc w:val="both"/>
              <w:rPr>
                <w:rFonts w:ascii="Avenir Book" w:eastAsia="Times New Roman" w:hAnsi="Avenir Book"/>
                <w:b w:val="0"/>
                <w:sz w:val="22"/>
                <w:szCs w:val="22"/>
              </w:rPr>
            </w:pPr>
          </w:p>
          <w:p w14:paraId="06EF50FB" w14:textId="77777777" w:rsidR="008B58E8" w:rsidRPr="00AA0AEF" w:rsidRDefault="008B58E8" w:rsidP="00E3529B">
            <w:pPr>
              <w:pStyle w:val="Tablecustom"/>
              <w:numPr>
                <w:ilvl w:val="0"/>
                <w:numId w:val="55"/>
              </w:numPr>
              <w:tabs>
                <w:tab w:val="left" w:pos="412"/>
              </w:tabs>
              <w:spacing w:line="240" w:lineRule="auto"/>
              <w:ind w:left="128" w:hanging="128"/>
              <w:jc w:val="both"/>
              <w:rPr>
                <w:rFonts w:ascii="Avenir Book" w:eastAsia="Times New Roman" w:hAnsi="Avenir Book"/>
                <w:b w:val="0"/>
                <w:sz w:val="22"/>
                <w:szCs w:val="22"/>
              </w:rPr>
            </w:pPr>
            <w:r w:rsidRPr="00AA0AEF">
              <w:rPr>
                <w:rFonts w:ascii="Avenir Book" w:eastAsia="Times New Roman" w:hAnsi="Avenir Book"/>
                <w:b w:val="0"/>
                <w:sz w:val="22"/>
                <w:szCs w:val="22"/>
              </w:rPr>
              <w:t>Is there a possibility that the Project can adversely affect men and women in marginalised or vulnerable communities (e.g., potential increased burden on women or social isolation of men)?</w:t>
            </w:r>
          </w:p>
          <w:p w14:paraId="26025E7D" w14:textId="77777777" w:rsidR="008B58E8" w:rsidRPr="00AA0AEF" w:rsidRDefault="008B58E8" w:rsidP="008B58E8">
            <w:pPr>
              <w:pStyle w:val="Tablecustom"/>
              <w:spacing w:line="240" w:lineRule="auto"/>
              <w:ind w:left="128" w:hanging="128"/>
              <w:jc w:val="both"/>
              <w:rPr>
                <w:rFonts w:ascii="Avenir Book" w:eastAsia="Times New Roman" w:hAnsi="Avenir Book"/>
                <w:b w:val="0"/>
                <w:sz w:val="22"/>
                <w:szCs w:val="22"/>
              </w:rPr>
            </w:pPr>
          </w:p>
          <w:p w14:paraId="43EFA8D1" w14:textId="77777777" w:rsidR="008B58E8" w:rsidRPr="00AA0AEF" w:rsidRDefault="008B58E8" w:rsidP="008B58E8">
            <w:pPr>
              <w:pStyle w:val="Tablecustom"/>
              <w:spacing w:line="240" w:lineRule="auto"/>
              <w:ind w:left="128" w:hanging="128"/>
              <w:jc w:val="both"/>
              <w:rPr>
                <w:rFonts w:ascii="Avenir Book" w:eastAsia="Times New Roman" w:hAnsi="Avenir Book"/>
                <w:b w:val="0"/>
                <w:sz w:val="22"/>
                <w:szCs w:val="22"/>
              </w:rPr>
            </w:pPr>
          </w:p>
          <w:p w14:paraId="5C2C37BC" w14:textId="77777777" w:rsidR="008B58E8" w:rsidRPr="00AA0AEF" w:rsidRDefault="008B58E8" w:rsidP="00E3529B">
            <w:pPr>
              <w:pStyle w:val="Tablecustom"/>
              <w:numPr>
                <w:ilvl w:val="0"/>
                <w:numId w:val="55"/>
              </w:numPr>
              <w:tabs>
                <w:tab w:val="left" w:pos="270"/>
              </w:tabs>
              <w:spacing w:line="240" w:lineRule="auto"/>
              <w:ind w:left="128" w:hanging="128"/>
              <w:jc w:val="both"/>
              <w:rPr>
                <w:rFonts w:ascii="Avenir Book" w:eastAsia="Times New Roman" w:hAnsi="Avenir Book"/>
                <w:b w:val="0"/>
                <w:sz w:val="22"/>
                <w:szCs w:val="22"/>
              </w:rPr>
            </w:pPr>
            <w:r w:rsidRPr="00AA0AEF">
              <w:rPr>
                <w:rFonts w:ascii="Avenir Book" w:eastAsia="Times New Roman" w:hAnsi="Avenir Book"/>
                <w:b w:val="0"/>
                <w:sz w:val="22"/>
                <w:szCs w:val="22"/>
              </w:rPr>
              <w:t>Is there a possibility that the Project might not take into account gender roles and the abilities of women or men to participate in the decisions/designs of the project’s activities?</w:t>
            </w:r>
          </w:p>
          <w:p w14:paraId="27631106" w14:textId="77777777" w:rsidR="008B58E8" w:rsidRDefault="008B58E8" w:rsidP="008B58E8">
            <w:pPr>
              <w:pStyle w:val="Tablecustom"/>
              <w:spacing w:line="240" w:lineRule="auto"/>
              <w:ind w:left="128" w:hanging="128"/>
              <w:jc w:val="both"/>
              <w:rPr>
                <w:rFonts w:ascii="Avenir Book" w:eastAsia="Times New Roman" w:hAnsi="Avenir Book"/>
                <w:b w:val="0"/>
                <w:sz w:val="22"/>
                <w:szCs w:val="22"/>
              </w:rPr>
            </w:pPr>
          </w:p>
          <w:p w14:paraId="1E90D1F9" w14:textId="77777777" w:rsidR="008B58E8" w:rsidRPr="00AA0AEF" w:rsidRDefault="008B58E8" w:rsidP="008B58E8">
            <w:pPr>
              <w:pStyle w:val="Tablecustom"/>
              <w:spacing w:line="240" w:lineRule="auto"/>
              <w:ind w:left="128" w:hanging="128"/>
              <w:jc w:val="both"/>
              <w:rPr>
                <w:rFonts w:ascii="Avenir Book" w:eastAsia="Times New Roman" w:hAnsi="Avenir Book"/>
                <w:b w:val="0"/>
                <w:sz w:val="22"/>
                <w:szCs w:val="22"/>
              </w:rPr>
            </w:pPr>
          </w:p>
          <w:p w14:paraId="34D3F92D" w14:textId="77777777" w:rsidR="008B58E8" w:rsidRDefault="008B58E8" w:rsidP="00E3529B">
            <w:pPr>
              <w:pStyle w:val="Tablecustom"/>
              <w:numPr>
                <w:ilvl w:val="0"/>
                <w:numId w:val="55"/>
              </w:numPr>
              <w:tabs>
                <w:tab w:val="left" w:pos="270"/>
              </w:tabs>
              <w:spacing w:line="240" w:lineRule="auto"/>
              <w:ind w:left="128" w:hanging="128"/>
              <w:jc w:val="both"/>
              <w:rPr>
                <w:rFonts w:ascii="Avenir Book" w:eastAsia="Times New Roman" w:hAnsi="Avenir Book"/>
                <w:b w:val="0"/>
                <w:sz w:val="22"/>
                <w:szCs w:val="22"/>
              </w:rPr>
            </w:pPr>
            <w:r w:rsidRPr="00AA0AEF">
              <w:rPr>
                <w:rFonts w:ascii="Avenir Book" w:eastAsia="Times New Roman" w:hAnsi="Avenir Book"/>
                <w:b w:val="0"/>
                <w:sz w:val="22"/>
                <w:szCs w:val="22"/>
              </w:rPr>
              <w:t xml:space="preserve">Does the Project take into account gender roles and the abilities of women or men to benefit from the </w:t>
            </w:r>
            <w:r w:rsidRPr="00AA0AEF">
              <w:rPr>
                <w:rFonts w:ascii="Avenir Book" w:eastAsia="Times New Roman" w:hAnsi="Avenir Book"/>
                <w:b w:val="0"/>
                <w:sz w:val="22"/>
                <w:szCs w:val="22"/>
              </w:rPr>
              <w:lastRenderedPageBreak/>
              <w:t>Project’s activities (e.g., Does the project criteria ensure that it includes minority groups or landless peoples)?</w:t>
            </w:r>
          </w:p>
          <w:p w14:paraId="430B0445" w14:textId="77777777" w:rsidR="008B58E8" w:rsidRDefault="008B58E8" w:rsidP="008B58E8">
            <w:pPr>
              <w:pStyle w:val="Tablecustom"/>
              <w:spacing w:line="240" w:lineRule="auto"/>
              <w:ind w:left="128" w:hanging="128"/>
              <w:jc w:val="both"/>
              <w:rPr>
                <w:rFonts w:ascii="Avenir Book" w:eastAsia="Times New Roman" w:hAnsi="Avenir Book"/>
                <w:b w:val="0"/>
                <w:sz w:val="22"/>
                <w:szCs w:val="22"/>
              </w:rPr>
            </w:pPr>
          </w:p>
          <w:p w14:paraId="18AFAB80" w14:textId="77777777" w:rsidR="008B58E8" w:rsidRDefault="008B58E8" w:rsidP="00E3529B">
            <w:pPr>
              <w:pStyle w:val="Tablecustom"/>
              <w:numPr>
                <w:ilvl w:val="0"/>
                <w:numId w:val="55"/>
              </w:numPr>
              <w:tabs>
                <w:tab w:val="left" w:pos="270"/>
              </w:tabs>
              <w:spacing w:line="240" w:lineRule="auto"/>
              <w:ind w:left="128" w:hanging="128"/>
              <w:jc w:val="both"/>
              <w:rPr>
                <w:rFonts w:ascii="Avenir Book" w:eastAsia="Times New Roman" w:hAnsi="Avenir Book"/>
                <w:b w:val="0"/>
                <w:sz w:val="22"/>
                <w:szCs w:val="22"/>
              </w:rPr>
            </w:pPr>
            <w:r w:rsidRPr="00AA0AEF">
              <w:rPr>
                <w:rFonts w:ascii="Avenir Book" w:eastAsia="Times New Roman" w:hAnsi="Avenir Book"/>
                <w:b w:val="0"/>
                <w:sz w:val="22"/>
                <w:szCs w:val="22"/>
              </w:rPr>
              <w:t>Does the Project design contribute to an increase in women’s workload that adds to their care responsibilities or that prevents them from engaging in other activities?</w:t>
            </w:r>
          </w:p>
          <w:p w14:paraId="26531E93" w14:textId="77777777" w:rsidR="008B58E8" w:rsidRDefault="008B58E8" w:rsidP="008B58E8">
            <w:pPr>
              <w:pStyle w:val="Tablecustom"/>
              <w:spacing w:line="240" w:lineRule="auto"/>
              <w:ind w:left="128" w:hanging="128"/>
              <w:jc w:val="both"/>
              <w:rPr>
                <w:rFonts w:ascii="Avenir Book" w:eastAsia="Times New Roman" w:hAnsi="Avenir Book"/>
                <w:b w:val="0"/>
                <w:sz w:val="22"/>
                <w:szCs w:val="22"/>
              </w:rPr>
            </w:pPr>
          </w:p>
          <w:p w14:paraId="5DC8B568" w14:textId="77777777" w:rsidR="008B58E8" w:rsidRDefault="008B58E8" w:rsidP="00E3529B">
            <w:pPr>
              <w:pStyle w:val="Tablecustom"/>
              <w:numPr>
                <w:ilvl w:val="0"/>
                <w:numId w:val="55"/>
              </w:numPr>
              <w:tabs>
                <w:tab w:val="left" w:pos="270"/>
              </w:tabs>
              <w:spacing w:line="240" w:lineRule="auto"/>
              <w:ind w:left="128" w:hanging="128"/>
              <w:jc w:val="both"/>
              <w:rPr>
                <w:rFonts w:ascii="Avenir Book" w:eastAsia="Times New Roman" w:hAnsi="Avenir Book"/>
                <w:b w:val="0"/>
                <w:sz w:val="22"/>
                <w:szCs w:val="22"/>
              </w:rPr>
            </w:pPr>
            <w:r w:rsidRPr="00AA0AEF">
              <w:rPr>
                <w:rFonts w:ascii="Avenir Book" w:eastAsia="Times New Roman" w:hAnsi="Avenir Book"/>
                <w:b w:val="0"/>
                <w:sz w:val="22"/>
                <w:szCs w:val="22"/>
              </w:rPr>
              <w:t>Would the Project potentially reproduce or further deepen discrimination against women based on gender, for instance, regarding their full participation in design and implementation or access to opportunities and benefits?</w:t>
            </w:r>
          </w:p>
          <w:p w14:paraId="77E445F9" w14:textId="77777777" w:rsidR="008B58E8" w:rsidRDefault="008B58E8" w:rsidP="008B58E8">
            <w:pPr>
              <w:pStyle w:val="Tablecustom"/>
              <w:spacing w:line="240" w:lineRule="auto"/>
              <w:ind w:left="128" w:hanging="128"/>
              <w:jc w:val="both"/>
              <w:rPr>
                <w:rFonts w:ascii="Avenir Book" w:eastAsia="Times New Roman" w:hAnsi="Avenir Book"/>
                <w:b w:val="0"/>
                <w:sz w:val="22"/>
                <w:szCs w:val="22"/>
              </w:rPr>
            </w:pPr>
          </w:p>
          <w:p w14:paraId="0B5D5094" w14:textId="77777777" w:rsidR="008B58E8" w:rsidRDefault="008B58E8" w:rsidP="00E3529B">
            <w:pPr>
              <w:pStyle w:val="Tablecustom"/>
              <w:numPr>
                <w:ilvl w:val="0"/>
                <w:numId w:val="55"/>
              </w:numPr>
              <w:tabs>
                <w:tab w:val="left" w:pos="270"/>
              </w:tabs>
              <w:spacing w:line="240" w:lineRule="auto"/>
              <w:ind w:left="128" w:hanging="128"/>
              <w:jc w:val="both"/>
              <w:rPr>
                <w:rFonts w:ascii="Avenir Book" w:eastAsia="Times New Roman" w:hAnsi="Avenir Book"/>
                <w:b w:val="0"/>
                <w:sz w:val="22"/>
                <w:szCs w:val="22"/>
              </w:rPr>
            </w:pPr>
            <w:r w:rsidRPr="00AA0AEF">
              <w:rPr>
                <w:rFonts w:ascii="Avenir Book" w:eastAsia="Times New Roman" w:hAnsi="Avenir Book"/>
                <w:b w:val="0"/>
                <w:sz w:val="22"/>
                <w:szCs w:val="22"/>
              </w:rPr>
              <w:t>Would the Project potentially limit women’s ability to use, develop and protect natural resources, taking into account different roles and priorities of women and men in accessing and managing environmental goods and services?</w:t>
            </w:r>
          </w:p>
          <w:p w14:paraId="15E8FFA1" w14:textId="77777777" w:rsidR="008B58E8" w:rsidRDefault="008B58E8" w:rsidP="008B58E8">
            <w:pPr>
              <w:pStyle w:val="Tablecustom"/>
              <w:spacing w:line="240" w:lineRule="auto"/>
              <w:ind w:left="128" w:hanging="128"/>
              <w:jc w:val="both"/>
              <w:rPr>
                <w:rFonts w:ascii="Avenir Book" w:eastAsia="Times New Roman" w:hAnsi="Avenir Book"/>
                <w:b w:val="0"/>
                <w:sz w:val="22"/>
                <w:szCs w:val="22"/>
              </w:rPr>
            </w:pPr>
          </w:p>
          <w:p w14:paraId="26A3905E" w14:textId="77777777" w:rsidR="008B58E8" w:rsidRDefault="008B58E8" w:rsidP="008B58E8">
            <w:pPr>
              <w:pStyle w:val="Tablecustom"/>
              <w:spacing w:line="240" w:lineRule="auto"/>
              <w:ind w:left="128" w:hanging="128"/>
              <w:jc w:val="both"/>
              <w:rPr>
                <w:rFonts w:ascii="Avenir Book" w:eastAsia="Times New Roman" w:hAnsi="Avenir Book"/>
                <w:sz w:val="22"/>
                <w:szCs w:val="22"/>
              </w:rPr>
            </w:pPr>
          </w:p>
        </w:tc>
        <w:tc>
          <w:tcPr>
            <w:tcW w:w="866" w:type="pct"/>
          </w:tcPr>
          <w:p w14:paraId="6BE6278F" w14:textId="77777777" w:rsidR="008B58E8" w:rsidRPr="00884A7D" w:rsidRDefault="008B58E8" w:rsidP="00502F81">
            <w:pPr>
              <w:pStyle w:val="Tablecustom"/>
              <w:jc w:val="both"/>
              <w:rPr>
                <w:rFonts w:ascii="Avenir Book" w:eastAsia="Times New Roman" w:hAnsi="Avenir Book"/>
                <w:b w:val="0"/>
                <w:bCs w:val="0"/>
                <w:sz w:val="22"/>
                <w:szCs w:val="22"/>
              </w:rPr>
            </w:pPr>
            <w:r w:rsidRPr="00884A7D">
              <w:rPr>
                <w:rFonts w:ascii="Avenir Book" w:eastAsia="Times New Roman" w:hAnsi="Avenir Book"/>
                <w:b w:val="0"/>
                <w:bCs w:val="0"/>
                <w:sz w:val="22"/>
                <w:szCs w:val="22"/>
              </w:rPr>
              <w:lastRenderedPageBreak/>
              <w:t>No</w:t>
            </w:r>
          </w:p>
        </w:tc>
        <w:tc>
          <w:tcPr>
            <w:tcW w:w="1412" w:type="pct"/>
          </w:tcPr>
          <w:p w14:paraId="778888BD" w14:textId="77777777" w:rsidR="008B58E8" w:rsidRDefault="008B58E8" w:rsidP="00E3529B">
            <w:pPr>
              <w:pStyle w:val="Tablecustom"/>
              <w:numPr>
                <w:ilvl w:val="0"/>
                <w:numId w:val="56"/>
              </w:numPr>
              <w:tabs>
                <w:tab w:val="left" w:pos="291"/>
              </w:tabs>
              <w:spacing w:line="240" w:lineRule="auto"/>
              <w:ind w:left="280"/>
              <w:jc w:val="both"/>
              <w:rPr>
                <w:rFonts w:ascii="Avenir Book" w:eastAsia="Times New Roman" w:hAnsi="Avenir Book"/>
                <w:b w:val="0"/>
                <w:sz w:val="22"/>
                <w:szCs w:val="22"/>
              </w:rPr>
            </w:pPr>
            <w:r w:rsidRPr="00BF2AC6">
              <w:rPr>
                <w:rFonts w:ascii="Avenir Book" w:eastAsia="Times New Roman" w:hAnsi="Avenir Book"/>
                <w:b w:val="0"/>
                <w:sz w:val="22"/>
                <w:szCs w:val="22"/>
              </w:rPr>
              <w:t xml:space="preserve">The project does not put the women at any risk to access or control of entitlement and benefits of the project activity. </w:t>
            </w:r>
          </w:p>
          <w:p w14:paraId="4BF2BB29" w14:textId="77777777" w:rsidR="008B58E8" w:rsidRDefault="008B58E8" w:rsidP="008B58E8">
            <w:pPr>
              <w:pStyle w:val="Tablecustom"/>
              <w:tabs>
                <w:tab w:val="left" w:pos="291"/>
              </w:tabs>
              <w:spacing w:line="240" w:lineRule="auto"/>
              <w:ind w:right="-60"/>
              <w:jc w:val="both"/>
              <w:rPr>
                <w:rFonts w:ascii="Avenir Book" w:eastAsia="Times New Roman" w:hAnsi="Avenir Book"/>
                <w:b w:val="0"/>
                <w:sz w:val="22"/>
                <w:szCs w:val="22"/>
              </w:rPr>
            </w:pPr>
          </w:p>
          <w:p w14:paraId="3A030184" w14:textId="77777777" w:rsidR="008B58E8" w:rsidRDefault="008B58E8" w:rsidP="008B58E8">
            <w:pPr>
              <w:pStyle w:val="Tablecustom"/>
              <w:tabs>
                <w:tab w:val="left" w:pos="291"/>
              </w:tabs>
              <w:spacing w:line="240" w:lineRule="auto"/>
              <w:ind w:right="-60"/>
              <w:jc w:val="both"/>
              <w:rPr>
                <w:rFonts w:ascii="Avenir Book" w:eastAsia="Times New Roman" w:hAnsi="Avenir Book"/>
                <w:b w:val="0"/>
                <w:sz w:val="22"/>
                <w:szCs w:val="22"/>
              </w:rPr>
            </w:pPr>
          </w:p>
          <w:p w14:paraId="205DF4D4" w14:textId="77777777" w:rsidR="008B58E8" w:rsidRDefault="008B58E8" w:rsidP="008B58E8">
            <w:pPr>
              <w:pStyle w:val="Tablecustom"/>
              <w:spacing w:line="240" w:lineRule="auto"/>
              <w:ind w:right="-60"/>
              <w:jc w:val="both"/>
              <w:rPr>
                <w:rFonts w:ascii="Avenir Book" w:eastAsia="Times New Roman" w:hAnsi="Avenir Book"/>
                <w:b w:val="0"/>
                <w:sz w:val="22"/>
                <w:szCs w:val="22"/>
              </w:rPr>
            </w:pPr>
            <w:r>
              <w:rPr>
                <w:rFonts w:ascii="Avenir Book" w:eastAsia="Times New Roman" w:hAnsi="Avenir Book"/>
                <w:b w:val="0"/>
                <w:sz w:val="22"/>
                <w:szCs w:val="22"/>
              </w:rPr>
              <w:t xml:space="preserve">b. </w:t>
            </w:r>
            <w:r w:rsidRPr="00BF2AC6">
              <w:rPr>
                <w:rFonts w:ascii="Avenir Book" w:eastAsia="Times New Roman" w:hAnsi="Avenir Book"/>
                <w:b w:val="0"/>
                <w:sz w:val="22"/>
                <w:szCs w:val="22"/>
              </w:rPr>
              <w:t xml:space="preserve">The project does not adversely affect marginalised or vulnerable communities but </w:t>
            </w:r>
            <w:proofErr w:type="spellStart"/>
            <w:r w:rsidRPr="00BF2AC6">
              <w:rPr>
                <w:rFonts w:ascii="Avenir Book" w:eastAsia="Times New Roman" w:hAnsi="Avenir Book"/>
                <w:b w:val="0"/>
                <w:sz w:val="22"/>
                <w:szCs w:val="22"/>
              </w:rPr>
              <w:t>infact</w:t>
            </w:r>
            <w:proofErr w:type="spellEnd"/>
            <w:r w:rsidRPr="00BF2AC6">
              <w:rPr>
                <w:rFonts w:ascii="Avenir Book" w:eastAsia="Times New Roman" w:hAnsi="Avenir Book"/>
                <w:b w:val="0"/>
                <w:sz w:val="22"/>
                <w:szCs w:val="22"/>
              </w:rPr>
              <w:t xml:space="preserve"> </w:t>
            </w:r>
            <w:r>
              <w:rPr>
                <w:rFonts w:ascii="Avenir Book" w:eastAsia="Times New Roman" w:hAnsi="Avenir Book"/>
                <w:b w:val="0"/>
                <w:sz w:val="22"/>
                <w:szCs w:val="22"/>
              </w:rPr>
              <w:t>decrease the women burden providing jobs to the local people especially for women</w:t>
            </w:r>
            <w:r w:rsidRPr="00BF2AC6">
              <w:rPr>
                <w:rFonts w:ascii="Avenir Book" w:eastAsia="Times New Roman" w:hAnsi="Avenir Book"/>
                <w:b w:val="0"/>
                <w:sz w:val="22"/>
                <w:szCs w:val="22"/>
              </w:rPr>
              <w:t xml:space="preserve">. </w:t>
            </w:r>
          </w:p>
          <w:p w14:paraId="4F86349E" w14:textId="77777777" w:rsidR="008B58E8" w:rsidRDefault="008B58E8" w:rsidP="008B58E8">
            <w:pPr>
              <w:pStyle w:val="Tablecustom"/>
              <w:spacing w:line="240" w:lineRule="auto"/>
              <w:ind w:right="-60"/>
              <w:jc w:val="both"/>
              <w:rPr>
                <w:rFonts w:ascii="Avenir Book" w:eastAsia="Times New Roman" w:hAnsi="Avenir Book"/>
                <w:b w:val="0"/>
                <w:sz w:val="22"/>
                <w:szCs w:val="22"/>
              </w:rPr>
            </w:pPr>
          </w:p>
          <w:p w14:paraId="6A9D75CD" w14:textId="77777777" w:rsidR="00AD39BA" w:rsidRDefault="00AD39BA" w:rsidP="008B58E8">
            <w:pPr>
              <w:pStyle w:val="Tablecustom"/>
              <w:spacing w:line="240" w:lineRule="auto"/>
              <w:ind w:right="-60"/>
              <w:jc w:val="both"/>
              <w:rPr>
                <w:rFonts w:ascii="Avenir Book" w:eastAsia="Times New Roman" w:hAnsi="Avenir Book"/>
                <w:b w:val="0"/>
                <w:sz w:val="22"/>
                <w:szCs w:val="22"/>
              </w:rPr>
            </w:pPr>
          </w:p>
          <w:p w14:paraId="35BD2299" w14:textId="77777777" w:rsidR="008B58E8" w:rsidRPr="001B6445" w:rsidRDefault="008B58E8" w:rsidP="008B58E8">
            <w:pPr>
              <w:pStyle w:val="Tablecustom"/>
              <w:spacing w:line="240" w:lineRule="auto"/>
              <w:ind w:right="-60"/>
              <w:jc w:val="both"/>
              <w:rPr>
                <w:rFonts w:ascii="Avenir Book" w:eastAsia="Times New Roman" w:hAnsi="Avenir Book"/>
                <w:b w:val="0"/>
                <w:sz w:val="22"/>
                <w:szCs w:val="22"/>
              </w:rPr>
            </w:pPr>
            <w:r>
              <w:rPr>
                <w:rFonts w:ascii="Avenir Book" w:eastAsia="Times New Roman" w:hAnsi="Avenir Book"/>
                <w:b w:val="0"/>
                <w:sz w:val="22"/>
                <w:szCs w:val="22"/>
              </w:rPr>
              <w:t>c. The project activity has taken into account the gender roles and therefore had invited both men and women to actively participate in the stakeholder consultation meeting. Moreover, both the w</w:t>
            </w:r>
            <w:r w:rsidRPr="001B6445">
              <w:rPr>
                <w:rFonts w:ascii="Avenir Book" w:eastAsia="Times New Roman" w:hAnsi="Avenir Book"/>
                <w:b w:val="0"/>
                <w:sz w:val="22"/>
                <w:szCs w:val="22"/>
              </w:rPr>
              <w:t>omen</w:t>
            </w:r>
            <w:r>
              <w:rPr>
                <w:rFonts w:ascii="Avenir Book" w:eastAsia="Times New Roman" w:hAnsi="Avenir Book"/>
                <w:b w:val="0"/>
                <w:sz w:val="22"/>
                <w:szCs w:val="22"/>
              </w:rPr>
              <w:t xml:space="preserve"> and men</w:t>
            </w:r>
            <w:r w:rsidRPr="001B6445">
              <w:rPr>
                <w:rFonts w:ascii="Avenir Book" w:eastAsia="Times New Roman" w:hAnsi="Avenir Book"/>
                <w:b w:val="0"/>
                <w:sz w:val="22"/>
                <w:szCs w:val="22"/>
              </w:rPr>
              <w:t xml:space="preserve"> </w:t>
            </w:r>
            <w:r>
              <w:rPr>
                <w:rFonts w:ascii="Avenir Book" w:eastAsia="Times New Roman" w:hAnsi="Avenir Book"/>
                <w:b w:val="0"/>
                <w:sz w:val="22"/>
                <w:szCs w:val="22"/>
              </w:rPr>
              <w:t>are</w:t>
            </w:r>
            <w:r w:rsidRPr="001B6445">
              <w:rPr>
                <w:rFonts w:ascii="Avenir Book" w:eastAsia="Times New Roman" w:hAnsi="Avenir Book"/>
                <w:b w:val="0"/>
                <w:sz w:val="22"/>
                <w:szCs w:val="22"/>
              </w:rPr>
              <w:t xml:space="preserve"> </w:t>
            </w:r>
            <w:r>
              <w:rPr>
                <w:rFonts w:ascii="Avenir Book" w:eastAsia="Times New Roman" w:hAnsi="Avenir Book"/>
                <w:b w:val="0"/>
                <w:sz w:val="22"/>
                <w:szCs w:val="22"/>
              </w:rPr>
              <w:t xml:space="preserve">equally </w:t>
            </w:r>
            <w:r w:rsidRPr="001B6445">
              <w:rPr>
                <w:rFonts w:ascii="Avenir Book" w:eastAsia="Times New Roman" w:hAnsi="Avenir Book"/>
                <w:b w:val="0"/>
                <w:sz w:val="22"/>
                <w:szCs w:val="22"/>
              </w:rPr>
              <w:t xml:space="preserve">considered </w:t>
            </w:r>
            <w:r>
              <w:rPr>
                <w:rFonts w:ascii="Avenir Book" w:eastAsia="Times New Roman" w:hAnsi="Avenir Book"/>
                <w:b w:val="0"/>
                <w:sz w:val="22"/>
                <w:szCs w:val="22"/>
              </w:rPr>
              <w:t>in the participation of the project</w:t>
            </w:r>
            <w:r w:rsidRPr="001B6445">
              <w:rPr>
                <w:rFonts w:ascii="Avenir Book" w:eastAsia="Times New Roman" w:hAnsi="Avenir Book"/>
                <w:b w:val="0"/>
                <w:sz w:val="22"/>
                <w:szCs w:val="22"/>
              </w:rPr>
              <w:t xml:space="preserve">. </w:t>
            </w:r>
          </w:p>
          <w:p w14:paraId="33E51B5A" w14:textId="77777777" w:rsidR="008B58E8" w:rsidRPr="001B6445" w:rsidRDefault="008B58E8" w:rsidP="008B58E8">
            <w:pPr>
              <w:pStyle w:val="Tablecustom"/>
              <w:spacing w:line="240" w:lineRule="auto"/>
              <w:ind w:left="-25" w:right="-60"/>
              <w:jc w:val="both"/>
              <w:rPr>
                <w:rFonts w:ascii="Avenir Book" w:eastAsia="Times New Roman" w:hAnsi="Avenir Book"/>
                <w:b w:val="0"/>
                <w:sz w:val="22"/>
                <w:szCs w:val="22"/>
              </w:rPr>
            </w:pPr>
          </w:p>
          <w:p w14:paraId="77572861"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r>
              <w:rPr>
                <w:rFonts w:ascii="Avenir Book" w:eastAsia="Times New Roman" w:hAnsi="Avenir Book"/>
                <w:b w:val="0"/>
                <w:sz w:val="22"/>
                <w:szCs w:val="22"/>
              </w:rPr>
              <w:t xml:space="preserve">d. The project activity has taken into account the roles and the abilities of </w:t>
            </w:r>
            <w:r>
              <w:rPr>
                <w:rFonts w:ascii="Avenir Book" w:eastAsia="Times New Roman" w:hAnsi="Avenir Book"/>
                <w:b w:val="0"/>
                <w:sz w:val="22"/>
                <w:szCs w:val="22"/>
              </w:rPr>
              <w:lastRenderedPageBreak/>
              <w:t xml:space="preserve">women and men to benefit from the project.  </w:t>
            </w:r>
          </w:p>
          <w:p w14:paraId="65B50586"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p>
          <w:p w14:paraId="6CA1E248" w14:textId="09309065" w:rsidR="008B58E8" w:rsidRDefault="008B58E8" w:rsidP="008B58E8">
            <w:pPr>
              <w:pStyle w:val="Tablecustom"/>
              <w:spacing w:line="240" w:lineRule="auto"/>
              <w:ind w:left="-25" w:right="-114"/>
              <w:jc w:val="both"/>
              <w:rPr>
                <w:rFonts w:ascii="Avenir Book" w:eastAsia="Times New Roman" w:hAnsi="Avenir Book"/>
                <w:b w:val="0"/>
                <w:sz w:val="22"/>
                <w:szCs w:val="22"/>
              </w:rPr>
            </w:pPr>
            <w:r>
              <w:rPr>
                <w:rFonts w:ascii="Avenir Book" w:eastAsia="Times New Roman" w:hAnsi="Avenir Book"/>
                <w:b w:val="0"/>
                <w:sz w:val="22"/>
                <w:szCs w:val="22"/>
              </w:rPr>
              <w:t>e. No, the project does not increase the work loa</w:t>
            </w:r>
            <w:r w:rsidR="00E460CD">
              <w:rPr>
                <w:rFonts w:ascii="Avenir Book" w:eastAsia="Times New Roman" w:hAnsi="Avenir Book"/>
                <w:b w:val="0"/>
                <w:sz w:val="22"/>
                <w:szCs w:val="22"/>
              </w:rPr>
              <w:t>d</w:t>
            </w:r>
            <w:r>
              <w:rPr>
                <w:rFonts w:ascii="Avenir Book" w:eastAsia="Times New Roman" w:hAnsi="Avenir Book"/>
                <w:b w:val="0"/>
                <w:sz w:val="22"/>
                <w:szCs w:val="22"/>
              </w:rPr>
              <w:t xml:space="preserve"> of women in any way that</w:t>
            </w:r>
            <w:r w:rsidRPr="00AA0AEF">
              <w:rPr>
                <w:rFonts w:ascii="Avenir Book" w:eastAsia="Times New Roman" w:hAnsi="Avenir Book"/>
                <w:b w:val="0"/>
                <w:sz w:val="22"/>
                <w:szCs w:val="22"/>
              </w:rPr>
              <w:t xml:space="preserve"> adds to their care responsibilities or that prevents them from engaging in other </w:t>
            </w:r>
            <w:proofErr w:type="gramStart"/>
            <w:r w:rsidRPr="00AA0AEF">
              <w:rPr>
                <w:rFonts w:ascii="Avenir Book" w:eastAsia="Times New Roman" w:hAnsi="Avenir Book"/>
                <w:b w:val="0"/>
                <w:sz w:val="22"/>
                <w:szCs w:val="22"/>
              </w:rPr>
              <w:t>activities</w:t>
            </w:r>
            <w:r>
              <w:rPr>
                <w:rFonts w:ascii="Avenir Book" w:eastAsia="Times New Roman" w:hAnsi="Avenir Book"/>
                <w:b w:val="0"/>
                <w:sz w:val="22"/>
                <w:szCs w:val="22"/>
              </w:rPr>
              <w:t xml:space="preserve"> </w:t>
            </w:r>
            <w:r w:rsidRPr="001B4351">
              <w:rPr>
                <w:rFonts w:ascii="Avenir Book" w:eastAsia="Times New Roman" w:hAnsi="Avenir Book"/>
                <w:b w:val="0"/>
                <w:sz w:val="22"/>
                <w:szCs w:val="22"/>
              </w:rPr>
              <w:t>.</w:t>
            </w:r>
            <w:proofErr w:type="gramEnd"/>
          </w:p>
          <w:p w14:paraId="1972E6FC"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p>
          <w:p w14:paraId="68140AB7"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p>
          <w:p w14:paraId="63EBFF05"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proofErr w:type="spellStart"/>
            <w:proofErr w:type="gramStart"/>
            <w:r>
              <w:rPr>
                <w:rFonts w:ascii="Avenir Book" w:eastAsia="Times New Roman" w:hAnsi="Avenir Book"/>
                <w:b w:val="0"/>
                <w:sz w:val="22"/>
                <w:szCs w:val="22"/>
              </w:rPr>
              <w:t>f.The</w:t>
            </w:r>
            <w:proofErr w:type="spellEnd"/>
            <w:proofErr w:type="gramEnd"/>
            <w:r>
              <w:rPr>
                <w:rFonts w:ascii="Avenir Book" w:eastAsia="Times New Roman" w:hAnsi="Avenir Book"/>
                <w:b w:val="0"/>
                <w:sz w:val="22"/>
                <w:szCs w:val="22"/>
              </w:rPr>
              <w:t xml:space="preserve"> project does not produce or deepen any kind of discrimination against women. The project activity has provided an opportunity to actively participate in the implementation of project activity. </w:t>
            </w:r>
          </w:p>
          <w:p w14:paraId="6FA35C46"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p>
          <w:p w14:paraId="6917D420"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p>
          <w:p w14:paraId="5231C2A4"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p>
          <w:p w14:paraId="5A04E073"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r>
              <w:rPr>
                <w:rFonts w:ascii="Avenir Book" w:eastAsia="Times New Roman" w:hAnsi="Avenir Book"/>
                <w:b w:val="0"/>
                <w:sz w:val="22"/>
                <w:szCs w:val="22"/>
              </w:rPr>
              <w:t xml:space="preserve">g. </w:t>
            </w:r>
            <w:r w:rsidR="003F4AF8">
              <w:rPr>
                <w:rFonts w:ascii="Avenir Book" w:eastAsia="Times New Roman" w:hAnsi="Avenir Book"/>
                <w:b w:val="0"/>
                <w:sz w:val="22"/>
                <w:szCs w:val="22"/>
              </w:rPr>
              <w:t>No, the project does not</w:t>
            </w:r>
            <w:r w:rsidR="003F4AF8" w:rsidRPr="00AA0AEF">
              <w:rPr>
                <w:rFonts w:ascii="Avenir Book" w:eastAsia="Times New Roman" w:hAnsi="Avenir Book"/>
                <w:b w:val="0"/>
                <w:sz w:val="22"/>
                <w:szCs w:val="22"/>
              </w:rPr>
              <w:t xml:space="preserve"> limit women’s ability to use, develop and protect natural resources</w:t>
            </w:r>
            <w:r w:rsidR="003F4AF8">
              <w:rPr>
                <w:rFonts w:ascii="Avenir Book" w:eastAsia="Times New Roman" w:hAnsi="Avenir Book"/>
                <w:b w:val="0"/>
                <w:sz w:val="22"/>
                <w:szCs w:val="22"/>
              </w:rPr>
              <w:t xml:space="preserve"> in any way. </w:t>
            </w:r>
          </w:p>
          <w:p w14:paraId="08237193"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p>
          <w:p w14:paraId="52C8C70E" w14:textId="77777777" w:rsidR="008B58E8" w:rsidRDefault="008B58E8" w:rsidP="008B58E8">
            <w:pPr>
              <w:pStyle w:val="Tablecustom"/>
              <w:spacing w:line="240" w:lineRule="auto"/>
              <w:ind w:left="-25" w:right="-114"/>
              <w:jc w:val="both"/>
              <w:rPr>
                <w:rFonts w:ascii="Avenir Book" w:eastAsia="Times New Roman" w:hAnsi="Avenir Book"/>
                <w:b w:val="0"/>
                <w:sz w:val="22"/>
                <w:szCs w:val="22"/>
              </w:rPr>
            </w:pPr>
          </w:p>
        </w:tc>
        <w:tc>
          <w:tcPr>
            <w:tcW w:w="611" w:type="pct"/>
          </w:tcPr>
          <w:p w14:paraId="7B8935D4" w14:textId="77777777" w:rsidR="008B58E8" w:rsidRPr="00884A7D" w:rsidRDefault="008B58E8" w:rsidP="00502F81">
            <w:pPr>
              <w:pStyle w:val="Tablecustom"/>
              <w:jc w:val="both"/>
              <w:rPr>
                <w:rFonts w:ascii="Avenir Book" w:eastAsia="Times New Roman" w:hAnsi="Avenir Book"/>
                <w:b w:val="0"/>
                <w:bCs w:val="0"/>
                <w:sz w:val="22"/>
                <w:szCs w:val="22"/>
              </w:rPr>
            </w:pPr>
            <w:r w:rsidRPr="00884A7D">
              <w:rPr>
                <w:rFonts w:ascii="Avenir Book" w:eastAsia="Times New Roman" w:hAnsi="Avenir Book"/>
                <w:b w:val="0"/>
                <w:bCs w:val="0"/>
                <w:sz w:val="22"/>
                <w:szCs w:val="22"/>
              </w:rPr>
              <w:lastRenderedPageBreak/>
              <w:t>Not Applicable</w:t>
            </w:r>
          </w:p>
        </w:tc>
      </w:tr>
      <w:tr w:rsidR="003F4AF8" w:rsidRPr="00884A7D" w14:paraId="6239EB5B" w14:textId="77777777" w:rsidTr="008B58E8">
        <w:tc>
          <w:tcPr>
            <w:tcW w:w="695" w:type="pct"/>
          </w:tcPr>
          <w:p w14:paraId="766C78E9" w14:textId="77777777" w:rsidR="003F4AF8" w:rsidRPr="007C1D64" w:rsidRDefault="003F4AF8" w:rsidP="00502F81">
            <w:pPr>
              <w:pStyle w:val="Tablecustom"/>
              <w:spacing w:line="240" w:lineRule="auto"/>
              <w:rPr>
                <w:rFonts w:ascii="Avenir Book" w:hAnsi="Avenir Book"/>
                <w:b w:val="0"/>
                <w:bCs w:val="0"/>
                <w:sz w:val="22"/>
                <w:szCs w:val="22"/>
              </w:rPr>
            </w:pPr>
            <w:r>
              <w:rPr>
                <w:rFonts w:ascii="Avenir Book" w:hAnsi="Avenir Book"/>
                <w:b w:val="0"/>
                <w:bCs w:val="0"/>
                <w:sz w:val="22"/>
                <w:szCs w:val="22"/>
              </w:rPr>
              <w:t xml:space="preserve">3. </w:t>
            </w:r>
            <w:r w:rsidRPr="003F0841">
              <w:rPr>
                <w:rFonts w:ascii="Avenir Book" w:hAnsi="Avenir Book"/>
                <w:b w:val="0"/>
                <w:bCs w:val="0"/>
                <w:sz w:val="22"/>
                <w:szCs w:val="22"/>
              </w:rPr>
              <w:t xml:space="preserve">Community Health, Safety and </w:t>
            </w:r>
            <w:r w:rsidRPr="003F0841">
              <w:rPr>
                <w:rFonts w:ascii="Avenir Book" w:hAnsi="Avenir Book"/>
                <w:b w:val="0"/>
                <w:bCs w:val="0"/>
                <w:sz w:val="22"/>
                <w:szCs w:val="22"/>
              </w:rPr>
              <w:lastRenderedPageBreak/>
              <w:t>Working Conditions</w:t>
            </w:r>
          </w:p>
        </w:tc>
        <w:tc>
          <w:tcPr>
            <w:tcW w:w="1416" w:type="pct"/>
          </w:tcPr>
          <w:p w14:paraId="3A678313" w14:textId="77777777" w:rsidR="003F4AF8" w:rsidRPr="00AA0AEF" w:rsidRDefault="003F4AF8" w:rsidP="003F4AF8">
            <w:pPr>
              <w:pStyle w:val="Tablecustom"/>
              <w:tabs>
                <w:tab w:val="left" w:pos="270"/>
              </w:tabs>
              <w:spacing w:line="240" w:lineRule="auto"/>
              <w:jc w:val="both"/>
              <w:rPr>
                <w:rFonts w:ascii="Avenir Book" w:eastAsia="Times New Roman" w:hAnsi="Avenir Book"/>
                <w:b w:val="0"/>
                <w:sz w:val="22"/>
                <w:szCs w:val="22"/>
              </w:rPr>
            </w:pPr>
            <w:r w:rsidRPr="00463DF6">
              <w:rPr>
                <w:rFonts w:ascii="Avenir Book" w:eastAsia="Times New Roman" w:hAnsi="Avenir Book"/>
                <w:b w:val="0"/>
                <w:bCs w:val="0"/>
                <w:sz w:val="22"/>
                <w:szCs w:val="22"/>
              </w:rPr>
              <w:lastRenderedPageBreak/>
              <w:t>The Project shall avoid community exp</w:t>
            </w:r>
            <w:r>
              <w:rPr>
                <w:rFonts w:ascii="Avenir Book" w:eastAsia="Times New Roman" w:hAnsi="Avenir Book"/>
                <w:b w:val="0"/>
                <w:bCs w:val="0"/>
                <w:sz w:val="22"/>
                <w:szCs w:val="22"/>
              </w:rPr>
              <w:t xml:space="preserve">osure to increased health risks </w:t>
            </w:r>
            <w:r w:rsidRPr="00463DF6">
              <w:rPr>
                <w:rFonts w:ascii="Avenir Book" w:eastAsia="Times New Roman" w:hAnsi="Avenir Book"/>
                <w:b w:val="0"/>
                <w:bCs w:val="0"/>
                <w:sz w:val="22"/>
                <w:szCs w:val="22"/>
              </w:rPr>
              <w:t xml:space="preserve">and shall not adversely affect </w:t>
            </w:r>
            <w:r w:rsidRPr="00463DF6">
              <w:rPr>
                <w:rFonts w:ascii="Avenir Book" w:eastAsia="Times New Roman" w:hAnsi="Avenir Book"/>
                <w:b w:val="0"/>
                <w:bCs w:val="0"/>
                <w:sz w:val="22"/>
                <w:szCs w:val="22"/>
              </w:rPr>
              <w:lastRenderedPageBreak/>
              <w:t>the health of the workers and the community</w:t>
            </w:r>
          </w:p>
        </w:tc>
        <w:tc>
          <w:tcPr>
            <w:tcW w:w="866" w:type="pct"/>
          </w:tcPr>
          <w:p w14:paraId="301C3044" w14:textId="77777777" w:rsidR="003F4AF8" w:rsidRPr="00884A7D" w:rsidRDefault="003F4AF8"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lastRenderedPageBreak/>
              <w:t>No</w:t>
            </w:r>
          </w:p>
        </w:tc>
        <w:tc>
          <w:tcPr>
            <w:tcW w:w="1412" w:type="pct"/>
          </w:tcPr>
          <w:p w14:paraId="44747BAB" w14:textId="77777777" w:rsidR="003F4AF8" w:rsidRDefault="003F4AF8" w:rsidP="003F4AF8">
            <w:pPr>
              <w:rPr>
                <w:rFonts w:ascii="Avenir Book" w:eastAsia="MS Mincho" w:hAnsi="Avenir Book"/>
              </w:rPr>
            </w:pPr>
            <w:r w:rsidRPr="00884A7D">
              <w:rPr>
                <w:rFonts w:ascii="Avenir Book" w:eastAsia="MS Mincho" w:hAnsi="Avenir Book"/>
              </w:rPr>
              <w:t xml:space="preserve">Pathogenic microorganisms are eliminated by composting temperature exceeding </w:t>
            </w:r>
            <w:r w:rsidRPr="00884A7D">
              <w:rPr>
                <w:rFonts w:ascii="Avenir Book" w:eastAsia="MS Mincho" w:hAnsi="Avenir Book"/>
              </w:rPr>
              <w:lastRenderedPageBreak/>
              <w:t>70 centigrade, thereby reducing the health hazards related to landfills.</w:t>
            </w:r>
            <w:r>
              <w:rPr>
                <w:rFonts w:ascii="Avenir Book" w:eastAsia="MS Mincho" w:hAnsi="Avenir Book"/>
              </w:rPr>
              <w:t xml:space="preserve"> Hence, h</w:t>
            </w:r>
            <w:r w:rsidRPr="00884A7D">
              <w:rPr>
                <w:rFonts w:ascii="Avenir Book" w:eastAsia="MS Mincho" w:hAnsi="Avenir Book"/>
              </w:rPr>
              <w:t xml:space="preserve">ealth hazards reduced in and around the landfill area especially in </w:t>
            </w:r>
            <w:proofErr w:type="spellStart"/>
            <w:r w:rsidRPr="00884A7D">
              <w:rPr>
                <w:rFonts w:ascii="Avenir Book" w:eastAsia="MS Mincho" w:hAnsi="Avenir Book"/>
              </w:rPr>
              <w:t>Temesi</w:t>
            </w:r>
            <w:proofErr w:type="spellEnd"/>
            <w:r w:rsidRPr="00884A7D">
              <w:rPr>
                <w:rFonts w:ascii="Avenir Book" w:eastAsia="MS Mincho" w:hAnsi="Avenir Book"/>
              </w:rPr>
              <w:t xml:space="preserve"> village</w:t>
            </w:r>
            <w:r>
              <w:rPr>
                <w:rFonts w:ascii="Avenir Book" w:eastAsia="MS Mincho" w:hAnsi="Avenir Book"/>
              </w:rPr>
              <w:t xml:space="preserve"> due to the project</w:t>
            </w:r>
            <w:r w:rsidRPr="00884A7D">
              <w:rPr>
                <w:rFonts w:ascii="Avenir Book" w:eastAsia="MS Mincho" w:hAnsi="Avenir Book"/>
              </w:rPr>
              <w:t>.</w:t>
            </w:r>
            <w:r w:rsidR="0041268A">
              <w:rPr>
                <w:rFonts w:ascii="Avenir Book" w:eastAsia="MS Mincho" w:hAnsi="Avenir Book"/>
              </w:rPr>
              <w:t xml:space="preserve"> </w:t>
            </w:r>
            <w:r w:rsidR="0041268A" w:rsidRPr="00940A97">
              <w:rPr>
                <w:rFonts w:ascii="Avenir Book" w:hAnsi="Avenir Book"/>
                <w:szCs w:val="22"/>
              </w:rPr>
              <w:t>The project’s Quality System has operating procedures that assure worker’s safety (Procedure no. 24)</w:t>
            </w:r>
            <w:r w:rsidR="0041268A">
              <w:rPr>
                <w:rFonts w:ascii="Avenir Book" w:hAnsi="Avenir Book"/>
                <w:szCs w:val="22"/>
              </w:rPr>
              <w:t xml:space="preserve"> </w:t>
            </w:r>
            <w:r w:rsidR="0041268A" w:rsidRPr="00940A97">
              <w:rPr>
                <w:rFonts w:ascii="Avenir Book" w:hAnsi="Avenir Book"/>
                <w:szCs w:val="22"/>
              </w:rPr>
              <w:t>and health (no. 25). It also provides a system for reporting inadequate conditions (no. 27) and for quality alerts (no. 28 that includes health and safety).</w:t>
            </w:r>
          </w:p>
          <w:p w14:paraId="43B9163A" w14:textId="77777777" w:rsidR="003F4AF8" w:rsidRPr="00BF2AC6" w:rsidRDefault="003F4AF8" w:rsidP="003F4AF8">
            <w:pPr>
              <w:pStyle w:val="Tablecustom"/>
              <w:tabs>
                <w:tab w:val="left" w:pos="291"/>
              </w:tabs>
              <w:spacing w:line="240" w:lineRule="auto"/>
              <w:jc w:val="both"/>
              <w:rPr>
                <w:rFonts w:ascii="Avenir Book" w:eastAsia="Times New Roman" w:hAnsi="Avenir Book"/>
                <w:b w:val="0"/>
                <w:sz w:val="22"/>
                <w:szCs w:val="22"/>
              </w:rPr>
            </w:pPr>
            <w:r>
              <w:rPr>
                <w:rFonts w:ascii="Avenir Book" w:eastAsia="Times New Roman" w:hAnsi="Avenir Book"/>
                <w:b w:val="0"/>
                <w:sz w:val="22"/>
                <w:szCs w:val="22"/>
              </w:rPr>
              <w:t xml:space="preserve"> </w:t>
            </w:r>
          </w:p>
        </w:tc>
        <w:tc>
          <w:tcPr>
            <w:tcW w:w="611" w:type="pct"/>
          </w:tcPr>
          <w:p w14:paraId="2E96975F" w14:textId="77777777" w:rsidR="003F4AF8" w:rsidRPr="00884A7D" w:rsidRDefault="003F4AF8"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lastRenderedPageBreak/>
              <w:t>None</w:t>
            </w:r>
          </w:p>
        </w:tc>
      </w:tr>
      <w:tr w:rsidR="003F4AF8" w:rsidRPr="00884A7D" w14:paraId="1AA7674A" w14:textId="77777777" w:rsidTr="003F4AF8">
        <w:tc>
          <w:tcPr>
            <w:tcW w:w="5000" w:type="pct"/>
            <w:gridSpan w:val="5"/>
          </w:tcPr>
          <w:p w14:paraId="6306E5B6" w14:textId="77777777" w:rsidR="003F4AF8" w:rsidRDefault="003F4AF8" w:rsidP="00502F81">
            <w:pPr>
              <w:pStyle w:val="Tablecustom"/>
              <w:jc w:val="both"/>
              <w:rPr>
                <w:rFonts w:ascii="Avenir Book" w:eastAsia="Times New Roman" w:hAnsi="Avenir Book"/>
                <w:b w:val="0"/>
                <w:bCs w:val="0"/>
                <w:sz w:val="22"/>
                <w:szCs w:val="22"/>
              </w:rPr>
            </w:pPr>
            <w:r w:rsidRPr="007F5D92">
              <w:rPr>
                <w:rFonts w:ascii="Avenir Book" w:hAnsi="Avenir Book"/>
                <w:b w:val="0"/>
                <w:bCs w:val="0"/>
                <w:sz w:val="22"/>
                <w:szCs w:val="22"/>
              </w:rPr>
              <w:t>4. Cultural Heritage, Indigenous Peoples, Displacement and Resettlement</w:t>
            </w:r>
          </w:p>
        </w:tc>
      </w:tr>
      <w:tr w:rsidR="003F4AF8" w:rsidRPr="00884A7D" w14:paraId="4961AE33" w14:textId="77777777" w:rsidTr="008B58E8">
        <w:tc>
          <w:tcPr>
            <w:tcW w:w="695" w:type="pct"/>
          </w:tcPr>
          <w:p w14:paraId="23323224" w14:textId="77777777" w:rsidR="003F4AF8" w:rsidRDefault="003F4AF8" w:rsidP="00502F81">
            <w:pPr>
              <w:pStyle w:val="Tablecustom"/>
              <w:spacing w:line="240" w:lineRule="auto"/>
              <w:rPr>
                <w:rFonts w:ascii="Avenir Book" w:hAnsi="Avenir Book"/>
                <w:b w:val="0"/>
                <w:bCs w:val="0"/>
                <w:sz w:val="22"/>
                <w:szCs w:val="22"/>
              </w:rPr>
            </w:pPr>
            <w:r>
              <w:rPr>
                <w:rFonts w:ascii="Avenir Book" w:hAnsi="Avenir Book"/>
                <w:b w:val="0"/>
                <w:bCs w:val="0"/>
                <w:sz w:val="22"/>
                <w:szCs w:val="22"/>
              </w:rPr>
              <w:t xml:space="preserve">4.1. </w:t>
            </w:r>
            <w:r w:rsidRPr="003F0841">
              <w:rPr>
                <w:rFonts w:ascii="Avenir Book" w:hAnsi="Avenir Book"/>
                <w:b w:val="0"/>
                <w:bCs w:val="0"/>
                <w:sz w:val="22"/>
                <w:szCs w:val="22"/>
              </w:rPr>
              <w:t>Sites of Cultural and Historical Heritage</w:t>
            </w:r>
          </w:p>
        </w:tc>
        <w:tc>
          <w:tcPr>
            <w:tcW w:w="1416" w:type="pct"/>
          </w:tcPr>
          <w:p w14:paraId="57BA41A7" w14:textId="77777777" w:rsidR="003F4AF8" w:rsidRPr="00463DF6" w:rsidRDefault="003F4AF8" w:rsidP="00502F81">
            <w:pPr>
              <w:pStyle w:val="Tablecustom"/>
              <w:rPr>
                <w:rFonts w:ascii="Avenir Book" w:eastAsia="Times New Roman" w:hAnsi="Avenir Book"/>
                <w:b w:val="0"/>
                <w:bCs w:val="0"/>
                <w:sz w:val="22"/>
                <w:szCs w:val="22"/>
              </w:rPr>
            </w:pPr>
            <w:r w:rsidRPr="00DD20B6">
              <w:rPr>
                <w:rFonts w:ascii="Avenir Book" w:eastAsia="Times New Roman" w:hAnsi="Avenir Book"/>
                <w:b w:val="0"/>
                <w:bCs w:val="0"/>
                <w:sz w:val="22"/>
                <w:szCs w:val="22"/>
              </w:rPr>
              <w:t>Does the project area include sites, structures, or objects with historical, cultural, artistic, traditional or religious values or intangible forms of culture (e.g., knowledge, innovations or practices)?</w:t>
            </w:r>
          </w:p>
        </w:tc>
        <w:tc>
          <w:tcPr>
            <w:tcW w:w="866" w:type="pct"/>
          </w:tcPr>
          <w:p w14:paraId="1F7594D0" w14:textId="2720389A" w:rsidR="003F4AF8"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7CDAADAD" w14:textId="77777777" w:rsidR="003F4AF8" w:rsidRPr="008314EC" w:rsidRDefault="003F4AF8" w:rsidP="003F4AF8">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 xml:space="preserve">The project is implemented at the existing landfill site. </w:t>
            </w:r>
            <w:r w:rsidRPr="00905DC2">
              <w:rPr>
                <w:rFonts w:ascii="Avenir Book" w:eastAsia="Times New Roman" w:hAnsi="Avenir Book"/>
                <w:b w:val="0"/>
                <w:bCs w:val="0"/>
                <w:sz w:val="22"/>
                <w:szCs w:val="22"/>
              </w:rPr>
              <w:t>The project activity is not implemented in areas where there are cultural sites or any other historical heritage: there are no historical sites within 100 kilometres of the project area.</w:t>
            </w:r>
            <w:r>
              <w:rPr>
                <w:rFonts w:ascii="Avenir Book" w:eastAsia="Times New Roman" w:hAnsi="Avenir Book"/>
                <w:b w:val="0"/>
                <w:bCs w:val="0"/>
                <w:sz w:val="22"/>
                <w:szCs w:val="22"/>
              </w:rPr>
              <w:t xml:space="preserve"> </w:t>
            </w:r>
          </w:p>
        </w:tc>
        <w:tc>
          <w:tcPr>
            <w:tcW w:w="611" w:type="pct"/>
          </w:tcPr>
          <w:p w14:paraId="6C45B5F0" w14:textId="415D244B" w:rsidR="003F4AF8" w:rsidRPr="008314EC"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3F4AF8" w:rsidRPr="00884A7D" w14:paraId="1D8377FD" w14:textId="77777777" w:rsidTr="008B58E8">
        <w:tc>
          <w:tcPr>
            <w:tcW w:w="695" w:type="pct"/>
          </w:tcPr>
          <w:p w14:paraId="4364B7AA" w14:textId="77777777" w:rsidR="003F4AF8" w:rsidRDefault="003F4AF8" w:rsidP="00502F81">
            <w:pPr>
              <w:pStyle w:val="Tablecustom"/>
              <w:spacing w:line="240" w:lineRule="auto"/>
              <w:rPr>
                <w:rFonts w:ascii="Avenir Book" w:hAnsi="Avenir Book"/>
                <w:b w:val="0"/>
                <w:bCs w:val="0"/>
                <w:sz w:val="22"/>
                <w:szCs w:val="22"/>
              </w:rPr>
            </w:pPr>
            <w:r>
              <w:rPr>
                <w:rFonts w:ascii="Avenir Book" w:hAnsi="Avenir Book"/>
                <w:b w:val="0"/>
                <w:bCs w:val="0"/>
                <w:sz w:val="22"/>
                <w:szCs w:val="22"/>
              </w:rPr>
              <w:t xml:space="preserve">4.2. </w:t>
            </w:r>
            <w:r w:rsidRPr="003F0841">
              <w:rPr>
                <w:rFonts w:ascii="Avenir Book" w:hAnsi="Avenir Book"/>
                <w:b w:val="0"/>
                <w:bCs w:val="0"/>
                <w:sz w:val="22"/>
                <w:szCs w:val="22"/>
              </w:rPr>
              <w:t>Forced Eviction and Displacement</w:t>
            </w:r>
          </w:p>
        </w:tc>
        <w:tc>
          <w:tcPr>
            <w:tcW w:w="1416" w:type="pct"/>
          </w:tcPr>
          <w:p w14:paraId="09E6C622" w14:textId="77777777" w:rsidR="003F4AF8" w:rsidRPr="00463DF6" w:rsidRDefault="003F4AF8" w:rsidP="00502F81">
            <w:pPr>
              <w:pStyle w:val="Tablecustom"/>
              <w:rPr>
                <w:rFonts w:ascii="Avenir Book" w:eastAsia="Times New Roman" w:hAnsi="Avenir Book"/>
                <w:b w:val="0"/>
                <w:bCs w:val="0"/>
                <w:sz w:val="22"/>
                <w:szCs w:val="22"/>
              </w:rPr>
            </w:pPr>
            <w:r w:rsidRPr="00DD20B6">
              <w:rPr>
                <w:rFonts w:ascii="Avenir Book" w:eastAsia="Times New Roman" w:hAnsi="Avenir Book"/>
                <w:b w:val="0"/>
                <w:bCs w:val="0"/>
                <w:sz w:val="22"/>
                <w:szCs w:val="22"/>
              </w:rPr>
              <w:t>Does the Project require or cause the physical or economic relocation of peoples (temporary or permanent, full or partial)?</w:t>
            </w:r>
          </w:p>
        </w:tc>
        <w:tc>
          <w:tcPr>
            <w:tcW w:w="866" w:type="pct"/>
          </w:tcPr>
          <w:p w14:paraId="754BC3DD" w14:textId="74C52122" w:rsidR="003F4AF8"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76A5FA5B" w14:textId="77777777" w:rsidR="003F4AF8" w:rsidRPr="008314EC" w:rsidRDefault="003F4AF8"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The project is implemented at the existing landfill site</w:t>
            </w:r>
            <w:r w:rsidRPr="0034120F">
              <w:rPr>
                <w:rFonts w:ascii="Avenir Book" w:eastAsia="Times New Roman" w:hAnsi="Avenir Book"/>
                <w:b w:val="0"/>
                <w:bCs w:val="0"/>
                <w:sz w:val="22"/>
                <w:szCs w:val="22"/>
              </w:rPr>
              <w:t xml:space="preserve">, therefore does not involve any forced eviction or displacement of the project population. </w:t>
            </w:r>
          </w:p>
        </w:tc>
        <w:tc>
          <w:tcPr>
            <w:tcW w:w="611" w:type="pct"/>
          </w:tcPr>
          <w:p w14:paraId="588265AD" w14:textId="4994F9FB" w:rsidR="003F4AF8" w:rsidRPr="008314EC"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3F4AF8" w:rsidRPr="00884A7D" w14:paraId="39ABB90D" w14:textId="77777777" w:rsidTr="008B58E8">
        <w:tc>
          <w:tcPr>
            <w:tcW w:w="695" w:type="pct"/>
          </w:tcPr>
          <w:p w14:paraId="579EEC17" w14:textId="77777777" w:rsidR="003F4AF8" w:rsidRDefault="003F4AF8" w:rsidP="00502F81">
            <w:pPr>
              <w:pStyle w:val="Tablecustom"/>
              <w:spacing w:line="240" w:lineRule="auto"/>
              <w:rPr>
                <w:rFonts w:ascii="Avenir Book" w:hAnsi="Avenir Book"/>
                <w:b w:val="0"/>
                <w:bCs w:val="0"/>
                <w:sz w:val="22"/>
                <w:szCs w:val="22"/>
              </w:rPr>
            </w:pPr>
            <w:r>
              <w:rPr>
                <w:rFonts w:ascii="Avenir Book" w:hAnsi="Avenir Book"/>
                <w:b w:val="0"/>
                <w:bCs w:val="0"/>
                <w:sz w:val="22"/>
                <w:szCs w:val="22"/>
              </w:rPr>
              <w:lastRenderedPageBreak/>
              <w:t xml:space="preserve">4.3. </w:t>
            </w:r>
            <w:r w:rsidRPr="003F0841">
              <w:rPr>
                <w:rFonts w:ascii="Avenir Book" w:hAnsi="Avenir Book"/>
                <w:b w:val="0"/>
                <w:bCs w:val="0"/>
                <w:sz w:val="22"/>
                <w:szCs w:val="22"/>
              </w:rPr>
              <w:t>Land Tenure and Other Rights</w:t>
            </w:r>
          </w:p>
        </w:tc>
        <w:tc>
          <w:tcPr>
            <w:tcW w:w="1416" w:type="pct"/>
          </w:tcPr>
          <w:p w14:paraId="06D41DA1" w14:textId="77777777" w:rsidR="003F4AF8" w:rsidRPr="00463DF6" w:rsidRDefault="003F4AF8" w:rsidP="00502F81">
            <w:pPr>
              <w:pStyle w:val="Tablecustom"/>
              <w:rPr>
                <w:rFonts w:ascii="Avenir Book" w:eastAsia="Times New Roman" w:hAnsi="Avenir Book"/>
                <w:b w:val="0"/>
                <w:bCs w:val="0"/>
                <w:sz w:val="22"/>
                <w:szCs w:val="22"/>
              </w:rPr>
            </w:pPr>
            <w:r w:rsidRPr="00090267">
              <w:rPr>
                <w:rFonts w:ascii="Avenir Book" w:eastAsia="Times New Roman" w:hAnsi="Avenir Book"/>
                <w:b w:val="0"/>
                <w:bCs w:val="0"/>
                <w:sz w:val="22"/>
                <w:szCs w:val="22"/>
              </w:rPr>
              <w:t>Does the Project require any change to land tenure arrangements and/or other rights?</w:t>
            </w:r>
          </w:p>
        </w:tc>
        <w:tc>
          <w:tcPr>
            <w:tcW w:w="866" w:type="pct"/>
          </w:tcPr>
          <w:p w14:paraId="128152DA" w14:textId="77777777" w:rsidR="003F4AF8" w:rsidRDefault="003F4AF8"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065432DD" w14:textId="77777777" w:rsidR="003F4AF8" w:rsidRPr="008314EC" w:rsidRDefault="003F4AF8"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 xml:space="preserve">The project is implemented at the existing landfill </w:t>
            </w:r>
            <w:proofErr w:type="gramStart"/>
            <w:r>
              <w:rPr>
                <w:rFonts w:ascii="Avenir Book" w:eastAsia="Times New Roman" w:hAnsi="Avenir Book"/>
                <w:b w:val="0"/>
                <w:bCs w:val="0"/>
                <w:sz w:val="22"/>
                <w:szCs w:val="22"/>
              </w:rPr>
              <w:t>site</w:t>
            </w:r>
            <w:r w:rsidRPr="0034120F">
              <w:rPr>
                <w:rFonts w:ascii="Avenir Book" w:eastAsia="Times New Roman" w:hAnsi="Avenir Book"/>
                <w:b w:val="0"/>
                <w:bCs w:val="0"/>
                <w:sz w:val="22"/>
                <w:szCs w:val="22"/>
              </w:rPr>
              <w:t>,</w:t>
            </w:r>
            <w:proofErr w:type="gramEnd"/>
            <w:r w:rsidRPr="0034120F">
              <w:rPr>
                <w:rFonts w:ascii="Avenir Book" w:eastAsia="Times New Roman" w:hAnsi="Avenir Book"/>
                <w:b w:val="0"/>
                <w:bCs w:val="0"/>
                <w:sz w:val="22"/>
                <w:szCs w:val="22"/>
              </w:rPr>
              <w:t xml:space="preserve"> therefore</w:t>
            </w:r>
            <w:r>
              <w:rPr>
                <w:rFonts w:ascii="Avenir Book" w:eastAsia="Times New Roman" w:hAnsi="Avenir Book"/>
                <w:b w:val="0"/>
                <w:bCs w:val="0"/>
                <w:sz w:val="22"/>
                <w:szCs w:val="22"/>
              </w:rPr>
              <w:t xml:space="preserve"> the project does not require any change in land tenure. </w:t>
            </w:r>
          </w:p>
        </w:tc>
        <w:tc>
          <w:tcPr>
            <w:tcW w:w="611" w:type="pct"/>
          </w:tcPr>
          <w:p w14:paraId="67300E91" w14:textId="77777777" w:rsidR="003F4AF8" w:rsidRPr="008314EC" w:rsidRDefault="003F4AF8" w:rsidP="00502F81">
            <w:pPr>
              <w:pStyle w:val="Tablecustom"/>
              <w:rPr>
                <w:rFonts w:ascii="Avenir Book" w:eastAsia="Times New Roman" w:hAnsi="Avenir Book"/>
                <w:b w:val="0"/>
                <w:bCs w:val="0"/>
                <w:sz w:val="22"/>
                <w:szCs w:val="22"/>
              </w:rPr>
            </w:pPr>
            <w:r w:rsidRPr="0034120F">
              <w:rPr>
                <w:rFonts w:ascii="Avenir Book" w:eastAsia="Times New Roman" w:hAnsi="Avenir Book"/>
                <w:b w:val="0"/>
                <w:bCs w:val="0"/>
                <w:sz w:val="22"/>
                <w:szCs w:val="22"/>
              </w:rPr>
              <w:t>None</w:t>
            </w:r>
          </w:p>
        </w:tc>
      </w:tr>
      <w:tr w:rsidR="003F4AF8" w:rsidRPr="00884A7D" w14:paraId="546F8D1A" w14:textId="77777777" w:rsidTr="008B58E8">
        <w:tc>
          <w:tcPr>
            <w:tcW w:w="695" w:type="pct"/>
          </w:tcPr>
          <w:p w14:paraId="0BE7028A" w14:textId="77777777" w:rsidR="003F4AF8" w:rsidRDefault="003F4AF8" w:rsidP="00502F81">
            <w:pPr>
              <w:pStyle w:val="Tablecustom"/>
              <w:spacing w:line="240" w:lineRule="auto"/>
              <w:rPr>
                <w:rFonts w:ascii="Avenir Book" w:hAnsi="Avenir Book"/>
                <w:b w:val="0"/>
                <w:bCs w:val="0"/>
                <w:sz w:val="22"/>
                <w:szCs w:val="22"/>
              </w:rPr>
            </w:pPr>
            <w:r>
              <w:rPr>
                <w:rFonts w:ascii="Avenir Book" w:hAnsi="Avenir Book"/>
                <w:b w:val="0"/>
                <w:bCs w:val="0"/>
                <w:sz w:val="22"/>
                <w:szCs w:val="22"/>
              </w:rPr>
              <w:t xml:space="preserve">4.4. </w:t>
            </w:r>
            <w:r w:rsidRPr="003F0841">
              <w:rPr>
                <w:rFonts w:ascii="Avenir Book" w:hAnsi="Avenir Book"/>
                <w:b w:val="0"/>
                <w:bCs w:val="0"/>
                <w:sz w:val="22"/>
                <w:szCs w:val="22"/>
              </w:rPr>
              <w:t>Indigenous Peoples</w:t>
            </w:r>
          </w:p>
        </w:tc>
        <w:tc>
          <w:tcPr>
            <w:tcW w:w="1416" w:type="pct"/>
          </w:tcPr>
          <w:p w14:paraId="3859214E" w14:textId="77777777" w:rsidR="003F4AF8" w:rsidRPr="00463DF6" w:rsidRDefault="003F4AF8" w:rsidP="00502F81">
            <w:pPr>
              <w:pStyle w:val="Tablecustom"/>
              <w:rPr>
                <w:rFonts w:ascii="Avenir Book" w:eastAsia="Times New Roman" w:hAnsi="Avenir Book"/>
                <w:b w:val="0"/>
                <w:bCs w:val="0"/>
                <w:sz w:val="22"/>
                <w:szCs w:val="22"/>
              </w:rPr>
            </w:pPr>
            <w:r w:rsidRPr="006945B1">
              <w:rPr>
                <w:rFonts w:ascii="Avenir Book" w:eastAsia="Times New Roman" w:hAnsi="Avenir Book"/>
                <w:b w:val="0"/>
                <w:bCs w:val="0"/>
                <w:sz w:val="22"/>
                <w:szCs w:val="22"/>
              </w:rPr>
              <w:t>Are indigenous peoples present in or within the area of influence of the Project and/or is the Project located on land/territory claimed by indigenous peoples?</w:t>
            </w:r>
          </w:p>
        </w:tc>
        <w:tc>
          <w:tcPr>
            <w:tcW w:w="866" w:type="pct"/>
          </w:tcPr>
          <w:p w14:paraId="4E5F7784" w14:textId="7346E9EC" w:rsidR="003F4AF8"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3F78D60D" w14:textId="77777777" w:rsidR="003F4AF8" w:rsidRPr="008314EC" w:rsidRDefault="003F4AF8" w:rsidP="003F4AF8">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 xml:space="preserve">The project is implemented at the existing landfill site which is a government land. Hence, there is no impact on indigenous people.  </w:t>
            </w:r>
          </w:p>
        </w:tc>
        <w:tc>
          <w:tcPr>
            <w:tcW w:w="611" w:type="pct"/>
          </w:tcPr>
          <w:p w14:paraId="19B8750F" w14:textId="0288F77A" w:rsidR="003F4AF8" w:rsidRPr="008314EC"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3F4AF8" w:rsidRPr="00884A7D" w14:paraId="1A431E4A" w14:textId="77777777" w:rsidTr="008B58E8">
        <w:tc>
          <w:tcPr>
            <w:tcW w:w="695" w:type="pct"/>
          </w:tcPr>
          <w:p w14:paraId="5684F151" w14:textId="77777777" w:rsidR="003F4AF8" w:rsidRDefault="003F4AF8" w:rsidP="00502F81">
            <w:pPr>
              <w:pStyle w:val="Tablecustom"/>
              <w:spacing w:line="240" w:lineRule="auto"/>
              <w:rPr>
                <w:rFonts w:ascii="Avenir Book" w:hAnsi="Avenir Book"/>
                <w:b w:val="0"/>
                <w:bCs w:val="0"/>
                <w:sz w:val="22"/>
                <w:szCs w:val="22"/>
              </w:rPr>
            </w:pPr>
            <w:r>
              <w:rPr>
                <w:rFonts w:ascii="Avenir Book" w:hAnsi="Avenir Book"/>
                <w:b w:val="0"/>
                <w:bCs w:val="0"/>
                <w:sz w:val="22"/>
                <w:szCs w:val="22"/>
              </w:rPr>
              <w:t xml:space="preserve">5. </w:t>
            </w:r>
            <w:r w:rsidRPr="003F0841">
              <w:rPr>
                <w:rFonts w:ascii="Avenir Book" w:hAnsi="Avenir Book"/>
                <w:b w:val="0"/>
                <w:bCs w:val="0"/>
                <w:sz w:val="22"/>
                <w:szCs w:val="22"/>
              </w:rPr>
              <w:t>Corruption</w:t>
            </w:r>
          </w:p>
        </w:tc>
        <w:tc>
          <w:tcPr>
            <w:tcW w:w="1416" w:type="pct"/>
          </w:tcPr>
          <w:p w14:paraId="452A8638" w14:textId="77777777" w:rsidR="003F4AF8" w:rsidRPr="00463DF6" w:rsidRDefault="003F4AF8" w:rsidP="00502F81">
            <w:pPr>
              <w:pStyle w:val="Tablecustom"/>
              <w:rPr>
                <w:rFonts w:ascii="Avenir Book" w:eastAsia="Times New Roman" w:hAnsi="Avenir Book"/>
                <w:b w:val="0"/>
                <w:bCs w:val="0"/>
                <w:sz w:val="22"/>
                <w:szCs w:val="22"/>
              </w:rPr>
            </w:pPr>
            <w:r w:rsidRPr="001E6C15">
              <w:rPr>
                <w:rFonts w:ascii="Avenir Book" w:eastAsia="Times New Roman" w:hAnsi="Avenir Book"/>
                <w:b w:val="0"/>
                <w:bCs w:val="0"/>
                <w:sz w:val="22"/>
                <w:szCs w:val="22"/>
              </w:rPr>
              <w:t>The Project shall not involve, be complicit in or inadvertently contribute to or reinforce corruption or corrupt Projects.</w:t>
            </w:r>
          </w:p>
        </w:tc>
        <w:tc>
          <w:tcPr>
            <w:tcW w:w="866" w:type="pct"/>
          </w:tcPr>
          <w:p w14:paraId="0B6BEB5D" w14:textId="77777777" w:rsidR="003F4AF8" w:rsidRDefault="003F4AF8"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4630FA2B" w14:textId="77777777" w:rsidR="003F4AF8" w:rsidRPr="008314EC" w:rsidRDefault="003F4AF8"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The p</w:t>
            </w:r>
            <w:r w:rsidRPr="0034120F">
              <w:rPr>
                <w:rFonts w:ascii="Avenir Book" w:eastAsia="Times New Roman" w:hAnsi="Avenir Book"/>
                <w:b w:val="0"/>
                <w:bCs w:val="0"/>
                <w:sz w:val="22"/>
                <w:szCs w:val="22"/>
              </w:rPr>
              <w:t>roject does not involve, be complicit in or inadvertently contribute to or r</w:t>
            </w:r>
            <w:r>
              <w:rPr>
                <w:rFonts w:ascii="Avenir Book" w:eastAsia="Times New Roman" w:hAnsi="Avenir Book"/>
                <w:b w:val="0"/>
                <w:bCs w:val="0"/>
                <w:sz w:val="22"/>
                <w:szCs w:val="22"/>
              </w:rPr>
              <w:t>einforce corruption or corrupt p</w:t>
            </w:r>
            <w:r w:rsidRPr="0034120F">
              <w:rPr>
                <w:rFonts w:ascii="Avenir Book" w:eastAsia="Times New Roman" w:hAnsi="Avenir Book"/>
                <w:b w:val="0"/>
                <w:bCs w:val="0"/>
                <w:sz w:val="22"/>
                <w:szCs w:val="22"/>
              </w:rPr>
              <w:t>rojects.</w:t>
            </w:r>
          </w:p>
        </w:tc>
        <w:tc>
          <w:tcPr>
            <w:tcW w:w="611" w:type="pct"/>
          </w:tcPr>
          <w:p w14:paraId="5FFA23FA" w14:textId="77777777" w:rsidR="003F4AF8" w:rsidRPr="008314EC" w:rsidRDefault="003F4AF8" w:rsidP="00502F81">
            <w:pPr>
              <w:pStyle w:val="Tablecustom"/>
              <w:rPr>
                <w:rFonts w:ascii="Avenir Book" w:eastAsia="Times New Roman" w:hAnsi="Avenir Book"/>
                <w:b w:val="0"/>
                <w:bCs w:val="0"/>
                <w:sz w:val="22"/>
                <w:szCs w:val="22"/>
              </w:rPr>
            </w:pPr>
            <w:r w:rsidRPr="0034120F">
              <w:rPr>
                <w:rFonts w:ascii="Avenir Book" w:eastAsia="Times New Roman" w:hAnsi="Avenir Book"/>
                <w:b w:val="0"/>
                <w:bCs w:val="0"/>
                <w:sz w:val="22"/>
                <w:szCs w:val="22"/>
              </w:rPr>
              <w:t>None</w:t>
            </w:r>
          </w:p>
        </w:tc>
      </w:tr>
      <w:tr w:rsidR="003F4AF8" w:rsidRPr="00884A7D" w14:paraId="0C45408D" w14:textId="77777777" w:rsidTr="003F4AF8">
        <w:tc>
          <w:tcPr>
            <w:tcW w:w="5000" w:type="pct"/>
            <w:gridSpan w:val="5"/>
          </w:tcPr>
          <w:p w14:paraId="1BEDC903" w14:textId="77777777" w:rsidR="003F4AF8" w:rsidRPr="0034120F" w:rsidRDefault="003F4AF8" w:rsidP="00502F81">
            <w:pPr>
              <w:pStyle w:val="Tablecustom"/>
              <w:rPr>
                <w:rFonts w:ascii="Avenir Book" w:eastAsia="Times New Roman" w:hAnsi="Avenir Book"/>
                <w:b w:val="0"/>
                <w:bCs w:val="0"/>
                <w:sz w:val="22"/>
                <w:szCs w:val="22"/>
              </w:rPr>
            </w:pPr>
            <w:r w:rsidRPr="001130E7">
              <w:rPr>
                <w:rFonts w:ascii="Avenir Book" w:hAnsi="Avenir Book"/>
                <w:b w:val="0"/>
                <w:bCs w:val="0"/>
                <w:sz w:val="22"/>
                <w:szCs w:val="22"/>
              </w:rPr>
              <w:t>6. Economic Impacts</w:t>
            </w:r>
          </w:p>
        </w:tc>
      </w:tr>
      <w:tr w:rsidR="00696C2D" w:rsidRPr="00884A7D" w14:paraId="321274A2" w14:textId="77777777" w:rsidTr="008B58E8">
        <w:tc>
          <w:tcPr>
            <w:tcW w:w="695" w:type="pct"/>
          </w:tcPr>
          <w:p w14:paraId="57CA0723" w14:textId="77777777" w:rsidR="00696C2D" w:rsidRPr="007C1D64" w:rsidRDefault="00696C2D" w:rsidP="00502F81">
            <w:pPr>
              <w:pStyle w:val="Tablecustom"/>
              <w:spacing w:line="240" w:lineRule="auto"/>
              <w:rPr>
                <w:rFonts w:ascii="Avenir Book" w:hAnsi="Avenir Book"/>
                <w:b w:val="0"/>
                <w:bCs w:val="0"/>
                <w:sz w:val="22"/>
                <w:szCs w:val="22"/>
              </w:rPr>
            </w:pPr>
            <w:r>
              <w:rPr>
                <w:rFonts w:ascii="Avenir Book" w:hAnsi="Avenir Book"/>
                <w:b w:val="0"/>
                <w:bCs w:val="0"/>
                <w:sz w:val="22"/>
                <w:szCs w:val="22"/>
              </w:rPr>
              <w:t xml:space="preserve">6.1. </w:t>
            </w:r>
            <w:r w:rsidRPr="003F0841">
              <w:rPr>
                <w:rFonts w:ascii="Avenir Book" w:hAnsi="Avenir Book"/>
                <w:b w:val="0"/>
                <w:bCs w:val="0"/>
                <w:sz w:val="22"/>
                <w:szCs w:val="22"/>
              </w:rPr>
              <w:t>Labour Rights</w:t>
            </w:r>
          </w:p>
        </w:tc>
        <w:tc>
          <w:tcPr>
            <w:tcW w:w="1416" w:type="pct"/>
          </w:tcPr>
          <w:p w14:paraId="7C80A01B" w14:textId="77777777" w:rsidR="00696C2D" w:rsidRDefault="00696C2D" w:rsidP="00696C2D">
            <w:pPr>
              <w:pStyle w:val="Tablecustom"/>
              <w:ind w:left="-16" w:right="-138"/>
              <w:rPr>
                <w:rFonts w:ascii="Avenir Book" w:eastAsia="Times New Roman" w:hAnsi="Avenir Book"/>
                <w:b w:val="0"/>
                <w:bCs w:val="0"/>
                <w:sz w:val="22"/>
                <w:szCs w:val="22"/>
              </w:rPr>
            </w:pPr>
            <w:r>
              <w:rPr>
                <w:rFonts w:ascii="Avenir Book" w:eastAsia="Times New Roman" w:hAnsi="Avenir Book"/>
                <w:b w:val="0"/>
                <w:bCs w:val="0"/>
                <w:sz w:val="22"/>
                <w:szCs w:val="22"/>
              </w:rPr>
              <w:t xml:space="preserve">1. </w:t>
            </w:r>
            <w:r w:rsidRPr="006945B1">
              <w:rPr>
                <w:rFonts w:ascii="Avenir Book" w:eastAsia="Times New Roman" w:hAnsi="Avenir Book"/>
                <w:b w:val="0"/>
                <w:bCs w:val="0"/>
                <w:sz w:val="22"/>
                <w:szCs w:val="22"/>
              </w:rPr>
              <w:t>The Project Developer shall ensure that there is no forced labour and that all employment is in compliance with national labour and occupational health and safety laws, with obligations under international law, and consistency with the principles and standards embodied in the International Labour Organization (ILO) fundamental conventions.</w:t>
            </w:r>
            <w:r>
              <w:rPr>
                <w:rFonts w:ascii="Avenir Book" w:eastAsia="Times New Roman" w:hAnsi="Avenir Book"/>
                <w:b w:val="0"/>
                <w:bCs w:val="0"/>
                <w:sz w:val="22"/>
                <w:szCs w:val="22"/>
              </w:rPr>
              <w:t>?</w:t>
            </w:r>
          </w:p>
          <w:p w14:paraId="6D8B1634" w14:textId="77777777" w:rsidR="00696C2D" w:rsidRDefault="00696C2D" w:rsidP="00502F81">
            <w:pPr>
              <w:pStyle w:val="Tablecustom"/>
              <w:ind w:left="-16" w:right="-138"/>
              <w:rPr>
                <w:rFonts w:ascii="Avenir Book" w:eastAsia="Times New Roman" w:hAnsi="Avenir Book"/>
                <w:b w:val="0"/>
                <w:bCs w:val="0"/>
                <w:sz w:val="22"/>
                <w:szCs w:val="22"/>
              </w:rPr>
            </w:pPr>
          </w:p>
          <w:p w14:paraId="0BDFC666" w14:textId="77777777" w:rsidR="00696C2D" w:rsidRDefault="00696C2D" w:rsidP="00502F81">
            <w:pPr>
              <w:pStyle w:val="Tablecustom"/>
              <w:ind w:left="-16" w:right="-138"/>
              <w:rPr>
                <w:rFonts w:ascii="Avenir Book" w:eastAsia="Times New Roman" w:hAnsi="Avenir Book"/>
                <w:b w:val="0"/>
                <w:bCs w:val="0"/>
                <w:sz w:val="22"/>
                <w:szCs w:val="22"/>
              </w:rPr>
            </w:pPr>
            <w:r>
              <w:rPr>
                <w:rFonts w:ascii="Avenir Book" w:eastAsia="Times New Roman" w:hAnsi="Avenir Book"/>
                <w:b w:val="0"/>
                <w:bCs w:val="0"/>
                <w:sz w:val="22"/>
                <w:szCs w:val="22"/>
              </w:rPr>
              <w:t xml:space="preserve">2. </w:t>
            </w:r>
            <w:r w:rsidRPr="006945B1">
              <w:rPr>
                <w:rFonts w:ascii="Avenir Book" w:eastAsia="Times New Roman" w:hAnsi="Avenir Book"/>
                <w:b w:val="0"/>
                <w:bCs w:val="0"/>
                <w:sz w:val="22"/>
                <w:szCs w:val="22"/>
              </w:rPr>
              <w:t xml:space="preserve">Workers shall be able to </w:t>
            </w:r>
            <w:r w:rsidRPr="006945B1">
              <w:rPr>
                <w:rFonts w:ascii="Avenir Book" w:eastAsia="Times New Roman" w:hAnsi="Avenir Book"/>
                <w:b w:val="0"/>
                <w:bCs w:val="0"/>
                <w:sz w:val="22"/>
                <w:szCs w:val="22"/>
              </w:rPr>
              <w:lastRenderedPageBreak/>
              <w:t>establish and join labour organisations.</w:t>
            </w:r>
          </w:p>
          <w:p w14:paraId="22CAF420" w14:textId="77777777" w:rsidR="00696C2D" w:rsidRDefault="00696C2D" w:rsidP="00502F81">
            <w:pPr>
              <w:pStyle w:val="Tablecustom"/>
              <w:ind w:left="-16" w:right="-138"/>
              <w:rPr>
                <w:rFonts w:ascii="Avenir Book" w:eastAsia="Times New Roman" w:hAnsi="Avenir Book"/>
                <w:b w:val="0"/>
                <w:bCs w:val="0"/>
                <w:sz w:val="22"/>
                <w:szCs w:val="22"/>
              </w:rPr>
            </w:pPr>
          </w:p>
          <w:p w14:paraId="5F042486" w14:textId="77777777" w:rsidR="00696C2D" w:rsidRDefault="00696C2D" w:rsidP="00502F81">
            <w:pPr>
              <w:pStyle w:val="Tablecustom"/>
              <w:ind w:left="-16" w:right="-138"/>
              <w:rPr>
                <w:rFonts w:ascii="Avenir Book" w:eastAsia="Times New Roman" w:hAnsi="Avenir Book"/>
                <w:b w:val="0"/>
                <w:bCs w:val="0"/>
                <w:sz w:val="22"/>
                <w:szCs w:val="22"/>
              </w:rPr>
            </w:pPr>
            <w:r>
              <w:rPr>
                <w:rFonts w:ascii="Avenir Book" w:eastAsia="Times New Roman" w:hAnsi="Avenir Book"/>
                <w:b w:val="0"/>
                <w:bCs w:val="0"/>
                <w:sz w:val="22"/>
                <w:szCs w:val="22"/>
              </w:rPr>
              <w:t xml:space="preserve">3. </w:t>
            </w:r>
            <w:r w:rsidRPr="006945B1">
              <w:rPr>
                <w:rFonts w:ascii="Avenir Book" w:eastAsia="Times New Roman" w:hAnsi="Avenir Book"/>
                <w:b w:val="0"/>
                <w:bCs w:val="0"/>
                <w:sz w:val="22"/>
                <w:szCs w:val="22"/>
              </w:rPr>
              <w:t xml:space="preserve">Working agreements with all individual workers shall be documented and implemented. </w:t>
            </w:r>
          </w:p>
          <w:p w14:paraId="3CFA0BA9" w14:textId="77777777" w:rsidR="00696C2D" w:rsidRDefault="00696C2D" w:rsidP="00502F81">
            <w:pPr>
              <w:pStyle w:val="Tablecustom"/>
              <w:ind w:left="-16" w:right="-138"/>
              <w:rPr>
                <w:rFonts w:ascii="Avenir Book" w:eastAsia="Times New Roman" w:hAnsi="Avenir Book"/>
                <w:b w:val="0"/>
                <w:bCs w:val="0"/>
                <w:sz w:val="22"/>
                <w:szCs w:val="22"/>
              </w:rPr>
            </w:pPr>
          </w:p>
          <w:p w14:paraId="5F9E2A35" w14:textId="77777777" w:rsidR="00696C2D" w:rsidRDefault="00696C2D" w:rsidP="00502F81">
            <w:pPr>
              <w:pStyle w:val="Tablecustom"/>
              <w:ind w:left="-16" w:right="-138"/>
              <w:rPr>
                <w:rFonts w:ascii="Avenir Book" w:eastAsia="Times New Roman" w:hAnsi="Avenir Book"/>
                <w:b w:val="0"/>
                <w:bCs w:val="0"/>
                <w:sz w:val="22"/>
                <w:szCs w:val="22"/>
              </w:rPr>
            </w:pPr>
          </w:p>
          <w:p w14:paraId="51C62EF6" w14:textId="77777777" w:rsidR="00696C2D" w:rsidRDefault="00696C2D" w:rsidP="00502F81">
            <w:pPr>
              <w:pStyle w:val="Tablecustom"/>
              <w:ind w:right="-138"/>
              <w:rPr>
                <w:rFonts w:ascii="Avenir Book" w:eastAsia="Times New Roman" w:hAnsi="Avenir Book"/>
                <w:b w:val="0"/>
                <w:bCs w:val="0"/>
                <w:sz w:val="22"/>
                <w:szCs w:val="22"/>
              </w:rPr>
            </w:pPr>
          </w:p>
          <w:p w14:paraId="3B0468F0" w14:textId="77777777" w:rsidR="00696C2D" w:rsidRDefault="00696C2D" w:rsidP="00502F81">
            <w:pPr>
              <w:pStyle w:val="Tablecustom"/>
              <w:ind w:left="-16" w:right="-138"/>
              <w:rPr>
                <w:rFonts w:ascii="Avenir Book" w:eastAsia="Times New Roman" w:hAnsi="Avenir Book"/>
                <w:b w:val="0"/>
                <w:bCs w:val="0"/>
                <w:sz w:val="22"/>
                <w:szCs w:val="22"/>
              </w:rPr>
            </w:pPr>
            <w:r>
              <w:rPr>
                <w:rFonts w:ascii="Avenir Book" w:eastAsia="Times New Roman" w:hAnsi="Avenir Book"/>
                <w:b w:val="0"/>
                <w:bCs w:val="0"/>
                <w:sz w:val="22"/>
                <w:szCs w:val="22"/>
              </w:rPr>
              <w:t>4. The Project Developer shall justify that the employment model applied is locally and culturally appropriate.</w:t>
            </w:r>
          </w:p>
          <w:p w14:paraId="333A834C" w14:textId="77777777" w:rsidR="00696C2D" w:rsidRDefault="00696C2D" w:rsidP="00502F81">
            <w:pPr>
              <w:pStyle w:val="Tablecustom"/>
              <w:ind w:left="-16" w:right="-138"/>
              <w:rPr>
                <w:rFonts w:ascii="Avenir Book" w:eastAsia="Times New Roman" w:hAnsi="Avenir Book"/>
                <w:b w:val="0"/>
                <w:bCs w:val="0"/>
                <w:sz w:val="22"/>
                <w:szCs w:val="22"/>
              </w:rPr>
            </w:pPr>
          </w:p>
          <w:p w14:paraId="66CBD8B8" w14:textId="77777777" w:rsidR="00696C2D" w:rsidRPr="00053D90" w:rsidRDefault="00696C2D" w:rsidP="00502F81">
            <w:pPr>
              <w:pStyle w:val="Tablecustom"/>
              <w:ind w:left="-16" w:right="-138"/>
              <w:rPr>
                <w:rFonts w:ascii="Avenir Book" w:eastAsia="Times New Roman" w:hAnsi="Avenir Book"/>
                <w:b w:val="0"/>
                <w:bCs w:val="0"/>
                <w:sz w:val="22"/>
                <w:szCs w:val="22"/>
              </w:rPr>
            </w:pPr>
            <w:r>
              <w:rPr>
                <w:rFonts w:ascii="Avenir Book" w:eastAsia="Times New Roman" w:hAnsi="Avenir Book"/>
                <w:b w:val="0"/>
                <w:bCs w:val="0"/>
                <w:sz w:val="22"/>
                <w:szCs w:val="22"/>
              </w:rPr>
              <w:t xml:space="preserve">5. </w:t>
            </w:r>
            <w:r w:rsidRPr="00053D90">
              <w:rPr>
                <w:rFonts w:ascii="Avenir Book" w:eastAsia="Times New Roman" w:hAnsi="Avenir Book"/>
                <w:b w:val="0"/>
                <w:bCs w:val="0"/>
                <w:sz w:val="22"/>
                <w:szCs w:val="22"/>
              </w:rPr>
              <w:t>Child labour, as defined by the ILO Minimum Age Convention is not allowed. The Project Developer shall use adequate and verifiable mechanisms for age verification in recruitment procedures. Exceptions are children for work on their families’ property as long as:</w:t>
            </w:r>
          </w:p>
          <w:p w14:paraId="3545EA14" w14:textId="77777777" w:rsidR="00696C2D" w:rsidRPr="00A068D6" w:rsidRDefault="00696C2D" w:rsidP="00502F81">
            <w:pPr>
              <w:pStyle w:val="Tablecustom"/>
              <w:ind w:left="-16" w:right="-138"/>
              <w:rPr>
                <w:rFonts w:ascii="Avenir Book" w:eastAsia="Times New Roman" w:hAnsi="Avenir Book"/>
                <w:b w:val="0"/>
                <w:bCs w:val="0"/>
                <w:sz w:val="20"/>
                <w:szCs w:val="22"/>
              </w:rPr>
            </w:pPr>
            <w:r w:rsidRPr="00A068D6">
              <w:rPr>
                <w:rFonts w:ascii="Avenir Book" w:eastAsia="Times New Roman" w:hAnsi="Avenir Book"/>
                <w:b w:val="0"/>
                <w:bCs w:val="0"/>
                <w:sz w:val="20"/>
                <w:szCs w:val="22"/>
              </w:rPr>
              <w:t>(a) Their compulsory schooling (minimum of 6 schooling years) is not hindered, AND</w:t>
            </w:r>
          </w:p>
          <w:p w14:paraId="5631D5EF" w14:textId="77777777" w:rsidR="00696C2D" w:rsidRPr="00A068D6" w:rsidRDefault="00696C2D" w:rsidP="00502F81">
            <w:pPr>
              <w:pStyle w:val="Tablecustom"/>
              <w:ind w:left="-16" w:right="-138"/>
              <w:rPr>
                <w:rFonts w:ascii="Avenir Book" w:eastAsia="Times New Roman" w:hAnsi="Avenir Book"/>
                <w:b w:val="0"/>
                <w:bCs w:val="0"/>
                <w:sz w:val="20"/>
                <w:szCs w:val="22"/>
              </w:rPr>
            </w:pPr>
            <w:r w:rsidRPr="00A068D6">
              <w:rPr>
                <w:rFonts w:ascii="Avenir Book" w:eastAsia="Times New Roman" w:hAnsi="Avenir Book"/>
                <w:b w:val="0"/>
                <w:bCs w:val="0"/>
                <w:sz w:val="20"/>
                <w:szCs w:val="22"/>
              </w:rPr>
              <w:t>(b) The tasks they perform do not harm their physical and mental development, AND</w:t>
            </w:r>
          </w:p>
          <w:p w14:paraId="50E91567" w14:textId="77777777" w:rsidR="00696C2D" w:rsidRPr="00A068D6" w:rsidRDefault="00696C2D" w:rsidP="00502F81">
            <w:pPr>
              <w:pStyle w:val="Tablecustom"/>
              <w:ind w:left="-16" w:right="-138"/>
              <w:rPr>
                <w:rFonts w:ascii="Avenir Book" w:eastAsia="Times New Roman" w:hAnsi="Avenir Book"/>
                <w:b w:val="0"/>
                <w:bCs w:val="0"/>
                <w:sz w:val="20"/>
                <w:szCs w:val="22"/>
              </w:rPr>
            </w:pPr>
            <w:r w:rsidRPr="00A068D6">
              <w:rPr>
                <w:rFonts w:ascii="Avenir Book" w:eastAsia="Times New Roman" w:hAnsi="Avenir Book"/>
                <w:b w:val="0"/>
                <w:bCs w:val="0"/>
                <w:sz w:val="20"/>
                <w:szCs w:val="22"/>
              </w:rPr>
              <w:t xml:space="preserve">(c) The opinions and recommendations of an Expert Stakeholder shall be sought and demonstrated as </w:t>
            </w:r>
            <w:r w:rsidRPr="00A068D6">
              <w:rPr>
                <w:rFonts w:ascii="Avenir Book" w:eastAsia="Times New Roman" w:hAnsi="Avenir Book"/>
                <w:b w:val="0"/>
                <w:bCs w:val="0"/>
                <w:sz w:val="20"/>
                <w:szCs w:val="22"/>
              </w:rPr>
              <w:lastRenderedPageBreak/>
              <w:t>being included in the Project design.</w:t>
            </w:r>
          </w:p>
          <w:p w14:paraId="18E6F99F" w14:textId="77777777" w:rsidR="00696C2D" w:rsidRDefault="00696C2D" w:rsidP="00502F81">
            <w:pPr>
              <w:pStyle w:val="Tablecustom"/>
              <w:ind w:left="-16" w:right="-138"/>
              <w:rPr>
                <w:rFonts w:ascii="Avenir Book" w:eastAsia="Times New Roman" w:hAnsi="Avenir Book"/>
                <w:b w:val="0"/>
                <w:bCs w:val="0"/>
                <w:sz w:val="22"/>
                <w:szCs w:val="22"/>
              </w:rPr>
            </w:pPr>
          </w:p>
          <w:p w14:paraId="7002FD22" w14:textId="77777777" w:rsidR="00696C2D" w:rsidRPr="007C1D64" w:rsidRDefault="00696C2D" w:rsidP="00502F81">
            <w:pPr>
              <w:pStyle w:val="Tablecustom"/>
              <w:rPr>
                <w:rFonts w:ascii="Avenir Book" w:eastAsia="Times New Roman" w:hAnsi="Avenir Book"/>
                <w:b w:val="0"/>
                <w:bCs w:val="0"/>
                <w:sz w:val="22"/>
                <w:szCs w:val="22"/>
              </w:rPr>
            </w:pPr>
            <w:r w:rsidRPr="00053D90">
              <w:rPr>
                <w:rFonts w:ascii="Avenir Book" w:eastAsia="Times New Roman" w:hAnsi="Avenir Book"/>
                <w:b w:val="0"/>
                <w:bCs w:val="0"/>
                <w:sz w:val="22"/>
                <w:szCs w:val="22"/>
              </w:rPr>
              <w:t>6. The Project Developer shall ensure the use of appropriate equipment, training of workers, documentation and reporting of accidents and incidents, and emergency preparedness and response measures.</w:t>
            </w:r>
          </w:p>
        </w:tc>
        <w:tc>
          <w:tcPr>
            <w:tcW w:w="866" w:type="pct"/>
          </w:tcPr>
          <w:p w14:paraId="3DB60048" w14:textId="77777777" w:rsidR="00696C2D" w:rsidRPr="007C1D64" w:rsidRDefault="0041268A"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lastRenderedPageBreak/>
              <w:t>No</w:t>
            </w:r>
          </w:p>
        </w:tc>
        <w:tc>
          <w:tcPr>
            <w:tcW w:w="1412" w:type="pct"/>
          </w:tcPr>
          <w:p w14:paraId="0A35989C" w14:textId="77777777" w:rsidR="00696C2D" w:rsidRDefault="00696C2D" w:rsidP="00696C2D">
            <w:pPr>
              <w:pStyle w:val="Tablecustom"/>
              <w:ind w:right="-60"/>
              <w:jc w:val="both"/>
              <w:rPr>
                <w:rFonts w:ascii="Avenir Book" w:eastAsia="Times New Roman" w:hAnsi="Avenir Book"/>
                <w:b w:val="0"/>
                <w:bCs w:val="0"/>
                <w:sz w:val="22"/>
                <w:szCs w:val="22"/>
              </w:rPr>
            </w:pPr>
            <w:r>
              <w:rPr>
                <w:rFonts w:ascii="Avenir Book" w:eastAsia="Times New Roman" w:hAnsi="Avenir Book"/>
                <w:b w:val="0"/>
                <w:bCs w:val="0"/>
                <w:sz w:val="22"/>
                <w:szCs w:val="22"/>
              </w:rPr>
              <w:t xml:space="preserve">1. </w:t>
            </w:r>
            <w:r w:rsidRPr="002315E5">
              <w:rPr>
                <w:rFonts w:ascii="Avenir Book" w:eastAsia="Times New Roman" w:hAnsi="Avenir Book"/>
                <w:b w:val="0"/>
                <w:bCs w:val="0"/>
                <w:sz w:val="22"/>
                <w:szCs w:val="22"/>
              </w:rPr>
              <w:t xml:space="preserve">The project does not imply any forced labour. Sustainable long, middle and </w:t>
            </w:r>
            <w:proofErr w:type="gramStart"/>
            <w:r w:rsidRPr="002315E5">
              <w:rPr>
                <w:rFonts w:ascii="Avenir Book" w:eastAsia="Times New Roman" w:hAnsi="Avenir Book"/>
                <w:b w:val="0"/>
                <w:bCs w:val="0"/>
                <w:sz w:val="22"/>
                <w:szCs w:val="22"/>
              </w:rPr>
              <w:t>short term</w:t>
            </w:r>
            <w:proofErr w:type="gramEnd"/>
            <w:r w:rsidRPr="002315E5">
              <w:rPr>
                <w:rFonts w:ascii="Avenir Book" w:eastAsia="Times New Roman" w:hAnsi="Avenir Book"/>
                <w:b w:val="0"/>
                <w:bCs w:val="0"/>
                <w:sz w:val="22"/>
                <w:szCs w:val="22"/>
              </w:rPr>
              <w:t xml:space="preserve"> jobs </w:t>
            </w:r>
            <w:r>
              <w:rPr>
                <w:rFonts w:ascii="Avenir Book" w:eastAsia="Times New Roman" w:hAnsi="Avenir Book"/>
                <w:b w:val="0"/>
                <w:bCs w:val="0"/>
                <w:sz w:val="22"/>
                <w:szCs w:val="22"/>
              </w:rPr>
              <w:t>are</w:t>
            </w:r>
            <w:r w:rsidRPr="002315E5">
              <w:rPr>
                <w:rFonts w:ascii="Avenir Book" w:eastAsia="Times New Roman" w:hAnsi="Avenir Book"/>
                <w:b w:val="0"/>
                <w:bCs w:val="0"/>
                <w:sz w:val="22"/>
                <w:szCs w:val="22"/>
              </w:rPr>
              <w:t xml:space="preserve"> created. All workers will follow specific trainings on the use, </w:t>
            </w:r>
            <w:proofErr w:type="spellStart"/>
            <w:r w:rsidRPr="002315E5">
              <w:rPr>
                <w:rFonts w:ascii="Avenir Book" w:eastAsia="Times New Roman" w:hAnsi="Avenir Book"/>
                <w:b w:val="0"/>
                <w:bCs w:val="0"/>
                <w:sz w:val="22"/>
                <w:szCs w:val="22"/>
              </w:rPr>
              <w:t>manag</w:t>
            </w:r>
            <w:r w:rsidRPr="007B1A5F">
              <w:rPr>
                <w:rFonts w:ascii="Avenir Book" w:eastAsia="Times New Roman" w:hAnsi="Avenir Book"/>
                <w:b w:val="0"/>
                <w:bCs w:val="0"/>
                <w:sz w:val="22"/>
                <w:szCs w:val="22"/>
              </w:rPr>
              <w:t>Thus</w:t>
            </w:r>
            <w:proofErr w:type="spellEnd"/>
            <w:r w:rsidRPr="007B1A5F">
              <w:rPr>
                <w:rFonts w:ascii="Avenir Book" w:eastAsia="Times New Roman" w:hAnsi="Avenir Book"/>
                <w:b w:val="0"/>
                <w:bCs w:val="0"/>
                <w:sz w:val="22"/>
                <w:szCs w:val="22"/>
              </w:rPr>
              <w:t>, living conditions of the local population will be improved by job creation, stabilising rural families and generating new income.</w:t>
            </w:r>
          </w:p>
          <w:p w14:paraId="452C52F7" w14:textId="77777777" w:rsidR="00696C2D" w:rsidRDefault="00696C2D" w:rsidP="00696C2D">
            <w:pPr>
              <w:pStyle w:val="Tablecustom"/>
              <w:ind w:left="720" w:right="-60"/>
              <w:jc w:val="both"/>
              <w:rPr>
                <w:rFonts w:ascii="Avenir Book" w:eastAsia="Times New Roman" w:hAnsi="Avenir Book"/>
                <w:b w:val="0"/>
                <w:bCs w:val="0"/>
                <w:sz w:val="22"/>
                <w:szCs w:val="22"/>
              </w:rPr>
            </w:pPr>
          </w:p>
          <w:p w14:paraId="5077B3B5" w14:textId="77777777" w:rsidR="00696C2D" w:rsidRDefault="00696C2D" w:rsidP="00696C2D">
            <w:pPr>
              <w:pStyle w:val="Tablecustom"/>
              <w:ind w:right="-60"/>
              <w:jc w:val="both"/>
              <w:rPr>
                <w:rFonts w:ascii="Avenir Book" w:eastAsia="Times New Roman" w:hAnsi="Avenir Book"/>
                <w:b w:val="0"/>
                <w:bCs w:val="0"/>
                <w:sz w:val="22"/>
                <w:szCs w:val="22"/>
              </w:rPr>
            </w:pPr>
            <w:r>
              <w:rPr>
                <w:rFonts w:ascii="Avenir Book" w:eastAsia="Times New Roman" w:hAnsi="Avenir Book"/>
                <w:b w:val="0"/>
                <w:bCs w:val="0"/>
                <w:sz w:val="22"/>
                <w:szCs w:val="22"/>
              </w:rPr>
              <w:t xml:space="preserve">2. no restriction provided to workers to establish or join </w:t>
            </w:r>
            <w:proofErr w:type="gramStart"/>
            <w:r>
              <w:rPr>
                <w:rFonts w:ascii="Avenir Book" w:eastAsia="Times New Roman" w:hAnsi="Avenir Book"/>
                <w:b w:val="0"/>
                <w:bCs w:val="0"/>
                <w:sz w:val="22"/>
                <w:szCs w:val="22"/>
              </w:rPr>
              <w:t>labour  organisation</w:t>
            </w:r>
            <w:proofErr w:type="gramEnd"/>
            <w:r>
              <w:rPr>
                <w:rFonts w:ascii="Avenir Book" w:eastAsia="Times New Roman" w:hAnsi="Avenir Book"/>
                <w:b w:val="0"/>
                <w:bCs w:val="0"/>
                <w:sz w:val="22"/>
                <w:szCs w:val="22"/>
              </w:rPr>
              <w:t xml:space="preserve">.   </w:t>
            </w:r>
          </w:p>
          <w:p w14:paraId="1B3608C3" w14:textId="77777777" w:rsidR="00696C2D" w:rsidRPr="002315E5" w:rsidRDefault="00696C2D" w:rsidP="00696C2D">
            <w:pPr>
              <w:pStyle w:val="Tablecustom"/>
              <w:rPr>
                <w:rFonts w:ascii="Avenir Book" w:eastAsia="Times New Roman" w:hAnsi="Avenir Book"/>
                <w:b w:val="0"/>
                <w:bCs w:val="0"/>
                <w:sz w:val="22"/>
                <w:szCs w:val="22"/>
              </w:rPr>
            </w:pPr>
          </w:p>
          <w:p w14:paraId="02FAEACC" w14:textId="77777777" w:rsidR="00696C2D" w:rsidRDefault="00696C2D" w:rsidP="00696C2D">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 xml:space="preserve">3. </w:t>
            </w:r>
            <w:r w:rsidRPr="002315E5">
              <w:rPr>
                <w:rFonts w:ascii="Avenir Book" w:eastAsia="Times New Roman" w:hAnsi="Avenir Book"/>
                <w:b w:val="0"/>
                <w:bCs w:val="0"/>
                <w:sz w:val="22"/>
                <w:szCs w:val="22"/>
              </w:rPr>
              <w:t xml:space="preserve">Working agreements with all individual workers </w:t>
            </w:r>
            <w:r>
              <w:rPr>
                <w:rFonts w:ascii="Avenir Book" w:eastAsia="Times New Roman" w:hAnsi="Avenir Book"/>
                <w:b w:val="0"/>
                <w:bCs w:val="0"/>
                <w:sz w:val="22"/>
                <w:szCs w:val="22"/>
              </w:rPr>
              <w:t>are</w:t>
            </w:r>
            <w:r w:rsidRPr="002315E5">
              <w:rPr>
                <w:rFonts w:ascii="Avenir Book" w:eastAsia="Times New Roman" w:hAnsi="Avenir Book"/>
                <w:b w:val="0"/>
                <w:bCs w:val="0"/>
                <w:sz w:val="22"/>
                <w:szCs w:val="22"/>
              </w:rPr>
              <w:t xml:space="preserve"> documented and implemented. Signed contracts between </w:t>
            </w:r>
            <w:r>
              <w:rPr>
                <w:rFonts w:ascii="Avenir Book" w:eastAsia="Times New Roman" w:hAnsi="Avenir Book"/>
                <w:b w:val="0"/>
                <w:bCs w:val="0"/>
                <w:sz w:val="22"/>
                <w:szCs w:val="22"/>
              </w:rPr>
              <w:t>PP</w:t>
            </w:r>
            <w:r w:rsidRPr="002315E5">
              <w:rPr>
                <w:rFonts w:ascii="Avenir Book" w:eastAsia="Times New Roman" w:hAnsi="Avenir Book"/>
                <w:b w:val="0"/>
                <w:bCs w:val="0"/>
                <w:sz w:val="22"/>
                <w:szCs w:val="22"/>
              </w:rPr>
              <w:t xml:space="preserve"> and all workers will be established and verified.</w:t>
            </w:r>
          </w:p>
          <w:p w14:paraId="6F0E524C" w14:textId="77777777" w:rsidR="00696C2D" w:rsidRDefault="00696C2D" w:rsidP="00696C2D">
            <w:pPr>
              <w:pStyle w:val="Tablecustom"/>
              <w:rPr>
                <w:rFonts w:ascii="Avenir Book" w:eastAsia="Times New Roman" w:hAnsi="Avenir Book"/>
                <w:b w:val="0"/>
                <w:bCs w:val="0"/>
                <w:sz w:val="22"/>
                <w:szCs w:val="22"/>
              </w:rPr>
            </w:pPr>
          </w:p>
          <w:p w14:paraId="137824AD" w14:textId="77777777" w:rsidR="00696C2D" w:rsidRDefault="00696C2D" w:rsidP="00696C2D">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4. The employment contracts signed with workers respect the local employment model.</w:t>
            </w:r>
          </w:p>
          <w:p w14:paraId="0323BD05" w14:textId="77777777" w:rsidR="00696C2D" w:rsidRDefault="00696C2D" w:rsidP="00696C2D">
            <w:pPr>
              <w:pStyle w:val="Tablecustom"/>
              <w:rPr>
                <w:rFonts w:ascii="Avenir Book" w:eastAsia="Times New Roman" w:hAnsi="Avenir Book"/>
                <w:b w:val="0"/>
                <w:bCs w:val="0"/>
                <w:sz w:val="22"/>
                <w:szCs w:val="22"/>
              </w:rPr>
            </w:pPr>
          </w:p>
          <w:p w14:paraId="0D1716D3" w14:textId="77777777" w:rsidR="00696C2D" w:rsidRDefault="00696C2D" w:rsidP="00696C2D">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5. The p</w:t>
            </w:r>
            <w:r w:rsidRPr="002315E5">
              <w:rPr>
                <w:rFonts w:ascii="Avenir Book" w:eastAsia="Times New Roman" w:hAnsi="Avenir Book"/>
                <w:b w:val="0"/>
                <w:bCs w:val="0"/>
                <w:sz w:val="22"/>
                <w:szCs w:val="22"/>
              </w:rPr>
              <w:t xml:space="preserve">roject does not </w:t>
            </w:r>
            <w:r>
              <w:rPr>
                <w:rFonts w:ascii="Avenir Book" w:eastAsia="Times New Roman" w:hAnsi="Avenir Book"/>
                <w:b w:val="0"/>
                <w:bCs w:val="0"/>
                <w:sz w:val="22"/>
                <w:szCs w:val="22"/>
              </w:rPr>
              <w:t>employ any</w:t>
            </w:r>
            <w:r w:rsidRPr="002315E5">
              <w:rPr>
                <w:rFonts w:ascii="Avenir Book" w:eastAsia="Times New Roman" w:hAnsi="Avenir Book"/>
                <w:b w:val="0"/>
                <w:bCs w:val="0"/>
                <w:sz w:val="22"/>
                <w:szCs w:val="22"/>
              </w:rPr>
              <w:t xml:space="preserve"> child labour. </w:t>
            </w:r>
          </w:p>
          <w:p w14:paraId="49D3645C" w14:textId="77777777" w:rsidR="00696C2D" w:rsidRDefault="00696C2D" w:rsidP="00696C2D">
            <w:pPr>
              <w:pStyle w:val="Tablecustom"/>
              <w:rPr>
                <w:rFonts w:ascii="Avenir Book" w:eastAsia="Times New Roman" w:hAnsi="Avenir Book"/>
                <w:b w:val="0"/>
                <w:bCs w:val="0"/>
                <w:sz w:val="22"/>
                <w:szCs w:val="22"/>
              </w:rPr>
            </w:pPr>
          </w:p>
          <w:p w14:paraId="4DBE07BC" w14:textId="77777777" w:rsidR="00696C2D" w:rsidRDefault="00696C2D" w:rsidP="00696C2D">
            <w:pPr>
              <w:pStyle w:val="Tablecustom"/>
              <w:rPr>
                <w:rFonts w:ascii="Avenir Book" w:eastAsia="Times New Roman" w:hAnsi="Avenir Book"/>
                <w:b w:val="0"/>
                <w:bCs w:val="0"/>
                <w:sz w:val="22"/>
                <w:szCs w:val="22"/>
              </w:rPr>
            </w:pPr>
          </w:p>
          <w:p w14:paraId="0E3B9E8D" w14:textId="77777777" w:rsidR="00696C2D" w:rsidRDefault="00696C2D" w:rsidP="00696C2D">
            <w:pPr>
              <w:pStyle w:val="Tablecustom"/>
              <w:rPr>
                <w:rFonts w:ascii="Avenir Book" w:eastAsia="Times New Roman" w:hAnsi="Avenir Book"/>
                <w:b w:val="0"/>
                <w:bCs w:val="0"/>
                <w:sz w:val="22"/>
                <w:szCs w:val="22"/>
              </w:rPr>
            </w:pPr>
          </w:p>
          <w:p w14:paraId="203E463D" w14:textId="77777777" w:rsidR="00696C2D" w:rsidRDefault="00696C2D" w:rsidP="00696C2D">
            <w:pPr>
              <w:pStyle w:val="Tablecustom"/>
              <w:rPr>
                <w:rFonts w:ascii="Avenir Book" w:eastAsia="Times New Roman" w:hAnsi="Avenir Book"/>
                <w:b w:val="0"/>
                <w:bCs w:val="0"/>
                <w:sz w:val="22"/>
                <w:szCs w:val="22"/>
              </w:rPr>
            </w:pPr>
          </w:p>
          <w:p w14:paraId="101962C9" w14:textId="77777777" w:rsidR="00696C2D" w:rsidRDefault="00696C2D" w:rsidP="00502F81">
            <w:pPr>
              <w:pStyle w:val="Tablecustom"/>
              <w:rPr>
                <w:rFonts w:ascii="Avenir Book" w:eastAsia="Times New Roman" w:hAnsi="Avenir Book"/>
                <w:b w:val="0"/>
                <w:bCs w:val="0"/>
                <w:sz w:val="22"/>
                <w:szCs w:val="22"/>
              </w:rPr>
            </w:pPr>
          </w:p>
          <w:p w14:paraId="38EF7D94" w14:textId="77777777" w:rsidR="00696C2D" w:rsidRDefault="00696C2D" w:rsidP="00502F81">
            <w:pPr>
              <w:pStyle w:val="Tablecustom"/>
              <w:rPr>
                <w:rFonts w:ascii="Avenir Book" w:eastAsia="Times New Roman" w:hAnsi="Avenir Book"/>
                <w:b w:val="0"/>
                <w:bCs w:val="0"/>
                <w:sz w:val="22"/>
                <w:szCs w:val="22"/>
              </w:rPr>
            </w:pPr>
          </w:p>
          <w:p w14:paraId="56B17852" w14:textId="77777777" w:rsidR="00696C2D" w:rsidRDefault="00696C2D" w:rsidP="00502F81">
            <w:pPr>
              <w:pStyle w:val="Tablecustom"/>
              <w:rPr>
                <w:rFonts w:ascii="Avenir Book" w:eastAsia="Times New Roman" w:hAnsi="Avenir Book"/>
                <w:b w:val="0"/>
                <w:bCs w:val="0"/>
                <w:sz w:val="22"/>
                <w:szCs w:val="22"/>
              </w:rPr>
            </w:pPr>
          </w:p>
          <w:p w14:paraId="7161CEA8" w14:textId="77777777" w:rsidR="00696C2D" w:rsidRDefault="00696C2D" w:rsidP="00502F81">
            <w:pPr>
              <w:pStyle w:val="Tablecustom"/>
              <w:rPr>
                <w:rFonts w:ascii="Avenir Book" w:eastAsia="Times New Roman" w:hAnsi="Avenir Book"/>
                <w:b w:val="0"/>
                <w:bCs w:val="0"/>
                <w:sz w:val="22"/>
                <w:szCs w:val="22"/>
              </w:rPr>
            </w:pPr>
          </w:p>
          <w:p w14:paraId="50420050" w14:textId="77777777" w:rsidR="00696C2D" w:rsidRDefault="00696C2D" w:rsidP="00502F81">
            <w:pPr>
              <w:pStyle w:val="Tablecustom"/>
              <w:rPr>
                <w:rFonts w:ascii="Avenir Book" w:eastAsia="Times New Roman" w:hAnsi="Avenir Book"/>
                <w:b w:val="0"/>
                <w:bCs w:val="0"/>
                <w:sz w:val="22"/>
                <w:szCs w:val="22"/>
              </w:rPr>
            </w:pPr>
          </w:p>
          <w:p w14:paraId="0F12CB84" w14:textId="77777777" w:rsidR="00696C2D" w:rsidRDefault="00696C2D" w:rsidP="00502F81">
            <w:pPr>
              <w:pStyle w:val="Tablecustom"/>
              <w:rPr>
                <w:rFonts w:ascii="Avenir Book" w:eastAsia="Times New Roman" w:hAnsi="Avenir Book"/>
                <w:b w:val="0"/>
                <w:bCs w:val="0"/>
                <w:sz w:val="22"/>
                <w:szCs w:val="22"/>
              </w:rPr>
            </w:pPr>
          </w:p>
          <w:p w14:paraId="5F16413F" w14:textId="77777777" w:rsidR="00696C2D" w:rsidRDefault="00696C2D" w:rsidP="00696C2D">
            <w:pPr>
              <w:pStyle w:val="Tablecustom"/>
              <w:ind w:left="360" w:right="-60"/>
              <w:jc w:val="both"/>
              <w:rPr>
                <w:rFonts w:ascii="Avenir Book" w:eastAsia="Times New Roman" w:hAnsi="Avenir Book"/>
                <w:b w:val="0"/>
                <w:bCs w:val="0"/>
                <w:sz w:val="22"/>
                <w:szCs w:val="22"/>
              </w:rPr>
            </w:pPr>
          </w:p>
          <w:p w14:paraId="73D1F3DC" w14:textId="77777777" w:rsidR="00696C2D" w:rsidRDefault="00696C2D" w:rsidP="00696C2D">
            <w:pPr>
              <w:pStyle w:val="Tablecustom"/>
              <w:ind w:left="360" w:right="-60"/>
              <w:jc w:val="both"/>
              <w:rPr>
                <w:rFonts w:ascii="Avenir Book" w:eastAsia="Times New Roman" w:hAnsi="Avenir Book"/>
                <w:b w:val="0"/>
                <w:bCs w:val="0"/>
                <w:sz w:val="22"/>
                <w:szCs w:val="22"/>
              </w:rPr>
            </w:pPr>
          </w:p>
          <w:p w14:paraId="5885474A" w14:textId="77777777" w:rsidR="00696C2D" w:rsidRDefault="00696C2D" w:rsidP="00696C2D">
            <w:pPr>
              <w:pStyle w:val="Tablecustom"/>
              <w:ind w:left="360" w:right="-60"/>
              <w:jc w:val="both"/>
              <w:rPr>
                <w:rFonts w:ascii="Avenir Book" w:eastAsia="Times New Roman" w:hAnsi="Avenir Book"/>
                <w:b w:val="0"/>
                <w:bCs w:val="0"/>
                <w:sz w:val="22"/>
                <w:szCs w:val="22"/>
              </w:rPr>
            </w:pPr>
          </w:p>
          <w:p w14:paraId="0C0CD234" w14:textId="77777777" w:rsidR="00696C2D" w:rsidRDefault="00696C2D" w:rsidP="00696C2D">
            <w:pPr>
              <w:pStyle w:val="Tablecustom"/>
              <w:ind w:left="360" w:right="-60"/>
              <w:jc w:val="both"/>
              <w:rPr>
                <w:rFonts w:ascii="Avenir Book" w:eastAsia="Times New Roman" w:hAnsi="Avenir Book"/>
                <w:b w:val="0"/>
                <w:bCs w:val="0"/>
                <w:sz w:val="22"/>
                <w:szCs w:val="22"/>
              </w:rPr>
            </w:pPr>
          </w:p>
          <w:p w14:paraId="62E8D314" w14:textId="77777777" w:rsidR="00696C2D" w:rsidRDefault="00696C2D" w:rsidP="00696C2D">
            <w:pPr>
              <w:pStyle w:val="Tablecustom"/>
              <w:ind w:left="360" w:right="-60"/>
              <w:jc w:val="both"/>
              <w:rPr>
                <w:rFonts w:ascii="Avenir Book" w:eastAsia="Times New Roman" w:hAnsi="Avenir Book"/>
                <w:b w:val="0"/>
                <w:bCs w:val="0"/>
                <w:sz w:val="22"/>
                <w:szCs w:val="22"/>
              </w:rPr>
            </w:pPr>
          </w:p>
          <w:p w14:paraId="18F69D54" w14:textId="77777777" w:rsidR="00696C2D" w:rsidRDefault="00696C2D" w:rsidP="00696C2D">
            <w:pPr>
              <w:pStyle w:val="Tablecustom"/>
              <w:ind w:left="360" w:right="-60"/>
              <w:jc w:val="both"/>
              <w:rPr>
                <w:rFonts w:ascii="Avenir Book" w:eastAsia="Times New Roman" w:hAnsi="Avenir Book"/>
                <w:b w:val="0"/>
                <w:bCs w:val="0"/>
                <w:sz w:val="22"/>
                <w:szCs w:val="22"/>
              </w:rPr>
            </w:pPr>
          </w:p>
          <w:p w14:paraId="47FE6B0B" w14:textId="77777777" w:rsidR="00696C2D" w:rsidRDefault="00696C2D" w:rsidP="00696C2D">
            <w:pPr>
              <w:pStyle w:val="Tablecustom"/>
              <w:ind w:left="360" w:right="-60"/>
              <w:jc w:val="both"/>
              <w:rPr>
                <w:rFonts w:ascii="Avenir Book" w:eastAsia="Times New Roman" w:hAnsi="Avenir Book"/>
                <w:b w:val="0"/>
                <w:bCs w:val="0"/>
                <w:sz w:val="22"/>
                <w:szCs w:val="22"/>
              </w:rPr>
            </w:pPr>
          </w:p>
          <w:p w14:paraId="065D626F" w14:textId="77777777" w:rsidR="00696C2D" w:rsidRDefault="00696C2D" w:rsidP="00696C2D">
            <w:pPr>
              <w:pStyle w:val="Tablecustom"/>
              <w:ind w:left="360" w:right="-60"/>
              <w:jc w:val="both"/>
              <w:rPr>
                <w:rFonts w:ascii="Avenir Book" w:eastAsia="Times New Roman" w:hAnsi="Avenir Book"/>
                <w:b w:val="0"/>
                <w:bCs w:val="0"/>
                <w:sz w:val="22"/>
                <w:szCs w:val="22"/>
              </w:rPr>
            </w:pPr>
          </w:p>
          <w:p w14:paraId="47960335" w14:textId="77777777" w:rsidR="00696C2D" w:rsidRDefault="00696C2D" w:rsidP="00696C2D">
            <w:pPr>
              <w:pStyle w:val="Tablecustom"/>
              <w:ind w:left="360" w:right="-60"/>
              <w:jc w:val="both"/>
              <w:rPr>
                <w:rFonts w:ascii="Avenir Book" w:eastAsia="Times New Roman" w:hAnsi="Avenir Book"/>
                <w:b w:val="0"/>
                <w:bCs w:val="0"/>
                <w:sz w:val="22"/>
                <w:szCs w:val="22"/>
              </w:rPr>
            </w:pPr>
          </w:p>
          <w:p w14:paraId="6105DBA6" w14:textId="77777777" w:rsidR="00696C2D" w:rsidRDefault="00696C2D" w:rsidP="00696C2D">
            <w:pPr>
              <w:pStyle w:val="Tablecustom"/>
              <w:ind w:right="-60"/>
              <w:jc w:val="both"/>
              <w:rPr>
                <w:rFonts w:ascii="Avenir Book" w:eastAsia="Times New Roman" w:hAnsi="Avenir Book"/>
                <w:b w:val="0"/>
                <w:bCs w:val="0"/>
                <w:sz w:val="22"/>
                <w:szCs w:val="22"/>
              </w:rPr>
            </w:pPr>
            <w:r>
              <w:rPr>
                <w:rFonts w:ascii="Avenir Book" w:eastAsia="Times New Roman" w:hAnsi="Avenir Book"/>
                <w:b w:val="0"/>
                <w:bCs w:val="0"/>
                <w:sz w:val="22"/>
                <w:szCs w:val="22"/>
              </w:rPr>
              <w:t xml:space="preserve">6. The workers are </w:t>
            </w:r>
            <w:r>
              <w:rPr>
                <w:rFonts w:ascii="Avenir Book" w:eastAsia="Times New Roman" w:hAnsi="Avenir Book"/>
                <w:b w:val="0"/>
                <w:bCs w:val="0"/>
                <w:sz w:val="22"/>
                <w:szCs w:val="22"/>
              </w:rPr>
              <w:lastRenderedPageBreak/>
              <w:t xml:space="preserve">provided safety equipment’s (helmets, boots, gloves etc.) during the work to avoid any accidents at the construction area. </w:t>
            </w:r>
          </w:p>
          <w:p w14:paraId="38C84F83" w14:textId="77777777" w:rsidR="00696C2D" w:rsidRPr="002315E5" w:rsidRDefault="00696C2D" w:rsidP="00502F81">
            <w:pPr>
              <w:pStyle w:val="Tablecustom"/>
              <w:rPr>
                <w:rFonts w:ascii="Avenir Book" w:eastAsia="Times New Roman" w:hAnsi="Avenir Book"/>
                <w:b w:val="0"/>
                <w:bCs w:val="0"/>
                <w:sz w:val="22"/>
                <w:szCs w:val="22"/>
              </w:rPr>
            </w:pPr>
            <w:proofErr w:type="gramStart"/>
            <w:r>
              <w:rPr>
                <w:rFonts w:ascii="Avenir Book" w:eastAsia="Times New Roman" w:hAnsi="Avenir Book"/>
                <w:b w:val="0"/>
                <w:bCs w:val="0"/>
                <w:sz w:val="22"/>
                <w:szCs w:val="22"/>
              </w:rPr>
              <w:t>Also</w:t>
            </w:r>
            <w:proofErr w:type="gramEnd"/>
            <w:r>
              <w:rPr>
                <w:rFonts w:ascii="Avenir Book" w:eastAsia="Times New Roman" w:hAnsi="Avenir Book"/>
                <w:b w:val="0"/>
                <w:bCs w:val="0"/>
                <w:sz w:val="22"/>
                <w:szCs w:val="22"/>
              </w:rPr>
              <w:t xml:space="preserve"> all the workers are given training in the specific area. </w:t>
            </w:r>
          </w:p>
        </w:tc>
        <w:tc>
          <w:tcPr>
            <w:tcW w:w="611" w:type="pct"/>
          </w:tcPr>
          <w:p w14:paraId="779F371E" w14:textId="77777777" w:rsidR="00696C2D" w:rsidRPr="002315E5" w:rsidRDefault="00696C2D" w:rsidP="00502F81">
            <w:pPr>
              <w:pStyle w:val="Tablecustom"/>
              <w:rPr>
                <w:rFonts w:ascii="Avenir Book" w:eastAsia="Times New Roman" w:hAnsi="Avenir Book"/>
                <w:b w:val="0"/>
                <w:bCs w:val="0"/>
                <w:sz w:val="22"/>
                <w:szCs w:val="22"/>
              </w:rPr>
            </w:pPr>
            <w:r w:rsidRPr="002315E5">
              <w:rPr>
                <w:rFonts w:ascii="Avenir Book" w:eastAsia="Times New Roman" w:hAnsi="Avenir Book"/>
                <w:b w:val="0"/>
                <w:bCs w:val="0"/>
                <w:sz w:val="22"/>
                <w:szCs w:val="22"/>
              </w:rPr>
              <w:lastRenderedPageBreak/>
              <w:t>None</w:t>
            </w:r>
          </w:p>
        </w:tc>
      </w:tr>
      <w:tr w:rsidR="00696C2D" w:rsidRPr="00884A7D" w14:paraId="57CACDCA" w14:textId="77777777" w:rsidTr="008B58E8">
        <w:tc>
          <w:tcPr>
            <w:tcW w:w="695" w:type="pct"/>
          </w:tcPr>
          <w:p w14:paraId="091132B6" w14:textId="77777777" w:rsidR="00696C2D" w:rsidRPr="00944D72" w:rsidRDefault="00696C2D" w:rsidP="00502F81">
            <w:pPr>
              <w:pStyle w:val="Tablecustom"/>
              <w:spacing w:line="240" w:lineRule="auto"/>
              <w:rPr>
                <w:rFonts w:ascii="Avenir Book" w:hAnsi="Avenir Book"/>
                <w:b w:val="0"/>
                <w:bCs w:val="0"/>
                <w:sz w:val="22"/>
                <w:szCs w:val="22"/>
              </w:rPr>
            </w:pPr>
            <w:r w:rsidRPr="00944D72">
              <w:rPr>
                <w:rFonts w:ascii="Avenir Book" w:hAnsi="Avenir Book"/>
                <w:b w:val="0"/>
                <w:bCs w:val="0"/>
                <w:sz w:val="22"/>
                <w:szCs w:val="22"/>
              </w:rPr>
              <w:lastRenderedPageBreak/>
              <w:t>6.2. Negative Economic Consequences</w:t>
            </w:r>
          </w:p>
        </w:tc>
        <w:tc>
          <w:tcPr>
            <w:tcW w:w="1416" w:type="pct"/>
          </w:tcPr>
          <w:p w14:paraId="73D32B02" w14:textId="77777777" w:rsidR="00696C2D" w:rsidRPr="00540592" w:rsidRDefault="00696C2D" w:rsidP="00502F81">
            <w:pPr>
              <w:pStyle w:val="Tablecustom"/>
              <w:ind w:right="-107"/>
              <w:rPr>
                <w:rFonts w:ascii="Avenir Book" w:eastAsia="Times New Roman" w:hAnsi="Avenir Book"/>
                <w:b w:val="0"/>
                <w:bCs w:val="0"/>
                <w:sz w:val="22"/>
                <w:szCs w:val="22"/>
              </w:rPr>
            </w:pPr>
            <w:r w:rsidRPr="00540592">
              <w:rPr>
                <w:rFonts w:ascii="Avenir Book" w:eastAsia="Times New Roman" w:hAnsi="Avenir Book"/>
                <w:b w:val="0"/>
                <w:bCs w:val="0"/>
                <w:sz w:val="22"/>
                <w:szCs w:val="22"/>
              </w:rPr>
              <w:t>1.  The Project Developer shall demonstrate the financial sustainability of the Projects implemented, also including those that will occur beyond the Project Certification period.</w:t>
            </w:r>
          </w:p>
          <w:p w14:paraId="0725E317" w14:textId="77777777" w:rsidR="00696C2D" w:rsidRPr="00540592" w:rsidRDefault="00696C2D" w:rsidP="00502F81">
            <w:pPr>
              <w:pStyle w:val="Tablecustom"/>
              <w:ind w:right="-107"/>
              <w:rPr>
                <w:rFonts w:ascii="Avenir Book" w:eastAsia="Times New Roman" w:hAnsi="Avenir Book"/>
                <w:b w:val="0"/>
                <w:bCs w:val="0"/>
                <w:sz w:val="22"/>
                <w:szCs w:val="22"/>
              </w:rPr>
            </w:pPr>
          </w:p>
          <w:p w14:paraId="5385AA78" w14:textId="77777777" w:rsidR="00696C2D" w:rsidRPr="00944D72" w:rsidRDefault="00696C2D" w:rsidP="00696C2D">
            <w:pPr>
              <w:pStyle w:val="Tablecustom"/>
              <w:jc w:val="both"/>
              <w:rPr>
                <w:rFonts w:ascii="Avenir Book" w:eastAsia="Times New Roman" w:hAnsi="Avenir Book"/>
                <w:b w:val="0"/>
                <w:bCs w:val="0"/>
                <w:sz w:val="22"/>
                <w:szCs w:val="22"/>
              </w:rPr>
            </w:pPr>
            <w:r w:rsidRPr="00540592">
              <w:rPr>
                <w:rFonts w:ascii="Avenir Book" w:eastAsia="Times New Roman" w:hAnsi="Avenir Book"/>
                <w:b w:val="0"/>
                <w:bCs w:val="0"/>
                <w:sz w:val="22"/>
                <w:szCs w:val="22"/>
              </w:rPr>
              <w:t xml:space="preserve">2.  The Projects shall consider economic impacts and demonstrate a consideration of potential risks to the local economy and how these have been taken into account in Project design, implementation, operation and after the Project. Particular focus shall be given to vulnerable and marginalised social groups in targeted </w:t>
            </w:r>
            <w:r w:rsidRPr="00540592">
              <w:rPr>
                <w:rFonts w:ascii="Avenir Book" w:eastAsia="Times New Roman" w:hAnsi="Avenir Book"/>
                <w:b w:val="0"/>
                <w:bCs w:val="0"/>
                <w:sz w:val="22"/>
                <w:szCs w:val="22"/>
              </w:rPr>
              <w:lastRenderedPageBreak/>
              <w:t>communities and that benefits are socially-inclusive and sustainable.</w:t>
            </w:r>
          </w:p>
        </w:tc>
        <w:tc>
          <w:tcPr>
            <w:tcW w:w="866" w:type="pct"/>
          </w:tcPr>
          <w:p w14:paraId="49E99183" w14:textId="5B8AB6CB" w:rsidR="00696C2D" w:rsidRPr="007C1D64"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lastRenderedPageBreak/>
              <w:t>No</w:t>
            </w:r>
          </w:p>
        </w:tc>
        <w:tc>
          <w:tcPr>
            <w:tcW w:w="1412" w:type="pct"/>
          </w:tcPr>
          <w:p w14:paraId="20803937" w14:textId="77777777" w:rsidR="00696C2D" w:rsidRDefault="00696C2D"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 xml:space="preserve">The project major revenue come s form the waste collection and selling of composting. The project is running more than 12 years and hence there is no issue in the financial sustainability of the project. </w:t>
            </w:r>
          </w:p>
          <w:p w14:paraId="721FB8A9" w14:textId="77777777" w:rsidR="00696C2D" w:rsidRDefault="00696C2D" w:rsidP="00502F81">
            <w:pPr>
              <w:pStyle w:val="Tablecustom"/>
              <w:rPr>
                <w:rFonts w:ascii="Avenir Book" w:eastAsia="Times New Roman" w:hAnsi="Avenir Book"/>
                <w:b w:val="0"/>
                <w:bCs w:val="0"/>
                <w:sz w:val="22"/>
                <w:szCs w:val="22"/>
              </w:rPr>
            </w:pPr>
          </w:p>
          <w:p w14:paraId="45FC28C0" w14:textId="77777777" w:rsidR="003D6EDA" w:rsidRDefault="00C8482F" w:rsidP="003D6EDA">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 xml:space="preserve">The project is a composting of municipal solid waste which does not affect any other social groups. </w:t>
            </w:r>
            <w:r w:rsidR="003D6EDA" w:rsidRPr="00884A7D">
              <w:rPr>
                <w:rFonts w:ascii="Avenir Book" w:eastAsia="Times New Roman" w:hAnsi="Avenir Book"/>
                <w:b w:val="0"/>
                <w:bCs w:val="0"/>
                <w:sz w:val="22"/>
                <w:szCs w:val="22"/>
              </w:rPr>
              <w:t>In the opposite, the project created economic rewards for the village and informal sector opportunities for women in form of food stalls and other businesses around the facility.</w:t>
            </w:r>
          </w:p>
          <w:p w14:paraId="75B4233D" w14:textId="77777777" w:rsidR="00696C2D" w:rsidRDefault="00696C2D" w:rsidP="003D6EDA">
            <w:pPr>
              <w:pStyle w:val="Tablecustom"/>
              <w:jc w:val="both"/>
              <w:rPr>
                <w:rFonts w:ascii="Avenir Book" w:eastAsia="Times New Roman" w:hAnsi="Avenir Book"/>
                <w:b w:val="0"/>
                <w:bCs w:val="0"/>
                <w:sz w:val="22"/>
                <w:szCs w:val="22"/>
              </w:rPr>
            </w:pPr>
            <w:r w:rsidRPr="002315E5">
              <w:rPr>
                <w:rFonts w:ascii="Avenir Book" w:eastAsia="Times New Roman" w:hAnsi="Avenir Book"/>
                <w:b w:val="0"/>
                <w:bCs w:val="0"/>
                <w:sz w:val="22"/>
                <w:szCs w:val="22"/>
              </w:rPr>
              <w:t xml:space="preserve">Therefore, the project </w:t>
            </w:r>
            <w:r w:rsidRPr="002315E5">
              <w:rPr>
                <w:rFonts w:ascii="Avenir Book" w:eastAsia="Times New Roman" w:hAnsi="Avenir Book"/>
                <w:b w:val="0"/>
                <w:bCs w:val="0"/>
                <w:sz w:val="22"/>
                <w:szCs w:val="22"/>
              </w:rPr>
              <w:lastRenderedPageBreak/>
              <w:t>activity does not have any negative economic consequences.</w:t>
            </w:r>
          </w:p>
          <w:p w14:paraId="1AB8E508" w14:textId="77777777" w:rsidR="00696C2D" w:rsidRPr="002315E5" w:rsidRDefault="00696C2D" w:rsidP="00502F81">
            <w:pPr>
              <w:pStyle w:val="Tablecustom"/>
              <w:rPr>
                <w:rFonts w:ascii="Avenir Book" w:eastAsia="Times New Roman" w:hAnsi="Avenir Book"/>
                <w:b w:val="0"/>
                <w:bCs w:val="0"/>
                <w:sz w:val="22"/>
                <w:szCs w:val="22"/>
              </w:rPr>
            </w:pPr>
          </w:p>
        </w:tc>
        <w:tc>
          <w:tcPr>
            <w:tcW w:w="611" w:type="pct"/>
          </w:tcPr>
          <w:p w14:paraId="42371FC6" w14:textId="77777777" w:rsidR="00696C2D" w:rsidRPr="002315E5" w:rsidRDefault="00696C2D" w:rsidP="00502F81">
            <w:pPr>
              <w:pStyle w:val="Tablecustom"/>
              <w:rPr>
                <w:rFonts w:ascii="Avenir Book" w:eastAsia="Times New Roman" w:hAnsi="Avenir Book"/>
                <w:b w:val="0"/>
                <w:bCs w:val="0"/>
                <w:sz w:val="22"/>
                <w:szCs w:val="22"/>
              </w:rPr>
            </w:pPr>
            <w:r w:rsidRPr="002315E5">
              <w:rPr>
                <w:rFonts w:ascii="Avenir Book" w:eastAsia="Times New Roman" w:hAnsi="Avenir Book"/>
                <w:b w:val="0"/>
                <w:bCs w:val="0"/>
                <w:sz w:val="22"/>
                <w:szCs w:val="22"/>
              </w:rPr>
              <w:lastRenderedPageBreak/>
              <w:t>None</w:t>
            </w:r>
          </w:p>
        </w:tc>
      </w:tr>
      <w:tr w:rsidR="003D6EDA" w:rsidRPr="00884A7D" w14:paraId="7AAE5739" w14:textId="77777777" w:rsidTr="003D6EDA">
        <w:tc>
          <w:tcPr>
            <w:tcW w:w="5000" w:type="pct"/>
            <w:gridSpan w:val="5"/>
          </w:tcPr>
          <w:p w14:paraId="1A459693" w14:textId="77777777" w:rsidR="003D6EDA" w:rsidRPr="0034120F" w:rsidRDefault="003D6EDA" w:rsidP="00502F81">
            <w:pPr>
              <w:pStyle w:val="Tablecustom"/>
              <w:rPr>
                <w:rFonts w:ascii="Avenir Book" w:eastAsia="Times New Roman" w:hAnsi="Avenir Book"/>
                <w:b w:val="0"/>
                <w:bCs w:val="0"/>
                <w:sz w:val="22"/>
                <w:szCs w:val="22"/>
              </w:rPr>
            </w:pPr>
            <w:r w:rsidRPr="00944D72">
              <w:rPr>
                <w:rFonts w:ascii="Avenir Book" w:eastAsia="Times New Roman" w:hAnsi="Avenir Book"/>
                <w:bCs w:val="0"/>
                <w:sz w:val="22"/>
                <w:szCs w:val="22"/>
              </w:rPr>
              <w:t>ENVIRONMENTAL &amp; ECOLOGICAL SAFEGUARDING PRINCIPLES</w:t>
            </w:r>
          </w:p>
        </w:tc>
      </w:tr>
      <w:tr w:rsidR="003D6EDA" w:rsidRPr="00884A7D" w14:paraId="12E1D855" w14:textId="77777777" w:rsidTr="003D6EDA">
        <w:tc>
          <w:tcPr>
            <w:tcW w:w="5000" w:type="pct"/>
            <w:gridSpan w:val="5"/>
          </w:tcPr>
          <w:p w14:paraId="0D550D09" w14:textId="77777777" w:rsidR="003D6EDA" w:rsidRPr="0034120F" w:rsidRDefault="003D6EDA" w:rsidP="00502F81">
            <w:pPr>
              <w:pStyle w:val="Tablecustom"/>
              <w:rPr>
                <w:rFonts w:ascii="Avenir Book" w:eastAsia="Times New Roman" w:hAnsi="Avenir Book"/>
                <w:b w:val="0"/>
                <w:bCs w:val="0"/>
                <w:sz w:val="22"/>
                <w:szCs w:val="22"/>
              </w:rPr>
            </w:pPr>
            <w:r w:rsidRPr="00944D72">
              <w:rPr>
                <w:rFonts w:ascii="Avenir Book" w:hAnsi="Avenir Book"/>
                <w:b w:val="0"/>
                <w:bCs w:val="0"/>
                <w:sz w:val="22"/>
                <w:szCs w:val="22"/>
              </w:rPr>
              <w:t>1. Climate and Energy</w:t>
            </w:r>
          </w:p>
        </w:tc>
      </w:tr>
      <w:tr w:rsidR="003D6EDA" w:rsidRPr="00884A7D" w14:paraId="1272684D" w14:textId="77777777" w:rsidTr="008B58E8">
        <w:tc>
          <w:tcPr>
            <w:tcW w:w="695" w:type="pct"/>
          </w:tcPr>
          <w:p w14:paraId="7D34E1FB" w14:textId="77777777" w:rsidR="003D6EDA" w:rsidRPr="00884A7D" w:rsidRDefault="003D6EDA" w:rsidP="00502F81">
            <w:pPr>
              <w:pStyle w:val="Tablecustom"/>
              <w:rPr>
                <w:rFonts w:ascii="Avenir Book" w:hAnsi="Avenir Book"/>
                <w:b w:val="0"/>
                <w:bCs w:val="0"/>
                <w:sz w:val="22"/>
                <w:szCs w:val="22"/>
              </w:rPr>
            </w:pPr>
            <w:r w:rsidRPr="00884A7D">
              <w:rPr>
                <w:rFonts w:ascii="Avenir Book" w:hAnsi="Avenir Book"/>
                <w:b w:val="0"/>
                <w:bCs w:val="0"/>
                <w:sz w:val="22"/>
                <w:szCs w:val="22"/>
              </w:rPr>
              <w:t>1.1 Emissions</w:t>
            </w:r>
          </w:p>
        </w:tc>
        <w:tc>
          <w:tcPr>
            <w:tcW w:w="1416" w:type="pct"/>
          </w:tcPr>
          <w:p w14:paraId="70CE67B8" w14:textId="77777777" w:rsidR="003D6EDA" w:rsidRPr="007C1D64" w:rsidRDefault="003D6EDA" w:rsidP="00502F81">
            <w:pPr>
              <w:pStyle w:val="Tablecustom"/>
              <w:rPr>
                <w:rFonts w:ascii="Avenir Book" w:eastAsia="Times New Roman" w:hAnsi="Avenir Book"/>
                <w:b w:val="0"/>
                <w:bCs w:val="0"/>
                <w:sz w:val="22"/>
                <w:szCs w:val="22"/>
              </w:rPr>
            </w:pPr>
            <w:r w:rsidRPr="002464A8">
              <w:rPr>
                <w:rFonts w:ascii="Avenir Book" w:eastAsia="Times New Roman" w:hAnsi="Avenir Book"/>
                <w:b w:val="0"/>
                <w:bCs w:val="0"/>
                <w:sz w:val="22"/>
                <w:szCs w:val="22"/>
              </w:rPr>
              <w:t>Will the Project increase greenhouse gas emissions over the Baseline Scenario?</w:t>
            </w:r>
          </w:p>
        </w:tc>
        <w:tc>
          <w:tcPr>
            <w:tcW w:w="866" w:type="pct"/>
          </w:tcPr>
          <w:p w14:paraId="396E02B1" w14:textId="77777777" w:rsidR="003D6EDA" w:rsidRPr="00884A7D" w:rsidRDefault="003D6EDA" w:rsidP="00502F81">
            <w:pPr>
              <w:pStyle w:val="Tablecustom"/>
              <w:jc w:val="both"/>
              <w:rPr>
                <w:rFonts w:ascii="Avenir Book" w:eastAsia="Times New Roman" w:hAnsi="Avenir Book"/>
                <w:b w:val="0"/>
                <w:bCs w:val="0"/>
                <w:sz w:val="22"/>
                <w:szCs w:val="22"/>
              </w:rPr>
            </w:pPr>
            <w:r w:rsidRPr="00CA4876">
              <w:rPr>
                <w:rFonts w:ascii="Avenir Book" w:eastAsia="Times New Roman" w:hAnsi="Avenir Book"/>
                <w:b w:val="0"/>
                <w:bCs w:val="0"/>
                <w:sz w:val="22"/>
                <w:szCs w:val="22"/>
              </w:rPr>
              <w:t>No</w:t>
            </w:r>
          </w:p>
        </w:tc>
        <w:tc>
          <w:tcPr>
            <w:tcW w:w="1412" w:type="pct"/>
          </w:tcPr>
          <w:p w14:paraId="4C6A1C16" w14:textId="77777777" w:rsidR="003D6EDA" w:rsidRPr="002315E5" w:rsidRDefault="00947BF5" w:rsidP="00947BF5">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Project</w:t>
            </w:r>
            <w:r w:rsidR="003D6EDA" w:rsidRPr="002315E5">
              <w:rPr>
                <w:rFonts w:ascii="Avenir Book" w:eastAsia="Times New Roman" w:hAnsi="Avenir Book"/>
                <w:b w:val="0"/>
                <w:bCs w:val="0"/>
                <w:sz w:val="22"/>
                <w:szCs w:val="22"/>
              </w:rPr>
              <w:t xml:space="preserve"> does not increase emissions over the Baseline Scenario, as it reduces the methane emissions that would have occurred if the </w:t>
            </w:r>
            <w:r w:rsidR="003D6EDA">
              <w:rPr>
                <w:rFonts w:ascii="Avenir Book" w:eastAsia="Times New Roman" w:hAnsi="Avenir Book"/>
                <w:b w:val="0"/>
                <w:bCs w:val="0"/>
                <w:sz w:val="22"/>
                <w:szCs w:val="22"/>
              </w:rPr>
              <w:t>MSW</w:t>
            </w:r>
            <w:r w:rsidR="003D6EDA" w:rsidRPr="002315E5">
              <w:rPr>
                <w:rFonts w:ascii="Avenir Book" w:eastAsia="Times New Roman" w:hAnsi="Avenir Book"/>
                <w:b w:val="0"/>
                <w:bCs w:val="0"/>
                <w:sz w:val="22"/>
                <w:szCs w:val="22"/>
              </w:rPr>
              <w:t xml:space="preserve"> was </w:t>
            </w:r>
            <w:r w:rsidR="003D6EDA">
              <w:rPr>
                <w:rFonts w:ascii="Avenir Book" w:eastAsia="Times New Roman" w:hAnsi="Avenir Book"/>
                <w:b w:val="0"/>
                <w:bCs w:val="0"/>
                <w:sz w:val="22"/>
                <w:szCs w:val="22"/>
              </w:rPr>
              <w:t>dumped in the landfill</w:t>
            </w:r>
            <w:r w:rsidR="003D6EDA" w:rsidRPr="002315E5">
              <w:rPr>
                <w:rFonts w:ascii="Avenir Book" w:eastAsia="Times New Roman" w:hAnsi="Avenir Book"/>
                <w:b w:val="0"/>
                <w:bCs w:val="0"/>
                <w:sz w:val="22"/>
                <w:szCs w:val="22"/>
              </w:rPr>
              <w:t xml:space="preserve">. </w:t>
            </w:r>
          </w:p>
        </w:tc>
        <w:tc>
          <w:tcPr>
            <w:tcW w:w="611" w:type="pct"/>
          </w:tcPr>
          <w:p w14:paraId="1DC46564" w14:textId="77777777" w:rsidR="003D6EDA" w:rsidRPr="00CA4876" w:rsidRDefault="00947BF5"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3D6EDA" w:rsidRPr="00884A7D" w14:paraId="6EC6EBCE" w14:textId="77777777" w:rsidTr="008B58E8">
        <w:tc>
          <w:tcPr>
            <w:tcW w:w="695" w:type="pct"/>
          </w:tcPr>
          <w:p w14:paraId="4A180393" w14:textId="77777777" w:rsidR="003D6EDA" w:rsidRPr="00884A7D" w:rsidRDefault="003D6EDA" w:rsidP="00502F81">
            <w:pPr>
              <w:pStyle w:val="Tablecustom"/>
              <w:rPr>
                <w:rFonts w:ascii="Avenir Book" w:hAnsi="Avenir Book"/>
                <w:b w:val="0"/>
                <w:bCs w:val="0"/>
                <w:sz w:val="22"/>
                <w:szCs w:val="22"/>
              </w:rPr>
            </w:pPr>
            <w:r w:rsidRPr="00884A7D">
              <w:rPr>
                <w:rFonts w:ascii="Avenir Book" w:hAnsi="Avenir Book"/>
                <w:b w:val="0"/>
                <w:bCs w:val="0"/>
                <w:sz w:val="22"/>
                <w:szCs w:val="22"/>
              </w:rPr>
              <w:t>4.1.2 Energy Supply</w:t>
            </w:r>
          </w:p>
        </w:tc>
        <w:tc>
          <w:tcPr>
            <w:tcW w:w="1416" w:type="pct"/>
          </w:tcPr>
          <w:p w14:paraId="164E01AF" w14:textId="77777777" w:rsidR="003D6EDA" w:rsidRPr="00884A7D" w:rsidRDefault="00947BF5" w:rsidP="00502F81">
            <w:pPr>
              <w:pStyle w:val="Tablecustom"/>
              <w:jc w:val="both"/>
              <w:rPr>
                <w:rFonts w:ascii="Avenir Book" w:eastAsia="Times New Roman" w:hAnsi="Avenir Book"/>
                <w:b w:val="0"/>
                <w:bCs w:val="0"/>
                <w:sz w:val="22"/>
                <w:szCs w:val="22"/>
              </w:rPr>
            </w:pPr>
            <w:r w:rsidRPr="00615766">
              <w:rPr>
                <w:rFonts w:ascii="Avenir Book" w:eastAsia="Times New Roman" w:hAnsi="Avenir Book"/>
                <w:b w:val="0"/>
                <w:bCs w:val="0"/>
                <w:sz w:val="22"/>
                <w:szCs w:val="22"/>
              </w:rPr>
              <w:t>Will the Project use energy from a local grid or power supply (i.e., not connected to a national or regional grid) or fuel resource (such as wood, biomass) that provides for other local users?</w:t>
            </w:r>
          </w:p>
        </w:tc>
        <w:tc>
          <w:tcPr>
            <w:tcW w:w="866" w:type="pct"/>
          </w:tcPr>
          <w:p w14:paraId="49A363E6" w14:textId="77777777" w:rsidR="003D6EDA" w:rsidRPr="00884A7D" w:rsidRDefault="00947BF5"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1C3C59C8" w14:textId="77777777" w:rsidR="003D6EDA" w:rsidRPr="00884A7D" w:rsidRDefault="00947BF5" w:rsidP="00947BF5">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 xml:space="preserve">The project uses very minimal amount of electricity from the national grid. It does not affect the electricity supply to other local users. </w:t>
            </w:r>
          </w:p>
        </w:tc>
        <w:tc>
          <w:tcPr>
            <w:tcW w:w="611" w:type="pct"/>
          </w:tcPr>
          <w:p w14:paraId="524CFE5C" w14:textId="77777777" w:rsidR="003D6EDA" w:rsidRPr="00884A7D" w:rsidRDefault="00947BF5"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947BF5" w:rsidRPr="00884A7D" w14:paraId="278F39C3" w14:textId="77777777" w:rsidTr="00947BF5">
        <w:tc>
          <w:tcPr>
            <w:tcW w:w="5000" w:type="pct"/>
            <w:gridSpan w:val="5"/>
          </w:tcPr>
          <w:p w14:paraId="60513C9D" w14:textId="77777777" w:rsidR="00947BF5" w:rsidRDefault="00947BF5"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2. Water</w:t>
            </w:r>
          </w:p>
        </w:tc>
      </w:tr>
      <w:tr w:rsidR="00947BF5" w:rsidRPr="00884A7D" w14:paraId="5F9584B0" w14:textId="77777777" w:rsidTr="008B58E8">
        <w:tc>
          <w:tcPr>
            <w:tcW w:w="695" w:type="pct"/>
          </w:tcPr>
          <w:p w14:paraId="3CA7C8CE" w14:textId="77777777" w:rsidR="00947BF5" w:rsidRDefault="00947BF5" w:rsidP="00502F81">
            <w:pPr>
              <w:pStyle w:val="Tablecustom"/>
              <w:spacing w:line="240" w:lineRule="auto"/>
              <w:rPr>
                <w:rFonts w:ascii="Avenir Book" w:hAnsi="Avenir Book"/>
                <w:b w:val="0"/>
                <w:bCs w:val="0"/>
                <w:sz w:val="22"/>
                <w:szCs w:val="22"/>
              </w:rPr>
            </w:pPr>
            <w:r>
              <w:rPr>
                <w:rFonts w:ascii="Avenir Book" w:hAnsi="Avenir Book"/>
                <w:b w:val="0"/>
                <w:bCs w:val="0"/>
                <w:sz w:val="22"/>
                <w:szCs w:val="22"/>
              </w:rPr>
              <w:t xml:space="preserve">2.1. </w:t>
            </w:r>
            <w:r w:rsidRPr="00536497">
              <w:rPr>
                <w:rFonts w:ascii="Avenir Book" w:hAnsi="Avenir Book"/>
                <w:b w:val="0"/>
                <w:bCs w:val="0"/>
                <w:sz w:val="22"/>
                <w:szCs w:val="22"/>
              </w:rPr>
              <w:t>Impact on Natural Water Patterns/Flows</w:t>
            </w:r>
          </w:p>
        </w:tc>
        <w:tc>
          <w:tcPr>
            <w:tcW w:w="1416" w:type="pct"/>
          </w:tcPr>
          <w:p w14:paraId="0BCF4DF2" w14:textId="77777777" w:rsidR="00947BF5" w:rsidRPr="007C1D64" w:rsidRDefault="00947BF5" w:rsidP="00502F81">
            <w:pPr>
              <w:pStyle w:val="Tablecustom"/>
              <w:rPr>
                <w:rFonts w:ascii="Avenir Book" w:eastAsia="Times New Roman" w:hAnsi="Avenir Book"/>
                <w:b w:val="0"/>
                <w:bCs w:val="0"/>
                <w:sz w:val="22"/>
                <w:szCs w:val="22"/>
              </w:rPr>
            </w:pPr>
            <w:r w:rsidRPr="00540592">
              <w:rPr>
                <w:rFonts w:ascii="Avenir Book" w:eastAsia="Times New Roman" w:hAnsi="Avenir Book"/>
                <w:b w:val="0"/>
                <w:bCs w:val="0"/>
                <w:sz w:val="22"/>
                <w:szCs w:val="22"/>
              </w:rPr>
              <w:t>Will the Project affect the natural or pre-existing pattern of watercourses, ground-water and/or the watershed(s) such as high seasonal flow variability, flooding potential, lack of aquatic connectivity or water scarcity?</w:t>
            </w:r>
          </w:p>
        </w:tc>
        <w:tc>
          <w:tcPr>
            <w:tcW w:w="866" w:type="pct"/>
          </w:tcPr>
          <w:p w14:paraId="2AEDFEDA" w14:textId="739381C8" w:rsidR="00947BF5" w:rsidRPr="007C1D64"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0756C50B" w14:textId="77777777" w:rsidR="00947BF5" w:rsidRPr="00705AA7" w:rsidRDefault="00947BF5" w:rsidP="00502F81">
            <w:pPr>
              <w:pStyle w:val="Tablecustom"/>
              <w:rPr>
                <w:rFonts w:ascii="Avenir Book" w:eastAsia="Times New Roman" w:hAnsi="Avenir Book"/>
                <w:b w:val="0"/>
                <w:bCs w:val="0"/>
                <w:sz w:val="22"/>
                <w:szCs w:val="22"/>
              </w:rPr>
            </w:pPr>
            <w:r w:rsidRPr="00705AA7">
              <w:rPr>
                <w:rFonts w:ascii="Avenir Book" w:eastAsia="Times New Roman" w:hAnsi="Avenir Book"/>
                <w:b w:val="0"/>
                <w:bCs w:val="0"/>
                <w:sz w:val="22"/>
                <w:szCs w:val="22"/>
              </w:rPr>
              <w:t xml:space="preserve">The project does not have any kind of impact on the natural water patterns/flows. </w:t>
            </w:r>
          </w:p>
        </w:tc>
        <w:tc>
          <w:tcPr>
            <w:tcW w:w="611" w:type="pct"/>
          </w:tcPr>
          <w:p w14:paraId="26D1F44A" w14:textId="7CE6C60C" w:rsidR="00947BF5" w:rsidRPr="00705AA7"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947BF5" w:rsidRPr="00884A7D" w14:paraId="187FEA0A" w14:textId="77777777" w:rsidTr="008B58E8">
        <w:tc>
          <w:tcPr>
            <w:tcW w:w="695" w:type="pct"/>
          </w:tcPr>
          <w:p w14:paraId="06102A8F" w14:textId="77777777" w:rsidR="00947BF5" w:rsidRDefault="00947BF5" w:rsidP="00502F81">
            <w:pPr>
              <w:pStyle w:val="Tablecustom"/>
              <w:spacing w:line="240" w:lineRule="auto"/>
              <w:rPr>
                <w:rFonts w:ascii="Avenir Book" w:hAnsi="Avenir Book"/>
                <w:b w:val="0"/>
                <w:bCs w:val="0"/>
                <w:sz w:val="22"/>
                <w:szCs w:val="22"/>
              </w:rPr>
            </w:pPr>
            <w:r>
              <w:rPr>
                <w:rFonts w:ascii="Avenir Book" w:hAnsi="Avenir Book"/>
                <w:b w:val="0"/>
                <w:bCs w:val="0"/>
                <w:sz w:val="22"/>
                <w:szCs w:val="22"/>
              </w:rPr>
              <w:t xml:space="preserve">2.2. </w:t>
            </w:r>
            <w:r w:rsidRPr="00536497">
              <w:rPr>
                <w:rFonts w:ascii="Avenir Book" w:hAnsi="Avenir Book"/>
                <w:b w:val="0"/>
                <w:bCs w:val="0"/>
                <w:sz w:val="22"/>
                <w:szCs w:val="22"/>
              </w:rPr>
              <w:t xml:space="preserve">Erosion and/or Water Body </w:t>
            </w:r>
            <w:r w:rsidRPr="00536497">
              <w:rPr>
                <w:rFonts w:ascii="Avenir Book" w:hAnsi="Avenir Book"/>
                <w:b w:val="0"/>
                <w:bCs w:val="0"/>
                <w:sz w:val="22"/>
                <w:szCs w:val="22"/>
              </w:rPr>
              <w:lastRenderedPageBreak/>
              <w:t>Instability</w:t>
            </w:r>
          </w:p>
        </w:tc>
        <w:tc>
          <w:tcPr>
            <w:tcW w:w="1416" w:type="pct"/>
          </w:tcPr>
          <w:p w14:paraId="353D6287" w14:textId="77777777" w:rsidR="00947BF5" w:rsidRPr="000E429F" w:rsidRDefault="00947BF5" w:rsidP="00502F81">
            <w:pPr>
              <w:pStyle w:val="Tablecustom"/>
              <w:ind w:right="-107"/>
              <w:rPr>
                <w:rFonts w:ascii="Avenir Book" w:eastAsia="Times New Roman" w:hAnsi="Avenir Book"/>
                <w:b w:val="0"/>
                <w:bCs w:val="0"/>
                <w:sz w:val="22"/>
                <w:szCs w:val="22"/>
              </w:rPr>
            </w:pPr>
            <w:r w:rsidRPr="004C357B">
              <w:rPr>
                <w:rFonts w:ascii="Avenir Book" w:eastAsia="Times New Roman" w:hAnsi="Avenir Book"/>
                <w:b w:val="0"/>
                <w:bCs w:val="0"/>
                <w:sz w:val="22"/>
                <w:szCs w:val="22"/>
              </w:rPr>
              <w:lastRenderedPageBreak/>
              <w:t xml:space="preserve">Could the Project directly or indirectly cause additional erosion and/or water body instability or </w:t>
            </w:r>
            <w:r w:rsidRPr="004C357B">
              <w:rPr>
                <w:rFonts w:ascii="Avenir Book" w:eastAsia="Times New Roman" w:hAnsi="Avenir Book"/>
                <w:b w:val="0"/>
                <w:bCs w:val="0"/>
                <w:sz w:val="22"/>
                <w:szCs w:val="22"/>
              </w:rPr>
              <w:lastRenderedPageBreak/>
              <w:t>disrupt the natural pattern of erosion?</w:t>
            </w:r>
            <w:r>
              <w:rPr>
                <w:rFonts w:ascii="Avenir Book" w:eastAsia="Times New Roman" w:hAnsi="Avenir Book"/>
                <w:b w:val="0"/>
                <w:bCs w:val="0"/>
                <w:sz w:val="22"/>
                <w:szCs w:val="22"/>
              </w:rPr>
              <w:t xml:space="preserve"> </w:t>
            </w:r>
            <w:r w:rsidRPr="000E429F">
              <w:rPr>
                <w:rFonts w:ascii="Avenir Book" w:eastAsia="Times New Roman" w:hAnsi="Avenir Book"/>
                <w:b w:val="0"/>
                <w:bCs w:val="0"/>
                <w:sz w:val="22"/>
                <w:szCs w:val="22"/>
              </w:rPr>
              <w:t>If ‘Yes’ or ‘Potentially’ proceed to question 2.</w:t>
            </w:r>
          </w:p>
          <w:p w14:paraId="0EF99FD3" w14:textId="77777777" w:rsidR="00947BF5" w:rsidRPr="007C1D64" w:rsidRDefault="00947BF5" w:rsidP="00502F81">
            <w:pPr>
              <w:pStyle w:val="Tablecustom"/>
              <w:rPr>
                <w:rFonts w:ascii="Avenir Book" w:eastAsia="Times New Roman" w:hAnsi="Avenir Book"/>
                <w:b w:val="0"/>
                <w:bCs w:val="0"/>
                <w:sz w:val="22"/>
                <w:szCs w:val="22"/>
              </w:rPr>
            </w:pPr>
            <w:r w:rsidRPr="000E429F">
              <w:rPr>
                <w:rFonts w:ascii="Avenir Book" w:eastAsia="Times New Roman" w:hAnsi="Avenir Book"/>
                <w:b w:val="0"/>
                <w:bCs w:val="0"/>
                <w:sz w:val="22"/>
                <w:szCs w:val="22"/>
              </w:rPr>
              <w:t>2. Is the Project’s area of influence susceptible to excessive erosion and/or water body instability?</w:t>
            </w:r>
          </w:p>
        </w:tc>
        <w:tc>
          <w:tcPr>
            <w:tcW w:w="866" w:type="pct"/>
          </w:tcPr>
          <w:p w14:paraId="19751FC5" w14:textId="77777777" w:rsidR="00947BF5" w:rsidRPr="007C1D64" w:rsidRDefault="00947BF5"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lastRenderedPageBreak/>
              <w:t>No</w:t>
            </w:r>
          </w:p>
        </w:tc>
        <w:tc>
          <w:tcPr>
            <w:tcW w:w="1412" w:type="pct"/>
          </w:tcPr>
          <w:p w14:paraId="3D50924C" w14:textId="77777777" w:rsidR="00947BF5" w:rsidRPr="00705AA7" w:rsidRDefault="00947BF5" w:rsidP="00947BF5">
            <w:pPr>
              <w:pStyle w:val="Tablecustom"/>
              <w:rPr>
                <w:rFonts w:ascii="Avenir Book" w:eastAsia="Times New Roman" w:hAnsi="Avenir Book"/>
                <w:b w:val="0"/>
                <w:bCs w:val="0"/>
                <w:sz w:val="22"/>
                <w:szCs w:val="22"/>
              </w:rPr>
            </w:pPr>
            <w:r w:rsidRPr="00705AA7">
              <w:rPr>
                <w:rFonts w:ascii="Avenir Book" w:eastAsia="Times New Roman" w:hAnsi="Avenir Book"/>
                <w:b w:val="0"/>
                <w:bCs w:val="0"/>
                <w:sz w:val="22"/>
                <w:szCs w:val="22"/>
              </w:rPr>
              <w:t xml:space="preserve">The project is not linked to any other kind of activity other </w:t>
            </w:r>
            <w:r>
              <w:rPr>
                <w:rFonts w:ascii="Avenir Book" w:eastAsia="Times New Roman" w:hAnsi="Avenir Book"/>
                <w:b w:val="0"/>
                <w:bCs w:val="0"/>
                <w:sz w:val="22"/>
                <w:szCs w:val="22"/>
              </w:rPr>
              <w:t xml:space="preserve">implementation of the </w:t>
            </w:r>
            <w:r w:rsidRPr="00705AA7">
              <w:rPr>
                <w:rFonts w:ascii="Avenir Book" w:eastAsia="Times New Roman" w:hAnsi="Avenir Book"/>
                <w:b w:val="0"/>
                <w:bCs w:val="0"/>
                <w:sz w:val="22"/>
                <w:szCs w:val="22"/>
              </w:rPr>
              <w:lastRenderedPageBreak/>
              <w:t>composting</w:t>
            </w:r>
            <w:r>
              <w:rPr>
                <w:rFonts w:ascii="Avenir Book" w:eastAsia="Times New Roman" w:hAnsi="Avenir Book"/>
                <w:b w:val="0"/>
                <w:bCs w:val="0"/>
                <w:sz w:val="22"/>
                <w:szCs w:val="22"/>
              </w:rPr>
              <w:t xml:space="preserve"> facility. It does not cause </w:t>
            </w:r>
            <w:r w:rsidRPr="004C357B">
              <w:rPr>
                <w:rFonts w:ascii="Avenir Book" w:eastAsia="Times New Roman" w:hAnsi="Avenir Book"/>
                <w:b w:val="0"/>
                <w:bCs w:val="0"/>
                <w:sz w:val="22"/>
                <w:szCs w:val="22"/>
              </w:rPr>
              <w:t>additional erosion and/or water body instability or disrupt the natural pattern of erosion</w:t>
            </w:r>
          </w:p>
        </w:tc>
        <w:tc>
          <w:tcPr>
            <w:tcW w:w="611" w:type="pct"/>
          </w:tcPr>
          <w:p w14:paraId="57093D42" w14:textId="77777777" w:rsidR="00947BF5" w:rsidRPr="00705AA7" w:rsidRDefault="00947BF5" w:rsidP="00502F81">
            <w:pPr>
              <w:pStyle w:val="Tablecustom"/>
              <w:rPr>
                <w:rFonts w:ascii="Avenir Book" w:eastAsia="Times New Roman" w:hAnsi="Avenir Book"/>
                <w:b w:val="0"/>
                <w:bCs w:val="0"/>
                <w:sz w:val="22"/>
                <w:szCs w:val="22"/>
              </w:rPr>
            </w:pPr>
            <w:r w:rsidRPr="00705AA7">
              <w:rPr>
                <w:rFonts w:ascii="Avenir Book" w:eastAsia="Times New Roman" w:hAnsi="Avenir Book"/>
                <w:b w:val="0"/>
                <w:bCs w:val="0"/>
                <w:sz w:val="22"/>
                <w:szCs w:val="22"/>
              </w:rPr>
              <w:lastRenderedPageBreak/>
              <w:t>None</w:t>
            </w:r>
          </w:p>
        </w:tc>
      </w:tr>
      <w:tr w:rsidR="00947BF5" w:rsidRPr="00884A7D" w14:paraId="506BDD45" w14:textId="77777777" w:rsidTr="00947BF5">
        <w:tc>
          <w:tcPr>
            <w:tcW w:w="5000" w:type="pct"/>
            <w:gridSpan w:val="5"/>
          </w:tcPr>
          <w:p w14:paraId="7E424C08" w14:textId="77777777" w:rsidR="00947BF5" w:rsidRPr="00705AA7" w:rsidRDefault="00947BF5" w:rsidP="00502F81">
            <w:pPr>
              <w:pStyle w:val="Tablecustom"/>
              <w:spacing w:line="240" w:lineRule="auto"/>
              <w:rPr>
                <w:rFonts w:ascii="Avenir Book" w:eastAsia="Times New Roman" w:hAnsi="Avenir Book"/>
                <w:b w:val="0"/>
                <w:bCs w:val="0"/>
                <w:sz w:val="22"/>
                <w:szCs w:val="22"/>
              </w:rPr>
            </w:pPr>
            <w:r w:rsidRPr="00705AA7">
              <w:rPr>
                <w:rFonts w:ascii="Avenir Book" w:hAnsi="Avenir Book"/>
                <w:b w:val="0"/>
                <w:bCs w:val="0"/>
                <w:sz w:val="22"/>
                <w:szCs w:val="22"/>
                <w:lang w:val="en-US"/>
              </w:rPr>
              <w:t>3. Environment, ecology and land use</w:t>
            </w:r>
          </w:p>
        </w:tc>
      </w:tr>
      <w:tr w:rsidR="00947BF5" w:rsidRPr="00884A7D" w14:paraId="2C44792C" w14:textId="77777777" w:rsidTr="008B58E8">
        <w:tc>
          <w:tcPr>
            <w:tcW w:w="695" w:type="pct"/>
          </w:tcPr>
          <w:p w14:paraId="55147E66" w14:textId="77777777" w:rsidR="00947BF5" w:rsidRPr="00884A7D" w:rsidRDefault="00947BF5" w:rsidP="00502F81">
            <w:pPr>
              <w:pStyle w:val="Tablecustom"/>
              <w:rPr>
                <w:rFonts w:ascii="Avenir Book" w:hAnsi="Avenir Book"/>
                <w:b w:val="0"/>
                <w:bCs w:val="0"/>
                <w:sz w:val="22"/>
                <w:szCs w:val="22"/>
              </w:rPr>
            </w:pPr>
            <w:r>
              <w:rPr>
                <w:rFonts w:ascii="Avenir Book" w:hAnsi="Avenir Book"/>
                <w:b w:val="0"/>
                <w:bCs w:val="0"/>
                <w:sz w:val="22"/>
                <w:szCs w:val="22"/>
              </w:rPr>
              <w:t>3.1</w:t>
            </w:r>
            <w:r w:rsidRPr="00884A7D">
              <w:rPr>
                <w:rFonts w:ascii="Avenir Book" w:hAnsi="Avenir Book"/>
                <w:b w:val="0"/>
                <w:bCs w:val="0"/>
                <w:sz w:val="22"/>
                <w:szCs w:val="22"/>
              </w:rPr>
              <w:t xml:space="preserve"> Landscape modification and soil</w:t>
            </w:r>
          </w:p>
        </w:tc>
        <w:tc>
          <w:tcPr>
            <w:tcW w:w="1416" w:type="pct"/>
          </w:tcPr>
          <w:p w14:paraId="0E420332" w14:textId="77777777" w:rsidR="00947BF5" w:rsidRPr="00705AA7" w:rsidRDefault="00947BF5" w:rsidP="00502F81">
            <w:pPr>
              <w:pStyle w:val="Tablecustom"/>
              <w:rPr>
                <w:rFonts w:ascii="Avenir Book" w:eastAsia="Times New Roman" w:hAnsi="Avenir Book"/>
                <w:b w:val="0"/>
                <w:bCs w:val="0"/>
                <w:sz w:val="22"/>
                <w:szCs w:val="22"/>
              </w:rPr>
            </w:pPr>
            <w:r w:rsidRPr="00705AA7">
              <w:rPr>
                <w:rFonts w:ascii="Avenir Book" w:eastAsia="Times New Roman" w:hAnsi="Avenir Book"/>
                <w:b w:val="0"/>
                <w:bCs w:val="0"/>
                <w:sz w:val="22"/>
                <w:szCs w:val="22"/>
              </w:rPr>
              <w:t>Does the Project involve the use of land and soil for production of crops or other products?</w:t>
            </w:r>
          </w:p>
          <w:p w14:paraId="15815D79" w14:textId="77777777" w:rsidR="00947BF5" w:rsidRPr="00705AA7" w:rsidRDefault="00947BF5" w:rsidP="00502F81">
            <w:pPr>
              <w:jc w:val="center"/>
              <w:rPr>
                <w:lang w:eastAsia="zh-CN"/>
              </w:rPr>
            </w:pPr>
          </w:p>
        </w:tc>
        <w:tc>
          <w:tcPr>
            <w:tcW w:w="866" w:type="pct"/>
          </w:tcPr>
          <w:p w14:paraId="1EEBA94D" w14:textId="77777777" w:rsidR="00947BF5" w:rsidRPr="00884A7D" w:rsidRDefault="00947BF5"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51CAA73E" w14:textId="77777777" w:rsidR="00947BF5" w:rsidRPr="00CA4876" w:rsidRDefault="00947BF5" w:rsidP="00502F81">
            <w:pPr>
              <w:pStyle w:val="Tablecustom"/>
              <w:jc w:val="both"/>
              <w:rPr>
                <w:rFonts w:ascii="Avenir Book" w:eastAsia="Times New Roman" w:hAnsi="Avenir Book"/>
                <w:b w:val="0"/>
                <w:bCs w:val="0"/>
                <w:sz w:val="22"/>
                <w:szCs w:val="22"/>
              </w:rPr>
            </w:pPr>
            <w:r w:rsidRPr="00884A7D">
              <w:rPr>
                <w:rFonts w:ascii="Avenir Book" w:eastAsia="Times New Roman" w:hAnsi="Avenir Book"/>
                <w:b w:val="0"/>
                <w:bCs w:val="0"/>
                <w:sz w:val="22"/>
                <w:szCs w:val="22"/>
              </w:rPr>
              <w:t>The facility was built on the restored old landfill that often burned and emitted hazardous smoke and particles. Pests were a further nuisance. The project construction stopped all this.</w:t>
            </w:r>
          </w:p>
        </w:tc>
        <w:tc>
          <w:tcPr>
            <w:tcW w:w="611" w:type="pct"/>
          </w:tcPr>
          <w:p w14:paraId="667EDF2C" w14:textId="77777777" w:rsidR="00947BF5" w:rsidRPr="00CA4876" w:rsidRDefault="00947BF5"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947BF5" w:rsidRPr="00884A7D" w14:paraId="55C069CF" w14:textId="77777777" w:rsidTr="008B58E8">
        <w:tc>
          <w:tcPr>
            <w:tcW w:w="695" w:type="pct"/>
          </w:tcPr>
          <w:p w14:paraId="59E94CD2" w14:textId="77777777" w:rsidR="00947BF5" w:rsidRDefault="00947BF5" w:rsidP="00502F81">
            <w:pPr>
              <w:pStyle w:val="Tablecustom"/>
              <w:spacing w:line="240" w:lineRule="auto"/>
              <w:rPr>
                <w:rFonts w:ascii="Avenir Book" w:hAnsi="Avenir Book"/>
                <w:b w:val="0"/>
                <w:bCs w:val="0"/>
                <w:sz w:val="22"/>
                <w:szCs w:val="22"/>
                <w:lang w:val="en-US"/>
              </w:rPr>
            </w:pPr>
            <w:r w:rsidRPr="00654077">
              <w:rPr>
                <w:rFonts w:ascii="Avenir Book" w:hAnsi="Avenir Book"/>
                <w:b w:val="0"/>
                <w:bCs w:val="0"/>
                <w:sz w:val="22"/>
                <w:szCs w:val="22"/>
                <w:lang w:val="en-US"/>
              </w:rPr>
              <w:t>3.2</w:t>
            </w:r>
            <w:r>
              <w:rPr>
                <w:rFonts w:ascii="Avenir Book" w:hAnsi="Avenir Book"/>
                <w:b w:val="0"/>
                <w:bCs w:val="0"/>
                <w:sz w:val="22"/>
                <w:szCs w:val="22"/>
                <w:lang w:val="en-US"/>
              </w:rPr>
              <w:t xml:space="preserve"> </w:t>
            </w:r>
            <w:r w:rsidRPr="00654077">
              <w:rPr>
                <w:rFonts w:ascii="Avenir Book" w:hAnsi="Avenir Book"/>
                <w:b w:val="0"/>
                <w:bCs w:val="0"/>
                <w:sz w:val="22"/>
                <w:szCs w:val="22"/>
                <w:lang w:val="en-US"/>
              </w:rPr>
              <w:t>Vulnerability to Natural Disaster</w:t>
            </w:r>
          </w:p>
        </w:tc>
        <w:tc>
          <w:tcPr>
            <w:tcW w:w="1416" w:type="pct"/>
          </w:tcPr>
          <w:p w14:paraId="66350B33" w14:textId="77777777" w:rsidR="00947BF5" w:rsidRPr="007C1D64" w:rsidRDefault="00947BF5" w:rsidP="00502F81">
            <w:pPr>
              <w:pStyle w:val="Tablecustom"/>
              <w:rPr>
                <w:rFonts w:ascii="Avenir Book" w:eastAsia="Times New Roman" w:hAnsi="Avenir Book"/>
                <w:b w:val="0"/>
                <w:bCs w:val="0"/>
                <w:sz w:val="22"/>
                <w:szCs w:val="22"/>
              </w:rPr>
            </w:pPr>
            <w:r w:rsidRPr="00B80D86">
              <w:rPr>
                <w:rFonts w:ascii="Avenir Book" w:eastAsia="Times New Roman" w:hAnsi="Avenir Book"/>
                <w:b w:val="0"/>
                <w:bCs w:val="0"/>
                <w:sz w:val="22"/>
                <w:szCs w:val="22"/>
              </w:rPr>
              <w:t>Will the Project be susceptible to or lead to increased vulnerability to wind, earthquakes, subsidence, landslides, erosion, flooding, drought or other extreme climatic conditions?</w:t>
            </w:r>
          </w:p>
        </w:tc>
        <w:tc>
          <w:tcPr>
            <w:tcW w:w="866" w:type="pct"/>
          </w:tcPr>
          <w:p w14:paraId="1BFB877C" w14:textId="3C48A5E2" w:rsidR="00947BF5" w:rsidRPr="007C1D64"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1B895F5D" w14:textId="77777777" w:rsidR="00947BF5" w:rsidRPr="009A6EF9" w:rsidRDefault="00947BF5"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 xml:space="preserve">Not applicable </w:t>
            </w:r>
          </w:p>
        </w:tc>
        <w:tc>
          <w:tcPr>
            <w:tcW w:w="611" w:type="pct"/>
          </w:tcPr>
          <w:p w14:paraId="001C38EC" w14:textId="4A109BC1" w:rsidR="00947BF5" w:rsidRPr="009A6EF9"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947BF5" w:rsidRPr="00884A7D" w14:paraId="636EB69A" w14:textId="77777777" w:rsidTr="008B58E8">
        <w:tc>
          <w:tcPr>
            <w:tcW w:w="695" w:type="pct"/>
          </w:tcPr>
          <w:p w14:paraId="51A80D41" w14:textId="77777777" w:rsidR="00947BF5" w:rsidRDefault="00947BF5" w:rsidP="00502F81">
            <w:pPr>
              <w:pStyle w:val="Tablecustom"/>
              <w:spacing w:line="240" w:lineRule="auto"/>
              <w:rPr>
                <w:rFonts w:ascii="Avenir Book" w:hAnsi="Avenir Book"/>
                <w:b w:val="0"/>
                <w:bCs w:val="0"/>
                <w:sz w:val="22"/>
                <w:szCs w:val="22"/>
                <w:lang w:val="en-US"/>
              </w:rPr>
            </w:pPr>
            <w:r w:rsidRPr="00654077">
              <w:rPr>
                <w:rFonts w:ascii="Avenir Book" w:hAnsi="Avenir Book"/>
                <w:b w:val="0"/>
                <w:bCs w:val="0"/>
                <w:sz w:val="22"/>
                <w:szCs w:val="22"/>
                <w:lang w:val="en-US"/>
              </w:rPr>
              <w:t>3.3 Genetic Resources</w:t>
            </w:r>
          </w:p>
        </w:tc>
        <w:tc>
          <w:tcPr>
            <w:tcW w:w="1416" w:type="pct"/>
          </w:tcPr>
          <w:p w14:paraId="371163C9" w14:textId="77777777" w:rsidR="00947BF5" w:rsidRPr="007C1D64" w:rsidRDefault="00947BF5" w:rsidP="00502F81">
            <w:pPr>
              <w:pStyle w:val="Tablecustom"/>
              <w:rPr>
                <w:rFonts w:ascii="Avenir Book" w:eastAsia="Times New Roman" w:hAnsi="Avenir Book"/>
                <w:b w:val="0"/>
                <w:bCs w:val="0"/>
                <w:sz w:val="22"/>
                <w:szCs w:val="22"/>
              </w:rPr>
            </w:pPr>
            <w:r w:rsidRPr="00B80D86">
              <w:rPr>
                <w:rFonts w:ascii="Avenir Book" w:eastAsia="Times New Roman" w:hAnsi="Avenir Book"/>
                <w:b w:val="0"/>
                <w:bCs w:val="0"/>
                <w:sz w:val="22"/>
                <w:szCs w:val="22"/>
              </w:rPr>
              <w:t>Could the Project be negatively impacted by the use of genetically modified organisms or GMOs (e.g., contamination, collection and/or harvesting, commercial development)?</w:t>
            </w:r>
          </w:p>
        </w:tc>
        <w:tc>
          <w:tcPr>
            <w:tcW w:w="866" w:type="pct"/>
          </w:tcPr>
          <w:p w14:paraId="312DE273" w14:textId="7A340DFB" w:rsidR="00947BF5" w:rsidRPr="007C1D64"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485513BE" w14:textId="77777777" w:rsidR="00947BF5" w:rsidRPr="00C400F7" w:rsidRDefault="00947BF5" w:rsidP="00947BF5">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 xml:space="preserve">The project activity is implementation of the composting facility. Hence it is not applicable. </w:t>
            </w:r>
            <w:r w:rsidRPr="00C400F7">
              <w:rPr>
                <w:rFonts w:ascii="Avenir Book" w:eastAsia="Times New Roman" w:hAnsi="Avenir Book"/>
                <w:b w:val="0"/>
                <w:bCs w:val="0"/>
                <w:sz w:val="22"/>
                <w:szCs w:val="22"/>
              </w:rPr>
              <w:t xml:space="preserve"> </w:t>
            </w:r>
          </w:p>
        </w:tc>
        <w:tc>
          <w:tcPr>
            <w:tcW w:w="611" w:type="pct"/>
          </w:tcPr>
          <w:p w14:paraId="02E3422F" w14:textId="3A095257" w:rsidR="00947BF5" w:rsidRPr="00C400F7"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947BF5" w:rsidRPr="00884A7D" w14:paraId="079D605C" w14:textId="77777777" w:rsidTr="008B58E8">
        <w:tc>
          <w:tcPr>
            <w:tcW w:w="695" w:type="pct"/>
          </w:tcPr>
          <w:p w14:paraId="29600E43" w14:textId="77777777" w:rsidR="00947BF5" w:rsidRPr="00884A7D" w:rsidRDefault="00947BF5" w:rsidP="00502F81">
            <w:pPr>
              <w:rPr>
                <w:rFonts w:ascii="Avenir Book" w:hAnsi="Avenir Book"/>
                <w:lang w:val="en-US"/>
              </w:rPr>
            </w:pPr>
            <w:r w:rsidRPr="00884A7D">
              <w:rPr>
                <w:rFonts w:ascii="Avenir Book" w:hAnsi="Avenir Book"/>
              </w:rPr>
              <w:t xml:space="preserve">3.4 </w:t>
            </w:r>
            <w:r w:rsidRPr="00884A7D">
              <w:rPr>
                <w:rFonts w:ascii="Avenir Book" w:hAnsi="Avenir Book"/>
                <w:bCs/>
                <w:lang w:val="en-US"/>
              </w:rPr>
              <w:t>Release of pollutants</w:t>
            </w:r>
          </w:p>
        </w:tc>
        <w:tc>
          <w:tcPr>
            <w:tcW w:w="1416" w:type="pct"/>
          </w:tcPr>
          <w:p w14:paraId="650FE26D" w14:textId="77777777" w:rsidR="00947BF5" w:rsidRPr="00884A7D" w:rsidRDefault="00947BF5" w:rsidP="00502F81">
            <w:pPr>
              <w:pStyle w:val="Tablecustom"/>
              <w:jc w:val="both"/>
              <w:rPr>
                <w:rFonts w:ascii="Avenir Book" w:eastAsia="Times New Roman" w:hAnsi="Avenir Book"/>
                <w:b w:val="0"/>
                <w:bCs w:val="0"/>
                <w:sz w:val="22"/>
                <w:szCs w:val="22"/>
              </w:rPr>
            </w:pPr>
            <w:r w:rsidRPr="00884A7D">
              <w:rPr>
                <w:rFonts w:ascii="Avenir Book" w:eastAsia="Times New Roman" w:hAnsi="Avenir Book"/>
                <w:b w:val="0"/>
                <w:bCs w:val="0"/>
                <w:sz w:val="22"/>
                <w:szCs w:val="22"/>
              </w:rPr>
              <w:t xml:space="preserve">Does the project activity </w:t>
            </w:r>
            <w:proofErr w:type="gramStart"/>
            <w:r w:rsidRPr="00884A7D">
              <w:rPr>
                <w:rFonts w:ascii="Avenir Book" w:eastAsia="Times New Roman" w:hAnsi="Avenir Book"/>
                <w:b w:val="0"/>
                <w:bCs w:val="0"/>
                <w:sz w:val="22"/>
                <w:szCs w:val="22"/>
              </w:rPr>
              <w:t>releases</w:t>
            </w:r>
            <w:proofErr w:type="gramEnd"/>
            <w:r w:rsidRPr="00884A7D">
              <w:rPr>
                <w:rFonts w:ascii="Avenir Book" w:eastAsia="Times New Roman" w:hAnsi="Avenir Book"/>
                <w:b w:val="0"/>
                <w:bCs w:val="0"/>
                <w:sz w:val="22"/>
                <w:szCs w:val="22"/>
              </w:rPr>
              <w:t xml:space="preserve"> any pollutants?</w:t>
            </w:r>
          </w:p>
        </w:tc>
        <w:tc>
          <w:tcPr>
            <w:tcW w:w="866" w:type="pct"/>
          </w:tcPr>
          <w:p w14:paraId="2D6E5161" w14:textId="77777777" w:rsidR="00947BF5" w:rsidRPr="00884A7D" w:rsidRDefault="00947BF5" w:rsidP="00502F81">
            <w:pPr>
              <w:pStyle w:val="Tablecustom"/>
              <w:jc w:val="both"/>
              <w:rPr>
                <w:rFonts w:ascii="Avenir Book" w:eastAsia="Times New Roman" w:hAnsi="Avenir Book"/>
                <w:b w:val="0"/>
                <w:bCs w:val="0"/>
                <w:sz w:val="22"/>
                <w:szCs w:val="22"/>
              </w:rPr>
            </w:pPr>
            <w:r w:rsidRPr="00884A7D">
              <w:rPr>
                <w:rFonts w:ascii="Avenir Book" w:eastAsia="Times New Roman" w:hAnsi="Avenir Book"/>
                <w:b w:val="0"/>
                <w:bCs w:val="0"/>
                <w:sz w:val="22"/>
                <w:szCs w:val="22"/>
              </w:rPr>
              <w:t>No</w:t>
            </w:r>
          </w:p>
        </w:tc>
        <w:tc>
          <w:tcPr>
            <w:tcW w:w="1412" w:type="pct"/>
          </w:tcPr>
          <w:p w14:paraId="7C34D1A6" w14:textId="77777777" w:rsidR="00947BF5" w:rsidRPr="00884A7D" w:rsidRDefault="00947BF5" w:rsidP="00502F81">
            <w:pPr>
              <w:pStyle w:val="Tablecustom"/>
              <w:jc w:val="both"/>
              <w:rPr>
                <w:rFonts w:ascii="Avenir Book" w:eastAsia="Times New Roman" w:hAnsi="Avenir Book"/>
                <w:b w:val="0"/>
                <w:bCs w:val="0"/>
                <w:sz w:val="22"/>
                <w:szCs w:val="22"/>
              </w:rPr>
            </w:pPr>
            <w:r w:rsidRPr="00884A7D">
              <w:rPr>
                <w:rFonts w:ascii="Avenir Book" w:eastAsia="Times New Roman" w:hAnsi="Avenir Book"/>
                <w:b w:val="0"/>
                <w:bCs w:val="0"/>
                <w:sz w:val="22"/>
                <w:szCs w:val="22"/>
              </w:rPr>
              <w:t xml:space="preserve">Project activity treats the wastes which are dumped </w:t>
            </w:r>
            <w:r w:rsidRPr="00884A7D">
              <w:rPr>
                <w:rFonts w:ascii="Avenir Book" w:eastAsia="Times New Roman" w:hAnsi="Avenir Book"/>
                <w:b w:val="0"/>
                <w:bCs w:val="0"/>
                <w:sz w:val="22"/>
                <w:szCs w:val="22"/>
              </w:rPr>
              <w:lastRenderedPageBreak/>
              <w:t>on landfills in scientific manner by removing any pollutants which are responsible climate change and pollution in the areas.</w:t>
            </w:r>
          </w:p>
        </w:tc>
        <w:tc>
          <w:tcPr>
            <w:tcW w:w="611" w:type="pct"/>
          </w:tcPr>
          <w:p w14:paraId="115BBE3A" w14:textId="77777777" w:rsidR="00947BF5" w:rsidRPr="00884A7D" w:rsidRDefault="00947BF5"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lastRenderedPageBreak/>
              <w:t>none</w:t>
            </w:r>
          </w:p>
        </w:tc>
      </w:tr>
      <w:tr w:rsidR="00947BF5" w:rsidRPr="00884A7D" w14:paraId="587A1AE9" w14:textId="77777777" w:rsidTr="008B58E8">
        <w:tc>
          <w:tcPr>
            <w:tcW w:w="695" w:type="pct"/>
          </w:tcPr>
          <w:p w14:paraId="3B86601F" w14:textId="77777777" w:rsidR="00947BF5" w:rsidRPr="00884A7D" w:rsidRDefault="00947BF5" w:rsidP="00502F81">
            <w:pPr>
              <w:rPr>
                <w:rFonts w:ascii="Avenir Book" w:hAnsi="Avenir Book"/>
              </w:rPr>
            </w:pPr>
            <w:r w:rsidRPr="00884A7D">
              <w:rPr>
                <w:rFonts w:ascii="Avenir Book" w:hAnsi="Avenir Book"/>
              </w:rPr>
              <w:t xml:space="preserve">3.5 </w:t>
            </w:r>
            <w:r w:rsidRPr="00884A7D">
              <w:rPr>
                <w:rFonts w:ascii="Avenir Book" w:hAnsi="Avenir Book"/>
                <w:bCs/>
                <w:lang w:val="en-US"/>
              </w:rPr>
              <w:t>Hazardous and Non-hazardous Waste</w:t>
            </w:r>
          </w:p>
        </w:tc>
        <w:tc>
          <w:tcPr>
            <w:tcW w:w="1416" w:type="pct"/>
          </w:tcPr>
          <w:p w14:paraId="2D224FAB" w14:textId="77777777" w:rsidR="00947BF5" w:rsidRPr="007C1D64" w:rsidRDefault="00947BF5" w:rsidP="00502F81">
            <w:pPr>
              <w:pStyle w:val="Tablecustom"/>
              <w:rPr>
                <w:rFonts w:ascii="Avenir Book" w:eastAsia="Times New Roman" w:hAnsi="Avenir Book"/>
                <w:b w:val="0"/>
                <w:bCs w:val="0"/>
                <w:sz w:val="22"/>
                <w:szCs w:val="22"/>
              </w:rPr>
            </w:pPr>
            <w:r w:rsidRPr="004407C2">
              <w:rPr>
                <w:rFonts w:ascii="Avenir Book" w:eastAsia="Times New Roman" w:hAnsi="Avenir Book"/>
                <w:b w:val="0"/>
                <w:bCs w:val="0"/>
                <w:sz w:val="22"/>
                <w:szCs w:val="22"/>
              </w:rPr>
              <w:t>Will the Project involve the manufacture, trade, release, and/ or use of hazardous and non-hazardous chemicals and/or materials?</w:t>
            </w:r>
          </w:p>
        </w:tc>
        <w:tc>
          <w:tcPr>
            <w:tcW w:w="866" w:type="pct"/>
          </w:tcPr>
          <w:p w14:paraId="185714C3" w14:textId="77777777" w:rsidR="00947BF5" w:rsidRPr="00884A7D" w:rsidRDefault="00947BF5" w:rsidP="00502F81">
            <w:pPr>
              <w:pStyle w:val="Tablecustom"/>
              <w:jc w:val="both"/>
              <w:rPr>
                <w:rFonts w:ascii="Avenir Book" w:eastAsia="Times New Roman" w:hAnsi="Avenir Book"/>
                <w:b w:val="0"/>
                <w:bCs w:val="0"/>
                <w:sz w:val="22"/>
                <w:szCs w:val="22"/>
              </w:rPr>
            </w:pPr>
            <w:r w:rsidRPr="00884A7D">
              <w:rPr>
                <w:rFonts w:ascii="Avenir Book" w:eastAsia="Times New Roman" w:hAnsi="Avenir Book"/>
                <w:b w:val="0"/>
                <w:bCs w:val="0"/>
                <w:sz w:val="22"/>
                <w:szCs w:val="22"/>
              </w:rPr>
              <w:t>No</w:t>
            </w:r>
          </w:p>
        </w:tc>
        <w:tc>
          <w:tcPr>
            <w:tcW w:w="1412" w:type="pct"/>
          </w:tcPr>
          <w:p w14:paraId="5FC434CF" w14:textId="77777777" w:rsidR="00947BF5" w:rsidRPr="00884A7D" w:rsidRDefault="00947BF5" w:rsidP="00502F81">
            <w:pPr>
              <w:pStyle w:val="Tablecustom"/>
              <w:jc w:val="both"/>
              <w:rPr>
                <w:rFonts w:ascii="Avenir Book" w:eastAsia="Times New Roman" w:hAnsi="Avenir Book"/>
                <w:b w:val="0"/>
                <w:bCs w:val="0"/>
                <w:sz w:val="22"/>
                <w:szCs w:val="22"/>
              </w:rPr>
            </w:pPr>
            <w:r w:rsidRPr="00884A7D">
              <w:rPr>
                <w:rFonts w:ascii="Avenir Book" w:eastAsia="Times New Roman" w:hAnsi="Avenir Book"/>
                <w:b w:val="0"/>
                <w:bCs w:val="0"/>
                <w:sz w:val="22"/>
                <w:szCs w:val="22"/>
              </w:rPr>
              <w:t xml:space="preserve">Project activity does not produce any hazardous waste and more over the solid wastes such organic wastes are treated scientifically and converted to compost by removing toxic elements and pathogens and </w:t>
            </w:r>
            <w:proofErr w:type="spellStart"/>
            <w:r w:rsidRPr="00884A7D">
              <w:rPr>
                <w:rFonts w:ascii="Avenir Book" w:eastAsia="Times New Roman" w:hAnsi="Avenir Book"/>
                <w:b w:val="0"/>
                <w:bCs w:val="0"/>
                <w:sz w:val="22"/>
                <w:szCs w:val="22"/>
              </w:rPr>
              <w:t>micro organisms</w:t>
            </w:r>
            <w:proofErr w:type="spellEnd"/>
            <w:r w:rsidRPr="00884A7D">
              <w:rPr>
                <w:rFonts w:ascii="Avenir Book" w:eastAsia="Times New Roman" w:hAnsi="Avenir Book"/>
                <w:b w:val="0"/>
                <w:bCs w:val="0"/>
                <w:sz w:val="22"/>
                <w:szCs w:val="22"/>
              </w:rPr>
              <w:t>.</w:t>
            </w:r>
          </w:p>
        </w:tc>
        <w:tc>
          <w:tcPr>
            <w:tcW w:w="611" w:type="pct"/>
          </w:tcPr>
          <w:p w14:paraId="052ADD58" w14:textId="77777777" w:rsidR="00947BF5" w:rsidRPr="00884A7D" w:rsidRDefault="00502F81"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None</w:t>
            </w:r>
          </w:p>
        </w:tc>
      </w:tr>
      <w:tr w:rsidR="00502F81" w:rsidRPr="00884A7D" w14:paraId="02233B2F" w14:textId="77777777" w:rsidTr="008B58E8">
        <w:tc>
          <w:tcPr>
            <w:tcW w:w="695" w:type="pct"/>
          </w:tcPr>
          <w:p w14:paraId="5F674159" w14:textId="77777777" w:rsidR="00502F81" w:rsidRPr="00884A7D" w:rsidRDefault="00502F81" w:rsidP="00502F81">
            <w:pPr>
              <w:pStyle w:val="Tablecustom"/>
              <w:rPr>
                <w:rFonts w:ascii="Avenir Book" w:hAnsi="Avenir Book"/>
                <w:b w:val="0"/>
                <w:bCs w:val="0"/>
                <w:sz w:val="22"/>
                <w:szCs w:val="22"/>
              </w:rPr>
            </w:pPr>
            <w:r w:rsidRPr="00884A7D">
              <w:rPr>
                <w:rFonts w:ascii="Avenir Book" w:hAnsi="Avenir Book"/>
                <w:b w:val="0"/>
                <w:bCs w:val="0"/>
                <w:sz w:val="22"/>
                <w:szCs w:val="22"/>
              </w:rPr>
              <w:t>3.6 Pesticides and fertilizers</w:t>
            </w:r>
          </w:p>
        </w:tc>
        <w:tc>
          <w:tcPr>
            <w:tcW w:w="1416" w:type="pct"/>
          </w:tcPr>
          <w:p w14:paraId="1742D1F8" w14:textId="77777777" w:rsidR="00502F81" w:rsidRPr="007C1D64" w:rsidRDefault="00502F81" w:rsidP="00502F81">
            <w:pPr>
              <w:pStyle w:val="Tablecustom"/>
              <w:rPr>
                <w:rFonts w:ascii="Avenir Book" w:eastAsia="Times New Roman" w:hAnsi="Avenir Book"/>
                <w:b w:val="0"/>
                <w:bCs w:val="0"/>
                <w:sz w:val="22"/>
                <w:szCs w:val="22"/>
              </w:rPr>
            </w:pPr>
            <w:r w:rsidRPr="00B22044">
              <w:rPr>
                <w:rFonts w:ascii="Avenir Book" w:eastAsia="Times New Roman" w:hAnsi="Avenir Book"/>
                <w:b w:val="0"/>
                <w:bCs w:val="0"/>
                <w:sz w:val="22"/>
                <w:szCs w:val="22"/>
              </w:rPr>
              <w:t>Will the Project involve the application of pesticides and/or fertilisers?</w:t>
            </w:r>
          </w:p>
        </w:tc>
        <w:tc>
          <w:tcPr>
            <w:tcW w:w="866" w:type="pct"/>
          </w:tcPr>
          <w:p w14:paraId="797DDA60" w14:textId="77777777" w:rsidR="00502F81" w:rsidRPr="007C1D64" w:rsidRDefault="00502F81"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6C2F996C" w14:textId="77777777" w:rsidR="00502F81" w:rsidRPr="00C400F7" w:rsidRDefault="00502F81"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T</w:t>
            </w:r>
            <w:r w:rsidRPr="00B22044">
              <w:rPr>
                <w:rFonts w:ascii="Avenir Book" w:eastAsia="Times New Roman" w:hAnsi="Avenir Book"/>
                <w:b w:val="0"/>
                <w:bCs w:val="0"/>
                <w:sz w:val="22"/>
                <w:szCs w:val="22"/>
              </w:rPr>
              <w:t xml:space="preserve">he </w:t>
            </w:r>
            <w:r>
              <w:rPr>
                <w:rFonts w:ascii="Avenir Book" w:eastAsia="Times New Roman" w:hAnsi="Avenir Book"/>
                <w:b w:val="0"/>
                <w:bCs w:val="0"/>
                <w:sz w:val="22"/>
                <w:szCs w:val="22"/>
              </w:rPr>
              <w:t>p</w:t>
            </w:r>
            <w:r w:rsidRPr="00B22044">
              <w:rPr>
                <w:rFonts w:ascii="Avenir Book" w:eastAsia="Times New Roman" w:hAnsi="Avenir Book"/>
                <w:b w:val="0"/>
                <w:bCs w:val="0"/>
                <w:sz w:val="22"/>
                <w:szCs w:val="22"/>
              </w:rPr>
              <w:t xml:space="preserve">roject </w:t>
            </w:r>
            <w:r>
              <w:rPr>
                <w:rFonts w:ascii="Avenir Book" w:eastAsia="Times New Roman" w:hAnsi="Avenir Book"/>
                <w:b w:val="0"/>
                <w:bCs w:val="0"/>
                <w:sz w:val="22"/>
                <w:szCs w:val="22"/>
              </w:rPr>
              <w:t xml:space="preserve">does not </w:t>
            </w:r>
            <w:r w:rsidRPr="00B22044">
              <w:rPr>
                <w:rFonts w:ascii="Avenir Book" w:eastAsia="Times New Roman" w:hAnsi="Avenir Book"/>
                <w:b w:val="0"/>
                <w:bCs w:val="0"/>
                <w:sz w:val="22"/>
                <w:szCs w:val="22"/>
              </w:rPr>
              <w:t xml:space="preserve">involve </w:t>
            </w:r>
            <w:r>
              <w:rPr>
                <w:rFonts w:ascii="Avenir Book" w:eastAsia="Times New Roman" w:hAnsi="Avenir Book"/>
                <w:b w:val="0"/>
                <w:bCs w:val="0"/>
                <w:sz w:val="22"/>
                <w:szCs w:val="22"/>
              </w:rPr>
              <w:t xml:space="preserve">any </w:t>
            </w:r>
            <w:r w:rsidRPr="00B22044">
              <w:rPr>
                <w:rFonts w:ascii="Avenir Book" w:eastAsia="Times New Roman" w:hAnsi="Avenir Book"/>
                <w:b w:val="0"/>
                <w:bCs w:val="0"/>
                <w:sz w:val="22"/>
                <w:szCs w:val="22"/>
              </w:rPr>
              <w:t>application o</w:t>
            </w:r>
            <w:r>
              <w:rPr>
                <w:rFonts w:ascii="Avenir Book" w:eastAsia="Times New Roman" w:hAnsi="Avenir Book"/>
                <w:b w:val="0"/>
                <w:bCs w:val="0"/>
                <w:sz w:val="22"/>
                <w:szCs w:val="22"/>
              </w:rPr>
              <w:t xml:space="preserve">f pesticides and/or fertilisers. </w:t>
            </w:r>
          </w:p>
        </w:tc>
        <w:tc>
          <w:tcPr>
            <w:tcW w:w="611" w:type="pct"/>
          </w:tcPr>
          <w:p w14:paraId="791DAA82" w14:textId="77777777" w:rsidR="00502F81" w:rsidRPr="00C400F7" w:rsidRDefault="00502F81" w:rsidP="00502F81">
            <w:pPr>
              <w:pStyle w:val="Tablecustom"/>
              <w:rPr>
                <w:rFonts w:ascii="Avenir Book" w:eastAsia="Times New Roman" w:hAnsi="Avenir Book"/>
                <w:b w:val="0"/>
                <w:bCs w:val="0"/>
                <w:sz w:val="22"/>
                <w:szCs w:val="22"/>
              </w:rPr>
            </w:pPr>
            <w:r w:rsidRPr="00C400F7">
              <w:rPr>
                <w:rFonts w:ascii="Avenir Book" w:eastAsia="Times New Roman" w:hAnsi="Avenir Book"/>
                <w:b w:val="0"/>
                <w:bCs w:val="0"/>
                <w:sz w:val="22"/>
                <w:szCs w:val="22"/>
              </w:rPr>
              <w:t>None</w:t>
            </w:r>
          </w:p>
        </w:tc>
      </w:tr>
      <w:tr w:rsidR="00502F81" w:rsidRPr="00884A7D" w14:paraId="65CF5482" w14:textId="77777777" w:rsidTr="008B58E8">
        <w:tc>
          <w:tcPr>
            <w:tcW w:w="695" w:type="pct"/>
          </w:tcPr>
          <w:p w14:paraId="1CA23A97" w14:textId="77777777" w:rsidR="00502F81" w:rsidRPr="00884A7D" w:rsidRDefault="00502F81" w:rsidP="00502F81">
            <w:pPr>
              <w:pStyle w:val="Tablecustom"/>
              <w:rPr>
                <w:rFonts w:ascii="Avenir Book" w:hAnsi="Avenir Book"/>
                <w:b w:val="0"/>
                <w:bCs w:val="0"/>
                <w:sz w:val="22"/>
                <w:szCs w:val="22"/>
              </w:rPr>
            </w:pPr>
            <w:r w:rsidRPr="00884A7D">
              <w:rPr>
                <w:rFonts w:ascii="Avenir Book" w:hAnsi="Avenir Book"/>
                <w:b w:val="0"/>
                <w:bCs w:val="0"/>
                <w:sz w:val="22"/>
                <w:szCs w:val="22"/>
              </w:rPr>
              <w:t>3.7 Harvesting of forests</w:t>
            </w:r>
          </w:p>
        </w:tc>
        <w:tc>
          <w:tcPr>
            <w:tcW w:w="1416" w:type="pct"/>
          </w:tcPr>
          <w:p w14:paraId="16AE7566" w14:textId="77777777" w:rsidR="00502F81" w:rsidRPr="007C1D64" w:rsidRDefault="00502F81" w:rsidP="00502F81">
            <w:pPr>
              <w:pStyle w:val="Tablecustom"/>
              <w:rPr>
                <w:rFonts w:ascii="Avenir Book" w:eastAsia="Times New Roman" w:hAnsi="Avenir Book"/>
                <w:b w:val="0"/>
                <w:bCs w:val="0"/>
                <w:sz w:val="22"/>
                <w:szCs w:val="22"/>
              </w:rPr>
            </w:pPr>
            <w:r w:rsidRPr="00B22044">
              <w:rPr>
                <w:rFonts w:ascii="Avenir Book" w:eastAsia="Times New Roman" w:hAnsi="Avenir Book"/>
                <w:b w:val="0"/>
                <w:bCs w:val="0"/>
                <w:sz w:val="22"/>
                <w:szCs w:val="22"/>
              </w:rPr>
              <w:t>Will the Project involve the harvesting of forests?</w:t>
            </w:r>
          </w:p>
        </w:tc>
        <w:tc>
          <w:tcPr>
            <w:tcW w:w="866" w:type="pct"/>
          </w:tcPr>
          <w:p w14:paraId="3DDA798F" w14:textId="77777777" w:rsidR="00502F81" w:rsidRPr="007C1D64" w:rsidRDefault="00502F81"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017642F0" w14:textId="77777777" w:rsidR="00502F81" w:rsidRPr="00C400F7" w:rsidRDefault="00502F81"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The project does not involve harvesting of forests</w:t>
            </w:r>
          </w:p>
        </w:tc>
        <w:tc>
          <w:tcPr>
            <w:tcW w:w="611" w:type="pct"/>
          </w:tcPr>
          <w:p w14:paraId="30F29874" w14:textId="77777777" w:rsidR="00502F81" w:rsidRPr="00C400F7" w:rsidRDefault="00502F81" w:rsidP="00502F81">
            <w:pPr>
              <w:pStyle w:val="Tablecustom"/>
              <w:rPr>
                <w:rFonts w:ascii="Avenir Book" w:eastAsia="Times New Roman" w:hAnsi="Avenir Book"/>
                <w:b w:val="0"/>
                <w:bCs w:val="0"/>
                <w:sz w:val="22"/>
                <w:szCs w:val="22"/>
              </w:rPr>
            </w:pPr>
            <w:r w:rsidRPr="00C400F7">
              <w:rPr>
                <w:rFonts w:ascii="Avenir Book" w:eastAsia="Times New Roman" w:hAnsi="Avenir Book"/>
                <w:b w:val="0"/>
                <w:bCs w:val="0"/>
                <w:sz w:val="22"/>
                <w:szCs w:val="22"/>
              </w:rPr>
              <w:t>None</w:t>
            </w:r>
          </w:p>
        </w:tc>
      </w:tr>
      <w:tr w:rsidR="00502F81" w:rsidRPr="00884A7D" w14:paraId="56F7071A" w14:textId="77777777" w:rsidTr="008B58E8">
        <w:tc>
          <w:tcPr>
            <w:tcW w:w="695" w:type="pct"/>
          </w:tcPr>
          <w:p w14:paraId="5DE9F7AC" w14:textId="77777777" w:rsidR="00502F81" w:rsidRPr="00884A7D" w:rsidRDefault="00502F81" w:rsidP="00502F81">
            <w:pPr>
              <w:pStyle w:val="Tablecustom"/>
              <w:rPr>
                <w:rFonts w:ascii="Avenir Book" w:hAnsi="Avenir Book"/>
                <w:b w:val="0"/>
                <w:bCs w:val="0"/>
                <w:sz w:val="22"/>
                <w:szCs w:val="22"/>
              </w:rPr>
            </w:pPr>
            <w:r w:rsidRPr="00884A7D">
              <w:rPr>
                <w:rFonts w:ascii="Avenir Book" w:hAnsi="Avenir Book"/>
                <w:b w:val="0"/>
                <w:bCs w:val="0"/>
                <w:sz w:val="22"/>
                <w:szCs w:val="22"/>
              </w:rPr>
              <w:t>3.8 Food</w:t>
            </w:r>
          </w:p>
        </w:tc>
        <w:tc>
          <w:tcPr>
            <w:tcW w:w="1416" w:type="pct"/>
          </w:tcPr>
          <w:p w14:paraId="73CF6DFA" w14:textId="77777777" w:rsidR="00502F81" w:rsidRPr="007C1D64" w:rsidRDefault="00502F81" w:rsidP="00502F81">
            <w:pPr>
              <w:pStyle w:val="Tablecustom"/>
              <w:rPr>
                <w:rFonts w:ascii="Avenir Book" w:eastAsia="Times New Roman" w:hAnsi="Avenir Book"/>
                <w:b w:val="0"/>
                <w:bCs w:val="0"/>
                <w:sz w:val="22"/>
                <w:szCs w:val="22"/>
              </w:rPr>
            </w:pPr>
            <w:r w:rsidRPr="007579E6">
              <w:rPr>
                <w:rFonts w:ascii="Avenir Book" w:eastAsia="Times New Roman" w:hAnsi="Avenir Book"/>
                <w:b w:val="0"/>
                <w:bCs w:val="0"/>
                <w:sz w:val="22"/>
                <w:szCs w:val="22"/>
              </w:rPr>
              <w:t>Does the Project modify the quantity or nutritional quality of food available such as through crop regime alteration or export or economic incentives?</w:t>
            </w:r>
          </w:p>
        </w:tc>
        <w:tc>
          <w:tcPr>
            <w:tcW w:w="866" w:type="pct"/>
          </w:tcPr>
          <w:p w14:paraId="77BB109E" w14:textId="12A8ACB3" w:rsidR="00502F81" w:rsidRPr="007C1D64"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5E7986E4" w14:textId="77777777" w:rsidR="00502F81" w:rsidRPr="00F620E7" w:rsidRDefault="00502F81" w:rsidP="00502F81">
            <w:pPr>
              <w:pStyle w:val="Tablecustom"/>
              <w:rPr>
                <w:rFonts w:ascii="Avenir Book" w:eastAsia="Times New Roman" w:hAnsi="Avenir Book"/>
                <w:b w:val="0"/>
                <w:bCs w:val="0"/>
                <w:sz w:val="22"/>
                <w:szCs w:val="22"/>
              </w:rPr>
            </w:pPr>
            <w:r w:rsidRPr="007579E6">
              <w:rPr>
                <w:rFonts w:ascii="Avenir Book" w:eastAsia="Times New Roman" w:hAnsi="Avenir Book"/>
                <w:b w:val="0"/>
                <w:bCs w:val="0"/>
                <w:sz w:val="22"/>
                <w:szCs w:val="22"/>
              </w:rPr>
              <w:t xml:space="preserve">Project </w:t>
            </w:r>
            <w:r>
              <w:rPr>
                <w:rFonts w:ascii="Avenir Book" w:eastAsia="Times New Roman" w:hAnsi="Avenir Book"/>
                <w:b w:val="0"/>
                <w:bCs w:val="0"/>
                <w:sz w:val="22"/>
                <w:szCs w:val="22"/>
              </w:rPr>
              <w:t xml:space="preserve">does not </w:t>
            </w:r>
            <w:r w:rsidRPr="007579E6">
              <w:rPr>
                <w:rFonts w:ascii="Avenir Book" w:eastAsia="Times New Roman" w:hAnsi="Avenir Book"/>
                <w:b w:val="0"/>
                <w:bCs w:val="0"/>
                <w:sz w:val="22"/>
                <w:szCs w:val="22"/>
              </w:rPr>
              <w:t>modify the quantity or nutritional quality of food available such as through crop regime alteration or export or economic incentives</w:t>
            </w:r>
          </w:p>
        </w:tc>
        <w:tc>
          <w:tcPr>
            <w:tcW w:w="611" w:type="pct"/>
          </w:tcPr>
          <w:p w14:paraId="7738BEA7" w14:textId="77777777" w:rsidR="00502F81" w:rsidRPr="00F620E7" w:rsidRDefault="00502F81" w:rsidP="00502F81">
            <w:pPr>
              <w:pStyle w:val="Tablecustom"/>
              <w:rPr>
                <w:rFonts w:ascii="Avenir Book" w:eastAsia="Times New Roman" w:hAnsi="Avenir Book"/>
                <w:b w:val="0"/>
                <w:bCs w:val="0"/>
                <w:sz w:val="22"/>
                <w:szCs w:val="22"/>
              </w:rPr>
            </w:pPr>
            <w:r w:rsidRPr="00F620E7">
              <w:rPr>
                <w:rFonts w:ascii="Avenir Book" w:eastAsia="Times New Roman" w:hAnsi="Avenir Book"/>
                <w:b w:val="0"/>
                <w:bCs w:val="0"/>
                <w:sz w:val="22"/>
                <w:szCs w:val="22"/>
              </w:rPr>
              <w:t>None</w:t>
            </w:r>
          </w:p>
        </w:tc>
      </w:tr>
      <w:tr w:rsidR="00502F81" w:rsidRPr="00884A7D" w14:paraId="53D233F2" w14:textId="77777777" w:rsidTr="008B58E8">
        <w:tc>
          <w:tcPr>
            <w:tcW w:w="695" w:type="pct"/>
          </w:tcPr>
          <w:p w14:paraId="5DD842CA" w14:textId="77777777" w:rsidR="00502F81" w:rsidRPr="00884A7D" w:rsidRDefault="00502F81" w:rsidP="00502F81">
            <w:pPr>
              <w:pStyle w:val="Tablecustom"/>
              <w:rPr>
                <w:rFonts w:ascii="Avenir Book" w:hAnsi="Avenir Book"/>
                <w:b w:val="0"/>
                <w:bCs w:val="0"/>
                <w:sz w:val="22"/>
                <w:szCs w:val="22"/>
              </w:rPr>
            </w:pPr>
            <w:r w:rsidRPr="00884A7D">
              <w:rPr>
                <w:rFonts w:ascii="Avenir Book" w:hAnsi="Avenir Book"/>
                <w:b w:val="0"/>
                <w:bCs w:val="0"/>
                <w:sz w:val="22"/>
                <w:szCs w:val="22"/>
              </w:rPr>
              <w:t>3.9 Animal Husbandry</w:t>
            </w:r>
          </w:p>
        </w:tc>
        <w:tc>
          <w:tcPr>
            <w:tcW w:w="1416" w:type="pct"/>
          </w:tcPr>
          <w:p w14:paraId="4C873120" w14:textId="77777777" w:rsidR="00502F81" w:rsidRPr="007C1D64" w:rsidRDefault="00502F81" w:rsidP="00502F81">
            <w:pPr>
              <w:pStyle w:val="Tablecustom"/>
              <w:rPr>
                <w:rFonts w:ascii="Avenir Book" w:eastAsia="Times New Roman" w:hAnsi="Avenir Book"/>
                <w:b w:val="0"/>
                <w:bCs w:val="0"/>
                <w:sz w:val="22"/>
                <w:szCs w:val="22"/>
              </w:rPr>
            </w:pPr>
            <w:r w:rsidRPr="007579E6">
              <w:rPr>
                <w:rFonts w:ascii="Avenir Book" w:eastAsia="Times New Roman" w:hAnsi="Avenir Book"/>
                <w:b w:val="0"/>
                <w:bCs w:val="0"/>
                <w:sz w:val="22"/>
                <w:szCs w:val="22"/>
              </w:rPr>
              <w:t>Will the Project involve animal husbandry?</w:t>
            </w:r>
          </w:p>
        </w:tc>
        <w:tc>
          <w:tcPr>
            <w:tcW w:w="866" w:type="pct"/>
          </w:tcPr>
          <w:p w14:paraId="7974681F" w14:textId="6BF60160" w:rsidR="00502F81" w:rsidRPr="007C1D64" w:rsidRDefault="00AB631E"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01CB62C1" w14:textId="77777777" w:rsidR="00502F81" w:rsidRPr="00F620E7" w:rsidRDefault="00502F81"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 xml:space="preserve">No. The project does not involve animal husbandry. </w:t>
            </w:r>
          </w:p>
        </w:tc>
        <w:tc>
          <w:tcPr>
            <w:tcW w:w="611" w:type="pct"/>
          </w:tcPr>
          <w:p w14:paraId="72983265" w14:textId="77777777" w:rsidR="00502F81" w:rsidRPr="00F620E7" w:rsidRDefault="00502F81" w:rsidP="00502F81">
            <w:pPr>
              <w:pStyle w:val="Tablecustom"/>
              <w:rPr>
                <w:rFonts w:ascii="Avenir Book" w:eastAsia="Times New Roman" w:hAnsi="Avenir Book"/>
                <w:b w:val="0"/>
                <w:bCs w:val="0"/>
                <w:sz w:val="22"/>
                <w:szCs w:val="22"/>
              </w:rPr>
            </w:pPr>
            <w:r w:rsidRPr="00F620E7">
              <w:rPr>
                <w:rFonts w:ascii="Avenir Book" w:eastAsia="Times New Roman" w:hAnsi="Avenir Book"/>
                <w:b w:val="0"/>
                <w:bCs w:val="0"/>
                <w:sz w:val="22"/>
                <w:szCs w:val="22"/>
              </w:rPr>
              <w:t>None</w:t>
            </w:r>
          </w:p>
        </w:tc>
      </w:tr>
      <w:tr w:rsidR="00502F81" w:rsidRPr="00884A7D" w14:paraId="29DA265C" w14:textId="77777777" w:rsidTr="008B58E8">
        <w:tc>
          <w:tcPr>
            <w:tcW w:w="695" w:type="pct"/>
          </w:tcPr>
          <w:p w14:paraId="421FA102" w14:textId="77777777" w:rsidR="00502F81" w:rsidRPr="00654077" w:rsidRDefault="00502F81" w:rsidP="00502F81">
            <w:pPr>
              <w:pStyle w:val="Tablecustom"/>
              <w:spacing w:line="240" w:lineRule="auto"/>
              <w:rPr>
                <w:rFonts w:ascii="Avenir Book" w:hAnsi="Avenir Book"/>
                <w:b w:val="0"/>
                <w:bCs w:val="0"/>
                <w:sz w:val="22"/>
                <w:szCs w:val="22"/>
                <w:lang w:val="en-US"/>
              </w:rPr>
            </w:pPr>
            <w:r w:rsidRPr="00335C14">
              <w:rPr>
                <w:rFonts w:ascii="Avenir Book" w:hAnsi="Avenir Book"/>
                <w:b w:val="0"/>
                <w:bCs w:val="0"/>
                <w:sz w:val="22"/>
                <w:szCs w:val="22"/>
                <w:lang w:val="en-US"/>
              </w:rPr>
              <w:t>3.10</w:t>
            </w:r>
            <w:r>
              <w:rPr>
                <w:rFonts w:ascii="Avenir Book" w:hAnsi="Avenir Book"/>
                <w:b w:val="0"/>
                <w:bCs w:val="0"/>
                <w:sz w:val="22"/>
                <w:szCs w:val="22"/>
                <w:lang w:val="en-US"/>
              </w:rPr>
              <w:t xml:space="preserve"> </w:t>
            </w:r>
            <w:r w:rsidRPr="00335C14">
              <w:rPr>
                <w:rFonts w:ascii="Avenir Book" w:hAnsi="Avenir Book"/>
                <w:b w:val="0"/>
                <w:bCs w:val="0"/>
                <w:sz w:val="22"/>
                <w:szCs w:val="22"/>
                <w:lang w:val="en-US"/>
              </w:rPr>
              <w:t xml:space="preserve">High Conservation Value Areas and Critical </w:t>
            </w:r>
            <w:r w:rsidRPr="00335C14">
              <w:rPr>
                <w:rFonts w:ascii="Avenir Book" w:hAnsi="Avenir Book"/>
                <w:b w:val="0"/>
                <w:bCs w:val="0"/>
                <w:sz w:val="22"/>
                <w:szCs w:val="22"/>
                <w:lang w:val="en-US"/>
              </w:rPr>
              <w:lastRenderedPageBreak/>
              <w:t>Habitats</w:t>
            </w:r>
          </w:p>
        </w:tc>
        <w:tc>
          <w:tcPr>
            <w:tcW w:w="1416" w:type="pct"/>
          </w:tcPr>
          <w:p w14:paraId="52709840" w14:textId="77777777" w:rsidR="00502F81" w:rsidRPr="007C1D64" w:rsidRDefault="00502F81" w:rsidP="00502F81">
            <w:pPr>
              <w:pStyle w:val="Tablecustom"/>
              <w:rPr>
                <w:rFonts w:ascii="Avenir Book" w:eastAsia="Times New Roman" w:hAnsi="Avenir Book"/>
                <w:b w:val="0"/>
                <w:bCs w:val="0"/>
                <w:sz w:val="22"/>
                <w:szCs w:val="22"/>
              </w:rPr>
            </w:pPr>
            <w:r w:rsidRPr="002A1697">
              <w:rPr>
                <w:rFonts w:ascii="Avenir Book" w:eastAsia="Times New Roman" w:hAnsi="Avenir Book"/>
                <w:b w:val="0"/>
                <w:bCs w:val="0"/>
                <w:sz w:val="22"/>
                <w:szCs w:val="22"/>
              </w:rPr>
              <w:lastRenderedPageBreak/>
              <w:t xml:space="preserve">Does the Project physically affect or alter largely intact or High Conservation Value (HCV) </w:t>
            </w:r>
            <w:r w:rsidRPr="002A1697">
              <w:rPr>
                <w:rFonts w:ascii="Avenir Book" w:eastAsia="Times New Roman" w:hAnsi="Avenir Book"/>
                <w:b w:val="0"/>
                <w:bCs w:val="0"/>
                <w:sz w:val="22"/>
                <w:szCs w:val="22"/>
              </w:rPr>
              <w:lastRenderedPageBreak/>
              <w:t>ecosystems, critical habitats, landscapes, key</w:t>
            </w:r>
            <w:r>
              <w:rPr>
                <w:rFonts w:ascii="Avenir Book" w:eastAsia="Times New Roman" w:hAnsi="Avenir Book"/>
                <w:b w:val="0"/>
                <w:bCs w:val="0"/>
                <w:sz w:val="22"/>
                <w:szCs w:val="22"/>
              </w:rPr>
              <w:t xml:space="preserve"> biodiversity areas or sites</w:t>
            </w:r>
            <w:r w:rsidRPr="002A1697">
              <w:rPr>
                <w:rFonts w:ascii="Avenir Book" w:eastAsia="Times New Roman" w:hAnsi="Avenir Book"/>
                <w:b w:val="0"/>
                <w:bCs w:val="0"/>
                <w:sz w:val="22"/>
                <w:szCs w:val="22"/>
              </w:rPr>
              <w:t xml:space="preserve"> identified?</w:t>
            </w:r>
          </w:p>
        </w:tc>
        <w:tc>
          <w:tcPr>
            <w:tcW w:w="866" w:type="pct"/>
          </w:tcPr>
          <w:p w14:paraId="448DB6E0" w14:textId="77777777" w:rsidR="00502F81" w:rsidRPr="007C1D64" w:rsidRDefault="00502F81"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lastRenderedPageBreak/>
              <w:t>No</w:t>
            </w:r>
          </w:p>
        </w:tc>
        <w:tc>
          <w:tcPr>
            <w:tcW w:w="1412" w:type="pct"/>
          </w:tcPr>
          <w:p w14:paraId="0BAD913C" w14:textId="77777777" w:rsidR="00502F81" w:rsidRPr="00F620E7" w:rsidRDefault="00502F81" w:rsidP="00502F81">
            <w:pPr>
              <w:pStyle w:val="Tablecustom"/>
              <w:jc w:val="both"/>
              <w:rPr>
                <w:rFonts w:ascii="Avenir Book" w:eastAsia="Times New Roman" w:hAnsi="Avenir Book"/>
                <w:b w:val="0"/>
                <w:bCs w:val="0"/>
                <w:sz w:val="22"/>
                <w:szCs w:val="22"/>
              </w:rPr>
            </w:pPr>
            <w:r>
              <w:rPr>
                <w:rFonts w:ascii="Avenir Book" w:eastAsia="Times New Roman" w:hAnsi="Avenir Book"/>
                <w:b w:val="0"/>
                <w:bCs w:val="0"/>
                <w:sz w:val="22"/>
                <w:szCs w:val="22"/>
              </w:rPr>
              <w:t xml:space="preserve">The project in constructed at the existing land fill site. The project does not affect </w:t>
            </w:r>
            <w:r>
              <w:rPr>
                <w:rFonts w:ascii="Avenir Book" w:eastAsia="Times New Roman" w:hAnsi="Avenir Book"/>
                <w:b w:val="0"/>
                <w:bCs w:val="0"/>
                <w:sz w:val="22"/>
                <w:szCs w:val="22"/>
              </w:rPr>
              <w:lastRenderedPageBreak/>
              <w:t xml:space="preserve">the </w:t>
            </w:r>
            <w:r w:rsidRPr="002A1697">
              <w:rPr>
                <w:rFonts w:ascii="Avenir Book" w:eastAsia="Times New Roman" w:hAnsi="Avenir Book"/>
                <w:b w:val="0"/>
                <w:bCs w:val="0"/>
                <w:sz w:val="22"/>
                <w:szCs w:val="22"/>
              </w:rPr>
              <w:t>largely intact or High Conservation Value (HCV) ecosystems, critical habitats, landscapes, key</w:t>
            </w:r>
            <w:r>
              <w:rPr>
                <w:rFonts w:ascii="Avenir Book" w:eastAsia="Times New Roman" w:hAnsi="Avenir Book"/>
                <w:b w:val="0"/>
                <w:bCs w:val="0"/>
                <w:sz w:val="22"/>
                <w:szCs w:val="22"/>
              </w:rPr>
              <w:t xml:space="preserve"> biodiversity areas or sites</w:t>
            </w:r>
            <w:r w:rsidRPr="002A1697">
              <w:rPr>
                <w:rFonts w:ascii="Avenir Book" w:eastAsia="Times New Roman" w:hAnsi="Avenir Book"/>
                <w:b w:val="0"/>
                <w:bCs w:val="0"/>
                <w:sz w:val="22"/>
                <w:szCs w:val="22"/>
              </w:rPr>
              <w:t xml:space="preserve"> identified</w:t>
            </w:r>
          </w:p>
        </w:tc>
        <w:tc>
          <w:tcPr>
            <w:tcW w:w="611" w:type="pct"/>
          </w:tcPr>
          <w:p w14:paraId="1CA966D1" w14:textId="77777777" w:rsidR="00502F81" w:rsidRPr="00F620E7" w:rsidRDefault="00502F81" w:rsidP="00502F81">
            <w:pPr>
              <w:pStyle w:val="Tablecustom"/>
              <w:rPr>
                <w:rFonts w:ascii="Avenir Book" w:eastAsia="Times New Roman" w:hAnsi="Avenir Book"/>
                <w:b w:val="0"/>
                <w:bCs w:val="0"/>
                <w:sz w:val="22"/>
                <w:szCs w:val="22"/>
              </w:rPr>
            </w:pPr>
            <w:r w:rsidRPr="00F620E7">
              <w:rPr>
                <w:rFonts w:ascii="Avenir Book" w:eastAsia="Times New Roman" w:hAnsi="Avenir Book"/>
                <w:b w:val="0"/>
                <w:bCs w:val="0"/>
                <w:sz w:val="22"/>
                <w:szCs w:val="22"/>
              </w:rPr>
              <w:lastRenderedPageBreak/>
              <w:t>None</w:t>
            </w:r>
          </w:p>
        </w:tc>
      </w:tr>
      <w:tr w:rsidR="00502F81" w:rsidRPr="00884A7D" w14:paraId="5B050A3F" w14:textId="77777777" w:rsidTr="008B58E8">
        <w:tc>
          <w:tcPr>
            <w:tcW w:w="695" w:type="pct"/>
          </w:tcPr>
          <w:p w14:paraId="30FE675F" w14:textId="77777777" w:rsidR="00502F81" w:rsidRPr="00335C14" w:rsidRDefault="00502F81" w:rsidP="00502F81">
            <w:pPr>
              <w:pStyle w:val="Tablecustom"/>
              <w:spacing w:line="240" w:lineRule="auto"/>
              <w:rPr>
                <w:rFonts w:ascii="Avenir Book" w:hAnsi="Avenir Book"/>
                <w:b w:val="0"/>
                <w:bCs w:val="0"/>
                <w:sz w:val="22"/>
                <w:szCs w:val="22"/>
                <w:lang w:val="en-US"/>
              </w:rPr>
            </w:pPr>
            <w:r w:rsidRPr="008D55DA">
              <w:rPr>
                <w:rFonts w:ascii="Avenir Book" w:hAnsi="Avenir Book"/>
                <w:b w:val="0"/>
                <w:bCs w:val="0"/>
                <w:sz w:val="22"/>
                <w:szCs w:val="22"/>
                <w:lang w:val="en-US"/>
              </w:rPr>
              <w:t>3.11</w:t>
            </w:r>
            <w:r>
              <w:rPr>
                <w:rFonts w:ascii="Avenir Book" w:hAnsi="Avenir Book"/>
                <w:b w:val="0"/>
                <w:bCs w:val="0"/>
                <w:sz w:val="22"/>
                <w:szCs w:val="22"/>
                <w:lang w:val="en-US"/>
              </w:rPr>
              <w:t xml:space="preserve"> </w:t>
            </w:r>
            <w:r w:rsidRPr="008D55DA">
              <w:rPr>
                <w:rFonts w:ascii="Avenir Book" w:hAnsi="Avenir Book"/>
                <w:b w:val="0"/>
                <w:bCs w:val="0"/>
                <w:sz w:val="22"/>
                <w:szCs w:val="22"/>
                <w:lang w:val="en-US"/>
              </w:rPr>
              <w:t>Endangered Species</w:t>
            </w:r>
          </w:p>
        </w:tc>
        <w:tc>
          <w:tcPr>
            <w:tcW w:w="1416" w:type="pct"/>
          </w:tcPr>
          <w:p w14:paraId="2AD07A16" w14:textId="77777777" w:rsidR="00502F81" w:rsidRPr="002A1697" w:rsidRDefault="00502F81" w:rsidP="00502F81">
            <w:pPr>
              <w:pStyle w:val="Tablecustom"/>
              <w:rPr>
                <w:rFonts w:ascii="Avenir Book" w:eastAsia="Times New Roman" w:hAnsi="Avenir Book"/>
                <w:b w:val="0"/>
                <w:bCs w:val="0"/>
                <w:sz w:val="22"/>
                <w:szCs w:val="22"/>
              </w:rPr>
            </w:pPr>
            <w:r w:rsidRPr="002A1697">
              <w:rPr>
                <w:rFonts w:ascii="Avenir Book" w:eastAsia="Times New Roman" w:hAnsi="Avenir Book"/>
                <w:b w:val="0"/>
                <w:bCs w:val="0"/>
                <w:sz w:val="22"/>
                <w:szCs w:val="22"/>
              </w:rPr>
              <w:t>1. Are there any endangered species identified as potentially being present within the Project boundary (including those that may route through the area)?</w:t>
            </w:r>
          </w:p>
          <w:p w14:paraId="1AE857EA" w14:textId="77777777" w:rsidR="00502F81" w:rsidRPr="002A1697" w:rsidRDefault="00502F81" w:rsidP="00502F81">
            <w:pPr>
              <w:pStyle w:val="Tablecustom"/>
              <w:rPr>
                <w:rFonts w:ascii="Avenir Book" w:eastAsia="Times New Roman" w:hAnsi="Avenir Book"/>
                <w:b w:val="0"/>
                <w:bCs w:val="0"/>
                <w:sz w:val="22"/>
                <w:szCs w:val="22"/>
              </w:rPr>
            </w:pPr>
          </w:p>
          <w:p w14:paraId="5E816F24" w14:textId="77777777" w:rsidR="00502F81" w:rsidRPr="002A1697" w:rsidRDefault="00502F81" w:rsidP="00502F81">
            <w:pPr>
              <w:pStyle w:val="Tablecustom"/>
            </w:pPr>
            <w:r w:rsidRPr="002A1697">
              <w:rPr>
                <w:rFonts w:ascii="Avenir Book" w:eastAsia="Times New Roman" w:hAnsi="Avenir Book"/>
                <w:b w:val="0"/>
                <w:bCs w:val="0"/>
                <w:sz w:val="22"/>
                <w:szCs w:val="22"/>
              </w:rPr>
              <w:t>2.</w:t>
            </w:r>
            <w:r>
              <w:rPr>
                <w:rFonts w:ascii="Avenir Book" w:eastAsia="Times New Roman" w:hAnsi="Avenir Book"/>
                <w:b w:val="0"/>
                <w:bCs w:val="0"/>
                <w:sz w:val="22"/>
                <w:szCs w:val="22"/>
              </w:rPr>
              <w:t xml:space="preserve"> </w:t>
            </w:r>
            <w:r w:rsidRPr="002A1697">
              <w:rPr>
                <w:rFonts w:ascii="Avenir Book" w:eastAsia="Times New Roman" w:hAnsi="Avenir Book"/>
                <w:b w:val="0"/>
                <w:bCs w:val="0"/>
                <w:sz w:val="22"/>
                <w:szCs w:val="22"/>
              </w:rPr>
              <w:t>Does the Project potentially impact other areas where endangered species may be present through transboundary affects?</w:t>
            </w:r>
          </w:p>
        </w:tc>
        <w:tc>
          <w:tcPr>
            <w:tcW w:w="866" w:type="pct"/>
          </w:tcPr>
          <w:p w14:paraId="2691AEB1" w14:textId="77777777" w:rsidR="00502F81" w:rsidRPr="007C1D64" w:rsidRDefault="00502F81"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No</w:t>
            </w:r>
          </w:p>
        </w:tc>
        <w:tc>
          <w:tcPr>
            <w:tcW w:w="1412" w:type="pct"/>
          </w:tcPr>
          <w:p w14:paraId="3DE78462" w14:textId="77777777" w:rsidR="00502F81" w:rsidRPr="00944D72" w:rsidRDefault="00502F81"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 xml:space="preserve">1. No. There is not endangered species identified in the project boundary. </w:t>
            </w:r>
          </w:p>
          <w:p w14:paraId="75CE7366" w14:textId="77777777" w:rsidR="00502F81" w:rsidRPr="00944D72" w:rsidRDefault="00502F81" w:rsidP="00502F81">
            <w:pPr>
              <w:pStyle w:val="Tablecustom"/>
              <w:rPr>
                <w:rFonts w:ascii="Avenir Book" w:eastAsia="Times New Roman" w:hAnsi="Avenir Book"/>
                <w:b w:val="0"/>
                <w:bCs w:val="0"/>
                <w:sz w:val="22"/>
                <w:szCs w:val="22"/>
              </w:rPr>
            </w:pPr>
            <w:r>
              <w:rPr>
                <w:rFonts w:ascii="Avenir Book" w:eastAsia="Times New Roman" w:hAnsi="Avenir Book"/>
                <w:b w:val="0"/>
                <w:bCs w:val="0"/>
                <w:sz w:val="22"/>
                <w:szCs w:val="22"/>
              </w:rPr>
              <w:t xml:space="preserve">2. the project does not impact other areas </w:t>
            </w:r>
            <w:r w:rsidRPr="002A1697">
              <w:rPr>
                <w:rFonts w:ascii="Avenir Book" w:eastAsia="Times New Roman" w:hAnsi="Avenir Book"/>
                <w:b w:val="0"/>
                <w:bCs w:val="0"/>
                <w:sz w:val="22"/>
                <w:szCs w:val="22"/>
              </w:rPr>
              <w:t>where endangered species may be present through transboundary affects</w:t>
            </w:r>
          </w:p>
        </w:tc>
        <w:tc>
          <w:tcPr>
            <w:tcW w:w="611" w:type="pct"/>
          </w:tcPr>
          <w:p w14:paraId="0C2DFB0E" w14:textId="77777777" w:rsidR="00502F81" w:rsidRPr="00944D72" w:rsidRDefault="00502F81" w:rsidP="00502F81">
            <w:pPr>
              <w:pStyle w:val="Tablecustom"/>
              <w:rPr>
                <w:rFonts w:ascii="Avenir Book" w:eastAsia="Times New Roman" w:hAnsi="Avenir Book"/>
                <w:b w:val="0"/>
                <w:bCs w:val="0"/>
                <w:sz w:val="22"/>
                <w:szCs w:val="22"/>
              </w:rPr>
            </w:pPr>
            <w:r w:rsidRPr="00944D72">
              <w:rPr>
                <w:rFonts w:ascii="Avenir Book" w:eastAsia="Times New Roman" w:hAnsi="Avenir Book"/>
                <w:b w:val="0"/>
                <w:bCs w:val="0"/>
                <w:sz w:val="22"/>
                <w:szCs w:val="22"/>
              </w:rPr>
              <w:t>None</w:t>
            </w:r>
          </w:p>
        </w:tc>
      </w:tr>
    </w:tbl>
    <w:p w14:paraId="6B66FBA2" w14:textId="77777777" w:rsidR="001136C8" w:rsidRPr="007C1D64" w:rsidRDefault="001136C8" w:rsidP="00F87B39">
      <w:pPr>
        <w:rPr>
          <w:rFonts w:ascii="Avenir Book" w:eastAsia="MS Mincho" w:hAnsi="Avenir Book"/>
        </w:rPr>
      </w:pPr>
    </w:p>
    <w:p w14:paraId="68D07381" w14:textId="77777777" w:rsidR="00CC25EE" w:rsidRPr="007C1D64" w:rsidRDefault="00A3357E" w:rsidP="00050A82">
      <w:pPr>
        <w:pStyle w:val="RegSectionLevel1"/>
        <w:rPr>
          <w:rFonts w:ascii="Avenir Book" w:hAnsi="Avenir Book"/>
        </w:rPr>
      </w:pPr>
      <w:r w:rsidRPr="007C1D64">
        <w:rPr>
          <w:rFonts w:ascii="Avenir Book" w:hAnsi="Avenir Book"/>
        </w:rPr>
        <w:tab/>
      </w:r>
      <w:r w:rsidR="00CC25EE" w:rsidRPr="007C1D64">
        <w:rPr>
          <w:rFonts w:ascii="Avenir Book" w:hAnsi="Avenir Book"/>
        </w:rPr>
        <w:t>Local stakeholder consultation</w:t>
      </w:r>
      <w:bookmarkEnd w:id="64"/>
      <w:bookmarkEnd w:id="65"/>
      <w:bookmarkEnd w:id="66"/>
    </w:p>
    <w:p w14:paraId="1FEC0D3B" w14:textId="77777777" w:rsidR="00CC25EE" w:rsidRPr="007C1D64" w:rsidRDefault="00A3357E" w:rsidP="00A3357E">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Solicitation of comments from stakeholders</w:t>
      </w:r>
    </w:p>
    <w:p w14:paraId="3DC46374" w14:textId="77777777" w:rsidR="00A0250F" w:rsidRDefault="00A0250F" w:rsidP="00C84A2A">
      <w:pPr>
        <w:tabs>
          <w:tab w:val="left" w:pos="1440"/>
        </w:tabs>
        <w:rPr>
          <w:rFonts w:ascii="Avenir Book" w:hAnsi="Avenir Book" w:cs="Arial"/>
          <w:szCs w:val="22"/>
        </w:rPr>
      </w:pPr>
      <w:r w:rsidRPr="00C84A2A">
        <w:rPr>
          <w:rFonts w:ascii="Avenir Book" w:hAnsi="Avenir Book" w:cs="Arial"/>
          <w:szCs w:val="22"/>
        </w:rPr>
        <w:t xml:space="preserve">The stakeholder feedback Round was conducted through physical meeting on 28/02/2019 at </w:t>
      </w:r>
      <w:proofErr w:type="spellStart"/>
      <w:r w:rsidRPr="00C84A2A">
        <w:rPr>
          <w:rFonts w:ascii="Avenir Book" w:hAnsi="Avenir Book" w:cs="Arial"/>
          <w:szCs w:val="22"/>
        </w:rPr>
        <w:t>Temesi</w:t>
      </w:r>
      <w:proofErr w:type="spellEnd"/>
      <w:r w:rsidRPr="00C84A2A">
        <w:rPr>
          <w:rFonts w:ascii="Avenir Book" w:hAnsi="Avenir Book" w:cs="Arial"/>
          <w:szCs w:val="22"/>
        </w:rPr>
        <w:t xml:space="preserve"> Village. The planning for carrying out this consultation has been initiated about one month in advance by factoring the convenience of local stakeholders. </w:t>
      </w:r>
    </w:p>
    <w:p w14:paraId="32283CDF" w14:textId="77777777" w:rsidR="00C84A2A" w:rsidRPr="00C84A2A" w:rsidRDefault="00C84A2A" w:rsidP="00C84A2A">
      <w:pPr>
        <w:tabs>
          <w:tab w:val="left" w:pos="1440"/>
        </w:tabs>
        <w:rPr>
          <w:rFonts w:ascii="Avenir Book" w:hAnsi="Avenir Book" w:cs="Arial"/>
          <w:szCs w:val="22"/>
        </w:rPr>
      </w:pPr>
    </w:p>
    <w:p w14:paraId="4CB407C9" w14:textId="77777777" w:rsidR="00A0250F" w:rsidRDefault="00A0250F" w:rsidP="00C84A2A">
      <w:pPr>
        <w:tabs>
          <w:tab w:val="left" w:pos="1440"/>
        </w:tabs>
        <w:rPr>
          <w:rFonts w:ascii="Avenir Book" w:hAnsi="Avenir Book" w:cs="Arial"/>
          <w:szCs w:val="22"/>
        </w:rPr>
      </w:pPr>
      <w:r w:rsidRPr="00C84A2A">
        <w:rPr>
          <w:rFonts w:ascii="Avenir Book" w:hAnsi="Avenir Book" w:cs="Arial"/>
          <w:szCs w:val="22"/>
        </w:rPr>
        <w:t xml:space="preserve">The proponents have given advance notice to the local stakeholders for the meeting. </w:t>
      </w:r>
      <w:proofErr w:type="gramStart"/>
      <w:r w:rsidRPr="00C84A2A">
        <w:rPr>
          <w:rFonts w:ascii="Avenir Book" w:hAnsi="Avenir Book" w:cs="Arial"/>
          <w:szCs w:val="22"/>
        </w:rPr>
        <w:t>Similarly</w:t>
      </w:r>
      <w:proofErr w:type="gramEnd"/>
      <w:r w:rsidRPr="00C84A2A">
        <w:rPr>
          <w:rFonts w:ascii="Avenir Book" w:hAnsi="Avenir Book" w:cs="Arial"/>
          <w:szCs w:val="22"/>
        </w:rPr>
        <w:t xml:space="preserve"> all NGO’s were invited by giving them the same notice period so as to facilitate them in attending the meeting. The non-technical summary of the project was prepared one month in advance and the same has been translated into local language for distribution among stakeholders.  </w:t>
      </w:r>
    </w:p>
    <w:p w14:paraId="319B7C84" w14:textId="77777777" w:rsidR="00C84A2A" w:rsidRPr="00C84A2A" w:rsidRDefault="00C84A2A" w:rsidP="00C84A2A">
      <w:pPr>
        <w:tabs>
          <w:tab w:val="left" w:pos="1440"/>
        </w:tabs>
        <w:rPr>
          <w:rFonts w:ascii="Avenir Book" w:hAnsi="Avenir Book" w:cs="Arial"/>
          <w:szCs w:val="22"/>
        </w:rPr>
      </w:pPr>
    </w:p>
    <w:p w14:paraId="3504AD45" w14:textId="77777777" w:rsidR="009E2DE2" w:rsidRPr="00C84A2A" w:rsidRDefault="009E2DE2" w:rsidP="00C84A2A">
      <w:pPr>
        <w:tabs>
          <w:tab w:val="left" w:pos="1440"/>
        </w:tabs>
        <w:rPr>
          <w:rFonts w:ascii="Avenir Book" w:hAnsi="Avenir Book"/>
          <w:bCs/>
          <w:szCs w:val="22"/>
        </w:rPr>
      </w:pPr>
      <w:r w:rsidRPr="00C84A2A">
        <w:rPr>
          <w:rFonts w:ascii="Avenir Book" w:hAnsi="Avenir Book" w:cs="Arial"/>
          <w:szCs w:val="22"/>
        </w:rPr>
        <w:t xml:space="preserve">The attendees of the meeting were from </w:t>
      </w:r>
      <w:proofErr w:type="spellStart"/>
      <w:r w:rsidRPr="00C84A2A">
        <w:rPr>
          <w:rFonts w:ascii="Avenir Book" w:hAnsi="Avenir Book"/>
          <w:bCs/>
          <w:szCs w:val="22"/>
        </w:rPr>
        <w:t>Temesi</w:t>
      </w:r>
      <w:proofErr w:type="spellEnd"/>
      <w:r w:rsidRPr="00C84A2A">
        <w:rPr>
          <w:rFonts w:ascii="Avenir Book" w:hAnsi="Avenir Book"/>
          <w:bCs/>
          <w:szCs w:val="22"/>
        </w:rPr>
        <w:t xml:space="preserve"> Waste Recovery Foundation, </w:t>
      </w:r>
      <w:proofErr w:type="spellStart"/>
      <w:r w:rsidRPr="00C84A2A">
        <w:rPr>
          <w:rFonts w:ascii="Avenir Book" w:hAnsi="Avenir Book"/>
          <w:bCs/>
          <w:szCs w:val="22"/>
        </w:rPr>
        <w:t>Bumi</w:t>
      </w:r>
      <w:proofErr w:type="spellEnd"/>
      <w:r w:rsidRPr="00C84A2A">
        <w:rPr>
          <w:rFonts w:ascii="Avenir Book" w:hAnsi="Avenir Book"/>
          <w:bCs/>
          <w:szCs w:val="22"/>
        </w:rPr>
        <w:t xml:space="preserve"> </w:t>
      </w:r>
      <w:proofErr w:type="spellStart"/>
      <w:r w:rsidRPr="00C84A2A">
        <w:rPr>
          <w:rFonts w:ascii="Avenir Book" w:hAnsi="Avenir Book"/>
          <w:bCs/>
          <w:szCs w:val="22"/>
        </w:rPr>
        <w:t>Sasmaya</w:t>
      </w:r>
      <w:proofErr w:type="spellEnd"/>
      <w:r w:rsidRPr="00C84A2A">
        <w:rPr>
          <w:rFonts w:ascii="Avenir Book" w:hAnsi="Avenir Book"/>
          <w:bCs/>
          <w:szCs w:val="22"/>
        </w:rPr>
        <w:t xml:space="preserve"> Foundation, GUS Foundation, Management of </w:t>
      </w:r>
      <w:proofErr w:type="spellStart"/>
      <w:r w:rsidRPr="00C84A2A">
        <w:rPr>
          <w:rFonts w:ascii="Avenir Book" w:hAnsi="Avenir Book"/>
          <w:bCs/>
          <w:szCs w:val="22"/>
        </w:rPr>
        <w:t>Temesi</w:t>
      </w:r>
      <w:proofErr w:type="spellEnd"/>
      <w:r w:rsidRPr="00C84A2A">
        <w:rPr>
          <w:rFonts w:ascii="Avenir Book" w:hAnsi="Avenir Book"/>
          <w:bCs/>
          <w:szCs w:val="22"/>
        </w:rPr>
        <w:t xml:space="preserve"> Facility, </w:t>
      </w:r>
      <w:proofErr w:type="spellStart"/>
      <w:r w:rsidRPr="00C84A2A">
        <w:rPr>
          <w:rFonts w:ascii="Avenir Book" w:hAnsi="Avenir Book"/>
          <w:bCs/>
          <w:szCs w:val="22"/>
        </w:rPr>
        <w:t>Temesi</w:t>
      </w:r>
      <w:proofErr w:type="spellEnd"/>
      <w:r w:rsidRPr="00C84A2A">
        <w:rPr>
          <w:rFonts w:ascii="Avenir Book" w:hAnsi="Avenir Book"/>
          <w:bCs/>
          <w:szCs w:val="22"/>
        </w:rPr>
        <w:t xml:space="preserve"> Village Officials, </w:t>
      </w:r>
      <w:proofErr w:type="spellStart"/>
      <w:r w:rsidRPr="00C84A2A">
        <w:rPr>
          <w:rFonts w:ascii="Avenir Book" w:hAnsi="Avenir Book"/>
          <w:bCs/>
          <w:szCs w:val="22"/>
        </w:rPr>
        <w:t>Temesi</w:t>
      </w:r>
      <w:proofErr w:type="spellEnd"/>
      <w:r w:rsidRPr="00C84A2A">
        <w:rPr>
          <w:rFonts w:ascii="Avenir Book" w:hAnsi="Avenir Book"/>
          <w:bCs/>
          <w:szCs w:val="22"/>
        </w:rPr>
        <w:t xml:space="preserve"> Village residents. The attendance sheet of the meeting is presented below:</w:t>
      </w:r>
    </w:p>
    <w:p w14:paraId="0F77F754" w14:textId="77777777" w:rsidR="009E2DE2" w:rsidRDefault="009E2DE2" w:rsidP="009E2DE2">
      <w:pPr>
        <w:jc w:val="center"/>
        <w:rPr>
          <w:rFonts w:ascii="Avenir Book" w:hAnsi="Avenir Book"/>
          <w:bCs/>
          <w:szCs w:val="22"/>
        </w:rPr>
      </w:pPr>
      <w:r>
        <w:rPr>
          <w:rFonts w:ascii="Avenir Book" w:hAnsi="Avenir Book"/>
          <w:bCs/>
          <w:noProof/>
          <w:szCs w:val="22"/>
          <w:lang w:val="en-US" w:eastAsia="en-US"/>
        </w:rPr>
        <w:lastRenderedPageBreak/>
        <w:drawing>
          <wp:inline distT="0" distB="0" distL="0" distR="0" wp14:anchorId="779A81CD" wp14:editId="7D72814B">
            <wp:extent cx="3011533" cy="385123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l="7701" t="7599" r="9156" b="15058"/>
                    <a:stretch>
                      <a:fillRect/>
                    </a:stretch>
                  </pic:blipFill>
                  <pic:spPr bwMode="auto">
                    <a:xfrm>
                      <a:off x="0" y="0"/>
                      <a:ext cx="3012340" cy="3852268"/>
                    </a:xfrm>
                    <a:prstGeom prst="rect">
                      <a:avLst/>
                    </a:prstGeom>
                    <a:noFill/>
                    <a:ln w="9525">
                      <a:noFill/>
                      <a:miter lim="800000"/>
                      <a:headEnd/>
                      <a:tailEnd/>
                    </a:ln>
                  </pic:spPr>
                </pic:pic>
              </a:graphicData>
            </a:graphic>
          </wp:inline>
        </w:drawing>
      </w:r>
    </w:p>
    <w:p w14:paraId="0857FB08" w14:textId="77777777" w:rsidR="009E2DE2" w:rsidRDefault="009E2DE2" w:rsidP="009E2DE2">
      <w:pPr>
        <w:rPr>
          <w:rFonts w:ascii="Avenir Book" w:hAnsi="Avenir Book"/>
          <w:bCs/>
          <w:szCs w:val="22"/>
        </w:rPr>
      </w:pPr>
    </w:p>
    <w:p w14:paraId="32460726" w14:textId="77777777" w:rsidR="009E2DE2" w:rsidRDefault="009E2DE2" w:rsidP="009E2DE2">
      <w:pPr>
        <w:rPr>
          <w:rFonts w:ascii="Avenir Book" w:hAnsi="Avenir Book"/>
          <w:bCs/>
          <w:szCs w:val="22"/>
        </w:rPr>
      </w:pPr>
    </w:p>
    <w:p w14:paraId="438CFAD8" w14:textId="77777777" w:rsidR="009E2DE2" w:rsidRDefault="009E2DE2" w:rsidP="009E2DE2">
      <w:pPr>
        <w:rPr>
          <w:rFonts w:ascii="Avenir Book" w:hAnsi="Avenir Book"/>
          <w:bCs/>
          <w:szCs w:val="22"/>
        </w:rPr>
      </w:pPr>
    </w:p>
    <w:p w14:paraId="12801999" w14:textId="77777777" w:rsidR="009E2DE2" w:rsidRPr="00A0250F" w:rsidRDefault="009E2DE2" w:rsidP="009E2DE2">
      <w:pPr>
        <w:jc w:val="center"/>
        <w:rPr>
          <w:rFonts w:ascii="Avenir Book" w:hAnsi="Avenir Book"/>
          <w:bCs/>
          <w:szCs w:val="22"/>
        </w:rPr>
      </w:pPr>
      <w:r>
        <w:rPr>
          <w:rFonts w:ascii="Avenir Book" w:hAnsi="Avenir Book"/>
          <w:bCs/>
          <w:noProof/>
          <w:szCs w:val="22"/>
          <w:lang w:val="en-US" w:eastAsia="en-US"/>
        </w:rPr>
        <w:drawing>
          <wp:inline distT="0" distB="0" distL="0" distR="0" wp14:anchorId="2CD702C6" wp14:editId="4F922864">
            <wp:extent cx="3409635" cy="4197531"/>
            <wp:effectExtent l="19050" t="0" r="3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l="7701" t="10198" r="9604" b="15713"/>
                    <a:stretch>
                      <a:fillRect/>
                    </a:stretch>
                  </pic:blipFill>
                  <pic:spPr bwMode="auto">
                    <a:xfrm>
                      <a:off x="0" y="0"/>
                      <a:ext cx="3409635" cy="4197531"/>
                    </a:xfrm>
                    <a:prstGeom prst="rect">
                      <a:avLst/>
                    </a:prstGeom>
                    <a:noFill/>
                    <a:ln w="9525">
                      <a:noFill/>
                      <a:miter lim="800000"/>
                      <a:headEnd/>
                      <a:tailEnd/>
                    </a:ln>
                  </pic:spPr>
                </pic:pic>
              </a:graphicData>
            </a:graphic>
          </wp:inline>
        </w:drawing>
      </w:r>
    </w:p>
    <w:p w14:paraId="5762AFFD" w14:textId="77777777" w:rsidR="009E2DE2" w:rsidRDefault="009E2DE2" w:rsidP="00A0250F">
      <w:pPr>
        <w:rPr>
          <w:rFonts w:ascii="Calibri" w:hAnsi="Calibri" w:cs="Arial"/>
          <w:szCs w:val="22"/>
        </w:rPr>
      </w:pPr>
    </w:p>
    <w:p w14:paraId="0006599A" w14:textId="77777777" w:rsidR="00A0250F" w:rsidRDefault="00A0250F" w:rsidP="00A0250F">
      <w:pPr>
        <w:rPr>
          <w:rFonts w:ascii="Calibri" w:hAnsi="Calibri" w:cs="Arial"/>
          <w:szCs w:val="22"/>
        </w:rPr>
      </w:pPr>
      <w:r>
        <w:rPr>
          <w:rFonts w:ascii="Calibri" w:hAnsi="Calibri" w:cs="Arial"/>
          <w:szCs w:val="22"/>
        </w:rPr>
        <w:t>The minutes of the meeting is presented below:</w:t>
      </w:r>
    </w:p>
    <w:p w14:paraId="0EA81083" w14:textId="77777777" w:rsidR="00A0250F" w:rsidRDefault="00A0250F" w:rsidP="00A0250F">
      <w:pPr>
        <w:rPr>
          <w:rFonts w:ascii="Calibri" w:hAnsi="Calibri" w:cs="Arial"/>
          <w:szCs w:val="22"/>
        </w:rPr>
      </w:pP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9"/>
        <w:gridCol w:w="8728"/>
      </w:tblGrid>
      <w:tr w:rsidR="00A0250F" w:rsidRPr="00A0250F" w14:paraId="0744855A" w14:textId="77777777" w:rsidTr="00A0250F">
        <w:tc>
          <w:tcPr>
            <w:tcW w:w="559" w:type="pct"/>
            <w:shd w:val="clear" w:color="auto" w:fill="auto"/>
          </w:tcPr>
          <w:p w14:paraId="608E2178" w14:textId="77777777" w:rsidR="00A0250F" w:rsidRPr="00A0250F" w:rsidRDefault="00A0250F" w:rsidP="0087101F">
            <w:pPr>
              <w:rPr>
                <w:rFonts w:ascii="Avenir Book" w:hAnsi="Avenir Book"/>
                <w:szCs w:val="22"/>
              </w:rPr>
            </w:pPr>
            <w:r w:rsidRPr="00A0250F">
              <w:rPr>
                <w:rFonts w:ascii="Avenir Book" w:hAnsi="Avenir Book"/>
                <w:szCs w:val="22"/>
              </w:rPr>
              <w:t>28 Feb 19</w:t>
            </w:r>
          </w:p>
        </w:tc>
        <w:tc>
          <w:tcPr>
            <w:tcW w:w="4441" w:type="pct"/>
            <w:shd w:val="clear" w:color="auto" w:fill="auto"/>
          </w:tcPr>
          <w:p w14:paraId="47A6E2B6" w14:textId="77777777" w:rsidR="009E2DE2" w:rsidRDefault="00A0250F" w:rsidP="0087101F">
            <w:pPr>
              <w:rPr>
                <w:rFonts w:ascii="Avenir Book" w:hAnsi="Avenir Book"/>
                <w:bCs/>
                <w:szCs w:val="22"/>
              </w:rPr>
            </w:pPr>
            <w:r w:rsidRPr="009E2DE2">
              <w:rPr>
                <w:rFonts w:ascii="Avenir Book" w:hAnsi="Avenir Book"/>
                <w:b/>
                <w:bCs/>
                <w:szCs w:val="22"/>
                <w:u w:val="single"/>
              </w:rPr>
              <w:t>Participants:</w:t>
            </w:r>
            <w:r w:rsidRPr="00A0250F">
              <w:rPr>
                <w:rFonts w:ascii="Avenir Book" w:hAnsi="Avenir Book"/>
                <w:bCs/>
                <w:szCs w:val="22"/>
              </w:rPr>
              <w:t xml:space="preserve"> </w:t>
            </w:r>
          </w:p>
          <w:p w14:paraId="685439E1" w14:textId="77777777" w:rsidR="00A0250F" w:rsidRPr="00A0250F" w:rsidRDefault="00A0250F" w:rsidP="0087101F">
            <w:pPr>
              <w:rPr>
                <w:rFonts w:ascii="Avenir Book" w:hAnsi="Avenir Book"/>
                <w:bCs/>
                <w:szCs w:val="22"/>
              </w:rPr>
            </w:pPr>
            <w:proofErr w:type="spellStart"/>
            <w:r w:rsidRPr="00A0250F">
              <w:rPr>
                <w:rFonts w:ascii="Avenir Book" w:hAnsi="Avenir Book"/>
                <w:bCs/>
                <w:szCs w:val="22"/>
              </w:rPr>
              <w:t>Temesi</w:t>
            </w:r>
            <w:proofErr w:type="spellEnd"/>
            <w:r w:rsidRPr="00A0250F">
              <w:rPr>
                <w:rFonts w:ascii="Avenir Book" w:hAnsi="Avenir Book"/>
                <w:bCs/>
                <w:szCs w:val="22"/>
              </w:rPr>
              <w:t xml:space="preserve"> Waste Recovery Foundation, </w:t>
            </w:r>
            <w:proofErr w:type="spellStart"/>
            <w:r w:rsidRPr="00A0250F">
              <w:rPr>
                <w:rFonts w:ascii="Avenir Book" w:hAnsi="Avenir Book"/>
                <w:bCs/>
                <w:szCs w:val="22"/>
              </w:rPr>
              <w:t>Bumi</w:t>
            </w:r>
            <w:proofErr w:type="spellEnd"/>
            <w:r w:rsidRPr="00A0250F">
              <w:rPr>
                <w:rFonts w:ascii="Avenir Book" w:hAnsi="Avenir Book"/>
                <w:bCs/>
                <w:szCs w:val="22"/>
              </w:rPr>
              <w:t xml:space="preserve"> </w:t>
            </w:r>
            <w:proofErr w:type="spellStart"/>
            <w:r w:rsidRPr="00A0250F">
              <w:rPr>
                <w:rFonts w:ascii="Avenir Book" w:hAnsi="Avenir Book"/>
                <w:bCs/>
                <w:szCs w:val="22"/>
              </w:rPr>
              <w:t>Sasmaya</w:t>
            </w:r>
            <w:proofErr w:type="spellEnd"/>
            <w:r w:rsidRPr="00A0250F">
              <w:rPr>
                <w:rFonts w:ascii="Avenir Book" w:hAnsi="Avenir Book"/>
                <w:bCs/>
                <w:szCs w:val="22"/>
              </w:rPr>
              <w:t xml:space="preserve"> Foundation, GUS Foundation, Management of </w:t>
            </w:r>
            <w:proofErr w:type="spellStart"/>
            <w:r w:rsidRPr="00A0250F">
              <w:rPr>
                <w:rFonts w:ascii="Avenir Book" w:hAnsi="Avenir Book"/>
                <w:bCs/>
                <w:szCs w:val="22"/>
              </w:rPr>
              <w:t>Temesi</w:t>
            </w:r>
            <w:proofErr w:type="spellEnd"/>
            <w:r w:rsidRPr="00A0250F">
              <w:rPr>
                <w:rFonts w:ascii="Avenir Book" w:hAnsi="Avenir Book"/>
                <w:bCs/>
                <w:szCs w:val="22"/>
              </w:rPr>
              <w:t xml:space="preserve"> Facility, </w:t>
            </w:r>
            <w:proofErr w:type="spellStart"/>
            <w:r w:rsidRPr="00A0250F">
              <w:rPr>
                <w:rFonts w:ascii="Avenir Book" w:hAnsi="Avenir Book"/>
                <w:bCs/>
                <w:szCs w:val="22"/>
              </w:rPr>
              <w:t>Temesi</w:t>
            </w:r>
            <w:proofErr w:type="spellEnd"/>
            <w:r w:rsidRPr="00A0250F">
              <w:rPr>
                <w:rFonts w:ascii="Avenir Book" w:hAnsi="Avenir Book"/>
                <w:bCs/>
                <w:szCs w:val="22"/>
              </w:rPr>
              <w:t xml:space="preserve"> Village Officials, </w:t>
            </w:r>
            <w:proofErr w:type="spellStart"/>
            <w:r w:rsidRPr="00A0250F">
              <w:rPr>
                <w:rFonts w:ascii="Avenir Book" w:hAnsi="Avenir Book"/>
                <w:bCs/>
                <w:szCs w:val="22"/>
              </w:rPr>
              <w:t>Temesi</w:t>
            </w:r>
            <w:proofErr w:type="spellEnd"/>
            <w:r w:rsidRPr="00A0250F">
              <w:rPr>
                <w:rFonts w:ascii="Avenir Book" w:hAnsi="Avenir Book"/>
                <w:bCs/>
                <w:szCs w:val="22"/>
              </w:rPr>
              <w:t xml:space="preserve"> Village residents</w:t>
            </w:r>
          </w:p>
          <w:p w14:paraId="023D5DCF" w14:textId="77777777" w:rsidR="00A0250F" w:rsidRPr="00A0250F" w:rsidRDefault="00A0250F" w:rsidP="0087101F">
            <w:pPr>
              <w:rPr>
                <w:rFonts w:ascii="Avenir Book" w:hAnsi="Avenir Book"/>
                <w:bCs/>
                <w:szCs w:val="22"/>
              </w:rPr>
            </w:pPr>
          </w:p>
        </w:tc>
      </w:tr>
      <w:tr w:rsidR="00A0250F" w:rsidRPr="00A0250F" w14:paraId="3A14232A" w14:textId="77777777" w:rsidTr="00A0250F">
        <w:tc>
          <w:tcPr>
            <w:tcW w:w="559" w:type="pct"/>
            <w:shd w:val="clear" w:color="auto" w:fill="auto"/>
          </w:tcPr>
          <w:p w14:paraId="6ABC752F" w14:textId="77777777" w:rsidR="00A0250F" w:rsidRPr="00A0250F" w:rsidRDefault="00A0250F" w:rsidP="0087101F">
            <w:pPr>
              <w:rPr>
                <w:rFonts w:ascii="Avenir Book" w:hAnsi="Avenir Book"/>
                <w:szCs w:val="22"/>
              </w:rPr>
            </w:pPr>
          </w:p>
          <w:p w14:paraId="5AE87257" w14:textId="77777777" w:rsidR="00A0250F" w:rsidRPr="00A0250F" w:rsidRDefault="00A0250F" w:rsidP="0087101F">
            <w:pPr>
              <w:rPr>
                <w:rFonts w:ascii="Avenir Book" w:hAnsi="Avenir Book"/>
                <w:szCs w:val="22"/>
              </w:rPr>
            </w:pPr>
            <w:r w:rsidRPr="00A0250F">
              <w:rPr>
                <w:rFonts w:ascii="Avenir Book" w:hAnsi="Avenir Book"/>
                <w:szCs w:val="22"/>
              </w:rPr>
              <w:t>28 Feb 19</w:t>
            </w:r>
          </w:p>
        </w:tc>
        <w:tc>
          <w:tcPr>
            <w:tcW w:w="4441" w:type="pct"/>
            <w:shd w:val="clear" w:color="auto" w:fill="auto"/>
          </w:tcPr>
          <w:p w14:paraId="22776234" w14:textId="77777777" w:rsidR="00A0250F" w:rsidRPr="00A0250F" w:rsidRDefault="00A0250F" w:rsidP="0087101F">
            <w:pPr>
              <w:rPr>
                <w:rFonts w:ascii="Avenir Book" w:hAnsi="Avenir Book"/>
                <w:b/>
                <w:iCs/>
                <w:szCs w:val="22"/>
                <w:u w:val="single"/>
              </w:rPr>
            </w:pPr>
            <w:r w:rsidRPr="00A0250F">
              <w:rPr>
                <w:rFonts w:ascii="Avenir Book" w:hAnsi="Avenir Book"/>
                <w:b/>
                <w:iCs/>
                <w:szCs w:val="22"/>
                <w:u w:val="single"/>
              </w:rPr>
              <w:t>Status of facility:</w:t>
            </w:r>
          </w:p>
          <w:p w14:paraId="58FF1C43" w14:textId="77777777" w:rsidR="00A0250F" w:rsidRPr="00A0250F" w:rsidRDefault="00A0250F" w:rsidP="00E3529B">
            <w:pPr>
              <w:numPr>
                <w:ilvl w:val="0"/>
                <w:numId w:val="57"/>
              </w:numPr>
              <w:jc w:val="left"/>
              <w:rPr>
                <w:rFonts w:ascii="Avenir Book" w:hAnsi="Avenir Book"/>
                <w:iCs/>
                <w:szCs w:val="22"/>
              </w:rPr>
            </w:pPr>
            <w:r w:rsidRPr="00A0250F">
              <w:rPr>
                <w:rFonts w:ascii="Avenir Book" w:hAnsi="Avenir Book"/>
                <w:iCs/>
                <w:szCs w:val="22"/>
              </w:rPr>
              <w:t xml:space="preserve">Aspiration of management was the facility would be able to operate independently without </w:t>
            </w:r>
            <w:proofErr w:type="spellStart"/>
            <w:r w:rsidRPr="00A0250F">
              <w:rPr>
                <w:rFonts w:ascii="Avenir Book" w:hAnsi="Avenir Book"/>
                <w:iCs/>
                <w:szCs w:val="22"/>
              </w:rPr>
              <w:t>fundings</w:t>
            </w:r>
            <w:proofErr w:type="spellEnd"/>
            <w:r w:rsidRPr="00A0250F">
              <w:rPr>
                <w:rFonts w:ascii="Avenir Book" w:hAnsi="Avenir Book"/>
                <w:iCs/>
                <w:szCs w:val="22"/>
              </w:rPr>
              <w:t xml:space="preserve"> from CDM anymore but not yet able to do so.</w:t>
            </w:r>
          </w:p>
          <w:p w14:paraId="4DEC1918" w14:textId="77777777" w:rsidR="00A0250F" w:rsidRPr="00A0250F" w:rsidRDefault="00A0250F" w:rsidP="00E3529B">
            <w:pPr>
              <w:numPr>
                <w:ilvl w:val="0"/>
                <w:numId w:val="57"/>
              </w:numPr>
              <w:jc w:val="left"/>
              <w:rPr>
                <w:rFonts w:ascii="Avenir Book" w:hAnsi="Avenir Book"/>
                <w:iCs/>
                <w:szCs w:val="22"/>
              </w:rPr>
            </w:pPr>
            <w:r w:rsidRPr="00A0250F">
              <w:rPr>
                <w:rFonts w:ascii="Avenir Book" w:hAnsi="Avenir Book"/>
                <w:color w:val="212121"/>
                <w:szCs w:val="22"/>
                <w:lang w:eastAsia="ko-KR"/>
              </w:rPr>
              <w:t>The funding from the CDM has expired per 2018, it is expected that starting in 2020, funding can be obtained through Gold Standard.</w:t>
            </w:r>
          </w:p>
          <w:p w14:paraId="758B96FD" w14:textId="77777777" w:rsidR="00A0250F" w:rsidRPr="00A0250F" w:rsidRDefault="00A0250F" w:rsidP="00E3529B">
            <w:pPr>
              <w:numPr>
                <w:ilvl w:val="0"/>
                <w:numId w:val="57"/>
              </w:numPr>
              <w:jc w:val="left"/>
              <w:rPr>
                <w:rFonts w:ascii="Avenir Book" w:hAnsi="Avenir Book"/>
                <w:iCs/>
                <w:szCs w:val="22"/>
              </w:rPr>
            </w:pPr>
            <w:r w:rsidRPr="00A0250F">
              <w:rPr>
                <w:rFonts w:ascii="Avenir Book" w:hAnsi="Avenir Book"/>
                <w:iCs/>
                <w:szCs w:val="22"/>
              </w:rPr>
              <w:t xml:space="preserve">Facility is partnering with </w:t>
            </w:r>
            <w:proofErr w:type="spellStart"/>
            <w:r w:rsidRPr="00A0250F">
              <w:rPr>
                <w:rFonts w:ascii="Avenir Book" w:hAnsi="Avenir Book"/>
                <w:iCs/>
                <w:szCs w:val="22"/>
              </w:rPr>
              <w:t>Bumi</w:t>
            </w:r>
            <w:proofErr w:type="spellEnd"/>
            <w:r w:rsidRPr="00A0250F">
              <w:rPr>
                <w:rFonts w:ascii="Avenir Book" w:hAnsi="Avenir Book"/>
                <w:iCs/>
                <w:szCs w:val="22"/>
              </w:rPr>
              <w:t xml:space="preserve"> </w:t>
            </w:r>
            <w:proofErr w:type="spellStart"/>
            <w:r w:rsidRPr="00A0250F">
              <w:rPr>
                <w:rFonts w:ascii="Avenir Book" w:hAnsi="Avenir Book"/>
                <w:iCs/>
                <w:szCs w:val="22"/>
              </w:rPr>
              <w:t>Sasmaya</w:t>
            </w:r>
            <w:proofErr w:type="spellEnd"/>
            <w:r w:rsidRPr="00A0250F">
              <w:rPr>
                <w:rFonts w:ascii="Avenir Book" w:hAnsi="Avenir Book"/>
                <w:iCs/>
                <w:szCs w:val="22"/>
              </w:rPr>
              <w:t xml:space="preserve"> Foundation for the Gold Standard registration.</w:t>
            </w:r>
          </w:p>
          <w:p w14:paraId="072C6FFC" w14:textId="77777777" w:rsidR="00A0250F" w:rsidRPr="00A0250F" w:rsidRDefault="00A0250F" w:rsidP="00E3529B">
            <w:pPr>
              <w:numPr>
                <w:ilvl w:val="0"/>
                <w:numId w:val="57"/>
              </w:numPr>
              <w:jc w:val="left"/>
              <w:rPr>
                <w:rFonts w:ascii="Avenir Book" w:hAnsi="Avenir Book"/>
                <w:iCs/>
                <w:szCs w:val="22"/>
              </w:rPr>
            </w:pPr>
            <w:r w:rsidRPr="00A0250F">
              <w:rPr>
                <w:rFonts w:ascii="Avenir Book" w:hAnsi="Avenir Book"/>
                <w:iCs/>
                <w:szCs w:val="22"/>
              </w:rPr>
              <w:t>If successful, facility will be getting carbon credits through Gold Standard for five years, 2020 – 2025.</w:t>
            </w:r>
          </w:p>
          <w:p w14:paraId="4ED0C4A1" w14:textId="77777777" w:rsidR="00A0250F" w:rsidRPr="00A0250F" w:rsidRDefault="00A0250F" w:rsidP="0087101F">
            <w:pPr>
              <w:ind w:left="360"/>
              <w:rPr>
                <w:rFonts w:ascii="Avenir Book" w:hAnsi="Avenir Book"/>
                <w:iCs/>
                <w:szCs w:val="22"/>
              </w:rPr>
            </w:pPr>
          </w:p>
        </w:tc>
      </w:tr>
      <w:tr w:rsidR="00A0250F" w:rsidRPr="00A0250F" w14:paraId="246A7F98" w14:textId="77777777" w:rsidTr="00A0250F">
        <w:tc>
          <w:tcPr>
            <w:tcW w:w="559" w:type="pct"/>
            <w:shd w:val="clear" w:color="auto" w:fill="auto"/>
          </w:tcPr>
          <w:p w14:paraId="3195D175" w14:textId="77777777" w:rsidR="00A0250F" w:rsidRPr="00A0250F" w:rsidRDefault="00A0250F" w:rsidP="0087101F">
            <w:pPr>
              <w:rPr>
                <w:rFonts w:ascii="Avenir Book" w:hAnsi="Avenir Book"/>
                <w:szCs w:val="22"/>
              </w:rPr>
            </w:pPr>
            <w:r w:rsidRPr="00A0250F">
              <w:rPr>
                <w:rFonts w:ascii="Avenir Book" w:hAnsi="Avenir Book"/>
                <w:szCs w:val="22"/>
              </w:rPr>
              <w:br w:type="page"/>
            </w:r>
          </w:p>
          <w:p w14:paraId="5B914F1E" w14:textId="77777777" w:rsidR="00A0250F" w:rsidRPr="00A0250F" w:rsidRDefault="00A0250F" w:rsidP="0087101F">
            <w:pPr>
              <w:rPr>
                <w:rFonts w:ascii="Avenir Book" w:hAnsi="Avenir Book"/>
                <w:szCs w:val="22"/>
              </w:rPr>
            </w:pPr>
            <w:r w:rsidRPr="00A0250F">
              <w:rPr>
                <w:rFonts w:ascii="Avenir Book" w:hAnsi="Avenir Book"/>
                <w:szCs w:val="22"/>
              </w:rPr>
              <w:t>28 Feb 19</w:t>
            </w:r>
          </w:p>
        </w:tc>
        <w:tc>
          <w:tcPr>
            <w:tcW w:w="4441" w:type="pct"/>
            <w:shd w:val="clear" w:color="auto" w:fill="auto"/>
          </w:tcPr>
          <w:p w14:paraId="70951507" w14:textId="77777777" w:rsidR="00A0250F" w:rsidRPr="00A0250F" w:rsidRDefault="00A0250F" w:rsidP="0087101F">
            <w:pPr>
              <w:rPr>
                <w:rFonts w:ascii="Avenir Book" w:hAnsi="Avenir Book"/>
                <w:b/>
                <w:iCs/>
                <w:szCs w:val="22"/>
                <w:u w:val="single"/>
              </w:rPr>
            </w:pPr>
            <w:r w:rsidRPr="00A0250F">
              <w:rPr>
                <w:rFonts w:ascii="Avenir Book" w:hAnsi="Avenir Book"/>
                <w:b/>
                <w:iCs/>
                <w:szCs w:val="22"/>
                <w:u w:val="single"/>
              </w:rPr>
              <w:t xml:space="preserve">Opinions about </w:t>
            </w:r>
            <w:proofErr w:type="spellStart"/>
            <w:r w:rsidRPr="00A0250F">
              <w:rPr>
                <w:rFonts w:ascii="Avenir Book" w:hAnsi="Avenir Book"/>
                <w:b/>
                <w:iCs/>
                <w:szCs w:val="22"/>
                <w:u w:val="single"/>
              </w:rPr>
              <w:t>Temesi</w:t>
            </w:r>
            <w:proofErr w:type="spellEnd"/>
            <w:r w:rsidRPr="00A0250F">
              <w:rPr>
                <w:rFonts w:ascii="Avenir Book" w:hAnsi="Avenir Book"/>
                <w:b/>
                <w:iCs/>
                <w:szCs w:val="22"/>
                <w:u w:val="single"/>
              </w:rPr>
              <w:t xml:space="preserve"> Facility:</w:t>
            </w:r>
          </w:p>
          <w:p w14:paraId="2254934C" w14:textId="77777777" w:rsidR="00A0250F" w:rsidRPr="00A0250F" w:rsidRDefault="00A0250F" w:rsidP="00E3529B">
            <w:pPr>
              <w:numPr>
                <w:ilvl w:val="0"/>
                <w:numId w:val="59"/>
              </w:numPr>
              <w:jc w:val="left"/>
              <w:rPr>
                <w:rFonts w:ascii="Avenir Book" w:hAnsi="Avenir Book"/>
                <w:iCs/>
                <w:szCs w:val="22"/>
              </w:rPr>
            </w:pPr>
            <w:r w:rsidRPr="00A0250F">
              <w:rPr>
                <w:rFonts w:ascii="Avenir Book" w:hAnsi="Avenir Book"/>
                <w:iCs/>
                <w:szCs w:val="22"/>
              </w:rPr>
              <w:t xml:space="preserve">GUS Foundation – </w:t>
            </w:r>
            <w:proofErr w:type="spellStart"/>
            <w:r w:rsidRPr="00A0250F">
              <w:rPr>
                <w:rFonts w:ascii="Avenir Book" w:hAnsi="Avenir Book"/>
                <w:iCs/>
                <w:szCs w:val="22"/>
              </w:rPr>
              <w:t>Temesi</w:t>
            </w:r>
            <w:proofErr w:type="spellEnd"/>
            <w:r w:rsidRPr="00A0250F">
              <w:rPr>
                <w:rFonts w:ascii="Avenir Book" w:hAnsi="Avenir Book"/>
                <w:iCs/>
                <w:szCs w:val="22"/>
              </w:rPr>
              <w:t xml:space="preserve"> Facility is a pioneer in sustainable waste management in Bali, because waste is not dumped to landfill but sorted, processed, and sold. GUS Foundation hopes facility will sustain and Gold Standard will be the starting point of solving operational cost problems, one of the main obstacles of waste management facilities.</w:t>
            </w:r>
          </w:p>
          <w:p w14:paraId="21A397DD" w14:textId="77777777" w:rsidR="00A0250F" w:rsidRPr="00A0250F" w:rsidRDefault="00A0250F" w:rsidP="00E3529B">
            <w:pPr>
              <w:numPr>
                <w:ilvl w:val="0"/>
                <w:numId w:val="59"/>
              </w:numPr>
              <w:jc w:val="left"/>
              <w:rPr>
                <w:rFonts w:ascii="Avenir Book" w:hAnsi="Avenir Book"/>
                <w:iCs/>
                <w:szCs w:val="22"/>
              </w:rPr>
            </w:pPr>
            <w:r w:rsidRPr="00A0250F">
              <w:rPr>
                <w:rFonts w:ascii="Avenir Book" w:hAnsi="Avenir Book"/>
                <w:iCs/>
                <w:szCs w:val="22"/>
              </w:rPr>
              <w:t>Head of Cultural Village (</w:t>
            </w:r>
            <w:proofErr w:type="spellStart"/>
            <w:r w:rsidRPr="00A0250F">
              <w:rPr>
                <w:rFonts w:ascii="Avenir Book" w:hAnsi="Avenir Book"/>
                <w:iCs/>
                <w:szCs w:val="22"/>
              </w:rPr>
              <w:t>Ketua</w:t>
            </w:r>
            <w:proofErr w:type="spellEnd"/>
            <w:r w:rsidRPr="00A0250F">
              <w:rPr>
                <w:rFonts w:ascii="Avenir Book" w:hAnsi="Avenir Book"/>
                <w:iCs/>
                <w:szCs w:val="22"/>
              </w:rPr>
              <w:t xml:space="preserve"> </w:t>
            </w:r>
            <w:proofErr w:type="spellStart"/>
            <w:r w:rsidRPr="00A0250F">
              <w:rPr>
                <w:rFonts w:ascii="Avenir Book" w:hAnsi="Avenir Book"/>
                <w:iCs/>
                <w:szCs w:val="22"/>
              </w:rPr>
              <w:t>Desa</w:t>
            </w:r>
            <w:proofErr w:type="spellEnd"/>
            <w:r w:rsidRPr="00A0250F">
              <w:rPr>
                <w:rFonts w:ascii="Avenir Book" w:hAnsi="Avenir Book"/>
                <w:iCs/>
                <w:szCs w:val="22"/>
              </w:rPr>
              <w:t xml:space="preserve"> </w:t>
            </w:r>
            <w:proofErr w:type="spellStart"/>
            <w:r w:rsidRPr="00A0250F">
              <w:rPr>
                <w:rFonts w:ascii="Avenir Book" w:hAnsi="Avenir Book"/>
                <w:iCs/>
                <w:szCs w:val="22"/>
              </w:rPr>
              <w:t>Adat</w:t>
            </w:r>
            <w:proofErr w:type="spellEnd"/>
            <w:r w:rsidRPr="00A0250F">
              <w:rPr>
                <w:rFonts w:ascii="Avenir Book" w:hAnsi="Avenir Book"/>
                <w:iCs/>
                <w:szCs w:val="22"/>
              </w:rPr>
              <w:t>) – Facility is expected to partner up with women for waste collection and separation from households, thus villagers are also educated.</w:t>
            </w:r>
          </w:p>
          <w:p w14:paraId="1C05B72E" w14:textId="77777777" w:rsidR="00A0250F" w:rsidRPr="00A0250F" w:rsidRDefault="00A0250F" w:rsidP="00E3529B">
            <w:pPr>
              <w:numPr>
                <w:ilvl w:val="0"/>
                <w:numId w:val="59"/>
              </w:numPr>
              <w:jc w:val="left"/>
              <w:rPr>
                <w:rFonts w:ascii="Avenir Book" w:hAnsi="Avenir Book"/>
                <w:iCs/>
                <w:szCs w:val="22"/>
              </w:rPr>
            </w:pPr>
            <w:r w:rsidRPr="00A0250F">
              <w:rPr>
                <w:rFonts w:ascii="Avenir Book" w:hAnsi="Avenir Book"/>
                <w:iCs/>
                <w:szCs w:val="22"/>
              </w:rPr>
              <w:t>Head of Family Welfare Education (</w:t>
            </w:r>
            <w:proofErr w:type="spellStart"/>
            <w:r w:rsidRPr="00A0250F">
              <w:rPr>
                <w:rFonts w:ascii="Avenir Book" w:hAnsi="Avenir Book"/>
                <w:iCs/>
                <w:szCs w:val="22"/>
              </w:rPr>
              <w:t>Ketua</w:t>
            </w:r>
            <w:proofErr w:type="spellEnd"/>
            <w:r w:rsidRPr="00A0250F">
              <w:rPr>
                <w:rFonts w:ascii="Avenir Book" w:hAnsi="Avenir Book"/>
                <w:iCs/>
                <w:szCs w:val="22"/>
              </w:rPr>
              <w:t xml:space="preserve"> Pendidikan </w:t>
            </w:r>
            <w:proofErr w:type="spellStart"/>
            <w:r w:rsidRPr="00A0250F">
              <w:rPr>
                <w:rFonts w:ascii="Avenir Book" w:hAnsi="Avenir Book"/>
                <w:iCs/>
                <w:szCs w:val="22"/>
              </w:rPr>
              <w:t>Kesejahteraan</w:t>
            </w:r>
            <w:proofErr w:type="spellEnd"/>
            <w:r w:rsidRPr="00A0250F">
              <w:rPr>
                <w:rFonts w:ascii="Avenir Book" w:hAnsi="Avenir Book"/>
                <w:iCs/>
                <w:szCs w:val="22"/>
              </w:rPr>
              <w:t xml:space="preserve"> </w:t>
            </w:r>
            <w:proofErr w:type="spellStart"/>
            <w:r w:rsidRPr="00A0250F">
              <w:rPr>
                <w:rFonts w:ascii="Avenir Book" w:hAnsi="Avenir Book"/>
                <w:iCs/>
                <w:szCs w:val="22"/>
              </w:rPr>
              <w:t>Keluarga</w:t>
            </w:r>
            <w:proofErr w:type="spellEnd"/>
            <w:r w:rsidRPr="00A0250F">
              <w:rPr>
                <w:rFonts w:ascii="Avenir Book" w:hAnsi="Avenir Book"/>
                <w:iCs/>
                <w:szCs w:val="22"/>
              </w:rPr>
              <w:t xml:space="preserve"> /PKK) – Waste separation has been a work plan of PKK but has not been implemented yet due to some hindrances, including the lack of understanding about waste separation. PKK is ready to collaborate with Waste Bank at TPA and the </w:t>
            </w:r>
            <w:proofErr w:type="spellStart"/>
            <w:r w:rsidRPr="00A0250F">
              <w:rPr>
                <w:rFonts w:ascii="Avenir Book" w:hAnsi="Avenir Book"/>
                <w:iCs/>
                <w:szCs w:val="22"/>
              </w:rPr>
              <w:t>Temesi</w:t>
            </w:r>
            <w:proofErr w:type="spellEnd"/>
            <w:r w:rsidRPr="00A0250F">
              <w:rPr>
                <w:rFonts w:ascii="Avenir Book" w:hAnsi="Avenir Book"/>
                <w:iCs/>
                <w:szCs w:val="22"/>
              </w:rPr>
              <w:t xml:space="preserve"> Facility to start waste separation program.</w:t>
            </w:r>
          </w:p>
          <w:p w14:paraId="2251148A" w14:textId="77777777" w:rsidR="00A0250F" w:rsidRPr="00A0250F" w:rsidRDefault="00A0250F" w:rsidP="00E3529B">
            <w:pPr>
              <w:numPr>
                <w:ilvl w:val="0"/>
                <w:numId w:val="59"/>
              </w:numPr>
              <w:jc w:val="left"/>
              <w:rPr>
                <w:rFonts w:ascii="Avenir Book" w:hAnsi="Avenir Book"/>
                <w:iCs/>
                <w:szCs w:val="22"/>
              </w:rPr>
            </w:pPr>
            <w:r w:rsidRPr="00A0250F">
              <w:rPr>
                <w:rFonts w:ascii="Avenir Book" w:hAnsi="Avenir Book"/>
                <w:iCs/>
                <w:szCs w:val="22"/>
              </w:rPr>
              <w:t>Head of Technical Implementation Unit (</w:t>
            </w:r>
            <w:proofErr w:type="spellStart"/>
            <w:r w:rsidRPr="00A0250F">
              <w:rPr>
                <w:rFonts w:ascii="Avenir Book" w:hAnsi="Avenir Book"/>
                <w:iCs/>
                <w:szCs w:val="22"/>
              </w:rPr>
              <w:t>Ketua</w:t>
            </w:r>
            <w:proofErr w:type="spellEnd"/>
            <w:r w:rsidRPr="00A0250F">
              <w:rPr>
                <w:rFonts w:ascii="Avenir Book" w:hAnsi="Avenir Book"/>
                <w:iCs/>
                <w:szCs w:val="22"/>
              </w:rPr>
              <w:t xml:space="preserve"> UPT) – Facility helps the Environmental and Cleanliness Services (DLHK) on waste management, especially for organics. The government is going to do expansion and revitalization of </w:t>
            </w:r>
            <w:proofErr w:type="spellStart"/>
            <w:r w:rsidRPr="00A0250F">
              <w:rPr>
                <w:rFonts w:ascii="Avenir Book" w:hAnsi="Avenir Book"/>
                <w:iCs/>
                <w:szCs w:val="22"/>
              </w:rPr>
              <w:t>Temesi</w:t>
            </w:r>
            <w:proofErr w:type="spellEnd"/>
            <w:r w:rsidRPr="00A0250F">
              <w:rPr>
                <w:rFonts w:ascii="Avenir Book" w:hAnsi="Avenir Book"/>
                <w:iCs/>
                <w:szCs w:val="22"/>
              </w:rPr>
              <w:t xml:space="preserve"> Landfill, so in the future, </w:t>
            </w:r>
            <w:proofErr w:type="spellStart"/>
            <w:r w:rsidRPr="00A0250F">
              <w:rPr>
                <w:rFonts w:ascii="Avenir Book" w:hAnsi="Avenir Book"/>
                <w:iCs/>
                <w:szCs w:val="22"/>
              </w:rPr>
              <w:t>Temesi</w:t>
            </w:r>
            <w:proofErr w:type="spellEnd"/>
            <w:r w:rsidRPr="00A0250F">
              <w:rPr>
                <w:rFonts w:ascii="Avenir Book" w:hAnsi="Avenir Book"/>
                <w:iCs/>
                <w:szCs w:val="22"/>
              </w:rPr>
              <w:t xml:space="preserve"> Facility will/can be an educational recreation </w:t>
            </w:r>
            <w:proofErr w:type="spellStart"/>
            <w:r w:rsidRPr="00A0250F">
              <w:rPr>
                <w:rFonts w:ascii="Avenir Book" w:hAnsi="Avenir Book"/>
                <w:iCs/>
                <w:szCs w:val="22"/>
              </w:rPr>
              <w:t>center</w:t>
            </w:r>
            <w:proofErr w:type="spellEnd"/>
            <w:r w:rsidRPr="00A0250F">
              <w:rPr>
                <w:rFonts w:ascii="Avenir Book" w:hAnsi="Avenir Book"/>
                <w:iCs/>
                <w:szCs w:val="22"/>
              </w:rPr>
              <w:t>.</w:t>
            </w:r>
          </w:p>
          <w:p w14:paraId="1B8DA7C9" w14:textId="77777777" w:rsidR="00A0250F" w:rsidRPr="00A0250F" w:rsidRDefault="00A0250F" w:rsidP="0087101F">
            <w:pPr>
              <w:rPr>
                <w:rFonts w:ascii="Avenir Book" w:hAnsi="Avenir Book"/>
                <w:iCs/>
                <w:szCs w:val="22"/>
              </w:rPr>
            </w:pPr>
          </w:p>
        </w:tc>
      </w:tr>
      <w:tr w:rsidR="009E2DE2" w:rsidRPr="00A0250F" w14:paraId="6E01385E" w14:textId="77777777" w:rsidTr="00A0250F">
        <w:trPr>
          <w:trHeight w:val="950"/>
        </w:trPr>
        <w:tc>
          <w:tcPr>
            <w:tcW w:w="559" w:type="pct"/>
            <w:shd w:val="clear" w:color="auto" w:fill="auto"/>
          </w:tcPr>
          <w:p w14:paraId="24ADBF30" w14:textId="77777777" w:rsidR="009E2DE2" w:rsidRPr="00A0250F" w:rsidRDefault="009E2DE2" w:rsidP="0087101F">
            <w:pPr>
              <w:rPr>
                <w:rFonts w:ascii="Avenir Book" w:hAnsi="Avenir Book"/>
                <w:szCs w:val="22"/>
              </w:rPr>
            </w:pPr>
          </w:p>
          <w:p w14:paraId="388C6D87" w14:textId="77777777" w:rsidR="009E2DE2" w:rsidRPr="00A0250F" w:rsidRDefault="009E2DE2" w:rsidP="0087101F">
            <w:pPr>
              <w:rPr>
                <w:rFonts w:ascii="Avenir Book" w:hAnsi="Avenir Book"/>
                <w:szCs w:val="22"/>
              </w:rPr>
            </w:pPr>
            <w:r w:rsidRPr="00A0250F">
              <w:rPr>
                <w:rFonts w:ascii="Avenir Book" w:hAnsi="Avenir Book"/>
                <w:szCs w:val="22"/>
              </w:rPr>
              <w:t>28 Feb 19</w:t>
            </w:r>
          </w:p>
        </w:tc>
        <w:tc>
          <w:tcPr>
            <w:tcW w:w="4441" w:type="pct"/>
            <w:shd w:val="clear" w:color="auto" w:fill="auto"/>
          </w:tcPr>
          <w:p w14:paraId="7E52ACC1" w14:textId="77777777" w:rsidR="009E2DE2" w:rsidRPr="00A0250F" w:rsidRDefault="009E2DE2" w:rsidP="0087101F">
            <w:pPr>
              <w:rPr>
                <w:rFonts w:ascii="Avenir Book" w:hAnsi="Avenir Book"/>
                <w:b/>
                <w:iCs/>
                <w:szCs w:val="22"/>
                <w:u w:val="single"/>
              </w:rPr>
            </w:pPr>
            <w:r w:rsidRPr="00A0250F">
              <w:rPr>
                <w:rFonts w:ascii="Avenir Book" w:hAnsi="Avenir Book"/>
                <w:b/>
                <w:iCs/>
                <w:szCs w:val="22"/>
                <w:u w:val="single"/>
              </w:rPr>
              <w:t>Explanation on facility’s contribution to SDGs:</w:t>
            </w:r>
          </w:p>
          <w:p w14:paraId="44BA6AB7" w14:textId="77777777" w:rsidR="009E2DE2" w:rsidRPr="00A0250F" w:rsidRDefault="009E2DE2" w:rsidP="00E3529B">
            <w:pPr>
              <w:numPr>
                <w:ilvl w:val="0"/>
                <w:numId w:val="58"/>
              </w:numPr>
              <w:jc w:val="left"/>
              <w:rPr>
                <w:rFonts w:ascii="Avenir Book" w:hAnsi="Avenir Book"/>
                <w:iCs/>
                <w:szCs w:val="22"/>
              </w:rPr>
            </w:pPr>
            <w:r w:rsidRPr="00A0250F">
              <w:rPr>
                <w:rFonts w:ascii="Avenir Book" w:hAnsi="Avenir Book"/>
                <w:iCs/>
                <w:szCs w:val="22"/>
              </w:rPr>
              <w:t>Organics processing within the facility has prevented green-house gas emissions to the atmosphere.</w:t>
            </w:r>
          </w:p>
          <w:p w14:paraId="3E9CB909" w14:textId="77777777" w:rsidR="009E2DE2" w:rsidRPr="00A0250F" w:rsidRDefault="009E2DE2" w:rsidP="00E3529B">
            <w:pPr>
              <w:numPr>
                <w:ilvl w:val="0"/>
                <w:numId w:val="58"/>
              </w:numPr>
              <w:jc w:val="left"/>
              <w:rPr>
                <w:rFonts w:ascii="Avenir Book" w:hAnsi="Avenir Book"/>
                <w:iCs/>
                <w:szCs w:val="22"/>
              </w:rPr>
            </w:pPr>
            <w:r w:rsidRPr="00A0250F">
              <w:rPr>
                <w:rFonts w:ascii="Avenir Book" w:hAnsi="Avenir Book"/>
                <w:iCs/>
                <w:szCs w:val="22"/>
              </w:rPr>
              <w:t>The facility has employed Balinese for its managerial work and migrants from Java for waste processing, thus provide employment and income for the community.</w:t>
            </w:r>
          </w:p>
          <w:p w14:paraId="1D735DD9" w14:textId="77777777" w:rsidR="009E2DE2" w:rsidRPr="00A0250F" w:rsidRDefault="009E2DE2" w:rsidP="00E3529B">
            <w:pPr>
              <w:numPr>
                <w:ilvl w:val="0"/>
                <w:numId w:val="58"/>
              </w:numPr>
              <w:jc w:val="left"/>
              <w:rPr>
                <w:rFonts w:ascii="Avenir Book" w:hAnsi="Avenir Book"/>
                <w:iCs/>
                <w:szCs w:val="22"/>
              </w:rPr>
            </w:pPr>
            <w:r w:rsidRPr="00A0250F">
              <w:rPr>
                <w:rFonts w:ascii="Avenir Book" w:hAnsi="Avenir Book"/>
                <w:iCs/>
                <w:szCs w:val="22"/>
              </w:rPr>
              <w:t>Composting process occurs at 70</w:t>
            </w:r>
            <w:r w:rsidRPr="00A0250F">
              <w:rPr>
                <w:rFonts w:ascii="Avenir Book" w:hAnsi="Avenir Book" w:cs="Calibri"/>
                <w:iCs/>
                <w:szCs w:val="22"/>
              </w:rPr>
              <w:t xml:space="preserve">°C thus avoiding the growth of bacteria and pathogens from waste. The Facility contributes to the health and well-being of </w:t>
            </w:r>
            <w:proofErr w:type="spellStart"/>
            <w:r w:rsidRPr="00A0250F">
              <w:rPr>
                <w:rFonts w:ascii="Avenir Book" w:hAnsi="Avenir Book" w:cs="Calibri"/>
                <w:iCs/>
                <w:szCs w:val="22"/>
              </w:rPr>
              <w:t>Temesi</w:t>
            </w:r>
            <w:proofErr w:type="spellEnd"/>
            <w:r w:rsidRPr="00A0250F">
              <w:rPr>
                <w:rFonts w:ascii="Avenir Book" w:hAnsi="Avenir Book" w:cs="Calibri"/>
                <w:iCs/>
                <w:szCs w:val="22"/>
              </w:rPr>
              <w:t xml:space="preserve"> residents.</w:t>
            </w:r>
          </w:p>
          <w:p w14:paraId="6DE3FD8F" w14:textId="77777777" w:rsidR="009E2DE2" w:rsidRPr="00A0250F" w:rsidRDefault="009E2DE2" w:rsidP="00E3529B">
            <w:pPr>
              <w:numPr>
                <w:ilvl w:val="0"/>
                <w:numId w:val="58"/>
              </w:numPr>
              <w:jc w:val="left"/>
              <w:rPr>
                <w:rFonts w:ascii="Avenir Book" w:hAnsi="Avenir Book"/>
                <w:iCs/>
                <w:szCs w:val="22"/>
                <w:lang w:val="de-DE"/>
              </w:rPr>
            </w:pPr>
            <w:proofErr w:type="spellStart"/>
            <w:r w:rsidRPr="00A0250F">
              <w:rPr>
                <w:rFonts w:ascii="Avenir Book" w:hAnsi="Avenir Book" w:cs="Calibri"/>
                <w:iCs/>
                <w:szCs w:val="22"/>
              </w:rPr>
              <w:t>Temesi</w:t>
            </w:r>
            <w:proofErr w:type="spellEnd"/>
            <w:r w:rsidRPr="00A0250F">
              <w:rPr>
                <w:rFonts w:ascii="Avenir Book" w:hAnsi="Avenir Book" w:cs="Calibri"/>
                <w:iCs/>
                <w:szCs w:val="22"/>
              </w:rPr>
              <w:t xml:space="preserve"> Facility processes waste from </w:t>
            </w:r>
            <w:proofErr w:type="spellStart"/>
            <w:r w:rsidRPr="00A0250F">
              <w:rPr>
                <w:rFonts w:ascii="Avenir Book" w:hAnsi="Avenir Book" w:cs="Calibri"/>
                <w:iCs/>
                <w:szCs w:val="22"/>
              </w:rPr>
              <w:t>Temesi</w:t>
            </w:r>
            <w:proofErr w:type="spellEnd"/>
            <w:r w:rsidRPr="00A0250F">
              <w:rPr>
                <w:rFonts w:ascii="Avenir Book" w:hAnsi="Avenir Book" w:cs="Calibri"/>
                <w:iCs/>
                <w:szCs w:val="22"/>
              </w:rPr>
              <w:t xml:space="preserve"> Landfill, so it prevents waste from entering and polluting the rivers. Indirectly, the facility has helped preventing ocean’s waste pollutions. </w:t>
            </w:r>
          </w:p>
          <w:p w14:paraId="5E834BD6" w14:textId="77777777" w:rsidR="009E2DE2" w:rsidRPr="00A0250F" w:rsidRDefault="009E2DE2" w:rsidP="00E3529B">
            <w:pPr>
              <w:numPr>
                <w:ilvl w:val="0"/>
                <w:numId w:val="58"/>
              </w:numPr>
              <w:jc w:val="left"/>
              <w:rPr>
                <w:rFonts w:ascii="Avenir Book" w:hAnsi="Avenir Book"/>
                <w:iCs/>
                <w:szCs w:val="22"/>
              </w:rPr>
            </w:pPr>
            <w:r w:rsidRPr="00A0250F">
              <w:rPr>
                <w:rFonts w:ascii="Avenir Book" w:hAnsi="Avenir Book"/>
                <w:iCs/>
                <w:szCs w:val="22"/>
              </w:rPr>
              <w:lastRenderedPageBreak/>
              <w:t xml:space="preserve">The Facility has given education to university and other students about waste management and climate change, as well as processing waste produced by </w:t>
            </w:r>
            <w:proofErr w:type="spellStart"/>
            <w:r w:rsidRPr="00A0250F">
              <w:rPr>
                <w:rFonts w:ascii="Avenir Book" w:hAnsi="Avenir Book"/>
                <w:iCs/>
                <w:szCs w:val="22"/>
              </w:rPr>
              <w:t>Gianyar</w:t>
            </w:r>
            <w:proofErr w:type="spellEnd"/>
            <w:r w:rsidRPr="00A0250F">
              <w:rPr>
                <w:rFonts w:ascii="Avenir Book" w:hAnsi="Avenir Book"/>
                <w:iCs/>
                <w:szCs w:val="22"/>
              </w:rPr>
              <w:t xml:space="preserve"> regency. Therefore, the facility promotes sustainable cities and communities.</w:t>
            </w:r>
          </w:p>
        </w:tc>
      </w:tr>
      <w:tr w:rsidR="009E2DE2" w:rsidRPr="00A0250F" w14:paraId="5EF41D7D" w14:textId="77777777" w:rsidTr="00A0250F">
        <w:tc>
          <w:tcPr>
            <w:tcW w:w="559" w:type="pct"/>
            <w:shd w:val="clear" w:color="auto" w:fill="auto"/>
          </w:tcPr>
          <w:p w14:paraId="3FDC5001" w14:textId="77777777" w:rsidR="009E2DE2" w:rsidRPr="00A0250F" w:rsidRDefault="009E2DE2" w:rsidP="0087101F">
            <w:pPr>
              <w:rPr>
                <w:rFonts w:ascii="Avenir Book" w:hAnsi="Avenir Book"/>
                <w:szCs w:val="22"/>
              </w:rPr>
            </w:pPr>
          </w:p>
          <w:p w14:paraId="01F618E6" w14:textId="77777777" w:rsidR="009E2DE2" w:rsidRPr="00A0250F" w:rsidRDefault="009E2DE2" w:rsidP="0087101F">
            <w:pPr>
              <w:rPr>
                <w:rFonts w:ascii="Avenir Book" w:hAnsi="Avenir Book"/>
                <w:szCs w:val="22"/>
              </w:rPr>
            </w:pPr>
            <w:r w:rsidRPr="00A0250F">
              <w:rPr>
                <w:rFonts w:ascii="Avenir Book" w:hAnsi="Avenir Book"/>
                <w:szCs w:val="22"/>
              </w:rPr>
              <w:t>28 Feb 19</w:t>
            </w:r>
          </w:p>
        </w:tc>
        <w:tc>
          <w:tcPr>
            <w:tcW w:w="4441" w:type="pct"/>
            <w:shd w:val="clear" w:color="auto" w:fill="auto"/>
          </w:tcPr>
          <w:p w14:paraId="5925DD8F" w14:textId="77777777" w:rsidR="009E2DE2" w:rsidRPr="00A0250F" w:rsidRDefault="009E2DE2" w:rsidP="0087101F">
            <w:pPr>
              <w:rPr>
                <w:rFonts w:ascii="Avenir Book" w:hAnsi="Avenir Book"/>
                <w:b/>
                <w:iCs/>
                <w:szCs w:val="22"/>
                <w:u w:val="single"/>
              </w:rPr>
            </w:pPr>
            <w:r w:rsidRPr="00A0250F">
              <w:rPr>
                <w:rFonts w:ascii="Avenir Book" w:hAnsi="Avenir Book"/>
                <w:b/>
                <w:iCs/>
                <w:szCs w:val="22"/>
                <w:u w:val="single"/>
              </w:rPr>
              <w:t>Opinions on facility’s contribution to SDGs:</w:t>
            </w:r>
          </w:p>
          <w:p w14:paraId="1CB1A506" w14:textId="77777777" w:rsidR="009E2DE2" w:rsidRPr="00A0250F" w:rsidRDefault="009E2DE2" w:rsidP="00E3529B">
            <w:pPr>
              <w:numPr>
                <w:ilvl w:val="0"/>
                <w:numId w:val="60"/>
              </w:numPr>
              <w:jc w:val="left"/>
              <w:rPr>
                <w:rFonts w:ascii="Avenir Book" w:hAnsi="Avenir Book"/>
                <w:iCs/>
                <w:szCs w:val="22"/>
              </w:rPr>
            </w:pPr>
            <w:r w:rsidRPr="00A0250F">
              <w:rPr>
                <w:rFonts w:ascii="Avenir Book" w:hAnsi="Avenir Book"/>
                <w:iCs/>
                <w:szCs w:val="22"/>
              </w:rPr>
              <w:t xml:space="preserve">Facility has provided employment for poor villagers and increase their livelihood, thus indirectly has improved their health. </w:t>
            </w:r>
          </w:p>
          <w:p w14:paraId="66149B23" w14:textId="77777777" w:rsidR="009E2DE2" w:rsidRPr="00A0250F" w:rsidRDefault="009E2DE2" w:rsidP="00E3529B">
            <w:pPr>
              <w:numPr>
                <w:ilvl w:val="0"/>
                <w:numId w:val="60"/>
              </w:numPr>
              <w:jc w:val="left"/>
              <w:rPr>
                <w:rFonts w:ascii="Avenir Book" w:hAnsi="Avenir Book"/>
                <w:iCs/>
                <w:szCs w:val="22"/>
              </w:rPr>
            </w:pPr>
            <w:r w:rsidRPr="00A0250F">
              <w:rPr>
                <w:rFonts w:ascii="Avenir Book" w:hAnsi="Avenir Book"/>
                <w:iCs/>
                <w:szCs w:val="22"/>
              </w:rPr>
              <w:t>Health impacts one’s well-being, meaning if one was not healthy then he was not prosperous. Facility should provide and strictly demand the workers to use personal protective equipment, gloves and working boots as minimum. Gloves will prevent germs and dirt from lodging in workers' nails, thus minimizing the possibility of exposure to diseases.</w:t>
            </w:r>
          </w:p>
          <w:p w14:paraId="3F908440" w14:textId="77777777" w:rsidR="009E2DE2" w:rsidRPr="00A0250F" w:rsidRDefault="009E2DE2" w:rsidP="00E3529B">
            <w:pPr>
              <w:numPr>
                <w:ilvl w:val="0"/>
                <w:numId w:val="60"/>
              </w:numPr>
              <w:jc w:val="left"/>
              <w:rPr>
                <w:rFonts w:ascii="Avenir Book" w:hAnsi="Avenir Book"/>
                <w:iCs/>
                <w:szCs w:val="22"/>
              </w:rPr>
            </w:pPr>
            <w:r w:rsidRPr="00A0250F">
              <w:rPr>
                <w:rFonts w:ascii="Avenir Book" w:hAnsi="Avenir Book"/>
                <w:iCs/>
                <w:szCs w:val="22"/>
              </w:rPr>
              <w:t xml:space="preserve">Partnership with PKK women to educate women and children at the village on waste separation and make </w:t>
            </w:r>
            <w:proofErr w:type="spellStart"/>
            <w:r w:rsidRPr="00A0250F">
              <w:rPr>
                <w:rFonts w:ascii="Avenir Book" w:hAnsi="Avenir Book"/>
                <w:iCs/>
                <w:szCs w:val="22"/>
              </w:rPr>
              <w:t>Temesi</w:t>
            </w:r>
            <w:proofErr w:type="spellEnd"/>
            <w:r w:rsidRPr="00A0250F">
              <w:rPr>
                <w:rFonts w:ascii="Avenir Book" w:hAnsi="Avenir Book"/>
                <w:iCs/>
                <w:szCs w:val="22"/>
              </w:rPr>
              <w:t xml:space="preserve"> community educated.</w:t>
            </w:r>
          </w:p>
          <w:p w14:paraId="262E72BA" w14:textId="77777777" w:rsidR="009E2DE2" w:rsidRPr="00A0250F" w:rsidRDefault="009E2DE2" w:rsidP="0087101F">
            <w:pPr>
              <w:rPr>
                <w:rFonts w:ascii="Avenir Book" w:hAnsi="Avenir Book"/>
                <w:iCs/>
                <w:szCs w:val="22"/>
              </w:rPr>
            </w:pPr>
          </w:p>
        </w:tc>
      </w:tr>
      <w:tr w:rsidR="009E2DE2" w:rsidRPr="00A0250F" w14:paraId="7231339A" w14:textId="77777777" w:rsidTr="00A0250F">
        <w:tc>
          <w:tcPr>
            <w:tcW w:w="559" w:type="pct"/>
            <w:shd w:val="clear" w:color="auto" w:fill="auto"/>
          </w:tcPr>
          <w:p w14:paraId="561C2F08" w14:textId="77777777" w:rsidR="009E2DE2" w:rsidRPr="00A0250F" w:rsidRDefault="009E2DE2" w:rsidP="0087101F">
            <w:pPr>
              <w:rPr>
                <w:rFonts w:ascii="Avenir Book" w:hAnsi="Avenir Book"/>
                <w:szCs w:val="22"/>
              </w:rPr>
            </w:pPr>
          </w:p>
          <w:p w14:paraId="124531F5" w14:textId="77777777" w:rsidR="009E2DE2" w:rsidRPr="00A0250F" w:rsidRDefault="009E2DE2" w:rsidP="0087101F">
            <w:pPr>
              <w:rPr>
                <w:rFonts w:ascii="Avenir Book" w:hAnsi="Avenir Book"/>
                <w:szCs w:val="22"/>
              </w:rPr>
            </w:pPr>
            <w:r w:rsidRPr="00A0250F">
              <w:rPr>
                <w:rFonts w:ascii="Avenir Book" w:hAnsi="Avenir Book"/>
                <w:szCs w:val="22"/>
              </w:rPr>
              <w:t>28 Feb 19</w:t>
            </w:r>
          </w:p>
        </w:tc>
        <w:tc>
          <w:tcPr>
            <w:tcW w:w="4441" w:type="pct"/>
            <w:shd w:val="clear" w:color="auto" w:fill="auto"/>
          </w:tcPr>
          <w:p w14:paraId="039A34A3" w14:textId="77777777" w:rsidR="009E2DE2" w:rsidRPr="00A0250F" w:rsidRDefault="009E2DE2" w:rsidP="0087101F">
            <w:pPr>
              <w:rPr>
                <w:rFonts w:ascii="Avenir Book" w:hAnsi="Avenir Book"/>
                <w:b/>
                <w:szCs w:val="22"/>
                <w:u w:val="single"/>
              </w:rPr>
            </w:pPr>
            <w:r w:rsidRPr="00A0250F">
              <w:rPr>
                <w:rFonts w:ascii="Avenir Book" w:hAnsi="Avenir Book"/>
                <w:b/>
                <w:szCs w:val="22"/>
                <w:u w:val="single"/>
              </w:rPr>
              <w:t xml:space="preserve">Discussion on continuous input/grievance </w:t>
            </w:r>
            <w:proofErr w:type="gramStart"/>
            <w:r w:rsidRPr="00A0250F">
              <w:rPr>
                <w:rFonts w:ascii="Avenir Book" w:hAnsi="Avenir Book"/>
                <w:b/>
                <w:szCs w:val="22"/>
                <w:u w:val="single"/>
              </w:rPr>
              <w:t>mechanism :</w:t>
            </w:r>
            <w:proofErr w:type="gramEnd"/>
          </w:p>
          <w:p w14:paraId="4DE20045" w14:textId="77777777" w:rsidR="009E2DE2" w:rsidRPr="00A0250F" w:rsidRDefault="009E2DE2" w:rsidP="0087101F">
            <w:pPr>
              <w:rPr>
                <w:rFonts w:ascii="Avenir Book" w:hAnsi="Avenir Book"/>
                <w:szCs w:val="22"/>
              </w:rPr>
            </w:pPr>
            <w:r w:rsidRPr="00A0250F">
              <w:rPr>
                <w:rFonts w:ascii="Avenir Book" w:hAnsi="Avenir Book"/>
                <w:szCs w:val="22"/>
              </w:rPr>
              <w:t xml:space="preserve">Village residents collect inputs collectively and express them to the </w:t>
            </w:r>
            <w:proofErr w:type="spellStart"/>
            <w:r w:rsidRPr="00A0250F">
              <w:rPr>
                <w:rFonts w:ascii="Avenir Book" w:hAnsi="Avenir Book"/>
                <w:szCs w:val="22"/>
              </w:rPr>
              <w:t>Temesi</w:t>
            </w:r>
            <w:proofErr w:type="spellEnd"/>
            <w:r w:rsidRPr="00A0250F">
              <w:rPr>
                <w:rFonts w:ascii="Avenir Book" w:hAnsi="Avenir Book"/>
                <w:szCs w:val="22"/>
              </w:rPr>
              <w:t xml:space="preserve"> Waste Recovery Foundation or </w:t>
            </w:r>
            <w:proofErr w:type="spellStart"/>
            <w:r w:rsidRPr="00A0250F">
              <w:rPr>
                <w:rFonts w:ascii="Avenir Book" w:hAnsi="Avenir Book"/>
                <w:szCs w:val="22"/>
              </w:rPr>
              <w:t>Bumi</w:t>
            </w:r>
            <w:proofErr w:type="spellEnd"/>
            <w:r w:rsidRPr="00A0250F">
              <w:rPr>
                <w:rFonts w:ascii="Avenir Book" w:hAnsi="Avenir Book"/>
                <w:szCs w:val="22"/>
              </w:rPr>
              <w:t xml:space="preserve"> </w:t>
            </w:r>
            <w:proofErr w:type="spellStart"/>
            <w:r w:rsidRPr="00A0250F">
              <w:rPr>
                <w:rFonts w:ascii="Avenir Book" w:hAnsi="Avenir Book"/>
                <w:szCs w:val="22"/>
              </w:rPr>
              <w:t>Sasmaya</w:t>
            </w:r>
            <w:proofErr w:type="spellEnd"/>
            <w:r w:rsidRPr="00A0250F">
              <w:rPr>
                <w:rFonts w:ascii="Avenir Book" w:hAnsi="Avenir Book"/>
                <w:szCs w:val="22"/>
              </w:rPr>
              <w:t xml:space="preserve"> Foundation. The received inputs will then be conveyed by the foundations to the facility/project management. The foundations expect supervision from the UPT/government on workable solutions so that problems can be resolved collectively between the facility and the government.</w:t>
            </w:r>
          </w:p>
        </w:tc>
      </w:tr>
    </w:tbl>
    <w:p w14:paraId="6495814C" w14:textId="77777777" w:rsidR="00A0250F" w:rsidRPr="001D2678" w:rsidRDefault="00A0250F" w:rsidP="00A0250F">
      <w:pPr>
        <w:rPr>
          <w:rFonts w:ascii="Calibri" w:hAnsi="Calibri" w:cs="Arial"/>
          <w:szCs w:val="22"/>
        </w:rPr>
      </w:pPr>
    </w:p>
    <w:p w14:paraId="568E1F3E" w14:textId="77777777" w:rsidR="00D763B9" w:rsidRDefault="00D763B9" w:rsidP="00F87B39">
      <w:pPr>
        <w:rPr>
          <w:rFonts w:ascii="Avenir Book" w:eastAsia="MS Mincho" w:hAnsi="Avenir Book"/>
        </w:rPr>
      </w:pPr>
      <w:r>
        <w:rPr>
          <w:rFonts w:ascii="Avenir Book" w:eastAsia="MS Mincho" w:hAnsi="Avenir Book"/>
        </w:rPr>
        <w:t>Photographs taken during the meeting are presented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4"/>
        <w:gridCol w:w="4971"/>
      </w:tblGrid>
      <w:tr w:rsidR="00D763B9" w14:paraId="0F7AA4D4" w14:textId="77777777" w:rsidTr="00D763B9">
        <w:tc>
          <w:tcPr>
            <w:tcW w:w="4927" w:type="dxa"/>
          </w:tcPr>
          <w:p w14:paraId="2551772D" w14:textId="77777777" w:rsidR="00D763B9" w:rsidRDefault="00D763B9" w:rsidP="00F87B39">
            <w:pPr>
              <w:rPr>
                <w:rFonts w:ascii="Avenir Book" w:eastAsia="MS Mincho" w:hAnsi="Avenir Book"/>
              </w:rPr>
            </w:pPr>
            <w:r w:rsidRPr="00D763B9">
              <w:rPr>
                <w:rFonts w:ascii="Avenir Book" w:eastAsia="MS Mincho" w:hAnsi="Avenir Book"/>
                <w:noProof/>
                <w:lang w:val="en-US" w:eastAsia="en-US"/>
              </w:rPr>
              <w:drawing>
                <wp:inline distT="0" distB="0" distL="0" distR="0" wp14:anchorId="35246297" wp14:editId="4FE701A9">
                  <wp:extent cx="3028950" cy="2270016"/>
                  <wp:effectExtent l="19050" t="0" r="0" b="0"/>
                  <wp:docPr id="12" name="Picture 24" descr="D:\Pers\Old data\New folder\Kanal\Gyaniyar\Gold standard\pics\IMG_9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ers\Old data\New folder\Kanal\Gyaniyar\Gold standard\pics\IMG_9300.JPG"/>
                          <pic:cNvPicPr>
                            <a:picLocks noChangeAspect="1" noChangeArrowheads="1"/>
                          </pic:cNvPicPr>
                        </pic:nvPicPr>
                        <pic:blipFill>
                          <a:blip r:embed="rId30" cstate="screen"/>
                          <a:srcRect/>
                          <a:stretch>
                            <a:fillRect/>
                          </a:stretch>
                        </pic:blipFill>
                        <pic:spPr bwMode="auto">
                          <a:xfrm>
                            <a:off x="0" y="0"/>
                            <a:ext cx="3036109" cy="2275381"/>
                          </a:xfrm>
                          <a:prstGeom prst="rect">
                            <a:avLst/>
                          </a:prstGeom>
                          <a:noFill/>
                          <a:ln w="9525">
                            <a:noFill/>
                            <a:miter lim="800000"/>
                            <a:headEnd/>
                            <a:tailEnd/>
                          </a:ln>
                        </pic:spPr>
                      </pic:pic>
                    </a:graphicData>
                  </a:graphic>
                </wp:inline>
              </w:drawing>
            </w:r>
          </w:p>
        </w:tc>
        <w:tc>
          <w:tcPr>
            <w:tcW w:w="4928" w:type="dxa"/>
          </w:tcPr>
          <w:p w14:paraId="4155B12B" w14:textId="77777777" w:rsidR="00D763B9" w:rsidRDefault="00D763B9" w:rsidP="00F87B39">
            <w:pPr>
              <w:rPr>
                <w:rFonts w:ascii="Avenir Book" w:eastAsia="MS Mincho" w:hAnsi="Avenir Book"/>
              </w:rPr>
            </w:pPr>
            <w:r w:rsidRPr="00D763B9">
              <w:rPr>
                <w:rFonts w:ascii="Avenir Book" w:eastAsia="MS Mincho" w:hAnsi="Avenir Book"/>
                <w:noProof/>
                <w:lang w:val="en-US" w:eastAsia="en-US"/>
              </w:rPr>
              <w:drawing>
                <wp:inline distT="0" distB="0" distL="0" distR="0" wp14:anchorId="6C37A32F" wp14:editId="2D7C2668">
                  <wp:extent cx="3082834" cy="2272764"/>
                  <wp:effectExtent l="19050" t="0" r="3266" b="0"/>
                  <wp:docPr id="14" name="Picture 27" descr="D:\Pers\Old data\New folder\Kanal\Gyaniyar\Gold standard\pics\IMG_9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ers\Old data\New folder\Kanal\Gyaniyar\Gold standard\pics\IMG_9301.JPG"/>
                          <pic:cNvPicPr>
                            <a:picLocks noChangeAspect="1" noChangeArrowheads="1"/>
                          </pic:cNvPicPr>
                        </pic:nvPicPr>
                        <pic:blipFill>
                          <a:blip r:embed="rId31" cstate="screen"/>
                          <a:srcRect/>
                          <a:stretch>
                            <a:fillRect/>
                          </a:stretch>
                        </pic:blipFill>
                        <pic:spPr bwMode="auto">
                          <a:xfrm>
                            <a:off x="0" y="0"/>
                            <a:ext cx="3085039" cy="2274389"/>
                          </a:xfrm>
                          <a:prstGeom prst="rect">
                            <a:avLst/>
                          </a:prstGeom>
                          <a:noFill/>
                          <a:ln w="9525">
                            <a:noFill/>
                            <a:miter lim="800000"/>
                            <a:headEnd/>
                            <a:tailEnd/>
                          </a:ln>
                        </pic:spPr>
                      </pic:pic>
                    </a:graphicData>
                  </a:graphic>
                </wp:inline>
              </w:drawing>
            </w:r>
          </w:p>
        </w:tc>
      </w:tr>
      <w:tr w:rsidR="00D763B9" w14:paraId="567BB597" w14:textId="77777777" w:rsidTr="00D763B9">
        <w:tc>
          <w:tcPr>
            <w:tcW w:w="4927" w:type="dxa"/>
          </w:tcPr>
          <w:p w14:paraId="6F120333" w14:textId="77777777" w:rsidR="00D763B9" w:rsidRDefault="00D763B9" w:rsidP="00F87B39">
            <w:pPr>
              <w:rPr>
                <w:rFonts w:ascii="Avenir Book" w:eastAsia="MS Mincho" w:hAnsi="Avenir Book"/>
              </w:rPr>
            </w:pPr>
          </w:p>
          <w:p w14:paraId="21119F7C" w14:textId="77777777" w:rsidR="00D763B9" w:rsidRDefault="00D763B9" w:rsidP="00F87B39">
            <w:pPr>
              <w:rPr>
                <w:rFonts w:ascii="Avenir Book" w:eastAsia="MS Mincho" w:hAnsi="Avenir Book"/>
              </w:rPr>
            </w:pPr>
            <w:r w:rsidRPr="00D763B9">
              <w:rPr>
                <w:rFonts w:ascii="Avenir Book" w:eastAsia="MS Mincho" w:hAnsi="Avenir Book"/>
                <w:noProof/>
                <w:lang w:val="en-US" w:eastAsia="en-US"/>
              </w:rPr>
              <w:lastRenderedPageBreak/>
              <w:drawing>
                <wp:inline distT="0" distB="0" distL="0" distR="0" wp14:anchorId="0EDA1FA7" wp14:editId="60FD022A">
                  <wp:extent cx="3028950" cy="2224164"/>
                  <wp:effectExtent l="19050" t="0" r="0" b="0"/>
                  <wp:docPr id="15" name="Picture 29" descr="D:\Pers\Old data\New folder\Kanal\Gyaniyar\Gold standard\pics\IMG_9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ers\Old data\New folder\Kanal\Gyaniyar\Gold standard\pics\IMG_9302.JPG"/>
                          <pic:cNvPicPr>
                            <a:picLocks noChangeAspect="1" noChangeArrowheads="1"/>
                          </pic:cNvPicPr>
                        </pic:nvPicPr>
                        <pic:blipFill>
                          <a:blip r:embed="rId32" cstate="screen"/>
                          <a:srcRect/>
                          <a:stretch>
                            <a:fillRect/>
                          </a:stretch>
                        </pic:blipFill>
                        <pic:spPr bwMode="auto">
                          <a:xfrm>
                            <a:off x="0" y="0"/>
                            <a:ext cx="3035012" cy="2228615"/>
                          </a:xfrm>
                          <a:prstGeom prst="rect">
                            <a:avLst/>
                          </a:prstGeom>
                          <a:noFill/>
                          <a:ln w="9525">
                            <a:noFill/>
                            <a:miter lim="800000"/>
                            <a:headEnd/>
                            <a:tailEnd/>
                          </a:ln>
                        </pic:spPr>
                      </pic:pic>
                    </a:graphicData>
                  </a:graphic>
                </wp:inline>
              </w:drawing>
            </w:r>
          </w:p>
        </w:tc>
        <w:tc>
          <w:tcPr>
            <w:tcW w:w="4928" w:type="dxa"/>
          </w:tcPr>
          <w:p w14:paraId="3C201783" w14:textId="77777777" w:rsidR="00D763B9" w:rsidRDefault="00D763B9" w:rsidP="00F87B39">
            <w:pPr>
              <w:rPr>
                <w:rFonts w:ascii="Avenir Book" w:eastAsia="MS Mincho" w:hAnsi="Avenir Book"/>
              </w:rPr>
            </w:pPr>
          </w:p>
          <w:p w14:paraId="3632D0A9" w14:textId="77777777" w:rsidR="00D763B9" w:rsidRDefault="00D763B9" w:rsidP="00D763B9">
            <w:pPr>
              <w:jc w:val="center"/>
              <w:rPr>
                <w:rFonts w:ascii="Avenir Book" w:eastAsia="MS Mincho" w:hAnsi="Avenir Book"/>
              </w:rPr>
            </w:pPr>
            <w:r w:rsidRPr="00D763B9">
              <w:rPr>
                <w:rFonts w:ascii="Avenir Book" w:eastAsia="MS Mincho" w:hAnsi="Avenir Book"/>
                <w:noProof/>
                <w:lang w:val="en-US" w:eastAsia="en-US"/>
              </w:rPr>
              <w:drawing>
                <wp:inline distT="0" distB="0" distL="0" distR="0" wp14:anchorId="6548DD72" wp14:editId="3764569A">
                  <wp:extent cx="3043192" cy="2194215"/>
                  <wp:effectExtent l="19050" t="0" r="4808" b="0"/>
                  <wp:docPr id="17" name="Picture 30" descr="D:\Pers\Old data\New folder\Kanal\Gyaniyar\Gold standard\pics\IMG_9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ers\Old data\New folder\Kanal\Gyaniyar\Gold standard\pics\IMG_9304.JPG"/>
                          <pic:cNvPicPr>
                            <a:picLocks noChangeAspect="1" noChangeArrowheads="1"/>
                          </pic:cNvPicPr>
                        </pic:nvPicPr>
                        <pic:blipFill>
                          <a:blip r:embed="rId33" cstate="screen"/>
                          <a:srcRect/>
                          <a:stretch>
                            <a:fillRect/>
                          </a:stretch>
                        </pic:blipFill>
                        <pic:spPr bwMode="auto">
                          <a:xfrm>
                            <a:off x="0" y="0"/>
                            <a:ext cx="3053175" cy="2201413"/>
                          </a:xfrm>
                          <a:prstGeom prst="rect">
                            <a:avLst/>
                          </a:prstGeom>
                          <a:noFill/>
                          <a:ln w="9525">
                            <a:noFill/>
                            <a:miter lim="800000"/>
                            <a:headEnd/>
                            <a:tailEnd/>
                          </a:ln>
                        </pic:spPr>
                      </pic:pic>
                    </a:graphicData>
                  </a:graphic>
                </wp:inline>
              </w:drawing>
            </w:r>
          </w:p>
        </w:tc>
      </w:tr>
    </w:tbl>
    <w:p w14:paraId="62F245A8" w14:textId="77777777" w:rsidR="00D763B9" w:rsidRDefault="00D763B9" w:rsidP="00F87B39">
      <w:pPr>
        <w:rPr>
          <w:rFonts w:ascii="Avenir Book" w:eastAsia="MS Mincho" w:hAnsi="Avenir Book"/>
        </w:rPr>
      </w:pPr>
    </w:p>
    <w:p w14:paraId="03673C24" w14:textId="77777777" w:rsidR="00F87B39" w:rsidRPr="007C1D64" w:rsidRDefault="001C78BA" w:rsidP="00F87B39">
      <w:pPr>
        <w:rPr>
          <w:rFonts w:ascii="Avenir Book" w:eastAsia="MS Mincho" w:hAnsi="Avenir Book"/>
        </w:rPr>
      </w:pPr>
      <w:r>
        <w:rPr>
          <w:rFonts w:ascii="Avenir Book" w:eastAsia="MS Mincho" w:hAnsi="Avenir Book"/>
        </w:rPr>
        <w:t>Q</w:t>
      </w:r>
      <w:r w:rsidRPr="001C78BA">
        <w:rPr>
          <w:rFonts w:ascii="Avenir Book" w:eastAsia="MS Mincho" w:hAnsi="Avenir Book"/>
        </w:rPr>
        <w:t xml:space="preserve">ueries </w:t>
      </w:r>
      <w:r w:rsidR="00940930">
        <w:rPr>
          <w:rFonts w:ascii="Avenir Book" w:eastAsia="MS Mincho" w:hAnsi="Avenir Book"/>
        </w:rPr>
        <w:t xml:space="preserve">raised by the stakeholder during the meeting were clarified by the PP. During end of meeting the comments from the stakeholders were invited though distributing an evaluation questionnaire to all stakeholders. The comments received from all the stakeholders are compiled. No negative comments are received. </w:t>
      </w:r>
    </w:p>
    <w:p w14:paraId="2A7AD917" w14:textId="77777777" w:rsidR="00CC25EE" w:rsidRPr="007C1D64" w:rsidRDefault="00A3357E" w:rsidP="00A3357E">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Summary of comments received</w:t>
      </w:r>
    </w:p>
    <w:p w14:paraId="45E7210B" w14:textId="77777777" w:rsidR="00F87B39" w:rsidRDefault="00940930" w:rsidP="00F87B39">
      <w:pPr>
        <w:rPr>
          <w:rFonts w:ascii="Avenir Book" w:eastAsia="MS Mincho" w:hAnsi="Avenir Book"/>
        </w:rPr>
      </w:pPr>
      <w:r>
        <w:rPr>
          <w:rFonts w:ascii="Avenir Book" w:eastAsia="MS Mincho" w:hAnsi="Avenir Book"/>
        </w:rPr>
        <w:t xml:space="preserve">During the meeting no negative comments received from stakeholders. The comments provided in the evaluation questionnaire from all the stakeholders are summarised which is given below. </w:t>
      </w:r>
    </w:p>
    <w:p w14:paraId="4EEB8D18" w14:textId="77777777" w:rsidR="00940930" w:rsidRPr="00940930" w:rsidRDefault="00940930" w:rsidP="00940930">
      <w:pPr>
        <w:rPr>
          <w:rFonts w:ascii="Avenir Book" w:hAnsi="Avenir Book"/>
          <w:rtl/>
          <w:cs/>
          <w:lang w:val="en-US"/>
        </w:rPr>
      </w:pPr>
    </w:p>
    <w:p w14:paraId="3D90B35A" w14:textId="77777777" w:rsidR="00940930" w:rsidRPr="00940930" w:rsidRDefault="00940930" w:rsidP="00E3529B">
      <w:pPr>
        <w:pStyle w:val="ListParagraph"/>
        <w:numPr>
          <w:ilvl w:val="0"/>
          <w:numId w:val="61"/>
        </w:numPr>
        <w:spacing w:after="200" w:line="276" w:lineRule="auto"/>
        <w:jc w:val="left"/>
        <w:rPr>
          <w:rFonts w:ascii="Avenir Book" w:hAnsi="Avenir Book"/>
          <w:lang w:val="en-US"/>
        </w:rPr>
      </w:pPr>
      <w:r w:rsidRPr="00940930">
        <w:rPr>
          <w:rFonts w:ascii="Avenir Book" w:hAnsi="Avenir Book"/>
          <w:lang w:val="en-US"/>
        </w:rPr>
        <w:t xml:space="preserve">What is your Impression about the project? </w:t>
      </w:r>
    </w:p>
    <w:p w14:paraId="733D512B" w14:textId="77777777" w:rsidR="00940930" w:rsidRPr="00940930" w:rsidRDefault="00940930" w:rsidP="00940930">
      <w:pPr>
        <w:pStyle w:val="ListParagraph"/>
        <w:rPr>
          <w:rFonts w:ascii="Avenir Book" w:eastAsia="Arial Unicode MS" w:hAnsi="Avenir Book" w:cs="Arial Unicode MS"/>
        </w:rPr>
      </w:pPr>
    </w:p>
    <w:p w14:paraId="125FD7C9" w14:textId="77777777" w:rsidR="00940930" w:rsidRPr="00940930" w:rsidRDefault="00940930" w:rsidP="00940930">
      <w:pPr>
        <w:pStyle w:val="ListParagraph"/>
        <w:rPr>
          <w:rFonts w:ascii="Avenir Book" w:hAnsi="Avenir Book"/>
          <w:lang w:val="en-US"/>
        </w:rPr>
      </w:pPr>
      <w:r w:rsidRPr="00940930">
        <w:rPr>
          <w:rFonts w:ascii="Avenir Book" w:hAnsi="Avenir Book"/>
          <w:lang w:val="en-US"/>
        </w:rPr>
        <w:t xml:space="preserve">The project is a positive addition for the village. It helps solving waste problem and improving the ecosystem within the village, especially by processing organics into compost. It also reduces waste volume by collecting and selling recyclables to third parties. The project is one of the pioneers for sustainable waste management in Bali, even in Indonesia. The project needs some improvements like providing workers with personal protective equipment, giving socialization about waste bank to </w:t>
      </w:r>
      <w:proofErr w:type="spellStart"/>
      <w:r w:rsidRPr="00940930">
        <w:rPr>
          <w:rFonts w:ascii="Avenir Book" w:hAnsi="Avenir Book"/>
          <w:lang w:val="en-US"/>
        </w:rPr>
        <w:t>banjars</w:t>
      </w:r>
      <w:proofErr w:type="spellEnd"/>
      <w:r w:rsidRPr="00940930">
        <w:rPr>
          <w:rFonts w:ascii="Avenir Book" w:hAnsi="Avenir Book"/>
          <w:lang w:val="en-US"/>
        </w:rPr>
        <w:t xml:space="preserve">, and general technical services improvements for better operations. </w:t>
      </w:r>
    </w:p>
    <w:p w14:paraId="01E5E28F" w14:textId="77777777" w:rsidR="00940930" w:rsidRPr="00940930" w:rsidRDefault="00940930" w:rsidP="00940930">
      <w:pPr>
        <w:rPr>
          <w:rFonts w:ascii="Avenir Book" w:hAnsi="Avenir Book"/>
          <w:lang w:val="en-US"/>
        </w:rPr>
      </w:pPr>
    </w:p>
    <w:p w14:paraId="6B3145B0" w14:textId="77777777" w:rsidR="00940930" w:rsidRPr="00940930" w:rsidRDefault="00940930" w:rsidP="00E3529B">
      <w:pPr>
        <w:pStyle w:val="ListParagraph"/>
        <w:numPr>
          <w:ilvl w:val="0"/>
          <w:numId w:val="61"/>
        </w:numPr>
        <w:spacing w:after="200" w:line="276" w:lineRule="auto"/>
        <w:jc w:val="left"/>
        <w:rPr>
          <w:rFonts w:ascii="Avenir Book" w:hAnsi="Avenir Book"/>
          <w:lang w:val="en-US"/>
        </w:rPr>
      </w:pPr>
      <w:r w:rsidRPr="00940930">
        <w:rPr>
          <w:rFonts w:ascii="Avenir Book" w:hAnsi="Avenir Book"/>
          <w:lang w:val="en-US" w:bidi="kn-IN"/>
        </w:rPr>
        <w:t xml:space="preserve">What do you like about the Project? </w:t>
      </w:r>
    </w:p>
    <w:p w14:paraId="5C4B648E" w14:textId="77777777" w:rsidR="00940930" w:rsidRPr="00940930" w:rsidRDefault="00940930" w:rsidP="00940930">
      <w:pPr>
        <w:pStyle w:val="ListParagraph"/>
        <w:rPr>
          <w:rFonts w:ascii="Avenir Book" w:hAnsi="Avenir Book"/>
          <w:lang w:val="en-US"/>
        </w:rPr>
      </w:pPr>
      <w:r w:rsidRPr="00940930">
        <w:rPr>
          <w:rFonts w:ascii="Avenir Book" w:hAnsi="Avenir Book"/>
          <w:lang w:val="en-US"/>
        </w:rPr>
        <w:t xml:space="preserve">In general, the project sort and process waste instead of leaving them on landfills. It reconstructs the village, making it cleaner and more organize. It creates a healthier living environment for locals as it reduces smell and air pollution. The project creates jobs for local villagers and helps them earning money. Moreover, it produces compost which replenishes soil quality. Lastly, this project has an environmental education center where public can get information and </w:t>
      </w:r>
      <w:r w:rsidR="009E2DE2" w:rsidRPr="00940930">
        <w:rPr>
          <w:rFonts w:ascii="Avenir Book" w:hAnsi="Avenir Book"/>
          <w:lang w:val="en-US"/>
        </w:rPr>
        <w:t>knowledge</w:t>
      </w:r>
      <w:r w:rsidRPr="00940930">
        <w:rPr>
          <w:rFonts w:ascii="Avenir Book" w:hAnsi="Avenir Book"/>
          <w:lang w:val="en-US"/>
        </w:rPr>
        <w:t xml:space="preserve"> about waste and climate change.</w:t>
      </w:r>
    </w:p>
    <w:p w14:paraId="535D707B" w14:textId="77777777" w:rsidR="00940930" w:rsidRPr="00940930" w:rsidRDefault="00940930" w:rsidP="00940930">
      <w:pPr>
        <w:rPr>
          <w:rFonts w:ascii="Avenir Book" w:hAnsi="Avenir Book"/>
          <w:lang w:val="en-US"/>
        </w:rPr>
      </w:pPr>
    </w:p>
    <w:p w14:paraId="42B0F0CE" w14:textId="77777777" w:rsidR="00940930" w:rsidRPr="00940930" w:rsidRDefault="00940930" w:rsidP="00E3529B">
      <w:pPr>
        <w:pStyle w:val="ListParagraph"/>
        <w:numPr>
          <w:ilvl w:val="0"/>
          <w:numId w:val="61"/>
        </w:numPr>
        <w:spacing w:after="200" w:line="276" w:lineRule="auto"/>
        <w:jc w:val="left"/>
        <w:rPr>
          <w:rFonts w:ascii="Avenir Book" w:hAnsi="Avenir Book"/>
          <w:lang w:val="en-US" w:bidi="kn-IN"/>
        </w:rPr>
      </w:pPr>
      <w:r w:rsidRPr="00940930">
        <w:rPr>
          <w:rFonts w:ascii="Avenir Book" w:hAnsi="Avenir Book"/>
          <w:lang w:val="en-US" w:bidi="kn-IN"/>
        </w:rPr>
        <w:t xml:space="preserve">What do you not like about the Project? </w:t>
      </w:r>
    </w:p>
    <w:p w14:paraId="1912EBAD" w14:textId="77777777" w:rsidR="00940930" w:rsidRPr="007C1D64" w:rsidRDefault="00940930" w:rsidP="009E2DE2">
      <w:pPr>
        <w:pStyle w:val="ListParagraph"/>
        <w:rPr>
          <w:rFonts w:ascii="Avenir Book" w:eastAsia="MS Mincho" w:hAnsi="Avenir Book"/>
        </w:rPr>
      </w:pPr>
      <w:r w:rsidRPr="00940930">
        <w:rPr>
          <w:rFonts w:ascii="Avenir Book" w:eastAsia="Arial Unicode MS" w:hAnsi="Avenir Book" w:cs="Arial Unicode MS"/>
          <w:lang w:val="en-US"/>
        </w:rPr>
        <w:t>The project needs to establish a collaboration with the village to provide waste pick-up service for the nearby villages as well as help educating villagers about proper waste separation at source (household). Most of the participant</w:t>
      </w:r>
      <w:r>
        <w:rPr>
          <w:rFonts w:ascii="Avenir Book" w:eastAsia="Arial Unicode MS" w:hAnsi="Avenir Book" w:cs="Arial Unicode MS"/>
          <w:lang w:val="en-US"/>
        </w:rPr>
        <w:t>s</w:t>
      </w:r>
      <w:r w:rsidRPr="00940930">
        <w:rPr>
          <w:rFonts w:ascii="Avenir Book" w:eastAsia="Arial Unicode MS" w:hAnsi="Avenir Book" w:cs="Arial Unicode MS"/>
          <w:lang w:val="en-US"/>
        </w:rPr>
        <w:t xml:space="preserve"> make comments on smell and smoke coming from </w:t>
      </w:r>
      <w:proofErr w:type="spellStart"/>
      <w:r w:rsidRPr="00940930">
        <w:rPr>
          <w:rFonts w:ascii="Avenir Book" w:eastAsia="Arial Unicode MS" w:hAnsi="Avenir Book" w:cs="Arial Unicode MS"/>
          <w:lang w:val="en-US"/>
        </w:rPr>
        <w:t>Temesi</w:t>
      </w:r>
      <w:proofErr w:type="spellEnd"/>
      <w:r w:rsidRPr="00940930">
        <w:rPr>
          <w:rFonts w:ascii="Avenir Book" w:eastAsia="Arial Unicode MS" w:hAnsi="Avenir Book" w:cs="Arial Unicode MS"/>
          <w:lang w:val="en-US"/>
        </w:rPr>
        <w:t xml:space="preserve"> Landfill and facility, as it creates an uncomfortable living condition for them. Garbage from trucks are occasionally blown by wind and end up on </w:t>
      </w:r>
      <w:r w:rsidRPr="00940930">
        <w:rPr>
          <w:rFonts w:ascii="Avenir Book" w:eastAsia="Arial Unicode MS" w:hAnsi="Avenir Book" w:cs="Arial Unicode MS"/>
          <w:lang w:val="en-US"/>
        </w:rPr>
        <w:lastRenderedPageBreak/>
        <w:t>the road and paddy fields, eventually pollutes the environment. Waste management can be improved and maximize.</w:t>
      </w:r>
    </w:p>
    <w:p w14:paraId="05E8015A" w14:textId="77777777" w:rsidR="00CC25EE" w:rsidRPr="007C1D64" w:rsidRDefault="00A3357E" w:rsidP="00A3357E">
      <w:pPr>
        <w:pStyle w:val="SDMPDDPoASubSection1"/>
        <w:numPr>
          <w:ilvl w:val="2"/>
          <w:numId w:val="11"/>
        </w:numPr>
        <w:tabs>
          <w:tab w:val="clear" w:pos="1474"/>
        </w:tabs>
        <w:ind w:left="709" w:hanging="709"/>
        <w:rPr>
          <w:rFonts w:ascii="Avenir Book" w:hAnsi="Avenir Book"/>
        </w:rPr>
      </w:pPr>
      <w:r w:rsidRPr="007C1D64">
        <w:rPr>
          <w:rFonts w:ascii="Avenir Book" w:hAnsi="Avenir Book"/>
        </w:rPr>
        <w:tab/>
      </w:r>
      <w:r w:rsidR="00CC25EE" w:rsidRPr="007C1D64">
        <w:rPr>
          <w:rFonts w:ascii="Avenir Book" w:hAnsi="Avenir Book"/>
        </w:rPr>
        <w:t>Report on consideration of comments received</w:t>
      </w:r>
    </w:p>
    <w:p w14:paraId="30888155" w14:textId="77777777" w:rsidR="001136C8" w:rsidRDefault="00940930" w:rsidP="00F87B39">
      <w:pPr>
        <w:rPr>
          <w:rFonts w:ascii="Avenir Book" w:hAnsi="Avenir Book" w:cs="Arial"/>
        </w:rPr>
      </w:pPr>
      <w:bookmarkStart w:id="67" w:name="_Toc307488106"/>
      <w:bookmarkStart w:id="68" w:name="_Toc315340781"/>
      <w:bookmarkStart w:id="69" w:name="_Toc315881225"/>
      <w:bookmarkStart w:id="70" w:name="_Toc317686913"/>
      <w:r w:rsidRPr="00BE0579">
        <w:rPr>
          <w:rFonts w:ascii="Avenir Book" w:hAnsi="Avenir Book" w:cs="Arial"/>
        </w:rPr>
        <w:t xml:space="preserve">The comments and clarifications requested during the meeting were taken into account and accordingly explained by the </w:t>
      </w:r>
      <w:r>
        <w:rPr>
          <w:rFonts w:ascii="Avenir Book" w:hAnsi="Avenir Book" w:cs="Arial"/>
        </w:rPr>
        <w:t>PP</w:t>
      </w:r>
      <w:r w:rsidRPr="00BE0579">
        <w:rPr>
          <w:rFonts w:ascii="Avenir Book" w:hAnsi="Avenir Book" w:cs="Arial"/>
        </w:rPr>
        <w:t>. There were no comments that led to a requirement to modify the project activity</w:t>
      </w:r>
    </w:p>
    <w:p w14:paraId="7FD67716" w14:textId="77777777" w:rsidR="00BD6837" w:rsidRDefault="00BD6837" w:rsidP="00F87B39">
      <w:pPr>
        <w:rPr>
          <w:rFonts w:ascii="Avenir Book" w:hAnsi="Avenir Book" w:cs="Arial"/>
        </w:rPr>
      </w:pPr>
    </w:p>
    <w:p w14:paraId="61A385B2" w14:textId="77777777" w:rsidR="00BD6837" w:rsidRDefault="00BD6837" w:rsidP="00BD6837">
      <w:pPr>
        <w:rPr>
          <w:rFonts w:ascii="Avenir Book" w:eastAsia="MS Mincho" w:hAnsi="Avenir Book"/>
        </w:rPr>
      </w:pPr>
      <w:proofErr w:type="gramStart"/>
      <w:r>
        <w:rPr>
          <w:rFonts w:ascii="Avenir Book" w:eastAsia="MS Mincho" w:hAnsi="Avenir Book"/>
        </w:rPr>
        <w:t>Also</w:t>
      </w:r>
      <w:proofErr w:type="gramEnd"/>
      <w:r>
        <w:rPr>
          <w:rFonts w:ascii="Avenir Book" w:eastAsia="MS Mincho" w:hAnsi="Avenir Book"/>
        </w:rPr>
        <w:t xml:space="preserve"> continuous input/grievances mechanism is now in place to receive any grievances from stakeholder during the crediting period. Stakeholders can report their grievances through any of the below mode.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9"/>
        <w:gridCol w:w="2731"/>
        <w:gridCol w:w="3908"/>
      </w:tblGrid>
      <w:tr w:rsidR="00BD6837" w:rsidRPr="00F41F26" w14:paraId="5036496A" w14:textId="77777777" w:rsidTr="00DA66A9">
        <w:trPr>
          <w:trHeight w:val="695"/>
          <w:jc w:val="center"/>
        </w:trPr>
        <w:tc>
          <w:tcPr>
            <w:tcW w:w="2489" w:type="dxa"/>
          </w:tcPr>
          <w:p w14:paraId="594CDD7F" w14:textId="77777777" w:rsidR="00BD6837" w:rsidRPr="00F41F26"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b/>
              </w:rPr>
            </w:pPr>
          </w:p>
        </w:tc>
        <w:tc>
          <w:tcPr>
            <w:tcW w:w="2731" w:type="dxa"/>
          </w:tcPr>
          <w:p w14:paraId="74DA3730" w14:textId="77777777" w:rsidR="00BD6837" w:rsidRPr="00F41F26"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b/>
              </w:rPr>
            </w:pPr>
            <w:r w:rsidRPr="00F41F26">
              <w:rPr>
                <w:rFonts w:ascii="Avenir Book" w:hAnsi="Avenir Book" w:cs="Helvetica"/>
                <w:b/>
              </w:rPr>
              <w:t>Method Chosen (include all known details e.g. location of book, phone, number, identity of mediator)</w:t>
            </w:r>
          </w:p>
        </w:tc>
        <w:tc>
          <w:tcPr>
            <w:tcW w:w="3908" w:type="dxa"/>
          </w:tcPr>
          <w:p w14:paraId="72841569" w14:textId="77777777" w:rsidR="00BD6837" w:rsidRPr="00F41F26"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b/>
              </w:rPr>
            </w:pPr>
            <w:r w:rsidRPr="00F41F26">
              <w:rPr>
                <w:rFonts w:ascii="Avenir Book" w:hAnsi="Avenir Book" w:cs="Helvetica"/>
                <w:b/>
              </w:rPr>
              <w:t>Justification</w:t>
            </w:r>
          </w:p>
        </w:tc>
      </w:tr>
      <w:tr w:rsidR="00BD6837" w:rsidRPr="00980219" w14:paraId="7C0C3318" w14:textId="77777777" w:rsidTr="00DA66A9">
        <w:trPr>
          <w:trHeight w:val="63"/>
          <w:jc w:val="center"/>
        </w:trPr>
        <w:tc>
          <w:tcPr>
            <w:tcW w:w="2489" w:type="dxa"/>
          </w:tcPr>
          <w:p w14:paraId="4DAB537B" w14:textId="77777777" w:rsidR="00BD6837" w:rsidRPr="00980219"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980219">
              <w:rPr>
                <w:rFonts w:ascii="Avenir Book" w:hAnsi="Avenir Book" w:cs="Helvetica"/>
              </w:rPr>
              <w:t>Continuous Input /</w:t>
            </w:r>
            <w:r w:rsidRPr="00980219">
              <w:rPr>
                <w:rFonts w:ascii="Avenir Book" w:hAnsi="Avenir Book"/>
                <w:iCs/>
              </w:rPr>
              <w:t xml:space="preserve"> </w:t>
            </w:r>
            <w:r w:rsidRPr="00980219">
              <w:rPr>
                <w:rFonts w:ascii="Avenir Book" w:hAnsi="Avenir Book" w:cs="Helvetica"/>
              </w:rPr>
              <w:t>Grievance Expression Process Book</w:t>
            </w:r>
          </w:p>
        </w:tc>
        <w:tc>
          <w:tcPr>
            <w:tcW w:w="2731" w:type="dxa"/>
          </w:tcPr>
          <w:p w14:paraId="40AE65B5"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Pr>
                <w:rFonts w:ascii="Avenir Book" w:hAnsi="Avenir Book" w:cs="Helvetica"/>
              </w:rPr>
              <w:t xml:space="preserve">A </w:t>
            </w:r>
            <w:r w:rsidRPr="00C17E17">
              <w:rPr>
                <w:rFonts w:ascii="Avenir Book" w:hAnsi="Avenir Book" w:cs="Helvetica"/>
              </w:rPr>
              <w:t>Grievance register book</w:t>
            </w:r>
            <w:r>
              <w:rPr>
                <w:rFonts w:ascii="Avenir Book" w:hAnsi="Avenir Book" w:cs="Helvetica"/>
              </w:rPr>
              <w:t xml:space="preserve"> is kept at the Office location</w:t>
            </w:r>
            <w:r w:rsidRPr="00C17E17">
              <w:rPr>
                <w:rFonts w:ascii="Avenir Book" w:hAnsi="Avenir Book" w:cs="Helvetica"/>
              </w:rPr>
              <w:t xml:space="preserve">: </w:t>
            </w:r>
          </w:p>
          <w:p w14:paraId="7D80AA4A"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884A7D">
              <w:rPr>
                <w:rFonts w:ascii="Avenir Book" w:hAnsi="Avenir Book"/>
              </w:rPr>
              <w:t xml:space="preserve">Jl. Raya </w:t>
            </w:r>
            <w:proofErr w:type="spellStart"/>
            <w:r w:rsidRPr="00884A7D">
              <w:rPr>
                <w:rFonts w:ascii="Avenir Book" w:hAnsi="Avenir Book"/>
              </w:rPr>
              <w:t>Temesi</w:t>
            </w:r>
            <w:proofErr w:type="spellEnd"/>
            <w:r w:rsidRPr="00884A7D">
              <w:rPr>
                <w:rFonts w:ascii="Avenir Book" w:hAnsi="Avenir Book"/>
              </w:rPr>
              <w:t xml:space="preserve"> </w:t>
            </w:r>
            <w:proofErr w:type="gramStart"/>
            <w:r w:rsidRPr="00884A7D">
              <w:rPr>
                <w:rFonts w:ascii="Avenir Book" w:hAnsi="Avenir Book"/>
              </w:rPr>
              <w:t>Selatan</w:t>
            </w:r>
            <w:r w:rsidRPr="00C17E17">
              <w:rPr>
                <w:rFonts w:ascii="Avenir Book" w:hAnsi="Avenir Book" w:cs="Helvetica"/>
              </w:rPr>
              <w:t xml:space="preserve"> </w:t>
            </w:r>
            <w:r>
              <w:rPr>
                <w:rFonts w:ascii="Avenir Book" w:hAnsi="Avenir Book" w:cs="Helvetica"/>
              </w:rPr>
              <w:t>,</w:t>
            </w:r>
            <w:proofErr w:type="gramEnd"/>
            <w:r>
              <w:rPr>
                <w:rFonts w:ascii="Avenir Book" w:hAnsi="Avenir Book" w:cs="Helvetica"/>
              </w:rPr>
              <w:t xml:space="preserve"> </w:t>
            </w:r>
          </w:p>
          <w:p w14:paraId="4C11DB68"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884A7D">
              <w:rPr>
                <w:rFonts w:ascii="Avenir Book" w:hAnsi="Avenir Book"/>
              </w:rPr>
              <w:t>TPA</w:t>
            </w:r>
            <w:r w:rsidRPr="00C17E17">
              <w:rPr>
                <w:rFonts w:ascii="Avenir Book" w:hAnsi="Avenir Book" w:cs="Helvetica"/>
              </w:rPr>
              <w:t xml:space="preserve"> </w:t>
            </w:r>
            <w:proofErr w:type="spellStart"/>
            <w:r w:rsidRPr="00C17E17">
              <w:rPr>
                <w:rFonts w:ascii="Avenir Book" w:hAnsi="Avenir Book" w:cs="Helvetica"/>
              </w:rPr>
              <w:t>Temesi</w:t>
            </w:r>
            <w:proofErr w:type="spellEnd"/>
            <w:r w:rsidRPr="00C17E17">
              <w:rPr>
                <w:rFonts w:ascii="Avenir Book" w:hAnsi="Avenir Book" w:cs="Helvetica"/>
              </w:rPr>
              <w:t xml:space="preserve">, </w:t>
            </w:r>
            <w:proofErr w:type="spellStart"/>
            <w:r w:rsidRPr="00C17E17">
              <w:rPr>
                <w:rFonts w:ascii="Avenir Book" w:hAnsi="Avenir Book" w:cs="Helvetica"/>
              </w:rPr>
              <w:t>Gianyar</w:t>
            </w:r>
            <w:proofErr w:type="spellEnd"/>
            <w:r>
              <w:rPr>
                <w:rFonts w:ascii="Avenir Book" w:hAnsi="Avenir Book" w:cs="Helvetica"/>
              </w:rPr>
              <w:t xml:space="preserve">, </w:t>
            </w:r>
          </w:p>
          <w:p w14:paraId="641B0ECE" w14:textId="77777777" w:rsidR="00BD6837" w:rsidRPr="00980219"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Pr>
                <w:rFonts w:ascii="Avenir Book" w:hAnsi="Avenir Book" w:cs="Helvetica"/>
              </w:rPr>
              <w:t>Bali, Indonesia</w:t>
            </w:r>
          </w:p>
        </w:tc>
        <w:tc>
          <w:tcPr>
            <w:tcW w:w="3908" w:type="dxa"/>
          </w:tcPr>
          <w:p w14:paraId="7D13CF7F" w14:textId="77777777" w:rsidR="00BD6837" w:rsidRPr="00980219"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C17E17">
              <w:rPr>
                <w:rFonts w:ascii="Avenir Book" w:hAnsi="Avenir Book" w:cs="Helvetica"/>
              </w:rPr>
              <w:t xml:space="preserve">The grievance expression process book will be made available in the office of the </w:t>
            </w:r>
            <w:r w:rsidRPr="00884A7D">
              <w:rPr>
                <w:rFonts w:ascii="Avenir Book" w:hAnsi="Avenir Book"/>
              </w:rPr>
              <w:t xml:space="preserve">Yayasan </w:t>
            </w:r>
            <w:proofErr w:type="spellStart"/>
            <w:r w:rsidRPr="00884A7D">
              <w:rPr>
                <w:rFonts w:ascii="Avenir Book" w:hAnsi="Avenir Book"/>
              </w:rPr>
              <w:t>Pemilahan</w:t>
            </w:r>
            <w:proofErr w:type="spellEnd"/>
            <w:r w:rsidRPr="00884A7D">
              <w:rPr>
                <w:rFonts w:ascii="Avenir Book" w:hAnsi="Avenir Book"/>
              </w:rPr>
              <w:t xml:space="preserve"> </w:t>
            </w:r>
            <w:proofErr w:type="spellStart"/>
            <w:r w:rsidRPr="00884A7D">
              <w:rPr>
                <w:rFonts w:ascii="Avenir Book" w:hAnsi="Avenir Book"/>
              </w:rPr>
              <w:t>Sampah</w:t>
            </w:r>
            <w:proofErr w:type="spellEnd"/>
            <w:r w:rsidRPr="00884A7D">
              <w:rPr>
                <w:rFonts w:ascii="Avenir Book" w:hAnsi="Avenir Book"/>
              </w:rPr>
              <w:t xml:space="preserve"> </w:t>
            </w:r>
            <w:proofErr w:type="spellStart"/>
            <w:r w:rsidRPr="00884A7D">
              <w:rPr>
                <w:rFonts w:ascii="Avenir Book" w:hAnsi="Avenir Book"/>
              </w:rPr>
              <w:t>Temesi</w:t>
            </w:r>
            <w:proofErr w:type="spellEnd"/>
            <w:r w:rsidRPr="00C17E17">
              <w:rPr>
                <w:rFonts w:ascii="Avenir Book" w:hAnsi="Avenir Book" w:cs="Helvetica"/>
              </w:rPr>
              <w:t xml:space="preserve">. The templates for the comments will be available in every book in English and in </w:t>
            </w:r>
            <w:r>
              <w:rPr>
                <w:rFonts w:ascii="Avenir Book" w:hAnsi="Avenir Book" w:cs="Helvetica"/>
              </w:rPr>
              <w:t>Basha Indonesia</w:t>
            </w:r>
            <w:r w:rsidRPr="00C17E17">
              <w:rPr>
                <w:rFonts w:ascii="Avenir Book" w:hAnsi="Avenir Book" w:cs="Helvetica"/>
              </w:rPr>
              <w:t xml:space="preserve">. Entries will be checked by staff members </w:t>
            </w:r>
            <w:r>
              <w:rPr>
                <w:rFonts w:ascii="Avenir Book" w:hAnsi="Avenir Book" w:cs="Helvetica"/>
              </w:rPr>
              <w:t xml:space="preserve">regularly </w:t>
            </w:r>
          </w:p>
        </w:tc>
      </w:tr>
      <w:tr w:rsidR="00BD6837" w:rsidRPr="00980219" w14:paraId="319355C6" w14:textId="77777777" w:rsidTr="00DA66A9">
        <w:trPr>
          <w:trHeight w:val="300"/>
          <w:jc w:val="center"/>
        </w:trPr>
        <w:tc>
          <w:tcPr>
            <w:tcW w:w="2489" w:type="dxa"/>
          </w:tcPr>
          <w:p w14:paraId="7B111893" w14:textId="77777777" w:rsidR="00BD6837" w:rsidRPr="00980219"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980219">
              <w:rPr>
                <w:rFonts w:ascii="Avenir Book" w:hAnsi="Avenir Book" w:cs="Helvetica"/>
              </w:rPr>
              <w:t>Telephone access</w:t>
            </w:r>
          </w:p>
        </w:tc>
        <w:tc>
          <w:tcPr>
            <w:tcW w:w="2731" w:type="dxa"/>
          </w:tcPr>
          <w:p w14:paraId="59E8BF27"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Pr>
                <w:rFonts w:ascii="Avenir Book" w:hAnsi="Avenir Book" w:cs="Helvetica"/>
              </w:rPr>
              <w:t>Office:</w:t>
            </w:r>
          </w:p>
          <w:p w14:paraId="50FA2FD5"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C17E17">
              <w:rPr>
                <w:rFonts w:ascii="Avenir Book" w:hAnsi="Avenir Book" w:cs="Helvetica"/>
              </w:rPr>
              <w:t>+62 82144586510</w:t>
            </w:r>
          </w:p>
          <w:p w14:paraId="2909D11A"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p>
          <w:p w14:paraId="78A79A4C"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p>
          <w:p w14:paraId="50D75D3B"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p>
          <w:p w14:paraId="71207194"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p>
          <w:p w14:paraId="04B2301B" w14:textId="77777777" w:rsidR="00BD6837" w:rsidRPr="00C17E1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C17E17">
              <w:rPr>
                <w:rFonts w:ascii="Avenir Book" w:hAnsi="Avenir Book" w:cs="Helvetica"/>
              </w:rPr>
              <w:t>The Gold Standard</w:t>
            </w:r>
          </w:p>
          <w:p w14:paraId="42EC40AB"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C17E17">
              <w:rPr>
                <w:rFonts w:ascii="Avenir Book" w:hAnsi="Avenir Book" w:cs="Helvetica"/>
              </w:rPr>
              <w:t>Foundation</w:t>
            </w:r>
            <w:r>
              <w:rPr>
                <w:rFonts w:ascii="Avenir Book" w:hAnsi="Avenir Book" w:cs="Helvetica"/>
              </w:rPr>
              <w:t>:</w:t>
            </w:r>
          </w:p>
          <w:p w14:paraId="7C79B72F" w14:textId="77777777" w:rsidR="00BD6837" w:rsidRPr="00980219"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C17E17">
              <w:rPr>
                <w:rFonts w:ascii="Avenir Book" w:hAnsi="Avenir Book" w:cs="Helvetica"/>
              </w:rPr>
              <w:t>+41 (0) 22 788 7080</w:t>
            </w:r>
          </w:p>
        </w:tc>
        <w:tc>
          <w:tcPr>
            <w:tcW w:w="3908" w:type="dxa"/>
          </w:tcPr>
          <w:p w14:paraId="647588D2" w14:textId="77777777" w:rsidR="00BD6837"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Pr>
                <w:rFonts w:ascii="Avenir Book" w:hAnsi="Avenir Book" w:cs="Helvetica"/>
              </w:rPr>
              <w:t xml:space="preserve">The stakeholder can contact the </w:t>
            </w:r>
            <w:r w:rsidRPr="00884A7D">
              <w:rPr>
                <w:rFonts w:ascii="Avenir Book" w:hAnsi="Avenir Book"/>
              </w:rPr>
              <w:t xml:space="preserve">Yayasan </w:t>
            </w:r>
            <w:proofErr w:type="spellStart"/>
            <w:r w:rsidRPr="00884A7D">
              <w:rPr>
                <w:rFonts w:ascii="Avenir Book" w:hAnsi="Avenir Book"/>
              </w:rPr>
              <w:t>Pemilahan</w:t>
            </w:r>
            <w:proofErr w:type="spellEnd"/>
            <w:r w:rsidRPr="00884A7D">
              <w:rPr>
                <w:rFonts w:ascii="Avenir Book" w:hAnsi="Avenir Book"/>
              </w:rPr>
              <w:t xml:space="preserve"> </w:t>
            </w:r>
            <w:proofErr w:type="spellStart"/>
            <w:r w:rsidRPr="00884A7D">
              <w:rPr>
                <w:rFonts w:ascii="Avenir Book" w:hAnsi="Avenir Book"/>
              </w:rPr>
              <w:t>Sampah</w:t>
            </w:r>
            <w:proofErr w:type="spellEnd"/>
            <w:r w:rsidRPr="00884A7D">
              <w:rPr>
                <w:rFonts w:ascii="Avenir Book" w:hAnsi="Avenir Book"/>
              </w:rPr>
              <w:t xml:space="preserve"> </w:t>
            </w:r>
            <w:proofErr w:type="spellStart"/>
            <w:r w:rsidRPr="00884A7D">
              <w:rPr>
                <w:rFonts w:ascii="Avenir Book" w:hAnsi="Avenir Book"/>
              </w:rPr>
              <w:t>Temesi</w:t>
            </w:r>
            <w:proofErr w:type="spellEnd"/>
            <w:r>
              <w:rPr>
                <w:rFonts w:ascii="Avenir Book" w:hAnsi="Avenir Book" w:cs="Helvetica"/>
              </w:rPr>
              <w:t xml:space="preserve"> office phone number given for their inputs and grievances. All the comments received by phone will be entered in the grievance register book kept at the office and the process of resolving the grievance will be initiated. </w:t>
            </w:r>
          </w:p>
          <w:p w14:paraId="0C0EDF25" w14:textId="77777777" w:rsidR="00BD6837" w:rsidRPr="00980219"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Pr>
                <w:rFonts w:ascii="Avenir Book" w:hAnsi="Avenir Book" w:cs="Helvetica"/>
              </w:rPr>
              <w:t xml:space="preserve">Stakeholder can contact Gold standard foundation also if their grievances are not resolved. </w:t>
            </w:r>
          </w:p>
        </w:tc>
      </w:tr>
      <w:tr w:rsidR="00BD6837" w:rsidRPr="00980219" w14:paraId="70775D13" w14:textId="77777777" w:rsidTr="00DA66A9">
        <w:trPr>
          <w:trHeight w:val="210"/>
          <w:jc w:val="center"/>
        </w:trPr>
        <w:tc>
          <w:tcPr>
            <w:tcW w:w="2489" w:type="dxa"/>
          </w:tcPr>
          <w:p w14:paraId="7C4E63C5" w14:textId="77777777" w:rsidR="00BD6837" w:rsidRPr="00980219"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r w:rsidRPr="00980219">
              <w:rPr>
                <w:rFonts w:ascii="Avenir Book" w:hAnsi="Avenir Book" w:cs="Helvetica"/>
              </w:rPr>
              <w:t>Internet/email access</w:t>
            </w:r>
          </w:p>
        </w:tc>
        <w:tc>
          <w:tcPr>
            <w:tcW w:w="2731" w:type="dxa"/>
          </w:tcPr>
          <w:p w14:paraId="66566A69" w14:textId="77777777" w:rsidR="00BD6837" w:rsidRPr="00884A7D" w:rsidRDefault="0032594A" w:rsidP="00DA66A9">
            <w:pPr>
              <w:pStyle w:val="SDMTableBoxParaNotNumbered"/>
              <w:rPr>
                <w:rFonts w:ascii="Avenir Book" w:hAnsi="Avenir Book"/>
              </w:rPr>
            </w:pPr>
            <w:hyperlink r:id="rId34" w:history="1">
              <w:r w:rsidR="00BD6837" w:rsidRPr="000924DF">
                <w:rPr>
                  <w:rStyle w:val="Hyperlink"/>
                  <w:rFonts w:cs="Arial"/>
                  <w:lang w:val="en-US"/>
                </w:rPr>
                <w:t>temesi.compost@gmail.com</w:t>
              </w:r>
            </w:hyperlink>
          </w:p>
        </w:tc>
        <w:tc>
          <w:tcPr>
            <w:tcW w:w="3908" w:type="dxa"/>
          </w:tcPr>
          <w:p w14:paraId="1C3D2313" w14:textId="77777777" w:rsidR="00BD6837" w:rsidRPr="00980219" w:rsidRDefault="00BD6837" w:rsidP="00DA6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hAnsi="Avenir Book" w:cs="Helvetica"/>
              </w:rPr>
            </w:pPr>
            <w:proofErr w:type="spellStart"/>
            <w:r>
              <w:rPr>
                <w:rFonts w:ascii="Avenir Book" w:hAnsi="Avenir Book" w:cs="Helvetica"/>
              </w:rPr>
              <w:t>Stakholders</w:t>
            </w:r>
            <w:proofErr w:type="spellEnd"/>
            <w:r>
              <w:rPr>
                <w:rFonts w:ascii="Avenir Book" w:hAnsi="Avenir Book" w:cs="Helvetica"/>
              </w:rPr>
              <w:t xml:space="preserve"> can send their comments/grievances to this email id. All the comments received by email be entered in the grievance register book kept at the office and the process of resolving the grievance will be initiated.  </w:t>
            </w:r>
          </w:p>
        </w:tc>
      </w:tr>
    </w:tbl>
    <w:p w14:paraId="2E3AA58E" w14:textId="77777777" w:rsidR="00BD6837" w:rsidRDefault="00BD6837" w:rsidP="00BD6837">
      <w:pPr>
        <w:rPr>
          <w:rFonts w:ascii="Avenir Book" w:eastAsia="MS Mincho" w:hAnsi="Avenir Book"/>
        </w:rPr>
      </w:pPr>
    </w:p>
    <w:p w14:paraId="1AEDF19C" w14:textId="77777777" w:rsidR="00BD6837" w:rsidRPr="007C1D64" w:rsidRDefault="00BD6837" w:rsidP="00BD6837">
      <w:pPr>
        <w:rPr>
          <w:rFonts w:ascii="Avenir Book" w:eastAsia="MS Mincho" w:hAnsi="Avenir Book"/>
        </w:rPr>
      </w:pPr>
      <w:r>
        <w:rPr>
          <w:rFonts w:ascii="Avenir Book" w:eastAsia="MS Mincho" w:hAnsi="Avenir Book"/>
        </w:rPr>
        <w:t xml:space="preserve">Whenever a grievance received from stakeholders from any of the above mode, the same is recorded in to the </w:t>
      </w:r>
      <w:r w:rsidRPr="00C17E17">
        <w:rPr>
          <w:rFonts w:ascii="Avenir Book" w:hAnsi="Avenir Book" w:cs="Helvetica"/>
        </w:rPr>
        <w:t>grievance expression process book</w:t>
      </w:r>
      <w:r>
        <w:rPr>
          <w:rFonts w:ascii="Avenir Book" w:hAnsi="Avenir Book" w:cs="Helvetica"/>
        </w:rPr>
        <w:t xml:space="preserve">. Then the grievances will be forwarded to the concern department and the concern department will address the grievance. </w:t>
      </w:r>
    </w:p>
    <w:p w14:paraId="355AA9EA" w14:textId="77777777" w:rsidR="00BD6837" w:rsidRPr="007C1D64" w:rsidRDefault="00BD6837" w:rsidP="00F87B39">
      <w:pPr>
        <w:rPr>
          <w:rFonts w:ascii="Avenir Book" w:eastAsia="MS Mincho" w:hAnsi="Avenir Book"/>
        </w:rPr>
      </w:pPr>
    </w:p>
    <w:p w14:paraId="72355158" w14:textId="77777777" w:rsidR="00F87B39" w:rsidRPr="007C1D64" w:rsidRDefault="00F87B39" w:rsidP="00F87B39">
      <w:pPr>
        <w:rPr>
          <w:rFonts w:ascii="Avenir Book" w:eastAsia="MS Mincho" w:hAnsi="Avenir Book"/>
        </w:rPr>
      </w:pPr>
    </w:p>
    <w:bookmarkEnd w:id="67"/>
    <w:bookmarkEnd w:id="68"/>
    <w:bookmarkEnd w:id="69"/>
    <w:bookmarkEnd w:id="70"/>
    <w:p w14:paraId="027E86EC" w14:textId="77777777" w:rsidR="001136C8" w:rsidRPr="007C1D64" w:rsidRDefault="001136C8" w:rsidP="00F87B39">
      <w:pPr>
        <w:rPr>
          <w:rFonts w:ascii="Avenir Book" w:eastAsia="MS Mincho" w:hAnsi="Avenir Book"/>
        </w:rPr>
      </w:pPr>
    </w:p>
    <w:p w14:paraId="4B0AB937" w14:textId="77777777" w:rsidR="00F87B39" w:rsidRPr="007C1D64" w:rsidRDefault="00F87B39" w:rsidP="00F87B39">
      <w:pPr>
        <w:rPr>
          <w:rFonts w:ascii="Avenir Book" w:eastAsia="MS Mincho" w:hAnsi="Avenir Book"/>
        </w:rPr>
      </w:pPr>
    </w:p>
    <w:p w14:paraId="757056A2" w14:textId="77777777" w:rsidR="00CC25EE" w:rsidRPr="007C1D64" w:rsidRDefault="00CC25EE" w:rsidP="001D43F4">
      <w:pPr>
        <w:pStyle w:val="SDMAppTitle"/>
        <w:rPr>
          <w:rFonts w:ascii="Avenir Book" w:hAnsi="Avenir Book"/>
        </w:rPr>
      </w:pPr>
      <w:bookmarkStart w:id="71" w:name="appendix1"/>
      <w:bookmarkStart w:id="72" w:name="_Toc315340782"/>
      <w:bookmarkStart w:id="73" w:name="_Toc315881226"/>
      <w:bookmarkStart w:id="74" w:name="_Toc317686914"/>
      <w:r w:rsidRPr="007C1D64">
        <w:rPr>
          <w:rFonts w:ascii="Avenir Book" w:hAnsi="Avenir Book"/>
        </w:rPr>
        <w:lastRenderedPageBreak/>
        <w:t>C</w:t>
      </w:r>
      <w:r w:rsidR="007D2742" w:rsidRPr="007C1D64">
        <w:rPr>
          <w:rFonts w:ascii="Avenir Book" w:hAnsi="Avenir Book"/>
        </w:rPr>
        <w:t xml:space="preserve">ontact information of project </w:t>
      </w:r>
      <w:bookmarkEnd w:id="71"/>
      <w:bookmarkEnd w:id="72"/>
      <w:bookmarkEnd w:id="73"/>
      <w:bookmarkEnd w:id="74"/>
      <w:r w:rsidR="000206AD" w:rsidRPr="007C1D64">
        <w:rPr>
          <w:rFonts w:ascii="Avenir Book" w:hAnsi="Avenir Book"/>
        </w:rPr>
        <w:t>participants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2552"/>
        <w:gridCol w:w="7303"/>
      </w:tblGrid>
      <w:tr w:rsidR="009E2DE2" w:rsidRPr="00884A7D" w14:paraId="74F6D2C5" w14:textId="77777777" w:rsidTr="0087101F">
        <w:trPr>
          <w:cantSplit/>
          <w:jc w:val="center"/>
        </w:trPr>
        <w:tc>
          <w:tcPr>
            <w:tcW w:w="1295" w:type="pct"/>
            <w:shd w:val="clear" w:color="auto" w:fill="auto"/>
          </w:tcPr>
          <w:p w14:paraId="71B88C05" w14:textId="77777777" w:rsidR="009E2DE2" w:rsidRPr="00884A7D" w:rsidRDefault="009E2DE2" w:rsidP="0087101F">
            <w:pPr>
              <w:pStyle w:val="SDMTableBoxParaNotNumbered"/>
              <w:rPr>
                <w:rFonts w:ascii="Avenir Book" w:hAnsi="Avenir Book"/>
                <w:b/>
              </w:rPr>
            </w:pPr>
            <w:bookmarkStart w:id="75" w:name="appendix2"/>
            <w:bookmarkStart w:id="76" w:name="_Toc315340783"/>
            <w:bookmarkStart w:id="77" w:name="_Ref315858648"/>
            <w:bookmarkStart w:id="78" w:name="_Toc315881227"/>
            <w:bookmarkStart w:id="79" w:name="_Toc317686915"/>
            <w:bookmarkStart w:id="80" w:name="appendix3"/>
            <w:bookmarkStart w:id="81" w:name="_Toc315340784"/>
            <w:r w:rsidRPr="00884A7D">
              <w:rPr>
                <w:rFonts w:ascii="Avenir Book" w:hAnsi="Avenir Book"/>
                <w:b/>
              </w:rPr>
              <w:t>Organization name</w:t>
            </w:r>
          </w:p>
        </w:tc>
        <w:tc>
          <w:tcPr>
            <w:tcW w:w="3705" w:type="pct"/>
            <w:shd w:val="clear" w:color="auto" w:fill="auto"/>
          </w:tcPr>
          <w:p w14:paraId="4FE08FBB" w14:textId="77777777" w:rsidR="009E2DE2" w:rsidRPr="00884A7D" w:rsidRDefault="009E2DE2" w:rsidP="0087101F">
            <w:pPr>
              <w:pStyle w:val="SDMTableBoxParaNotNumbered"/>
              <w:rPr>
                <w:rFonts w:ascii="Avenir Book" w:hAnsi="Avenir Book"/>
              </w:rPr>
            </w:pPr>
            <w:r w:rsidRPr="00884A7D">
              <w:rPr>
                <w:rFonts w:ascii="Avenir Book" w:hAnsi="Avenir Book"/>
              </w:rPr>
              <w:t xml:space="preserve">Yayasan </w:t>
            </w:r>
            <w:proofErr w:type="spellStart"/>
            <w:r w:rsidRPr="00884A7D">
              <w:rPr>
                <w:rFonts w:ascii="Avenir Book" w:hAnsi="Avenir Book"/>
              </w:rPr>
              <w:t>Pemilahan</w:t>
            </w:r>
            <w:proofErr w:type="spellEnd"/>
            <w:r w:rsidRPr="00884A7D">
              <w:rPr>
                <w:rFonts w:ascii="Avenir Book" w:hAnsi="Avenir Book"/>
              </w:rPr>
              <w:t xml:space="preserve"> </w:t>
            </w:r>
            <w:proofErr w:type="spellStart"/>
            <w:r w:rsidRPr="00884A7D">
              <w:rPr>
                <w:rFonts w:ascii="Avenir Book" w:hAnsi="Avenir Book"/>
              </w:rPr>
              <w:t>Sampah</w:t>
            </w:r>
            <w:proofErr w:type="spellEnd"/>
            <w:r w:rsidRPr="00884A7D">
              <w:rPr>
                <w:rFonts w:ascii="Avenir Book" w:hAnsi="Avenir Book"/>
              </w:rPr>
              <w:t xml:space="preserve"> </w:t>
            </w:r>
            <w:proofErr w:type="spellStart"/>
            <w:r w:rsidRPr="00884A7D">
              <w:rPr>
                <w:rFonts w:ascii="Avenir Book" w:hAnsi="Avenir Book"/>
              </w:rPr>
              <w:t>Temesi</w:t>
            </w:r>
            <w:proofErr w:type="spellEnd"/>
          </w:p>
        </w:tc>
      </w:tr>
      <w:tr w:rsidR="009E2DE2" w:rsidRPr="00884A7D" w14:paraId="74E1C935" w14:textId="77777777" w:rsidTr="0087101F">
        <w:trPr>
          <w:cantSplit/>
          <w:jc w:val="center"/>
        </w:trPr>
        <w:tc>
          <w:tcPr>
            <w:tcW w:w="1295" w:type="pct"/>
            <w:shd w:val="clear" w:color="auto" w:fill="auto"/>
          </w:tcPr>
          <w:p w14:paraId="3C00C79A" w14:textId="77777777" w:rsidR="009E2DE2" w:rsidRPr="00884A7D" w:rsidRDefault="009E2DE2" w:rsidP="0087101F">
            <w:pPr>
              <w:pStyle w:val="SDMTableBoxParaNotNumbered"/>
              <w:rPr>
                <w:rFonts w:ascii="Avenir Book" w:hAnsi="Avenir Book"/>
                <w:b/>
              </w:rPr>
            </w:pPr>
            <w:r w:rsidRPr="00884A7D">
              <w:rPr>
                <w:rFonts w:ascii="Avenir Book" w:hAnsi="Avenir Book"/>
                <w:b/>
              </w:rPr>
              <w:t>Registration number with relevant authority</w:t>
            </w:r>
          </w:p>
        </w:tc>
        <w:tc>
          <w:tcPr>
            <w:tcW w:w="3705" w:type="pct"/>
            <w:shd w:val="clear" w:color="auto" w:fill="auto"/>
          </w:tcPr>
          <w:p w14:paraId="04F6387D" w14:textId="77777777" w:rsidR="009E2DE2" w:rsidRPr="00884A7D" w:rsidRDefault="009E2DE2" w:rsidP="0087101F">
            <w:pPr>
              <w:pStyle w:val="SDMTableBoxParaNotNumbered"/>
              <w:rPr>
                <w:rFonts w:ascii="Avenir Book" w:hAnsi="Avenir Book"/>
              </w:rPr>
            </w:pPr>
          </w:p>
        </w:tc>
      </w:tr>
      <w:tr w:rsidR="009E2DE2" w:rsidRPr="00884A7D" w14:paraId="79510C30" w14:textId="77777777" w:rsidTr="0087101F">
        <w:trPr>
          <w:cantSplit/>
          <w:jc w:val="center"/>
        </w:trPr>
        <w:tc>
          <w:tcPr>
            <w:tcW w:w="1295" w:type="pct"/>
            <w:shd w:val="clear" w:color="auto" w:fill="auto"/>
          </w:tcPr>
          <w:p w14:paraId="14F0E021" w14:textId="77777777" w:rsidR="009E2DE2" w:rsidRPr="00884A7D" w:rsidRDefault="009E2DE2" w:rsidP="0087101F">
            <w:pPr>
              <w:pStyle w:val="SDMTableBoxParaNotNumbered"/>
              <w:rPr>
                <w:rFonts w:ascii="Avenir Book" w:hAnsi="Avenir Book"/>
                <w:b/>
              </w:rPr>
            </w:pPr>
            <w:r w:rsidRPr="00884A7D">
              <w:rPr>
                <w:rFonts w:ascii="Avenir Book" w:hAnsi="Avenir Book"/>
                <w:b/>
              </w:rPr>
              <w:t>Street/P.O. Box</w:t>
            </w:r>
          </w:p>
        </w:tc>
        <w:tc>
          <w:tcPr>
            <w:tcW w:w="3705" w:type="pct"/>
            <w:shd w:val="clear" w:color="auto" w:fill="auto"/>
          </w:tcPr>
          <w:p w14:paraId="77D31EC9" w14:textId="77777777" w:rsidR="009E2DE2" w:rsidRPr="00884A7D" w:rsidRDefault="009E2DE2" w:rsidP="0087101F">
            <w:pPr>
              <w:pStyle w:val="SDMTableBoxParaNotNumbered"/>
              <w:rPr>
                <w:rFonts w:ascii="Avenir Book" w:hAnsi="Avenir Book"/>
              </w:rPr>
            </w:pPr>
            <w:r w:rsidRPr="00884A7D">
              <w:rPr>
                <w:rFonts w:ascii="Avenir Book" w:hAnsi="Avenir Book"/>
              </w:rPr>
              <w:t xml:space="preserve">Jl. Raya </w:t>
            </w:r>
            <w:proofErr w:type="spellStart"/>
            <w:r w:rsidRPr="00884A7D">
              <w:rPr>
                <w:rFonts w:ascii="Avenir Book" w:hAnsi="Avenir Book"/>
              </w:rPr>
              <w:t>Temesi</w:t>
            </w:r>
            <w:proofErr w:type="spellEnd"/>
            <w:r w:rsidRPr="00884A7D">
              <w:rPr>
                <w:rFonts w:ascii="Avenir Book" w:hAnsi="Avenir Book"/>
              </w:rPr>
              <w:t xml:space="preserve"> Selatan</w:t>
            </w:r>
          </w:p>
        </w:tc>
      </w:tr>
      <w:tr w:rsidR="009E2DE2" w:rsidRPr="00884A7D" w14:paraId="2D8DE071" w14:textId="77777777" w:rsidTr="0087101F">
        <w:trPr>
          <w:cantSplit/>
          <w:jc w:val="center"/>
        </w:trPr>
        <w:tc>
          <w:tcPr>
            <w:tcW w:w="1295" w:type="pct"/>
            <w:shd w:val="clear" w:color="auto" w:fill="auto"/>
          </w:tcPr>
          <w:p w14:paraId="354D815A" w14:textId="77777777" w:rsidR="009E2DE2" w:rsidRPr="00884A7D" w:rsidRDefault="009E2DE2" w:rsidP="0087101F">
            <w:pPr>
              <w:pStyle w:val="SDMTableBoxParaNotNumbered"/>
              <w:rPr>
                <w:rFonts w:ascii="Avenir Book" w:hAnsi="Avenir Book"/>
                <w:b/>
              </w:rPr>
            </w:pPr>
            <w:r w:rsidRPr="00884A7D">
              <w:rPr>
                <w:rFonts w:ascii="Avenir Book" w:hAnsi="Avenir Book"/>
                <w:b/>
              </w:rPr>
              <w:t>Building</w:t>
            </w:r>
          </w:p>
        </w:tc>
        <w:tc>
          <w:tcPr>
            <w:tcW w:w="3705" w:type="pct"/>
            <w:shd w:val="clear" w:color="auto" w:fill="auto"/>
          </w:tcPr>
          <w:p w14:paraId="79683388" w14:textId="77777777" w:rsidR="009E2DE2" w:rsidRPr="00884A7D" w:rsidRDefault="009E2DE2" w:rsidP="0087101F">
            <w:pPr>
              <w:pStyle w:val="SDMTableBoxParaNotNumbered"/>
              <w:rPr>
                <w:rFonts w:ascii="Avenir Book" w:hAnsi="Avenir Book"/>
              </w:rPr>
            </w:pPr>
            <w:r w:rsidRPr="00884A7D">
              <w:rPr>
                <w:rFonts w:ascii="Avenir Book" w:hAnsi="Avenir Book"/>
              </w:rPr>
              <w:t>TPA</w:t>
            </w:r>
          </w:p>
        </w:tc>
      </w:tr>
      <w:tr w:rsidR="009E2DE2" w:rsidRPr="00884A7D" w14:paraId="154F5454" w14:textId="77777777" w:rsidTr="0087101F">
        <w:trPr>
          <w:cantSplit/>
          <w:jc w:val="center"/>
        </w:trPr>
        <w:tc>
          <w:tcPr>
            <w:tcW w:w="1295" w:type="pct"/>
            <w:shd w:val="clear" w:color="auto" w:fill="auto"/>
          </w:tcPr>
          <w:p w14:paraId="36E82897" w14:textId="77777777" w:rsidR="009E2DE2" w:rsidRPr="00884A7D" w:rsidRDefault="009E2DE2" w:rsidP="0087101F">
            <w:pPr>
              <w:pStyle w:val="SDMTableBoxParaNotNumbered"/>
              <w:rPr>
                <w:rFonts w:ascii="Avenir Book" w:hAnsi="Avenir Book"/>
                <w:b/>
              </w:rPr>
            </w:pPr>
            <w:r w:rsidRPr="00884A7D">
              <w:rPr>
                <w:rFonts w:ascii="Avenir Book" w:hAnsi="Avenir Book"/>
                <w:b/>
              </w:rPr>
              <w:t>City</w:t>
            </w:r>
          </w:p>
        </w:tc>
        <w:tc>
          <w:tcPr>
            <w:tcW w:w="3705" w:type="pct"/>
            <w:shd w:val="clear" w:color="auto" w:fill="auto"/>
          </w:tcPr>
          <w:p w14:paraId="036A0505" w14:textId="77777777" w:rsidR="009E2DE2" w:rsidRPr="00884A7D" w:rsidRDefault="009E2DE2" w:rsidP="0087101F">
            <w:pPr>
              <w:pStyle w:val="SDMTableBoxParaNotNumbered"/>
              <w:rPr>
                <w:rFonts w:ascii="Avenir Book" w:hAnsi="Avenir Book"/>
              </w:rPr>
            </w:pPr>
            <w:proofErr w:type="spellStart"/>
            <w:r w:rsidRPr="00884A7D">
              <w:rPr>
                <w:rFonts w:ascii="Avenir Book" w:hAnsi="Avenir Book"/>
              </w:rPr>
              <w:t>Temesi</w:t>
            </w:r>
            <w:proofErr w:type="spellEnd"/>
            <w:r w:rsidRPr="00884A7D">
              <w:rPr>
                <w:rFonts w:ascii="Avenir Book" w:hAnsi="Avenir Book"/>
              </w:rPr>
              <w:t xml:space="preserve">, </w:t>
            </w:r>
            <w:proofErr w:type="spellStart"/>
            <w:r w:rsidRPr="00884A7D">
              <w:rPr>
                <w:rFonts w:ascii="Avenir Book" w:hAnsi="Avenir Book"/>
              </w:rPr>
              <w:t>Gianyar</w:t>
            </w:r>
            <w:proofErr w:type="spellEnd"/>
          </w:p>
        </w:tc>
      </w:tr>
      <w:tr w:rsidR="009E2DE2" w:rsidRPr="00884A7D" w14:paraId="3DB03475" w14:textId="77777777" w:rsidTr="0087101F">
        <w:trPr>
          <w:cantSplit/>
          <w:jc w:val="center"/>
        </w:trPr>
        <w:tc>
          <w:tcPr>
            <w:tcW w:w="1295" w:type="pct"/>
            <w:shd w:val="clear" w:color="auto" w:fill="auto"/>
          </w:tcPr>
          <w:p w14:paraId="1F62E73F" w14:textId="77777777" w:rsidR="009E2DE2" w:rsidRPr="00884A7D" w:rsidRDefault="009E2DE2" w:rsidP="0087101F">
            <w:pPr>
              <w:pStyle w:val="SDMTableBoxParaNotNumbered"/>
              <w:rPr>
                <w:rFonts w:ascii="Avenir Book" w:hAnsi="Avenir Book"/>
                <w:b/>
              </w:rPr>
            </w:pPr>
            <w:r w:rsidRPr="00884A7D">
              <w:rPr>
                <w:rFonts w:ascii="Avenir Book" w:hAnsi="Avenir Book"/>
                <w:b/>
              </w:rPr>
              <w:t>State/Region</w:t>
            </w:r>
          </w:p>
        </w:tc>
        <w:tc>
          <w:tcPr>
            <w:tcW w:w="3705" w:type="pct"/>
            <w:shd w:val="clear" w:color="auto" w:fill="auto"/>
          </w:tcPr>
          <w:p w14:paraId="304E0F5D" w14:textId="77777777" w:rsidR="009E2DE2" w:rsidRPr="00884A7D" w:rsidRDefault="009E2DE2" w:rsidP="0087101F">
            <w:pPr>
              <w:pStyle w:val="SDMTableBoxParaNotNumbered"/>
              <w:rPr>
                <w:rFonts w:ascii="Avenir Book" w:hAnsi="Avenir Book"/>
              </w:rPr>
            </w:pPr>
            <w:r w:rsidRPr="00884A7D">
              <w:rPr>
                <w:rFonts w:ascii="Avenir Book" w:hAnsi="Avenir Book"/>
              </w:rPr>
              <w:t>Bali</w:t>
            </w:r>
          </w:p>
        </w:tc>
      </w:tr>
      <w:tr w:rsidR="009E2DE2" w:rsidRPr="00884A7D" w14:paraId="4A5D44A0" w14:textId="77777777" w:rsidTr="0087101F">
        <w:trPr>
          <w:cantSplit/>
          <w:jc w:val="center"/>
        </w:trPr>
        <w:tc>
          <w:tcPr>
            <w:tcW w:w="1295" w:type="pct"/>
            <w:shd w:val="clear" w:color="auto" w:fill="auto"/>
          </w:tcPr>
          <w:p w14:paraId="2BD945E5" w14:textId="77777777" w:rsidR="009E2DE2" w:rsidRPr="00884A7D" w:rsidRDefault="009E2DE2" w:rsidP="0087101F">
            <w:pPr>
              <w:pStyle w:val="SDMTableBoxParaNotNumbered"/>
              <w:rPr>
                <w:rFonts w:ascii="Avenir Book" w:hAnsi="Avenir Book"/>
                <w:b/>
              </w:rPr>
            </w:pPr>
            <w:r w:rsidRPr="00884A7D">
              <w:rPr>
                <w:rFonts w:ascii="Avenir Book" w:hAnsi="Avenir Book"/>
                <w:b/>
              </w:rPr>
              <w:t>Postcode</w:t>
            </w:r>
          </w:p>
        </w:tc>
        <w:tc>
          <w:tcPr>
            <w:tcW w:w="3705" w:type="pct"/>
            <w:shd w:val="clear" w:color="auto" w:fill="auto"/>
          </w:tcPr>
          <w:p w14:paraId="495B306B" w14:textId="77777777" w:rsidR="009E2DE2" w:rsidRPr="00884A7D" w:rsidRDefault="009E2DE2" w:rsidP="0087101F">
            <w:pPr>
              <w:pStyle w:val="SDMTableBoxParaNotNumbered"/>
              <w:rPr>
                <w:rFonts w:ascii="Avenir Book" w:hAnsi="Avenir Book"/>
              </w:rPr>
            </w:pPr>
            <w:r w:rsidRPr="00884A7D">
              <w:rPr>
                <w:rFonts w:ascii="Avenir Book" w:hAnsi="Avenir Book"/>
              </w:rPr>
              <w:t>80551</w:t>
            </w:r>
          </w:p>
        </w:tc>
      </w:tr>
      <w:tr w:rsidR="009E2DE2" w:rsidRPr="00884A7D" w14:paraId="7A95231B" w14:textId="77777777" w:rsidTr="0087101F">
        <w:trPr>
          <w:cantSplit/>
          <w:jc w:val="center"/>
        </w:trPr>
        <w:tc>
          <w:tcPr>
            <w:tcW w:w="1295" w:type="pct"/>
            <w:shd w:val="clear" w:color="auto" w:fill="auto"/>
          </w:tcPr>
          <w:p w14:paraId="771E7A19" w14:textId="77777777" w:rsidR="009E2DE2" w:rsidRPr="00884A7D" w:rsidRDefault="009E2DE2" w:rsidP="0087101F">
            <w:pPr>
              <w:pStyle w:val="SDMTableBoxParaNotNumbered"/>
              <w:rPr>
                <w:rFonts w:ascii="Avenir Book" w:hAnsi="Avenir Book"/>
                <w:b/>
              </w:rPr>
            </w:pPr>
            <w:r w:rsidRPr="00884A7D">
              <w:rPr>
                <w:rFonts w:ascii="Avenir Book" w:hAnsi="Avenir Book"/>
                <w:b/>
              </w:rPr>
              <w:t>Country</w:t>
            </w:r>
          </w:p>
        </w:tc>
        <w:tc>
          <w:tcPr>
            <w:tcW w:w="3705" w:type="pct"/>
            <w:shd w:val="clear" w:color="auto" w:fill="auto"/>
          </w:tcPr>
          <w:p w14:paraId="673F1853" w14:textId="77777777" w:rsidR="009E2DE2" w:rsidRPr="00884A7D" w:rsidRDefault="009E2DE2" w:rsidP="0087101F">
            <w:pPr>
              <w:pStyle w:val="SDMTableBoxParaNotNumbered"/>
              <w:rPr>
                <w:rFonts w:ascii="Avenir Book" w:hAnsi="Avenir Book"/>
              </w:rPr>
            </w:pPr>
            <w:r w:rsidRPr="00884A7D">
              <w:rPr>
                <w:rFonts w:ascii="Avenir Book" w:hAnsi="Avenir Book"/>
              </w:rPr>
              <w:t>Indonesia</w:t>
            </w:r>
          </w:p>
        </w:tc>
      </w:tr>
      <w:tr w:rsidR="008A3268" w:rsidRPr="00884A7D" w14:paraId="62C12F2F" w14:textId="77777777" w:rsidTr="0087101F">
        <w:trPr>
          <w:cantSplit/>
          <w:jc w:val="center"/>
        </w:trPr>
        <w:tc>
          <w:tcPr>
            <w:tcW w:w="1295" w:type="pct"/>
            <w:shd w:val="clear" w:color="auto" w:fill="auto"/>
          </w:tcPr>
          <w:p w14:paraId="4670C5C8" w14:textId="77777777" w:rsidR="008A3268" w:rsidRPr="00884A7D" w:rsidRDefault="008A3268" w:rsidP="0087101F">
            <w:pPr>
              <w:pStyle w:val="SDMTableBoxParaNotNumbered"/>
              <w:rPr>
                <w:rFonts w:ascii="Avenir Book" w:hAnsi="Avenir Book"/>
                <w:b/>
              </w:rPr>
            </w:pPr>
            <w:r w:rsidRPr="00884A7D">
              <w:rPr>
                <w:rFonts w:ascii="Avenir Book" w:hAnsi="Avenir Book"/>
                <w:b/>
              </w:rPr>
              <w:t>Telephone</w:t>
            </w:r>
          </w:p>
        </w:tc>
        <w:tc>
          <w:tcPr>
            <w:tcW w:w="3705" w:type="pct"/>
            <w:shd w:val="clear" w:color="auto" w:fill="auto"/>
          </w:tcPr>
          <w:p w14:paraId="6F6076F9" w14:textId="77777777" w:rsidR="008A3268" w:rsidRPr="00884A7D" w:rsidRDefault="008A3268" w:rsidP="0087101F">
            <w:pPr>
              <w:pStyle w:val="SDMTableBoxParaNotNumbered"/>
              <w:rPr>
                <w:rFonts w:ascii="Avenir Book" w:hAnsi="Avenir Book"/>
              </w:rPr>
            </w:pPr>
            <w:r>
              <w:rPr>
                <w:rFonts w:cs="Arial"/>
              </w:rPr>
              <w:t>+</w:t>
            </w:r>
            <w:r w:rsidRPr="00305B5E">
              <w:rPr>
                <w:rFonts w:cs="Arial"/>
              </w:rPr>
              <w:t xml:space="preserve">62 </w:t>
            </w:r>
            <w:r>
              <w:rPr>
                <w:rFonts w:cs="Arial"/>
                <w:color w:val="333333"/>
              </w:rPr>
              <w:t>82144586510</w:t>
            </w:r>
          </w:p>
        </w:tc>
      </w:tr>
      <w:tr w:rsidR="008A3268" w:rsidRPr="00884A7D" w14:paraId="0555321B" w14:textId="77777777" w:rsidTr="0087101F">
        <w:trPr>
          <w:cantSplit/>
          <w:jc w:val="center"/>
        </w:trPr>
        <w:tc>
          <w:tcPr>
            <w:tcW w:w="1295" w:type="pct"/>
            <w:shd w:val="clear" w:color="auto" w:fill="auto"/>
          </w:tcPr>
          <w:p w14:paraId="283BFA50" w14:textId="77777777" w:rsidR="008A3268" w:rsidRPr="00884A7D" w:rsidRDefault="008A3268" w:rsidP="0087101F">
            <w:pPr>
              <w:pStyle w:val="SDMTableBoxParaNotNumbered"/>
              <w:rPr>
                <w:rFonts w:ascii="Avenir Book" w:hAnsi="Avenir Book"/>
                <w:b/>
              </w:rPr>
            </w:pPr>
            <w:r w:rsidRPr="00884A7D">
              <w:rPr>
                <w:rFonts w:ascii="Avenir Book" w:hAnsi="Avenir Book"/>
                <w:b/>
              </w:rPr>
              <w:t>Fax</w:t>
            </w:r>
          </w:p>
        </w:tc>
        <w:tc>
          <w:tcPr>
            <w:tcW w:w="3705" w:type="pct"/>
            <w:shd w:val="clear" w:color="auto" w:fill="auto"/>
          </w:tcPr>
          <w:p w14:paraId="1FFE998B" w14:textId="77777777" w:rsidR="008A3268" w:rsidRPr="00884A7D" w:rsidRDefault="008A3268" w:rsidP="0087101F">
            <w:pPr>
              <w:pStyle w:val="SDMTableBoxParaNotNumbered"/>
              <w:rPr>
                <w:rFonts w:ascii="Avenir Book" w:hAnsi="Avenir Book"/>
              </w:rPr>
            </w:pPr>
            <w:r>
              <w:t>None</w:t>
            </w:r>
          </w:p>
        </w:tc>
      </w:tr>
      <w:tr w:rsidR="008A3268" w:rsidRPr="00884A7D" w14:paraId="1EC4ADA5" w14:textId="77777777" w:rsidTr="0087101F">
        <w:trPr>
          <w:cantSplit/>
          <w:jc w:val="center"/>
        </w:trPr>
        <w:tc>
          <w:tcPr>
            <w:tcW w:w="1295" w:type="pct"/>
            <w:shd w:val="clear" w:color="auto" w:fill="auto"/>
          </w:tcPr>
          <w:p w14:paraId="306FE9A9" w14:textId="77777777" w:rsidR="008A3268" w:rsidRPr="00884A7D" w:rsidRDefault="008A3268" w:rsidP="0087101F">
            <w:pPr>
              <w:pStyle w:val="SDMTableBoxParaNotNumbered"/>
              <w:rPr>
                <w:rFonts w:ascii="Avenir Book" w:hAnsi="Avenir Book"/>
                <w:b/>
              </w:rPr>
            </w:pPr>
            <w:r w:rsidRPr="00884A7D">
              <w:rPr>
                <w:rFonts w:ascii="Avenir Book" w:hAnsi="Avenir Book"/>
                <w:b/>
              </w:rPr>
              <w:t>E-mail</w:t>
            </w:r>
          </w:p>
        </w:tc>
        <w:tc>
          <w:tcPr>
            <w:tcW w:w="3705" w:type="pct"/>
            <w:shd w:val="clear" w:color="auto" w:fill="auto"/>
          </w:tcPr>
          <w:p w14:paraId="5063C68B" w14:textId="77777777" w:rsidR="008A3268" w:rsidRPr="00884A7D" w:rsidRDefault="0032594A" w:rsidP="0087101F">
            <w:pPr>
              <w:pStyle w:val="SDMTableBoxParaNotNumbered"/>
              <w:rPr>
                <w:rFonts w:ascii="Avenir Book" w:hAnsi="Avenir Book"/>
              </w:rPr>
            </w:pPr>
            <w:hyperlink r:id="rId35" w:history="1">
              <w:r w:rsidR="008A3268" w:rsidRPr="000924DF">
                <w:rPr>
                  <w:rStyle w:val="Hyperlink"/>
                  <w:rFonts w:cs="Arial"/>
                  <w:lang w:val="en-US"/>
                </w:rPr>
                <w:t>temesi.compost@gmail.com</w:t>
              </w:r>
            </w:hyperlink>
          </w:p>
        </w:tc>
      </w:tr>
      <w:tr w:rsidR="008A3268" w:rsidRPr="00884A7D" w14:paraId="66E5D81E" w14:textId="77777777" w:rsidTr="0087101F">
        <w:trPr>
          <w:cantSplit/>
          <w:jc w:val="center"/>
        </w:trPr>
        <w:tc>
          <w:tcPr>
            <w:tcW w:w="1295" w:type="pct"/>
            <w:shd w:val="clear" w:color="auto" w:fill="auto"/>
          </w:tcPr>
          <w:p w14:paraId="7A466309" w14:textId="77777777" w:rsidR="008A3268" w:rsidRPr="00884A7D" w:rsidRDefault="008A3268" w:rsidP="0087101F">
            <w:pPr>
              <w:pStyle w:val="SDMTableBoxParaNotNumbered"/>
              <w:rPr>
                <w:rFonts w:ascii="Avenir Book" w:hAnsi="Avenir Book"/>
                <w:b/>
              </w:rPr>
            </w:pPr>
            <w:r w:rsidRPr="00884A7D">
              <w:rPr>
                <w:rFonts w:ascii="Avenir Book" w:hAnsi="Avenir Book"/>
                <w:b/>
              </w:rPr>
              <w:t>Website</w:t>
            </w:r>
          </w:p>
        </w:tc>
        <w:tc>
          <w:tcPr>
            <w:tcW w:w="3705" w:type="pct"/>
            <w:shd w:val="clear" w:color="auto" w:fill="auto"/>
          </w:tcPr>
          <w:p w14:paraId="79525723" w14:textId="77777777" w:rsidR="008A3268" w:rsidRPr="00884A7D" w:rsidRDefault="008A3268" w:rsidP="0087101F">
            <w:pPr>
              <w:pStyle w:val="SDMTableBoxParaNotNumbered"/>
              <w:rPr>
                <w:rFonts w:ascii="Avenir Book" w:hAnsi="Avenir Book"/>
              </w:rPr>
            </w:pPr>
            <w:r>
              <w:rPr>
                <w:rFonts w:cs="Arial"/>
                <w:lang w:val="en-US"/>
              </w:rPr>
              <w:t>www.temesirecycling.com</w:t>
            </w:r>
          </w:p>
        </w:tc>
      </w:tr>
      <w:tr w:rsidR="008A3268" w:rsidRPr="00884A7D" w14:paraId="2AB9FA37" w14:textId="77777777" w:rsidTr="0087101F">
        <w:trPr>
          <w:cantSplit/>
          <w:jc w:val="center"/>
        </w:trPr>
        <w:tc>
          <w:tcPr>
            <w:tcW w:w="1295" w:type="pct"/>
            <w:shd w:val="clear" w:color="auto" w:fill="auto"/>
          </w:tcPr>
          <w:p w14:paraId="1AA0E139" w14:textId="77777777" w:rsidR="008A3268" w:rsidRPr="00884A7D" w:rsidRDefault="008A3268" w:rsidP="0087101F">
            <w:pPr>
              <w:pStyle w:val="SDMTableBoxParaNotNumbered"/>
              <w:rPr>
                <w:rFonts w:ascii="Avenir Book" w:hAnsi="Avenir Book"/>
                <w:b/>
              </w:rPr>
            </w:pPr>
            <w:r w:rsidRPr="00884A7D">
              <w:rPr>
                <w:rFonts w:ascii="Avenir Book" w:hAnsi="Avenir Book"/>
                <w:b/>
              </w:rPr>
              <w:t>Contact person</w:t>
            </w:r>
          </w:p>
        </w:tc>
        <w:tc>
          <w:tcPr>
            <w:tcW w:w="3705" w:type="pct"/>
            <w:shd w:val="clear" w:color="auto" w:fill="auto"/>
          </w:tcPr>
          <w:p w14:paraId="28ED17E2" w14:textId="77777777" w:rsidR="008A3268" w:rsidRPr="00884A7D" w:rsidRDefault="008A3268" w:rsidP="0087101F">
            <w:pPr>
              <w:pStyle w:val="SDMTableBoxParaNotNumbered"/>
              <w:rPr>
                <w:rFonts w:ascii="Avenir Book" w:hAnsi="Avenir Book"/>
              </w:rPr>
            </w:pPr>
            <w:r>
              <w:rPr>
                <w:rFonts w:cs="Arial"/>
              </w:rPr>
              <w:t>Sean Nino</w:t>
            </w:r>
          </w:p>
        </w:tc>
      </w:tr>
      <w:tr w:rsidR="008A3268" w:rsidRPr="00884A7D" w14:paraId="32DF7F65" w14:textId="77777777" w:rsidTr="0087101F">
        <w:trPr>
          <w:cantSplit/>
          <w:jc w:val="center"/>
        </w:trPr>
        <w:tc>
          <w:tcPr>
            <w:tcW w:w="1295" w:type="pct"/>
            <w:shd w:val="clear" w:color="auto" w:fill="auto"/>
          </w:tcPr>
          <w:p w14:paraId="3BC0E3E7" w14:textId="77777777" w:rsidR="008A3268" w:rsidRPr="00884A7D" w:rsidRDefault="008A3268" w:rsidP="0087101F">
            <w:pPr>
              <w:pStyle w:val="SDMTableBoxParaNotNumbered"/>
              <w:rPr>
                <w:rFonts w:ascii="Avenir Book" w:hAnsi="Avenir Book"/>
                <w:b/>
              </w:rPr>
            </w:pPr>
            <w:r w:rsidRPr="00884A7D">
              <w:rPr>
                <w:rFonts w:ascii="Avenir Book" w:hAnsi="Avenir Book"/>
                <w:b/>
              </w:rPr>
              <w:t>Title</w:t>
            </w:r>
          </w:p>
        </w:tc>
        <w:tc>
          <w:tcPr>
            <w:tcW w:w="3705" w:type="pct"/>
            <w:shd w:val="clear" w:color="auto" w:fill="auto"/>
          </w:tcPr>
          <w:p w14:paraId="71F3D92D" w14:textId="77777777" w:rsidR="008A3268" w:rsidRPr="00884A7D" w:rsidRDefault="008A3268" w:rsidP="0087101F">
            <w:pPr>
              <w:pStyle w:val="SDMTableBoxParaNotNumbered"/>
              <w:rPr>
                <w:rFonts w:ascii="Avenir Book" w:hAnsi="Avenir Book"/>
              </w:rPr>
            </w:pPr>
            <w:r w:rsidRPr="001D5DBD">
              <w:t>M.A.</w:t>
            </w:r>
          </w:p>
        </w:tc>
      </w:tr>
      <w:tr w:rsidR="008A3268" w:rsidRPr="00884A7D" w14:paraId="1E64D298" w14:textId="77777777" w:rsidTr="0087101F">
        <w:trPr>
          <w:cantSplit/>
          <w:jc w:val="center"/>
        </w:trPr>
        <w:tc>
          <w:tcPr>
            <w:tcW w:w="1295" w:type="pct"/>
            <w:shd w:val="clear" w:color="auto" w:fill="auto"/>
          </w:tcPr>
          <w:p w14:paraId="43271CD5" w14:textId="77777777" w:rsidR="008A3268" w:rsidRPr="00884A7D" w:rsidRDefault="008A3268" w:rsidP="0087101F">
            <w:pPr>
              <w:pStyle w:val="SDMTableBoxParaNotNumbered"/>
              <w:rPr>
                <w:rFonts w:ascii="Avenir Book" w:hAnsi="Avenir Book"/>
                <w:b/>
              </w:rPr>
            </w:pPr>
            <w:r w:rsidRPr="00884A7D">
              <w:rPr>
                <w:rFonts w:ascii="Avenir Book" w:hAnsi="Avenir Book"/>
                <w:b/>
              </w:rPr>
              <w:t>Salutation</w:t>
            </w:r>
          </w:p>
        </w:tc>
        <w:tc>
          <w:tcPr>
            <w:tcW w:w="3705" w:type="pct"/>
            <w:shd w:val="clear" w:color="auto" w:fill="auto"/>
          </w:tcPr>
          <w:p w14:paraId="4E89FABC" w14:textId="77777777" w:rsidR="008A3268" w:rsidRPr="00884A7D" w:rsidRDefault="008A3268" w:rsidP="0087101F">
            <w:pPr>
              <w:pStyle w:val="SDMTableBoxParaNotNumbered"/>
              <w:rPr>
                <w:rFonts w:ascii="Avenir Book" w:hAnsi="Avenir Book"/>
              </w:rPr>
            </w:pPr>
            <w:r>
              <w:t>Mr.</w:t>
            </w:r>
          </w:p>
        </w:tc>
      </w:tr>
      <w:tr w:rsidR="008A3268" w:rsidRPr="00884A7D" w14:paraId="0BCA9D48" w14:textId="77777777" w:rsidTr="0087101F">
        <w:trPr>
          <w:cantSplit/>
          <w:jc w:val="center"/>
        </w:trPr>
        <w:tc>
          <w:tcPr>
            <w:tcW w:w="1295" w:type="pct"/>
            <w:shd w:val="clear" w:color="auto" w:fill="auto"/>
          </w:tcPr>
          <w:p w14:paraId="1CEFD1F6" w14:textId="77777777" w:rsidR="008A3268" w:rsidRPr="00884A7D" w:rsidRDefault="008A3268" w:rsidP="0087101F">
            <w:pPr>
              <w:pStyle w:val="SDMTableBoxParaNotNumbered"/>
              <w:rPr>
                <w:rFonts w:ascii="Avenir Book" w:hAnsi="Avenir Book"/>
                <w:b/>
              </w:rPr>
            </w:pPr>
            <w:r w:rsidRPr="00884A7D">
              <w:rPr>
                <w:rFonts w:ascii="Avenir Book" w:hAnsi="Avenir Book"/>
                <w:b/>
              </w:rPr>
              <w:t>Last name</w:t>
            </w:r>
          </w:p>
        </w:tc>
        <w:tc>
          <w:tcPr>
            <w:tcW w:w="3705" w:type="pct"/>
            <w:shd w:val="clear" w:color="auto" w:fill="auto"/>
          </w:tcPr>
          <w:p w14:paraId="37567B72" w14:textId="77777777" w:rsidR="008A3268" w:rsidRPr="00884A7D" w:rsidRDefault="008A3268" w:rsidP="0087101F">
            <w:pPr>
              <w:pStyle w:val="SDMTableBoxParaNotNumbered"/>
              <w:rPr>
                <w:rFonts w:ascii="Avenir Book" w:hAnsi="Avenir Book"/>
              </w:rPr>
            </w:pPr>
            <w:proofErr w:type="spellStart"/>
            <w:r>
              <w:t>Lotze</w:t>
            </w:r>
            <w:proofErr w:type="spellEnd"/>
          </w:p>
        </w:tc>
      </w:tr>
      <w:tr w:rsidR="008A3268" w:rsidRPr="00884A7D" w14:paraId="2D78083C" w14:textId="77777777" w:rsidTr="0087101F">
        <w:trPr>
          <w:cantSplit/>
          <w:jc w:val="center"/>
        </w:trPr>
        <w:tc>
          <w:tcPr>
            <w:tcW w:w="1295" w:type="pct"/>
            <w:shd w:val="clear" w:color="auto" w:fill="auto"/>
          </w:tcPr>
          <w:p w14:paraId="770096F7" w14:textId="77777777" w:rsidR="008A3268" w:rsidRPr="00884A7D" w:rsidRDefault="008A3268" w:rsidP="0087101F">
            <w:pPr>
              <w:pStyle w:val="SDMTableBoxParaNotNumbered"/>
              <w:rPr>
                <w:rFonts w:ascii="Avenir Book" w:hAnsi="Avenir Book"/>
                <w:b/>
              </w:rPr>
            </w:pPr>
            <w:r w:rsidRPr="00884A7D">
              <w:rPr>
                <w:rFonts w:ascii="Avenir Book" w:hAnsi="Avenir Book"/>
                <w:b/>
              </w:rPr>
              <w:t>Middle name</w:t>
            </w:r>
          </w:p>
        </w:tc>
        <w:tc>
          <w:tcPr>
            <w:tcW w:w="3705" w:type="pct"/>
            <w:shd w:val="clear" w:color="auto" w:fill="auto"/>
          </w:tcPr>
          <w:p w14:paraId="6CAC6A54" w14:textId="77777777" w:rsidR="008A3268" w:rsidRPr="00884A7D" w:rsidRDefault="008A3268" w:rsidP="0087101F">
            <w:pPr>
              <w:pStyle w:val="SDMTableBoxParaNotNumbered"/>
              <w:rPr>
                <w:rFonts w:ascii="Avenir Book" w:hAnsi="Avenir Book"/>
              </w:rPr>
            </w:pPr>
            <w:r>
              <w:t>Nino</w:t>
            </w:r>
          </w:p>
        </w:tc>
      </w:tr>
      <w:tr w:rsidR="008A3268" w:rsidRPr="00884A7D" w14:paraId="252EF4A1" w14:textId="77777777" w:rsidTr="0087101F">
        <w:trPr>
          <w:cantSplit/>
          <w:jc w:val="center"/>
        </w:trPr>
        <w:tc>
          <w:tcPr>
            <w:tcW w:w="1295" w:type="pct"/>
            <w:shd w:val="clear" w:color="auto" w:fill="auto"/>
          </w:tcPr>
          <w:p w14:paraId="70E0B90A" w14:textId="77777777" w:rsidR="008A3268" w:rsidRPr="00884A7D" w:rsidRDefault="008A3268" w:rsidP="0087101F">
            <w:pPr>
              <w:pStyle w:val="SDMTableBoxParaNotNumbered"/>
              <w:rPr>
                <w:rFonts w:ascii="Avenir Book" w:hAnsi="Avenir Book"/>
                <w:b/>
              </w:rPr>
            </w:pPr>
            <w:r w:rsidRPr="00884A7D">
              <w:rPr>
                <w:rFonts w:ascii="Avenir Book" w:hAnsi="Avenir Book"/>
                <w:b/>
              </w:rPr>
              <w:t>First name</w:t>
            </w:r>
          </w:p>
        </w:tc>
        <w:tc>
          <w:tcPr>
            <w:tcW w:w="3705" w:type="pct"/>
            <w:shd w:val="clear" w:color="auto" w:fill="auto"/>
          </w:tcPr>
          <w:p w14:paraId="7827AD44" w14:textId="77777777" w:rsidR="008A3268" w:rsidRPr="00884A7D" w:rsidRDefault="008A3268" w:rsidP="0087101F">
            <w:pPr>
              <w:pStyle w:val="SDMTableBoxParaNotNumbered"/>
              <w:rPr>
                <w:rFonts w:ascii="Avenir Book" w:hAnsi="Avenir Book"/>
              </w:rPr>
            </w:pPr>
            <w:r>
              <w:t>Sean</w:t>
            </w:r>
          </w:p>
        </w:tc>
      </w:tr>
      <w:tr w:rsidR="008A3268" w:rsidRPr="00884A7D" w14:paraId="1FAB1D70" w14:textId="77777777" w:rsidTr="0087101F">
        <w:trPr>
          <w:cantSplit/>
          <w:jc w:val="center"/>
        </w:trPr>
        <w:tc>
          <w:tcPr>
            <w:tcW w:w="1295" w:type="pct"/>
            <w:shd w:val="clear" w:color="auto" w:fill="auto"/>
          </w:tcPr>
          <w:p w14:paraId="156B7FC2" w14:textId="77777777" w:rsidR="008A3268" w:rsidRPr="00884A7D" w:rsidRDefault="008A3268" w:rsidP="0087101F">
            <w:pPr>
              <w:pStyle w:val="SDMTableBoxParaNotNumbered"/>
              <w:rPr>
                <w:rFonts w:ascii="Avenir Book" w:hAnsi="Avenir Book"/>
                <w:b/>
              </w:rPr>
            </w:pPr>
            <w:r w:rsidRPr="00884A7D">
              <w:rPr>
                <w:rFonts w:ascii="Avenir Book" w:hAnsi="Avenir Book"/>
                <w:b/>
              </w:rPr>
              <w:t>Department</w:t>
            </w:r>
          </w:p>
        </w:tc>
        <w:tc>
          <w:tcPr>
            <w:tcW w:w="3705" w:type="pct"/>
            <w:shd w:val="clear" w:color="auto" w:fill="auto"/>
          </w:tcPr>
          <w:p w14:paraId="581102F4" w14:textId="77777777" w:rsidR="008A3268" w:rsidRPr="00884A7D" w:rsidRDefault="008A3268" w:rsidP="0087101F">
            <w:pPr>
              <w:pStyle w:val="SDMTableBoxParaNotNumbered"/>
              <w:rPr>
                <w:rFonts w:ascii="Avenir Book" w:hAnsi="Avenir Book"/>
              </w:rPr>
            </w:pPr>
            <w:r>
              <w:t>CDM</w:t>
            </w:r>
          </w:p>
        </w:tc>
      </w:tr>
      <w:tr w:rsidR="008A3268" w:rsidRPr="00884A7D" w14:paraId="486096F2" w14:textId="77777777" w:rsidTr="0087101F">
        <w:trPr>
          <w:cantSplit/>
          <w:jc w:val="center"/>
        </w:trPr>
        <w:tc>
          <w:tcPr>
            <w:tcW w:w="1295" w:type="pct"/>
            <w:shd w:val="clear" w:color="auto" w:fill="auto"/>
          </w:tcPr>
          <w:p w14:paraId="02952084" w14:textId="77777777" w:rsidR="008A3268" w:rsidRPr="00884A7D" w:rsidRDefault="008A3268" w:rsidP="0087101F">
            <w:pPr>
              <w:pStyle w:val="SDMTableBoxParaNotNumbered"/>
              <w:rPr>
                <w:rFonts w:ascii="Avenir Book" w:hAnsi="Avenir Book"/>
                <w:b/>
              </w:rPr>
            </w:pPr>
            <w:r w:rsidRPr="00884A7D">
              <w:rPr>
                <w:rFonts w:ascii="Avenir Book" w:hAnsi="Avenir Book"/>
                <w:b/>
              </w:rPr>
              <w:t>Mobile</w:t>
            </w:r>
          </w:p>
        </w:tc>
        <w:tc>
          <w:tcPr>
            <w:tcW w:w="3705" w:type="pct"/>
            <w:shd w:val="clear" w:color="auto" w:fill="auto"/>
          </w:tcPr>
          <w:p w14:paraId="2E0D1EBA" w14:textId="77777777" w:rsidR="008A3268" w:rsidRPr="00884A7D" w:rsidRDefault="008A3268" w:rsidP="0087101F">
            <w:pPr>
              <w:pStyle w:val="SDMTableBoxParaNotNumbered"/>
              <w:rPr>
                <w:rFonts w:ascii="Avenir Book" w:hAnsi="Avenir Book"/>
              </w:rPr>
            </w:pPr>
            <w:r>
              <w:t>+62 82144197137</w:t>
            </w:r>
          </w:p>
        </w:tc>
      </w:tr>
      <w:tr w:rsidR="008A3268" w:rsidRPr="00884A7D" w14:paraId="55E6F62C" w14:textId="77777777" w:rsidTr="0087101F">
        <w:trPr>
          <w:cantSplit/>
          <w:jc w:val="center"/>
        </w:trPr>
        <w:tc>
          <w:tcPr>
            <w:tcW w:w="1295" w:type="pct"/>
            <w:shd w:val="clear" w:color="auto" w:fill="auto"/>
          </w:tcPr>
          <w:p w14:paraId="3C8B966F" w14:textId="77777777" w:rsidR="008A3268" w:rsidRPr="00884A7D" w:rsidRDefault="008A3268" w:rsidP="0087101F">
            <w:pPr>
              <w:pStyle w:val="SDMTableBoxParaNotNumbered"/>
              <w:rPr>
                <w:rFonts w:ascii="Avenir Book" w:hAnsi="Avenir Book"/>
                <w:b/>
              </w:rPr>
            </w:pPr>
            <w:r w:rsidRPr="00884A7D">
              <w:rPr>
                <w:rFonts w:ascii="Avenir Book" w:hAnsi="Avenir Book"/>
                <w:b/>
              </w:rPr>
              <w:t>Direct fax</w:t>
            </w:r>
          </w:p>
        </w:tc>
        <w:tc>
          <w:tcPr>
            <w:tcW w:w="3705" w:type="pct"/>
            <w:shd w:val="clear" w:color="auto" w:fill="auto"/>
          </w:tcPr>
          <w:p w14:paraId="5216F5F7" w14:textId="77777777" w:rsidR="008A3268" w:rsidRPr="00884A7D" w:rsidRDefault="008A3268" w:rsidP="0087101F">
            <w:pPr>
              <w:pStyle w:val="SDMTableBoxParaNotNumbered"/>
              <w:rPr>
                <w:rFonts w:ascii="Avenir Book" w:hAnsi="Avenir Book"/>
              </w:rPr>
            </w:pPr>
            <w:r>
              <w:t>None</w:t>
            </w:r>
          </w:p>
        </w:tc>
      </w:tr>
      <w:tr w:rsidR="008A3268" w:rsidRPr="00884A7D" w14:paraId="3ACE5453" w14:textId="77777777" w:rsidTr="0087101F">
        <w:trPr>
          <w:cantSplit/>
          <w:jc w:val="center"/>
        </w:trPr>
        <w:tc>
          <w:tcPr>
            <w:tcW w:w="1295" w:type="pct"/>
            <w:shd w:val="clear" w:color="auto" w:fill="auto"/>
          </w:tcPr>
          <w:p w14:paraId="187ECFFA" w14:textId="77777777" w:rsidR="008A3268" w:rsidRPr="00884A7D" w:rsidRDefault="008A3268" w:rsidP="0087101F">
            <w:pPr>
              <w:pStyle w:val="SDMTableBoxParaNotNumbered"/>
              <w:rPr>
                <w:rFonts w:ascii="Avenir Book" w:hAnsi="Avenir Book"/>
                <w:b/>
              </w:rPr>
            </w:pPr>
            <w:r w:rsidRPr="00884A7D">
              <w:rPr>
                <w:rFonts w:ascii="Avenir Book" w:hAnsi="Avenir Book"/>
                <w:b/>
              </w:rPr>
              <w:t>Direct tel.</w:t>
            </w:r>
          </w:p>
        </w:tc>
        <w:tc>
          <w:tcPr>
            <w:tcW w:w="3705" w:type="pct"/>
            <w:shd w:val="clear" w:color="auto" w:fill="auto"/>
          </w:tcPr>
          <w:p w14:paraId="53FD6311" w14:textId="77777777" w:rsidR="008A3268" w:rsidRPr="00884A7D" w:rsidRDefault="008A3268" w:rsidP="0087101F">
            <w:pPr>
              <w:pStyle w:val="SDMTableBoxParaNotNumbered"/>
              <w:rPr>
                <w:rFonts w:ascii="Avenir Book" w:hAnsi="Avenir Book"/>
              </w:rPr>
            </w:pPr>
            <w:r>
              <w:t xml:space="preserve">0361 </w:t>
            </w:r>
            <w:r w:rsidRPr="0083428E">
              <w:t>9082630</w:t>
            </w:r>
          </w:p>
        </w:tc>
      </w:tr>
      <w:tr w:rsidR="008A3268" w:rsidRPr="00884A7D" w14:paraId="1097D529" w14:textId="77777777" w:rsidTr="0087101F">
        <w:trPr>
          <w:cantSplit/>
          <w:jc w:val="center"/>
        </w:trPr>
        <w:tc>
          <w:tcPr>
            <w:tcW w:w="1295" w:type="pct"/>
            <w:shd w:val="clear" w:color="auto" w:fill="auto"/>
          </w:tcPr>
          <w:p w14:paraId="1885C321" w14:textId="77777777" w:rsidR="008A3268" w:rsidRPr="00884A7D" w:rsidRDefault="008A3268" w:rsidP="0087101F">
            <w:pPr>
              <w:pStyle w:val="SDMTableBoxParaNotNumbered"/>
              <w:rPr>
                <w:rFonts w:ascii="Avenir Book" w:hAnsi="Avenir Book"/>
                <w:b/>
              </w:rPr>
            </w:pPr>
            <w:r w:rsidRPr="00884A7D">
              <w:rPr>
                <w:rFonts w:ascii="Avenir Book" w:hAnsi="Avenir Book"/>
                <w:b/>
              </w:rPr>
              <w:t>Personal e-mail</w:t>
            </w:r>
          </w:p>
        </w:tc>
        <w:tc>
          <w:tcPr>
            <w:tcW w:w="3705" w:type="pct"/>
            <w:shd w:val="clear" w:color="auto" w:fill="auto"/>
          </w:tcPr>
          <w:p w14:paraId="5E9B8DB2" w14:textId="77777777" w:rsidR="008A3268" w:rsidRPr="00884A7D" w:rsidRDefault="008A3268" w:rsidP="0087101F">
            <w:pPr>
              <w:pStyle w:val="SDMTableBoxParaNotNumbered"/>
              <w:rPr>
                <w:rFonts w:ascii="Avenir Book" w:hAnsi="Avenir Book"/>
              </w:rPr>
            </w:pPr>
            <w:r>
              <w:t>nino@eco-mantra.com</w:t>
            </w:r>
          </w:p>
        </w:tc>
      </w:tr>
      <w:bookmarkEnd w:id="75"/>
      <w:bookmarkEnd w:id="76"/>
      <w:bookmarkEnd w:id="77"/>
      <w:bookmarkEnd w:id="78"/>
      <w:bookmarkEnd w:id="79"/>
    </w:tbl>
    <w:p w14:paraId="2BD94429" w14:textId="77777777" w:rsidR="001D43F4" w:rsidRDefault="001D43F4" w:rsidP="001D43F4">
      <w:pPr>
        <w:rPr>
          <w:rFonts w:ascii="Avenir Book" w:hAnsi="Avenir Book"/>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2552"/>
        <w:gridCol w:w="7303"/>
      </w:tblGrid>
      <w:tr w:rsidR="009E2DE2" w:rsidRPr="00884A7D" w14:paraId="7E77AFA7" w14:textId="77777777" w:rsidTr="0087101F">
        <w:trPr>
          <w:cantSplit/>
          <w:jc w:val="center"/>
        </w:trPr>
        <w:tc>
          <w:tcPr>
            <w:tcW w:w="1295" w:type="pct"/>
            <w:shd w:val="clear" w:color="auto" w:fill="auto"/>
          </w:tcPr>
          <w:p w14:paraId="4918B08F" w14:textId="77777777" w:rsidR="009E2DE2" w:rsidRPr="00884A7D" w:rsidRDefault="009E2DE2" w:rsidP="0087101F">
            <w:pPr>
              <w:pStyle w:val="SDMTableBoxParaNotNumbered"/>
              <w:rPr>
                <w:rFonts w:ascii="Avenir Book" w:hAnsi="Avenir Book"/>
                <w:b/>
              </w:rPr>
            </w:pPr>
            <w:r w:rsidRPr="00884A7D">
              <w:rPr>
                <w:rFonts w:ascii="Avenir Book" w:hAnsi="Avenir Book"/>
                <w:b/>
              </w:rPr>
              <w:t>Organization name</w:t>
            </w:r>
          </w:p>
        </w:tc>
        <w:tc>
          <w:tcPr>
            <w:tcW w:w="3705" w:type="pct"/>
            <w:shd w:val="clear" w:color="auto" w:fill="auto"/>
          </w:tcPr>
          <w:p w14:paraId="533A4BB8" w14:textId="77777777" w:rsidR="009E2DE2" w:rsidRPr="00884A7D" w:rsidRDefault="009E2DE2" w:rsidP="0087101F">
            <w:pPr>
              <w:pStyle w:val="SDMTableBoxParaNotNumbered"/>
              <w:rPr>
                <w:rFonts w:ascii="Avenir Book" w:hAnsi="Avenir Book"/>
              </w:rPr>
            </w:pPr>
            <w:proofErr w:type="spellStart"/>
            <w:r w:rsidRPr="00884A7D">
              <w:rPr>
                <w:rFonts w:ascii="Avenir Book" w:hAnsi="Avenir Book"/>
              </w:rPr>
              <w:t>myclimate</w:t>
            </w:r>
            <w:proofErr w:type="spellEnd"/>
            <w:r w:rsidRPr="00884A7D">
              <w:rPr>
                <w:rFonts w:ascii="Avenir Book" w:hAnsi="Avenir Book"/>
              </w:rPr>
              <w:t xml:space="preserve"> Foundation</w:t>
            </w:r>
          </w:p>
        </w:tc>
      </w:tr>
      <w:tr w:rsidR="009E2DE2" w:rsidRPr="00884A7D" w14:paraId="30B0C8A3" w14:textId="77777777" w:rsidTr="0087101F">
        <w:trPr>
          <w:cantSplit/>
          <w:jc w:val="center"/>
        </w:trPr>
        <w:tc>
          <w:tcPr>
            <w:tcW w:w="1295" w:type="pct"/>
            <w:shd w:val="clear" w:color="auto" w:fill="auto"/>
          </w:tcPr>
          <w:p w14:paraId="509A8364" w14:textId="77777777" w:rsidR="009E2DE2" w:rsidRPr="00884A7D" w:rsidRDefault="009E2DE2" w:rsidP="0087101F">
            <w:pPr>
              <w:pStyle w:val="SDMTableBoxParaNotNumbered"/>
              <w:rPr>
                <w:rFonts w:ascii="Avenir Book" w:hAnsi="Avenir Book"/>
                <w:b/>
              </w:rPr>
            </w:pPr>
            <w:r w:rsidRPr="00884A7D">
              <w:rPr>
                <w:rFonts w:ascii="Avenir Book" w:hAnsi="Avenir Book"/>
                <w:b/>
              </w:rPr>
              <w:t>Registration number with relevant authority</w:t>
            </w:r>
          </w:p>
        </w:tc>
        <w:tc>
          <w:tcPr>
            <w:tcW w:w="3705" w:type="pct"/>
            <w:shd w:val="clear" w:color="auto" w:fill="auto"/>
          </w:tcPr>
          <w:p w14:paraId="52AF788E" w14:textId="77777777" w:rsidR="009E2DE2" w:rsidRPr="00884A7D" w:rsidRDefault="009E2DE2" w:rsidP="0087101F">
            <w:pPr>
              <w:pStyle w:val="SDMTableBoxParaNotNumbered"/>
              <w:rPr>
                <w:rFonts w:ascii="Avenir Book" w:hAnsi="Avenir Book"/>
              </w:rPr>
            </w:pPr>
          </w:p>
        </w:tc>
      </w:tr>
      <w:tr w:rsidR="009E2DE2" w:rsidRPr="00884A7D" w14:paraId="68D89BE3" w14:textId="77777777" w:rsidTr="0087101F">
        <w:trPr>
          <w:cantSplit/>
          <w:jc w:val="center"/>
        </w:trPr>
        <w:tc>
          <w:tcPr>
            <w:tcW w:w="1295" w:type="pct"/>
            <w:shd w:val="clear" w:color="auto" w:fill="auto"/>
          </w:tcPr>
          <w:p w14:paraId="090DE205" w14:textId="77777777" w:rsidR="009E2DE2" w:rsidRPr="00884A7D" w:rsidRDefault="009E2DE2" w:rsidP="0087101F">
            <w:pPr>
              <w:pStyle w:val="SDMTableBoxParaNotNumbered"/>
              <w:rPr>
                <w:rFonts w:ascii="Avenir Book" w:hAnsi="Avenir Book"/>
                <w:b/>
              </w:rPr>
            </w:pPr>
            <w:r w:rsidRPr="00884A7D">
              <w:rPr>
                <w:rFonts w:ascii="Avenir Book" w:hAnsi="Avenir Book"/>
                <w:b/>
              </w:rPr>
              <w:t>Street/P.O. Box</w:t>
            </w:r>
          </w:p>
        </w:tc>
        <w:tc>
          <w:tcPr>
            <w:tcW w:w="3705" w:type="pct"/>
            <w:shd w:val="clear" w:color="auto" w:fill="auto"/>
          </w:tcPr>
          <w:p w14:paraId="74A49442" w14:textId="77777777" w:rsidR="009E2DE2" w:rsidRPr="00884A7D" w:rsidRDefault="009E2DE2" w:rsidP="0087101F">
            <w:pPr>
              <w:pStyle w:val="SDMTableBoxParaNotNumbered"/>
              <w:rPr>
                <w:rFonts w:ascii="Avenir Book" w:hAnsi="Avenir Book"/>
              </w:rPr>
            </w:pPr>
            <w:proofErr w:type="spellStart"/>
            <w:r w:rsidRPr="00884A7D">
              <w:rPr>
                <w:rFonts w:ascii="Avenir Book" w:hAnsi="Avenir Book"/>
              </w:rPr>
              <w:t>Pfingstweidstrasse</w:t>
            </w:r>
            <w:proofErr w:type="spellEnd"/>
            <w:r w:rsidRPr="00884A7D">
              <w:rPr>
                <w:rFonts w:ascii="Avenir Book" w:hAnsi="Avenir Book"/>
              </w:rPr>
              <w:t xml:space="preserve"> 10</w:t>
            </w:r>
          </w:p>
        </w:tc>
      </w:tr>
      <w:tr w:rsidR="009E2DE2" w:rsidRPr="00884A7D" w14:paraId="3D197D23" w14:textId="77777777" w:rsidTr="0087101F">
        <w:trPr>
          <w:cantSplit/>
          <w:jc w:val="center"/>
        </w:trPr>
        <w:tc>
          <w:tcPr>
            <w:tcW w:w="1295" w:type="pct"/>
            <w:shd w:val="clear" w:color="auto" w:fill="auto"/>
          </w:tcPr>
          <w:p w14:paraId="58E153AA" w14:textId="77777777" w:rsidR="009E2DE2" w:rsidRPr="00884A7D" w:rsidRDefault="009E2DE2" w:rsidP="0087101F">
            <w:pPr>
              <w:pStyle w:val="SDMTableBoxParaNotNumbered"/>
              <w:rPr>
                <w:rFonts w:ascii="Avenir Book" w:hAnsi="Avenir Book"/>
                <w:b/>
              </w:rPr>
            </w:pPr>
            <w:r w:rsidRPr="00884A7D">
              <w:rPr>
                <w:rFonts w:ascii="Avenir Book" w:hAnsi="Avenir Book"/>
                <w:b/>
              </w:rPr>
              <w:t>Building</w:t>
            </w:r>
          </w:p>
        </w:tc>
        <w:tc>
          <w:tcPr>
            <w:tcW w:w="3705" w:type="pct"/>
            <w:shd w:val="clear" w:color="auto" w:fill="auto"/>
          </w:tcPr>
          <w:p w14:paraId="575398CB" w14:textId="77777777" w:rsidR="009E2DE2" w:rsidRPr="00884A7D" w:rsidRDefault="009E2DE2" w:rsidP="0087101F">
            <w:pPr>
              <w:pStyle w:val="SDMTableBoxParaNotNumbered"/>
              <w:rPr>
                <w:rFonts w:ascii="Avenir Book" w:hAnsi="Avenir Book"/>
              </w:rPr>
            </w:pPr>
          </w:p>
        </w:tc>
      </w:tr>
      <w:tr w:rsidR="009E2DE2" w:rsidRPr="00884A7D" w14:paraId="68A1FE50" w14:textId="77777777" w:rsidTr="0087101F">
        <w:trPr>
          <w:cantSplit/>
          <w:jc w:val="center"/>
        </w:trPr>
        <w:tc>
          <w:tcPr>
            <w:tcW w:w="1295" w:type="pct"/>
            <w:shd w:val="clear" w:color="auto" w:fill="auto"/>
          </w:tcPr>
          <w:p w14:paraId="15E275F1" w14:textId="77777777" w:rsidR="009E2DE2" w:rsidRPr="00884A7D" w:rsidRDefault="009E2DE2" w:rsidP="0087101F">
            <w:pPr>
              <w:pStyle w:val="SDMTableBoxParaNotNumbered"/>
              <w:rPr>
                <w:rFonts w:ascii="Avenir Book" w:hAnsi="Avenir Book"/>
                <w:b/>
              </w:rPr>
            </w:pPr>
            <w:r w:rsidRPr="00884A7D">
              <w:rPr>
                <w:rFonts w:ascii="Avenir Book" w:hAnsi="Avenir Book"/>
                <w:b/>
              </w:rPr>
              <w:t>City</w:t>
            </w:r>
          </w:p>
        </w:tc>
        <w:tc>
          <w:tcPr>
            <w:tcW w:w="3705" w:type="pct"/>
            <w:shd w:val="clear" w:color="auto" w:fill="auto"/>
          </w:tcPr>
          <w:p w14:paraId="2BD36A4E" w14:textId="77777777" w:rsidR="009E2DE2" w:rsidRPr="00884A7D" w:rsidRDefault="009E2DE2" w:rsidP="0087101F">
            <w:pPr>
              <w:pStyle w:val="SDMTableBoxParaNotNumbered"/>
              <w:rPr>
                <w:rFonts w:ascii="Avenir Book" w:hAnsi="Avenir Book"/>
              </w:rPr>
            </w:pPr>
            <w:r w:rsidRPr="00884A7D">
              <w:rPr>
                <w:rFonts w:ascii="Avenir Book" w:hAnsi="Avenir Book"/>
              </w:rPr>
              <w:t>Zürich</w:t>
            </w:r>
          </w:p>
        </w:tc>
      </w:tr>
      <w:tr w:rsidR="009E2DE2" w:rsidRPr="00884A7D" w14:paraId="3DCBAAF8" w14:textId="77777777" w:rsidTr="0087101F">
        <w:trPr>
          <w:cantSplit/>
          <w:jc w:val="center"/>
        </w:trPr>
        <w:tc>
          <w:tcPr>
            <w:tcW w:w="1295" w:type="pct"/>
            <w:shd w:val="clear" w:color="auto" w:fill="auto"/>
          </w:tcPr>
          <w:p w14:paraId="29A623F2" w14:textId="77777777" w:rsidR="009E2DE2" w:rsidRPr="00884A7D" w:rsidRDefault="009E2DE2" w:rsidP="0087101F">
            <w:pPr>
              <w:pStyle w:val="SDMTableBoxParaNotNumbered"/>
              <w:rPr>
                <w:rFonts w:ascii="Avenir Book" w:hAnsi="Avenir Book"/>
                <w:b/>
              </w:rPr>
            </w:pPr>
            <w:r w:rsidRPr="00884A7D">
              <w:rPr>
                <w:rFonts w:ascii="Avenir Book" w:hAnsi="Avenir Book"/>
                <w:b/>
              </w:rPr>
              <w:t>State/Region</w:t>
            </w:r>
          </w:p>
        </w:tc>
        <w:tc>
          <w:tcPr>
            <w:tcW w:w="3705" w:type="pct"/>
            <w:shd w:val="clear" w:color="auto" w:fill="auto"/>
          </w:tcPr>
          <w:p w14:paraId="65BDCF6E" w14:textId="77777777" w:rsidR="009E2DE2" w:rsidRPr="00884A7D" w:rsidRDefault="009E2DE2" w:rsidP="0087101F">
            <w:pPr>
              <w:pStyle w:val="SDMTableBoxParaNotNumbered"/>
              <w:rPr>
                <w:rFonts w:ascii="Avenir Book" w:hAnsi="Avenir Book"/>
              </w:rPr>
            </w:pPr>
            <w:r w:rsidRPr="00884A7D">
              <w:rPr>
                <w:rFonts w:ascii="Avenir Book" w:hAnsi="Avenir Book"/>
              </w:rPr>
              <w:t>Zürich</w:t>
            </w:r>
          </w:p>
        </w:tc>
      </w:tr>
      <w:tr w:rsidR="009E2DE2" w:rsidRPr="00884A7D" w14:paraId="4AECEC11" w14:textId="77777777" w:rsidTr="0087101F">
        <w:trPr>
          <w:cantSplit/>
          <w:jc w:val="center"/>
        </w:trPr>
        <w:tc>
          <w:tcPr>
            <w:tcW w:w="1295" w:type="pct"/>
            <w:shd w:val="clear" w:color="auto" w:fill="auto"/>
          </w:tcPr>
          <w:p w14:paraId="496AB72C" w14:textId="77777777" w:rsidR="009E2DE2" w:rsidRPr="00884A7D" w:rsidRDefault="009E2DE2" w:rsidP="0087101F">
            <w:pPr>
              <w:pStyle w:val="SDMTableBoxParaNotNumbered"/>
              <w:rPr>
                <w:rFonts w:ascii="Avenir Book" w:hAnsi="Avenir Book"/>
                <w:b/>
              </w:rPr>
            </w:pPr>
            <w:r w:rsidRPr="00884A7D">
              <w:rPr>
                <w:rFonts w:ascii="Avenir Book" w:hAnsi="Avenir Book"/>
                <w:b/>
              </w:rPr>
              <w:t>Postcode</w:t>
            </w:r>
          </w:p>
        </w:tc>
        <w:tc>
          <w:tcPr>
            <w:tcW w:w="3705" w:type="pct"/>
            <w:shd w:val="clear" w:color="auto" w:fill="auto"/>
          </w:tcPr>
          <w:p w14:paraId="1E01ECFA" w14:textId="77777777" w:rsidR="009E2DE2" w:rsidRPr="00884A7D" w:rsidRDefault="009E2DE2" w:rsidP="0087101F">
            <w:pPr>
              <w:pStyle w:val="SDMTableBoxParaNotNumbered"/>
              <w:rPr>
                <w:rFonts w:ascii="Avenir Book" w:hAnsi="Avenir Book"/>
              </w:rPr>
            </w:pPr>
            <w:r w:rsidRPr="00884A7D">
              <w:rPr>
                <w:rFonts w:ascii="Avenir Book" w:hAnsi="Avenir Book"/>
              </w:rPr>
              <w:t>8005</w:t>
            </w:r>
          </w:p>
        </w:tc>
      </w:tr>
      <w:tr w:rsidR="009E2DE2" w:rsidRPr="00884A7D" w14:paraId="3F513AD9" w14:textId="77777777" w:rsidTr="0087101F">
        <w:trPr>
          <w:cantSplit/>
          <w:jc w:val="center"/>
        </w:trPr>
        <w:tc>
          <w:tcPr>
            <w:tcW w:w="1295" w:type="pct"/>
            <w:shd w:val="clear" w:color="auto" w:fill="auto"/>
          </w:tcPr>
          <w:p w14:paraId="7E291952" w14:textId="77777777" w:rsidR="009E2DE2" w:rsidRPr="00884A7D" w:rsidRDefault="009E2DE2" w:rsidP="0087101F">
            <w:pPr>
              <w:pStyle w:val="SDMTableBoxParaNotNumbered"/>
              <w:rPr>
                <w:rFonts w:ascii="Avenir Book" w:hAnsi="Avenir Book"/>
                <w:b/>
              </w:rPr>
            </w:pPr>
            <w:r w:rsidRPr="00884A7D">
              <w:rPr>
                <w:rFonts w:ascii="Avenir Book" w:hAnsi="Avenir Book"/>
                <w:b/>
              </w:rPr>
              <w:t>Country</w:t>
            </w:r>
          </w:p>
        </w:tc>
        <w:tc>
          <w:tcPr>
            <w:tcW w:w="3705" w:type="pct"/>
            <w:shd w:val="clear" w:color="auto" w:fill="auto"/>
          </w:tcPr>
          <w:p w14:paraId="09BD5421" w14:textId="77777777" w:rsidR="009E2DE2" w:rsidRPr="00884A7D" w:rsidRDefault="009E2DE2" w:rsidP="0087101F">
            <w:pPr>
              <w:pStyle w:val="SDMTableBoxParaNotNumbered"/>
              <w:rPr>
                <w:rFonts w:ascii="Avenir Book" w:hAnsi="Avenir Book"/>
              </w:rPr>
            </w:pPr>
            <w:r w:rsidRPr="00884A7D">
              <w:rPr>
                <w:rFonts w:ascii="Avenir Book" w:hAnsi="Avenir Book"/>
              </w:rPr>
              <w:t>Switzerland</w:t>
            </w:r>
          </w:p>
        </w:tc>
      </w:tr>
      <w:tr w:rsidR="009E2DE2" w:rsidRPr="00884A7D" w14:paraId="3965B1F8" w14:textId="77777777" w:rsidTr="0087101F">
        <w:trPr>
          <w:cantSplit/>
          <w:jc w:val="center"/>
        </w:trPr>
        <w:tc>
          <w:tcPr>
            <w:tcW w:w="1295" w:type="pct"/>
            <w:shd w:val="clear" w:color="auto" w:fill="auto"/>
          </w:tcPr>
          <w:p w14:paraId="2A4B6DE6" w14:textId="77777777" w:rsidR="009E2DE2" w:rsidRPr="00884A7D" w:rsidRDefault="009E2DE2" w:rsidP="0087101F">
            <w:pPr>
              <w:pStyle w:val="SDMTableBoxParaNotNumbered"/>
              <w:rPr>
                <w:rFonts w:ascii="Avenir Book" w:hAnsi="Avenir Book"/>
                <w:b/>
              </w:rPr>
            </w:pPr>
            <w:r w:rsidRPr="00884A7D">
              <w:rPr>
                <w:rFonts w:ascii="Avenir Book" w:hAnsi="Avenir Book"/>
                <w:b/>
              </w:rPr>
              <w:t>Telephone</w:t>
            </w:r>
          </w:p>
        </w:tc>
        <w:tc>
          <w:tcPr>
            <w:tcW w:w="3705" w:type="pct"/>
            <w:shd w:val="clear" w:color="auto" w:fill="auto"/>
          </w:tcPr>
          <w:p w14:paraId="2AC3ECF1" w14:textId="77777777" w:rsidR="009E2DE2" w:rsidRPr="00884A7D" w:rsidRDefault="009E2DE2" w:rsidP="0087101F">
            <w:pPr>
              <w:pStyle w:val="SDMTableBoxParaNotNumbered"/>
              <w:rPr>
                <w:rFonts w:ascii="Avenir Book" w:hAnsi="Avenir Book"/>
              </w:rPr>
            </w:pPr>
            <w:r w:rsidRPr="00884A7D">
              <w:rPr>
                <w:rFonts w:ascii="Avenir Book" w:hAnsi="Avenir Book"/>
              </w:rPr>
              <w:t>+41 44 500 4350</w:t>
            </w:r>
          </w:p>
        </w:tc>
      </w:tr>
      <w:tr w:rsidR="009E2DE2" w:rsidRPr="00884A7D" w14:paraId="3611E8B4" w14:textId="77777777" w:rsidTr="0087101F">
        <w:trPr>
          <w:cantSplit/>
          <w:jc w:val="center"/>
        </w:trPr>
        <w:tc>
          <w:tcPr>
            <w:tcW w:w="1295" w:type="pct"/>
            <w:shd w:val="clear" w:color="auto" w:fill="auto"/>
          </w:tcPr>
          <w:p w14:paraId="0D693776" w14:textId="77777777" w:rsidR="009E2DE2" w:rsidRPr="00884A7D" w:rsidRDefault="009E2DE2" w:rsidP="0087101F">
            <w:pPr>
              <w:pStyle w:val="SDMTableBoxParaNotNumbered"/>
              <w:rPr>
                <w:rFonts w:ascii="Avenir Book" w:hAnsi="Avenir Book"/>
                <w:b/>
              </w:rPr>
            </w:pPr>
            <w:r w:rsidRPr="00884A7D">
              <w:rPr>
                <w:rFonts w:ascii="Avenir Book" w:hAnsi="Avenir Book"/>
                <w:b/>
              </w:rPr>
              <w:t>Fax</w:t>
            </w:r>
          </w:p>
        </w:tc>
        <w:tc>
          <w:tcPr>
            <w:tcW w:w="3705" w:type="pct"/>
            <w:shd w:val="clear" w:color="auto" w:fill="auto"/>
          </w:tcPr>
          <w:p w14:paraId="18815E78" w14:textId="77777777" w:rsidR="009E2DE2" w:rsidRPr="00884A7D" w:rsidRDefault="009E2DE2" w:rsidP="0087101F">
            <w:pPr>
              <w:pStyle w:val="SDMTableBoxParaNotNumbered"/>
              <w:rPr>
                <w:rFonts w:ascii="Avenir Book" w:hAnsi="Avenir Book"/>
              </w:rPr>
            </w:pPr>
          </w:p>
        </w:tc>
      </w:tr>
      <w:tr w:rsidR="009E2DE2" w:rsidRPr="00884A7D" w14:paraId="28EC8A14" w14:textId="77777777" w:rsidTr="0087101F">
        <w:trPr>
          <w:cantSplit/>
          <w:jc w:val="center"/>
        </w:trPr>
        <w:tc>
          <w:tcPr>
            <w:tcW w:w="1295" w:type="pct"/>
            <w:shd w:val="clear" w:color="auto" w:fill="auto"/>
          </w:tcPr>
          <w:p w14:paraId="68190353" w14:textId="77777777" w:rsidR="009E2DE2" w:rsidRPr="00884A7D" w:rsidRDefault="009E2DE2" w:rsidP="0087101F">
            <w:pPr>
              <w:pStyle w:val="SDMTableBoxParaNotNumbered"/>
              <w:rPr>
                <w:rFonts w:ascii="Avenir Book" w:hAnsi="Avenir Book"/>
                <w:b/>
              </w:rPr>
            </w:pPr>
            <w:r w:rsidRPr="00884A7D">
              <w:rPr>
                <w:rFonts w:ascii="Avenir Book" w:hAnsi="Avenir Book"/>
                <w:b/>
              </w:rPr>
              <w:t>E-mail</w:t>
            </w:r>
          </w:p>
        </w:tc>
        <w:tc>
          <w:tcPr>
            <w:tcW w:w="3705" w:type="pct"/>
            <w:shd w:val="clear" w:color="auto" w:fill="auto"/>
          </w:tcPr>
          <w:p w14:paraId="22A1815D" w14:textId="77777777" w:rsidR="009E2DE2" w:rsidRPr="00884A7D" w:rsidRDefault="0032594A" w:rsidP="0087101F">
            <w:pPr>
              <w:pStyle w:val="SDMTableBoxParaNotNumbered"/>
              <w:rPr>
                <w:rFonts w:ascii="Avenir Book" w:hAnsi="Avenir Book"/>
              </w:rPr>
            </w:pPr>
            <w:hyperlink r:id="rId36" w:history="1">
              <w:r w:rsidR="009E2DE2" w:rsidRPr="00884A7D">
                <w:rPr>
                  <w:rStyle w:val="Hyperlink"/>
                  <w:rFonts w:ascii="Avenir Book" w:hAnsi="Avenir Book"/>
                </w:rPr>
                <w:t>info@myclimate.org</w:t>
              </w:r>
            </w:hyperlink>
          </w:p>
        </w:tc>
      </w:tr>
      <w:tr w:rsidR="009E2DE2" w:rsidRPr="00884A7D" w14:paraId="72461F78" w14:textId="77777777" w:rsidTr="0087101F">
        <w:trPr>
          <w:cantSplit/>
          <w:jc w:val="center"/>
        </w:trPr>
        <w:tc>
          <w:tcPr>
            <w:tcW w:w="1295" w:type="pct"/>
            <w:shd w:val="clear" w:color="auto" w:fill="auto"/>
          </w:tcPr>
          <w:p w14:paraId="1579EB13" w14:textId="77777777" w:rsidR="009E2DE2" w:rsidRPr="00884A7D" w:rsidRDefault="009E2DE2" w:rsidP="0087101F">
            <w:pPr>
              <w:pStyle w:val="SDMTableBoxParaNotNumbered"/>
              <w:rPr>
                <w:rFonts w:ascii="Avenir Book" w:hAnsi="Avenir Book"/>
                <w:b/>
              </w:rPr>
            </w:pPr>
            <w:r w:rsidRPr="00884A7D">
              <w:rPr>
                <w:rFonts w:ascii="Avenir Book" w:hAnsi="Avenir Book"/>
                <w:b/>
              </w:rPr>
              <w:t>Website</w:t>
            </w:r>
          </w:p>
        </w:tc>
        <w:tc>
          <w:tcPr>
            <w:tcW w:w="3705" w:type="pct"/>
            <w:shd w:val="clear" w:color="auto" w:fill="auto"/>
          </w:tcPr>
          <w:p w14:paraId="013BE829" w14:textId="77777777" w:rsidR="009E2DE2" w:rsidRPr="00884A7D" w:rsidRDefault="0032594A" w:rsidP="0087101F">
            <w:pPr>
              <w:pStyle w:val="SDMTableBoxParaNotNumbered"/>
              <w:rPr>
                <w:rFonts w:ascii="Avenir Book" w:hAnsi="Avenir Book"/>
              </w:rPr>
            </w:pPr>
            <w:hyperlink r:id="rId37" w:history="1">
              <w:r w:rsidR="009E2DE2" w:rsidRPr="00884A7D">
                <w:rPr>
                  <w:rStyle w:val="Hyperlink"/>
                  <w:rFonts w:ascii="Avenir Book" w:hAnsi="Avenir Book"/>
                </w:rPr>
                <w:t>www.myclimate.org</w:t>
              </w:r>
            </w:hyperlink>
          </w:p>
        </w:tc>
      </w:tr>
      <w:tr w:rsidR="009E2DE2" w:rsidRPr="00884A7D" w14:paraId="5749FF1B" w14:textId="77777777" w:rsidTr="0087101F">
        <w:trPr>
          <w:cantSplit/>
          <w:jc w:val="center"/>
        </w:trPr>
        <w:tc>
          <w:tcPr>
            <w:tcW w:w="1295" w:type="pct"/>
            <w:shd w:val="clear" w:color="auto" w:fill="auto"/>
          </w:tcPr>
          <w:p w14:paraId="07322FBE" w14:textId="77777777" w:rsidR="009E2DE2" w:rsidRPr="00884A7D" w:rsidRDefault="009E2DE2" w:rsidP="0087101F">
            <w:pPr>
              <w:pStyle w:val="SDMTableBoxParaNotNumbered"/>
              <w:rPr>
                <w:rFonts w:ascii="Avenir Book" w:hAnsi="Avenir Book"/>
                <w:b/>
              </w:rPr>
            </w:pPr>
            <w:r w:rsidRPr="00884A7D">
              <w:rPr>
                <w:rFonts w:ascii="Avenir Book" w:hAnsi="Avenir Book"/>
                <w:b/>
              </w:rPr>
              <w:t>Contact person</w:t>
            </w:r>
          </w:p>
        </w:tc>
        <w:tc>
          <w:tcPr>
            <w:tcW w:w="3705" w:type="pct"/>
            <w:shd w:val="clear" w:color="auto" w:fill="auto"/>
          </w:tcPr>
          <w:p w14:paraId="2B5E2F51" w14:textId="77777777" w:rsidR="009E2DE2" w:rsidRPr="00884A7D" w:rsidRDefault="009E2DE2" w:rsidP="0087101F">
            <w:pPr>
              <w:pStyle w:val="SDMTableBoxParaNotNumbered"/>
              <w:rPr>
                <w:rFonts w:ascii="Avenir Book" w:hAnsi="Avenir Book"/>
              </w:rPr>
            </w:pPr>
            <w:r w:rsidRPr="00884A7D">
              <w:rPr>
                <w:rFonts w:ascii="Avenir Book" w:hAnsi="Avenir Book"/>
              </w:rPr>
              <w:t>Franziska Heidenreich</w:t>
            </w:r>
          </w:p>
        </w:tc>
      </w:tr>
      <w:tr w:rsidR="009E2DE2" w:rsidRPr="00884A7D" w14:paraId="0C1CEE80" w14:textId="77777777" w:rsidTr="0087101F">
        <w:trPr>
          <w:cantSplit/>
          <w:jc w:val="center"/>
        </w:trPr>
        <w:tc>
          <w:tcPr>
            <w:tcW w:w="1295" w:type="pct"/>
            <w:shd w:val="clear" w:color="auto" w:fill="auto"/>
          </w:tcPr>
          <w:p w14:paraId="4CCC8FFD" w14:textId="77777777" w:rsidR="009E2DE2" w:rsidRPr="00884A7D" w:rsidRDefault="009E2DE2" w:rsidP="0087101F">
            <w:pPr>
              <w:pStyle w:val="SDMTableBoxParaNotNumbered"/>
              <w:rPr>
                <w:rFonts w:ascii="Avenir Book" w:hAnsi="Avenir Book"/>
                <w:b/>
              </w:rPr>
            </w:pPr>
            <w:r w:rsidRPr="00884A7D">
              <w:rPr>
                <w:rFonts w:ascii="Avenir Book" w:hAnsi="Avenir Book"/>
                <w:b/>
              </w:rPr>
              <w:lastRenderedPageBreak/>
              <w:t>Title</w:t>
            </w:r>
          </w:p>
        </w:tc>
        <w:tc>
          <w:tcPr>
            <w:tcW w:w="3705" w:type="pct"/>
            <w:shd w:val="clear" w:color="auto" w:fill="auto"/>
          </w:tcPr>
          <w:p w14:paraId="5EBCCD4D" w14:textId="77777777" w:rsidR="009E2DE2" w:rsidRPr="00884A7D" w:rsidRDefault="009E2DE2" w:rsidP="0087101F">
            <w:pPr>
              <w:pStyle w:val="SDMTableBoxParaNotNumbered"/>
              <w:rPr>
                <w:rFonts w:ascii="Avenir Book" w:hAnsi="Avenir Book"/>
              </w:rPr>
            </w:pPr>
            <w:r w:rsidRPr="00884A7D">
              <w:rPr>
                <w:rFonts w:ascii="Avenir Book" w:hAnsi="Avenir Book"/>
              </w:rPr>
              <w:t>Co-Head of Department</w:t>
            </w:r>
          </w:p>
        </w:tc>
      </w:tr>
      <w:tr w:rsidR="009E2DE2" w:rsidRPr="00884A7D" w14:paraId="6909FB83" w14:textId="77777777" w:rsidTr="0087101F">
        <w:trPr>
          <w:cantSplit/>
          <w:jc w:val="center"/>
        </w:trPr>
        <w:tc>
          <w:tcPr>
            <w:tcW w:w="1295" w:type="pct"/>
            <w:shd w:val="clear" w:color="auto" w:fill="auto"/>
          </w:tcPr>
          <w:p w14:paraId="4CF64AB7" w14:textId="77777777" w:rsidR="009E2DE2" w:rsidRPr="00884A7D" w:rsidRDefault="009E2DE2" w:rsidP="0087101F">
            <w:pPr>
              <w:pStyle w:val="SDMTableBoxParaNotNumbered"/>
              <w:rPr>
                <w:rFonts w:ascii="Avenir Book" w:hAnsi="Avenir Book"/>
                <w:b/>
              </w:rPr>
            </w:pPr>
            <w:r w:rsidRPr="00884A7D">
              <w:rPr>
                <w:rFonts w:ascii="Avenir Book" w:hAnsi="Avenir Book"/>
                <w:b/>
              </w:rPr>
              <w:t>Salutation</w:t>
            </w:r>
          </w:p>
        </w:tc>
        <w:tc>
          <w:tcPr>
            <w:tcW w:w="3705" w:type="pct"/>
            <w:shd w:val="clear" w:color="auto" w:fill="auto"/>
          </w:tcPr>
          <w:p w14:paraId="1F9D1A63" w14:textId="77777777" w:rsidR="009E2DE2" w:rsidRPr="00884A7D" w:rsidRDefault="009E2DE2" w:rsidP="0087101F">
            <w:pPr>
              <w:pStyle w:val="SDMTableBoxParaNotNumbered"/>
              <w:rPr>
                <w:rFonts w:ascii="Avenir Book" w:hAnsi="Avenir Book"/>
              </w:rPr>
            </w:pPr>
            <w:r w:rsidRPr="00884A7D">
              <w:rPr>
                <w:rFonts w:ascii="Avenir Book" w:hAnsi="Avenir Book"/>
              </w:rPr>
              <w:t>Mrs</w:t>
            </w:r>
          </w:p>
        </w:tc>
      </w:tr>
      <w:tr w:rsidR="009E2DE2" w:rsidRPr="00884A7D" w14:paraId="3D3EBD03" w14:textId="77777777" w:rsidTr="0087101F">
        <w:trPr>
          <w:cantSplit/>
          <w:jc w:val="center"/>
        </w:trPr>
        <w:tc>
          <w:tcPr>
            <w:tcW w:w="1295" w:type="pct"/>
            <w:shd w:val="clear" w:color="auto" w:fill="auto"/>
          </w:tcPr>
          <w:p w14:paraId="3F02CF98" w14:textId="77777777" w:rsidR="009E2DE2" w:rsidRPr="00884A7D" w:rsidRDefault="009E2DE2" w:rsidP="0087101F">
            <w:pPr>
              <w:pStyle w:val="SDMTableBoxParaNotNumbered"/>
              <w:rPr>
                <w:rFonts w:ascii="Avenir Book" w:hAnsi="Avenir Book"/>
                <w:b/>
              </w:rPr>
            </w:pPr>
            <w:r w:rsidRPr="00884A7D">
              <w:rPr>
                <w:rFonts w:ascii="Avenir Book" w:hAnsi="Avenir Book"/>
                <w:b/>
              </w:rPr>
              <w:t>Last name</w:t>
            </w:r>
          </w:p>
        </w:tc>
        <w:tc>
          <w:tcPr>
            <w:tcW w:w="3705" w:type="pct"/>
            <w:shd w:val="clear" w:color="auto" w:fill="auto"/>
          </w:tcPr>
          <w:p w14:paraId="69E2CF7C" w14:textId="77777777" w:rsidR="009E2DE2" w:rsidRPr="00884A7D" w:rsidRDefault="009E2DE2" w:rsidP="0087101F">
            <w:pPr>
              <w:pStyle w:val="SDMTableBoxParaNotNumbered"/>
              <w:rPr>
                <w:rFonts w:ascii="Avenir Book" w:hAnsi="Avenir Book"/>
              </w:rPr>
            </w:pPr>
            <w:r w:rsidRPr="00884A7D">
              <w:rPr>
                <w:rFonts w:ascii="Avenir Book" w:hAnsi="Avenir Book"/>
              </w:rPr>
              <w:t>Heidenreich</w:t>
            </w:r>
          </w:p>
        </w:tc>
      </w:tr>
      <w:tr w:rsidR="009E2DE2" w:rsidRPr="00884A7D" w14:paraId="32E22670" w14:textId="77777777" w:rsidTr="0087101F">
        <w:trPr>
          <w:cantSplit/>
          <w:jc w:val="center"/>
        </w:trPr>
        <w:tc>
          <w:tcPr>
            <w:tcW w:w="1295" w:type="pct"/>
            <w:shd w:val="clear" w:color="auto" w:fill="auto"/>
          </w:tcPr>
          <w:p w14:paraId="2AE5E453" w14:textId="77777777" w:rsidR="009E2DE2" w:rsidRPr="00884A7D" w:rsidRDefault="009E2DE2" w:rsidP="0087101F">
            <w:pPr>
              <w:pStyle w:val="SDMTableBoxParaNotNumbered"/>
              <w:rPr>
                <w:rFonts w:ascii="Avenir Book" w:hAnsi="Avenir Book"/>
                <w:b/>
              </w:rPr>
            </w:pPr>
            <w:r w:rsidRPr="00884A7D">
              <w:rPr>
                <w:rFonts w:ascii="Avenir Book" w:hAnsi="Avenir Book"/>
                <w:b/>
              </w:rPr>
              <w:t>Middle name</w:t>
            </w:r>
          </w:p>
        </w:tc>
        <w:tc>
          <w:tcPr>
            <w:tcW w:w="3705" w:type="pct"/>
            <w:shd w:val="clear" w:color="auto" w:fill="auto"/>
          </w:tcPr>
          <w:p w14:paraId="5074FB86" w14:textId="77777777" w:rsidR="009E2DE2" w:rsidRPr="00884A7D" w:rsidRDefault="009E2DE2" w:rsidP="0087101F">
            <w:pPr>
              <w:pStyle w:val="SDMTableBoxParaNotNumbered"/>
              <w:rPr>
                <w:rFonts w:ascii="Avenir Book" w:hAnsi="Avenir Book"/>
              </w:rPr>
            </w:pPr>
            <w:r w:rsidRPr="00884A7D">
              <w:rPr>
                <w:rFonts w:ascii="Avenir Book" w:hAnsi="Avenir Book"/>
              </w:rPr>
              <w:t>Caroline</w:t>
            </w:r>
          </w:p>
        </w:tc>
      </w:tr>
      <w:tr w:rsidR="009E2DE2" w:rsidRPr="00884A7D" w14:paraId="14BFFF54" w14:textId="77777777" w:rsidTr="0087101F">
        <w:trPr>
          <w:cantSplit/>
          <w:jc w:val="center"/>
        </w:trPr>
        <w:tc>
          <w:tcPr>
            <w:tcW w:w="1295" w:type="pct"/>
            <w:shd w:val="clear" w:color="auto" w:fill="auto"/>
          </w:tcPr>
          <w:p w14:paraId="28E9599A" w14:textId="77777777" w:rsidR="009E2DE2" w:rsidRPr="00884A7D" w:rsidRDefault="009E2DE2" w:rsidP="0087101F">
            <w:pPr>
              <w:pStyle w:val="SDMTableBoxParaNotNumbered"/>
              <w:rPr>
                <w:rFonts w:ascii="Avenir Book" w:hAnsi="Avenir Book"/>
                <w:b/>
              </w:rPr>
            </w:pPr>
            <w:r w:rsidRPr="00884A7D">
              <w:rPr>
                <w:rFonts w:ascii="Avenir Book" w:hAnsi="Avenir Book"/>
                <w:b/>
              </w:rPr>
              <w:t>First name</w:t>
            </w:r>
          </w:p>
        </w:tc>
        <w:tc>
          <w:tcPr>
            <w:tcW w:w="3705" w:type="pct"/>
            <w:shd w:val="clear" w:color="auto" w:fill="auto"/>
          </w:tcPr>
          <w:p w14:paraId="1B1F244B" w14:textId="77777777" w:rsidR="009E2DE2" w:rsidRPr="00884A7D" w:rsidRDefault="009E2DE2" w:rsidP="0087101F">
            <w:pPr>
              <w:pStyle w:val="SDMTableBoxParaNotNumbered"/>
              <w:rPr>
                <w:rFonts w:ascii="Avenir Book" w:hAnsi="Avenir Book"/>
              </w:rPr>
            </w:pPr>
            <w:r w:rsidRPr="00884A7D">
              <w:rPr>
                <w:rFonts w:ascii="Avenir Book" w:hAnsi="Avenir Book"/>
              </w:rPr>
              <w:t>Franziska</w:t>
            </w:r>
          </w:p>
        </w:tc>
      </w:tr>
      <w:tr w:rsidR="009E2DE2" w:rsidRPr="00884A7D" w14:paraId="64A24C9D" w14:textId="77777777" w:rsidTr="0087101F">
        <w:trPr>
          <w:cantSplit/>
          <w:jc w:val="center"/>
        </w:trPr>
        <w:tc>
          <w:tcPr>
            <w:tcW w:w="1295" w:type="pct"/>
            <w:shd w:val="clear" w:color="auto" w:fill="auto"/>
          </w:tcPr>
          <w:p w14:paraId="24B30831" w14:textId="77777777" w:rsidR="009E2DE2" w:rsidRPr="00884A7D" w:rsidRDefault="009E2DE2" w:rsidP="0087101F">
            <w:pPr>
              <w:pStyle w:val="SDMTableBoxParaNotNumbered"/>
              <w:rPr>
                <w:rFonts w:ascii="Avenir Book" w:hAnsi="Avenir Book"/>
                <w:b/>
              </w:rPr>
            </w:pPr>
            <w:r w:rsidRPr="00884A7D">
              <w:rPr>
                <w:rFonts w:ascii="Avenir Book" w:hAnsi="Avenir Book"/>
                <w:b/>
              </w:rPr>
              <w:t>Department</w:t>
            </w:r>
          </w:p>
        </w:tc>
        <w:tc>
          <w:tcPr>
            <w:tcW w:w="3705" w:type="pct"/>
            <w:shd w:val="clear" w:color="auto" w:fill="auto"/>
          </w:tcPr>
          <w:p w14:paraId="034E0F01" w14:textId="77777777" w:rsidR="009E2DE2" w:rsidRPr="00884A7D" w:rsidRDefault="009E2DE2" w:rsidP="0087101F">
            <w:pPr>
              <w:pStyle w:val="SDMTableBoxParaNotNumbered"/>
              <w:rPr>
                <w:rFonts w:ascii="Avenir Book" w:hAnsi="Avenir Book"/>
              </w:rPr>
            </w:pPr>
            <w:r w:rsidRPr="00884A7D">
              <w:rPr>
                <w:rFonts w:ascii="Avenir Book" w:hAnsi="Avenir Book"/>
              </w:rPr>
              <w:t>Climate Protection Projects</w:t>
            </w:r>
          </w:p>
        </w:tc>
      </w:tr>
      <w:tr w:rsidR="009E2DE2" w:rsidRPr="00884A7D" w14:paraId="7C233B7C" w14:textId="77777777" w:rsidTr="0087101F">
        <w:trPr>
          <w:cantSplit/>
          <w:jc w:val="center"/>
        </w:trPr>
        <w:tc>
          <w:tcPr>
            <w:tcW w:w="1295" w:type="pct"/>
            <w:shd w:val="clear" w:color="auto" w:fill="auto"/>
          </w:tcPr>
          <w:p w14:paraId="4162062B" w14:textId="77777777" w:rsidR="009E2DE2" w:rsidRPr="00884A7D" w:rsidRDefault="009E2DE2" w:rsidP="0087101F">
            <w:pPr>
              <w:pStyle w:val="SDMTableBoxParaNotNumbered"/>
              <w:rPr>
                <w:rFonts w:ascii="Avenir Book" w:hAnsi="Avenir Book"/>
                <w:b/>
              </w:rPr>
            </w:pPr>
            <w:r w:rsidRPr="00884A7D">
              <w:rPr>
                <w:rFonts w:ascii="Avenir Book" w:hAnsi="Avenir Book"/>
                <w:b/>
              </w:rPr>
              <w:t>Mobile</w:t>
            </w:r>
          </w:p>
        </w:tc>
        <w:tc>
          <w:tcPr>
            <w:tcW w:w="3705" w:type="pct"/>
            <w:shd w:val="clear" w:color="auto" w:fill="auto"/>
          </w:tcPr>
          <w:p w14:paraId="68937603" w14:textId="77777777" w:rsidR="009E2DE2" w:rsidRPr="00884A7D" w:rsidRDefault="009E2DE2" w:rsidP="0087101F">
            <w:pPr>
              <w:pStyle w:val="SDMTableBoxParaNotNumbered"/>
              <w:rPr>
                <w:rFonts w:ascii="Avenir Book" w:hAnsi="Avenir Book"/>
              </w:rPr>
            </w:pPr>
          </w:p>
        </w:tc>
      </w:tr>
      <w:tr w:rsidR="009E2DE2" w:rsidRPr="00884A7D" w14:paraId="1F751F02" w14:textId="77777777" w:rsidTr="0087101F">
        <w:trPr>
          <w:cantSplit/>
          <w:jc w:val="center"/>
        </w:trPr>
        <w:tc>
          <w:tcPr>
            <w:tcW w:w="1295" w:type="pct"/>
            <w:shd w:val="clear" w:color="auto" w:fill="auto"/>
          </w:tcPr>
          <w:p w14:paraId="6EAE018D" w14:textId="77777777" w:rsidR="009E2DE2" w:rsidRPr="00884A7D" w:rsidRDefault="009E2DE2" w:rsidP="0087101F">
            <w:pPr>
              <w:pStyle w:val="SDMTableBoxParaNotNumbered"/>
              <w:rPr>
                <w:rFonts w:ascii="Avenir Book" w:hAnsi="Avenir Book"/>
                <w:b/>
              </w:rPr>
            </w:pPr>
            <w:r w:rsidRPr="00884A7D">
              <w:rPr>
                <w:rFonts w:ascii="Avenir Book" w:hAnsi="Avenir Book"/>
                <w:b/>
              </w:rPr>
              <w:t>Direct fax</w:t>
            </w:r>
          </w:p>
        </w:tc>
        <w:tc>
          <w:tcPr>
            <w:tcW w:w="3705" w:type="pct"/>
            <w:shd w:val="clear" w:color="auto" w:fill="auto"/>
          </w:tcPr>
          <w:p w14:paraId="247E61A8" w14:textId="77777777" w:rsidR="009E2DE2" w:rsidRPr="00884A7D" w:rsidRDefault="009E2DE2" w:rsidP="0087101F">
            <w:pPr>
              <w:pStyle w:val="SDMTableBoxParaNotNumbered"/>
              <w:rPr>
                <w:rFonts w:ascii="Avenir Book" w:hAnsi="Avenir Book"/>
              </w:rPr>
            </w:pPr>
          </w:p>
        </w:tc>
      </w:tr>
      <w:tr w:rsidR="009E2DE2" w:rsidRPr="00884A7D" w14:paraId="1EA0A346" w14:textId="77777777" w:rsidTr="0087101F">
        <w:trPr>
          <w:cantSplit/>
          <w:jc w:val="center"/>
        </w:trPr>
        <w:tc>
          <w:tcPr>
            <w:tcW w:w="1295" w:type="pct"/>
            <w:shd w:val="clear" w:color="auto" w:fill="auto"/>
          </w:tcPr>
          <w:p w14:paraId="6B33534F" w14:textId="77777777" w:rsidR="009E2DE2" w:rsidRPr="00884A7D" w:rsidRDefault="009E2DE2" w:rsidP="0087101F">
            <w:pPr>
              <w:pStyle w:val="SDMTableBoxParaNotNumbered"/>
              <w:rPr>
                <w:rFonts w:ascii="Avenir Book" w:hAnsi="Avenir Book"/>
                <w:b/>
              </w:rPr>
            </w:pPr>
            <w:r w:rsidRPr="00884A7D">
              <w:rPr>
                <w:rFonts w:ascii="Avenir Book" w:hAnsi="Avenir Book"/>
                <w:b/>
              </w:rPr>
              <w:t>Direct tel.</w:t>
            </w:r>
          </w:p>
        </w:tc>
        <w:tc>
          <w:tcPr>
            <w:tcW w:w="3705" w:type="pct"/>
            <w:shd w:val="clear" w:color="auto" w:fill="auto"/>
          </w:tcPr>
          <w:p w14:paraId="2B0FF7C2" w14:textId="77777777" w:rsidR="009E2DE2" w:rsidRPr="00884A7D" w:rsidRDefault="009E2DE2" w:rsidP="0087101F">
            <w:pPr>
              <w:pStyle w:val="SDMTableBoxParaNotNumbered"/>
              <w:rPr>
                <w:rFonts w:ascii="Avenir Book" w:hAnsi="Avenir Book"/>
              </w:rPr>
            </w:pPr>
            <w:r w:rsidRPr="00884A7D">
              <w:rPr>
                <w:rFonts w:ascii="Avenir Book" w:hAnsi="Avenir Book"/>
              </w:rPr>
              <w:t>+41 44 500 4368</w:t>
            </w:r>
          </w:p>
        </w:tc>
      </w:tr>
      <w:tr w:rsidR="009E2DE2" w:rsidRPr="007C1D64" w14:paraId="73B1DD3B" w14:textId="77777777" w:rsidTr="0087101F">
        <w:trPr>
          <w:cantSplit/>
          <w:jc w:val="center"/>
        </w:trPr>
        <w:tc>
          <w:tcPr>
            <w:tcW w:w="1295" w:type="pct"/>
            <w:shd w:val="clear" w:color="auto" w:fill="auto"/>
          </w:tcPr>
          <w:p w14:paraId="13A46716" w14:textId="77777777" w:rsidR="009E2DE2" w:rsidRPr="00884A7D" w:rsidRDefault="009E2DE2" w:rsidP="0087101F">
            <w:pPr>
              <w:pStyle w:val="SDMTableBoxParaNotNumbered"/>
              <w:rPr>
                <w:rFonts w:ascii="Avenir Book" w:hAnsi="Avenir Book"/>
                <w:b/>
              </w:rPr>
            </w:pPr>
            <w:r w:rsidRPr="00884A7D">
              <w:rPr>
                <w:rFonts w:ascii="Avenir Book" w:hAnsi="Avenir Book"/>
                <w:b/>
              </w:rPr>
              <w:t>Personal e-mail</w:t>
            </w:r>
          </w:p>
        </w:tc>
        <w:tc>
          <w:tcPr>
            <w:tcW w:w="3705" w:type="pct"/>
            <w:shd w:val="clear" w:color="auto" w:fill="auto"/>
          </w:tcPr>
          <w:p w14:paraId="25136261" w14:textId="77777777" w:rsidR="009E2DE2" w:rsidRPr="007C1D64" w:rsidRDefault="0032594A" w:rsidP="0087101F">
            <w:pPr>
              <w:pStyle w:val="SDMTableBoxParaNotNumbered"/>
              <w:rPr>
                <w:rFonts w:ascii="Avenir Book" w:hAnsi="Avenir Book"/>
              </w:rPr>
            </w:pPr>
            <w:hyperlink r:id="rId38" w:history="1">
              <w:r w:rsidR="009E2DE2" w:rsidRPr="00884A7D">
                <w:rPr>
                  <w:rStyle w:val="Hyperlink"/>
                  <w:rFonts w:ascii="Avenir Book" w:hAnsi="Avenir Book"/>
                </w:rPr>
                <w:t>Franziska.heidenreich@myclimate.org</w:t>
              </w:r>
            </w:hyperlink>
            <w:r w:rsidR="009E2DE2">
              <w:rPr>
                <w:rFonts w:ascii="Avenir Book" w:hAnsi="Avenir Book"/>
              </w:rPr>
              <w:t xml:space="preserve"> </w:t>
            </w:r>
          </w:p>
        </w:tc>
      </w:tr>
    </w:tbl>
    <w:p w14:paraId="098110E8" w14:textId="77777777" w:rsidR="009E2DE2" w:rsidRPr="007C1D64" w:rsidRDefault="009E2DE2" w:rsidP="001D43F4">
      <w:pPr>
        <w:rPr>
          <w:rFonts w:ascii="Avenir Book" w:hAnsi="Avenir Book"/>
          <w:lang w:eastAsia="en-US"/>
        </w:rPr>
      </w:pPr>
    </w:p>
    <w:bookmarkEnd w:id="80"/>
    <w:bookmarkEnd w:id="81"/>
    <w:p w14:paraId="37723A1F" w14:textId="77777777" w:rsidR="001D43F4" w:rsidRPr="007C1D64" w:rsidRDefault="001D43F4" w:rsidP="001D43F4">
      <w:pPr>
        <w:rPr>
          <w:rFonts w:ascii="Avenir Book" w:hAnsi="Avenir Book"/>
          <w:lang w:eastAsia="en-US"/>
        </w:rPr>
      </w:pPr>
    </w:p>
    <w:p w14:paraId="342C86B0" w14:textId="77777777" w:rsidR="001D43F4" w:rsidRPr="007C1D64" w:rsidRDefault="001D43F4" w:rsidP="001D43F4">
      <w:pPr>
        <w:rPr>
          <w:rFonts w:ascii="Avenir Book" w:hAnsi="Avenir Book"/>
          <w:lang w:eastAsia="en-US"/>
        </w:rPr>
      </w:pPr>
    </w:p>
    <w:p w14:paraId="2B37D618" w14:textId="77777777" w:rsidR="009C72B4" w:rsidRDefault="00AB273F" w:rsidP="001D43F4">
      <w:pPr>
        <w:pStyle w:val="SDMAppTitle"/>
        <w:pageBreakBefore w:val="0"/>
        <w:rPr>
          <w:rFonts w:ascii="Avenir Book" w:hAnsi="Avenir Book"/>
        </w:rPr>
      </w:pPr>
      <w:bookmarkStart w:id="82" w:name="_Toc315340786"/>
      <w:bookmarkStart w:id="83" w:name="_Toc315881231"/>
      <w:bookmarkStart w:id="84" w:name="_Toc317686919"/>
      <w:bookmarkEnd w:id="0"/>
      <w:r w:rsidRPr="007C1D64">
        <w:rPr>
          <w:rFonts w:ascii="Avenir Book" w:hAnsi="Avenir Book"/>
        </w:rPr>
        <w:t>Summary</w:t>
      </w:r>
      <w:r w:rsidR="009C72B4" w:rsidRPr="007C1D64">
        <w:rPr>
          <w:rFonts w:ascii="Avenir Book" w:hAnsi="Avenir Book"/>
        </w:rPr>
        <w:t xml:space="preserve"> of </w:t>
      </w:r>
      <w:r w:rsidR="0055062D" w:rsidRPr="007C1D64">
        <w:rPr>
          <w:rFonts w:ascii="Avenir Book" w:hAnsi="Avenir Book"/>
        </w:rPr>
        <w:t>post</w:t>
      </w:r>
      <w:r w:rsidR="009C72B4" w:rsidRPr="007C1D64">
        <w:rPr>
          <w:rFonts w:ascii="Avenir Book" w:hAnsi="Avenir Book"/>
        </w:rPr>
        <w:t xml:space="preserve"> registration </w:t>
      </w:r>
      <w:r w:rsidR="00851A74" w:rsidRPr="007C1D64">
        <w:rPr>
          <w:rFonts w:ascii="Avenir Book" w:hAnsi="Avenir Book"/>
        </w:rPr>
        <w:t xml:space="preserve">design </w:t>
      </w:r>
      <w:r w:rsidR="009C72B4" w:rsidRPr="007C1D64">
        <w:rPr>
          <w:rFonts w:ascii="Avenir Book" w:hAnsi="Avenir Book"/>
        </w:rPr>
        <w:t>changes</w:t>
      </w:r>
      <w:bookmarkEnd w:id="82"/>
      <w:bookmarkEnd w:id="83"/>
      <w:bookmarkEnd w:id="84"/>
    </w:p>
    <w:p w14:paraId="181D2D7D" w14:textId="77777777" w:rsidR="0090688E" w:rsidRDefault="0090688E" w:rsidP="0090688E">
      <w:r w:rsidRPr="0090688E">
        <w:t>NA</w:t>
      </w:r>
    </w:p>
    <w:p w14:paraId="3266D4ED" w14:textId="77777777" w:rsidR="0090688E" w:rsidRDefault="0090688E" w:rsidP="0090688E"/>
    <w:p w14:paraId="2E034AA3" w14:textId="77777777" w:rsidR="0090688E" w:rsidRDefault="0090688E" w:rsidP="0090688E"/>
    <w:p w14:paraId="4F530E14" w14:textId="77777777" w:rsidR="0090688E" w:rsidRDefault="0090688E" w:rsidP="0090688E"/>
    <w:p w14:paraId="404FFE51" w14:textId="77777777" w:rsidR="0090688E" w:rsidRDefault="0090688E" w:rsidP="0090688E"/>
    <w:p w14:paraId="57DC363A" w14:textId="77777777" w:rsidR="0090688E" w:rsidRDefault="0090688E" w:rsidP="0090688E"/>
    <w:p w14:paraId="36192FE1" w14:textId="77777777" w:rsidR="0090688E" w:rsidRDefault="0090688E" w:rsidP="0090688E"/>
    <w:p w14:paraId="7F4E9849" w14:textId="77777777" w:rsidR="0090688E" w:rsidRDefault="0090688E" w:rsidP="0090688E"/>
    <w:p w14:paraId="053528A7" w14:textId="77777777" w:rsidR="0090688E" w:rsidRDefault="0090688E" w:rsidP="0090688E"/>
    <w:p w14:paraId="63653328" w14:textId="77777777" w:rsidR="0090688E" w:rsidRDefault="0090688E" w:rsidP="0090688E"/>
    <w:p w14:paraId="3C6870FB" w14:textId="77777777" w:rsidR="0090688E" w:rsidRDefault="0090688E" w:rsidP="0090688E"/>
    <w:p w14:paraId="0DC312CC" w14:textId="77777777" w:rsidR="0090688E" w:rsidRDefault="0090688E" w:rsidP="0090688E"/>
    <w:p w14:paraId="0FB4C5C6" w14:textId="77777777" w:rsidR="0090688E" w:rsidRDefault="0090688E" w:rsidP="0090688E"/>
    <w:p w14:paraId="2513F01C" w14:textId="77777777" w:rsidR="0090688E" w:rsidRDefault="0090688E" w:rsidP="0090688E"/>
    <w:p w14:paraId="08EF17F9" w14:textId="77777777" w:rsidR="0090688E" w:rsidRDefault="0090688E" w:rsidP="0090688E"/>
    <w:p w14:paraId="57776EF7" w14:textId="77777777" w:rsidR="0090688E" w:rsidRDefault="0090688E" w:rsidP="0090688E"/>
    <w:p w14:paraId="1BE8ECD3" w14:textId="77777777" w:rsidR="0090688E" w:rsidRDefault="0090688E" w:rsidP="0090688E"/>
    <w:p w14:paraId="51D20E21" w14:textId="77777777" w:rsidR="0090688E" w:rsidRDefault="0090688E" w:rsidP="0090688E"/>
    <w:p w14:paraId="0274D9AA" w14:textId="77777777" w:rsidR="0090688E" w:rsidRDefault="0090688E" w:rsidP="0090688E"/>
    <w:p w14:paraId="57CF01C8" w14:textId="77777777" w:rsidR="0090688E" w:rsidRDefault="0090688E" w:rsidP="0090688E"/>
    <w:p w14:paraId="3B844A3F" w14:textId="77777777" w:rsidR="0090688E" w:rsidRDefault="0090688E" w:rsidP="0090688E"/>
    <w:p w14:paraId="5D2135A4" w14:textId="77777777" w:rsidR="0090688E" w:rsidRDefault="0090688E" w:rsidP="0090688E"/>
    <w:p w14:paraId="5E13BDDA" w14:textId="77777777" w:rsidR="0090688E" w:rsidRDefault="0090688E" w:rsidP="0090688E"/>
    <w:p w14:paraId="366735E7" w14:textId="77777777" w:rsidR="0090688E" w:rsidRDefault="0090688E" w:rsidP="0090688E"/>
    <w:p w14:paraId="308BB35D" w14:textId="77777777" w:rsidR="0090688E" w:rsidRDefault="0090688E" w:rsidP="0090688E"/>
    <w:p w14:paraId="7A6CC575" w14:textId="77777777" w:rsidR="0090688E" w:rsidRDefault="0090688E" w:rsidP="0090688E"/>
    <w:p w14:paraId="39E00F11" w14:textId="77777777" w:rsidR="0090688E" w:rsidRDefault="0090688E" w:rsidP="0090688E"/>
    <w:p w14:paraId="63AED8DD" w14:textId="77777777" w:rsidR="0090688E" w:rsidRDefault="0090688E" w:rsidP="0090688E"/>
    <w:p w14:paraId="45C28062" w14:textId="77777777" w:rsidR="0090688E" w:rsidRDefault="0090688E" w:rsidP="0090688E"/>
    <w:p w14:paraId="51C4113B" w14:textId="77777777" w:rsidR="0090688E" w:rsidRDefault="0090688E" w:rsidP="0090688E"/>
    <w:p w14:paraId="69D5F845" w14:textId="77777777" w:rsidR="0090688E" w:rsidRDefault="0090688E" w:rsidP="0090688E"/>
    <w:p w14:paraId="50A2683A" w14:textId="77777777" w:rsidR="0090688E" w:rsidRDefault="0090688E" w:rsidP="0090688E"/>
    <w:p w14:paraId="018547E6" w14:textId="77777777" w:rsidR="0090688E" w:rsidRDefault="0090688E" w:rsidP="0090688E"/>
    <w:p w14:paraId="7123F953" w14:textId="77777777" w:rsidR="0090688E" w:rsidRPr="0090688E" w:rsidRDefault="0090688E" w:rsidP="0090688E"/>
    <w:p w14:paraId="0C20DCE4" w14:textId="77777777" w:rsidR="0090688E" w:rsidRDefault="0090688E" w:rsidP="0090688E">
      <w:pPr>
        <w:pStyle w:val="SDMAppTitle"/>
        <w:pageBreakBefore w:val="0"/>
        <w:rPr>
          <w:rFonts w:ascii="Avenir Book" w:hAnsi="Avenir Book"/>
        </w:rPr>
      </w:pPr>
      <w:r w:rsidRPr="0090688E">
        <w:rPr>
          <w:rFonts w:ascii="Avenir Book" w:hAnsi="Avenir Book"/>
        </w:rPr>
        <w:lastRenderedPageBreak/>
        <w:t xml:space="preserve">Yearly profit and loss statement of </w:t>
      </w:r>
      <w:proofErr w:type="spellStart"/>
      <w:r w:rsidRPr="0090688E">
        <w:rPr>
          <w:rFonts w:ascii="Avenir Book" w:hAnsi="Avenir Book"/>
        </w:rPr>
        <w:t>Gianyar</w:t>
      </w:r>
      <w:proofErr w:type="spellEnd"/>
      <w:r w:rsidRPr="0090688E">
        <w:rPr>
          <w:rFonts w:ascii="Avenir Book" w:hAnsi="Avenir Book"/>
        </w:rPr>
        <w:t xml:space="preserve"> Waste Project</w:t>
      </w:r>
    </w:p>
    <w:p w14:paraId="63C6DFE2" w14:textId="77777777" w:rsidR="0090688E" w:rsidRPr="0090688E" w:rsidRDefault="0090688E" w:rsidP="00A043B9">
      <w:pPr>
        <w:pStyle w:val="SDMApp1"/>
        <w:spacing w:after="0"/>
      </w:pPr>
      <w:r>
        <w:rPr>
          <w:b w:val="0"/>
          <w:noProof/>
          <w:lang w:val="en-US" w:eastAsia="en-US"/>
        </w:rPr>
        <w:drawing>
          <wp:inline distT="0" distB="0" distL="0" distR="0" wp14:anchorId="1F5B12E9" wp14:editId="03F13AA2">
            <wp:extent cx="5105106" cy="4591050"/>
            <wp:effectExtent l="19050" t="0" r="29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l="28616" t="17808" r="26594" b="11935"/>
                    <a:stretch>
                      <a:fillRect/>
                    </a:stretch>
                  </pic:blipFill>
                  <pic:spPr bwMode="auto">
                    <a:xfrm>
                      <a:off x="0" y="0"/>
                      <a:ext cx="5105106" cy="4591050"/>
                    </a:xfrm>
                    <a:prstGeom prst="rect">
                      <a:avLst/>
                    </a:prstGeom>
                    <a:noFill/>
                    <a:ln w="9525">
                      <a:noFill/>
                      <a:miter lim="800000"/>
                      <a:headEnd/>
                      <a:tailEnd/>
                    </a:ln>
                  </pic:spPr>
                </pic:pic>
              </a:graphicData>
            </a:graphic>
          </wp:inline>
        </w:drawing>
      </w:r>
    </w:p>
    <w:p w14:paraId="5F87BEC3" w14:textId="77777777" w:rsidR="0090688E" w:rsidRDefault="0090688E" w:rsidP="0090688E">
      <w:pPr>
        <w:pStyle w:val="SDMApp1"/>
        <w:spacing w:before="0"/>
      </w:pPr>
      <w:r>
        <w:rPr>
          <w:b w:val="0"/>
          <w:noProof/>
          <w:lang w:val="en-US" w:eastAsia="en-US"/>
        </w:rPr>
        <w:drawing>
          <wp:inline distT="0" distB="0" distL="0" distR="0" wp14:anchorId="5862FEFD" wp14:editId="68DD1B35">
            <wp:extent cx="5105400" cy="3415459"/>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l="28616" t="38356" r="26750" b="9733"/>
                    <a:stretch>
                      <a:fillRect/>
                    </a:stretch>
                  </pic:blipFill>
                  <pic:spPr bwMode="auto">
                    <a:xfrm>
                      <a:off x="0" y="0"/>
                      <a:ext cx="5105400" cy="3415459"/>
                    </a:xfrm>
                    <a:prstGeom prst="rect">
                      <a:avLst/>
                    </a:prstGeom>
                    <a:noFill/>
                    <a:ln w="9525">
                      <a:noFill/>
                      <a:miter lim="800000"/>
                      <a:headEnd/>
                      <a:tailEnd/>
                    </a:ln>
                  </pic:spPr>
                </pic:pic>
              </a:graphicData>
            </a:graphic>
          </wp:inline>
        </w:drawing>
      </w:r>
    </w:p>
    <w:p w14:paraId="75AE1AA0" w14:textId="77777777" w:rsidR="0090688E" w:rsidRDefault="0090688E" w:rsidP="0090688E">
      <w:pPr>
        <w:pStyle w:val="SDMApp1"/>
      </w:pPr>
    </w:p>
    <w:p w14:paraId="33405985" w14:textId="77777777" w:rsidR="0090688E" w:rsidRPr="0090688E" w:rsidRDefault="0090688E" w:rsidP="0090688E">
      <w:pPr>
        <w:pStyle w:val="SDMApp1"/>
      </w:pPr>
    </w:p>
    <w:p w14:paraId="46B724A6" w14:textId="77777777" w:rsidR="001D43F4" w:rsidRPr="007C1D64" w:rsidRDefault="001D43F4" w:rsidP="001D43F4">
      <w:pPr>
        <w:rPr>
          <w:rFonts w:ascii="Avenir Book" w:hAnsi="Avenir Book"/>
          <w:lang w:eastAsia="en-US"/>
        </w:rPr>
      </w:pPr>
    </w:p>
    <w:p w14:paraId="7B05CC44" w14:textId="77777777" w:rsidR="001D43F4" w:rsidRPr="007C1D64" w:rsidRDefault="001D43F4" w:rsidP="001D43F4">
      <w:pPr>
        <w:rPr>
          <w:rFonts w:ascii="Avenir Book" w:hAnsi="Avenir Book"/>
          <w:lang w:eastAsia="en-US"/>
        </w:rPr>
      </w:pPr>
    </w:p>
    <w:p w14:paraId="287A5659" w14:textId="77777777" w:rsidR="000A001D" w:rsidRDefault="00B72193" w:rsidP="002552D4">
      <w:pPr>
        <w:jc w:val="center"/>
        <w:rPr>
          <w:rFonts w:ascii="Avenir Book" w:hAnsi="Avenir Book"/>
          <w:sz w:val="32"/>
          <w:szCs w:val="32"/>
        </w:rPr>
      </w:pPr>
      <w:r w:rsidRPr="002552D4">
        <w:rPr>
          <w:rFonts w:ascii="Avenir Book" w:hAnsi="Avenir Book"/>
          <w:sz w:val="32"/>
          <w:szCs w:val="32"/>
        </w:rPr>
        <w:t>Revision History</w:t>
      </w:r>
    </w:p>
    <w:p w14:paraId="784F61BB" w14:textId="77777777" w:rsidR="00B72193" w:rsidRDefault="00B72193" w:rsidP="002552D4">
      <w:pPr>
        <w:jc w:val="center"/>
        <w:rPr>
          <w:rFonts w:ascii="Avenir Book" w:hAnsi="Avenir Book"/>
          <w:sz w:val="32"/>
          <w:szCs w:val="32"/>
        </w:rPr>
      </w:pPr>
    </w:p>
    <w:tbl>
      <w:tblPr>
        <w:tblStyle w:val="TableGrid"/>
        <w:tblW w:w="0" w:type="auto"/>
        <w:tblLook w:val="04A0" w:firstRow="1" w:lastRow="0" w:firstColumn="1" w:lastColumn="0" w:noHBand="0" w:noVBand="1"/>
      </w:tblPr>
      <w:tblGrid>
        <w:gridCol w:w="1277"/>
        <w:gridCol w:w="1845"/>
        <w:gridCol w:w="6507"/>
      </w:tblGrid>
      <w:tr w:rsidR="00B72193" w:rsidRPr="00B72193" w14:paraId="7DB54D83" w14:textId="77777777" w:rsidTr="00B72193">
        <w:tc>
          <w:tcPr>
            <w:tcW w:w="1277" w:type="dxa"/>
          </w:tcPr>
          <w:p w14:paraId="18653521" w14:textId="77777777" w:rsidR="00B72193" w:rsidRPr="002552D4" w:rsidRDefault="00B72193" w:rsidP="00B72193">
            <w:pPr>
              <w:jc w:val="center"/>
              <w:rPr>
                <w:rFonts w:ascii="Avenir Book" w:hAnsi="Avenir Book"/>
                <w:szCs w:val="22"/>
              </w:rPr>
            </w:pPr>
            <w:r w:rsidRPr="002552D4">
              <w:rPr>
                <w:rFonts w:ascii="Avenir Book" w:hAnsi="Avenir Book"/>
                <w:szCs w:val="22"/>
              </w:rPr>
              <w:t>Version</w:t>
            </w:r>
          </w:p>
        </w:tc>
        <w:tc>
          <w:tcPr>
            <w:tcW w:w="1845" w:type="dxa"/>
          </w:tcPr>
          <w:p w14:paraId="7DB3DF91" w14:textId="77777777" w:rsidR="00B72193" w:rsidRPr="002552D4" w:rsidRDefault="00B72193" w:rsidP="00B72193">
            <w:pPr>
              <w:jc w:val="center"/>
              <w:rPr>
                <w:rFonts w:ascii="Avenir Book" w:hAnsi="Avenir Book"/>
                <w:szCs w:val="22"/>
              </w:rPr>
            </w:pPr>
            <w:r w:rsidRPr="002552D4">
              <w:rPr>
                <w:rFonts w:ascii="Avenir Book" w:hAnsi="Avenir Book"/>
                <w:szCs w:val="22"/>
              </w:rPr>
              <w:t>Date</w:t>
            </w:r>
          </w:p>
        </w:tc>
        <w:tc>
          <w:tcPr>
            <w:tcW w:w="6507" w:type="dxa"/>
          </w:tcPr>
          <w:p w14:paraId="7894C0CC" w14:textId="77777777" w:rsidR="00B72193" w:rsidRPr="002552D4" w:rsidRDefault="00B72193" w:rsidP="00B72193">
            <w:pPr>
              <w:jc w:val="center"/>
              <w:rPr>
                <w:rFonts w:ascii="Avenir Book" w:hAnsi="Avenir Book"/>
                <w:szCs w:val="22"/>
              </w:rPr>
            </w:pPr>
            <w:r w:rsidRPr="002552D4">
              <w:rPr>
                <w:rFonts w:ascii="Avenir Book" w:hAnsi="Avenir Book"/>
                <w:szCs w:val="22"/>
              </w:rPr>
              <w:t>Remarks</w:t>
            </w:r>
          </w:p>
        </w:tc>
      </w:tr>
      <w:tr w:rsidR="00B72193" w:rsidRPr="00B72193" w14:paraId="70D7947C" w14:textId="77777777" w:rsidTr="00B72193">
        <w:tc>
          <w:tcPr>
            <w:tcW w:w="1277" w:type="dxa"/>
          </w:tcPr>
          <w:p w14:paraId="2F6BA116" w14:textId="77777777" w:rsidR="00B72193" w:rsidRPr="002552D4" w:rsidRDefault="00B72193" w:rsidP="00B72193">
            <w:pPr>
              <w:jc w:val="center"/>
              <w:rPr>
                <w:rFonts w:ascii="Avenir Book" w:hAnsi="Avenir Book"/>
                <w:szCs w:val="22"/>
              </w:rPr>
            </w:pPr>
            <w:r w:rsidRPr="002552D4">
              <w:rPr>
                <w:rFonts w:ascii="Avenir Book" w:hAnsi="Avenir Book"/>
                <w:szCs w:val="22"/>
              </w:rPr>
              <w:t>1.1</w:t>
            </w:r>
          </w:p>
        </w:tc>
        <w:tc>
          <w:tcPr>
            <w:tcW w:w="1845" w:type="dxa"/>
          </w:tcPr>
          <w:p w14:paraId="4F0FA4A1" w14:textId="77777777" w:rsidR="00B72193" w:rsidRPr="002552D4" w:rsidRDefault="00B72193" w:rsidP="00B72193">
            <w:pPr>
              <w:jc w:val="center"/>
              <w:rPr>
                <w:rFonts w:ascii="Avenir Book" w:hAnsi="Avenir Book"/>
                <w:szCs w:val="22"/>
              </w:rPr>
            </w:pPr>
            <w:r>
              <w:rPr>
                <w:rFonts w:ascii="Avenir Book" w:hAnsi="Avenir Book"/>
                <w:szCs w:val="22"/>
              </w:rPr>
              <w:t>24 August 2017</w:t>
            </w:r>
          </w:p>
        </w:tc>
        <w:tc>
          <w:tcPr>
            <w:tcW w:w="6507" w:type="dxa"/>
          </w:tcPr>
          <w:p w14:paraId="262B93F3" w14:textId="77777777" w:rsidR="00B72193" w:rsidRPr="002552D4" w:rsidRDefault="00B72193" w:rsidP="002552D4">
            <w:pPr>
              <w:jc w:val="left"/>
              <w:rPr>
                <w:rFonts w:ascii="Avenir Book" w:hAnsi="Avenir Book"/>
                <w:szCs w:val="22"/>
              </w:rPr>
            </w:pPr>
            <w:r>
              <w:rPr>
                <w:rFonts w:ascii="Avenir Book" w:hAnsi="Avenir Book"/>
                <w:szCs w:val="22"/>
              </w:rPr>
              <w:t>Updated to include section A.8 on ‘gender sensitive’ requirements</w:t>
            </w:r>
          </w:p>
        </w:tc>
      </w:tr>
      <w:tr w:rsidR="00B72193" w:rsidRPr="00B72193" w14:paraId="774202C0" w14:textId="77777777" w:rsidTr="00B72193">
        <w:tc>
          <w:tcPr>
            <w:tcW w:w="1277" w:type="dxa"/>
          </w:tcPr>
          <w:p w14:paraId="196856A1" w14:textId="77777777" w:rsidR="00B72193" w:rsidRPr="002552D4" w:rsidRDefault="00B72193" w:rsidP="00B72193">
            <w:pPr>
              <w:jc w:val="center"/>
              <w:rPr>
                <w:rFonts w:ascii="Avenir Book" w:hAnsi="Avenir Book"/>
                <w:szCs w:val="22"/>
              </w:rPr>
            </w:pPr>
            <w:r w:rsidRPr="002552D4">
              <w:rPr>
                <w:rFonts w:ascii="Avenir Book" w:hAnsi="Avenir Book"/>
                <w:szCs w:val="22"/>
              </w:rPr>
              <w:t>1</w:t>
            </w:r>
          </w:p>
        </w:tc>
        <w:tc>
          <w:tcPr>
            <w:tcW w:w="1845" w:type="dxa"/>
          </w:tcPr>
          <w:p w14:paraId="52D02273" w14:textId="77777777" w:rsidR="00B72193" w:rsidRPr="002552D4" w:rsidRDefault="00B72193" w:rsidP="00B72193">
            <w:pPr>
              <w:jc w:val="center"/>
              <w:rPr>
                <w:rFonts w:ascii="Avenir Book" w:hAnsi="Avenir Book"/>
                <w:szCs w:val="22"/>
              </w:rPr>
            </w:pPr>
            <w:r w:rsidRPr="002552D4">
              <w:rPr>
                <w:rFonts w:ascii="Avenir Book" w:hAnsi="Avenir Book"/>
                <w:szCs w:val="22"/>
              </w:rPr>
              <w:t>10 July 2017</w:t>
            </w:r>
          </w:p>
        </w:tc>
        <w:tc>
          <w:tcPr>
            <w:tcW w:w="6507" w:type="dxa"/>
          </w:tcPr>
          <w:p w14:paraId="15C665F4" w14:textId="77777777" w:rsidR="00B72193" w:rsidRPr="002552D4" w:rsidRDefault="00B72193" w:rsidP="002552D4">
            <w:pPr>
              <w:jc w:val="left"/>
              <w:rPr>
                <w:rFonts w:ascii="Avenir Book" w:hAnsi="Avenir Book"/>
                <w:szCs w:val="22"/>
              </w:rPr>
            </w:pPr>
            <w:r w:rsidRPr="002552D4">
              <w:rPr>
                <w:rFonts w:ascii="Avenir Book" w:hAnsi="Avenir Book"/>
                <w:szCs w:val="22"/>
              </w:rPr>
              <w:t>Initial adoption</w:t>
            </w:r>
          </w:p>
        </w:tc>
      </w:tr>
      <w:tr w:rsidR="00B72193" w:rsidRPr="00B72193" w14:paraId="3FE59B59" w14:textId="77777777" w:rsidTr="00B72193">
        <w:tc>
          <w:tcPr>
            <w:tcW w:w="1277" w:type="dxa"/>
          </w:tcPr>
          <w:p w14:paraId="3A707A09" w14:textId="037144BC" w:rsidR="00B72193" w:rsidRPr="002552D4" w:rsidRDefault="00A043B9" w:rsidP="00B72193">
            <w:pPr>
              <w:jc w:val="center"/>
              <w:rPr>
                <w:rFonts w:ascii="Avenir Book" w:hAnsi="Avenir Book"/>
                <w:szCs w:val="22"/>
              </w:rPr>
            </w:pPr>
            <w:r>
              <w:rPr>
                <w:rFonts w:ascii="Avenir Book" w:hAnsi="Avenir Book"/>
                <w:szCs w:val="22"/>
              </w:rPr>
              <w:t>2.0</w:t>
            </w:r>
          </w:p>
        </w:tc>
        <w:tc>
          <w:tcPr>
            <w:tcW w:w="1845" w:type="dxa"/>
          </w:tcPr>
          <w:p w14:paraId="08066F88" w14:textId="354D659D" w:rsidR="00B72193" w:rsidRPr="002552D4" w:rsidRDefault="00A043B9" w:rsidP="00B72193">
            <w:pPr>
              <w:jc w:val="center"/>
              <w:rPr>
                <w:rFonts w:ascii="Avenir Book" w:hAnsi="Avenir Book"/>
                <w:szCs w:val="22"/>
              </w:rPr>
            </w:pPr>
            <w:r>
              <w:rPr>
                <w:rFonts w:ascii="Avenir Book" w:hAnsi="Avenir Book"/>
                <w:szCs w:val="22"/>
              </w:rPr>
              <w:t>28 April 2020</w:t>
            </w:r>
          </w:p>
        </w:tc>
        <w:tc>
          <w:tcPr>
            <w:tcW w:w="6507" w:type="dxa"/>
          </w:tcPr>
          <w:p w14:paraId="79F17A16" w14:textId="4323173B" w:rsidR="00B72193" w:rsidRPr="002552D4" w:rsidRDefault="00A043B9" w:rsidP="00B72193">
            <w:pPr>
              <w:jc w:val="center"/>
              <w:rPr>
                <w:rFonts w:ascii="Avenir Book" w:hAnsi="Avenir Book"/>
                <w:szCs w:val="22"/>
              </w:rPr>
            </w:pPr>
            <w:r>
              <w:rPr>
                <w:rFonts w:ascii="Avenir Book" w:hAnsi="Avenir Book"/>
                <w:szCs w:val="22"/>
              </w:rPr>
              <w:t xml:space="preserve">Project Design Document </w:t>
            </w:r>
            <w:proofErr w:type="gramStart"/>
            <w:r>
              <w:rPr>
                <w:rFonts w:ascii="Avenir Book" w:hAnsi="Avenir Book"/>
                <w:szCs w:val="22"/>
              </w:rPr>
              <w:t>By</w:t>
            </w:r>
            <w:proofErr w:type="gramEnd"/>
            <w:r>
              <w:rPr>
                <w:rFonts w:ascii="Avenir Book" w:hAnsi="Avenir Book"/>
                <w:szCs w:val="22"/>
              </w:rPr>
              <w:t xml:space="preserve"> </w:t>
            </w:r>
            <w:proofErr w:type="spellStart"/>
            <w:r>
              <w:rPr>
                <w:rFonts w:ascii="Avenir Book" w:hAnsi="Avenir Book"/>
                <w:szCs w:val="22"/>
              </w:rPr>
              <w:t>GoldStandard</w:t>
            </w:r>
            <w:proofErr w:type="spellEnd"/>
            <w:r>
              <w:rPr>
                <w:rFonts w:ascii="Avenir Book" w:hAnsi="Avenir Book"/>
                <w:szCs w:val="22"/>
              </w:rPr>
              <w:t xml:space="preserve"> and </w:t>
            </w:r>
            <w:proofErr w:type="spellStart"/>
            <w:r>
              <w:rPr>
                <w:rFonts w:ascii="Avenir Book" w:hAnsi="Avenir Book"/>
                <w:szCs w:val="22"/>
              </w:rPr>
              <w:t>SustainCert</w:t>
            </w:r>
            <w:proofErr w:type="spellEnd"/>
          </w:p>
        </w:tc>
      </w:tr>
      <w:tr w:rsidR="00B72193" w:rsidRPr="00B72193" w14:paraId="441CEBB3" w14:textId="77777777" w:rsidTr="00B72193">
        <w:tc>
          <w:tcPr>
            <w:tcW w:w="1277" w:type="dxa"/>
          </w:tcPr>
          <w:p w14:paraId="66857AD3" w14:textId="77777777" w:rsidR="00B72193" w:rsidRPr="002552D4" w:rsidRDefault="00B72193" w:rsidP="00B72193">
            <w:pPr>
              <w:jc w:val="center"/>
              <w:rPr>
                <w:rFonts w:ascii="Avenir Book" w:hAnsi="Avenir Book"/>
                <w:szCs w:val="22"/>
              </w:rPr>
            </w:pPr>
          </w:p>
        </w:tc>
        <w:tc>
          <w:tcPr>
            <w:tcW w:w="1845" w:type="dxa"/>
          </w:tcPr>
          <w:p w14:paraId="29C5D429" w14:textId="77777777" w:rsidR="00B72193" w:rsidRPr="002552D4" w:rsidRDefault="00B72193" w:rsidP="00B72193">
            <w:pPr>
              <w:jc w:val="center"/>
              <w:rPr>
                <w:rFonts w:ascii="Avenir Book" w:hAnsi="Avenir Book"/>
                <w:szCs w:val="22"/>
              </w:rPr>
            </w:pPr>
          </w:p>
        </w:tc>
        <w:tc>
          <w:tcPr>
            <w:tcW w:w="6507" w:type="dxa"/>
          </w:tcPr>
          <w:p w14:paraId="2568E4C4" w14:textId="77777777" w:rsidR="00B72193" w:rsidRPr="002552D4" w:rsidRDefault="00B72193" w:rsidP="00B72193">
            <w:pPr>
              <w:jc w:val="center"/>
              <w:rPr>
                <w:rFonts w:ascii="Avenir Book" w:hAnsi="Avenir Book"/>
                <w:szCs w:val="22"/>
              </w:rPr>
            </w:pPr>
          </w:p>
        </w:tc>
      </w:tr>
      <w:tr w:rsidR="00B72193" w:rsidRPr="00B72193" w14:paraId="1595027A" w14:textId="77777777" w:rsidTr="00B72193">
        <w:tc>
          <w:tcPr>
            <w:tcW w:w="1277" w:type="dxa"/>
          </w:tcPr>
          <w:p w14:paraId="248B0A38" w14:textId="77777777" w:rsidR="00B72193" w:rsidRPr="002552D4" w:rsidRDefault="00B72193" w:rsidP="00B72193">
            <w:pPr>
              <w:jc w:val="center"/>
              <w:rPr>
                <w:rFonts w:ascii="Avenir Book" w:hAnsi="Avenir Book"/>
                <w:szCs w:val="22"/>
              </w:rPr>
            </w:pPr>
          </w:p>
        </w:tc>
        <w:tc>
          <w:tcPr>
            <w:tcW w:w="1845" w:type="dxa"/>
          </w:tcPr>
          <w:p w14:paraId="0513D82B" w14:textId="77777777" w:rsidR="00B72193" w:rsidRPr="002552D4" w:rsidRDefault="00B72193" w:rsidP="00B72193">
            <w:pPr>
              <w:jc w:val="center"/>
              <w:rPr>
                <w:rFonts w:ascii="Avenir Book" w:hAnsi="Avenir Book"/>
                <w:szCs w:val="22"/>
              </w:rPr>
            </w:pPr>
          </w:p>
        </w:tc>
        <w:tc>
          <w:tcPr>
            <w:tcW w:w="6507" w:type="dxa"/>
          </w:tcPr>
          <w:p w14:paraId="6558AA95" w14:textId="77777777" w:rsidR="00B72193" w:rsidRPr="002552D4" w:rsidRDefault="00B72193" w:rsidP="00B72193">
            <w:pPr>
              <w:jc w:val="center"/>
              <w:rPr>
                <w:rFonts w:ascii="Avenir Book" w:hAnsi="Avenir Book"/>
                <w:szCs w:val="22"/>
              </w:rPr>
            </w:pPr>
          </w:p>
        </w:tc>
      </w:tr>
    </w:tbl>
    <w:p w14:paraId="108CCED3" w14:textId="77777777" w:rsidR="00B72193" w:rsidRPr="002552D4" w:rsidRDefault="00B72193" w:rsidP="002552D4">
      <w:pPr>
        <w:jc w:val="center"/>
        <w:rPr>
          <w:rFonts w:ascii="Avenir Book" w:hAnsi="Avenir Book"/>
          <w:sz w:val="32"/>
          <w:szCs w:val="32"/>
        </w:rPr>
      </w:pPr>
    </w:p>
    <w:p w14:paraId="04E73997" w14:textId="77777777" w:rsidR="009115E4" w:rsidRPr="007C1D64" w:rsidRDefault="009115E4" w:rsidP="009115E4">
      <w:pPr>
        <w:rPr>
          <w:rFonts w:ascii="Avenir Book" w:hAnsi="Avenir Book"/>
          <w:sz w:val="2"/>
          <w:szCs w:val="2"/>
        </w:rPr>
      </w:pPr>
    </w:p>
    <w:sectPr w:rsidR="009115E4" w:rsidRPr="007C1D64" w:rsidSect="00805AF7">
      <w:pgSz w:w="11907" w:h="16840" w:code="9"/>
      <w:pgMar w:top="1134" w:right="1134" w:bottom="1134" w:left="1134" w:header="851" w:footer="48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D17A4" w14:textId="77777777" w:rsidR="0032594A" w:rsidRDefault="0032594A">
      <w:r>
        <w:separator/>
      </w:r>
    </w:p>
  </w:endnote>
  <w:endnote w:type="continuationSeparator" w:id="0">
    <w:p w14:paraId="0F69EC82" w14:textId="77777777" w:rsidR="0032594A" w:rsidRDefault="00325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New Roman Bold">
    <w:altName w:val="Times New Roman"/>
    <w:panose1 w:val="020B0604020202020204"/>
    <w:charset w:val="00"/>
    <w:family w:val="auto"/>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venir Book">
    <w:altName w:val="﷽﷽﷽﷽﷽﷽﷽﷽T"/>
    <w:panose1 w:val="02000503020000020003"/>
    <w:charset w:val="00"/>
    <w:family w:val="auto"/>
    <w:pitch w:val="variable"/>
    <w:sig w:usb0="800000AF" w:usb1="5000204A" w:usb2="00000000" w:usb3="00000000" w:csb0="0000009B" w:csb1="00000000"/>
  </w:font>
  <w:font w:name="Malgun Gothic">
    <w:panose1 w:val="020B0503020000020004"/>
    <w:charset w:val="81"/>
    <w:family w:val="swiss"/>
    <w:pitch w:val="variable"/>
    <w:sig w:usb0="9000002F" w:usb1="29D77CFB" w:usb2="00000012" w:usb3="00000000" w:csb0="00080001" w:csb1="00000000"/>
  </w:font>
  <w:font w:name="Avenir">
    <w:altName w:val="﷽﷽libri"/>
    <w:panose1 w:val="02000503020000020003"/>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3BF07" w14:textId="77777777" w:rsidR="00DA66A9" w:rsidRPr="001A47AA" w:rsidRDefault="00DA66A9" w:rsidP="00603744">
    <w:pPr>
      <w:pStyle w:val="FooterF"/>
      <w:tabs>
        <w:tab w:val="clear" w:pos="9639"/>
        <w:tab w:val="right" w:pos="9498"/>
      </w:tabs>
      <w:rPr>
        <w:rFonts w:ascii="Avenir Book" w:hAnsi="Avenir Book"/>
        <w:b w:val="0"/>
        <w:sz w:val="16"/>
        <w:szCs w:val="16"/>
      </w:rPr>
    </w:pPr>
    <w:r w:rsidRPr="001A47AA">
      <w:rPr>
        <w:rFonts w:ascii="Avenir Book" w:hAnsi="Avenir Book"/>
        <w:b w:val="0"/>
        <w:sz w:val="16"/>
        <w:szCs w:val="16"/>
      </w:rPr>
      <w:t>101.1 T PDD</w:t>
    </w:r>
    <w:r w:rsidRPr="001A47AA">
      <w:rPr>
        <w:rFonts w:ascii="Avenir Book" w:hAnsi="Avenir Book"/>
        <w:b w:val="0"/>
        <w:sz w:val="16"/>
        <w:szCs w:val="16"/>
      </w:rPr>
      <w:tab/>
      <w:t xml:space="preserve">Page </w:t>
    </w:r>
    <w:r w:rsidRPr="001A47AA">
      <w:rPr>
        <w:rStyle w:val="PageNumber"/>
        <w:rFonts w:ascii="Avenir Book" w:hAnsi="Avenir Book"/>
        <w:b w:val="0"/>
        <w:sz w:val="16"/>
        <w:szCs w:val="16"/>
      </w:rPr>
      <w:fldChar w:fldCharType="begin"/>
    </w:r>
    <w:r w:rsidRPr="001A47AA">
      <w:rPr>
        <w:rStyle w:val="PageNumber"/>
        <w:rFonts w:ascii="Avenir Book" w:hAnsi="Avenir Book"/>
        <w:b w:val="0"/>
        <w:sz w:val="16"/>
        <w:szCs w:val="16"/>
      </w:rPr>
      <w:instrText xml:space="preserve"> PAGE </w:instrText>
    </w:r>
    <w:r w:rsidRPr="001A47AA">
      <w:rPr>
        <w:rStyle w:val="PageNumber"/>
        <w:rFonts w:ascii="Avenir Book" w:hAnsi="Avenir Book"/>
        <w:b w:val="0"/>
        <w:sz w:val="16"/>
        <w:szCs w:val="16"/>
      </w:rPr>
      <w:fldChar w:fldCharType="separate"/>
    </w:r>
    <w:r>
      <w:rPr>
        <w:rStyle w:val="PageNumber"/>
        <w:rFonts w:ascii="Avenir Book" w:hAnsi="Avenir Book"/>
        <w:b w:val="0"/>
        <w:noProof/>
        <w:sz w:val="16"/>
        <w:szCs w:val="16"/>
      </w:rPr>
      <w:t>1</w:t>
    </w:r>
    <w:r w:rsidRPr="001A47AA">
      <w:rPr>
        <w:rStyle w:val="PageNumber"/>
        <w:rFonts w:ascii="Avenir Book" w:hAnsi="Avenir Book"/>
        <w:b w:val="0"/>
        <w:sz w:val="16"/>
        <w:szCs w:val="16"/>
      </w:rPr>
      <w:fldChar w:fldCharType="end"/>
    </w:r>
    <w:r w:rsidRPr="001A47AA">
      <w:rPr>
        <w:rStyle w:val="PageNumber"/>
        <w:rFonts w:ascii="Avenir Book" w:hAnsi="Avenir Book"/>
        <w:b w:val="0"/>
        <w:sz w:val="16"/>
        <w:szCs w:val="16"/>
      </w:rPr>
      <w:t xml:space="preserve"> of </w:t>
    </w:r>
    <w:r w:rsidRPr="001A47AA">
      <w:rPr>
        <w:rStyle w:val="PageNumber"/>
        <w:rFonts w:ascii="Avenir Book" w:hAnsi="Avenir Book"/>
        <w:b w:val="0"/>
        <w:sz w:val="16"/>
        <w:szCs w:val="16"/>
      </w:rPr>
      <w:fldChar w:fldCharType="begin"/>
    </w:r>
    <w:r w:rsidRPr="001A47AA">
      <w:rPr>
        <w:rStyle w:val="PageNumber"/>
        <w:rFonts w:ascii="Avenir Book" w:hAnsi="Avenir Book"/>
        <w:b w:val="0"/>
        <w:sz w:val="16"/>
        <w:szCs w:val="16"/>
      </w:rPr>
      <w:instrText xml:space="preserve"> NUMPAGES </w:instrText>
    </w:r>
    <w:r w:rsidRPr="001A47AA">
      <w:rPr>
        <w:rStyle w:val="PageNumber"/>
        <w:rFonts w:ascii="Avenir Book" w:hAnsi="Avenir Book"/>
        <w:b w:val="0"/>
        <w:sz w:val="16"/>
        <w:szCs w:val="16"/>
      </w:rPr>
      <w:fldChar w:fldCharType="separate"/>
    </w:r>
    <w:r>
      <w:rPr>
        <w:rStyle w:val="PageNumber"/>
        <w:rFonts w:ascii="Avenir Book" w:hAnsi="Avenir Book"/>
        <w:b w:val="0"/>
        <w:noProof/>
        <w:sz w:val="16"/>
        <w:szCs w:val="16"/>
      </w:rPr>
      <w:t>62</w:t>
    </w:r>
    <w:r w:rsidRPr="001A47AA">
      <w:rPr>
        <w:rStyle w:val="PageNumber"/>
        <w:rFonts w:ascii="Avenir Book" w:hAnsi="Avenir Book"/>
        <w:b w:val="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7A0E9" w14:textId="77777777" w:rsidR="0032594A" w:rsidRDefault="0032594A">
      <w:r>
        <w:separator/>
      </w:r>
    </w:p>
  </w:footnote>
  <w:footnote w:type="continuationSeparator" w:id="0">
    <w:p w14:paraId="5A5575BF" w14:textId="77777777" w:rsidR="0032594A" w:rsidRDefault="0032594A">
      <w:r>
        <w:continuationSeparator/>
      </w:r>
    </w:p>
  </w:footnote>
  <w:footnote w:id="1">
    <w:p w14:paraId="7F10E10B" w14:textId="77777777" w:rsidR="00DA66A9" w:rsidRDefault="00DA66A9" w:rsidP="00966097">
      <w:pPr>
        <w:pStyle w:val="FootnoteText"/>
      </w:pPr>
      <w:r>
        <w:rPr>
          <w:rStyle w:val="FootnoteReference"/>
        </w:rPr>
        <w:footnoteRef/>
      </w:r>
      <w:r>
        <w:t xml:space="preserve"> </w:t>
      </w:r>
      <w:hyperlink r:id="rId1" w:history="1">
        <w:r w:rsidRPr="000F74C6">
          <w:rPr>
            <w:rStyle w:val="Hyperlink"/>
            <w:rFonts w:ascii="Avenir Book" w:eastAsia="MS Mincho" w:hAnsi="Avenir Book" w:cs="Arial"/>
            <w:sz w:val="22"/>
            <w:szCs w:val="24"/>
          </w:rPr>
          <w:t>https://www.un.org/sustainabledevelopment/sustainable-development-goals/</w:t>
        </w:r>
      </w:hyperlink>
      <w:r>
        <w:t xml:space="preserve"> </w:t>
      </w:r>
    </w:p>
  </w:footnote>
  <w:footnote w:id="2">
    <w:p w14:paraId="4596722F" w14:textId="77777777" w:rsidR="00DA66A9" w:rsidRPr="00E41B83" w:rsidRDefault="00DA66A9" w:rsidP="00D51CA7">
      <w:pPr>
        <w:pStyle w:val="FootnoteText"/>
        <w:rPr>
          <w:lang w:val="fr-FR"/>
        </w:rPr>
      </w:pPr>
      <w:r>
        <w:rPr>
          <w:rStyle w:val="FootnoteReference"/>
        </w:rPr>
        <w:footnoteRef/>
      </w:r>
      <w:r w:rsidRPr="00E41B83">
        <w:rPr>
          <w:lang w:val="fr-FR"/>
        </w:rPr>
        <w:t xml:space="preserve"> </w:t>
      </w:r>
      <w:r w:rsidRPr="00D27F19">
        <w:rPr>
          <w:rFonts w:ascii="Avenir Book" w:hAnsi="Avenir Book" w:cs="Arial"/>
          <w:szCs w:val="22"/>
          <w:lang w:val="fr-FR"/>
        </w:rPr>
        <w:t>Section 1.2</w:t>
      </w:r>
      <w:r w:rsidRPr="00E41B83">
        <w:rPr>
          <w:lang w:val="fr-FR"/>
        </w:rPr>
        <w:t xml:space="preserve">, </w:t>
      </w:r>
      <w:hyperlink r:id="rId2" w:history="1">
        <w:r w:rsidRPr="00D27F19">
          <w:rPr>
            <w:rStyle w:val="Hyperlink"/>
            <w:rFonts w:ascii="Avenir Book" w:eastAsia="MS Mincho" w:hAnsi="Avenir Book" w:cs="Arial"/>
            <w:sz w:val="22"/>
            <w:szCs w:val="24"/>
            <w:lang w:val="fr-FR"/>
          </w:rPr>
          <w:t>https://globalgoals.goldstandard.org/200-gs4gg-community-services-activity-requirements/</w:t>
        </w:r>
      </w:hyperlink>
      <w:r w:rsidRPr="00E41B83">
        <w:rPr>
          <w:sz w:val="18"/>
          <w:lang w:val="fr-FR"/>
        </w:rPr>
        <w:t xml:space="preserve"> </w:t>
      </w:r>
    </w:p>
  </w:footnote>
  <w:footnote w:id="3">
    <w:p w14:paraId="37A75369" w14:textId="77777777" w:rsidR="00DA66A9" w:rsidRPr="005F0561" w:rsidRDefault="00DA66A9" w:rsidP="00020222">
      <w:pPr>
        <w:pStyle w:val="FootnoteText"/>
        <w:spacing w:before="0" w:after="0"/>
        <w:rPr>
          <w:lang w:val="fr-FR"/>
        </w:rPr>
      </w:pPr>
      <w:r w:rsidRPr="005F0561">
        <w:rPr>
          <w:rStyle w:val="FootnoteReference"/>
          <w:lang w:val="fr-FR"/>
        </w:rPr>
        <w:t>4</w:t>
      </w:r>
      <w:r w:rsidRPr="005F0561">
        <w:rPr>
          <w:lang w:val="fr-FR"/>
        </w:rPr>
        <w:t xml:space="preserve"> </w:t>
      </w:r>
      <w:hyperlink r:id="rId3" w:history="1">
        <w:r w:rsidRPr="005F0561">
          <w:rPr>
            <w:rStyle w:val="Hyperlink"/>
            <w:lang w:val="fr-FR"/>
          </w:rPr>
          <w:t>https://www.ncbi.nlm.nih.gov/pubmed/7330367</w:t>
        </w:r>
      </w:hyperlink>
      <w:r w:rsidRPr="005F0561">
        <w:rPr>
          <w:lang w:val="fr-FR"/>
        </w:rPr>
        <w:t xml:space="preserve"> </w:t>
      </w:r>
    </w:p>
  </w:footnote>
  <w:footnote w:id="4">
    <w:p w14:paraId="2937B0EC" w14:textId="77777777" w:rsidR="00DA66A9" w:rsidRPr="005F0561" w:rsidRDefault="00DA66A9">
      <w:pPr>
        <w:pStyle w:val="FootnoteText"/>
        <w:rPr>
          <w:rFonts w:ascii="Avenir Book" w:hAnsi="Avenir Book"/>
          <w:lang w:val="fr-FR"/>
        </w:rPr>
      </w:pPr>
      <w:r w:rsidRPr="00563311">
        <w:rPr>
          <w:rStyle w:val="FootnoteReference"/>
          <w:rFonts w:ascii="Avenir Book" w:hAnsi="Avenir Book"/>
        </w:rPr>
        <w:footnoteRef/>
      </w:r>
      <w:r w:rsidRPr="005F0561">
        <w:rPr>
          <w:rFonts w:ascii="Avenir Book" w:hAnsi="Avenir Book"/>
          <w:lang w:val="fr-FR"/>
        </w:rPr>
        <w:t xml:space="preserve"> </w:t>
      </w:r>
      <w:hyperlink r:id="rId4" w:history="1">
        <w:r w:rsidRPr="005F0561">
          <w:rPr>
            <w:rStyle w:val="Hyperlink"/>
            <w:rFonts w:ascii="Avenir Book" w:hAnsi="Avenir Book"/>
            <w:lang w:val="fr-FR"/>
          </w:rPr>
          <w:t>https://www.un.org/womenwatch/daw/Review/responses/INDONESIA-English.pdf</w:t>
        </w:r>
      </w:hyperlink>
    </w:p>
  </w:footnote>
  <w:footnote w:id="5">
    <w:p w14:paraId="588B160A" w14:textId="77777777" w:rsidR="00DA66A9" w:rsidRPr="0060467E" w:rsidRDefault="00DA66A9" w:rsidP="00D00C48">
      <w:pPr>
        <w:rPr>
          <w:rFonts w:ascii="Avenir Book" w:eastAsia="MS Mincho" w:hAnsi="Avenir Book"/>
          <w:sz w:val="20"/>
        </w:rPr>
      </w:pPr>
      <w:r w:rsidRPr="0060467E">
        <w:rPr>
          <w:rStyle w:val="FootnoteReference"/>
          <w:rFonts w:ascii="Avenir Book" w:hAnsi="Avenir Book"/>
          <w:sz w:val="20"/>
        </w:rPr>
        <w:footnoteRef/>
      </w:r>
      <w:r w:rsidRPr="0060467E">
        <w:rPr>
          <w:rFonts w:ascii="Avenir Book" w:hAnsi="Avenir Book"/>
          <w:sz w:val="20"/>
        </w:rPr>
        <w:t xml:space="preserve"> </w:t>
      </w:r>
      <w:r w:rsidRPr="0060467E">
        <w:rPr>
          <w:rFonts w:ascii="Avenir Book" w:eastAsia="MS Mincho" w:hAnsi="Avenir Book"/>
          <w:i/>
          <w:sz w:val="20"/>
        </w:rPr>
        <w:t>2016 Human Development Report (HDR),</w:t>
      </w:r>
      <w:r w:rsidRPr="0060467E">
        <w:rPr>
          <w:rFonts w:ascii="Avenir Book" w:eastAsia="MS Mincho" w:hAnsi="Avenir Book"/>
          <w:sz w:val="20"/>
        </w:rPr>
        <w:t xml:space="preserve"> United Nations Development Program</w:t>
      </w:r>
    </w:p>
  </w:footnote>
  <w:footnote w:id="6">
    <w:p w14:paraId="6AD96256" w14:textId="09A6099A" w:rsidR="00DA66A9" w:rsidRDefault="00DA66A9">
      <w:pPr>
        <w:pStyle w:val="FootnoteText"/>
      </w:pPr>
      <w:r>
        <w:rPr>
          <w:rStyle w:val="FootnoteReference"/>
        </w:rPr>
        <w:footnoteRef/>
      </w:r>
      <w:r w:rsidRPr="00D12C7F">
        <w:rPr>
          <w:rFonts w:ascii="Avenir Book" w:hAnsi="Avenir Book"/>
        </w:rPr>
        <w:t xml:space="preserve"> </w:t>
      </w:r>
      <w:ins w:id="15" w:author="Author">
        <w:r w:rsidR="00BE4403" w:rsidRPr="00BE4403">
          <w:rPr>
            <w:rFonts w:ascii="Avenir Book" w:hAnsi="Avenir Book"/>
          </w:rPr>
          <w:t>https://cdm.unfccc.int/methodologies/DB/NZ83KB7YHBIA7HL2U1PCNAOCHPUQYX</w:t>
        </w:r>
      </w:ins>
    </w:p>
  </w:footnote>
  <w:footnote w:id="7">
    <w:p w14:paraId="309E5BE1" w14:textId="77777777" w:rsidR="00DA66A9" w:rsidRDefault="00DA66A9">
      <w:pPr>
        <w:pStyle w:val="FootnoteText"/>
      </w:pPr>
      <w:r>
        <w:rPr>
          <w:rStyle w:val="FootnoteReference"/>
        </w:rPr>
        <w:footnoteRef/>
      </w:r>
      <w:r>
        <w:t xml:space="preserve"> </w:t>
      </w:r>
      <w:hyperlink r:id="rId5" w:history="1">
        <w:r>
          <w:rPr>
            <w:rStyle w:val="Hyperlink"/>
          </w:rPr>
          <w:t>https://link.springer.com/article/10.1007/s10163-020-00989-5</w:t>
        </w:r>
      </w:hyperlink>
    </w:p>
  </w:footnote>
  <w:footnote w:id="8">
    <w:p w14:paraId="46378A19" w14:textId="77777777" w:rsidR="00DA66A9" w:rsidRDefault="00DA66A9">
      <w:pPr>
        <w:pStyle w:val="FootnoteText"/>
      </w:pPr>
      <w:ins w:id="25" w:author="Author">
        <w:r>
          <w:rPr>
            <w:rStyle w:val="FootnoteReference"/>
          </w:rPr>
          <w:footnoteRef/>
        </w:r>
        <w:r>
          <w:fldChar w:fldCharType="begin"/>
        </w:r>
        <w:r>
          <w:instrText xml:space="preserve"> HYPERLINK "https://www.eawag.ch/fileadmin/Domain1/Abteilungen/sandec/publikationen/SWM/Assessment_Approaches/gianyar.pdf" </w:instrText>
        </w:r>
        <w:r>
          <w:fldChar w:fldCharType="separate"/>
        </w:r>
        <w:r>
          <w:rPr>
            <w:rStyle w:val="Hyperlink"/>
          </w:rPr>
          <w:t>https://www.eawag.ch/fileadmin/Domain1/Abteilungen/sandec/publikationen/SWM/Assessment_Approaches/gianyar.pdf</w:t>
        </w:r>
        <w:r>
          <w:fldChar w:fldCharType="end"/>
        </w:r>
        <w:r>
          <w:t xml:space="preserve"> (Section 4.3, Economic aspects)</w:t>
        </w:r>
      </w:ins>
    </w:p>
  </w:footnote>
  <w:footnote w:id="9">
    <w:p w14:paraId="5BB9C63C" w14:textId="77777777" w:rsidR="00DA66A9" w:rsidRPr="00E65984" w:rsidRDefault="00DA66A9" w:rsidP="00E65984">
      <w:pPr>
        <w:pStyle w:val="FootnoteText"/>
        <w:spacing w:before="0" w:after="0"/>
      </w:pPr>
      <w:r>
        <w:rPr>
          <w:rStyle w:val="FootnoteReference"/>
        </w:rPr>
        <w:footnoteRef/>
      </w:r>
      <w:r>
        <w:t xml:space="preserve"> </w:t>
      </w:r>
      <w:hyperlink r:id="rId6" w:history="1">
        <w:r w:rsidRPr="009F7709">
          <w:rPr>
            <w:rStyle w:val="Hyperlink"/>
          </w:rPr>
          <w:t>https://sustainabledevelopment.un.org/memberstates/indonesia</w:t>
        </w:r>
      </w:hyperlink>
    </w:p>
  </w:footnote>
  <w:footnote w:id="10">
    <w:p w14:paraId="00F6CDE2" w14:textId="77777777" w:rsidR="00DA66A9" w:rsidRDefault="00DA66A9">
      <w:pPr>
        <w:pStyle w:val="FootnoteText"/>
      </w:pPr>
      <w:r>
        <w:rPr>
          <w:rStyle w:val="FootnoteReference"/>
        </w:rPr>
        <w:footnoteRef/>
      </w:r>
      <w:r>
        <w:t xml:space="preserve"> </w:t>
      </w:r>
      <w:hyperlink r:id="rId7" w:history="1">
        <w:r w:rsidRPr="00884A7D">
          <w:rPr>
            <w:rStyle w:val="Hyperlink"/>
            <w:lang w:val="id-ID"/>
          </w:rPr>
          <w:t>http://www.mongabay.co.id/2016/08/21/degradasi-lahan-pertanian-ancam-swasembada-pangan-nasional/</w:t>
        </w:r>
      </w:hyperlink>
    </w:p>
  </w:footnote>
  <w:footnote w:id="11">
    <w:p w14:paraId="174501AA" w14:textId="77777777" w:rsidR="00DA66A9" w:rsidDel="00655F29" w:rsidRDefault="00DA66A9">
      <w:pPr>
        <w:pStyle w:val="FootnoteText"/>
        <w:rPr>
          <w:del w:id="30" w:author="Author"/>
        </w:rPr>
      </w:pPr>
      <w:del w:id="31" w:author="Author">
        <w:r w:rsidDel="00655F29">
          <w:rPr>
            <w:rStyle w:val="FootnoteReference"/>
          </w:rPr>
          <w:footnoteRef/>
        </w:r>
        <w:r w:rsidDel="00655F29">
          <w:delText xml:space="preserve"> </w:delText>
        </w:r>
        <w:r w:rsidR="0032594A" w:rsidDel="00655F29">
          <w:fldChar w:fldCharType="begin"/>
        </w:r>
        <w:r w:rsidR="0032594A" w:rsidDel="00655F29">
          <w:delInstrText xml:space="preserve"> HYPERLINK "https://www.ncbi.nlm.nih.gov/pubmed/7330367" </w:delInstrText>
        </w:r>
        <w:r w:rsidR="0032594A" w:rsidDel="00655F29">
          <w:fldChar w:fldCharType="separate"/>
        </w:r>
        <w:r w:rsidRPr="009F7709" w:rsidDel="00655F29">
          <w:rPr>
            <w:rStyle w:val="Hyperlink"/>
          </w:rPr>
          <w:delText>https://www.ncbi.nlm.nih.gov/pubmed/7330367</w:delText>
        </w:r>
        <w:r w:rsidR="0032594A" w:rsidDel="00655F29">
          <w:rPr>
            <w:rStyle w:val="Hyperlink"/>
          </w:rPr>
          <w:fldChar w:fldCharType="end"/>
        </w:r>
      </w:del>
    </w:p>
  </w:footnote>
  <w:footnote w:id="12">
    <w:p w14:paraId="4D5D90D4" w14:textId="77777777" w:rsidR="00DA66A9" w:rsidRDefault="00DA66A9" w:rsidP="00C806DD">
      <w:pPr>
        <w:pStyle w:val="FootnoteText"/>
        <w:numPr>
          <w:ilvl w:val="0"/>
          <w:numId w:val="0"/>
        </w:numPr>
        <w:spacing w:before="0" w:after="0"/>
      </w:pPr>
      <w:r>
        <w:rPr>
          <w:rStyle w:val="FootnoteReference"/>
        </w:rPr>
        <w:footnoteRef/>
      </w:r>
      <w:r>
        <w:t xml:space="preserve"> </w:t>
      </w:r>
      <w:hyperlink r:id="rId8" w:history="1">
        <w:r w:rsidRPr="003B54A3">
          <w:rPr>
            <w:rStyle w:val="Hyperlink"/>
          </w:rPr>
          <w:t>https://treaties.un.org/Pages/ViewDetails.aspx?src=IND&amp;mtdsg_no=XXVII-7-d&amp;chapter=27&amp;clang=_en</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33232" w14:textId="77777777" w:rsidR="00DA66A9" w:rsidRDefault="00DA66A9">
    <w:pPr>
      <w:pStyle w:val="Header"/>
    </w:pPr>
    <w:r w:rsidRPr="00B928BC">
      <w:rPr>
        <w:noProof/>
        <w:lang w:val="en-US" w:eastAsia="en-US"/>
      </w:rPr>
      <w:drawing>
        <wp:inline distT="0" distB="0" distL="0" distR="0" wp14:anchorId="2DA183C2" wp14:editId="2848772E">
          <wp:extent cx="1828800" cy="355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556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604B3"/>
    <w:multiLevelType w:val="multilevel"/>
    <w:tmpl w:val="F3D6E6FA"/>
    <w:name w:val="Reg26"/>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1" w15:restartNumberingAfterBreak="0">
    <w:nsid w:val="01DF7C84"/>
    <w:multiLevelType w:val="multilevel"/>
    <w:tmpl w:val="F64666FC"/>
    <w:name w:val="Reg3"/>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2" w15:restartNumberingAfterBreak="0">
    <w:nsid w:val="03E8786A"/>
    <w:multiLevelType w:val="multilevel"/>
    <w:tmpl w:val="A300B6C8"/>
    <w:lvl w:ilvl="0">
      <w:start w:val="1"/>
      <w:numFmt w:val="bullet"/>
      <w:lvlText w:val=""/>
      <w:lvlJc w:val="left"/>
      <w:pPr>
        <w:tabs>
          <w:tab w:val="num" w:pos="0"/>
        </w:tabs>
        <w:ind w:left="0" w:firstLine="0"/>
      </w:pPr>
      <w:rPr>
        <w:rFonts w:ascii="Symbol" w:hAnsi="Symbol" w:hint="default"/>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567"/>
        </w:tabs>
        <w:ind w:left="1871" w:hanging="1276"/>
      </w:pPr>
      <w:rPr>
        <w:rFonts w:hint="default"/>
      </w:rPr>
    </w:lvl>
    <w:lvl w:ilvl="2">
      <w:start w:val="1"/>
      <w:numFmt w:val="lowerRoman"/>
      <w:lvlText w:val="(%3)"/>
      <w:lvlJc w:val="right"/>
      <w:pPr>
        <w:tabs>
          <w:tab w:val="num" w:pos="2160"/>
        </w:tabs>
        <w:ind w:left="2160" w:hanging="346"/>
      </w:pPr>
      <w:rPr>
        <w:rFonts w:hint="default"/>
      </w:rPr>
    </w:lvl>
    <w:lvl w:ilvl="3">
      <w:start w:val="1"/>
      <w:numFmt w:val="decimal"/>
      <w:lvlText w:val="(%4)"/>
      <w:lvlJc w:val="left"/>
      <w:pPr>
        <w:tabs>
          <w:tab w:val="num" w:pos="720"/>
        </w:tabs>
        <w:ind w:left="72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3" w15:restartNumberingAfterBreak="0">
    <w:nsid w:val="03F3283C"/>
    <w:multiLevelType w:val="multilevel"/>
    <w:tmpl w:val="861A3926"/>
    <w:lvl w:ilvl="0">
      <w:start w:val="1"/>
      <w:numFmt w:val="upperLetter"/>
      <w:pStyle w:val="RegFormPDDSectL1"/>
      <w:lvlText w:val="Section %1."/>
      <w:lvlJc w:val="left"/>
      <w:pPr>
        <w:tabs>
          <w:tab w:val="num" w:pos="397"/>
        </w:tabs>
        <w:ind w:left="0" w:firstLine="0"/>
      </w:pPr>
      <w:rPr>
        <w:rFonts w:hint="default"/>
        <w:caps/>
      </w:rPr>
    </w:lvl>
    <w:lvl w:ilvl="1">
      <w:start w:val="1"/>
      <w:numFmt w:val="decimal"/>
      <w:pStyle w:val="RegFormPDDSectL2"/>
      <w:lvlText w:val="%1.%2."/>
      <w:lvlJc w:val="left"/>
      <w:pPr>
        <w:tabs>
          <w:tab w:val="num" w:pos="794"/>
        </w:tabs>
        <w:ind w:left="0" w:firstLine="0"/>
      </w:pPr>
      <w:rPr>
        <w:rFonts w:hint="default"/>
      </w:rPr>
    </w:lvl>
    <w:lvl w:ilvl="2">
      <w:start w:val="1"/>
      <w:numFmt w:val="decimal"/>
      <w:pStyle w:val="RegFormPDDSectL3"/>
      <w:lvlText w:val="%1.%2.%3."/>
      <w:lvlJc w:val="left"/>
      <w:pPr>
        <w:tabs>
          <w:tab w:val="num" w:pos="1191"/>
        </w:tabs>
        <w:ind w:left="0" w:firstLine="0"/>
      </w:pPr>
      <w:rPr>
        <w:rFonts w:hint="default"/>
      </w:rPr>
    </w:lvl>
    <w:lvl w:ilvl="3">
      <w:start w:val="1"/>
      <w:numFmt w:val="decimal"/>
      <w:pStyle w:val="RegFormPDDSectL4"/>
      <w:lvlText w:val="%1.%2.%3.%4"/>
      <w:lvlJc w:val="left"/>
      <w:pPr>
        <w:tabs>
          <w:tab w:val="num" w:pos="1588"/>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2291" w:hanging="2291"/>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6774409"/>
    <w:multiLevelType w:val="multilevel"/>
    <w:tmpl w:val="D62847B6"/>
    <w:lvl w:ilvl="0">
      <w:start w:val="1"/>
      <w:numFmt w:val="decimal"/>
      <w:pStyle w:val="RegAppendix"/>
      <w:suff w:val="space"/>
      <w:lvlText w:val="Appendix %1:"/>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7417693"/>
    <w:multiLevelType w:val="multilevel"/>
    <w:tmpl w:val="648A687A"/>
    <w:styleLink w:val="SDMTableBoxParaNumberedList"/>
    <w:lvl w:ilvl="0">
      <w:start w:val="1"/>
      <w:numFmt w:val="none"/>
      <w:pStyle w:val="SDMTableBoxParaNumbered"/>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1644"/>
        </w:tabs>
        <w:ind w:left="1644"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6" w15:restartNumberingAfterBreak="0">
    <w:nsid w:val="08013E28"/>
    <w:multiLevelType w:val="hybridMultilevel"/>
    <w:tmpl w:val="440AC10E"/>
    <w:lvl w:ilvl="0" w:tplc="056ECCCC">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AC1DEE"/>
    <w:multiLevelType w:val="multilevel"/>
    <w:tmpl w:val="EBF238F8"/>
    <w:name w:val="Reg7"/>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8" w15:restartNumberingAfterBreak="0">
    <w:nsid w:val="0AB21255"/>
    <w:multiLevelType w:val="multilevel"/>
    <w:tmpl w:val="A28EC812"/>
    <w:lvl w:ilvl="0">
      <w:start w:val="1"/>
      <w:numFmt w:val="decimal"/>
      <w:suff w:val="nothing"/>
      <w:lvlText w:val="Equa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0BD21D4D"/>
    <w:multiLevelType w:val="multilevel"/>
    <w:tmpl w:val="81E46A44"/>
    <w:numStyleLink w:val="SDMHeadList"/>
  </w:abstractNum>
  <w:abstractNum w:abstractNumId="10" w15:restartNumberingAfterBreak="0">
    <w:nsid w:val="0F9F6A9F"/>
    <w:multiLevelType w:val="hybridMultilevel"/>
    <w:tmpl w:val="EBBAC1B0"/>
    <w:lvl w:ilvl="0" w:tplc="1DD86A1A">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FB12BA1"/>
    <w:multiLevelType w:val="multilevel"/>
    <w:tmpl w:val="45C27C68"/>
    <w:styleLink w:val="SDMFootnoteList"/>
    <w:lvl w:ilvl="0">
      <w:start w:val="1"/>
      <w:numFmt w:val="none"/>
      <w:pStyle w:val="FootnoteText"/>
      <w:suff w:val="nothing"/>
      <w:lvlText w:val=""/>
      <w:lvlJc w:val="left"/>
      <w:pPr>
        <w:ind w:left="227" w:hanging="227"/>
      </w:pPr>
      <w:rPr>
        <w:rFonts w:hint="default"/>
      </w:rPr>
    </w:lvl>
    <w:lvl w:ilvl="1">
      <w:start w:val="1"/>
      <w:numFmt w:val="lowerLetter"/>
      <w:lvlText w:val="(%2)"/>
      <w:lvlJc w:val="left"/>
      <w:pPr>
        <w:ind w:left="624" w:hanging="397"/>
      </w:pPr>
      <w:rPr>
        <w:rFonts w:hint="default"/>
      </w:rPr>
    </w:lvl>
    <w:lvl w:ilvl="2">
      <w:start w:val="1"/>
      <w:numFmt w:val="lowerRoman"/>
      <w:lvlText w:val="(%3)"/>
      <w:lvlJc w:val="left"/>
      <w:pPr>
        <w:ind w:left="1021" w:hanging="397"/>
      </w:pPr>
      <w:rPr>
        <w:rFonts w:hint="default"/>
      </w:rPr>
    </w:lvl>
    <w:lvl w:ilvl="3">
      <w:start w:val="1"/>
      <w:numFmt w:val="lowerLetter"/>
      <w:lvlText w:val="%4."/>
      <w:lvlJc w:val="left"/>
      <w:pPr>
        <w:ind w:left="1418" w:hanging="397"/>
      </w:pPr>
      <w:rPr>
        <w:rFonts w:hint="default"/>
      </w:rPr>
    </w:lvl>
    <w:lvl w:ilvl="4">
      <w:start w:val="1"/>
      <w:numFmt w:val="lowerRoman"/>
      <w:lvlText w:val="%5."/>
      <w:lvlJc w:val="left"/>
      <w:pPr>
        <w:ind w:left="1814" w:hanging="396"/>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2" w15:restartNumberingAfterBreak="0">
    <w:nsid w:val="0FD52077"/>
    <w:multiLevelType w:val="multilevel"/>
    <w:tmpl w:val="A28EC812"/>
    <w:styleLink w:val="SDMMethEquationNrList"/>
    <w:lvl w:ilvl="0">
      <w:start w:val="1"/>
      <w:numFmt w:val="decimal"/>
      <w:pStyle w:val="SDMMethEquationNr"/>
      <w:suff w:val="nothing"/>
      <w:lvlText w:val="Equa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07769B7"/>
    <w:multiLevelType w:val="multilevel"/>
    <w:tmpl w:val="087CCD52"/>
    <w:styleLink w:val="SDMTableBoxParaList"/>
    <w:lvl w:ilvl="0">
      <w:start w:val="1"/>
      <w:numFmt w:val="none"/>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1644"/>
        </w:tabs>
        <w:ind w:left="1644"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14" w15:restartNumberingAfterBreak="0">
    <w:nsid w:val="10BF2A88"/>
    <w:multiLevelType w:val="multilevel"/>
    <w:tmpl w:val="87F2B1A4"/>
    <w:name w:val="Reg5"/>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15" w15:restartNumberingAfterBreak="0">
    <w:nsid w:val="11BD30DF"/>
    <w:multiLevelType w:val="multilevel"/>
    <w:tmpl w:val="7FFA41AA"/>
    <w:lvl w:ilvl="0">
      <w:start w:val="1"/>
      <w:numFmt w:val="upperRoman"/>
      <w:pStyle w:val="RegHead1"/>
      <w:suff w:val="space"/>
      <w:lvlText w:val="%1. "/>
      <w:lvlJc w:val="center"/>
      <w:pPr>
        <w:ind w:left="0" w:firstLine="0"/>
      </w:pPr>
      <w:rPr>
        <w:rFonts w:ascii="Times New Roman Bold" w:hAnsi="Times New Roman Bold" w:hint="default"/>
        <w:b/>
        <w:i w:val="0"/>
        <w:sz w:val="22"/>
      </w:rPr>
    </w:lvl>
    <w:lvl w:ilvl="1">
      <w:start w:val="1"/>
      <w:numFmt w:val="upperLetter"/>
      <w:pStyle w:val="RegHead2"/>
      <w:suff w:val="space"/>
      <w:lvlText w:val="%2. "/>
      <w:lvlJc w:val="center"/>
      <w:pPr>
        <w:ind w:left="0" w:firstLine="0"/>
      </w:pPr>
      <w:rPr>
        <w:rFonts w:hint="default"/>
        <w:b/>
        <w:sz w:val="22"/>
        <w:u w:val="none"/>
      </w:rPr>
    </w:lvl>
    <w:lvl w:ilvl="2">
      <w:start w:val="1"/>
      <w:numFmt w:val="decimal"/>
      <w:pStyle w:val="RegHead3"/>
      <w:suff w:val="space"/>
      <w:lvlText w:val="%3. "/>
      <w:lvlJc w:val="center"/>
      <w:pPr>
        <w:ind w:left="0" w:firstLine="0"/>
      </w:pPr>
      <w:rPr>
        <w:rFonts w:hint="default"/>
        <w:b w:val="0"/>
        <w:sz w:val="22"/>
        <w:u w:val="none"/>
      </w:rPr>
    </w:lvl>
    <w:lvl w:ilvl="3">
      <w:start w:val="1"/>
      <w:numFmt w:val="decimal"/>
      <w:lvlRestart w:val="0"/>
      <w:pStyle w:val="RegPara"/>
      <w:lvlText w:val="%4."/>
      <w:lvlJc w:val="left"/>
      <w:pPr>
        <w:tabs>
          <w:tab w:val="num" w:pos="720"/>
        </w:tabs>
        <w:ind w:left="0" w:firstLine="0"/>
      </w:pPr>
      <w:rPr>
        <w:rFonts w:hint="default"/>
        <w:b w:val="0"/>
        <w:sz w:val="22"/>
      </w:rPr>
    </w:lvl>
    <w:lvl w:ilvl="4">
      <w:start w:val="1"/>
      <w:numFmt w:val="lowerLetter"/>
      <w:lvlText w:val="(%5)"/>
      <w:lvlJc w:val="left"/>
      <w:pPr>
        <w:tabs>
          <w:tab w:val="num" w:pos="1440"/>
        </w:tabs>
        <w:ind w:left="1440" w:hanging="720"/>
      </w:pPr>
      <w:rPr>
        <w:rFonts w:hint="default"/>
        <w:b w:val="0"/>
        <w:sz w:val="22"/>
      </w:rPr>
    </w:lvl>
    <w:lvl w:ilvl="5">
      <w:start w:val="1"/>
      <w:numFmt w:val="lowerRoman"/>
      <w:lvlText w:val="(%6)"/>
      <w:lvlJc w:val="right"/>
      <w:pPr>
        <w:tabs>
          <w:tab w:val="num" w:pos="2160"/>
        </w:tabs>
        <w:ind w:left="2160" w:hanging="573"/>
      </w:pPr>
      <w:rPr>
        <w:rFonts w:hint="default"/>
      </w:r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rPr>
        <w:rFonts w:hint="default"/>
      </w:rPr>
    </w:lvl>
    <w:lvl w:ilvl="8">
      <w:start w:val="1"/>
      <w:numFmt w:val="none"/>
      <w:lvlText w:val="[(%5)%9"/>
      <w:lvlJc w:val="left"/>
      <w:pPr>
        <w:tabs>
          <w:tab w:val="num" w:pos="1440"/>
        </w:tabs>
        <w:ind w:left="1440" w:hanging="720"/>
      </w:pPr>
      <w:rPr>
        <w:rFonts w:hint="default"/>
      </w:rPr>
    </w:lvl>
  </w:abstractNum>
  <w:abstractNum w:abstractNumId="16" w15:restartNumberingAfterBreak="0">
    <w:nsid w:val="14233F79"/>
    <w:multiLevelType w:val="multilevel"/>
    <w:tmpl w:val="C60EC370"/>
    <w:name w:val="Reg23"/>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17" w15:restartNumberingAfterBreak="0">
    <w:nsid w:val="14357087"/>
    <w:multiLevelType w:val="multilevel"/>
    <w:tmpl w:val="3CC81634"/>
    <w:styleLink w:val="SDMTableBoxFigureFootnoteFullPageList"/>
    <w:lvl w:ilvl="0">
      <w:start w:val="1"/>
      <w:numFmt w:val="lowerLetter"/>
      <w:pStyle w:val="SDMTableBoxFigureFootnoteFullPage"/>
      <w:lvlText w:val="(%1)"/>
      <w:lvlJc w:val="left"/>
      <w:pPr>
        <w:ind w:left="142" w:hanging="255"/>
      </w:pPr>
      <w:rPr>
        <w:rFonts w:hint="default"/>
        <w:vertAlign w:val="superscript"/>
      </w:rPr>
    </w:lvl>
    <w:lvl w:ilvl="1">
      <w:start w:val="1"/>
      <w:numFmt w:val="decimal"/>
      <w:pStyle w:val="SDMTableBoxFigureFootnoteSL1FullPage"/>
      <w:lvlText w:val="%2."/>
      <w:lvlJc w:val="left"/>
      <w:pPr>
        <w:ind w:left="454" w:hanging="312"/>
      </w:pPr>
      <w:rPr>
        <w:rFonts w:hint="default"/>
      </w:rPr>
    </w:lvl>
    <w:lvl w:ilvl="2">
      <w:start w:val="1"/>
      <w:numFmt w:val="lowerLetter"/>
      <w:pStyle w:val="SDMTableBoxFigureFootnoteSL2FullPage"/>
      <w:lvlText w:val="(%3)"/>
      <w:lvlJc w:val="left"/>
      <w:pPr>
        <w:ind w:left="851" w:hanging="397"/>
      </w:pPr>
      <w:rPr>
        <w:rFonts w:hint="default"/>
      </w:rPr>
    </w:lvl>
    <w:lvl w:ilvl="3">
      <w:start w:val="1"/>
      <w:numFmt w:val="lowerRoman"/>
      <w:pStyle w:val="SDMTableBoxFigureFootnoteSL3FullPage"/>
      <w:lvlText w:val="(%4)"/>
      <w:lvlJc w:val="left"/>
      <w:pPr>
        <w:ind w:left="1247" w:hanging="396"/>
      </w:pPr>
      <w:rPr>
        <w:rFonts w:hint="default"/>
      </w:rPr>
    </w:lvl>
    <w:lvl w:ilvl="4">
      <w:start w:val="1"/>
      <w:numFmt w:val="lowerLetter"/>
      <w:pStyle w:val="SDMTableBoxFigureFootnoteSL4FullPage"/>
      <w:lvlText w:val="%5."/>
      <w:lvlJc w:val="left"/>
      <w:pPr>
        <w:ind w:left="1588" w:hanging="341"/>
      </w:pPr>
      <w:rPr>
        <w:rFonts w:hint="default"/>
      </w:rPr>
    </w:lvl>
    <w:lvl w:ilvl="5">
      <w:start w:val="1"/>
      <w:numFmt w:val="lowerRoman"/>
      <w:pStyle w:val="SDMTableBoxFigureFootnoteSL5FullPage"/>
      <w:lvlText w:val="%6."/>
      <w:lvlJc w:val="left"/>
      <w:pPr>
        <w:ind w:left="2041" w:hanging="453"/>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145420C1"/>
    <w:multiLevelType w:val="multilevel"/>
    <w:tmpl w:val="A17458AC"/>
    <w:name w:val="Reg19"/>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19" w15:restartNumberingAfterBreak="0">
    <w:nsid w:val="155523F4"/>
    <w:multiLevelType w:val="multilevel"/>
    <w:tmpl w:val="A6C8D0E2"/>
    <w:name w:val="Reg30"/>
    <w:lvl w:ilvl="0">
      <w:start w:val="1"/>
      <w:numFmt w:val="upperRoman"/>
      <w:suff w:val="space"/>
      <w:lvlText w:val="%1. "/>
      <w:lvlJc w:val="center"/>
      <w:pPr>
        <w:ind w:left="0" w:firstLine="0"/>
      </w:pPr>
      <w:rPr>
        <w:rFonts w:ascii="Times New Roman" w:hAnsi="Times New Roman" w:hint="default"/>
        <w:b/>
        <w:i w:val="0"/>
        <w:sz w:val="22"/>
      </w:rPr>
    </w:lvl>
    <w:lvl w:ilvl="1">
      <w:start w:val="1"/>
      <w:numFmt w:val="upperLetter"/>
      <w:suff w:val="space"/>
      <w:lvlText w:val="%2. "/>
      <w:lvlJc w:val="center"/>
      <w:pPr>
        <w:ind w:left="0" w:firstLine="0"/>
      </w:pPr>
      <w:rPr>
        <w:rFonts w:hint="default"/>
        <w:b/>
        <w:sz w:val="22"/>
        <w:u w:val="none"/>
      </w:rPr>
    </w:lvl>
    <w:lvl w:ilvl="2">
      <w:start w:val="1"/>
      <w:numFmt w:val="decimal"/>
      <w:suff w:val="space"/>
      <w:lvlText w:val="%3. "/>
      <w:lvlJc w:val="center"/>
      <w:pPr>
        <w:ind w:left="0" w:firstLine="0"/>
      </w:pPr>
      <w:rPr>
        <w:rFonts w:hint="default"/>
        <w:b w:val="0"/>
        <w:sz w:val="22"/>
        <w:u w:val="none"/>
      </w:rPr>
    </w:lvl>
    <w:lvl w:ilvl="3">
      <w:start w:val="1"/>
      <w:numFmt w:val="decimal"/>
      <w:lvlRestart w:val="0"/>
      <w:lvlText w:val="%4."/>
      <w:lvlJc w:val="left"/>
      <w:pPr>
        <w:tabs>
          <w:tab w:val="num" w:pos="720"/>
        </w:tabs>
        <w:ind w:left="0" w:firstLine="0"/>
      </w:pPr>
      <w:rPr>
        <w:rFonts w:hint="default"/>
        <w:b w:val="0"/>
        <w:sz w:val="22"/>
      </w:rPr>
    </w:lvl>
    <w:lvl w:ilvl="4">
      <w:start w:val="1"/>
      <w:numFmt w:val="lowerLetter"/>
      <w:lvlText w:val="(%5)"/>
      <w:lvlJc w:val="left"/>
      <w:pPr>
        <w:tabs>
          <w:tab w:val="num" w:pos="1440"/>
        </w:tabs>
        <w:ind w:left="1440" w:hanging="720"/>
      </w:pPr>
      <w:rPr>
        <w:rFonts w:hint="default"/>
        <w:b w:val="0"/>
        <w:sz w:val="22"/>
      </w:rPr>
    </w:lvl>
    <w:lvl w:ilvl="5">
      <w:start w:val="1"/>
      <w:numFmt w:val="lowerRoman"/>
      <w:lvlText w:val="(%6)"/>
      <w:lvlJc w:val="right"/>
      <w:pPr>
        <w:tabs>
          <w:tab w:val="num" w:pos="2160"/>
        </w:tabs>
        <w:ind w:left="2160" w:hanging="573"/>
      </w:pPr>
      <w:rPr>
        <w:rFonts w:hint="default"/>
      </w:r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rPr>
        <w:rFonts w:hint="default"/>
      </w:rPr>
    </w:lvl>
    <w:lvl w:ilvl="8">
      <w:start w:val="1"/>
      <w:numFmt w:val="none"/>
      <w:lvlText w:val="[(%5)%9"/>
      <w:lvlJc w:val="left"/>
      <w:pPr>
        <w:tabs>
          <w:tab w:val="num" w:pos="1440"/>
        </w:tabs>
        <w:ind w:left="1440" w:hanging="720"/>
      </w:pPr>
      <w:rPr>
        <w:rFonts w:hint="default"/>
      </w:rPr>
    </w:lvl>
  </w:abstractNum>
  <w:abstractNum w:abstractNumId="20" w15:restartNumberingAfterBreak="0">
    <w:nsid w:val="15B44D7C"/>
    <w:multiLevelType w:val="multilevel"/>
    <w:tmpl w:val="A28EC812"/>
    <w:styleLink w:val="SDMMethEquationNumberingList"/>
    <w:lvl w:ilvl="0">
      <w:start w:val="1"/>
      <w:numFmt w:val="decimal"/>
      <w:suff w:val="nothing"/>
      <w:lvlText w:val="Equa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15EB1E20"/>
    <w:multiLevelType w:val="multilevel"/>
    <w:tmpl w:val="4F9ED6BC"/>
    <w:styleLink w:val="SDMCovNoteHeadList"/>
    <w:lvl w:ilvl="0">
      <w:start w:val="1"/>
      <w:numFmt w:val="decimal"/>
      <w:pStyle w:val="SDMCovNoteHead1"/>
      <w:lvlText w:val="%1."/>
      <w:lvlJc w:val="left"/>
      <w:pPr>
        <w:tabs>
          <w:tab w:val="num" w:pos="709"/>
        </w:tabs>
        <w:ind w:left="709" w:hanging="709"/>
      </w:pPr>
      <w:rPr>
        <w:rFonts w:hint="default"/>
      </w:rPr>
    </w:lvl>
    <w:lvl w:ilvl="1">
      <w:start w:val="1"/>
      <w:numFmt w:val="decimal"/>
      <w:pStyle w:val="SDMCovNoteHead2"/>
      <w:lvlText w:val="%1.%2."/>
      <w:lvlJc w:val="left"/>
      <w:pPr>
        <w:tabs>
          <w:tab w:val="num" w:pos="709"/>
        </w:tabs>
        <w:ind w:left="794" w:hanging="794"/>
      </w:pPr>
      <w:rPr>
        <w:rFonts w:hint="default"/>
      </w:rPr>
    </w:lvl>
    <w:lvl w:ilvl="2">
      <w:start w:val="1"/>
      <w:numFmt w:val="decimal"/>
      <w:pStyle w:val="SDMCovNoteHead3"/>
      <w:lvlText w:val="%1.%2.%3."/>
      <w:lvlJc w:val="left"/>
      <w:pPr>
        <w:tabs>
          <w:tab w:val="num" w:pos="709"/>
        </w:tabs>
        <w:ind w:left="1191" w:hanging="1191"/>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16282F5C"/>
    <w:multiLevelType w:val="hybridMultilevel"/>
    <w:tmpl w:val="71789F1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162C4AFF"/>
    <w:multiLevelType w:val="multilevel"/>
    <w:tmpl w:val="4F9ED6BC"/>
    <w:numStyleLink w:val="SDMCovNoteHeadList"/>
  </w:abstractNum>
  <w:abstractNum w:abstractNumId="24" w15:restartNumberingAfterBreak="0">
    <w:nsid w:val="16404ED9"/>
    <w:multiLevelType w:val="multilevel"/>
    <w:tmpl w:val="3CC81634"/>
    <w:numStyleLink w:val="SDMTableBoxFigureFootnoteFullPageList"/>
  </w:abstractNum>
  <w:abstractNum w:abstractNumId="25" w15:restartNumberingAfterBreak="0">
    <w:nsid w:val="1650370D"/>
    <w:multiLevelType w:val="multilevel"/>
    <w:tmpl w:val="9AEA799A"/>
    <w:lvl w:ilvl="0">
      <w:start w:val="1"/>
      <w:numFmt w:val="upperRoman"/>
      <w:suff w:val="space"/>
      <w:lvlText w:val="%1. "/>
      <w:lvlJc w:val="right"/>
      <w:pPr>
        <w:ind w:left="0" w:firstLine="244"/>
      </w:pPr>
      <w:rPr>
        <w:rFonts w:hint="default"/>
        <w:sz w:val="28"/>
      </w:rPr>
    </w:lvl>
    <w:lvl w:ilvl="1">
      <w:start w:val="1"/>
      <w:numFmt w:val="decimal"/>
      <w:pStyle w:val="AnnoHead2"/>
      <w:suff w:val="space"/>
      <w:lvlText w:val="%2. "/>
      <w:lvlJc w:val="left"/>
      <w:pPr>
        <w:ind w:left="0" w:firstLine="0"/>
      </w:pPr>
      <w:rPr>
        <w:rFonts w:hint="default"/>
        <w:b/>
        <w:sz w:val="22"/>
        <w:u w:val="none"/>
      </w:rPr>
    </w:lvl>
    <w:lvl w:ilvl="2">
      <w:start w:val="1"/>
      <w:numFmt w:val="lowerLetter"/>
      <w:pStyle w:val="AnnoHead3"/>
      <w:lvlText w:val="(%3)"/>
      <w:lvlJc w:val="left"/>
      <w:pPr>
        <w:tabs>
          <w:tab w:val="num" w:pos="720"/>
        </w:tabs>
        <w:ind w:left="720" w:hanging="720"/>
      </w:pPr>
      <w:rPr>
        <w:rFonts w:ascii="Times New Roman" w:hAnsi="Times New Roman" w:hint="default"/>
        <w:b w:val="0"/>
        <w:sz w:val="22"/>
        <w:u w:val="none"/>
      </w:rPr>
    </w:lvl>
    <w:lvl w:ilvl="3">
      <w:start w:val="1"/>
      <w:numFmt w:val="lowerRoman"/>
      <w:lvlText w:val="(%4)"/>
      <w:lvlJc w:val="right"/>
      <w:pPr>
        <w:tabs>
          <w:tab w:val="num" w:pos="1440"/>
        </w:tabs>
        <w:ind w:left="1440" w:hanging="533"/>
      </w:pPr>
      <w:rPr>
        <w:rFonts w:ascii="Times New Roman" w:hAnsi="Times New Roman" w:hint="default"/>
        <w:b w:val="0"/>
        <w:sz w:val="22"/>
        <w:u w:val="none"/>
      </w:rPr>
    </w:lvl>
    <w:lvl w:ilvl="4">
      <w:start w:val="1"/>
      <w:numFmt w:val="decimal"/>
      <w:pStyle w:val="AnnoPara"/>
      <w:lvlText w:val="%5."/>
      <w:lvlJc w:val="left"/>
      <w:pPr>
        <w:tabs>
          <w:tab w:val="num" w:pos="644"/>
        </w:tabs>
        <w:ind w:left="284" w:firstLine="0"/>
      </w:pPr>
      <w:rPr>
        <w:rFonts w:ascii="Times New Roman" w:hAnsi="Times New Roman" w:hint="default"/>
        <w:b w:val="0"/>
        <w:sz w:val="22"/>
        <w:u w:val="none"/>
      </w:rPr>
    </w:lvl>
    <w:lvl w:ilvl="5">
      <w:start w:val="1"/>
      <w:numFmt w:val="lowerLetter"/>
      <w:lvlText w:val="(%6)"/>
      <w:lvlJc w:val="left"/>
      <w:pPr>
        <w:tabs>
          <w:tab w:val="num" w:pos="1440"/>
        </w:tabs>
        <w:ind w:left="1440" w:hanging="720"/>
      </w:pPr>
      <w:rPr>
        <w:rFonts w:hint="default"/>
        <w:sz w:val="22"/>
        <w:u w:val="none"/>
      </w:rPr>
    </w:lvl>
    <w:lvl w:ilvl="6">
      <w:start w:val="1"/>
      <w:numFmt w:val="decimal"/>
      <w:lvlText w:val="%7."/>
      <w:lvlJc w:val="left"/>
      <w:pPr>
        <w:tabs>
          <w:tab w:val="num" w:pos="1440"/>
        </w:tabs>
        <w:ind w:left="1440" w:hanging="720"/>
      </w:pPr>
      <w:rPr>
        <w:rFonts w:ascii="Symbol" w:hAnsi="Symbol" w:hint="default"/>
        <w:sz w:val="22"/>
        <w:u w:val="none"/>
      </w:rPr>
    </w:lvl>
    <w:lvl w:ilvl="7">
      <w:start w:val="1"/>
      <w:numFmt w:val="lowerLetter"/>
      <w:lvlText w:val="(%8)"/>
      <w:lvlJc w:val="left"/>
      <w:pPr>
        <w:tabs>
          <w:tab w:val="num" w:pos="2160"/>
        </w:tabs>
        <w:ind w:left="2160" w:hanging="720"/>
      </w:pPr>
      <w:rPr>
        <w:rFonts w:hint="default"/>
        <w:sz w:val="22"/>
        <w:u w:val="none"/>
      </w:rPr>
    </w:lvl>
    <w:lvl w:ilvl="8">
      <w:start w:val="1"/>
      <w:numFmt w:val="lowerLetter"/>
      <w:lvlText w:val=""/>
      <w:lvlJc w:val="left"/>
      <w:pPr>
        <w:tabs>
          <w:tab w:val="num" w:pos="2880"/>
        </w:tabs>
        <w:ind w:left="2880" w:hanging="720"/>
      </w:pPr>
      <w:rPr>
        <w:rFonts w:ascii="Symbol" w:hAnsi="Symbol" w:hint="default"/>
        <w:u w:val="none"/>
      </w:rPr>
    </w:lvl>
  </w:abstractNum>
  <w:abstractNum w:abstractNumId="26" w15:restartNumberingAfterBreak="0">
    <w:nsid w:val="1728147F"/>
    <w:multiLevelType w:val="multilevel"/>
    <w:tmpl w:val="7B8621E0"/>
    <w:name w:val="Reg9"/>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27" w15:restartNumberingAfterBreak="0">
    <w:nsid w:val="18C15861"/>
    <w:multiLevelType w:val="multilevel"/>
    <w:tmpl w:val="5EDE06C6"/>
    <w:styleLink w:val="SDMParaList"/>
    <w:lvl w:ilvl="0">
      <w:start w:val="1"/>
      <w:numFmt w:val="decimal"/>
      <w:pStyle w:val="SDMPara"/>
      <w:lvlText w:val="%1."/>
      <w:lvlJc w:val="left"/>
      <w:pPr>
        <w:tabs>
          <w:tab w:val="num" w:pos="709"/>
        </w:tabs>
        <w:ind w:left="709" w:hanging="709"/>
      </w:pPr>
      <w:rPr>
        <w:rFonts w:hint="default"/>
      </w:rPr>
    </w:lvl>
    <w:lvl w:ilvl="1">
      <w:start w:val="1"/>
      <w:numFmt w:val="lowerLetter"/>
      <w:pStyle w:val="SDMSubPara1"/>
      <w:lvlText w:val="(%2)"/>
      <w:lvlJc w:val="left"/>
      <w:pPr>
        <w:tabs>
          <w:tab w:val="num" w:pos="709"/>
        </w:tabs>
        <w:ind w:left="1418" w:hanging="709"/>
      </w:pPr>
      <w:rPr>
        <w:rFonts w:hint="default"/>
      </w:rPr>
    </w:lvl>
    <w:lvl w:ilvl="2">
      <w:start w:val="1"/>
      <w:numFmt w:val="lowerRoman"/>
      <w:pStyle w:val="SDMSubPara2"/>
      <w:lvlText w:val="(%3)"/>
      <w:lvlJc w:val="left"/>
      <w:pPr>
        <w:tabs>
          <w:tab w:val="num" w:pos="709"/>
        </w:tabs>
        <w:ind w:left="1985" w:hanging="567"/>
      </w:pPr>
      <w:rPr>
        <w:rFonts w:hint="default"/>
      </w:rPr>
    </w:lvl>
    <w:lvl w:ilvl="3">
      <w:start w:val="1"/>
      <w:numFmt w:val="lowerLetter"/>
      <w:pStyle w:val="SDMSubPara3"/>
      <w:lvlText w:val="%4."/>
      <w:lvlJc w:val="left"/>
      <w:pPr>
        <w:tabs>
          <w:tab w:val="num" w:pos="709"/>
        </w:tabs>
        <w:ind w:left="2722" w:hanging="596"/>
      </w:pPr>
      <w:rPr>
        <w:rFonts w:hint="default"/>
      </w:rPr>
    </w:lvl>
    <w:lvl w:ilvl="4">
      <w:start w:val="1"/>
      <w:numFmt w:val="lowerRoman"/>
      <w:pStyle w:val="SDMSubPara4"/>
      <w:lvlText w:val="%5."/>
      <w:lvlJc w:val="left"/>
      <w:pPr>
        <w:tabs>
          <w:tab w:val="num" w:pos="709"/>
        </w:tabs>
        <w:ind w:left="3232" w:hanging="397"/>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8" w15:restartNumberingAfterBreak="0">
    <w:nsid w:val="193008A1"/>
    <w:multiLevelType w:val="hybridMultilevel"/>
    <w:tmpl w:val="BDD4F5DA"/>
    <w:lvl w:ilvl="0" w:tplc="72525444">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195E6E78"/>
    <w:multiLevelType w:val="hybridMultilevel"/>
    <w:tmpl w:val="96FC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416448"/>
    <w:multiLevelType w:val="multilevel"/>
    <w:tmpl w:val="A28EC812"/>
    <w:numStyleLink w:val="SDMMethEquationNrList"/>
  </w:abstractNum>
  <w:abstractNum w:abstractNumId="31" w15:restartNumberingAfterBreak="0">
    <w:nsid w:val="1A6C4888"/>
    <w:multiLevelType w:val="hybridMultilevel"/>
    <w:tmpl w:val="8382A26A"/>
    <w:lvl w:ilvl="0" w:tplc="0240A3C8">
      <w:start w:val="1"/>
      <w:numFmt w:val="lowerLetter"/>
      <w:pStyle w:val="FootnoteTable"/>
      <w:lvlText w:val="%1"/>
      <w:lvlJc w:val="left"/>
      <w:pPr>
        <w:tabs>
          <w:tab w:val="num" w:pos="360"/>
        </w:tabs>
        <w:ind w:left="113" w:hanging="113"/>
      </w:pPr>
      <w:rPr>
        <w:rFonts w:hint="default"/>
        <w:sz w:val="16"/>
        <w:vertAlign w:val="superscrip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1AFF55CC"/>
    <w:multiLevelType w:val="multilevel"/>
    <w:tmpl w:val="A22614FA"/>
    <w:name w:val="Reg8"/>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33" w15:restartNumberingAfterBreak="0">
    <w:nsid w:val="1B897AAA"/>
    <w:multiLevelType w:val="multilevel"/>
    <w:tmpl w:val="FD2ACF66"/>
    <w:name w:val="Reg24"/>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34" w15:restartNumberingAfterBreak="0">
    <w:nsid w:val="1BB5186F"/>
    <w:multiLevelType w:val="multilevel"/>
    <w:tmpl w:val="C182385A"/>
    <w:styleLink w:val="SDMAppHeadList"/>
    <w:lvl w:ilvl="0">
      <w:start w:val="1"/>
      <w:numFmt w:val="decimal"/>
      <w:pStyle w:val="SDMAppTitle"/>
      <w:lvlText w:val="Appendix %1."/>
      <w:lvlJc w:val="left"/>
      <w:pPr>
        <w:ind w:left="2126" w:hanging="2126"/>
      </w:pPr>
      <w:rPr>
        <w:rFonts w:hint="default"/>
      </w:rPr>
    </w:lvl>
    <w:lvl w:ilvl="1">
      <w:start w:val="1"/>
      <w:numFmt w:val="decimal"/>
      <w:lvlText w:val="%2."/>
      <w:lvlJc w:val="left"/>
      <w:pPr>
        <w:tabs>
          <w:tab w:val="num" w:pos="709"/>
        </w:tabs>
        <w:ind w:left="680" w:hanging="680"/>
      </w:pPr>
      <w:rPr>
        <w:rFonts w:hint="default"/>
      </w:rPr>
    </w:lvl>
    <w:lvl w:ilvl="2">
      <w:start w:val="1"/>
      <w:numFmt w:val="decimal"/>
      <w:pStyle w:val="SDMApp2"/>
      <w:lvlText w:val="%2.%3."/>
      <w:lvlJc w:val="left"/>
      <w:pPr>
        <w:tabs>
          <w:tab w:val="num" w:pos="709"/>
        </w:tabs>
        <w:ind w:left="851" w:hanging="851"/>
      </w:pPr>
      <w:rPr>
        <w:rFonts w:hint="default"/>
      </w:rPr>
    </w:lvl>
    <w:lvl w:ilvl="3">
      <w:start w:val="1"/>
      <w:numFmt w:val="decimal"/>
      <w:pStyle w:val="SDMApp3"/>
      <w:lvlText w:val="%2.%3.%4."/>
      <w:lvlJc w:val="left"/>
      <w:pPr>
        <w:tabs>
          <w:tab w:val="num" w:pos="709"/>
        </w:tabs>
        <w:ind w:left="1191" w:hanging="1191"/>
      </w:pPr>
      <w:rPr>
        <w:rFonts w:hint="default"/>
      </w:rPr>
    </w:lvl>
    <w:lvl w:ilvl="4">
      <w:start w:val="1"/>
      <w:numFmt w:val="decimal"/>
      <w:pStyle w:val="SDMApp4"/>
      <w:lvlText w:val="%2.%3.%4.%5."/>
      <w:lvlJc w:val="left"/>
      <w:pPr>
        <w:tabs>
          <w:tab w:val="num" w:pos="1418"/>
        </w:tabs>
        <w:ind w:left="1588" w:hanging="1588"/>
      </w:pPr>
      <w:rPr>
        <w:rFonts w:hint="default"/>
      </w:rPr>
    </w:lvl>
    <w:lvl w:ilvl="5">
      <w:start w:val="1"/>
      <w:numFmt w:val="decimal"/>
      <w:pStyle w:val="SDMApp5"/>
      <w:lvlText w:val="%2.%3.%4.%5.%6."/>
      <w:lvlJc w:val="left"/>
      <w:pPr>
        <w:ind w:left="1985" w:hanging="1985"/>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5" w15:restartNumberingAfterBreak="0">
    <w:nsid w:val="1BC515BF"/>
    <w:multiLevelType w:val="multilevel"/>
    <w:tmpl w:val="02D64298"/>
    <w:name w:val="Reg31"/>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36" w15:restartNumberingAfterBreak="0">
    <w:nsid w:val="1F1064CE"/>
    <w:multiLevelType w:val="hybridMultilevel"/>
    <w:tmpl w:val="12CA34D2"/>
    <w:lvl w:ilvl="0" w:tplc="94CCF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B44A9E"/>
    <w:multiLevelType w:val="multilevel"/>
    <w:tmpl w:val="AEA6BDB0"/>
    <w:lvl w:ilvl="0">
      <w:start w:val="1"/>
      <w:numFmt w:val="upperRoman"/>
      <w:pStyle w:val="PartTitleBox"/>
      <w:suff w:val="space"/>
      <w:lvlText w:val="PART %1. "/>
      <w:lvlJc w:val="left"/>
      <w:pPr>
        <w:ind w:left="0" w:firstLine="0"/>
      </w:pPr>
      <w:rPr>
        <w:rFonts w:hint="default"/>
      </w:rPr>
    </w:lvl>
    <w:lvl w:ilvl="1">
      <w:start w:val="1"/>
      <w:numFmt w:val="upperLetter"/>
      <w:pStyle w:val="RegSectionLevel1"/>
      <w:suff w:val="space"/>
      <w:lvlText w:val="SECTION %2."/>
      <w:lvlJc w:val="left"/>
      <w:pPr>
        <w:ind w:left="0" w:firstLine="0"/>
      </w:pPr>
      <w:rPr>
        <w:rFonts w:hint="default"/>
      </w:rPr>
    </w:lvl>
    <w:lvl w:ilvl="2">
      <w:start w:val="1"/>
      <w:numFmt w:val="decimal"/>
      <w:pStyle w:val="RegSectionLevel2"/>
      <w:suff w:val="space"/>
      <w:lvlText w:val="%2.%3."/>
      <w:lvlJc w:val="left"/>
      <w:pPr>
        <w:ind w:left="0" w:firstLine="0"/>
      </w:pPr>
      <w:rPr>
        <w:rFonts w:hint="default"/>
        <w:i w:val="0"/>
      </w:rPr>
    </w:lvl>
    <w:lvl w:ilvl="3">
      <w:start w:val="1"/>
      <w:numFmt w:val="decimal"/>
      <w:pStyle w:val="RegSectionLevel3"/>
      <w:suff w:val="space"/>
      <w:lvlText w:val="%2.%3.%4."/>
      <w:lvlJc w:val="left"/>
      <w:pPr>
        <w:ind w:left="0" w:firstLine="0"/>
      </w:pPr>
      <w:rPr>
        <w:rFonts w:hint="default"/>
      </w:rPr>
    </w:lvl>
    <w:lvl w:ilvl="4">
      <w:start w:val="1"/>
      <w:numFmt w:val="decimal"/>
      <w:pStyle w:val="RegSectionLevel4"/>
      <w:suff w:val="space"/>
      <w:lvlText w:val="%2.%3.%4.%5."/>
      <w:lvlJc w:val="left"/>
      <w:pPr>
        <w:ind w:left="0" w:firstLine="0"/>
      </w:pPr>
      <w:rPr>
        <w:rFonts w:hint="default"/>
      </w:rPr>
    </w:lvl>
    <w:lvl w:ilvl="5">
      <w:start w:val="1"/>
      <w:numFmt w:val="decimal"/>
      <w:pStyle w:val="RegSectionLevel5"/>
      <w:suff w:val="space"/>
      <w:lvlText w:val="%2.%3.%4.%5.%6."/>
      <w:lvlJc w:val="left"/>
      <w:pPr>
        <w:ind w:left="0" w:firstLine="0"/>
      </w:pPr>
      <w:rPr>
        <w:rFonts w:hint="default"/>
      </w:rPr>
    </w:lvl>
    <w:lvl w:ilvl="6">
      <w:start w:val="1"/>
      <w:numFmt w:val="decimal"/>
      <w:pStyle w:val="RegSectionLevel6"/>
      <w:suff w:val="space"/>
      <w:lvlText w:val="%2.%3.%4.%5.%6.%7."/>
      <w:lvlJc w:val="left"/>
      <w:pPr>
        <w:ind w:left="1296" w:hanging="1296"/>
      </w:pPr>
      <w:rPr>
        <w:rFonts w:hint="default"/>
      </w:rPr>
    </w:lvl>
    <w:lvl w:ilvl="7">
      <w:start w:val="1"/>
      <w:numFmt w:val="decimal"/>
      <w:pStyle w:val="RegSectionLevel7"/>
      <w:suff w:val="space"/>
      <w:lvlText w:val="%2.%3.%4.%5.%6.%7.%8."/>
      <w:lvlJc w:val="left"/>
      <w:pPr>
        <w:ind w:left="0" w:firstLine="0"/>
      </w:pPr>
      <w:rPr>
        <w:rFonts w:hint="default"/>
      </w:rPr>
    </w:lvl>
    <w:lvl w:ilvl="8">
      <w:start w:val="1"/>
      <w:numFmt w:val="decimal"/>
      <w:pStyle w:val="RegSectionLevel8"/>
      <w:suff w:val="space"/>
      <w:lvlText w:val="%2.%3.%4.%5.%6.%7.%8.%9."/>
      <w:lvlJc w:val="left"/>
      <w:pPr>
        <w:ind w:left="0" w:firstLine="0"/>
      </w:pPr>
      <w:rPr>
        <w:rFonts w:hint="default"/>
      </w:rPr>
    </w:lvl>
  </w:abstractNum>
  <w:abstractNum w:abstractNumId="38" w15:restartNumberingAfterBreak="0">
    <w:nsid w:val="21364769"/>
    <w:multiLevelType w:val="multilevel"/>
    <w:tmpl w:val="C172A2B4"/>
    <w:name w:val="Reg22"/>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39" w15:restartNumberingAfterBreak="0">
    <w:nsid w:val="21F27CEF"/>
    <w:multiLevelType w:val="hybridMultilevel"/>
    <w:tmpl w:val="831EAFD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566C45"/>
    <w:multiLevelType w:val="multilevel"/>
    <w:tmpl w:val="4858EB8E"/>
    <w:numStyleLink w:val="SDMTableBoxFigureFootnoteList"/>
  </w:abstractNum>
  <w:abstractNum w:abstractNumId="41" w15:restartNumberingAfterBreak="0">
    <w:nsid w:val="2B2037D9"/>
    <w:multiLevelType w:val="multilevel"/>
    <w:tmpl w:val="C182385A"/>
    <w:numStyleLink w:val="SDMAppHeadList"/>
  </w:abstractNum>
  <w:abstractNum w:abstractNumId="42" w15:restartNumberingAfterBreak="0">
    <w:nsid w:val="2FA03A21"/>
    <w:multiLevelType w:val="multilevel"/>
    <w:tmpl w:val="40EAA4EC"/>
    <w:name w:val="Reg"/>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43" w15:restartNumberingAfterBreak="0">
    <w:nsid w:val="307B1BD9"/>
    <w:multiLevelType w:val="multilevel"/>
    <w:tmpl w:val="075A6334"/>
    <w:name w:val="Reg34"/>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44" w15:restartNumberingAfterBreak="0">
    <w:nsid w:val="318031D1"/>
    <w:multiLevelType w:val="multilevel"/>
    <w:tmpl w:val="E2A427E0"/>
    <w:name w:val="Reg2"/>
    <w:lvl w:ilvl="0">
      <w:start w:val="1"/>
      <w:numFmt w:val="upperRoman"/>
      <w:suff w:val="space"/>
      <w:lvlText w:val="%1. "/>
      <w:lvlJc w:val="center"/>
      <w:pPr>
        <w:ind w:left="0" w:firstLine="0"/>
      </w:pPr>
      <w:rPr>
        <w:sz w:val="22"/>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
      <w:lvlJc w:val="left"/>
      <w:pPr>
        <w:tabs>
          <w:tab w:val="num" w:pos="720"/>
        </w:tabs>
        <w:ind w:left="0" w:firstLine="0"/>
      </w:pPr>
      <w:rPr>
        <w:b w:val="0"/>
        <w:sz w:val="22"/>
      </w:rPr>
    </w:lvl>
    <w:lvl w:ilvl="4">
      <w:start w:val="1"/>
      <w:numFmt w:val="lowerLetter"/>
      <w:lvlText w:val="(%5)"/>
      <w:lvlJc w:val="left"/>
      <w:pPr>
        <w:tabs>
          <w:tab w:val="num" w:pos="1440"/>
        </w:tabs>
        <w:ind w:left="0" w:firstLine="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0" w:firstLine="0"/>
      </w:pPr>
    </w:lvl>
    <w:lvl w:ilvl="8">
      <w:start w:val="1"/>
      <w:numFmt w:val="none"/>
      <w:lvlText w:val="[(%5)%9"/>
      <w:lvlJc w:val="left"/>
      <w:pPr>
        <w:tabs>
          <w:tab w:val="num" w:pos="1440"/>
        </w:tabs>
        <w:ind w:left="0" w:firstLine="720"/>
      </w:pPr>
    </w:lvl>
  </w:abstractNum>
  <w:abstractNum w:abstractNumId="45" w15:restartNumberingAfterBreak="0">
    <w:nsid w:val="31A3680B"/>
    <w:multiLevelType w:val="multilevel"/>
    <w:tmpl w:val="DEEC8B6A"/>
    <w:name w:val="Toc13"/>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46" w15:restartNumberingAfterBreak="0">
    <w:nsid w:val="36854508"/>
    <w:multiLevelType w:val="multilevel"/>
    <w:tmpl w:val="C18A5072"/>
    <w:styleLink w:val="SDMDocInfoTextBullets"/>
    <w:lvl w:ilvl="0">
      <w:start w:val="1"/>
      <w:numFmt w:val="none"/>
      <w:pStyle w:val="SDMDocInfoText"/>
      <w:suff w:val="nothing"/>
      <w:lvlText w:val=""/>
      <w:lvlJc w:val="left"/>
      <w:pPr>
        <w:ind w:left="0" w:firstLine="0"/>
      </w:pPr>
      <w:rPr>
        <w:rFonts w:hint="default"/>
      </w:rPr>
    </w:lvl>
    <w:lvl w:ilvl="1">
      <w:start w:val="1"/>
      <w:numFmt w:val="bullet"/>
      <w:lvlText w:val=""/>
      <w:lvlJc w:val="left"/>
      <w:pPr>
        <w:ind w:left="397" w:hanging="227"/>
      </w:pPr>
      <w:rPr>
        <w:rFonts w:ascii="Symbol" w:hAnsi="Symbol" w:hint="default"/>
      </w:rPr>
    </w:lvl>
    <w:lvl w:ilvl="2">
      <w:start w:val="1"/>
      <w:numFmt w:val="lowerLetter"/>
      <w:lvlText w:val="(%3)"/>
      <w:lvlJc w:val="left"/>
      <w:pPr>
        <w:ind w:left="737" w:hanging="340"/>
      </w:pPr>
      <w:rPr>
        <w:rFonts w:hint="default"/>
      </w:rPr>
    </w:lvl>
    <w:lvl w:ilvl="3">
      <w:start w:val="1"/>
      <w:numFmt w:val="lowerRoman"/>
      <w:lvlText w:val="(%4)"/>
      <w:lvlJc w:val="left"/>
      <w:pPr>
        <w:tabs>
          <w:tab w:val="num" w:pos="737"/>
        </w:tabs>
        <w:ind w:left="1049" w:hanging="312"/>
      </w:pPr>
      <w:rPr>
        <w:rFonts w:hint="default"/>
      </w:rPr>
    </w:lvl>
    <w:lvl w:ilvl="4">
      <w:start w:val="1"/>
      <w:numFmt w:val="lowerLetter"/>
      <w:lvlText w:val="%5."/>
      <w:lvlJc w:val="left"/>
      <w:pPr>
        <w:tabs>
          <w:tab w:val="num" w:pos="1077"/>
        </w:tabs>
        <w:ind w:left="1332" w:hanging="283"/>
      </w:pPr>
      <w:rPr>
        <w:rFonts w:hint="default"/>
      </w:rPr>
    </w:lvl>
    <w:lvl w:ilvl="5">
      <w:start w:val="1"/>
      <w:numFmt w:val="lowerRoman"/>
      <w:lvlText w:val="%6."/>
      <w:lvlJc w:val="left"/>
      <w:pPr>
        <w:tabs>
          <w:tab w:val="num" w:pos="1361"/>
        </w:tabs>
        <w:ind w:left="1559" w:hanging="227"/>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7" w15:restartNumberingAfterBreak="0">
    <w:nsid w:val="36924865"/>
    <w:multiLevelType w:val="multilevel"/>
    <w:tmpl w:val="AE6881FE"/>
    <w:name w:val="Reg6"/>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48" w15:restartNumberingAfterBreak="0">
    <w:nsid w:val="39721126"/>
    <w:multiLevelType w:val="hybridMultilevel"/>
    <w:tmpl w:val="366677D6"/>
    <w:lvl w:ilvl="0" w:tplc="04090015">
      <w:start w:val="1"/>
      <w:numFmt w:val="upperLetter"/>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9954783"/>
    <w:multiLevelType w:val="hybridMultilevel"/>
    <w:tmpl w:val="5F360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A2427FC"/>
    <w:multiLevelType w:val="hybridMultilevel"/>
    <w:tmpl w:val="4D8C7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FD042E"/>
    <w:multiLevelType w:val="multilevel"/>
    <w:tmpl w:val="C694A2DA"/>
    <w:name w:val="Reg20"/>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52" w15:restartNumberingAfterBreak="0">
    <w:nsid w:val="3DC16119"/>
    <w:multiLevelType w:val="multilevel"/>
    <w:tmpl w:val="BCBAC81C"/>
    <w:name w:val="Reg15"/>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53" w15:restartNumberingAfterBreak="0">
    <w:nsid w:val="3FDA42F1"/>
    <w:multiLevelType w:val="multilevel"/>
    <w:tmpl w:val="AE709A9A"/>
    <w:name w:val="Reg112"/>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54" w15:restartNumberingAfterBreak="0">
    <w:nsid w:val="41EA725F"/>
    <w:multiLevelType w:val="multilevel"/>
    <w:tmpl w:val="FF3E9C5A"/>
    <w:styleLink w:val="SDMPDDPoASectionList"/>
    <w:lvl w:ilvl="0">
      <w:start w:val="1"/>
      <w:numFmt w:val="upperLetter"/>
      <w:lvlText w:val="SECTION %1."/>
      <w:lvlJc w:val="left"/>
      <w:pPr>
        <w:ind w:left="2268" w:hanging="1559"/>
      </w:pPr>
      <w:rPr>
        <w:rFonts w:hint="default"/>
      </w:rPr>
    </w:lvl>
    <w:lvl w:ilvl="1">
      <w:start w:val="1"/>
      <w:numFmt w:val="decimal"/>
      <w:lvlText w:val="%1.%2."/>
      <w:lvlJc w:val="left"/>
      <w:pPr>
        <w:ind w:left="1474" w:hanging="765"/>
      </w:pPr>
      <w:rPr>
        <w:rFonts w:hint="default"/>
      </w:rPr>
    </w:lvl>
    <w:lvl w:ilvl="2">
      <w:start w:val="1"/>
      <w:numFmt w:val="decimal"/>
      <w:lvlText w:val="%1.%2.%3."/>
      <w:lvlJc w:val="left"/>
      <w:pPr>
        <w:ind w:left="1474"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428120B6"/>
    <w:multiLevelType w:val="multilevel"/>
    <w:tmpl w:val="23DC3AAA"/>
    <w:name w:val="Reg32"/>
    <w:lvl w:ilvl="0">
      <w:start w:val="1"/>
      <w:numFmt w:val="upperRoman"/>
      <w:pStyle w:val="AnnoHead1"/>
      <w:suff w:val="space"/>
      <w:lvlText w:val="%1. "/>
      <w:lvlJc w:val="right"/>
      <w:pPr>
        <w:ind w:left="0" w:firstLine="244"/>
      </w:pPr>
      <w:rPr>
        <w:sz w:val="28"/>
      </w:rPr>
    </w:lvl>
    <w:lvl w:ilvl="1">
      <w:start w:val="1"/>
      <w:numFmt w:val="decimal"/>
      <w:suff w:val="space"/>
      <w:lvlText w:val="%2. "/>
      <w:lvlJc w:val="left"/>
      <w:pPr>
        <w:ind w:left="0" w:firstLine="0"/>
      </w:pPr>
      <w:rPr>
        <w:b/>
        <w:sz w:val="22"/>
        <w:u w:val="none"/>
      </w:rPr>
    </w:lvl>
    <w:lvl w:ilvl="2">
      <w:start w:val="1"/>
      <w:numFmt w:val="lowerLetter"/>
      <w:lvlText w:val="(%3)"/>
      <w:lvlJc w:val="left"/>
      <w:pPr>
        <w:tabs>
          <w:tab w:val="num" w:pos="720"/>
        </w:tabs>
        <w:ind w:left="720" w:hanging="720"/>
      </w:pPr>
      <w:rPr>
        <w:b w:val="0"/>
        <w:sz w:val="22"/>
        <w:u w:val="none"/>
      </w:rPr>
    </w:lvl>
    <w:lvl w:ilvl="3">
      <w:start w:val="1"/>
      <w:numFmt w:val="lowerRoman"/>
      <w:lvlText w:val="(%4)"/>
      <w:lvlJc w:val="right"/>
      <w:pPr>
        <w:tabs>
          <w:tab w:val="num" w:pos="1440"/>
        </w:tabs>
        <w:ind w:left="1440" w:hanging="533"/>
      </w:pPr>
      <w:rPr>
        <w:rFonts w:ascii="Times New Roman" w:hAnsi="Times New Roman"/>
        <w:b w:val="0"/>
        <w:sz w:val="22"/>
        <w:u w:val="none"/>
      </w:rPr>
    </w:lvl>
    <w:lvl w:ilvl="4">
      <w:start w:val="1"/>
      <w:numFmt w:val="decimal"/>
      <w:lvlText w:val="%5."/>
      <w:lvlJc w:val="left"/>
      <w:pPr>
        <w:tabs>
          <w:tab w:val="num" w:pos="720"/>
        </w:tabs>
        <w:ind w:left="720" w:hanging="720"/>
      </w:pPr>
      <w:rPr>
        <w:rFonts w:ascii="Times New Roman" w:hAnsi="Times New Roman"/>
        <w:b w:val="0"/>
        <w:sz w:val="22"/>
        <w:u w:val="none"/>
      </w:rPr>
    </w:lvl>
    <w:lvl w:ilvl="5">
      <w:start w:val="1"/>
      <w:numFmt w:val="lowerLetter"/>
      <w:lvlText w:val="(%6)"/>
      <w:lvlJc w:val="left"/>
      <w:pPr>
        <w:tabs>
          <w:tab w:val="num" w:pos="1440"/>
        </w:tabs>
        <w:ind w:left="1440" w:hanging="720"/>
      </w:pPr>
      <w:rPr>
        <w:sz w:val="22"/>
        <w:u w:val="none"/>
      </w:rPr>
    </w:lvl>
    <w:lvl w:ilvl="6">
      <w:start w:val="1"/>
      <w:numFmt w:val="decimal"/>
      <w:lvlText w:val="%7."/>
      <w:lvlJc w:val="left"/>
      <w:pPr>
        <w:tabs>
          <w:tab w:val="num" w:pos="1440"/>
        </w:tabs>
        <w:ind w:left="1440" w:hanging="720"/>
      </w:pPr>
      <w:rPr>
        <w:rFonts w:ascii="Symbol" w:hAnsi="Symbol" w:hint="default"/>
        <w:sz w:val="22"/>
        <w:u w:val="none"/>
      </w:rPr>
    </w:lvl>
    <w:lvl w:ilvl="7">
      <w:start w:val="1"/>
      <w:numFmt w:val="lowerLetter"/>
      <w:lvlText w:val="(%8)"/>
      <w:lvlJc w:val="left"/>
      <w:pPr>
        <w:tabs>
          <w:tab w:val="num" w:pos="2160"/>
        </w:tabs>
        <w:ind w:left="2160" w:hanging="720"/>
      </w:pPr>
      <w:rPr>
        <w:sz w:val="22"/>
        <w:u w:val="none"/>
      </w:rPr>
    </w:lvl>
    <w:lvl w:ilvl="8">
      <w:start w:val="1"/>
      <w:numFmt w:val="lowerLetter"/>
      <w:lvlText w:val=""/>
      <w:lvlJc w:val="left"/>
      <w:pPr>
        <w:tabs>
          <w:tab w:val="num" w:pos="2880"/>
        </w:tabs>
        <w:ind w:left="2880" w:hanging="720"/>
      </w:pPr>
      <w:rPr>
        <w:rFonts w:ascii="Symbol" w:hAnsi="Symbol" w:hint="default"/>
        <w:u w:val="none"/>
      </w:rPr>
    </w:lvl>
  </w:abstractNum>
  <w:abstractNum w:abstractNumId="56" w15:restartNumberingAfterBreak="0">
    <w:nsid w:val="42C966C7"/>
    <w:multiLevelType w:val="multilevel"/>
    <w:tmpl w:val="07DCDBF2"/>
    <w:lvl w:ilvl="0">
      <w:start w:val="1"/>
      <w:numFmt w:val="decimal"/>
      <w:pStyle w:val="DecPara"/>
      <w:lvlText w:val="%1. "/>
      <w:lvlJc w:val="left"/>
      <w:pPr>
        <w:tabs>
          <w:tab w:val="num" w:pos="1440"/>
        </w:tabs>
        <w:ind w:left="0" w:firstLine="720"/>
      </w:pPr>
      <w:rPr>
        <w:rFonts w:hint="default"/>
      </w:rPr>
    </w:lvl>
    <w:lvl w:ilvl="1">
      <w:start w:val="1"/>
      <w:numFmt w:val="lowerLetter"/>
      <w:lvlText w:val="(%2)"/>
      <w:lvlJc w:val="left"/>
      <w:pPr>
        <w:tabs>
          <w:tab w:val="num" w:pos="1440"/>
        </w:tabs>
        <w:ind w:left="0" w:firstLine="720"/>
      </w:pPr>
      <w:rPr>
        <w:rFonts w:hint="default"/>
        <w:b w:val="0"/>
      </w:rPr>
    </w:lvl>
    <w:lvl w:ilvl="2">
      <w:start w:val="1"/>
      <w:numFmt w:val="lowerLetter"/>
      <w:lvlText w:val="(%3)"/>
      <w:lvlJc w:val="left"/>
      <w:pPr>
        <w:tabs>
          <w:tab w:val="num" w:pos="2160"/>
        </w:tabs>
        <w:ind w:left="2160" w:hanging="720"/>
      </w:pPr>
      <w:rPr>
        <w:rFonts w:hint="default"/>
        <w:b w:val="0"/>
      </w:rPr>
    </w:lvl>
    <w:lvl w:ilvl="3">
      <w:start w:val="1"/>
      <w:numFmt w:val="decimal"/>
      <w:lvlText w:val="[%4."/>
      <w:lvlJc w:val="left"/>
      <w:pPr>
        <w:tabs>
          <w:tab w:val="num" w:pos="1440"/>
        </w:tabs>
        <w:ind w:left="0" w:firstLine="720"/>
      </w:pPr>
      <w:rPr>
        <w:rFonts w:hint="default"/>
      </w:rPr>
    </w:lvl>
    <w:lvl w:ilvl="4">
      <w:start w:val="1"/>
      <w:numFmt w:val="lowerLetter"/>
      <w:lvlText w:val="[(%5)"/>
      <w:lvlJc w:val="left"/>
      <w:pPr>
        <w:tabs>
          <w:tab w:val="num" w:pos="1440"/>
        </w:tabs>
        <w:ind w:left="0" w:firstLine="720"/>
      </w:pPr>
      <w:rPr>
        <w:rFonts w:hint="default"/>
      </w:rPr>
    </w:lvl>
    <w:lvl w:ilvl="5">
      <w:start w:val="1"/>
      <w:numFmt w:val="lowerLetter"/>
      <w:lvlText w:val="[(%6)"/>
      <w:lvlJc w:val="left"/>
      <w:pPr>
        <w:tabs>
          <w:tab w:val="num" w:pos="2160"/>
        </w:tabs>
        <w:ind w:left="2160" w:hanging="72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57" w15:restartNumberingAfterBreak="0">
    <w:nsid w:val="45E052B9"/>
    <w:multiLevelType w:val="multilevel"/>
    <w:tmpl w:val="BAB8CCD8"/>
    <w:name w:val="Dec"/>
    <w:lvl w:ilvl="0">
      <w:start w:val="1"/>
      <w:numFmt w:val="upperRoman"/>
      <w:pStyle w:val="ProvHead1"/>
      <w:suff w:val="space"/>
      <w:lvlText w:val="%1. "/>
      <w:lvlJc w:val="right"/>
      <w:pPr>
        <w:ind w:left="0" w:firstLine="0"/>
      </w:pPr>
      <w:rPr>
        <w:rFonts w:hint="default"/>
        <w:sz w:val="24"/>
        <w:szCs w:val="24"/>
      </w:rPr>
    </w:lvl>
    <w:lvl w:ilvl="1">
      <w:start w:val="1"/>
      <w:numFmt w:val="decimal"/>
      <w:pStyle w:val="ProvHead2"/>
      <w:suff w:val="space"/>
      <w:lvlText w:val="%2. "/>
      <w:lvlJc w:val="left"/>
      <w:pPr>
        <w:ind w:left="0" w:firstLine="0"/>
      </w:pPr>
      <w:rPr>
        <w:rFonts w:hint="default"/>
        <w:u w:val="none"/>
      </w:rPr>
    </w:lvl>
    <w:lvl w:ilvl="2">
      <w:start w:val="1"/>
      <w:numFmt w:val="lowerLetter"/>
      <w:pStyle w:val="ProvHead3"/>
      <w:lvlText w:val="(%3)"/>
      <w:lvlJc w:val="left"/>
      <w:pPr>
        <w:tabs>
          <w:tab w:val="num" w:pos="360"/>
        </w:tabs>
        <w:ind w:left="0" w:firstLine="0"/>
      </w:pPr>
      <w:rPr>
        <w:rFonts w:hint="default"/>
        <w:b w:val="0"/>
        <w:i w:val="0"/>
        <w:u w:val="none"/>
      </w:rPr>
    </w:lvl>
    <w:lvl w:ilvl="3">
      <w:start w:val="1"/>
      <w:numFmt w:val="lowerRoman"/>
      <w:pStyle w:val="ProvPara"/>
      <w:lvlText w:val="(%4)"/>
      <w:lvlJc w:val="right"/>
      <w:pPr>
        <w:tabs>
          <w:tab w:val="num" w:pos="1440"/>
        </w:tabs>
        <w:ind w:left="1440" w:hanging="533"/>
      </w:pPr>
      <w:rPr>
        <w:rFonts w:ascii="Times New Roman" w:hAnsi="Times New Roman" w:hint="default"/>
        <w:b w:val="0"/>
      </w:rPr>
    </w:lvl>
    <w:lvl w:ilvl="4">
      <w:start w:val="1"/>
      <w:numFmt w:val="decimal"/>
      <w:lvlRestart w:val="0"/>
      <w:lvlText w:val="%5."/>
      <w:lvlJc w:val="left"/>
      <w:pPr>
        <w:tabs>
          <w:tab w:val="num" w:pos="720"/>
        </w:tabs>
        <w:ind w:left="0" w:firstLine="0"/>
      </w:pPr>
      <w:rPr>
        <w:rFonts w:ascii="Times New Roman" w:hAnsi="Times New Roman" w:hint="default"/>
      </w:rPr>
    </w:lvl>
    <w:lvl w:ilvl="5">
      <w:start w:val="1"/>
      <w:numFmt w:val="lowerLetter"/>
      <w:lvlText w:val="(%6)"/>
      <w:lvlJc w:val="left"/>
      <w:pPr>
        <w:tabs>
          <w:tab w:val="num" w:pos="1440"/>
        </w:tabs>
        <w:ind w:left="0" w:firstLine="720"/>
      </w:pPr>
      <w:rPr>
        <w:rFonts w:hint="default"/>
      </w:rPr>
    </w:lvl>
    <w:lvl w:ilvl="6">
      <w:start w:val="1"/>
      <w:numFmt w:val="decimal"/>
      <w:lvlText w:val="%7."/>
      <w:lvlJc w:val="left"/>
      <w:pPr>
        <w:tabs>
          <w:tab w:val="num" w:pos="1440"/>
        </w:tabs>
        <w:ind w:left="1440" w:hanging="720"/>
      </w:pPr>
      <w:rPr>
        <w:rFonts w:hint="default"/>
      </w:rPr>
    </w:lvl>
    <w:lvl w:ilvl="7">
      <w:start w:val="1"/>
      <w:numFmt w:val="lowerLetter"/>
      <w:lvlText w:val="(%8)"/>
      <w:lvlJc w:val="left"/>
      <w:pPr>
        <w:tabs>
          <w:tab w:val="num" w:pos="2160"/>
        </w:tabs>
        <w:ind w:left="2160" w:hanging="720"/>
      </w:pPr>
      <w:rPr>
        <w:rFonts w:hint="default"/>
      </w:rPr>
    </w:lvl>
    <w:lvl w:ilvl="8">
      <w:start w:val="1"/>
      <w:numFmt w:val="lowerLetter"/>
      <w:lvlText w:val=""/>
      <w:lvlJc w:val="left"/>
      <w:pPr>
        <w:tabs>
          <w:tab w:val="num" w:pos="2880"/>
        </w:tabs>
        <w:ind w:left="2880" w:hanging="720"/>
      </w:pPr>
      <w:rPr>
        <w:rFonts w:ascii="Symbol" w:hAnsi="Symbol" w:hint="default"/>
      </w:rPr>
    </w:lvl>
  </w:abstractNum>
  <w:abstractNum w:abstractNumId="58" w15:restartNumberingAfterBreak="0">
    <w:nsid w:val="45E23FA2"/>
    <w:multiLevelType w:val="multilevel"/>
    <w:tmpl w:val="D5F4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6B292B"/>
    <w:multiLevelType w:val="multilevel"/>
    <w:tmpl w:val="4858EB8E"/>
    <w:styleLink w:val="SDMTableBoxFigureFootnoteList"/>
    <w:lvl w:ilvl="0">
      <w:start w:val="1"/>
      <w:numFmt w:val="lowerLetter"/>
      <w:pStyle w:val="SDMTableBoxFigureFootnote"/>
      <w:lvlText w:val="(%1)"/>
      <w:lvlJc w:val="left"/>
      <w:pPr>
        <w:ind w:left="964" w:hanging="255"/>
      </w:pPr>
      <w:rPr>
        <w:rFonts w:hint="default"/>
        <w:b w:val="0"/>
        <w:i w:val="0"/>
        <w:vertAlign w:val="superscript"/>
      </w:rPr>
    </w:lvl>
    <w:lvl w:ilvl="1">
      <w:start w:val="1"/>
      <w:numFmt w:val="decimal"/>
      <w:pStyle w:val="SDMTableBoxFigureFootnoteSL1"/>
      <w:lvlText w:val="%2."/>
      <w:lvlJc w:val="left"/>
      <w:pPr>
        <w:ind w:left="1276" w:hanging="312"/>
      </w:pPr>
      <w:rPr>
        <w:rFonts w:hint="default"/>
      </w:rPr>
    </w:lvl>
    <w:lvl w:ilvl="2">
      <w:start w:val="1"/>
      <w:numFmt w:val="lowerLetter"/>
      <w:pStyle w:val="SDMTableBoxFigureFootnoteSL2"/>
      <w:lvlText w:val="(%3)"/>
      <w:lvlJc w:val="left"/>
      <w:pPr>
        <w:ind w:left="1673" w:hanging="397"/>
      </w:pPr>
      <w:rPr>
        <w:rFonts w:hint="default"/>
      </w:rPr>
    </w:lvl>
    <w:lvl w:ilvl="3">
      <w:start w:val="1"/>
      <w:numFmt w:val="lowerRoman"/>
      <w:pStyle w:val="SDMTableBoxFigureFootnoteSL3"/>
      <w:lvlText w:val="(%4)"/>
      <w:lvlJc w:val="left"/>
      <w:pPr>
        <w:ind w:left="2070" w:hanging="397"/>
      </w:pPr>
      <w:rPr>
        <w:rFonts w:hint="default"/>
      </w:rPr>
    </w:lvl>
    <w:lvl w:ilvl="4">
      <w:start w:val="1"/>
      <w:numFmt w:val="lowerLetter"/>
      <w:pStyle w:val="SDMTableBoxFigureFootnoteSL4"/>
      <w:lvlText w:val="%5."/>
      <w:lvlJc w:val="left"/>
      <w:pPr>
        <w:ind w:left="2410" w:hanging="340"/>
      </w:pPr>
      <w:rPr>
        <w:rFonts w:hint="default"/>
      </w:rPr>
    </w:lvl>
    <w:lvl w:ilvl="5">
      <w:start w:val="1"/>
      <w:numFmt w:val="lowerRoman"/>
      <w:pStyle w:val="SDMTableBoxFigureFootnoteSL5"/>
      <w:lvlText w:val="%6."/>
      <w:lvlJc w:val="left"/>
      <w:pPr>
        <w:ind w:left="2750" w:hanging="34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0" w15:restartNumberingAfterBreak="0">
    <w:nsid w:val="482B4AAD"/>
    <w:multiLevelType w:val="multilevel"/>
    <w:tmpl w:val="CD6E8750"/>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55483B"/>
    <w:multiLevelType w:val="multilevel"/>
    <w:tmpl w:val="BBA2A6C6"/>
    <w:name w:val="Reg17"/>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62" w15:restartNumberingAfterBreak="0">
    <w:nsid w:val="4BBF34F2"/>
    <w:multiLevelType w:val="multilevel"/>
    <w:tmpl w:val="2E14267C"/>
    <w:lvl w:ilvl="0">
      <w:start w:val="1"/>
      <w:numFmt w:val="upperLetter"/>
      <w:suff w:val="space"/>
      <w:lvlText w:val="SECTION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0" w:firstLine="0"/>
      </w:pPr>
      <w:rPr>
        <w:rFonts w:hint="default"/>
      </w:rPr>
    </w:lvl>
    <w:lvl w:ilvl="8">
      <w:start w:val="1"/>
      <w:numFmt w:val="decimal"/>
      <w:pStyle w:val="RegSectionLevel9"/>
      <w:suff w:val="space"/>
      <w:lvlText w:val="%1.%2.%3.%4.%5.%6.%7.%8.%9."/>
      <w:lvlJc w:val="left"/>
      <w:pPr>
        <w:ind w:left="0" w:firstLine="0"/>
      </w:pPr>
      <w:rPr>
        <w:rFonts w:hint="default"/>
      </w:rPr>
    </w:lvl>
  </w:abstractNum>
  <w:abstractNum w:abstractNumId="63" w15:restartNumberingAfterBreak="0">
    <w:nsid w:val="4D13193D"/>
    <w:multiLevelType w:val="multilevel"/>
    <w:tmpl w:val="0100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2D0D04"/>
    <w:multiLevelType w:val="hybridMultilevel"/>
    <w:tmpl w:val="3AD2F9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0841DE5"/>
    <w:multiLevelType w:val="hybridMultilevel"/>
    <w:tmpl w:val="2E002E3C"/>
    <w:lvl w:ilvl="0" w:tplc="0226A5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1502051"/>
    <w:multiLevelType w:val="hybridMultilevel"/>
    <w:tmpl w:val="F5320C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556A04A3"/>
    <w:multiLevelType w:val="hybridMultilevel"/>
    <w:tmpl w:val="305E0FEC"/>
    <w:name w:val="Reg1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8" w15:restartNumberingAfterBreak="0">
    <w:nsid w:val="5A2B6EDB"/>
    <w:multiLevelType w:val="multilevel"/>
    <w:tmpl w:val="CEECAD16"/>
    <w:lvl w:ilvl="0">
      <w:start w:val="1"/>
      <w:numFmt w:val="none"/>
      <w:pStyle w:val="RegTableText"/>
      <w:lvlText w:val="%1"/>
      <w:lvlJc w:val="left"/>
      <w:pPr>
        <w:tabs>
          <w:tab w:val="num" w:pos="0"/>
        </w:tabs>
        <w:ind w:left="0" w:firstLine="0"/>
      </w:pPr>
      <w:rPr>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567"/>
        </w:tabs>
        <w:ind w:left="1871" w:hanging="1276"/>
      </w:pPr>
      <w:rPr>
        <w:rFonts w:hint="default"/>
      </w:rPr>
    </w:lvl>
    <w:lvl w:ilvl="2">
      <w:start w:val="1"/>
      <w:numFmt w:val="lowerRoman"/>
      <w:lvlText w:val="(%3)"/>
      <w:lvlJc w:val="right"/>
      <w:pPr>
        <w:tabs>
          <w:tab w:val="num" w:pos="2160"/>
        </w:tabs>
        <w:ind w:left="2160" w:hanging="346"/>
      </w:pPr>
      <w:rPr>
        <w:rFonts w:hint="default"/>
      </w:rPr>
    </w:lvl>
    <w:lvl w:ilvl="3">
      <w:start w:val="1"/>
      <w:numFmt w:val="decimal"/>
      <w:lvlText w:val="(%4)"/>
      <w:lvlJc w:val="left"/>
      <w:pPr>
        <w:tabs>
          <w:tab w:val="num" w:pos="720"/>
        </w:tabs>
        <w:ind w:left="72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69" w15:restartNumberingAfterBreak="0">
    <w:nsid w:val="61180F44"/>
    <w:multiLevelType w:val="hybridMultilevel"/>
    <w:tmpl w:val="BEE4A4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63CE25E9"/>
    <w:multiLevelType w:val="multilevel"/>
    <w:tmpl w:val="1EC2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D345AC"/>
    <w:multiLevelType w:val="multilevel"/>
    <w:tmpl w:val="12C0BDFA"/>
    <w:name w:val="Reg12"/>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72" w15:restartNumberingAfterBreak="0">
    <w:nsid w:val="65997D1B"/>
    <w:multiLevelType w:val="hybridMultilevel"/>
    <w:tmpl w:val="F5320C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667E32E8"/>
    <w:multiLevelType w:val="multilevel"/>
    <w:tmpl w:val="087CCD52"/>
    <w:numStyleLink w:val="SDMTableBoxParaList"/>
  </w:abstractNum>
  <w:abstractNum w:abstractNumId="74" w15:restartNumberingAfterBreak="0">
    <w:nsid w:val="67EB5FB8"/>
    <w:multiLevelType w:val="multilevel"/>
    <w:tmpl w:val="CD6E8750"/>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AA1C63"/>
    <w:multiLevelType w:val="hybridMultilevel"/>
    <w:tmpl w:val="76540B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6B392DA7"/>
    <w:multiLevelType w:val="multilevel"/>
    <w:tmpl w:val="5EDE06C6"/>
    <w:numStyleLink w:val="SDMParaList"/>
  </w:abstractNum>
  <w:abstractNum w:abstractNumId="77" w15:restartNumberingAfterBreak="0">
    <w:nsid w:val="6BAA183E"/>
    <w:multiLevelType w:val="multilevel"/>
    <w:tmpl w:val="AE40536C"/>
    <w:name w:val="Reg4"/>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78" w15:restartNumberingAfterBreak="0">
    <w:nsid w:val="6C331F90"/>
    <w:multiLevelType w:val="multilevel"/>
    <w:tmpl w:val="08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79" w15:restartNumberingAfterBreak="0">
    <w:nsid w:val="6C8F6D10"/>
    <w:multiLevelType w:val="multilevel"/>
    <w:tmpl w:val="1334EF2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1606BE"/>
    <w:multiLevelType w:val="multilevel"/>
    <w:tmpl w:val="CC264296"/>
    <w:name w:val="Reg35"/>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81" w15:restartNumberingAfterBreak="0">
    <w:nsid w:val="6F060572"/>
    <w:multiLevelType w:val="multilevel"/>
    <w:tmpl w:val="5B66B3FC"/>
    <w:name w:val="Reg29"/>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82" w15:restartNumberingAfterBreak="0">
    <w:nsid w:val="6FF560E4"/>
    <w:multiLevelType w:val="multilevel"/>
    <w:tmpl w:val="FDC4D13A"/>
    <w:name w:val="Reg33"/>
    <w:lvl w:ilvl="0">
      <w:start w:val="1"/>
      <w:numFmt w:val="upperRoman"/>
      <w:suff w:val="space"/>
      <w:lvlText w:val="%1."/>
      <w:lvlJc w:val="left"/>
      <w:pPr>
        <w:ind w:left="720" w:hanging="720"/>
      </w:pPr>
      <w:rPr>
        <w:rFonts w:hint="default"/>
        <w:b/>
        <w:i w:val="0"/>
        <w:sz w:val="20"/>
      </w:rPr>
    </w:lvl>
    <w:lvl w:ilvl="1">
      <w:start w:val="1"/>
      <w:numFmt w:val="upperLetter"/>
      <w:suff w:val="space"/>
      <w:lvlText w:val="%2. "/>
      <w:lvlJc w:val="left"/>
      <w:pPr>
        <w:ind w:left="0" w:firstLine="0"/>
      </w:pPr>
      <w:rPr>
        <w:rFonts w:hint="default"/>
        <w:b w:val="0"/>
        <w:i w:val="0"/>
        <w:sz w:val="22"/>
        <w:u w:val="none"/>
      </w:rPr>
    </w:lvl>
    <w:lvl w:ilvl="2">
      <w:start w:val="1"/>
      <w:numFmt w:val="decimal"/>
      <w:lvlText w:val="%3."/>
      <w:lvlJc w:val="left"/>
      <w:pPr>
        <w:tabs>
          <w:tab w:val="num" w:pos="2160"/>
        </w:tabs>
        <w:ind w:left="2160" w:hanging="720"/>
      </w:pPr>
      <w:rPr>
        <w:rFonts w:hint="default"/>
        <w:b w:val="0"/>
        <w:i w:val="0"/>
        <w:sz w:val="22"/>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3" w15:restartNumberingAfterBreak="0">
    <w:nsid w:val="70570390"/>
    <w:multiLevelType w:val="hybridMultilevel"/>
    <w:tmpl w:val="9E8001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763D52A4"/>
    <w:multiLevelType w:val="multilevel"/>
    <w:tmpl w:val="440AC10E"/>
    <w:lvl w:ilvl="0">
      <w:start w:val="2"/>
      <w:numFmt w:val="bullet"/>
      <w:lvlText w:val="-"/>
      <w:lvlJc w:val="left"/>
      <w:pPr>
        <w:ind w:left="360" w:hanging="360"/>
      </w:pPr>
      <w:rPr>
        <w:rFonts w:ascii="Arial" w:eastAsia="Times New Roman" w:hAnsi="Arial" w:cs="Aria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85" w15:restartNumberingAfterBreak="0">
    <w:nsid w:val="76A86DD7"/>
    <w:multiLevelType w:val="hybridMultilevel"/>
    <w:tmpl w:val="3F480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7BF3D54"/>
    <w:multiLevelType w:val="multilevel"/>
    <w:tmpl w:val="81E46A44"/>
    <w:styleLink w:val="SDMHeadList"/>
    <w:lvl w:ilvl="0">
      <w:start w:val="1"/>
      <w:numFmt w:val="decimal"/>
      <w:pStyle w:val="SDMHead1"/>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hint="default"/>
      </w:rPr>
    </w:lvl>
    <w:lvl w:ilvl="2">
      <w:start w:val="1"/>
      <w:numFmt w:val="decimal"/>
      <w:pStyle w:val="SDMHead3"/>
      <w:lvlText w:val="%1.%2.%3."/>
      <w:lvlJc w:val="left"/>
      <w:pPr>
        <w:tabs>
          <w:tab w:val="num" w:pos="709"/>
        </w:tabs>
        <w:ind w:left="709" w:hanging="709"/>
      </w:pPr>
      <w:rPr>
        <w:rFonts w:hint="default"/>
      </w:rPr>
    </w:lvl>
    <w:lvl w:ilvl="3">
      <w:start w:val="1"/>
      <w:numFmt w:val="decimal"/>
      <w:pStyle w:val="SDMHead4"/>
      <w:lvlText w:val="%1.%2.%3.%4."/>
      <w:lvlJc w:val="left"/>
      <w:pPr>
        <w:tabs>
          <w:tab w:val="num" w:pos="1418"/>
        </w:tabs>
        <w:ind w:left="1418" w:hanging="1418"/>
      </w:pPr>
      <w:rPr>
        <w:rFonts w:hint="default"/>
      </w:rPr>
    </w:lvl>
    <w:lvl w:ilvl="4">
      <w:start w:val="1"/>
      <w:numFmt w:val="decimal"/>
      <w:pStyle w:val="SDMHead5"/>
      <w:lvlText w:val="%1.%2.%3.%4.%5."/>
      <w:lvlJc w:val="left"/>
      <w:pPr>
        <w:tabs>
          <w:tab w:val="num" w:pos="1418"/>
        </w:tabs>
        <w:ind w:left="1418" w:hanging="1418"/>
      </w:pPr>
      <w:rPr>
        <w:rFonts w:hint="default"/>
        <w:b/>
        <w:i w:val="0"/>
      </w:rPr>
    </w:lvl>
    <w:lvl w:ilvl="5">
      <w:start w:val="1"/>
      <w:numFmt w:val="none"/>
      <w:suff w:val="nothing"/>
      <w:lvlText w:val=""/>
      <w:lvlJc w:val="left"/>
      <w:pPr>
        <w:ind w:left="-32767" w:firstLine="0"/>
      </w:pPr>
      <w:rPr>
        <w:rFonts w:hint="default"/>
      </w:rPr>
    </w:lvl>
    <w:lvl w:ilvl="6">
      <w:start w:val="1"/>
      <w:numFmt w:val="none"/>
      <w:suff w:val="nothing"/>
      <w:lvlText w:val=""/>
      <w:lvlJc w:val="left"/>
      <w:pPr>
        <w:ind w:left="-32767" w:firstLine="0"/>
      </w:pPr>
      <w:rPr>
        <w:rFonts w:hint="default"/>
      </w:rPr>
    </w:lvl>
    <w:lvl w:ilvl="7">
      <w:start w:val="1"/>
      <w:numFmt w:val="none"/>
      <w:suff w:val="nothing"/>
      <w:lvlText w:val=""/>
      <w:lvlJc w:val="left"/>
      <w:pPr>
        <w:ind w:left="-32767" w:firstLine="0"/>
      </w:pPr>
      <w:rPr>
        <w:rFonts w:hint="default"/>
      </w:rPr>
    </w:lvl>
    <w:lvl w:ilvl="8">
      <w:start w:val="1"/>
      <w:numFmt w:val="none"/>
      <w:suff w:val="nothing"/>
      <w:lvlText w:val=""/>
      <w:lvlJc w:val="left"/>
      <w:pPr>
        <w:ind w:left="-32767" w:firstLine="0"/>
      </w:pPr>
      <w:rPr>
        <w:rFonts w:hint="default"/>
      </w:rPr>
    </w:lvl>
  </w:abstractNum>
  <w:abstractNum w:abstractNumId="87" w15:restartNumberingAfterBreak="0">
    <w:nsid w:val="77FB26E8"/>
    <w:multiLevelType w:val="hybridMultilevel"/>
    <w:tmpl w:val="76540B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15:restartNumberingAfterBreak="0">
    <w:nsid w:val="7C2328BC"/>
    <w:multiLevelType w:val="hybridMultilevel"/>
    <w:tmpl w:val="F87AED1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7CA50BEC"/>
    <w:multiLevelType w:val="multilevel"/>
    <w:tmpl w:val="21A4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57"/>
  </w:num>
  <w:num w:numId="3">
    <w:abstractNumId w:val="31"/>
  </w:num>
  <w:num w:numId="4">
    <w:abstractNumId w:val="55"/>
  </w:num>
  <w:num w:numId="5">
    <w:abstractNumId w:val="25"/>
  </w:num>
  <w:num w:numId="6">
    <w:abstractNumId w:val="62"/>
  </w:num>
  <w:num w:numId="7">
    <w:abstractNumId w:val="4"/>
  </w:num>
  <w:num w:numId="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3"/>
  </w:num>
  <w:num w:numId="14">
    <w:abstractNumId w:val="34"/>
  </w:num>
  <w:num w:numId="15">
    <w:abstractNumId w:val="86"/>
  </w:num>
  <w:num w:numId="16">
    <w:abstractNumId w:val="21"/>
  </w:num>
  <w:num w:numId="17">
    <w:abstractNumId w:val="59"/>
  </w:num>
  <w:num w:numId="18">
    <w:abstractNumId w:val="20"/>
  </w:num>
  <w:num w:numId="19">
    <w:abstractNumId w:val="9"/>
  </w:num>
  <w:num w:numId="20">
    <w:abstractNumId w:val="54"/>
  </w:num>
  <w:num w:numId="21">
    <w:abstractNumId w:val="5"/>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41"/>
  </w:num>
  <w:num w:numId="25">
    <w:abstractNumId w:val="11"/>
  </w:num>
  <w:num w:numId="26">
    <w:abstractNumId w:val="78"/>
  </w:num>
  <w:num w:numId="27">
    <w:abstractNumId w:val="46"/>
  </w:num>
  <w:num w:numId="2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40"/>
  </w:num>
  <w:num w:numId="31">
    <w:abstractNumId w:val="24"/>
  </w:num>
  <w:num w:numId="32">
    <w:abstractNumId w:val="30"/>
  </w:num>
  <w:num w:numId="33">
    <w:abstractNumId w:val="75"/>
  </w:num>
  <w:num w:numId="34">
    <w:abstractNumId w:val="87"/>
  </w:num>
  <w:num w:numId="35">
    <w:abstractNumId w:val="85"/>
  </w:num>
  <w:num w:numId="3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3"/>
  </w:num>
  <w:num w:numId="38">
    <w:abstractNumId w:val="58"/>
  </w:num>
  <w:num w:numId="39">
    <w:abstractNumId w:val="70"/>
  </w:num>
  <w:num w:numId="40">
    <w:abstractNumId w:val="89"/>
  </w:num>
  <w:num w:numId="41">
    <w:abstractNumId w:val="79"/>
  </w:num>
  <w:num w:numId="42">
    <w:abstractNumId w:val="49"/>
  </w:num>
  <w:num w:numId="43">
    <w:abstractNumId w:val="39"/>
  </w:num>
  <w:num w:numId="44">
    <w:abstractNumId w:val="64"/>
  </w:num>
  <w:num w:numId="45">
    <w:abstractNumId w:val="88"/>
  </w:num>
  <w:num w:numId="46">
    <w:abstractNumId w:val="74"/>
  </w:num>
  <w:num w:numId="47">
    <w:abstractNumId w:val="60"/>
  </w:num>
  <w:num w:numId="48">
    <w:abstractNumId w:val="65"/>
  </w:num>
  <w:num w:numId="49">
    <w:abstractNumId w:val="8"/>
    <w:lvlOverride w:ilvl="0">
      <w:lvl w:ilvl="0">
        <w:start w:val="1"/>
        <w:numFmt w:val="decimal"/>
        <w:suff w:val="nothing"/>
        <w:lvlText w:val="Equation (%1)"/>
        <w:lvlJc w:val="left"/>
        <w:pPr>
          <w:ind w:left="0" w:firstLine="0"/>
        </w:pPr>
        <w:rPr>
          <w:rFonts w:hint="default"/>
        </w:rPr>
      </w:lvl>
    </w:lvlOverride>
  </w:num>
  <w:num w:numId="50">
    <w:abstractNumId w:val="50"/>
  </w:num>
  <w:num w:numId="51">
    <w:abstractNumId w:val="2"/>
  </w:num>
  <w:num w:numId="52">
    <w:abstractNumId w:val="48"/>
  </w:num>
  <w:num w:numId="53">
    <w:abstractNumId w:val="6"/>
  </w:num>
  <w:num w:numId="5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28"/>
  </w:num>
  <w:num w:numId="57">
    <w:abstractNumId w:val="83"/>
  </w:num>
  <w:num w:numId="58">
    <w:abstractNumId w:val="66"/>
  </w:num>
  <w:num w:numId="59">
    <w:abstractNumId w:val="69"/>
  </w:num>
  <w:num w:numId="60">
    <w:abstractNumId w:val="72"/>
  </w:num>
  <w:num w:numId="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4"/>
  </w:num>
  <w:num w:numId="63">
    <w:abstractNumId w:val="22"/>
  </w:num>
  <w:num w:numId="64">
    <w:abstractNumId w:val="36"/>
  </w:num>
  <w:num w:numId="65">
    <w:abstractNumId w:val="2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09"/>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E006BA"/>
    <w:rsid w:val="00000AD2"/>
    <w:rsid w:val="00000C4B"/>
    <w:rsid w:val="00001724"/>
    <w:rsid w:val="000017C8"/>
    <w:rsid w:val="00003877"/>
    <w:rsid w:val="000045D9"/>
    <w:rsid w:val="00005047"/>
    <w:rsid w:val="000056E6"/>
    <w:rsid w:val="00005B1C"/>
    <w:rsid w:val="00005CB9"/>
    <w:rsid w:val="00006C80"/>
    <w:rsid w:val="00007545"/>
    <w:rsid w:val="00007634"/>
    <w:rsid w:val="00007A81"/>
    <w:rsid w:val="0001072F"/>
    <w:rsid w:val="00010ECB"/>
    <w:rsid w:val="00011B38"/>
    <w:rsid w:val="00013330"/>
    <w:rsid w:val="000136A5"/>
    <w:rsid w:val="0001446A"/>
    <w:rsid w:val="0001446C"/>
    <w:rsid w:val="00014618"/>
    <w:rsid w:val="00016042"/>
    <w:rsid w:val="0001613C"/>
    <w:rsid w:val="00016387"/>
    <w:rsid w:val="00020222"/>
    <w:rsid w:val="000206AD"/>
    <w:rsid w:val="00020F9B"/>
    <w:rsid w:val="00021443"/>
    <w:rsid w:val="00021AD8"/>
    <w:rsid w:val="00022A60"/>
    <w:rsid w:val="00022E90"/>
    <w:rsid w:val="00023DF5"/>
    <w:rsid w:val="000244F4"/>
    <w:rsid w:val="00024698"/>
    <w:rsid w:val="000256AB"/>
    <w:rsid w:val="000257D0"/>
    <w:rsid w:val="00025FFD"/>
    <w:rsid w:val="00026099"/>
    <w:rsid w:val="000263BD"/>
    <w:rsid w:val="0002678F"/>
    <w:rsid w:val="000270AD"/>
    <w:rsid w:val="000271BD"/>
    <w:rsid w:val="000274A3"/>
    <w:rsid w:val="00027DC0"/>
    <w:rsid w:val="00030C08"/>
    <w:rsid w:val="00033C8B"/>
    <w:rsid w:val="00034570"/>
    <w:rsid w:val="000348D0"/>
    <w:rsid w:val="00034A19"/>
    <w:rsid w:val="00034FA4"/>
    <w:rsid w:val="00035D01"/>
    <w:rsid w:val="0003624C"/>
    <w:rsid w:val="00036406"/>
    <w:rsid w:val="000368DC"/>
    <w:rsid w:val="000403DC"/>
    <w:rsid w:val="00040754"/>
    <w:rsid w:val="0004112F"/>
    <w:rsid w:val="00041246"/>
    <w:rsid w:val="000412E2"/>
    <w:rsid w:val="00041737"/>
    <w:rsid w:val="00042C6A"/>
    <w:rsid w:val="000438E2"/>
    <w:rsid w:val="00044EBC"/>
    <w:rsid w:val="00045030"/>
    <w:rsid w:val="00045D56"/>
    <w:rsid w:val="00045D74"/>
    <w:rsid w:val="00045E2C"/>
    <w:rsid w:val="0004605D"/>
    <w:rsid w:val="0004606A"/>
    <w:rsid w:val="00047041"/>
    <w:rsid w:val="00047A98"/>
    <w:rsid w:val="00050A82"/>
    <w:rsid w:val="000530C3"/>
    <w:rsid w:val="00053ACC"/>
    <w:rsid w:val="00054CE4"/>
    <w:rsid w:val="000552BD"/>
    <w:rsid w:val="0006021E"/>
    <w:rsid w:val="00061799"/>
    <w:rsid w:val="00062449"/>
    <w:rsid w:val="00062DCC"/>
    <w:rsid w:val="00064395"/>
    <w:rsid w:val="00064B0C"/>
    <w:rsid w:val="00065904"/>
    <w:rsid w:val="00065EBC"/>
    <w:rsid w:val="00065F6B"/>
    <w:rsid w:val="00067849"/>
    <w:rsid w:val="0006791C"/>
    <w:rsid w:val="00067B33"/>
    <w:rsid w:val="000708B1"/>
    <w:rsid w:val="00070907"/>
    <w:rsid w:val="00071CCA"/>
    <w:rsid w:val="00071E89"/>
    <w:rsid w:val="00072818"/>
    <w:rsid w:val="000735E2"/>
    <w:rsid w:val="00073747"/>
    <w:rsid w:val="000741E7"/>
    <w:rsid w:val="00074546"/>
    <w:rsid w:val="00074BE1"/>
    <w:rsid w:val="00075320"/>
    <w:rsid w:val="000754E3"/>
    <w:rsid w:val="000761F0"/>
    <w:rsid w:val="00076FB3"/>
    <w:rsid w:val="000777DC"/>
    <w:rsid w:val="000801CA"/>
    <w:rsid w:val="00080201"/>
    <w:rsid w:val="00081327"/>
    <w:rsid w:val="0008240B"/>
    <w:rsid w:val="0008315B"/>
    <w:rsid w:val="00083540"/>
    <w:rsid w:val="00083948"/>
    <w:rsid w:val="00084108"/>
    <w:rsid w:val="000848FC"/>
    <w:rsid w:val="000849D7"/>
    <w:rsid w:val="00084E00"/>
    <w:rsid w:val="00086E7D"/>
    <w:rsid w:val="0008761B"/>
    <w:rsid w:val="0009060F"/>
    <w:rsid w:val="00090954"/>
    <w:rsid w:val="00091763"/>
    <w:rsid w:val="00092352"/>
    <w:rsid w:val="000925A0"/>
    <w:rsid w:val="00093F72"/>
    <w:rsid w:val="00094F24"/>
    <w:rsid w:val="00095300"/>
    <w:rsid w:val="00095DC4"/>
    <w:rsid w:val="000966D7"/>
    <w:rsid w:val="00096C68"/>
    <w:rsid w:val="00096EDF"/>
    <w:rsid w:val="000974D4"/>
    <w:rsid w:val="000A001D"/>
    <w:rsid w:val="000A04F9"/>
    <w:rsid w:val="000A0749"/>
    <w:rsid w:val="000A07C3"/>
    <w:rsid w:val="000A1836"/>
    <w:rsid w:val="000A294D"/>
    <w:rsid w:val="000A3021"/>
    <w:rsid w:val="000A4296"/>
    <w:rsid w:val="000A45C7"/>
    <w:rsid w:val="000A6FDE"/>
    <w:rsid w:val="000A7423"/>
    <w:rsid w:val="000B0176"/>
    <w:rsid w:val="000B0AA0"/>
    <w:rsid w:val="000B1219"/>
    <w:rsid w:val="000B345E"/>
    <w:rsid w:val="000B4312"/>
    <w:rsid w:val="000B5047"/>
    <w:rsid w:val="000B590C"/>
    <w:rsid w:val="000B650A"/>
    <w:rsid w:val="000B7ED9"/>
    <w:rsid w:val="000C0D40"/>
    <w:rsid w:val="000C0FCD"/>
    <w:rsid w:val="000C1608"/>
    <w:rsid w:val="000C1C37"/>
    <w:rsid w:val="000C1E9E"/>
    <w:rsid w:val="000C3AE0"/>
    <w:rsid w:val="000C7B72"/>
    <w:rsid w:val="000D0AB8"/>
    <w:rsid w:val="000D1CEF"/>
    <w:rsid w:val="000D1D91"/>
    <w:rsid w:val="000D2C1F"/>
    <w:rsid w:val="000D357E"/>
    <w:rsid w:val="000D3651"/>
    <w:rsid w:val="000D3755"/>
    <w:rsid w:val="000D4B30"/>
    <w:rsid w:val="000D4CFC"/>
    <w:rsid w:val="000D56F9"/>
    <w:rsid w:val="000D5E1C"/>
    <w:rsid w:val="000D6BB4"/>
    <w:rsid w:val="000D7A28"/>
    <w:rsid w:val="000E04D0"/>
    <w:rsid w:val="000E07F8"/>
    <w:rsid w:val="000E12CC"/>
    <w:rsid w:val="000E145B"/>
    <w:rsid w:val="000E18A8"/>
    <w:rsid w:val="000E338E"/>
    <w:rsid w:val="000E3AEA"/>
    <w:rsid w:val="000E4526"/>
    <w:rsid w:val="000E5199"/>
    <w:rsid w:val="000E59DD"/>
    <w:rsid w:val="000E5B53"/>
    <w:rsid w:val="000E6153"/>
    <w:rsid w:val="000E7AE4"/>
    <w:rsid w:val="000E7D5D"/>
    <w:rsid w:val="000F0131"/>
    <w:rsid w:val="000F01D9"/>
    <w:rsid w:val="000F304D"/>
    <w:rsid w:val="000F3FBE"/>
    <w:rsid w:val="000F53E6"/>
    <w:rsid w:val="000F5C32"/>
    <w:rsid w:val="000F5C44"/>
    <w:rsid w:val="000F5EB3"/>
    <w:rsid w:val="000F6BB7"/>
    <w:rsid w:val="000F7597"/>
    <w:rsid w:val="000F77FC"/>
    <w:rsid w:val="000F7DEF"/>
    <w:rsid w:val="00100417"/>
    <w:rsid w:val="00100693"/>
    <w:rsid w:val="00101EBD"/>
    <w:rsid w:val="001026DE"/>
    <w:rsid w:val="00102CCB"/>
    <w:rsid w:val="0010440C"/>
    <w:rsid w:val="00104C85"/>
    <w:rsid w:val="00105146"/>
    <w:rsid w:val="00106018"/>
    <w:rsid w:val="0011063E"/>
    <w:rsid w:val="00110832"/>
    <w:rsid w:val="001109AD"/>
    <w:rsid w:val="001136C8"/>
    <w:rsid w:val="0011415E"/>
    <w:rsid w:val="00114E83"/>
    <w:rsid w:val="00115671"/>
    <w:rsid w:val="00116D8C"/>
    <w:rsid w:val="00117D4D"/>
    <w:rsid w:val="00120074"/>
    <w:rsid w:val="0012146D"/>
    <w:rsid w:val="001215B5"/>
    <w:rsid w:val="0012332A"/>
    <w:rsid w:val="00123F9C"/>
    <w:rsid w:val="0012577F"/>
    <w:rsid w:val="001261FC"/>
    <w:rsid w:val="001275F7"/>
    <w:rsid w:val="00131D1A"/>
    <w:rsid w:val="00131FB7"/>
    <w:rsid w:val="001327A9"/>
    <w:rsid w:val="001333E7"/>
    <w:rsid w:val="00134C7D"/>
    <w:rsid w:val="001356CE"/>
    <w:rsid w:val="00136800"/>
    <w:rsid w:val="0013716C"/>
    <w:rsid w:val="0013782D"/>
    <w:rsid w:val="001404CC"/>
    <w:rsid w:val="00140D65"/>
    <w:rsid w:val="001417FB"/>
    <w:rsid w:val="0014207D"/>
    <w:rsid w:val="001420AF"/>
    <w:rsid w:val="001424BA"/>
    <w:rsid w:val="00142A9E"/>
    <w:rsid w:val="001432CE"/>
    <w:rsid w:val="001435FB"/>
    <w:rsid w:val="001455AD"/>
    <w:rsid w:val="001458D2"/>
    <w:rsid w:val="001466F7"/>
    <w:rsid w:val="00146D42"/>
    <w:rsid w:val="00147FC8"/>
    <w:rsid w:val="001502D5"/>
    <w:rsid w:val="0015175E"/>
    <w:rsid w:val="00152BAB"/>
    <w:rsid w:val="00153096"/>
    <w:rsid w:val="0015313C"/>
    <w:rsid w:val="001554C0"/>
    <w:rsid w:val="00156D75"/>
    <w:rsid w:val="00160008"/>
    <w:rsid w:val="00160329"/>
    <w:rsid w:val="001607CD"/>
    <w:rsid w:val="00161632"/>
    <w:rsid w:val="00161C87"/>
    <w:rsid w:val="00161D77"/>
    <w:rsid w:val="00162982"/>
    <w:rsid w:val="0016535E"/>
    <w:rsid w:val="00165E05"/>
    <w:rsid w:val="00166020"/>
    <w:rsid w:val="00166378"/>
    <w:rsid w:val="00166CCD"/>
    <w:rsid w:val="001702BB"/>
    <w:rsid w:val="0017213A"/>
    <w:rsid w:val="001722D6"/>
    <w:rsid w:val="001724B8"/>
    <w:rsid w:val="00172DE4"/>
    <w:rsid w:val="001730C4"/>
    <w:rsid w:val="00175849"/>
    <w:rsid w:val="0017613D"/>
    <w:rsid w:val="00176485"/>
    <w:rsid w:val="001765C4"/>
    <w:rsid w:val="001767DD"/>
    <w:rsid w:val="0017689A"/>
    <w:rsid w:val="00176E9E"/>
    <w:rsid w:val="0017711A"/>
    <w:rsid w:val="00177A58"/>
    <w:rsid w:val="0018012E"/>
    <w:rsid w:val="001808F0"/>
    <w:rsid w:val="00180C48"/>
    <w:rsid w:val="00180E09"/>
    <w:rsid w:val="00181FE3"/>
    <w:rsid w:val="001826C5"/>
    <w:rsid w:val="00182986"/>
    <w:rsid w:val="00183814"/>
    <w:rsid w:val="00183EDF"/>
    <w:rsid w:val="00184901"/>
    <w:rsid w:val="00185565"/>
    <w:rsid w:val="00186B5B"/>
    <w:rsid w:val="00196A3A"/>
    <w:rsid w:val="00196C0E"/>
    <w:rsid w:val="00197D5A"/>
    <w:rsid w:val="001A031D"/>
    <w:rsid w:val="001A1A71"/>
    <w:rsid w:val="001A1D15"/>
    <w:rsid w:val="001A1D32"/>
    <w:rsid w:val="001A2F1D"/>
    <w:rsid w:val="001A3889"/>
    <w:rsid w:val="001A3B7D"/>
    <w:rsid w:val="001A45A7"/>
    <w:rsid w:val="001A47AA"/>
    <w:rsid w:val="001A4913"/>
    <w:rsid w:val="001A686B"/>
    <w:rsid w:val="001A6C8A"/>
    <w:rsid w:val="001A72AE"/>
    <w:rsid w:val="001A7C90"/>
    <w:rsid w:val="001B027F"/>
    <w:rsid w:val="001B0DF2"/>
    <w:rsid w:val="001B1926"/>
    <w:rsid w:val="001B359D"/>
    <w:rsid w:val="001B3961"/>
    <w:rsid w:val="001B3AC0"/>
    <w:rsid w:val="001B5F62"/>
    <w:rsid w:val="001B60E3"/>
    <w:rsid w:val="001B6116"/>
    <w:rsid w:val="001B66B5"/>
    <w:rsid w:val="001B6871"/>
    <w:rsid w:val="001B76FB"/>
    <w:rsid w:val="001B7AF0"/>
    <w:rsid w:val="001C1E52"/>
    <w:rsid w:val="001C2D2A"/>
    <w:rsid w:val="001C39C4"/>
    <w:rsid w:val="001C4BE9"/>
    <w:rsid w:val="001C4CC4"/>
    <w:rsid w:val="001C5265"/>
    <w:rsid w:val="001C5B6A"/>
    <w:rsid w:val="001C5CB1"/>
    <w:rsid w:val="001C5CD8"/>
    <w:rsid w:val="001C5E22"/>
    <w:rsid w:val="001C605E"/>
    <w:rsid w:val="001C6370"/>
    <w:rsid w:val="001C74C3"/>
    <w:rsid w:val="001C78BA"/>
    <w:rsid w:val="001C7C11"/>
    <w:rsid w:val="001D014B"/>
    <w:rsid w:val="001D085B"/>
    <w:rsid w:val="001D0E5E"/>
    <w:rsid w:val="001D15B4"/>
    <w:rsid w:val="001D1FCA"/>
    <w:rsid w:val="001D43F4"/>
    <w:rsid w:val="001D4D37"/>
    <w:rsid w:val="001D5929"/>
    <w:rsid w:val="001D6BCD"/>
    <w:rsid w:val="001D7453"/>
    <w:rsid w:val="001D7605"/>
    <w:rsid w:val="001E02AE"/>
    <w:rsid w:val="001E0755"/>
    <w:rsid w:val="001E0FF2"/>
    <w:rsid w:val="001E1E34"/>
    <w:rsid w:val="001E2360"/>
    <w:rsid w:val="001E3AF3"/>
    <w:rsid w:val="001E6304"/>
    <w:rsid w:val="001F0221"/>
    <w:rsid w:val="001F0BF8"/>
    <w:rsid w:val="001F3596"/>
    <w:rsid w:val="001F3A92"/>
    <w:rsid w:val="001F4477"/>
    <w:rsid w:val="001F49C6"/>
    <w:rsid w:val="001F4AED"/>
    <w:rsid w:val="001F505C"/>
    <w:rsid w:val="001F56E2"/>
    <w:rsid w:val="001F675D"/>
    <w:rsid w:val="001F675F"/>
    <w:rsid w:val="001F7CFB"/>
    <w:rsid w:val="002002CB"/>
    <w:rsid w:val="00200EFB"/>
    <w:rsid w:val="002017B6"/>
    <w:rsid w:val="00201BBB"/>
    <w:rsid w:val="00201D59"/>
    <w:rsid w:val="002030EB"/>
    <w:rsid w:val="00204843"/>
    <w:rsid w:val="00204FD9"/>
    <w:rsid w:val="00206B91"/>
    <w:rsid w:val="00206FA1"/>
    <w:rsid w:val="0020767F"/>
    <w:rsid w:val="002076E8"/>
    <w:rsid w:val="002102FD"/>
    <w:rsid w:val="002104A6"/>
    <w:rsid w:val="0021088D"/>
    <w:rsid w:val="00211D0C"/>
    <w:rsid w:val="00213A2B"/>
    <w:rsid w:val="00213FAF"/>
    <w:rsid w:val="00214351"/>
    <w:rsid w:val="0021573F"/>
    <w:rsid w:val="00216135"/>
    <w:rsid w:val="00216629"/>
    <w:rsid w:val="00217657"/>
    <w:rsid w:val="00220188"/>
    <w:rsid w:val="00220A70"/>
    <w:rsid w:val="00221617"/>
    <w:rsid w:val="00221BE6"/>
    <w:rsid w:val="002222E0"/>
    <w:rsid w:val="002241E5"/>
    <w:rsid w:val="00225057"/>
    <w:rsid w:val="002308FA"/>
    <w:rsid w:val="00230E1D"/>
    <w:rsid w:val="00230F6C"/>
    <w:rsid w:val="00231182"/>
    <w:rsid w:val="00232317"/>
    <w:rsid w:val="002325CB"/>
    <w:rsid w:val="00234241"/>
    <w:rsid w:val="0023550D"/>
    <w:rsid w:val="00236517"/>
    <w:rsid w:val="002420F1"/>
    <w:rsid w:val="0024309E"/>
    <w:rsid w:val="00243DC4"/>
    <w:rsid w:val="00244FBD"/>
    <w:rsid w:val="00245B78"/>
    <w:rsid w:val="00246267"/>
    <w:rsid w:val="00247C1D"/>
    <w:rsid w:val="00247D0A"/>
    <w:rsid w:val="002524DE"/>
    <w:rsid w:val="00253AD2"/>
    <w:rsid w:val="00254378"/>
    <w:rsid w:val="002552D4"/>
    <w:rsid w:val="00255C20"/>
    <w:rsid w:val="002566DE"/>
    <w:rsid w:val="00256A37"/>
    <w:rsid w:val="00257B39"/>
    <w:rsid w:val="00261594"/>
    <w:rsid w:val="002616D8"/>
    <w:rsid w:val="00262665"/>
    <w:rsid w:val="00264B63"/>
    <w:rsid w:val="00264CD3"/>
    <w:rsid w:val="00264E8B"/>
    <w:rsid w:val="00265918"/>
    <w:rsid w:val="002661E3"/>
    <w:rsid w:val="002667D8"/>
    <w:rsid w:val="002677D4"/>
    <w:rsid w:val="0026782F"/>
    <w:rsid w:val="002703D5"/>
    <w:rsid w:val="002709F5"/>
    <w:rsid w:val="00270FD0"/>
    <w:rsid w:val="00272951"/>
    <w:rsid w:val="00275BA5"/>
    <w:rsid w:val="00276293"/>
    <w:rsid w:val="00276965"/>
    <w:rsid w:val="00277BB0"/>
    <w:rsid w:val="00281370"/>
    <w:rsid w:val="00282000"/>
    <w:rsid w:val="00282874"/>
    <w:rsid w:val="002830C7"/>
    <w:rsid w:val="00283110"/>
    <w:rsid w:val="00283976"/>
    <w:rsid w:val="00285783"/>
    <w:rsid w:val="0028589A"/>
    <w:rsid w:val="00287793"/>
    <w:rsid w:val="00287AD0"/>
    <w:rsid w:val="00287EE1"/>
    <w:rsid w:val="002905FD"/>
    <w:rsid w:val="00291E17"/>
    <w:rsid w:val="002923A7"/>
    <w:rsid w:val="00293552"/>
    <w:rsid w:val="00293B78"/>
    <w:rsid w:val="00295922"/>
    <w:rsid w:val="00295D69"/>
    <w:rsid w:val="00296A30"/>
    <w:rsid w:val="00297E9B"/>
    <w:rsid w:val="002A08B2"/>
    <w:rsid w:val="002A1342"/>
    <w:rsid w:val="002A162B"/>
    <w:rsid w:val="002A191F"/>
    <w:rsid w:val="002A1965"/>
    <w:rsid w:val="002A1DAB"/>
    <w:rsid w:val="002A2F28"/>
    <w:rsid w:val="002A32F7"/>
    <w:rsid w:val="002A4D37"/>
    <w:rsid w:val="002A5E27"/>
    <w:rsid w:val="002A7253"/>
    <w:rsid w:val="002A794B"/>
    <w:rsid w:val="002A7F47"/>
    <w:rsid w:val="002B25CC"/>
    <w:rsid w:val="002B26F4"/>
    <w:rsid w:val="002B3345"/>
    <w:rsid w:val="002B449B"/>
    <w:rsid w:val="002B44A4"/>
    <w:rsid w:val="002B4683"/>
    <w:rsid w:val="002B479C"/>
    <w:rsid w:val="002B4930"/>
    <w:rsid w:val="002B4E03"/>
    <w:rsid w:val="002B53D2"/>
    <w:rsid w:val="002B5862"/>
    <w:rsid w:val="002B59BA"/>
    <w:rsid w:val="002B669E"/>
    <w:rsid w:val="002B70DE"/>
    <w:rsid w:val="002B76AB"/>
    <w:rsid w:val="002C02D0"/>
    <w:rsid w:val="002C03D4"/>
    <w:rsid w:val="002C0422"/>
    <w:rsid w:val="002C090E"/>
    <w:rsid w:val="002C0DC9"/>
    <w:rsid w:val="002C11B1"/>
    <w:rsid w:val="002C1322"/>
    <w:rsid w:val="002C225C"/>
    <w:rsid w:val="002C2F73"/>
    <w:rsid w:val="002C428B"/>
    <w:rsid w:val="002C4CB1"/>
    <w:rsid w:val="002C6642"/>
    <w:rsid w:val="002C6E3D"/>
    <w:rsid w:val="002C6F8E"/>
    <w:rsid w:val="002C77C8"/>
    <w:rsid w:val="002C79B0"/>
    <w:rsid w:val="002D060F"/>
    <w:rsid w:val="002D08BD"/>
    <w:rsid w:val="002D08EE"/>
    <w:rsid w:val="002D0DDA"/>
    <w:rsid w:val="002D1AE9"/>
    <w:rsid w:val="002D31E4"/>
    <w:rsid w:val="002D43F3"/>
    <w:rsid w:val="002D4535"/>
    <w:rsid w:val="002D4A21"/>
    <w:rsid w:val="002D4A8E"/>
    <w:rsid w:val="002D52D3"/>
    <w:rsid w:val="002D665C"/>
    <w:rsid w:val="002D6B1F"/>
    <w:rsid w:val="002D6B8F"/>
    <w:rsid w:val="002E0581"/>
    <w:rsid w:val="002E0BCA"/>
    <w:rsid w:val="002E1AE5"/>
    <w:rsid w:val="002E20B3"/>
    <w:rsid w:val="002E281E"/>
    <w:rsid w:val="002E2D73"/>
    <w:rsid w:val="002E3112"/>
    <w:rsid w:val="002E36EB"/>
    <w:rsid w:val="002E3902"/>
    <w:rsid w:val="002E3BF8"/>
    <w:rsid w:val="002E42A5"/>
    <w:rsid w:val="002E42D5"/>
    <w:rsid w:val="002E710F"/>
    <w:rsid w:val="002E75E0"/>
    <w:rsid w:val="002E7FE4"/>
    <w:rsid w:val="002F07F2"/>
    <w:rsid w:val="002F09AA"/>
    <w:rsid w:val="002F0FEE"/>
    <w:rsid w:val="002F2BF9"/>
    <w:rsid w:val="002F30E4"/>
    <w:rsid w:val="002F3363"/>
    <w:rsid w:val="002F43BD"/>
    <w:rsid w:val="002F4A5A"/>
    <w:rsid w:val="002F4C23"/>
    <w:rsid w:val="002F5226"/>
    <w:rsid w:val="002F5486"/>
    <w:rsid w:val="002F612E"/>
    <w:rsid w:val="002F6B7F"/>
    <w:rsid w:val="002F7080"/>
    <w:rsid w:val="003007A8"/>
    <w:rsid w:val="00302079"/>
    <w:rsid w:val="00302BD9"/>
    <w:rsid w:val="00305230"/>
    <w:rsid w:val="00305E24"/>
    <w:rsid w:val="00306760"/>
    <w:rsid w:val="00307B99"/>
    <w:rsid w:val="0031077A"/>
    <w:rsid w:val="00311068"/>
    <w:rsid w:val="0031172F"/>
    <w:rsid w:val="00311DF2"/>
    <w:rsid w:val="00312147"/>
    <w:rsid w:val="00312D10"/>
    <w:rsid w:val="00312DD5"/>
    <w:rsid w:val="003141C0"/>
    <w:rsid w:val="00315D1E"/>
    <w:rsid w:val="0031625C"/>
    <w:rsid w:val="00317827"/>
    <w:rsid w:val="003179B4"/>
    <w:rsid w:val="00317AD8"/>
    <w:rsid w:val="00320C42"/>
    <w:rsid w:val="00321E1E"/>
    <w:rsid w:val="00322D02"/>
    <w:rsid w:val="00323D3C"/>
    <w:rsid w:val="00323E23"/>
    <w:rsid w:val="00323FF9"/>
    <w:rsid w:val="0032479D"/>
    <w:rsid w:val="0032594A"/>
    <w:rsid w:val="0032687F"/>
    <w:rsid w:val="003275E5"/>
    <w:rsid w:val="0033129B"/>
    <w:rsid w:val="00331BC1"/>
    <w:rsid w:val="00331EE8"/>
    <w:rsid w:val="003327FA"/>
    <w:rsid w:val="00334B01"/>
    <w:rsid w:val="003351D0"/>
    <w:rsid w:val="00337110"/>
    <w:rsid w:val="00340762"/>
    <w:rsid w:val="00340A07"/>
    <w:rsid w:val="00340DC8"/>
    <w:rsid w:val="003432C6"/>
    <w:rsid w:val="0034362D"/>
    <w:rsid w:val="003445EB"/>
    <w:rsid w:val="003450A1"/>
    <w:rsid w:val="00346765"/>
    <w:rsid w:val="003468A8"/>
    <w:rsid w:val="00346FF0"/>
    <w:rsid w:val="003471DF"/>
    <w:rsid w:val="00347AE5"/>
    <w:rsid w:val="00347BCB"/>
    <w:rsid w:val="00347CD6"/>
    <w:rsid w:val="003501EA"/>
    <w:rsid w:val="0035201A"/>
    <w:rsid w:val="003526AA"/>
    <w:rsid w:val="003526CB"/>
    <w:rsid w:val="00352DC1"/>
    <w:rsid w:val="00352DC8"/>
    <w:rsid w:val="00352F37"/>
    <w:rsid w:val="003533B9"/>
    <w:rsid w:val="00353E8F"/>
    <w:rsid w:val="00353EA4"/>
    <w:rsid w:val="00353F5E"/>
    <w:rsid w:val="00354319"/>
    <w:rsid w:val="00354788"/>
    <w:rsid w:val="0035559D"/>
    <w:rsid w:val="0035561E"/>
    <w:rsid w:val="00356417"/>
    <w:rsid w:val="003576D5"/>
    <w:rsid w:val="00360EBE"/>
    <w:rsid w:val="00360F6B"/>
    <w:rsid w:val="00361807"/>
    <w:rsid w:val="00362A84"/>
    <w:rsid w:val="00362F98"/>
    <w:rsid w:val="003638BA"/>
    <w:rsid w:val="00364230"/>
    <w:rsid w:val="003642CC"/>
    <w:rsid w:val="00365220"/>
    <w:rsid w:val="003653B6"/>
    <w:rsid w:val="003660CD"/>
    <w:rsid w:val="00366C82"/>
    <w:rsid w:val="00370890"/>
    <w:rsid w:val="00370F96"/>
    <w:rsid w:val="003716E0"/>
    <w:rsid w:val="0037179A"/>
    <w:rsid w:val="00371AD4"/>
    <w:rsid w:val="00371FF6"/>
    <w:rsid w:val="00372ECF"/>
    <w:rsid w:val="00372F01"/>
    <w:rsid w:val="00373692"/>
    <w:rsid w:val="00374C7C"/>
    <w:rsid w:val="0037546C"/>
    <w:rsid w:val="00375E2F"/>
    <w:rsid w:val="003763C3"/>
    <w:rsid w:val="00376DDC"/>
    <w:rsid w:val="0037754B"/>
    <w:rsid w:val="00382705"/>
    <w:rsid w:val="00382ACF"/>
    <w:rsid w:val="0038301E"/>
    <w:rsid w:val="00384358"/>
    <w:rsid w:val="00384F5E"/>
    <w:rsid w:val="0038529E"/>
    <w:rsid w:val="003858F3"/>
    <w:rsid w:val="003859B0"/>
    <w:rsid w:val="00385AAC"/>
    <w:rsid w:val="00386044"/>
    <w:rsid w:val="00386F36"/>
    <w:rsid w:val="00387FFB"/>
    <w:rsid w:val="003900E9"/>
    <w:rsid w:val="003901D9"/>
    <w:rsid w:val="0039264C"/>
    <w:rsid w:val="003937C4"/>
    <w:rsid w:val="0039390C"/>
    <w:rsid w:val="003958A5"/>
    <w:rsid w:val="00395983"/>
    <w:rsid w:val="003979A5"/>
    <w:rsid w:val="00397AD2"/>
    <w:rsid w:val="003A08B9"/>
    <w:rsid w:val="003A0AD7"/>
    <w:rsid w:val="003A1658"/>
    <w:rsid w:val="003A246E"/>
    <w:rsid w:val="003A4158"/>
    <w:rsid w:val="003A4368"/>
    <w:rsid w:val="003A46F9"/>
    <w:rsid w:val="003A48A1"/>
    <w:rsid w:val="003A4B78"/>
    <w:rsid w:val="003A5F3A"/>
    <w:rsid w:val="003A6B32"/>
    <w:rsid w:val="003B01D3"/>
    <w:rsid w:val="003B0522"/>
    <w:rsid w:val="003B0CB7"/>
    <w:rsid w:val="003B2235"/>
    <w:rsid w:val="003B2247"/>
    <w:rsid w:val="003B2340"/>
    <w:rsid w:val="003B2384"/>
    <w:rsid w:val="003B3158"/>
    <w:rsid w:val="003B356A"/>
    <w:rsid w:val="003B3738"/>
    <w:rsid w:val="003B375E"/>
    <w:rsid w:val="003B47FA"/>
    <w:rsid w:val="003B4E34"/>
    <w:rsid w:val="003B5020"/>
    <w:rsid w:val="003B50FE"/>
    <w:rsid w:val="003B62C6"/>
    <w:rsid w:val="003B6AE7"/>
    <w:rsid w:val="003B737E"/>
    <w:rsid w:val="003B778C"/>
    <w:rsid w:val="003B7C52"/>
    <w:rsid w:val="003C0310"/>
    <w:rsid w:val="003C0F9C"/>
    <w:rsid w:val="003C1455"/>
    <w:rsid w:val="003C17ED"/>
    <w:rsid w:val="003C1BC5"/>
    <w:rsid w:val="003C454F"/>
    <w:rsid w:val="003C4F09"/>
    <w:rsid w:val="003C509B"/>
    <w:rsid w:val="003C51E6"/>
    <w:rsid w:val="003C6197"/>
    <w:rsid w:val="003C6FD7"/>
    <w:rsid w:val="003C7598"/>
    <w:rsid w:val="003D17C2"/>
    <w:rsid w:val="003D1F1A"/>
    <w:rsid w:val="003D2440"/>
    <w:rsid w:val="003D3568"/>
    <w:rsid w:val="003D3B5B"/>
    <w:rsid w:val="003D4504"/>
    <w:rsid w:val="003D4E56"/>
    <w:rsid w:val="003D5B7F"/>
    <w:rsid w:val="003D6EDA"/>
    <w:rsid w:val="003D7086"/>
    <w:rsid w:val="003D7C0A"/>
    <w:rsid w:val="003E15A7"/>
    <w:rsid w:val="003E28B4"/>
    <w:rsid w:val="003E3396"/>
    <w:rsid w:val="003E3B70"/>
    <w:rsid w:val="003E3D87"/>
    <w:rsid w:val="003E3D8E"/>
    <w:rsid w:val="003E4E07"/>
    <w:rsid w:val="003E596B"/>
    <w:rsid w:val="003E6DFF"/>
    <w:rsid w:val="003F0E03"/>
    <w:rsid w:val="003F104E"/>
    <w:rsid w:val="003F1572"/>
    <w:rsid w:val="003F18CF"/>
    <w:rsid w:val="003F1BB2"/>
    <w:rsid w:val="003F300C"/>
    <w:rsid w:val="003F3513"/>
    <w:rsid w:val="003F4AF8"/>
    <w:rsid w:val="003F76F7"/>
    <w:rsid w:val="003F7A2A"/>
    <w:rsid w:val="004008B2"/>
    <w:rsid w:val="00400EBA"/>
    <w:rsid w:val="00401AB8"/>
    <w:rsid w:val="00403802"/>
    <w:rsid w:val="0040388E"/>
    <w:rsid w:val="0040411A"/>
    <w:rsid w:val="0040524D"/>
    <w:rsid w:val="00406A92"/>
    <w:rsid w:val="00406B00"/>
    <w:rsid w:val="00406BB7"/>
    <w:rsid w:val="00407756"/>
    <w:rsid w:val="00410197"/>
    <w:rsid w:val="004105F1"/>
    <w:rsid w:val="00410CC7"/>
    <w:rsid w:val="0041149E"/>
    <w:rsid w:val="0041268A"/>
    <w:rsid w:val="00413712"/>
    <w:rsid w:val="0041388E"/>
    <w:rsid w:val="00414117"/>
    <w:rsid w:val="00414BC5"/>
    <w:rsid w:val="00416E12"/>
    <w:rsid w:val="00420633"/>
    <w:rsid w:val="00420A3B"/>
    <w:rsid w:val="004211AB"/>
    <w:rsid w:val="00421580"/>
    <w:rsid w:val="00421CFE"/>
    <w:rsid w:val="00422069"/>
    <w:rsid w:val="004232E3"/>
    <w:rsid w:val="0042335C"/>
    <w:rsid w:val="004249D2"/>
    <w:rsid w:val="00424B9C"/>
    <w:rsid w:val="004253E6"/>
    <w:rsid w:val="004258C5"/>
    <w:rsid w:val="00425DAF"/>
    <w:rsid w:val="004263D3"/>
    <w:rsid w:val="00426736"/>
    <w:rsid w:val="00427979"/>
    <w:rsid w:val="00430840"/>
    <w:rsid w:val="004310B9"/>
    <w:rsid w:val="00431114"/>
    <w:rsid w:val="00431C2A"/>
    <w:rsid w:val="00431E9E"/>
    <w:rsid w:val="00432BFE"/>
    <w:rsid w:val="00432C60"/>
    <w:rsid w:val="0043382C"/>
    <w:rsid w:val="00434269"/>
    <w:rsid w:val="00434D3B"/>
    <w:rsid w:val="00435DCA"/>
    <w:rsid w:val="00436805"/>
    <w:rsid w:val="00437619"/>
    <w:rsid w:val="0043763D"/>
    <w:rsid w:val="0044335A"/>
    <w:rsid w:val="00443583"/>
    <w:rsid w:val="004444B2"/>
    <w:rsid w:val="004455DC"/>
    <w:rsid w:val="00446C30"/>
    <w:rsid w:val="004470C1"/>
    <w:rsid w:val="004476F3"/>
    <w:rsid w:val="004501A3"/>
    <w:rsid w:val="004503B4"/>
    <w:rsid w:val="00451291"/>
    <w:rsid w:val="00451C22"/>
    <w:rsid w:val="00451C39"/>
    <w:rsid w:val="0045212C"/>
    <w:rsid w:val="00452CF3"/>
    <w:rsid w:val="0045315D"/>
    <w:rsid w:val="00453A31"/>
    <w:rsid w:val="004554E9"/>
    <w:rsid w:val="0045555E"/>
    <w:rsid w:val="004556C8"/>
    <w:rsid w:val="0045624E"/>
    <w:rsid w:val="0045764F"/>
    <w:rsid w:val="00461660"/>
    <w:rsid w:val="004623BF"/>
    <w:rsid w:val="004633ED"/>
    <w:rsid w:val="004636C9"/>
    <w:rsid w:val="0046577B"/>
    <w:rsid w:val="00470A15"/>
    <w:rsid w:val="00472A1C"/>
    <w:rsid w:val="00473A96"/>
    <w:rsid w:val="00473B31"/>
    <w:rsid w:val="00474529"/>
    <w:rsid w:val="00474E51"/>
    <w:rsid w:val="00475020"/>
    <w:rsid w:val="00475FE0"/>
    <w:rsid w:val="00477731"/>
    <w:rsid w:val="0048012A"/>
    <w:rsid w:val="004801D5"/>
    <w:rsid w:val="00480A89"/>
    <w:rsid w:val="00481093"/>
    <w:rsid w:val="004810D2"/>
    <w:rsid w:val="004823BB"/>
    <w:rsid w:val="0048383A"/>
    <w:rsid w:val="0048705F"/>
    <w:rsid w:val="00490847"/>
    <w:rsid w:val="004919C8"/>
    <w:rsid w:val="00491C8B"/>
    <w:rsid w:val="0049244F"/>
    <w:rsid w:val="004926E1"/>
    <w:rsid w:val="00493342"/>
    <w:rsid w:val="00493D40"/>
    <w:rsid w:val="004942FA"/>
    <w:rsid w:val="00494CAF"/>
    <w:rsid w:val="00495B27"/>
    <w:rsid w:val="0049630D"/>
    <w:rsid w:val="00496493"/>
    <w:rsid w:val="004A0F58"/>
    <w:rsid w:val="004A1AA0"/>
    <w:rsid w:val="004A24CB"/>
    <w:rsid w:val="004A24D9"/>
    <w:rsid w:val="004A3482"/>
    <w:rsid w:val="004A3F8A"/>
    <w:rsid w:val="004A544C"/>
    <w:rsid w:val="004A5FB4"/>
    <w:rsid w:val="004A71FE"/>
    <w:rsid w:val="004A7DFA"/>
    <w:rsid w:val="004B1DA6"/>
    <w:rsid w:val="004B1FBE"/>
    <w:rsid w:val="004B30D2"/>
    <w:rsid w:val="004B36AC"/>
    <w:rsid w:val="004B4177"/>
    <w:rsid w:val="004B42F7"/>
    <w:rsid w:val="004B486C"/>
    <w:rsid w:val="004B5B03"/>
    <w:rsid w:val="004B6126"/>
    <w:rsid w:val="004B638C"/>
    <w:rsid w:val="004B79EB"/>
    <w:rsid w:val="004C0E84"/>
    <w:rsid w:val="004C2ABF"/>
    <w:rsid w:val="004C3FB4"/>
    <w:rsid w:val="004C4C33"/>
    <w:rsid w:val="004C5F6C"/>
    <w:rsid w:val="004C660B"/>
    <w:rsid w:val="004C70EC"/>
    <w:rsid w:val="004D1158"/>
    <w:rsid w:val="004D12A2"/>
    <w:rsid w:val="004D16C7"/>
    <w:rsid w:val="004D2592"/>
    <w:rsid w:val="004D27C9"/>
    <w:rsid w:val="004D2F82"/>
    <w:rsid w:val="004D359C"/>
    <w:rsid w:val="004D37AC"/>
    <w:rsid w:val="004D3EC3"/>
    <w:rsid w:val="004D4C36"/>
    <w:rsid w:val="004D54CF"/>
    <w:rsid w:val="004D5A94"/>
    <w:rsid w:val="004D68E5"/>
    <w:rsid w:val="004D7041"/>
    <w:rsid w:val="004D7B45"/>
    <w:rsid w:val="004D7CE8"/>
    <w:rsid w:val="004D7EDA"/>
    <w:rsid w:val="004E1323"/>
    <w:rsid w:val="004E1B12"/>
    <w:rsid w:val="004E1B50"/>
    <w:rsid w:val="004E2A71"/>
    <w:rsid w:val="004E3516"/>
    <w:rsid w:val="004E57D1"/>
    <w:rsid w:val="004E593A"/>
    <w:rsid w:val="004E5F38"/>
    <w:rsid w:val="004E6456"/>
    <w:rsid w:val="004E777A"/>
    <w:rsid w:val="004F083E"/>
    <w:rsid w:val="004F19A1"/>
    <w:rsid w:val="004F1C47"/>
    <w:rsid w:val="004F3579"/>
    <w:rsid w:val="004F4102"/>
    <w:rsid w:val="004F41B0"/>
    <w:rsid w:val="004F5077"/>
    <w:rsid w:val="004F55EA"/>
    <w:rsid w:val="004F5C8B"/>
    <w:rsid w:val="004F5EAD"/>
    <w:rsid w:val="004F6135"/>
    <w:rsid w:val="004F64E0"/>
    <w:rsid w:val="004F6C87"/>
    <w:rsid w:val="005007E9"/>
    <w:rsid w:val="00500F85"/>
    <w:rsid w:val="005021F6"/>
    <w:rsid w:val="00502E1C"/>
    <w:rsid w:val="00502F81"/>
    <w:rsid w:val="00503CCD"/>
    <w:rsid w:val="005069BE"/>
    <w:rsid w:val="00506C50"/>
    <w:rsid w:val="00507903"/>
    <w:rsid w:val="00507AE0"/>
    <w:rsid w:val="005107BE"/>
    <w:rsid w:val="00512B4F"/>
    <w:rsid w:val="005145D1"/>
    <w:rsid w:val="00516D2A"/>
    <w:rsid w:val="0051739F"/>
    <w:rsid w:val="00517F85"/>
    <w:rsid w:val="005204FA"/>
    <w:rsid w:val="00522AFE"/>
    <w:rsid w:val="00522E81"/>
    <w:rsid w:val="00523B5D"/>
    <w:rsid w:val="00523FFD"/>
    <w:rsid w:val="005241EE"/>
    <w:rsid w:val="00524414"/>
    <w:rsid w:val="0052497C"/>
    <w:rsid w:val="00525AE5"/>
    <w:rsid w:val="00525C6E"/>
    <w:rsid w:val="0052795A"/>
    <w:rsid w:val="0053134A"/>
    <w:rsid w:val="00531987"/>
    <w:rsid w:val="00532752"/>
    <w:rsid w:val="00533F7B"/>
    <w:rsid w:val="00533FF7"/>
    <w:rsid w:val="00534056"/>
    <w:rsid w:val="00535D48"/>
    <w:rsid w:val="00537193"/>
    <w:rsid w:val="00537ABC"/>
    <w:rsid w:val="005408C1"/>
    <w:rsid w:val="00540A45"/>
    <w:rsid w:val="00540DD9"/>
    <w:rsid w:val="005412CF"/>
    <w:rsid w:val="00541CB0"/>
    <w:rsid w:val="005439BF"/>
    <w:rsid w:val="00543B65"/>
    <w:rsid w:val="00544428"/>
    <w:rsid w:val="00544CC3"/>
    <w:rsid w:val="00544DE1"/>
    <w:rsid w:val="00544EC7"/>
    <w:rsid w:val="0054582D"/>
    <w:rsid w:val="00545874"/>
    <w:rsid w:val="00546C4B"/>
    <w:rsid w:val="00547614"/>
    <w:rsid w:val="00547D77"/>
    <w:rsid w:val="0055030E"/>
    <w:rsid w:val="0055062D"/>
    <w:rsid w:val="005510DC"/>
    <w:rsid w:val="0055112A"/>
    <w:rsid w:val="00551C5D"/>
    <w:rsid w:val="005527CA"/>
    <w:rsid w:val="005534BE"/>
    <w:rsid w:val="00553C7B"/>
    <w:rsid w:val="005607CE"/>
    <w:rsid w:val="00560844"/>
    <w:rsid w:val="005611E0"/>
    <w:rsid w:val="0056133F"/>
    <w:rsid w:val="00561EC4"/>
    <w:rsid w:val="005624E6"/>
    <w:rsid w:val="00563311"/>
    <w:rsid w:val="0056398F"/>
    <w:rsid w:val="005641E8"/>
    <w:rsid w:val="00564A8F"/>
    <w:rsid w:val="00564CC6"/>
    <w:rsid w:val="00564FC9"/>
    <w:rsid w:val="005654BA"/>
    <w:rsid w:val="00565942"/>
    <w:rsid w:val="00566531"/>
    <w:rsid w:val="00566954"/>
    <w:rsid w:val="00567205"/>
    <w:rsid w:val="00567C6D"/>
    <w:rsid w:val="005708A4"/>
    <w:rsid w:val="00571B46"/>
    <w:rsid w:val="005727F1"/>
    <w:rsid w:val="00572ACD"/>
    <w:rsid w:val="00573718"/>
    <w:rsid w:val="00573A2D"/>
    <w:rsid w:val="00574B18"/>
    <w:rsid w:val="005755A8"/>
    <w:rsid w:val="00575FF6"/>
    <w:rsid w:val="005764AE"/>
    <w:rsid w:val="005765CF"/>
    <w:rsid w:val="005766C5"/>
    <w:rsid w:val="00577411"/>
    <w:rsid w:val="00577C3A"/>
    <w:rsid w:val="00577EE4"/>
    <w:rsid w:val="00581377"/>
    <w:rsid w:val="00581A8A"/>
    <w:rsid w:val="00581F29"/>
    <w:rsid w:val="00583605"/>
    <w:rsid w:val="005837CA"/>
    <w:rsid w:val="005846A4"/>
    <w:rsid w:val="0058480C"/>
    <w:rsid w:val="00584F13"/>
    <w:rsid w:val="0058518C"/>
    <w:rsid w:val="00585CD9"/>
    <w:rsid w:val="00586361"/>
    <w:rsid w:val="00586DA6"/>
    <w:rsid w:val="00587966"/>
    <w:rsid w:val="00587E07"/>
    <w:rsid w:val="005906AD"/>
    <w:rsid w:val="00590989"/>
    <w:rsid w:val="0059114D"/>
    <w:rsid w:val="0059162A"/>
    <w:rsid w:val="005918F7"/>
    <w:rsid w:val="0059220E"/>
    <w:rsid w:val="0059265A"/>
    <w:rsid w:val="00593DB0"/>
    <w:rsid w:val="00595A20"/>
    <w:rsid w:val="00595F32"/>
    <w:rsid w:val="005972D4"/>
    <w:rsid w:val="005975A2"/>
    <w:rsid w:val="00597671"/>
    <w:rsid w:val="005A1970"/>
    <w:rsid w:val="005A1EF9"/>
    <w:rsid w:val="005A4F6B"/>
    <w:rsid w:val="005A58CA"/>
    <w:rsid w:val="005A608A"/>
    <w:rsid w:val="005A6B32"/>
    <w:rsid w:val="005A760B"/>
    <w:rsid w:val="005B0003"/>
    <w:rsid w:val="005B0400"/>
    <w:rsid w:val="005B4848"/>
    <w:rsid w:val="005B68B9"/>
    <w:rsid w:val="005B756D"/>
    <w:rsid w:val="005C007E"/>
    <w:rsid w:val="005C0CAF"/>
    <w:rsid w:val="005C207F"/>
    <w:rsid w:val="005C31CB"/>
    <w:rsid w:val="005C330C"/>
    <w:rsid w:val="005C3B26"/>
    <w:rsid w:val="005C4658"/>
    <w:rsid w:val="005C66D2"/>
    <w:rsid w:val="005C7546"/>
    <w:rsid w:val="005C7C64"/>
    <w:rsid w:val="005D1BEB"/>
    <w:rsid w:val="005D1C8F"/>
    <w:rsid w:val="005D2057"/>
    <w:rsid w:val="005D2A4F"/>
    <w:rsid w:val="005D2AC7"/>
    <w:rsid w:val="005D30F6"/>
    <w:rsid w:val="005D32BE"/>
    <w:rsid w:val="005D48AD"/>
    <w:rsid w:val="005D5345"/>
    <w:rsid w:val="005E0770"/>
    <w:rsid w:val="005E17B3"/>
    <w:rsid w:val="005E1E92"/>
    <w:rsid w:val="005E41B1"/>
    <w:rsid w:val="005E61D5"/>
    <w:rsid w:val="005E6E67"/>
    <w:rsid w:val="005E7472"/>
    <w:rsid w:val="005E7566"/>
    <w:rsid w:val="005E7D72"/>
    <w:rsid w:val="005E7D74"/>
    <w:rsid w:val="005E7F89"/>
    <w:rsid w:val="005F0163"/>
    <w:rsid w:val="005F0561"/>
    <w:rsid w:val="005F0B5A"/>
    <w:rsid w:val="005F127B"/>
    <w:rsid w:val="005F44ED"/>
    <w:rsid w:val="005F4DE6"/>
    <w:rsid w:val="005F4EEE"/>
    <w:rsid w:val="005F5EE2"/>
    <w:rsid w:val="005F620F"/>
    <w:rsid w:val="00600585"/>
    <w:rsid w:val="00600754"/>
    <w:rsid w:val="006020D0"/>
    <w:rsid w:val="00602F03"/>
    <w:rsid w:val="00603744"/>
    <w:rsid w:val="00603B5A"/>
    <w:rsid w:val="00605ED4"/>
    <w:rsid w:val="00605F0B"/>
    <w:rsid w:val="00606198"/>
    <w:rsid w:val="006061CD"/>
    <w:rsid w:val="006064CC"/>
    <w:rsid w:val="00606672"/>
    <w:rsid w:val="006067B9"/>
    <w:rsid w:val="00607B43"/>
    <w:rsid w:val="00607B86"/>
    <w:rsid w:val="00610117"/>
    <w:rsid w:val="006102EB"/>
    <w:rsid w:val="006103B1"/>
    <w:rsid w:val="006105E8"/>
    <w:rsid w:val="00610CD3"/>
    <w:rsid w:val="00611952"/>
    <w:rsid w:val="00612C0E"/>
    <w:rsid w:val="00613E42"/>
    <w:rsid w:val="0061401C"/>
    <w:rsid w:val="00617371"/>
    <w:rsid w:val="0061776D"/>
    <w:rsid w:val="00617939"/>
    <w:rsid w:val="00620291"/>
    <w:rsid w:val="006207BE"/>
    <w:rsid w:val="00620AF3"/>
    <w:rsid w:val="00621B0C"/>
    <w:rsid w:val="006233EC"/>
    <w:rsid w:val="00623B1C"/>
    <w:rsid w:val="00623B8F"/>
    <w:rsid w:val="0062481C"/>
    <w:rsid w:val="00624E9A"/>
    <w:rsid w:val="006258E3"/>
    <w:rsid w:val="00626851"/>
    <w:rsid w:val="006270E3"/>
    <w:rsid w:val="00630466"/>
    <w:rsid w:val="006313CF"/>
    <w:rsid w:val="006323CB"/>
    <w:rsid w:val="00632688"/>
    <w:rsid w:val="00632ABA"/>
    <w:rsid w:val="0063427B"/>
    <w:rsid w:val="00635A07"/>
    <w:rsid w:val="00635E0F"/>
    <w:rsid w:val="00636ABB"/>
    <w:rsid w:val="00636B73"/>
    <w:rsid w:val="00637E31"/>
    <w:rsid w:val="00637F55"/>
    <w:rsid w:val="00642234"/>
    <w:rsid w:val="006435F2"/>
    <w:rsid w:val="00644204"/>
    <w:rsid w:val="0064514F"/>
    <w:rsid w:val="00645C20"/>
    <w:rsid w:val="00646503"/>
    <w:rsid w:val="00646A42"/>
    <w:rsid w:val="006470AC"/>
    <w:rsid w:val="00650270"/>
    <w:rsid w:val="00650A17"/>
    <w:rsid w:val="00650F71"/>
    <w:rsid w:val="00652342"/>
    <w:rsid w:val="006527C4"/>
    <w:rsid w:val="00652922"/>
    <w:rsid w:val="00652B1C"/>
    <w:rsid w:val="00653AA6"/>
    <w:rsid w:val="00653DE0"/>
    <w:rsid w:val="0065472C"/>
    <w:rsid w:val="00655A73"/>
    <w:rsid w:val="00655E55"/>
    <w:rsid w:val="00655EFC"/>
    <w:rsid w:val="00655F29"/>
    <w:rsid w:val="0065677E"/>
    <w:rsid w:val="00656A39"/>
    <w:rsid w:val="00656F4A"/>
    <w:rsid w:val="00657CD8"/>
    <w:rsid w:val="00660057"/>
    <w:rsid w:val="00660CA6"/>
    <w:rsid w:val="00660FFF"/>
    <w:rsid w:val="006610D9"/>
    <w:rsid w:val="0066231F"/>
    <w:rsid w:val="00664F58"/>
    <w:rsid w:val="00666953"/>
    <w:rsid w:val="00666AEF"/>
    <w:rsid w:val="0066725A"/>
    <w:rsid w:val="0067016F"/>
    <w:rsid w:val="006701B7"/>
    <w:rsid w:val="00671319"/>
    <w:rsid w:val="00672BF8"/>
    <w:rsid w:val="00672C1F"/>
    <w:rsid w:val="006754F3"/>
    <w:rsid w:val="00675B0C"/>
    <w:rsid w:val="00675D43"/>
    <w:rsid w:val="00676464"/>
    <w:rsid w:val="00676681"/>
    <w:rsid w:val="00676B88"/>
    <w:rsid w:val="00676FF8"/>
    <w:rsid w:val="00677015"/>
    <w:rsid w:val="00677E70"/>
    <w:rsid w:val="006804E9"/>
    <w:rsid w:val="00680BD3"/>
    <w:rsid w:val="00680C7E"/>
    <w:rsid w:val="00681158"/>
    <w:rsid w:val="006811B6"/>
    <w:rsid w:val="00681414"/>
    <w:rsid w:val="0068427A"/>
    <w:rsid w:val="00684B16"/>
    <w:rsid w:val="00685762"/>
    <w:rsid w:val="00686647"/>
    <w:rsid w:val="00686897"/>
    <w:rsid w:val="00686F6E"/>
    <w:rsid w:val="006900A3"/>
    <w:rsid w:val="0069020A"/>
    <w:rsid w:val="00690E3E"/>
    <w:rsid w:val="00691044"/>
    <w:rsid w:val="00693336"/>
    <w:rsid w:val="00693416"/>
    <w:rsid w:val="00694703"/>
    <w:rsid w:val="006948B8"/>
    <w:rsid w:val="006964CF"/>
    <w:rsid w:val="00696C2D"/>
    <w:rsid w:val="006A082C"/>
    <w:rsid w:val="006A0D56"/>
    <w:rsid w:val="006A34CA"/>
    <w:rsid w:val="006A42FC"/>
    <w:rsid w:val="006A4389"/>
    <w:rsid w:val="006A46CC"/>
    <w:rsid w:val="006A47E6"/>
    <w:rsid w:val="006A4DCB"/>
    <w:rsid w:val="006A5160"/>
    <w:rsid w:val="006A52E2"/>
    <w:rsid w:val="006A5526"/>
    <w:rsid w:val="006A5BFF"/>
    <w:rsid w:val="006A5CC7"/>
    <w:rsid w:val="006B0864"/>
    <w:rsid w:val="006B255D"/>
    <w:rsid w:val="006B2724"/>
    <w:rsid w:val="006B337C"/>
    <w:rsid w:val="006B3598"/>
    <w:rsid w:val="006B41EB"/>
    <w:rsid w:val="006B53D7"/>
    <w:rsid w:val="006B5952"/>
    <w:rsid w:val="006B66A6"/>
    <w:rsid w:val="006B684F"/>
    <w:rsid w:val="006B7377"/>
    <w:rsid w:val="006B764E"/>
    <w:rsid w:val="006B778E"/>
    <w:rsid w:val="006B7831"/>
    <w:rsid w:val="006C09BD"/>
    <w:rsid w:val="006C1E3D"/>
    <w:rsid w:val="006C2A16"/>
    <w:rsid w:val="006C4003"/>
    <w:rsid w:val="006C4B72"/>
    <w:rsid w:val="006C4CEA"/>
    <w:rsid w:val="006C55EE"/>
    <w:rsid w:val="006C567A"/>
    <w:rsid w:val="006C5B1A"/>
    <w:rsid w:val="006C603F"/>
    <w:rsid w:val="006C662C"/>
    <w:rsid w:val="006C69CB"/>
    <w:rsid w:val="006C779D"/>
    <w:rsid w:val="006D014D"/>
    <w:rsid w:val="006D1BC8"/>
    <w:rsid w:val="006D213F"/>
    <w:rsid w:val="006D2725"/>
    <w:rsid w:val="006D2728"/>
    <w:rsid w:val="006D2C30"/>
    <w:rsid w:val="006D3A89"/>
    <w:rsid w:val="006D41F6"/>
    <w:rsid w:val="006D5A03"/>
    <w:rsid w:val="006D6010"/>
    <w:rsid w:val="006D63F4"/>
    <w:rsid w:val="006D63FF"/>
    <w:rsid w:val="006D6CE6"/>
    <w:rsid w:val="006D7084"/>
    <w:rsid w:val="006D7AD4"/>
    <w:rsid w:val="006D7E82"/>
    <w:rsid w:val="006E0134"/>
    <w:rsid w:val="006E1258"/>
    <w:rsid w:val="006E1BED"/>
    <w:rsid w:val="006E2364"/>
    <w:rsid w:val="006E264F"/>
    <w:rsid w:val="006E4F11"/>
    <w:rsid w:val="006E4F8F"/>
    <w:rsid w:val="006E5607"/>
    <w:rsid w:val="006E7B59"/>
    <w:rsid w:val="006F0022"/>
    <w:rsid w:val="006F09D9"/>
    <w:rsid w:val="006F1A2F"/>
    <w:rsid w:val="006F2B83"/>
    <w:rsid w:val="006F30C0"/>
    <w:rsid w:val="006F7211"/>
    <w:rsid w:val="006F76D5"/>
    <w:rsid w:val="006F77EF"/>
    <w:rsid w:val="006F7F3A"/>
    <w:rsid w:val="00700245"/>
    <w:rsid w:val="00700B8C"/>
    <w:rsid w:val="007016E9"/>
    <w:rsid w:val="0070209C"/>
    <w:rsid w:val="007023D7"/>
    <w:rsid w:val="00702581"/>
    <w:rsid w:val="0070276B"/>
    <w:rsid w:val="00702FFE"/>
    <w:rsid w:val="0070308C"/>
    <w:rsid w:val="007045BD"/>
    <w:rsid w:val="00705D16"/>
    <w:rsid w:val="0070646A"/>
    <w:rsid w:val="00706A95"/>
    <w:rsid w:val="00707446"/>
    <w:rsid w:val="007078C3"/>
    <w:rsid w:val="007078F9"/>
    <w:rsid w:val="00707CBA"/>
    <w:rsid w:val="007100CD"/>
    <w:rsid w:val="00711A95"/>
    <w:rsid w:val="00712590"/>
    <w:rsid w:val="00712981"/>
    <w:rsid w:val="00714E4C"/>
    <w:rsid w:val="007153C4"/>
    <w:rsid w:val="00715914"/>
    <w:rsid w:val="00715AE4"/>
    <w:rsid w:val="00717A28"/>
    <w:rsid w:val="0072105E"/>
    <w:rsid w:val="00721AC8"/>
    <w:rsid w:val="0072415D"/>
    <w:rsid w:val="007251CE"/>
    <w:rsid w:val="0072530F"/>
    <w:rsid w:val="00726973"/>
    <w:rsid w:val="0073077C"/>
    <w:rsid w:val="00730F3A"/>
    <w:rsid w:val="00731460"/>
    <w:rsid w:val="00731C02"/>
    <w:rsid w:val="00732BBC"/>
    <w:rsid w:val="007335C9"/>
    <w:rsid w:val="00733992"/>
    <w:rsid w:val="00735ED7"/>
    <w:rsid w:val="0073624B"/>
    <w:rsid w:val="007369D8"/>
    <w:rsid w:val="00736E8A"/>
    <w:rsid w:val="00737200"/>
    <w:rsid w:val="00737715"/>
    <w:rsid w:val="00737ED2"/>
    <w:rsid w:val="00741582"/>
    <w:rsid w:val="007422D5"/>
    <w:rsid w:val="007438E5"/>
    <w:rsid w:val="00743F06"/>
    <w:rsid w:val="007444B3"/>
    <w:rsid w:val="00745E56"/>
    <w:rsid w:val="0074709F"/>
    <w:rsid w:val="00751574"/>
    <w:rsid w:val="00751CE4"/>
    <w:rsid w:val="00753412"/>
    <w:rsid w:val="0075345C"/>
    <w:rsid w:val="00753BB6"/>
    <w:rsid w:val="00753E77"/>
    <w:rsid w:val="00754137"/>
    <w:rsid w:val="0075545C"/>
    <w:rsid w:val="0075550F"/>
    <w:rsid w:val="00755A21"/>
    <w:rsid w:val="00755E0D"/>
    <w:rsid w:val="00756954"/>
    <w:rsid w:val="0075755C"/>
    <w:rsid w:val="00757C58"/>
    <w:rsid w:val="007600FB"/>
    <w:rsid w:val="00761877"/>
    <w:rsid w:val="007634BF"/>
    <w:rsid w:val="0076499C"/>
    <w:rsid w:val="00764E5E"/>
    <w:rsid w:val="00764F6D"/>
    <w:rsid w:val="00765541"/>
    <w:rsid w:val="00765DCF"/>
    <w:rsid w:val="00766ABB"/>
    <w:rsid w:val="00767D90"/>
    <w:rsid w:val="00770D61"/>
    <w:rsid w:val="00770E9D"/>
    <w:rsid w:val="007710FA"/>
    <w:rsid w:val="00771EE5"/>
    <w:rsid w:val="00772AB0"/>
    <w:rsid w:val="00773758"/>
    <w:rsid w:val="00773C28"/>
    <w:rsid w:val="00774502"/>
    <w:rsid w:val="0077501A"/>
    <w:rsid w:val="00775CBA"/>
    <w:rsid w:val="00776DA9"/>
    <w:rsid w:val="00776FAB"/>
    <w:rsid w:val="007777CD"/>
    <w:rsid w:val="00777AE0"/>
    <w:rsid w:val="00777C3B"/>
    <w:rsid w:val="00780FF9"/>
    <w:rsid w:val="007815DF"/>
    <w:rsid w:val="0078190A"/>
    <w:rsid w:val="007822B4"/>
    <w:rsid w:val="00783F3C"/>
    <w:rsid w:val="00783F90"/>
    <w:rsid w:val="0078460D"/>
    <w:rsid w:val="0078518C"/>
    <w:rsid w:val="007866C6"/>
    <w:rsid w:val="00787974"/>
    <w:rsid w:val="00792DD1"/>
    <w:rsid w:val="00793329"/>
    <w:rsid w:val="00793ACB"/>
    <w:rsid w:val="00793DDE"/>
    <w:rsid w:val="00794090"/>
    <w:rsid w:val="00794354"/>
    <w:rsid w:val="007944B6"/>
    <w:rsid w:val="00794C2A"/>
    <w:rsid w:val="007951A6"/>
    <w:rsid w:val="00795569"/>
    <w:rsid w:val="00796E6D"/>
    <w:rsid w:val="007A000A"/>
    <w:rsid w:val="007A0211"/>
    <w:rsid w:val="007A0A2D"/>
    <w:rsid w:val="007A1D05"/>
    <w:rsid w:val="007A1D9F"/>
    <w:rsid w:val="007A1F7F"/>
    <w:rsid w:val="007A4EB6"/>
    <w:rsid w:val="007A5075"/>
    <w:rsid w:val="007A6417"/>
    <w:rsid w:val="007A6FDC"/>
    <w:rsid w:val="007B0BE4"/>
    <w:rsid w:val="007B1134"/>
    <w:rsid w:val="007B1A78"/>
    <w:rsid w:val="007B1C2A"/>
    <w:rsid w:val="007B3D1C"/>
    <w:rsid w:val="007B3DDA"/>
    <w:rsid w:val="007B3FA8"/>
    <w:rsid w:val="007B43A3"/>
    <w:rsid w:val="007B76DB"/>
    <w:rsid w:val="007B7A40"/>
    <w:rsid w:val="007C16C0"/>
    <w:rsid w:val="007C1B60"/>
    <w:rsid w:val="007C1D64"/>
    <w:rsid w:val="007C2484"/>
    <w:rsid w:val="007C320F"/>
    <w:rsid w:val="007C46D3"/>
    <w:rsid w:val="007D03D9"/>
    <w:rsid w:val="007D1FEF"/>
    <w:rsid w:val="007D2742"/>
    <w:rsid w:val="007D2821"/>
    <w:rsid w:val="007D2867"/>
    <w:rsid w:val="007D4C0E"/>
    <w:rsid w:val="007D520A"/>
    <w:rsid w:val="007D5291"/>
    <w:rsid w:val="007D5CC3"/>
    <w:rsid w:val="007D5F50"/>
    <w:rsid w:val="007D626C"/>
    <w:rsid w:val="007D6F1B"/>
    <w:rsid w:val="007D74CA"/>
    <w:rsid w:val="007D7B10"/>
    <w:rsid w:val="007E01AE"/>
    <w:rsid w:val="007E0CC6"/>
    <w:rsid w:val="007E14CB"/>
    <w:rsid w:val="007E1E39"/>
    <w:rsid w:val="007E4427"/>
    <w:rsid w:val="007E52B5"/>
    <w:rsid w:val="007E582E"/>
    <w:rsid w:val="007E6492"/>
    <w:rsid w:val="007E6543"/>
    <w:rsid w:val="007E7FDC"/>
    <w:rsid w:val="007F0369"/>
    <w:rsid w:val="007F12AA"/>
    <w:rsid w:val="007F1A70"/>
    <w:rsid w:val="007F1E64"/>
    <w:rsid w:val="007F2D5A"/>
    <w:rsid w:val="007F3475"/>
    <w:rsid w:val="007F353D"/>
    <w:rsid w:val="007F367E"/>
    <w:rsid w:val="007F3C10"/>
    <w:rsid w:val="007F4049"/>
    <w:rsid w:val="007F63D8"/>
    <w:rsid w:val="008006F5"/>
    <w:rsid w:val="00800B44"/>
    <w:rsid w:val="0080184E"/>
    <w:rsid w:val="00802C26"/>
    <w:rsid w:val="0080342C"/>
    <w:rsid w:val="00803A59"/>
    <w:rsid w:val="008044D2"/>
    <w:rsid w:val="008046B5"/>
    <w:rsid w:val="00804A06"/>
    <w:rsid w:val="00805AF7"/>
    <w:rsid w:val="0080675D"/>
    <w:rsid w:val="0080753C"/>
    <w:rsid w:val="008079A1"/>
    <w:rsid w:val="00810672"/>
    <w:rsid w:val="00810F94"/>
    <w:rsid w:val="00811176"/>
    <w:rsid w:val="0081293A"/>
    <w:rsid w:val="008138A5"/>
    <w:rsid w:val="00813A55"/>
    <w:rsid w:val="00813F6E"/>
    <w:rsid w:val="00820075"/>
    <w:rsid w:val="0082051B"/>
    <w:rsid w:val="00821A9E"/>
    <w:rsid w:val="00821C0C"/>
    <w:rsid w:val="00822C5B"/>
    <w:rsid w:val="0082308B"/>
    <w:rsid w:val="008253B4"/>
    <w:rsid w:val="0082552C"/>
    <w:rsid w:val="0082598E"/>
    <w:rsid w:val="00826178"/>
    <w:rsid w:val="008264DA"/>
    <w:rsid w:val="0082667B"/>
    <w:rsid w:val="0082696D"/>
    <w:rsid w:val="008273FB"/>
    <w:rsid w:val="00830341"/>
    <w:rsid w:val="00832344"/>
    <w:rsid w:val="0083377E"/>
    <w:rsid w:val="00833D58"/>
    <w:rsid w:val="00835E26"/>
    <w:rsid w:val="00836530"/>
    <w:rsid w:val="008368E3"/>
    <w:rsid w:val="008371BC"/>
    <w:rsid w:val="0084044A"/>
    <w:rsid w:val="0084094D"/>
    <w:rsid w:val="0084192C"/>
    <w:rsid w:val="00842628"/>
    <w:rsid w:val="008428F5"/>
    <w:rsid w:val="00842A00"/>
    <w:rsid w:val="00842A37"/>
    <w:rsid w:val="00842E37"/>
    <w:rsid w:val="00843173"/>
    <w:rsid w:val="008436F5"/>
    <w:rsid w:val="0084469E"/>
    <w:rsid w:val="00844E06"/>
    <w:rsid w:val="00845082"/>
    <w:rsid w:val="008459D5"/>
    <w:rsid w:val="00846237"/>
    <w:rsid w:val="00847C23"/>
    <w:rsid w:val="00850C2C"/>
    <w:rsid w:val="00851604"/>
    <w:rsid w:val="0085162E"/>
    <w:rsid w:val="00851A74"/>
    <w:rsid w:val="00852CF4"/>
    <w:rsid w:val="00853695"/>
    <w:rsid w:val="00853F04"/>
    <w:rsid w:val="008542F4"/>
    <w:rsid w:val="008546E5"/>
    <w:rsid w:val="0085498E"/>
    <w:rsid w:val="00854D96"/>
    <w:rsid w:val="0085529F"/>
    <w:rsid w:val="008556E3"/>
    <w:rsid w:val="00855C09"/>
    <w:rsid w:val="00855E0C"/>
    <w:rsid w:val="00855ED5"/>
    <w:rsid w:val="00856F9A"/>
    <w:rsid w:val="0085700E"/>
    <w:rsid w:val="00860D3A"/>
    <w:rsid w:val="00860E8F"/>
    <w:rsid w:val="00861522"/>
    <w:rsid w:val="0086285F"/>
    <w:rsid w:val="008634B1"/>
    <w:rsid w:val="00864081"/>
    <w:rsid w:val="008649D7"/>
    <w:rsid w:val="008651B2"/>
    <w:rsid w:val="00865A51"/>
    <w:rsid w:val="00867856"/>
    <w:rsid w:val="00867AFA"/>
    <w:rsid w:val="00867E72"/>
    <w:rsid w:val="0087101F"/>
    <w:rsid w:val="00871490"/>
    <w:rsid w:val="00872625"/>
    <w:rsid w:val="00872685"/>
    <w:rsid w:val="00872E94"/>
    <w:rsid w:val="00873647"/>
    <w:rsid w:val="00873F8B"/>
    <w:rsid w:val="0087467B"/>
    <w:rsid w:val="00874CBC"/>
    <w:rsid w:val="00875609"/>
    <w:rsid w:val="00875FDE"/>
    <w:rsid w:val="008815A5"/>
    <w:rsid w:val="00882434"/>
    <w:rsid w:val="0088274F"/>
    <w:rsid w:val="008843AF"/>
    <w:rsid w:val="0088532D"/>
    <w:rsid w:val="008857AE"/>
    <w:rsid w:val="0088582D"/>
    <w:rsid w:val="00885A82"/>
    <w:rsid w:val="008860E7"/>
    <w:rsid w:val="00886666"/>
    <w:rsid w:val="0088719A"/>
    <w:rsid w:val="00887BCA"/>
    <w:rsid w:val="0089186D"/>
    <w:rsid w:val="008921B2"/>
    <w:rsid w:val="00892316"/>
    <w:rsid w:val="008927FD"/>
    <w:rsid w:val="008928BF"/>
    <w:rsid w:val="008957AF"/>
    <w:rsid w:val="00895F91"/>
    <w:rsid w:val="008966C4"/>
    <w:rsid w:val="00897318"/>
    <w:rsid w:val="00897C42"/>
    <w:rsid w:val="008A15C2"/>
    <w:rsid w:val="008A1D10"/>
    <w:rsid w:val="008A3268"/>
    <w:rsid w:val="008A3585"/>
    <w:rsid w:val="008A35EC"/>
    <w:rsid w:val="008A4326"/>
    <w:rsid w:val="008A6056"/>
    <w:rsid w:val="008A64B0"/>
    <w:rsid w:val="008B0C18"/>
    <w:rsid w:val="008B0C1E"/>
    <w:rsid w:val="008B183F"/>
    <w:rsid w:val="008B1D05"/>
    <w:rsid w:val="008B20A1"/>
    <w:rsid w:val="008B34CD"/>
    <w:rsid w:val="008B38E9"/>
    <w:rsid w:val="008B4303"/>
    <w:rsid w:val="008B4317"/>
    <w:rsid w:val="008B46AD"/>
    <w:rsid w:val="008B47CC"/>
    <w:rsid w:val="008B50D0"/>
    <w:rsid w:val="008B533E"/>
    <w:rsid w:val="008B58E8"/>
    <w:rsid w:val="008B6976"/>
    <w:rsid w:val="008B6E4E"/>
    <w:rsid w:val="008B7035"/>
    <w:rsid w:val="008C01E1"/>
    <w:rsid w:val="008C0395"/>
    <w:rsid w:val="008C0EFF"/>
    <w:rsid w:val="008C1636"/>
    <w:rsid w:val="008C1653"/>
    <w:rsid w:val="008C3522"/>
    <w:rsid w:val="008C35DE"/>
    <w:rsid w:val="008D123D"/>
    <w:rsid w:val="008D2214"/>
    <w:rsid w:val="008D2D1E"/>
    <w:rsid w:val="008D327B"/>
    <w:rsid w:val="008D35FB"/>
    <w:rsid w:val="008D403C"/>
    <w:rsid w:val="008D47C1"/>
    <w:rsid w:val="008D5AE1"/>
    <w:rsid w:val="008D5EB9"/>
    <w:rsid w:val="008E1816"/>
    <w:rsid w:val="008E3875"/>
    <w:rsid w:val="008E397D"/>
    <w:rsid w:val="008E53C5"/>
    <w:rsid w:val="008E54B1"/>
    <w:rsid w:val="008E5C11"/>
    <w:rsid w:val="008E657B"/>
    <w:rsid w:val="008E787E"/>
    <w:rsid w:val="008E7ECA"/>
    <w:rsid w:val="008F07D1"/>
    <w:rsid w:val="008F0C84"/>
    <w:rsid w:val="008F15D0"/>
    <w:rsid w:val="008F16C2"/>
    <w:rsid w:val="008F2054"/>
    <w:rsid w:val="008F2A83"/>
    <w:rsid w:val="008F3657"/>
    <w:rsid w:val="008F3FA9"/>
    <w:rsid w:val="008F4D11"/>
    <w:rsid w:val="008F5F51"/>
    <w:rsid w:val="008F7D39"/>
    <w:rsid w:val="009001A0"/>
    <w:rsid w:val="00900666"/>
    <w:rsid w:val="00901166"/>
    <w:rsid w:val="00901747"/>
    <w:rsid w:val="009048B4"/>
    <w:rsid w:val="00904C2E"/>
    <w:rsid w:val="00904DED"/>
    <w:rsid w:val="009061A1"/>
    <w:rsid w:val="00906364"/>
    <w:rsid w:val="0090688E"/>
    <w:rsid w:val="00910207"/>
    <w:rsid w:val="0091124A"/>
    <w:rsid w:val="009115E4"/>
    <w:rsid w:val="00911E3A"/>
    <w:rsid w:val="00914821"/>
    <w:rsid w:val="009157CB"/>
    <w:rsid w:val="009161AB"/>
    <w:rsid w:val="00916F0E"/>
    <w:rsid w:val="009171E1"/>
    <w:rsid w:val="00917638"/>
    <w:rsid w:val="00917763"/>
    <w:rsid w:val="00917A85"/>
    <w:rsid w:val="00920A16"/>
    <w:rsid w:val="00921F24"/>
    <w:rsid w:val="00923503"/>
    <w:rsid w:val="009249DD"/>
    <w:rsid w:val="00924D9D"/>
    <w:rsid w:val="00925159"/>
    <w:rsid w:val="00926F36"/>
    <w:rsid w:val="00927932"/>
    <w:rsid w:val="00931F58"/>
    <w:rsid w:val="00932E94"/>
    <w:rsid w:val="00933B5D"/>
    <w:rsid w:val="009343AE"/>
    <w:rsid w:val="009348A9"/>
    <w:rsid w:val="0093494E"/>
    <w:rsid w:val="0093660E"/>
    <w:rsid w:val="00936965"/>
    <w:rsid w:val="00937387"/>
    <w:rsid w:val="009379CD"/>
    <w:rsid w:val="009404BE"/>
    <w:rsid w:val="00940930"/>
    <w:rsid w:val="00940A49"/>
    <w:rsid w:val="0094183E"/>
    <w:rsid w:val="00941BA4"/>
    <w:rsid w:val="00941CA2"/>
    <w:rsid w:val="00943112"/>
    <w:rsid w:val="009432D0"/>
    <w:rsid w:val="00944022"/>
    <w:rsid w:val="00947231"/>
    <w:rsid w:val="00947B56"/>
    <w:rsid w:val="00947BF5"/>
    <w:rsid w:val="00950143"/>
    <w:rsid w:val="00950485"/>
    <w:rsid w:val="00950614"/>
    <w:rsid w:val="00950649"/>
    <w:rsid w:val="00950F6E"/>
    <w:rsid w:val="009524BF"/>
    <w:rsid w:val="00955F22"/>
    <w:rsid w:val="0095762C"/>
    <w:rsid w:val="00960C5E"/>
    <w:rsid w:val="00961509"/>
    <w:rsid w:val="009623C9"/>
    <w:rsid w:val="0096278A"/>
    <w:rsid w:val="00964227"/>
    <w:rsid w:val="009654F4"/>
    <w:rsid w:val="00966097"/>
    <w:rsid w:val="009662D2"/>
    <w:rsid w:val="0096679D"/>
    <w:rsid w:val="00966962"/>
    <w:rsid w:val="00966B8D"/>
    <w:rsid w:val="0096760B"/>
    <w:rsid w:val="00967FD0"/>
    <w:rsid w:val="00970595"/>
    <w:rsid w:val="00970CBA"/>
    <w:rsid w:val="009713B3"/>
    <w:rsid w:val="00971A0E"/>
    <w:rsid w:val="00971F89"/>
    <w:rsid w:val="00972123"/>
    <w:rsid w:val="00972A68"/>
    <w:rsid w:val="00972B33"/>
    <w:rsid w:val="00972E6D"/>
    <w:rsid w:val="00973015"/>
    <w:rsid w:val="00973153"/>
    <w:rsid w:val="00973BA9"/>
    <w:rsid w:val="00973E1A"/>
    <w:rsid w:val="00974A47"/>
    <w:rsid w:val="00974D21"/>
    <w:rsid w:val="009763FC"/>
    <w:rsid w:val="00976C6E"/>
    <w:rsid w:val="00980E42"/>
    <w:rsid w:val="00982405"/>
    <w:rsid w:val="00982B7A"/>
    <w:rsid w:val="00982CBC"/>
    <w:rsid w:val="00982CEE"/>
    <w:rsid w:val="00984198"/>
    <w:rsid w:val="00984A51"/>
    <w:rsid w:val="00984C78"/>
    <w:rsid w:val="00985B6B"/>
    <w:rsid w:val="00986938"/>
    <w:rsid w:val="00986FC6"/>
    <w:rsid w:val="009879CE"/>
    <w:rsid w:val="0099067E"/>
    <w:rsid w:val="009925D2"/>
    <w:rsid w:val="0099269A"/>
    <w:rsid w:val="0099285F"/>
    <w:rsid w:val="009929E9"/>
    <w:rsid w:val="0099359C"/>
    <w:rsid w:val="00993AAF"/>
    <w:rsid w:val="009949C8"/>
    <w:rsid w:val="00994C86"/>
    <w:rsid w:val="00997EDB"/>
    <w:rsid w:val="00997F54"/>
    <w:rsid w:val="009A0D57"/>
    <w:rsid w:val="009A25CB"/>
    <w:rsid w:val="009A365E"/>
    <w:rsid w:val="009A3B9B"/>
    <w:rsid w:val="009A3C18"/>
    <w:rsid w:val="009A6F96"/>
    <w:rsid w:val="009A7153"/>
    <w:rsid w:val="009A719C"/>
    <w:rsid w:val="009A7D65"/>
    <w:rsid w:val="009B0A5E"/>
    <w:rsid w:val="009B1A13"/>
    <w:rsid w:val="009B2596"/>
    <w:rsid w:val="009B2BF1"/>
    <w:rsid w:val="009B37C3"/>
    <w:rsid w:val="009B39E1"/>
    <w:rsid w:val="009B4833"/>
    <w:rsid w:val="009B569E"/>
    <w:rsid w:val="009B6558"/>
    <w:rsid w:val="009B746A"/>
    <w:rsid w:val="009B7D43"/>
    <w:rsid w:val="009C04C6"/>
    <w:rsid w:val="009C0BB1"/>
    <w:rsid w:val="009C0D4D"/>
    <w:rsid w:val="009C0EB6"/>
    <w:rsid w:val="009C1129"/>
    <w:rsid w:val="009C14EB"/>
    <w:rsid w:val="009C1FE5"/>
    <w:rsid w:val="009C3DA0"/>
    <w:rsid w:val="009C426E"/>
    <w:rsid w:val="009C619C"/>
    <w:rsid w:val="009C72B4"/>
    <w:rsid w:val="009C7EF8"/>
    <w:rsid w:val="009D002C"/>
    <w:rsid w:val="009D11DB"/>
    <w:rsid w:val="009D1BCB"/>
    <w:rsid w:val="009D2136"/>
    <w:rsid w:val="009D496D"/>
    <w:rsid w:val="009D51B9"/>
    <w:rsid w:val="009D53A3"/>
    <w:rsid w:val="009D547E"/>
    <w:rsid w:val="009D6343"/>
    <w:rsid w:val="009E0B85"/>
    <w:rsid w:val="009E0DC5"/>
    <w:rsid w:val="009E1EE7"/>
    <w:rsid w:val="009E239A"/>
    <w:rsid w:val="009E2DE2"/>
    <w:rsid w:val="009E30FC"/>
    <w:rsid w:val="009E3111"/>
    <w:rsid w:val="009E325B"/>
    <w:rsid w:val="009E4707"/>
    <w:rsid w:val="009E5E35"/>
    <w:rsid w:val="009E60BC"/>
    <w:rsid w:val="009E6576"/>
    <w:rsid w:val="009E714A"/>
    <w:rsid w:val="009E7723"/>
    <w:rsid w:val="009F1187"/>
    <w:rsid w:val="009F11D7"/>
    <w:rsid w:val="009F29E2"/>
    <w:rsid w:val="009F2F4B"/>
    <w:rsid w:val="009F352D"/>
    <w:rsid w:val="009F385B"/>
    <w:rsid w:val="009F393B"/>
    <w:rsid w:val="009F4D48"/>
    <w:rsid w:val="009F70BC"/>
    <w:rsid w:val="00A00A8F"/>
    <w:rsid w:val="00A00FFF"/>
    <w:rsid w:val="00A01B12"/>
    <w:rsid w:val="00A01FD3"/>
    <w:rsid w:val="00A0250F"/>
    <w:rsid w:val="00A043B9"/>
    <w:rsid w:val="00A05361"/>
    <w:rsid w:val="00A05FD4"/>
    <w:rsid w:val="00A066E4"/>
    <w:rsid w:val="00A07653"/>
    <w:rsid w:val="00A107C4"/>
    <w:rsid w:val="00A10AA3"/>
    <w:rsid w:val="00A111CA"/>
    <w:rsid w:val="00A11E89"/>
    <w:rsid w:val="00A12EF1"/>
    <w:rsid w:val="00A12F88"/>
    <w:rsid w:val="00A1355D"/>
    <w:rsid w:val="00A13D20"/>
    <w:rsid w:val="00A140C1"/>
    <w:rsid w:val="00A15AAA"/>
    <w:rsid w:val="00A15ED7"/>
    <w:rsid w:val="00A1626E"/>
    <w:rsid w:val="00A16BBF"/>
    <w:rsid w:val="00A16EB2"/>
    <w:rsid w:val="00A17544"/>
    <w:rsid w:val="00A17A8D"/>
    <w:rsid w:val="00A20BDB"/>
    <w:rsid w:val="00A2154F"/>
    <w:rsid w:val="00A215F7"/>
    <w:rsid w:val="00A2371A"/>
    <w:rsid w:val="00A23D56"/>
    <w:rsid w:val="00A23F9B"/>
    <w:rsid w:val="00A2632E"/>
    <w:rsid w:val="00A268C0"/>
    <w:rsid w:val="00A27392"/>
    <w:rsid w:val="00A27DE6"/>
    <w:rsid w:val="00A313BE"/>
    <w:rsid w:val="00A31F0F"/>
    <w:rsid w:val="00A32093"/>
    <w:rsid w:val="00A32DE4"/>
    <w:rsid w:val="00A3357E"/>
    <w:rsid w:val="00A33C42"/>
    <w:rsid w:val="00A3423B"/>
    <w:rsid w:val="00A34A2F"/>
    <w:rsid w:val="00A34E62"/>
    <w:rsid w:val="00A37B69"/>
    <w:rsid w:val="00A40268"/>
    <w:rsid w:val="00A407D3"/>
    <w:rsid w:val="00A41AB2"/>
    <w:rsid w:val="00A41CDC"/>
    <w:rsid w:val="00A41D82"/>
    <w:rsid w:val="00A43582"/>
    <w:rsid w:val="00A43744"/>
    <w:rsid w:val="00A4414C"/>
    <w:rsid w:val="00A45E1A"/>
    <w:rsid w:val="00A46B07"/>
    <w:rsid w:val="00A47ECB"/>
    <w:rsid w:val="00A502DF"/>
    <w:rsid w:val="00A50370"/>
    <w:rsid w:val="00A509BB"/>
    <w:rsid w:val="00A5196A"/>
    <w:rsid w:val="00A5223E"/>
    <w:rsid w:val="00A52E22"/>
    <w:rsid w:val="00A53B2F"/>
    <w:rsid w:val="00A5560E"/>
    <w:rsid w:val="00A55FE7"/>
    <w:rsid w:val="00A56C3B"/>
    <w:rsid w:val="00A56FE0"/>
    <w:rsid w:val="00A5787F"/>
    <w:rsid w:val="00A5795C"/>
    <w:rsid w:val="00A602C2"/>
    <w:rsid w:val="00A60E57"/>
    <w:rsid w:val="00A62738"/>
    <w:rsid w:val="00A629B2"/>
    <w:rsid w:val="00A640E2"/>
    <w:rsid w:val="00A64DD2"/>
    <w:rsid w:val="00A6600F"/>
    <w:rsid w:val="00A6611C"/>
    <w:rsid w:val="00A66322"/>
    <w:rsid w:val="00A673E7"/>
    <w:rsid w:val="00A6768D"/>
    <w:rsid w:val="00A67E80"/>
    <w:rsid w:val="00A706CC"/>
    <w:rsid w:val="00A710AF"/>
    <w:rsid w:val="00A7145B"/>
    <w:rsid w:val="00A72101"/>
    <w:rsid w:val="00A73DA3"/>
    <w:rsid w:val="00A743A5"/>
    <w:rsid w:val="00A74AB3"/>
    <w:rsid w:val="00A76A2B"/>
    <w:rsid w:val="00A77384"/>
    <w:rsid w:val="00A8169F"/>
    <w:rsid w:val="00A829F9"/>
    <w:rsid w:val="00A85E7D"/>
    <w:rsid w:val="00A86946"/>
    <w:rsid w:val="00A870C3"/>
    <w:rsid w:val="00A9051A"/>
    <w:rsid w:val="00A91105"/>
    <w:rsid w:val="00A91437"/>
    <w:rsid w:val="00A93251"/>
    <w:rsid w:val="00A942AB"/>
    <w:rsid w:val="00A94418"/>
    <w:rsid w:val="00A9554D"/>
    <w:rsid w:val="00A95EB5"/>
    <w:rsid w:val="00A96839"/>
    <w:rsid w:val="00A972E3"/>
    <w:rsid w:val="00A97963"/>
    <w:rsid w:val="00A979C5"/>
    <w:rsid w:val="00AA099C"/>
    <w:rsid w:val="00AA12EE"/>
    <w:rsid w:val="00AA1BF5"/>
    <w:rsid w:val="00AA1D75"/>
    <w:rsid w:val="00AA1FEE"/>
    <w:rsid w:val="00AA205B"/>
    <w:rsid w:val="00AA23A4"/>
    <w:rsid w:val="00AA26B7"/>
    <w:rsid w:val="00AA2F14"/>
    <w:rsid w:val="00AA49CE"/>
    <w:rsid w:val="00AA4C65"/>
    <w:rsid w:val="00AA6052"/>
    <w:rsid w:val="00AA6965"/>
    <w:rsid w:val="00AA788D"/>
    <w:rsid w:val="00AB13B4"/>
    <w:rsid w:val="00AB2173"/>
    <w:rsid w:val="00AB273F"/>
    <w:rsid w:val="00AB307F"/>
    <w:rsid w:val="00AB3840"/>
    <w:rsid w:val="00AB3984"/>
    <w:rsid w:val="00AB3C40"/>
    <w:rsid w:val="00AB3FF8"/>
    <w:rsid w:val="00AB44E7"/>
    <w:rsid w:val="00AB4611"/>
    <w:rsid w:val="00AB5A02"/>
    <w:rsid w:val="00AB5E83"/>
    <w:rsid w:val="00AB6200"/>
    <w:rsid w:val="00AB631E"/>
    <w:rsid w:val="00AB79E6"/>
    <w:rsid w:val="00AB7F94"/>
    <w:rsid w:val="00AC0FFD"/>
    <w:rsid w:val="00AC13DD"/>
    <w:rsid w:val="00AC2E8B"/>
    <w:rsid w:val="00AC34B6"/>
    <w:rsid w:val="00AC3724"/>
    <w:rsid w:val="00AC396F"/>
    <w:rsid w:val="00AC577B"/>
    <w:rsid w:val="00AC5A9F"/>
    <w:rsid w:val="00AC5D54"/>
    <w:rsid w:val="00AC73E6"/>
    <w:rsid w:val="00AD0673"/>
    <w:rsid w:val="00AD267C"/>
    <w:rsid w:val="00AD2B39"/>
    <w:rsid w:val="00AD39BA"/>
    <w:rsid w:val="00AD41AE"/>
    <w:rsid w:val="00AD5579"/>
    <w:rsid w:val="00AD6CBA"/>
    <w:rsid w:val="00AD6FA5"/>
    <w:rsid w:val="00AD73AA"/>
    <w:rsid w:val="00AD75C9"/>
    <w:rsid w:val="00AE0C39"/>
    <w:rsid w:val="00AE1584"/>
    <w:rsid w:val="00AE1F1F"/>
    <w:rsid w:val="00AE336A"/>
    <w:rsid w:val="00AE36E0"/>
    <w:rsid w:val="00AE415D"/>
    <w:rsid w:val="00AE63F8"/>
    <w:rsid w:val="00AE66BF"/>
    <w:rsid w:val="00AE6B20"/>
    <w:rsid w:val="00AE76EB"/>
    <w:rsid w:val="00AF1EA6"/>
    <w:rsid w:val="00AF3819"/>
    <w:rsid w:val="00AF4331"/>
    <w:rsid w:val="00AF4336"/>
    <w:rsid w:val="00AF4868"/>
    <w:rsid w:val="00AF4A34"/>
    <w:rsid w:val="00AF5642"/>
    <w:rsid w:val="00AF5E59"/>
    <w:rsid w:val="00AF7DE8"/>
    <w:rsid w:val="00B00184"/>
    <w:rsid w:val="00B00264"/>
    <w:rsid w:val="00B005C0"/>
    <w:rsid w:val="00B01418"/>
    <w:rsid w:val="00B0184F"/>
    <w:rsid w:val="00B02067"/>
    <w:rsid w:val="00B02E4E"/>
    <w:rsid w:val="00B03E9D"/>
    <w:rsid w:val="00B042AD"/>
    <w:rsid w:val="00B05126"/>
    <w:rsid w:val="00B05554"/>
    <w:rsid w:val="00B06A28"/>
    <w:rsid w:val="00B072FE"/>
    <w:rsid w:val="00B0783D"/>
    <w:rsid w:val="00B13FE8"/>
    <w:rsid w:val="00B14726"/>
    <w:rsid w:val="00B14E38"/>
    <w:rsid w:val="00B15C64"/>
    <w:rsid w:val="00B15D53"/>
    <w:rsid w:val="00B16CAC"/>
    <w:rsid w:val="00B17726"/>
    <w:rsid w:val="00B17746"/>
    <w:rsid w:val="00B2020C"/>
    <w:rsid w:val="00B20646"/>
    <w:rsid w:val="00B20690"/>
    <w:rsid w:val="00B207BE"/>
    <w:rsid w:val="00B217BE"/>
    <w:rsid w:val="00B219D3"/>
    <w:rsid w:val="00B2311D"/>
    <w:rsid w:val="00B23A2B"/>
    <w:rsid w:val="00B25434"/>
    <w:rsid w:val="00B2577B"/>
    <w:rsid w:val="00B26BAF"/>
    <w:rsid w:val="00B303FA"/>
    <w:rsid w:val="00B305C5"/>
    <w:rsid w:val="00B30CED"/>
    <w:rsid w:val="00B30D3A"/>
    <w:rsid w:val="00B3123B"/>
    <w:rsid w:val="00B31508"/>
    <w:rsid w:val="00B31A8D"/>
    <w:rsid w:val="00B32EC1"/>
    <w:rsid w:val="00B346E6"/>
    <w:rsid w:val="00B34A78"/>
    <w:rsid w:val="00B34AE0"/>
    <w:rsid w:val="00B34C47"/>
    <w:rsid w:val="00B3528A"/>
    <w:rsid w:val="00B36593"/>
    <w:rsid w:val="00B377CE"/>
    <w:rsid w:val="00B37A34"/>
    <w:rsid w:val="00B41063"/>
    <w:rsid w:val="00B410C0"/>
    <w:rsid w:val="00B4131A"/>
    <w:rsid w:val="00B42104"/>
    <w:rsid w:val="00B430C8"/>
    <w:rsid w:val="00B44B1C"/>
    <w:rsid w:val="00B44D4C"/>
    <w:rsid w:val="00B46324"/>
    <w:rsid w:val="00B4680D"/>
    <w:rsid w:val="00B50AE7"/>
    <w:rsid w:val="00B513B9"/>
    <w:rsid w:val="00B51F79"/>
    <w:rsid w:val="00B52ABF"/>
    <w:rsid w:val="00B55027"/>
    <w:rsid w:val="00B56C4F"/>
    <w:rsid w:val="00B57664"/>
    <w:rsid w:val="00B57754"/>
    <w:rsid w:val="00B60942"/>
    <w:rsid w:val="00B60DE2"/>
    <w:rsid w:val="00B615B7"/>
    <w:rsid w:val="00B6212C"/>
    <w:rsid w:val="00B6307D"/>
    <w:rsid w:val="00B63260"/>
    <w:rsid w:val="00B64662"/>
    <w:rsid w:val="00B65957"/>
    <w:rsid w:val="00B67EA3"/>
    <w:rsid w:val="00B701A3"/>
    <w:rsid w:val="00B7031D"/>
    <w:rsid w:val="00B7047A"/>
    <w:rsid w:val="00B70893"/>
    <w:rsid w:val="00B7136C"/>
    <w:rsid w:val="00B72193"/>
    <w:rsid w:val="00B73057"/>
    <w:rsid w:val="00B7348A"/>
    <w:rsid w:val="00B741E6"/>
    <w:rsid w:val="00B753C5"/>
    <w:rsid w:val="00B76190"/>
    <w:rsid w:val="00B76997"/>
    <w:rsid w:val="00B76B00"/>
    <w:rsid w:val="00B771A9"/>
    <w:rsid w:val="00B772FE"/>
    <w:rsid w:val="00B80962"/>
    <w:rsid w:val="00B81E97"/>
    <w:rsid w:val="00B82098"/>
    <w:rsid w:val="00B828DF"/>
    <w:rsid w:val="00B8377E"/>
    <w:rsid w:val="00B837CD"/>
    <w:rsid w:val="00B83A96"/>
    <w:rsid w:val="00B87290"/>
    <w:rsid w:val="00B877FD"/>
    <w:rsid w:val="00B90689"/>
    <w:rsid w:val="00B90A0A"/>
    <w:rsid w:val="00B90C0E"/>
    <w:rsid w:val="00B91A76"/>
    <w:rsid w:val="00B928BC"/>
    <w:rsid w:val="00B93858"/>
    <w:rsid w:val="00B938DA"/>
    <w:rsid w:val="00B943DE"/>
    <w:rsid w:val="00B94560"/>
    <w:rsid w:val="00B951D3"/>
    <w:rsid w:val="00B95FB0"/>
    <w:rsid w:val="00B963DE"/>
    <w:rsid w:val="00B96F3E"/>
    <w:rsid w:val="00B97ED7"/>
    <w:rsid w:val="00BA077F"/>
    <w:rsid w:val="00BA12C3"/>
    <w:rsid w:val="00BA1341"/>
    <w:rsid w:val="00BA189D"/>
    <w:rsid w:val="00BA20F5"/>
    <w:rsid w:val="00BA22F0"/>
    <w:rsid w:val="00BA503D"/>
    <w:rsid w:val="00BA589E"/>
    <w:rsid w:val="00BA6647"/>
    <w:rsid w:val="00BA720C"/>
    <w:rsid w:val="00BA786A"/>
    <w:rsid w:val="00BA79C6"/>
    <w:rsid w:val="00BA7D35"/>
    <w:rsid w:val="00BB08B0"/>
    <w:rsid w:val="00BB0B37"/>
    <w:rsid w:val="00BB29F4"/>
    <w:rsid w:val="00BB3C1D"/>
    <w:rsid w:val="00BB3F00"/>
    <w:rsid w:val="00BB4B06"/>
    <w:rsid w:val="00BB4E28"/>
    <w:rsid w:val="00BB4E72"/>
    <w:rsid w:val="00BB5784"/>
    <w:rsid w:val="00BB5862"/>
    <w:rsid w:val="00BB5C82"/>
    <w:rsid w:val="00BB6892"/>
    <w:rsid w:val="00BB6BF1"/>
    <w:rsid w:val="00BB7869"/>
    <w:rsid w:val="00BC0917"/>
    <w:rsid w:val="00BC2D3A"/>
    <w:rsid w:val="00BC498A"/>
    <w:rsid w:val="00BD00E8"/>
    <w:rsid w:val="00BD02FA"/>
    <w:rsid w:val="00BD4FB7"/>
    <w:rsid w:val="00BD646A"/>
    <w:rsid w:val="00BD6837"/>
    <w:rsid w:val="00BD72AD"/>
    <w:rsid w:val="00BE061E"/>
    <w:rsid w:val="00BE1171"/>
    <w:rsid w:val="00BE1D94"/>
    <w:rsid w:val="00BE21E3"/>
    <w:rsid w:val="00BE284D"/>
    <w:rsid w:val="00BE29EF"/>
    <w:rsid w:val="00BE42FD"/>
    <w:rsid w:val="00BE4403"/>
    <w:rsid w:val="00BE4FBA"/>
    <w:rsid w:val="00BE51C2"/>
    <w:rsid w:val="00BE62D5"/>
    <w:rsid w:val="00BE64DD"/>
    <w:rsid w:val="00BE691F"/>
    <w:rsid w:val="00BF212C"/>
    <w:rsid w:val="00BF21C6"/>
    <w:rsid w:val="00BF2237"/>
    <w:rsid w:val="00BF2E19"/>
    <w:rsid w:val="00BF3EDF"/>
    <w:rsid w:val="00BF3F9E"/>
    <w:rsid w:val="00BF4062"/>
    <w:rsid w:val="00BF42A5"/>
    <w:rsid w:val="00BF4613"/>
    <w:rsid w:val="00BF4BE3"/>
    <w:rsid w:val="00BF6147"/>
    <w:rsid w:val="00BF61E7"/>
    <w:rsid w:val="00BF6641"/>
    <w:rsid w:val="00BF6FEA"/>
    <w:rsid w:val="00BF79F2"/>
    <w:rsid w:val="00C001DA"/>
    <w:rsid w:val="00C00B9A"/>
    <w:rsid w:val="00C00D7C"/>
    <w:rsid w:val="00C00F94"/>
    <w:rsid w:val="00C01D3C"/>
    <w:rsid w:val="00C02559"/>
    <w:rsid w:val="00C02DEA"/>
    <w:rsid w:val="00C03D27"/>
    <w:rsid w:val="00C03D6D"/>
    <w:rsid w:val="00C03F75"/>
    <w:rsid w:val="00C042BB"/>
    <w:rsid w:val="00C05DBD"/>
    <w:rsid w:val="00C05E5C"/>
    <w:rsid w:val="00C06873"/>
    <w:rsid w:val="00C10727"/>
    <w:rsid w:val="00C1428D"/>
    <w:rsid w:val="00C14437"/>
    <w:rsid w:val="00C14941"/>
    <w:rsid w:val="00C149F8"/>
    <w:rsid w:val="00C1603E"/>
    <w:rsid w:val="00C16F93"/>
    <w:rsid w:val="00C171FF"/>
    <w:rsid w:val="00C20539"/>
    <w:rsid w:val="00C20B17"/>
    <w:rsid w:val="00C223AD"/>
    <w:rsid w:val="00C23C08"/>
    <w:rsid w:val="00C24D5C"/>
    <w:rsid w:val="00C25805"/>
    <w:rsid w:val="00C25FB3"/>
    <w:rsid w:val="00C260E9"/>
    <w:rsid w:val="00C2615B"/>
    <w:rsid w:val="00C2727F"/>
    <w:rsid w:val="00C275D6"/>
    <w:rsid w:val="00C2797A"/>
    <w:rsid w:val="00C30A9D"/>
    <w:rsid w:val="00C337A9"/>
    <w:rsid w:val="00C355D6"/>
    <w:rsid w:val="00C3572B"/>
    <w:rsid w:val="00C36060"/>
    <w:rsid w:val="00C3710B"/>
    <w:rsid w:val="00C407D4"/>
    <w:rsid w:val="00C41713"/>
    <w:rsid w:val="00C43283"/>
    <w:rsid w:val="00C43D7A"/>
    <w:rsid w:val="00C444ED"/>
    <w:rsid w:val="00C44E1C"/>
    <w:rsid w:val="00C468F1"/>
    <w:rsid w:val="00C47DE6"/>
    <w:rsid w:val="00C51067"/>
    <w:rsid w:val="00C514C5"/>
    <w:rsid w:val="00C53639"/>
    <w:rsid w:val="00C545B5"/>
    <w:rsid w:val="00C54EEF"/>
    <w:rsid w:val="00C552FE"/>
    <w:rsid w:val="00C55318"/>
    <w:rsid w:val="00C5586F"/>
    <w:rsid w:val="00C56160"/>
    <w:rsid w:val="00C604D5"/>
    <w:rsid w:val="00C6081D"/>
    <w:rsid w:val="00C60876"/>
    <w:rsid w:val="00C60C9F"/>
    <w:rsid w:val="00C60E74"/>
    <w:rsid w:val="00C6103C"/>
    <w:rsid w:val="00C61CCE"/>
    <w:rsid w:val="00C62A6B"/>
    <w:rsid w:val="00C62CC3"/>
    <w:rsid w:val="00C631BC"/>
    <w:rsid w:val="00C6628C"/>
    <w:rsid w:val="00C669A7"/>
    <w:rsid w:val="00C669D0"/>
    <w:rsid w:val="00C67743"/>
    <w:rsid w:val="00C67EB2"/>
    <w:rsid w:val="00C70066"/>
    <w:rsid w:val="00C70531"/>
    <w:rsid w:val="00C71B72"/>
    <w:rsid w:val="00C71D6C"/>
    <w:rsid w:val="00C724DF"/>
    <w:rsid w:val="00C726CA"/>
    <w:rsid w:val="00C7289E"/>
    <w:rsid w:val="00C72EB7"/>
    <w:rsid w:val="00C73524"/>
    <w:rsid w:val="00C73CA8"/>
    <w:rsid w:val="00C74390"/>
    <w:rsid w:val="00C747D2"/>
    <w:rsid w:val="00C74BD6"/>
    <w:rsid w:val="00C76F31"/>
    <w:rsid w:val="00C77518"/>
    <w:rsid w:val="00C806DD"/>
    <w:rsid w:val="00C84348"/>
    <w:rsid w:val="00C8482F"/>
    <w:rsid w:val="00C84A2A"/>
    <w:rsid w:val="00C85472"/>
    <w:rsid w:val="00C86042"/>
    <w:rsid w:val="00C86591"/>
    <w:rsid w:val="00C86718"/>
    <w:rsid w:val="00C86845"/>
    <w:rsid w:val="00C87828"/>
    <w:rsid w:val="00C87C0F"/>
    <w:rsid w:val="00C90CD5"/>
    <w:rsid w:val="00C91F81"/>
    <w:rsid w:val="00C92404"/>
    <w:rsid w:val="00C928FA"/>
    <w:rsid w:val="00C92F22"/>
    <w:rsid w:val="00C92F2B"/>
    <w:rsid w:val="00C93503"/>
    <w:rsid w:val="00C9388D"/>
    <w:rsid w:val="00C94123"/>
    <w:rsid w:val="00C9434A"/>
    <w:rsid w:val="00C94CE2"/>
    <w:rsid w:val="00C958CA"/>
    <w:rsid w:val="00C976E6"/>
    <w:rsid w:val="00C979F4"/>
    <w:rsid w:val="00C97D22"/>
    <w:rsid w:val="00C97E18"/>
    <w:rsid w:val="00CA030C"/>
    <w:rsid w:val="00CA038D"/>
    <w:rsid w:val="00CA123A"/>
    <w:rsid w:val="00CA1653"/>
    <w:rsid w:val="00CA32C2"/>
    <w:rsid w:val="00CA3A7A"/>
    <w:rsid w:val="00CA3CAE"/>
    <w:rsid w:val="00CA5190"/>
    <w:rsid w:val="00CA5335"/>
    <w:rsid w:val="00CA714D"/>
    <w:rsid w:val="00CA78DF"/>
    <w:rsid w:val="00CA7B7F"/>
    <w:rsid w:val="00CB007C"/>
    <w:rsid w:val="00CB0469"/>
    <w:rsid w:val="00CB1F2B"/>
    <w:rsid w:val="00CB38C4"/>
    <w:rsid w:val="00CB4639"/>
    <w:rsid w:val="00CB47CC"/>
    <w:rsid w:val="00CB48B1"/>
    <w:rsid w:val="00CB4B21"/>
    <w:rsid w:val="00CB4C01"/>
    <w:rsid w:val="00CB5B2C"/>
    <w:rsid w:val="00CB5CA9"/>
    <w:rsid w:val="00CB6142"/>
    <w:rsid w:val="00CB6520"/>
    <w:rsid w:val="00CC07E9"/>
    <w:rsid w:val="00CC1F8F"/>
    <w:rsid w:val="00CC21A9"/>
    <w:rsid w:val="00CC2569"/>
    <w:rsid w:val="00CC25EE"/>
    <w:rsid w:val="00CC2976"/>
    <w:rsid w:val="00CC3863"/>
    <w:rsid w:val="00CC392E"/>
    <w:rsid w:val="00CC47E5"/>
    <w:rsid w:val="00CC4BEF"/>
    <w:rsid w:val="00CC508F"/>
    <w:rsid w:val="00CC5706"/>
    <w:rsid w:val="00CC5AE7"/>
    <w:rsid w:val="00CC7D97"/>
    <w:rsid w:val="00CD0556"/>
    <w:rsid w:val="00CD16DB"/>
    <w:rsid w:val="00CD30B2"/>
    <w:rsid w:val="00CD3EA5"/>
    <w:rsid w:val="00CD4F59"/>
    <w:rsid w:val="00CD50F1"/>
    <w:rsid w:val="00CD5997"/>
    <w:rsid w:val="00CD71A8"/>
    <w:rsid w:val="00CE45D7"/>
    <w:rsid w:val="00CE6917"/>
    <w:rsid w:val="00CE700B"/>
    <w:rsid w:val="00CE738B"/>
    <w:rsid w:val="00CE7790"/>
    <w:rsid w:val="00CF03F4"/>
    <w:rsid w:val="00CF04BB"/>
    <w:rsid w:val="00CF078A"/>
    <w:rsid w:val="00CF0A1F"/>
    <w:rsid w:val="00CF0C22"/>
    <w:rsid w:val="00CF2F8F"/>
    <w:rsid w:val="00CF33BB"/>
    <w:rsid w:val="00CF35F6"/>
    <w:rsid w:val="00CF46D1"/>
    <w:rsid w:val="00CF4889"/>
    <w:rsid w:val="00CF6480"/>
    <w:rsid w:val="00D00C48"/>
    <w:rsid w:val="00D0143F"/>
    <w:rsid w:val="00D015A4"/>
    <w:rsid w:val="00D015D3"/>
    <w:rsid w:val="00D02068"/>
    <w:rsid w:val="00D02EB8"/>
    <w:rsid w:val="00D036ED"/>
    <w:rsid w:val="00D03E1F"/>
    <w:rsid w:val="00D03EE4"/>
    <w:rsid w:val="00D04DCA"/>
    <w:rsid w:val="00D056B5"/>
    <w:rsid w:val="00D05E1C"/>
    <w:rsid w:val="00D05E64"/>
    <w:rsid w:val="00D061E6"/>
    <w:rsid w:val="00D061EA"/>
    <w:rsid w:val="00D0679B"/>
    <w:rsid w:val="00D10734"/>
    <w:rsid w:val="00D116C8"/>
    <w:rsid w:val="00D12C7F"/>
    <w:rsid w:val="00D15B6A"/>
    <w:rsid w:val="00D15EFC"/>
    <w:rsid w:val="00D16312"/>
    <w:rsid w:val="00D16F69"/>
    <w:rsid w:val="00D1708E"/>
    <w:rsid w:val="00D175F6"/>
    <w:rsid w:val="00D20F3C"/>
    <w:rsid w:val="00D20F74"/>
    <w:rsid w:val="00D211C4"/>
    <w:rsid w:val="00D21FF3"/>
    <w:rsid w:val="00D2207E"/>
    <w:rsid w:val="00D225B9"/>
    <w:rsid w:val="00D265B2"/>
    <w:rsid w:val="00D26624"/>
    <w:rsid w:val="00D26E5D"/>
    <w:rsid w:val="00D277B5"/>
    <w:rsid w:val="00D3057C"/>
    <w:rsid w:val="00D308D6"/>
    <w:rsid w:val="00D3186D"/>
    <w:rsid w:val="00D31980"/>
    <w:rsid w:val="00D321C6"/>
    <w:rsid w:val="00D32535"/>
    <w:rsid w:val="00D32C96"/>
    <w:rsid w:val="00D334DB"/>
    <w:rsid w:val="00D33C50"/>
    <w:rsid w:val="00D34797"/>
    <w:rsid w:val="00D3492D"/>
    <w:rsid w:val="00D35B16"/>
    <w:rsid w:val="00D36613"/>
    <w:rsid w:val="00D3753D"/>
    <w:rsid w:val="00D37AFB"/>
    <w:rsid w:val="00D4278C"/>
    <w:rsid w:val="00D44544"/>
    <w:rsid w:val="00D445BF"/>
    <w:rsid w:val="00D44EB6"/>
    <w:rsid w:val="00D44FDA"/>
    <w:rsid w:val="00D463B8"/>
    <w:rsid w:val="00D46E56"/>
    <w:rsid w:val="00D46F5F"/>
    <w:rsid w:val="00D46F6F"/>
    <w:rsid w:val="00D473C2"/>
    <w:rsid w:val="00D51CA7"/>
    <w:rsid w:val="00D52168"/>
    <w:rsid w:val="00D52420"/>
    <w:rsid w:val="00D53023"/>
    <w:rsid w:val="00D5485E"/>
    <w:rsid w:val="00D55968"/>
    <w:rsid w:val="00D56F34"/>
    <w:rsid w:val="00D613BA"/>
    <w:rsid w:val="00D613EE"/>
    <w:rsid w:val="00D63392"/>
    <w:rsid w:val="00D63A63"/>
    <w:rsid w:val="00D6401C"/>
    <w:rsid w:val="00D64140"/>
    <w:rsid w:val="00D65CBB"/>
    <w:rsid w:val="00D65E14"/>
    <w:rsid w:val="00D671CC"/>
    <w:rsid w:val="00D71725"/>
    <w:rsid w:val="00D71B3C"/>
    <w:rsid w:val="00D72E01"/>
    <w:rsid w:val="00D733EE"/>
    <w:rsid w:val="00D73B30"/>
    <w:rsid w:val="00D73D3C"/>
    <w:rsid w:val="00D73E75"/>
    <w:rsid w:val="00D74838"/>
    <w:rsid w:val="00D75F2E"/>
    <w:rsid w:val="00D75F67"/>
    <w:rsid w:val="00D75FD7"/>
    <w:rsid w:val="00D763B9"/>
    <w:rsid w:val="00D77116"/>
    <w:rsid w:val="00D77117"/>
    <w:rsid w:val="00D77D4F"/>
    <w:rsid w:val="00D81F0E"/>
    <w:rsid w:val="00D82588"/>
    <w:rsid w:val="00D8268A"/>
    <w:rsid w:val="00D83A27"/>
    <w:rsid w:val="00D83F6E"/>
    <w:rsid w:val="00D84761"/>
    <w:rsid w:val="00D8507F"/>
    <w:rsid w:val="00D85589"/>
    <w:rsid w:val="00D858BF"/>
    <w:rsid w:val="00D868C6"/>
    <w:rsid w:val="00D86BEE"/>
    <w:rsid w:val="00D86CAF"/>
    <w:rsid w:val="00D901E9"/>
    <w:rsid w:val="00D9145D"/>
    <w:rsid w:val="00D915A9"/>
    <w:rsid w:val="00D91F46"/>
    <w:rsid w:val="00D92C62"/>
    <w:rsid w:val="00D92E5E"/>
    <w:rsid w:val="00D933ED"/>
    <w:rsid w:val="00D94B70"/>
    <w:rsid w:val="00D94F7F"/>
    <w:rsid w:val="00D9543E"/>
    <w:rsid w:val="00D95DEE"/>
    <w:rsid w:val="00D95EF0"/>
    <w:rsid w:val="00D97666"/>
    <w:rsid w:val="00DA01F1"/>
    <w:rsid w:val="00DA0CBF"/>
    <w:rsid w:val="00DA1D77"/>
    <w:rsid w:val="00DA66A9"/>
    <w:rsid w:val="00DA69C8"/>
    <w:rsid w:val="00DB07D4"/>
    <w:rsid w:val="00DB0936"/>
    <w:rsid w:val="00DB1706"/>
    <w:rsid w:val="00DB1923"/>
    <w:rsid w:val="00DB1995"/>
    <w:rsid w:val="00DB300A"/>
    <w:rsid w:val="00DB52DF"/>
    <w:rsid w:val="00DB63EA"/>
    <w:rsid w:val="00DB6BF0"/>
    <w:rsid w:val="00DB7439"/>
    <w:rsid w:val="00DC06D9"/>
    <w:rsid w:val="00DC09C0"/>
    <w:rsid w:val="00DC0F06"/>
    <w:rsid w:val="00DC1350"/>
    <w:rsid w:val="00DC15DB"/>
    <w:rsid w:val="00DC43F2"/>
    <w:rsid w:val="00DC6825"/>
    <w:rsid w:val="00DC7107"/>
    <w:rsid w:val="00DC755D"/>
    <w:rsid w:val="00DD077B"/>
    <w:rsid w:val="00DD0BF6"/>
    <w:rsid w:val="00DD13FC"/>
    <w:rsid w:val="00DD16C0"/>
    <w:rsid w:val="00DD19E5"/>
    <w:rsid w:val="00DD2180"/>
    <w:rsid w:val="00DD2796"/>
    <w:rsid w:val="00DD2EB5"/>
    <w:rsid w:val="00DD2EC0"/>
    <w:rsid w:val="00DD31EA"/>
    <w:rsid w:val="00DD4D5B"/>
    <w:rsid w:val="00DD4D73"/>
    <w:rsid w:val="00DD4D74"/>
    <w:rsid w:val="00DD631F"/>
    <w:rsid w:val="00DD677A"/>
    <w:rsid w:val="00DD6EF5"/>
    <w:rsid w:val="00DD6F27"/>
    <w:rsid w:val="00DE01C2"/>
    <w:rsid w:val="00DE20D1"/>
    <w:rsid w:val="00DE21DE"/>
    <w:rsid w:val="00DE2640"/>
    <w:rsid w:val="00DE297C"/>
    <w:rsid w:val="00DE2FFE"/>
    <w:rsid w:val="00DE5E10"/>
    <w:rsid w:val="00DE5FF0"/>
    <w:rsid w:val="00DE6D30"/>
    <w:rsid w:val="00DF1037"/>
    <w:rsid w:val="00DF12FC"/>
    <w:rsid w:val="00DF1935"/>
    <w:rsid w:val="00DF255C"/>
    <w:rsid w:val="00DF45C1"/>
    <w:rsid w:val="00DF5098"/>
    <w:rsid w:val="00DF5CB3"/>
    <w:rsid w:val="00E0014A"/>
    <w:rsid w:val="00E0041C"/>
    <w:rsid w:val="00E00633"/>
    <w:rsid w:val="00E006BA"/>
    <w:rsid w:val="00E00E02"/>
    <w:rsid w:val="00E01282"/>
    <w:rsid w:val="00E01F4E"/>
    <w:rsid w:val="00E027FE"/>
    <w:rsid w:val="00E03864"/>
    <w:rsid w:val="00E04CEC"/>
    <w:rsid w:val="00E06325"/>
    <w:rsid w:val="00E0635D"/>
    <w:rsid w:val="00E06C15"/>
    <w:rsid w:val="00E10361"/>
    <w:rsid w:val="00E10C1B"/>
    <w:rsid w:val="00E11603"/>
    <w:rsid w:val="00E1374E"/>
    <w:rsid w:val="00E14282"/>
    <w:rsid w:val="00E14E12"/>
    <w:rsid w:val="00E16064"/>
    <w:rsid w:val="00E16CC9"/>
    <w:rsid w:val="00E16F57"/>
    <w:rsid w:val="00E1700A"/>
    <w:rsid w:val="00E21B6A"/>
    <w:rsid w:val="00E22DD5"/>
    <w:rsid w:val="00E2344F"/>
    <w:rsid w:val="00E236EA"/>
    <w:rsid w:val="00E237A0"/>
    <w:rsid w:val="00E23C67"/>
    <w:rsid w:val="00E2413C"/>
    <w:rsid w:val="00E252BE"/>
    <w:rsid w:val="00E26D44"/>
    <w:rsid w:val="00E27505"/>
    <w:rsid w:val="00E2762C"/>
    <w:rsid w:val="00E3189B"/>
    <w:rsid w:val="00E32225"/>
    <w:rsid w:val="00E33940"/>
    <w:rsid w:val="00E34968"/>
    <w:rsid w:val="00E34F09"/>
    <w:rsid w:val="00E3517F"/>
    <w:rsid w:val="00E3529B"/>
    <w:rsid w:val="00E3708F"/>
    <w:rsid w:val="00E40ACF"/>
    <w:rsid w:val="00E40B5C"/>
    <w:rsid w:val="00E412EF"/>
    <w:rsid w:val="00E42A2E"/>
    <w:rsid w:val="00E4343F"/>
    <w:rsid w:val="00E43FF4"/>
    <w:rsid w:val="00E44351"/>
    <w:rsid w:val="00E4545D"/>
    <w:rsid w:val="00E45652"/>
    <w:rsid w:val="00E460CD"/>
    <w:rsid w:val="00E46848"/>
    <w:rsid w:val="00E472CE"/>
    <w:rsid w:val="00E47AAC"/>
    <w:rsid w:val="00E519E4"/>
    <w:rsid w:val="00E5300C"/>
    <w:rsid w:val="00E548FE"/>
    <w:rsid w:val="00E555F3"/>
    <w:rsid w:val="00E56D0A"/>
    <w:rsid w:val="00E57F3D"/>
    <w:rsid w:val="00E6034B"/>
    <w:rsid w:val="00E61C12"/>
    <w:rsid w:val="00E61CB2"/>
    <w:rsid w:val="00E6279B"/>
    <w:rsid w:val="00E62C5D"/>
    <w:rsid w:val="00E64EE2"/>
    <w:rsid w:val="00E65984"/>
    <w:rsid w:val="00E66032"/>
    <w:rsid w:val="00E66A2A"/>
    <w:rsid w:val="00E67842"/>
    <w:rsid w:val="00E67F15"/>
    <w:rsid w:val="00E7038F"/>
    <w:rsid w:val="00E7357D"/>
    <w:rsid w:val="00E7380D"/>
    <w:rsid w:val="00E73B22"/>
    <w:rsid w:val="00E73E41"/>
    <w:rsid w:val="00E73E65"/>
    <w:rsid w:val="00E7406E"/>
    <w:rsid w:val="00E74B3C"/>
    <w:rsid w:val="00E75736"/>
    <w:rsid w:val="00E7665F"/>
    <w:rsid w:val="00E76798"/>
    <w:rsid w:val="00E76A3F"/>
    <w:rsid w:val="00E76BF5"/>
    <w:rsid w:val="00E76D0A"/>
    <w:rsid w:val="00E770EC"/>
    <w:rsid w:val="00E77CB2"/>
    <w:rsid w:val="00E77D1F"/>
    <w:rsid w:val="00E80EA6"/>
    <w:rsid w:val="00E8168B"/>
    <w:rsid w:val="00E823E0"/>
    <w:rsid w:val="00E82A38"/>
    <w:rsid w:val="00E82C9B"/>
    <w:rsid w:val="00E8301C"/>
    <w:rsid w:val="00E83894"/>
    <w:rsid w:val="00E83A89"/>
    <w:rsid w:val="00E86343"/>
    <w:rsid w:val="00E8701E"/>
    <w:rsid w:val="00E87E21"/>
    <w:rsid w:val="00E91A2D"/>
    <w:rsid w:val="00E93682"/>
    <w:rsid w:val="00E93F4E"/>
    <w:rsid w:val="00E9451A"/>
    <w:rsid w:val="00E946FE"/>
    <w:rsid w:val="00E94FF6"/>
    <w:rsid w:val="00E95AB9"/>
    <w:rsid w:val="00E95C9C"/>
    <w:rsid w:val="00EA01C9"/>
    <w:rsid w:val="00EA0A13"/>
    <w:rsid w:val="00EA0C04"/>
    <w:rsid w:val="00EA28D1"/>
    <w:rsid w:val="00EA2A40"/>
    <w:rsid w:val="00EA3406"/>
    <w:rsid w:val="00EA358D"/>
    <w:rsid w:val="00EA382C"/>
    <w:rsid w:val="00EA3B3A"/>
    <w:rsid w:val="00EA4676"/>
    <w:rsid w:val="00EA5A64"/>
    <w:rsid w:val="00EA6D52"/>
    <w:rsid w:val="00EA7C4C"/>
    <w:rsid w:val="00EB0559"/>
    <w:rsid w:val="00EB0B41"/>
    <w:rsid w:val="00EB1A4E"/>
    <w:rsid w:val="00EB533E"/>
    <w:rsid w:val="00EB56E4"/>
    <w:rsid w:val="00EB5BEE"/>
    <w:rsid w:val="00EB5E7C"/>
    <w:rsid w:val="00EB62A5"/>
    <w:rsid w:val="00EC0C87"/>
    <w:rsid w:val="00EC0FAB"/>
    <w:rsid w:val="00EC18FB"/>
    <w:rsid w:val="00EC1FA2"/>
    <w:rsid w:val="00EC2CB4"/>
    <w:rsid w:val="00EC4A12"/>
    <w:rsid w:val="00EC6D6F"/>
    <w:rsid w:val="00EC71A9"/>
    <w:rsid w:val="00EC7457"/>
    <w:rsid w:val="00EC7B40"/>
    <w:rsid w:val="00EC7E9E"/>
    <w:rsid w:val="00ED0599"/>
    <w:rsid w:val="00ED145D"/>
    <w:rsid w:val="00ED3470"/>
    <w:rsid w:val="00ED38ED"/>
    <w:rsid w:val="00ED453E"/>
    <w:rsid w:val="00EE14F7"/>
    <w:rsid w:val="00EE333F"/>
    <w:rsid w:val="00EE3ADE"/>
    <w:rsid w:val="00EE3B1F"/>
    <w:rsid w:val="00EE3CCE"/>
    <w:rsid w:val="00EE3E24"/>
    <w:rsid w:val="00EE459F"/>
    <w:rsid w:val="00EE61A0"/>
    <w:rsid w:val="00EE6808"/>
    <w:rsid w:val="00EE6A01"/>
    <w:rsid w:val="00EE7164"/>
    <w:rsid w:val="00EE77BF"/>
    <w:rsid w:val="00EF0650"/>
    <w:rsid w:val="00EF1179"/>
    <w:rsid w:val="00EF413E"/>
    <w:rsid w:val="00EF4363"/>
    <w:rsid w:val="00EF46A8"/>
    <w:rsid w:val="00EF473D"/>
    <w:rsid w:val="00EF4A1F"/>
    <w:rsid w:val="00EF6D8B"/>
    <w:rsid w:val="00EF784A"/>
    <w:rsid w:val="00F013EF"/>
    <w:rsid w:val="00F01EC0"/>
    <w:rsid w:val="00F020BE"/>
    <w:rsid w:val="00F026E8"/>
    <w:rsid w:val="00F02729"/>
    <w:rsid w:val="00F02B53"/>
    <w:rsid w:val="00F03E6E"/>
    <w:rsid w:val="00F046A6"/>
    <w:rsid w:val="00F06B2F"/>
    <w:rsid w:val="00F06D7B"/>
    <w:rsid w:val="00F06E70"/>
    <w:rsid w:val="00F10C02"/>
    <w:rsid w:val="00F10D5B"/>
    <w:rsid w:val="00F10D7F"/>
    <w:rsid w:val="00F11144"/>
    <w:rsid w:val="00F11C3A"/>
    <w:rsid w:val="00F12B66"/>
    <w:rsid w:val="00F132D4"/>
    <w:rsid w:val="00F13EA8"/>
    <w:rsid w:val="00F1482A"/>
    <w:rsid w:val="00F14D5A"/>
    <w:rsid w:val="00F15A2C"/>
    <w:rsid w:val="00F16BBE"/>
    <w:rsid w:val="00F16EFA"/>
    <w:rsid w:val="00F17B12"/>
    <w:rsid w:val="00F224B9"/>
    <w:rsid w:val="00F22BCC"/>
    <w:rsid w:val="00F22EBA"/>
    <w:rsid w:val="00F23898"/>
    <w:rsid w:val="00F239C2"/>
    <w:rsid w:val="00F23D75"/>
    <w:rsid w:val="00F24672"/>
    <w:rsid w:val="00F24C02"/>
    <w:rsid w:val="00F25131"/>
    <w:rsid w:val="00F26CBE"/>
    <w:rsid w:val="00F26DDC"/>
    <w:rsid w:val="00F31A95"/>
    <w:rsid w:val="00F320FF"/>
    <w:rsid w:val="00F32863"/>
    <w:rsid w:val="00F3330D"/>
    <w:rsid w:val="00F35AE2"/>
    <w:rsid w:val="00F36D6A"/>
    <w:rsid w:val="00F37063"/>
    <w:rsid w:val="00F37571"/>
    <w:rsid w:val="00F37A89"/>
    <w:rsid w:val="00F37CEC"/>
    <w:rsid w:val="00F40D86"/>
    <w:rsid w:val="00F40EA8"/>
    <w:rsid w:val="00F417A2"/>
    <w:rsid w:val="00F41849"/>
    <w:rsid w:val="00F41B23"/>
    <w:rsid w:val="00F41B31"/>
    <w:rsid w:val="00F41CDC"/>
    <w:rsid w:val="00F43E36"/>
    <w:rsid w:val="00F43E50"/>
    <w:rsid w:val="00F43FD1"/>
    <w:rsid w:val="00F4436E"/>
    <w:rsid w:val="00F44F1E"/>
    <w:rsid w:val="00F451E8"/>
    <w:rsid w:val="00F46E86"/>
    <w:rsid w:val="00F503D4"/>
    <w:rsid w:val="00F50CB4"/>
    <w:rsid w:val="00F50EE2"/>
    <w:rsid w:val="00F5279C"/>
    <w:rsid w:val="00F53045"/>
    <w:rsid w:val="00F53DB6"/>
    <w:rsid w:val="00F54867"/>
    <w:rsid w:val="00F54FF5"/>
    <w:rsid w:val="00F55BE0"/>
    <w:rsid w:val="00F55E5D"/>
    <w:rsid w:val="00F55EEB"/>
    <w:rsid w:val="00F60742"/>
    <w:rsid w:val="00F61594"/>
    <w:rsid w:val="00F61C70"/>
    <w:rsid w:val="00F62A9C"/>
    <w:rsid w:val="00F6300B"/>
    <w:rsid w:val="00F63C1F"/>
    <w:rsid w:val="00F64839"/>
    <w:rsid w:val="00F64A41"/>
    <w:rsid w:val="00F64BE3"/>
    <w:rsid w:val="00F64D66"/>
    <w:rsid w:val="00F65245"/>
    <w:rsid w:val="00F6626A"/>
    <w:rsid w:val="00F66271"/>
    <w:rsid w:val="00F66ADB"/>
    <w:rsid w:val="00F67A29"/>
    <w:rsid w:val="00F701F2"/>
    <w:rsid w:val="00F71417"/>
    <w:rsid w:val="00F7161B"/>
    <w:rsid w:val="00F725A9"/>
    <w:rsid w:val="00F73749"/>
    <w:rsid w:val="00F74053"/>
    <w:rsid w:val="00F75981"/>
    <w:rsid w:val="00F75D73"/>
    <w:rsid w:val="00F7655F"/>
    <w:rsid w:val="00F77196"/>
    <w:rsid w:val="00F773A5"/>
    <w:rsid w:val="00F77D0C"/>
    <w:rsid w:val="00F815C0"/>
    <w:rsid w:val="00F83525"/>
    <w:rsid w:val="00F83560"/>
    <w:rsid w:val="00F85C0C"/>
    <w:rsid w:val="00F86894"/>
    <w:rsid w:val="00F86EC7"/>
    <w:rsid w:val="00F87395"/>
    <w:rsid w:val="00F87B39"/>
    <w:rsid w:val="00F904C0"/>
    <w:rsid w:val="00F909C0"/>
    <w:rsid w:val="00F9128C"/>
    <w:rsid w:val="00F91E73"/>
    <w:rsid w:val="00F928FB"/>
    <w:rsid w:val="00F9307C"/>
    <w:rsid w:val="00F93987"/>
    <w:rsid w:val="00F94314"/>
    <w:rsid w:val="00F949E7"/>
    <w:rsid w:val="00F956BD"/>
    <w:rsid w:val="00F95787"/>
    <w:rsid w:val="00F95E5C"/>
    <w:rsid w:val="00F96DD2"/>
    <w:rsid w:val="00F972F1"/>
    <w:rsid w:val="00F97BEC"/>
    <w:rsid w:val="00FA0484"/>
    <w:rsid w:val="00FA0D99"/>
    <w:rsid w:val="00FA0F1E"/>
    <w:rsid w:val="00FA16A2"/>
    <w:rsid w:val="00FA23F2"/>
    <w:rsid w:val="00FA2D1F"/>
    <w:rsid w:val="00FA360E"/>
    <w:rsid w:val="00FA3F8F"/>
    <w:rsid w:val="00FA4DF2"/>
    <w:rsid w:val="00FA5026"/>
    <w:rsid w:val="00FA6487"/>
    <w:rsid w:val="00FB07AC"/>
    <w:rsid w:val="00FB1CC9"/>
    <w:rsid w:val="00FB24E7"/>
    <w:rsid w:val="00FB286B"/>
    <w:rsid w:val="00FB2BA6"/>
    <w:rsid w:val="00FB3429"/>
    <w:rsid w:val="00FB405F"/>
    <w:rsid w:val="00FB516A"/>
    <w:rsid w:val="00FB6990"/>
    <w:rsid w:val="00FB6D12"/>
    <w:rsid w:val="00FB7225"/>
    <w:rsid w:val="00FB72C7"/>
    <w:rsid w:val="00FB73C5"/>
    <w:rsid w:val="00FB7668"/>
    <w:rsid w:val="00FC028B"/>
    <w:rsid w:val="00FC12FB"/>
    <w:rsid w:val="00FC192D"/>
    <w:rsid w:val="00FC19D2"/>
    <w:rsid w:val="00FC25DE"/>
    <w:rsid w:val="00FC2CFF"/>
    <w:rsid w:val="00FC4302"/>
    <w:rsid w:val="00FC4AA2"/>
    <w:rsid w:val="00FC6231"/>
    <w:rsid w:val="00FC766F"/>
    <w:rsid w:val="00FC7D41"/>
    <w:rsid w:val="00FD0616"/>
    <w:rsid w:val="00FD084D"/>
    <w:rsid w:val="00FD3844"/>
    <w:rsid w:val="00FD43E0"/>
    <w:rsid w:val="00FD54A9"/>
    <w:rsid w:val="00FD6189"/>
    <w:rsid w:val="00FD6328"/>
    <w:rsid w:val="00FD6847"/>
    <w:rsid w:val="00FD754B"/>
    <w:rsid w:val="00FD7CBA"/>
    <w:rsid w:val="00FE0AC6"/>
    <w:rsid w:val="00FE267E"/>
    <w:rsid w:val="00FE303C"/>
    <w:rsid w:val="00FE4B01"/>
    <w:rsid w:val="00FE6079"/>
    <w:rsid w:val="00FE6379"/>
    <w:rsid w:val="00FE795A"/>
    <w:rsid w:val="00FF06D4"/>
    <w:rsid w:val="00FF0AAF"/>
    <w:rsid w:val="00FF0B86"/>
    <w:rsid w:val="00FF1188"/>
    <w:rsid w:val="00FF14D8"/>
    <w:rsid w:val="00FF1579"/>
    <w:rsid w:val="00FF1652"/>
    <w:rsid w:val="00FF1F3D"/>
    <w:rsid w:val="00FF481B"/>
    <w:rsid w:val="00FF4F36"/>
    <w:rsid w:val="00FF5089"/>
    <w:rsid w:val="00FF7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10"/>
        <o:r id="V:Rule2" type="connector" idref="#AutoShape 11"/>
      </o:rules>
    </o:shapelayout>
  </w:shapeDefaults>
  <w:decimalSymbol w:val=","/>
  <w:listSeparator w:val=";"/>
  <w14:docId w14:val="109A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3E8F"/>
    <w:pPr>
      <w:jc w:val="both"/>
    </w:pPr>
    <w:rPr>
      <w:rFonts w:ascii="Arial" w:eastAsia="Times New Roman" w:hAnsi="Arial"/>
      <w:sz w:val="22"/>
      <w:lang w:val="en-GB" w:eastAsia="de-DE"/>
    </w:rPr>
  </w:style>
  <w:style w:type="paragraph" w:styleId="Heading1">
    <w:name w:val="heading 1"/>
    <w:basedOn w:val="Normal"/>
    <w:next w:val="Normal"/>
    <w:link w:val="Heading1Char"/>
    <w:qFormat/>
    <w:rsid w:val="00353E8F"/>
    <w:pPr>
      <w:keepNext/>
      <w:keepLines/>
      <w:numPr>
        <w:numId w:val="26"/>
      </w:numPr>
      <w:spacing w:before="480"/>
      <w:outlineLvl w:val="0"/>
    </w:pPr>
    <w:rPr>
      <w:rFonts w:ascii="Cambria" w:hAnsi="Cambria"/>
      <w:b/>
      <w:bCs/>
      <w:color w:val="365F91"/>
      <w:sz w:val="28"/>
      <w:szCs w:val="28"/>
      <w:lang w:val="en-US" w:eastAsia="en-US"/>
    </w:rPr>
  </w:style>
  <w:style w:type="paragraph" w:styleId="Heading2">
    <w:name w:val="heading 2"/>
    <w:basedOn w:val="Normal"/>
    <w:next w:val="Normal"/>
    <w:link w:val="Heading2Char"/>
    <w:qFormat/>
    <w:rsid w:val="00353E8F"/>
    <w:pPr>
      <w:keepNext/>
      <w:keepLines/>
      <w:numPr>
        <w:ilvl w:val="1"/>
        <w:numId w:val="26"/>
      </w:numPr>
      <w:spacing w:before="200"/>
      <w:outlineLvl w:val="1"/>
    </w:pPr>
    <w:rPr>
      <w:rFonts w:ascii="Cambria" w:hAnsi="Cambria"/>
      <w:b/>
      <w:bCs/>
      <w:color w:val="4F81BD"/>
      <w:sz w:val="26"/>
      <w:szCs w:val="26"/>
      <w:lang w:val="en-US" w:eastAsia="en-US"/>
    </w:rPr>
  </w:style>
  <w:style w:type="paragraph" w:styleId="Heading3">
    <w:name w:val="heading 3"/>
    <w:basedOn w:val="Normal"/>
    <w:next w:val="Normal"/>
    <w:link w:val="Heading3Char"/>
    <w:qFormat/>
    <w:rsid w:val="00353E8F"/>
    <w:pPr>
      <w:keepNext/>
      <w:keepLines/>
      <w:numPr>
        <w:ilvl w:val="2"/>
        <w:numId w:val="26"/>
      </w:numPr>
      <w:spacing w:before="200"/>
      <w:outlineLvl w:val="2"/>
    </w:pPr>
    <w:rPr>
      <w:rFonts w:ascii="Cambria" w:hAnsi="Cambria"/>
      <w:b/>
      <w:bCs/>
      <w:color w:val="4F81BD"/>
      <w:sz w:val="24"/>
      <w:szCs w:val="24"/>
      <w:lang w:val="en-US" w:eastAsia="en-US"/>
    </w:rPr>
  </w:style>
  <w:style w:type="paragraph" w:styleId="Heading4">
    <w:name w:val="heading 4"/>
    <w:basedOn w:val="Normal"/>
    <w:next w:val="Normal"/>
    <w:link w:val="Heading4Char"/>
    <w:qFormat/>
    <w:rsid w:val="00353E8F"/>
    <w:pPr>
      <w:keepNext/>
      <w:keepLines/>
      <w:numPr>
        <w:ilvl w:val="3"/>
        <w:numId w:val="26"/>
      </w:numPr>
      <w:spacing w:before="200"/>
      <w:outlineLvl w:val="3"/>
    </w:pPr>
    <w:rPr>
      <w:rFonts w:ascii="Cambria" w:hAnsi="Cambria"/>
      <w:b/>
      <w:bCs/>
      <w:i/>
      <w:iCs/>
      <w:color w:val="4F81BD"/>
      <w:sz w:val="24"/>
      <w:szCs w:val="24"/>
      <w:lang w:val="en-US" w:eastAsia="en-US"/>
    </w:rPr>
  </w:style>
  <w:style w:type="paragraph" w:styleId="Heading5">
    <w:name w:val="heading 5"/>
    <w:basedOn w:val="Normal"/>
    <w:next w:val="Normal"/>
    <w:link w:val="Heading5Char"/>
    <w:qFormat/>
    <w:rsid w:val="00353E8F"/>
    <w:pPr>
      <w:keepNext/>
      <w:keepLines/>
      <w:numPr>
        <w:ilvl w:val="4"/>
        <w:numId w:val="26"/>
      </w:numPr>
      <w:spacing w:before="200"/>
      <w:outlineLvl w:val="4"/>
    </w:pPr>
    <w:rPr>
      <w:rFonts w:ascii="Cambria" w:hAnsi="Cambria"/>
      <w:color w:val="243F60"/>
      <w:sz w:val="24"/>
      <w:szCs w:val="24"/>
      <w:lang w:val="en-US" w:eastAsia="en-US"/>
    </w:rPr>
  </w:style>
  <w:style w:type="paragraph" w:styleId="Heading6">
    <w:name w:val="heading 6"/>
    <w:basedOn w:val="Normal"/>
    <w:next w:val="Normal"/>
    <w:link w:val="Heading6Char"/>
    <w:qFormat/>
    <w:rsid w:val="00353E8F"/>
    <w:pPr>
      <w:keepNext/>
      <w:keepLines/>
      <w:numPr>
        <w:ilvl w:val="5"/>
        <w:numId w:val="26"/>
      </w:numPr>
      <w:spacing w:before="200"/>
      <w:outlineLvl w:val="5"/>
    </w:pPr>
    <w:rPr>
      <w:rFonts w:ascii="Cambria" w:hAnsi="Cambria"/>
      <w:i/>
      <w:iCs/>
      <w:color w:val="243F60"/>
      <w:sz w:val="24"/>
      <w:szCs w:val="24"/>
      <w:lang w:val="en-US" w:eastAsia="en-US"/>
    </w:rPr>
  </w:style>
  <w:style w:type="paragraph" w:styleId="Heading7">
    <w:name w:val="heading 7"/>
    <w:basedOn w:val="Normal"/>
    <w:next w:val="Normal"/>
    <w:link w:val="Heading7Char"/>
    <w:qFormat/>
    <w:rsid w:val="00353E8F"/>
    <w:pPr>
      <w:keepNext/>
      <w:keepLines/>
      <w:numPr>
        <w:ilvl w:val="6"/>
        <w:numId w:val="26"/>
      </w:numPr>
      <w:spacing w:before="200"/>
      <w:outlineLvl w:val="6"/>
    </w:pPr>
    <w:rPr>
      <w:rFonts w:ascii="Cambria" w:hAnsi="Cambria"/>
      <w:i/>
      <w:iCs/>
      <w:color w:val="404040"/>
      <w:sz w:val="24"/>
      <w:szCs w:val="24"/>
      <w:lang w:val="en-US" w:eastAsia="en-US"/>
    </w:rPr>
  </w:style>
  <w:style w:type="paragraph" w:styleId="Heading8">
    <w:name w:val="heading 8"/>
    <w:basedOn w:val="Normal"/>
    <w:next w:val="Normal"/>
    <w:link w:val="Heading8Char"/>
    <w:qFormat/>
    <w:rsid w:val="00353E8F"/>
    <w:pPr>
      <w:keepNext/>
      <w:keepLines/>
      <w:numPr>
        <w:ilvl w:val="7"/>
        <w:numId w:val="26"/>
      </w:numPr>
      <w:spacing w:before="200"/>
      <w:outlineLvl w:val="7"/>
    </w:pPr>
    <w:rPr>
      <w:rFonts w:ascii="Cambria" w:hAnsi="Cambria"/>
      <w:color w:val="404040"/>
      <w:sz w:val="20"/>
      <w:lang w:val="en-US" w:eastAsia="en-US"/>
    </w:rPr>
  </w:style>
  <w:style w:type="paragraph" w:styleId="Heading9">
    <w:name w:val="heading 9"/>
    <w:basedOn w:val="Normal"/>
    <w:next w:val="Normal"/>
    <w:link w:val="Heading9Char"/>
    <w:qFormat/>
    <w:rsid w:val="00353E8F"/>
    <w:pPr>
      <w:keepNext/>
      <w:keepLines/>
      <w:numPr>
        <w:ilvl w:val="8"/>
        <w:numId w:val="26"/>
      </w:numPr>
      <w:spacing w:before="200"/>
      <w:outlineLvl w:val="8"/>
    </w:pPr>
    <w:rPr>
      <w:rFonts w:ascii="Cambria" w:hAnsi="Cambria"/>
      <w:i/>
      <w:iCs/>
      <w:color w:val="404040"/>
      <w:sz w:val="20"/>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cPara">
    <w:name w:val="DecPara"/>
    <w:basedOn w:val="Normal"/>
    <w:rsid w:val="008D2D1E"/>
    <w:pPr>
      <w:numPr>
        <w:numId w:val="1"/>
      </w:numPr>
    </w:pPr>
  </w:style>
  <w:style w:type="paragraph" w:customStyle="1" w:styleId="RegHead1">
    <w:name w:val="RegHead1"/>
    <w:basedOn w:val="RegParaNoNumb"/>
    <w:next w:val="RegHead2"/>
    <w:rsid w:val="008D2D1E"/>
    <w:pPr>
      <w:keepNext/>
      <w:numPr>
        <w:numId w:val="9"/>
      </w:numPr>
      <w:jc w:val="center"/>
      <w:outlineLvl w:val="0"/>
    </w:pPr>
    <w:rPr>
      <w:rFonts w:ascii="Times New Roman Bold" w:hAnsi="Times New Roman Bold"/>
      <w:b/>
      <w:szCs w:val="24"/>
    </w:rPr>
  </w:style>
  <w:style w:type="paragraph" w:customStyle="1" w:styleId="AnnoPara">
    <w:name w:val="AnnoPara"/>
    <w:basedOn w:val="Normal"/>
    <w:rsid w:val="008D2D1E"/>
    <w:pPr>
      <w:numPr>
        <w:ilvl w:val="4"/>
        <w:numId w:val="5"/>
      </w:numPr>
    </w:pPr>
  </w:style>
  <w:style w:type="paragraph" w:customStyle="1" w:styleId="RegHead3">
    <w:name w:val="RegHead3"/>
    <w:basedOn w:val="RegParaNoNumb"/>
    <w:next w:val="RegPara"/>
    <w:rsid w:val="008D2D1E"/>
    <w:pPr>
      <w:keepNext/>
      <w:numPr>
        <w:ilvl w:val="2"/>
        <w:numId w:val="9"/>
      </w:numPr>
      <w:jc w:val="center"/>
    </w:pPr>
    <w:rPr>
      <w:u w:val="single"/>
    </w:rPr>
  </w:style>
  <w:style w:type="paragraph" w:customStyle="1" w:styleId="RegPara">
    <w:name w:val="RegPara"/>
    <w:basedOn w:val="Normal"/>
    <w:link w:val="RegParaChar"/>
    <w:rsid w:val="008D2D1E"/>
    <w:pPr>
      <w:numPr>
        <w:ilvl w:val="3"/>
        <w:numId w:val="9"/>
      </w:numPr>
      <w:spacing w:before="180"/>
    </w:pPr>
  </w:style>
  <w:style w:type="paragraph" w:styleId="Header">
    <w:name w:val="header"/>
    <w:basedOn w:val="Normal"/>
    <w:rsid w:val="00353E8F"/>
    <w:pPr>
      <w:tabs>
        <w:tab w:val="center" w:pos="4320"/>
        <w:tab w:val="right" w:pos="8640"/>
      </w:tabs>
    </w:pPr>
  </w:style>
  <w:style w:type="paragraph" w:styleId="Footer">
    <w:name w:val="footer"/>
    <w:basedOn w:val="Normal"/>
    <w:rsid w:val="00353E8F"/>
    <w:pPr>
      <w:tabs>
        <w:tab w:val="center" w:pos="4320"/>
        <w:tab w:val="right" w:pos="8640"/>
      </w:tabs>
    </w:pPr>
  </w:style>
  <w:style w:type="character" w:styleId="PageNumber">
    <w:name w:val="page number"/>
    <w:basedOn w:val="DefaultParagraphFont"/>
    <w:rsid w:val="008D2D1E"/>
  </w:style>
  <w:style w:type="paragraph" w:customStyle="1" w:styleId="CUB">
    <w:name w:val="CUB"/>
    <w:basedOn w:val="Normal"/>
    <w:rsid w:val="008D2D1E"/>
    <w:pPr>
      <w:jc w:val="center"/>
    </w:pPr>
    <w:rPr>
      <w:b/>
      <w:u w:val="single"/>
    </w:rPr>
  </w:style>
  <w:style w:type="paragraph" w:styleId="TOC3">
    <w:name w:val="toc 3"/>
    <w:basedOn w:val="TOC1"/>
    <w:link w:val="TOC3Char"/>
    <w:uiPriority w:val="39"/>
    <w:rsid w:val="00353E8F"/>
    <w:pPr>
      <w:ind w:left="2268" w:hanging="992"/>
    </w:pPr>
    <w:rPr>
      <w:b w:val="0"/>
      <w:caps w:val="0"/>
    </w:rPr>
  </w:style>
  <w:style w:type="paragraph" w:styleId="TOC2">
    <w:name w:val="toc 2"/>
    <w:basedOn w:val="TOC1"/>
    <w:link w:val="TOC2Char"/>
    <w:uiPriority w:val="39"/>
    <w:rsid w:val="00353E8F"/>
    <w:pPr>
      <w:ind w:left="1276" w:hanging="709"/>
    </w:pPr>
    <w:rPr>
      <w:b w:val="0"/>
      <w:caps w:val="0"/>
    </w:rPr>
  </w:style>
  <w:style w:type="paragraph" w:customStyle="1" w:styleId="HeadLevel3">
    <w:name w:val="HeadLevel3"/>
    <w:basedOn w:val="Normal"/>
    <w:autoRedefine/>
    <w:rsid w:val="008D2D1E"/>
    <w:pPr>
      <w:spacing w:before="360" w:after="120"/>
      <w:jc w:val="center"/>
    </w:pPr>
    <w:rPr>
      <w:b/>
      <w:bCs/>
    </w:rPr>
  </w:style>
  <w:style w:type="paragraph" w:styleId="TOC1">
    <w:name w:val="toc 1"/>
    <w:basedOn w:val="Normal"/>
    <w:link w:val="TOC1Char"/>
    <w:uiPriority w:val="39"/>
    <w:rsid w:val="00353E8F"/>
    <w:pPr>
      <w:tabs>
        <w:tab w:val="left" w:leader="dot" w:pos="8222"/>
        <w:tab w:val="right" w:pos="9356"/>
      </w:tabs>
      <w:spacing w:before="180"/>
      <w:ind w:left="567" w:right="1418" w:hanging="567"/>
      <w:jc w:val="left"/>
    </w:pPr>
    <w:rPr>
      <w:rFonts w:cs="Arial"/>
      <w:b/>
      <w:caps/>
      <w:sz w:val="21"/>
      <w:szCs w:val="21"/>
    </w:rPr>
  </w:style>
  <w:style w:type="paragraph" w:styleId="FootnoteText">
    <w:name w:val="footnote text"/>
    <w:basedOn w:val="Normal"/>
    <w:link w:val="FootnoteTextChar"/>
    <w:rsid w:val="00353E8F"/>
    <w:pPr>
      <w:keepLines/>
      <w:numPr>
        <w:numId w:val="25"/>
      </w:numPr>
      <w:spacing w:before="120" w:after="60"/>
    </w:pPr>
    <w:rPr>
      <w:sz w:val="20"/>
    </w:rPr>
  </w:style>
  <w:style w:type="paragraph" w:customStyle="1" w:styleId="AgendaItem">
    <w:name w:val="AgendaItem"/>
    <w:basedOn w:val="Normal"/>
    <w:autoRedefine/>
    <w:rsid w:val="008D2D1E"/>
    <w:rPr>
      <w:b/>
      <w:sz w:val="20"/>
    </w:rPr>
  </w:style>
  <w:style w:type="paragraph" w:customStyle="1" w:styleId="MainTitle">
    <w:name w:val="MainTitle"/>
    <w:basedOn w:val="Normal"/>
    <w:rsid w:val="008D2D1E"/>
    <w:pPr>
      <w:jc w:val="center"/>
    </w:pPr>
    <w:rPr>
      <w:b/>
      <w:sz w:val="28"/>
    </w:rPr>
  </w:style>
  <w:style w:type="paragraph" w:customStyle="1" w:styleId="NoteSecretariat">
    <w:name w:val="NoteSecretariat"/>
    <w:basedOn w:val="Normal"/>
    <w:rsid w:val="008D2D1E"/>
    <w:pPr>
      <w:jc w:val="center"/>
    </w:pPr>
    <w:rPr>
      <w:b/>
    </w:rPr>
  </w:style>
  <w:style w:type="paragraph" w:customStyle="1" w:styleId="AnnoHead1">
    <w:name w:val="AnnoHead1"/>
    <w:basedOn w:val="Normal"/>
    <w:next w:val="AnnoHead2"/>
    <w:rsid w:val="008D2D1E"/>
    <w:pPr>
      <w:numPr>
        <w:numId w:val="4"/>
      </w:numPr>
      <w:jc w:val="center"/>
    </w:pPr>
    <w:rPr>
      <w:b/>
      <w:sz w:val="28"/>
    </w:rPr>
  </w:style>
  <w:style w:type="paragraph" w:customStyle="1" w:styleId="AnnoHead2">
    <w:name w:val="AnnoHead2"/>
    <w:basedOn w:val="Normal"/>
    <w:next w:val="AnnoHead3"/>
    <w:rsid w:val="008D2D1E"/>
    <w:pPr>
      <w:numPr>
        <w:ilvl w:val="1"/>
        <w:numId w:val="5"/>
      </w:numPr>
      <w:jc w:val="center"/>
    </w:pPr>
    <w:rPr>
      <w:b/>
    </w:rPr>
  </w:style>
  <w:style w:type="paragraph" w:customStyle="1" w:styleId="AnnoHead3">
    <w:name w:val="AnnoHead3"/>
    <w:basedOn w:val="Normal"/>
    <w:next w:val="AnnoPara"/>
    <w:rsid w:val="008D2D1E"/>
    <w:pPr>
      <w:numPr>
        <w:ilvl w:val="2"/>
        <w:numId w:val="5"/>
      </w:numPr>
    </w:pPr>
    <w:rPr>
      <w:u w:val="single"/>
    </w:rPr>
  </w:style>
  <w:style w:type="paragraph" w:customStyle="1" w:styleId="ProvHead1">
    <w:name w:val="ProvHead1"/>
    <w:basedOn w:val="Normal"/>
    <w:next w:val="ProvHead2"/>
    <w:rsid w:val="008D2D1E"/>
    <w:pPr>
      <w:numPr>
        <w:numId w:val="2"/>
      </w:numPr>
      <w:jc w:val="center"/>
    </w:pPr>
    <w:rPr>
      <w:b/>
      <w:caps/>
    </w:rPr>
  </w:style>
  <w:style w:type="paragraph" w:customStyle="1" w:styleId="FootnoteTable">
    <w:name w:val="FootnoteTable"/>
    <w:rsid w:val="008D2D1E"/>
    <w:pPr>
      <w:numPr>
        <w:numId w:val="3"/>
      </w:numPr>
      <w:tabs>
        <w:tab w:val="clear" w:pos="360"/>
      </w:tabs>
    </w:pPr>
    <w:rPr>
      <w:rFonts w:eastAsia="Times New Roman"/>
      <w:sz w:val="16"/>
      <w:lang w:val="en-GB"/>
    </w:rPr>
  </w:style>
  <w:style w:type="paragraph" w:customStyle="1" w:styleId="ProvHead2">
    <w:name w:val="ProvHead2"/>
    <w:basedOn w:val="Normal"/>
    <w:next w:val="ProvHead3"/>
    <w:rsid w:val="008D2D1E"/>
    <w:pPr>
      <w:numPr>
        <w:ilvl w:val="1"/>
        <w:numId w:val="2"/>
      </w:numPr>
      <w:jc w:val="center"/>
    </w:pPr>
    <w:rPr>
      <w:b/>
      <w:u w:val="single"/>
    </w:rPr>
  </w:style>
  <w:style w:type="paragraph" w:customStyle="1" w:styleId="RegHead2">
    <w:name w:val="RegHead2"/>
    <w:basedOn w:val="RegParaNoNumb"/>
    <w:next w:val="RegHead3"/>
    <w:rsid w:val="008D2D1E"/>
    <w:pPr>
      <w:keepNext/>
      <w:numPr>
        <w:ilvl w:val="1"/>
        <w:numId w:val="9"/>
      </w:numPr>
      <w:jc w:val="center"/>
      <w:outlineLvl w:val="1"/>
    </w:pPr>
    <w:rPr>
      <w:b/>
    </w:rPr>
  </w:style>
  <w:style w:type="paragraph" w:customStyle="1" w:styleId="ProvHead3">
    <w:name w:val="ProvHead3"/>
    <w:basedOn w:val="Normal"/>
    <w:next w:val="ProvPara"/>
    <w:rsid w:val="008D2D1E"/>
    <w:pPr>
      <w:numPr>
        <w:ilvl w:val="2"/>
        <w:numId w:val="2"/>
      </w:numPr>
      <w:tabs>
        <w:tab w:val="clear" w:pos="360"/>
      </w:tabs>
    </w:pPr>
    <w:rPr>
      <w:b/>
      <w:u w:val="single"/>
    </w:rPr>
  </w:style>
  <w:style w:type="paragraph" w:customStyle="1" w:styleId="ProvPara">
    <w:name w:val="ProvPara"/>
    <w:basedOn w:val="Normal"/>
    <w:rsid w:val="008D2D1E"/>
    <w:pPr>
      <w:numPr>
        <w:ilvl w:val="3"/>
        <w:numId w:val="2"/>
      </w:numPr>
    </w:pPr>
  </w:style>
  <w:style w:type="character" w:styleId="FootnoteReference">
    <w:name w:val="footnote reference"/>
    <w:rsid w:val="00353E8F"/>
    <w:rPr>
      <w:vertAlign w:val="superscript"/>
    </w:rPr>
  </w:style>
  <w:style w:type="character" w:styleId="Hyperlink">
    <w:name w:val="Hyperlink"/>
    <w:uiPriority w:val="99"/>
    <w:rsid w:val="00353E8F"/>
    <w:rPr>
      <w:color w:val="0000FF"/>
      <w:u w:val="single"/>
    </w:rPr>
  </w:style>
  <w:style w:type="paragraph" w:styleId="BodyText3">
    <w:name w:val="Body Text 3"/>
    <w:basedOn w:val="Normal"/>
    <w:link w:val="BodyText3Char"/>
    <w:rsid w:val="008D2D1E"/>
    <w:pPr>
      <w:keepNext/>
    </w:pPr>
    <w:rPr>
      <w:i/>
      <w:iCs/>
      <w:sz w:val="24"/>
    </w:rPr>
  </w:style>
  <w:style w:type="paragraph" w:styleId="BodyText">
    <w:name w:val="Body Text"/>
    <w:basedOn w:val="Normal"/>
    <w:link w:val="BodyTextChar"/>
    <w:rsid w:val="008D2D1E"/>
    <w:pPr>
      <w:jc w:val="center"/>
    </w:pPr>
  </w:style>
  <w:style w:type="paragraph" w:styleId="BodyText2">
    <w:name w:val="Body Text 2"/>
    <w:basedOn w:val="Normal"/>
    <w:link w:val="BodyText2Char"/>
    <w:rsid w:val="008D2D1E"/>
    <w:pPr>
      <w:pBdr>
        <w:top w:val="single" w:sz="4" w:space="1" w:color="auto" w:shadow="1"/>
        <w:left w:val="single" w:sz="4" w:space="4" w:color="auto" w:shadow="1"/>
        <w:bottom w:val="single" w:sz="4" w:space="1" w:color="auto" w:shadow="1"/>
        <w:right w:val="single" w:sz="4" w:space="4" w:color="auto" w:shadow="1"/>
      </w:pBdr>
    </w:pPr>
  </w:style>
  <w:style w:type="paragraph" w:customStyle="1" w:styleId="AtxtHdgs">
    <w:name w:val="Atxt_Hdgs"/>
    <w:basedOn w:val="Normal"/>
    <w:rsid w:val="008D2D1E"/>
    <w:pPr>
      <w:jc w:val="center"/>
    </w:pPr>
    <w:rPr>
      <w:sz w:val="24"/>
      <w:lang w:eastAsia="en-US"/>
    </w:rPr>
  </w:style>
  <w:style w:type="paragraph" w:styleId="EndnoteText">
    <w:name w:val="endnote text"/>
    <w:basedOn w:val="Normal"/>
    <w:rsid w:val="00353E8F"/>
    <w:rPr>
      <w:rFonts w:eastAsia="MS Mincho"/>
      <w:lang w:eastAsia="en-US"/>
    </w:rPr>
  </w:style>
  <w:style w:type="paragraph" w:styleId="CommentText">
    <w:name w:val="annotation text"/>
    <w:basedOn w:val="Normal"/>
    <w:link w:val="CommentTextChar"/>
    <w:rsid w:val="00353E8F"/>
    <w:rPr>
      <w:rFonts w:eastAsia="MS Mincho"/>
      <w:sz w:val="20"/>
      <w:lang w:eastAsia="en-US"/>
    </w:rPr>
  </w:style>
  <w:style w:type="paragraph" w:styleId="Title">
    <w:name w:val="Title"/>
    <w:basedOn w:val="Normal"/>
    <w:link w:val="TitleChar1"/>
    <w:qFormat/>
    <w:rsid w:val="008D2D1E"/>
    <w:pPr>
      <w:shd w:val="clear" w:color="auto" w:fill="FFFFFF"/>
      <w:tabs>
        <w:tab w:val="left" w:pos="0"/>
        <w:tab w:val="left" w:pos="720"/>
        <w:tab w:val="left" w:pos="1418"/>
        <w:tab w:val="right" w:pos="1644"/>
        <w:tab w:val="right" w:pos="2155"/>
        <w:tab w:val="right" w:pos="2880"/>
        <w:tab w:val="right" w:pos="3600"/>
        <w:tab w:val="right" w:pos="4321"/>
        <w:tab w:val="right" w:pos="5041"/>
        <w:tab w:val="right" w:pos="5761"/>
        <w:tab w:val="right" w:pos="6481"/>
        <w:tab w:val="right" w:pos="7201"/>
        <w:tab w:val="right" w:pos="7637"/>
        <w:tab w:val="right" w:pos="8641"/>
      </w:tabs>
      <w:ind w:left="720"/>
      <w:jc w:val="center"/>
    </w:pPr>
    <w:rPr>
      <w:rFonts w:eastAsia="MS Mincho"/>
      <w:b/>
      <w:sz w:val="26"/>
      <w:u w:val="single"/>
      <w:lang w:eastAsia="en-US"/>
    </w:rPr>
  </w:style>
  <w:style w:type="character" w:customStyle="1" w:styleId="TitleChar">
    <w:name w:val="Title Char"/>
    <w:rsid w:val="008D2D1E"/>
    <w:rPr>
      <w:rFonts w:eastAsia="MS Mincho"/>
      <w:b/>
      <w:sz w:val="26"/>
      <w:u w:val="single"/>
      <w:lang w:val="en-GB" w:eastAsia="en-US" w:bidi="ar-SA"/>
    </w:rPr>
  </w:style>
  <w:style w:type="paragraph" w:styleId="BalloonText">
    <w:name w:val="Balloon Text"/>
    <w:basedOn w:val="Normal"/>
    <w:link w:val="BalloonTextChar"/>
    <w:rsid w:val="00353E8F"/>
    <w:rPr>
      <w:rFonts w:ascii="Tahoma" w:hAnsi="Tahoma" w:cs="Tahoma"/>
      <w:sz w:val="16"/>
      <w:szCs w:val="16"/>
    </w:rPr>
  </w:style>
  <w:style w:type="paragraph" w:customStyle="1" w:styleId="AppendixTOC">
    <w:name w:val="AppendixTOC"/>
    <w:basedOn w:val="AnnoPara"/>
    <w:rsid w:val="008D2D1E"/>
    <w:pPr>
      <w:numPr>
        <w:ilvl w:val="0"/>
        <w:numId w:val="0"/>
      </w:numPr>
      <w:tabs>
        <w:tab w:val="left" w:pos="550"/>
        <w:tab w:val="right" w:pos="9337"/>
      </w:tabs>
    </w:pPr>
  </w:style>
  <w:style w:type="paragraph" w:styleId="DocumentMap">
    <w:name w:val="Document Map"/>
    <w:basedOn w:val="Normal"/>
    <w:link w:val="DocumentMapChar"/>
    <w:rsid w:val="008D2D1E"/>
    <w:pPr>
      <w:shd w:val="clear" w:color="auto" w:fill="000080"/>
    </w:pPr>
    <w:rPr>
      <w:rFonts w:ascii="Tahoma" w:hAnsi="Tahoma" w:cs="Tahoma"/>
      <w:sz w:val="20"/>
    </w:rPr>
  </w:style>
  <w:style w:type="character" w:styleId="CommentReference">
    <w:name w:val="annotation reference"/>
    <w:rsid w:val="008D2D1E"/>
    <w:rPr>
      <w:sz w:val="16"/>
      <w:szCs w:val="16"/>
    </w:rPr>
  </w:style>
  <w:style w:type="paragraph" w:customStyle="1" w:styleId="RegAppendix">
    <w:name w:val="RegAppendix"/>
    <w:basedOn w:val="RegParaNoNumb"/>
    <w:next w:val="RegPara"/>
    <w:rsid w:val="008D2D1E"/>
    <w:pPr>
      <w:numPr>
        <w:numId w:val="7"/>
      </w:numPr>
      <w:spacing w:before="360" w:after="240"/>
      <w:jc w:val="center"/>
      <w:outlineLvl w:val="2"/>
    </w:pPr>
    <w:rPr>
      <w:b/>
      <w:bCs/>
    </w:rPr>
  </w:style>
  <w:style w:type="character" w:customStyle="1" w:styleId="TitleChar1">
    <w:name w:val="Title Char1"/>
    <w:link w:val="Title"/>
    <w:rsid w:val="008D2D1E"/>
    <w:rPr>
      <w:rFonts w:eastAsia="MS Mincho"/>
      <w:b/>
      <w:sz w:val="26"/>
      <w:u w:val="single"/>
      <w:lang w:val="en-GB" w:eastAsia="en-US" w:bidi="ar-SA"/>
    </w:rPr>
  </w:style>
  <w:style w:type="paragraph" w:customStyle="1" w:styleId="RegSectionLevel1">
    <w:name w:val="RegSectionLevel1"/>
    <w:basedOn w:val="RegParaNoNumb"/>
    <w:rsid w:val="008D2D1E"/>
    <w:pPr>
      <w:keepNext/>
      <w:numPr>
        <w:ilvl w:val="1"/>
        <w:numId w:val="11"/>
      </w:numPr>
      <w:spacing w:before="120"/>
      <w:outlineLvl w:val="0"/>
    </w:pPr>
    <w:rPr>
      <w:b/>
    </w:rPr>
  </w:style>
  <w:style w:type="paragraph" w:customStyle="1" w:styleId="RegSectionLevel2">
    <w:name w:val="RegSectionLevel2"/>
    <w:basedOn w:val="Normal"/>
    <w:rsid w:val="008D2D1E"/>
    <w:pPr>
      <w:keepNext/>
      <w:numPr>
        <w:ilvl w:val="2"/>
        <w:numId w:val="11"/>
      </w:numPr>
    </w:pPr>
    <w:rPr>
      <w:b/>
      <w:szCs w:val="22"/>
    </w:rPr>
  </w:style>
  <w:style w:type="paragraph" w:customStyle="1" w:styleId="RegSectionLevel3">
    <w:name w:val="RegSectionLevel3"/>
    <w:basedOn w:val="Normal"/>
    <w:rsid w:val="008D2D1E"/>
    <w:pPr>
      <w:keepNext/>
      <w:numPr>
        <w:ilvl w:val="3"/>
        <w:numId w:val="11"/>
      </w:numPr>
      <w:autoSpaceDE w:val="0"/>
      <w:autoSpaceDN w:val="0"/>
      <w:adjustRightInd w:val="0"/>
    </w:pPr>
    <w:rPr>
      <w:b/>
      <w:bCs/>
      <w:szCs w:val="22"/>
      <w:lang w:val="en-US"/>
    </w:rPr>
  </w:style>
  <w:style w:type="paragraph" w:customStyle="1" w:styleId="RegSectionLevel4">
    <w:name w:val="RegSectionLevel4"/>
    <w:basedOn w:val="Normal"/>
    <w:rsid w:val="008D2D1E"/>
    <w:pPr>
      <w:keepNext/>
      <w:numPr>
        <w:ilvl w:val="4"/>
        <w:numId w:val="11"/>
      </w:numPr>
      <w:spacing w:after="120"/>
    </w:pPr>
    <w:rPr>
      <w:rFonts w:eastAsia="MS Mincho"/>
      <w:b/>
    </w:rPr>
  </w:style>
  <w:style w:type="paragraph" w:customStyle="1" w:styleId="RegSectionLevel5">
    <w:name w:val="RegSectionLevel5"/>
    <w:basedOn w:val="Normal"/>
    <w:rsid w:val="008D2D1E"/>
    <w:pPr>
      <w:keepNext/>
      <w:numPr>
        <w:ilvl w:val="5"/>
        <w:numId w:val="11"/>
      </w:numPr>
      <w:spacing w:after="120"/>
    </w:pPr>
    <w:rPr>
      <w:rFonts w:eastAsia="MS Mincho"/>
      <w:b/>
    </w:rPr>
  </w:style>
  <w:style w:type="paragraph" w:customStyle="1" w:styleId="RegSectionLevel6">
    <w:name w:val="RegSectionLevel6"/>
    <w:basedOn w:val="Normal"/>
    <w:rsid w:val="008D2D1E"/>
    <w:pPr>
      <w:keepNext/>
      <w:numPr>
        <w:ilvl w:val="6"/>
        <w:numId w:val="11"/>
      </w:numPr>
      <w:spacing w:after="120"/>
    </w:pPr>
    <w:rPr>
      <w:rFonts w:eastAsia="MS Mincho"/>
      <w:b/>
    </w:rPr>
  </w:style>
  <w:style w:type="paragraph" w:customStyle="1" w:styleId="RegSectionLevel7">
    <w:name w:val="RegSectionLevel7"/>
    <w:basedOn w:val="Normal"/>
    <w:rsid w:val="008D2D1E"/>
    <w:pPr>
      <w:keepNext/>
      <w:numPr>
        <w:ilvl w:val="7"/>
        <w:numId w:val="11"/>
      </w:numPr>
      <w:spacing w:after="120"/>
    </w:pPr>
    <w:rPr>
      <w:rFonts w:eastAsia="MS Mincho"/>
      <w:b/>
    </w:rPr>
  </w:style>
  <w:style w:type="paragraph" w:customStyle="1" w:styleId="RegSectionLevel8">
    <w:name w:val="RegSectionLevel8"/>
    <w:basedOn w:val="Normal"/>
    <w:rsid w:val="008D2D1E"/>
    <w:pPr>
      <w:keepNext/>
      <w:numPr>
        <w:ilvl w:val="8"/>
        <w:numId w:val="11"/>
      </w:numPr>
      <w:spacing w:after="120"/>
    </w:pPr>
    <w:rPr>
      <w:rFonts w:eastAsia="MS Mincho"/>
      <w:b/>
    </w:rPr>
  </w:style>
  <w:style w:type="paragraph" w:customStyle="1" w:styleId="RegSectionLevel9">
    <w:name w:val="RegSectionLevel9"/>
    <w:basedOn w:val="Normal"/>
    <w:rsid w:val="008D2D1E"/>
    <w:pPr>
      <w:keepNext/>
      <w:numPr>
        <w:ilvl w:val="8"/>
        <w:numId w:val="6"/>
      </w:numPr>
      <w:spacing w:after="160"/>
    </w:pPr>
    <w:rPr>
      <w:rFonts w:eastAsia="MS Mincho"/>
      <w:b/>
    </w:rPr>
  </w:style>
  <w:style w:type="paragraph" w:customStyle="1" w:styleId="RegParaNoNumb">
    <w:name w:val="RegParaNoNumb"/>
    <w:basedOn w:val="RegPara"/>
    <w:link w:val="RegParaNoNumbChar"/>
    <w:rsid w:val="008D2D1E"/>
    <w:pPr>
      <w:numPr>
        <w:ilvl w:val="0"/>
        <w:numId w:val="0"/>
      </w:numPr>
    </w:pPr>
    <w:rPr>
      <w:rFonts w:eastAsia="MS Mincho"/>
      <w:lang w:eastAsia="en-US"/>
    </w:rPr>
  </w:style>
  <w:style w:type="paragraph" w:customStyle="1" w:styleId="RegTableText">
    <w:name w:val="RegTableText"/>
    <w:basedOn w:val="RegPara"/>
    <w:link w:val="RegTableTextChar"/>
    <w:rsid w:val="008D2D1E"/>
    <w:pPr>
      <w:numPr>
        <w:ilvl w:val="0"/>
        <w:numId w:val="8"/>
      </w:numPr>
      <w:spacing w:before="20" w:after="20"/>
    </w:pPr>
  </w:style>
  <w:style w:type="paragraph" w:customStyle="1" w:styleId="TableColumnHeading">
    <w:name w:val="TableColumnHeading"/>
    <w:basedOn w:val="RegTableText"/>
    <w:rsid w:val="008D2D1E"/>
    <w:pPr>
      <w:spacing w:before="40" w:after="40"/>
      <w:jc w:val="center"/>
    </w:pPr>
    <w:rPr>
      <w:b/>
    </w:rPr>
  </w:style>
  <w:style w:type="table" w:customStyle="1" w:styleId="RegTableGridlines">
    <w:name w:val="RegTableGridlines"/>
    <w:basedOn w:val="TableNormal"/>
    <w:rsid w:val="008D2D1E"/>
    <w:pPr>
      <w:keepNext/>
      <w:spacing w:before="20" w:after="20"/>
    </w:pPr>
    <w:rPr>
      <w:rFonts w:eastAsia="Times New Roman"/>
      <w:sz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Pr>
    <w:trPr>
      <w:cantSplit/>
      <w:jc w:val="center"/>
    </w:trPr>
    <w:tcPr>
      <w:shd w:val="clear" w:color="auto" w:fill="auto"/>
    </w:tcPr>
    <w:tblStylePr w:type="firstRow">
      <w:pPr>
        <w:wordWrap/>
        <w:spacing w:beforeLines="0" w:beforeAutospacing="0" w:afterLines="0" w:afterAutospacing="0"/>
        <w:jc w:val="center"/>
      </w:pPr>
      <w:rPr>
        <w:b/>
      </w:rPr>
      <w:tblPr/>
      <w:trPr>
        <w:cantSplit w:val="0"/>
      </w:trPr>
      <w:tcPr>
        <w:shd w:val="clear" w:color="auto" w:fill="D9D9D9"/>
        <w:vAlign w:val="center"/>
      </w:tcPr>
    </w:tblStylePr>
    <w:tblStylePr w:type="lastRow">
      <w:pPr>
        <w:keepNext w:val="0"/>
        <w:wordWrap/>
      </w:pPr>
    </w:tblStylePr>
    <w:tblStylePr w:type="firstCol">
      <w:pPr>
        <w:wordWrap/>
      </w:pPr>
      <w:rPr>
        <w:b/>
      </w:rPr>
    </w:tblStylePr>
  </w:style>
  <w:style w:type="table" w:customStyle="1" w:styleId="RegTableSpecial">
    <w:name w:val="RegTableSpecial"/>
    <w:basedOn w:val="TableNormal"/>
    <w:rsid w:val="008D2D1E"/>
    <w:pPr>
      <w:keepNext/>
    </w:pPr>
    <w:rPr>
      <w:rFonts w:eastAsia="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spacing w:beforeLines="0" w:beforeAutospacing="0" w:afterLines="0" w:afterAutospacing="0"/>
        <w:jc w:val="center"/>
      </w:pPr>
      <w:rPr>
        <w:b/>
      </w:rPr>
      <w:tblPr/>
      <w:tcPr>
        <w:shd w:val="clear" w:color="auto" w:fill="D9D9D9"/>
        <w:vAlign w:val="center"/>
      </w:tcPr>
    </w:tblStylePr>
    <w:tblStylePr w:type="lastRow">
      <w:pPr>
        <w:keepNext w:val="0"/>
        <w:wordWrap/>
      </w:pPr>
    </w:tblStylePr>
    <w:tblStylePr w:type="firstCol">
      <w:pPr>
        <w:wordWrap/>
        <w:spacing w:beforeLines="0" w:beforeAutospacing="0" w:afterLines="0" w:afterAutospacing="0"/>
        <w:jc w:val="center"/>
      </w:pPr>
      <w:rPr>
        <w:b/>
      </w:rPr>
      <w:tblPr/>
      <w:tcPr>
        <w:shd w:val="clear" w:color="auto" w:fill="D9D9D9"/>
      </w:tcPr>
    </w:tblStylePr>
  </w:style>
  <w:style w:type="table" w:customStyle="1" w:styleId="RegTableDataParameter">
    <w:name w:val="RegTableDataParameter"/>
    <w:basedOn w:val="TableNormal"/>
    <w:rsid w:val="008D2D1E"/>
    <w:pPr>
      <w:keepNext/>
    </w:pPr>
    <w:rPr>
      <w:rFonts w:eastAsia="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Pr>
    <w:trPr>
      <w:cantSplit/>
      <w:jc w:val="center"/>
    </w:trPr>
    <w:tcPr>
      <w:shd w:val="clear" w:color="auto" w:fill="auto"/>
    </w:tcPr>
    <w:tblStylePr w:type="lastRow">
      <w:pPr>
        <w:keepNext w:val="0"/>
        <w:wordWrap/>
      </w:pPr>
    </w:tblStylePr>
    <w:tblStylePr w:type="firstCol">
      <w:rPr>
        <w:b/>
      </w:rPr>
      <w:tblPr/>
      <w:tcPr>
        <w:shd w:val="clear" w:color="auto" w:fill="D9D9D9"/>
      </w:tcPr>
    </w:tblStylePr>
  </w:style>
  <w:style w:type="table" w:customStyle="1" w:styleId="RegTableNoGridLines">
    <w:name w:val="RegTableNoGridLines"/>
    <w:basedOn w:val="RegTableGridlines"/>
    <w:rsid w:val="008D2D1E"/>
    <w:pPr>
      <w:keepLines/>
    </w:pPr>
    <w:tblPr/>
    <w:tcPr>
      <w:shd w:val="clear" w:color="auto" w:fill="D9D9D9"/>
    </w:tcPr>
    <w:tblStylePr w:type="firstRow">
      <w:pPr>
        <w:wordWrap/>
        <w:spacing w:beforeLines="0" w:beforeAutospacing="0" w:afterLines="0" w:afterAutospacing="0"/>
        <w:jc w:val="center"/>
      </w:pPr>
      <w:rPr>
        <w:b/>
      </w:rPr>
      <w:tblPr/>
      <w:trPr>
        <w:cantSplit w:val="0"/>
      </w:trPr>
      <w:tcPr>
        <w:shd w:val="clear" w:color="auto" w:fill="D9D9D9"/>
        <w:vAlign w:val="center"/>
      </w:tcPr>
    </w:tblStylePr>
    <w:tblStylePr w:type="lastRow">
      <w:pPr>
        <w:keepNext w:val="0"/>
        <w:wordWrap/>
      </w:pPr>
    </w:tblStylePr>
    <w:tblStylePr w:type="firstCol">
      <w:pPr>
        <w:wordWrap/>
      </w:pPr>
      <w:rPr>
        <w:b/>
      </w:rPr>
    </w:tblStylePr>
  </w:style>
  <w:style w:type="paragraph" w:styleId="ListContinue3">
    <w:name w:val="List Continue 3"/>
    <w:basedOn w:val="Normal"/>
    <w:rsid w:val="008D2D1E"/>
    <w:pPr>
      <w:spacing w:after="120"/>
      <w:ind w:left="849"/>
    </w:pPr>
  </w:style>
  <w:style w:type="character" w:customStyle="1" w:styleId="RegParaChar">
    <w:name w:val="RegPara Char"/>
    <w:link w:val="RegPara"/>
    <w:rsid w:val="008D2D1E"/>
    <w:rPr>
      <w:rFonts w:ascii="Arial" w:eastAsia="Times New Roman" w:hAnsi="Arial"/>
      <w:sz w:val="22"/>
      <w:lang w:val="en-GB" w:eastAsia="de-DE"/>
    </w:rPr>
  </w:style>
  <w:style w:type="character" w:customStyle="1" w:styleId="RegParaNoNumbChar">
    <w:name w:val="RegParaNoNumb Char"/>
    <w:link w:val="RegParaNoNumb"/>
    <w:rsid w:val="008D2D1E"/>
    <w:rPr>
      <w:rFonts w:eastAsia="MS Mincho"/>
      <w:sz w:val="22"/>
      <w:lang w:val="en-GB" w:eastAsia="en-US" w:bidi="ar-SA"/>
    </w:rPr>
  </w:style>
  <w:style w:type="paragraph" w:customStyle="1" w:styleId="RegTOCSectionApppendix">
    <w:name w:val="RegTOC Section + Apppendix"/>
    <w:basedOn w:val="TOC2"/>
    <w:rsid w:val="008D2D1E"/>
    <w:pPr>
      <w:tabs>
        <w:tab w:val="left" w:pos="1843"/>
      </w:tabs>
      <w:spacing w:before="40" w:after="40"/>
      <w:ind w:left="1843" w:hanging="1276"/>
    </w:pPr>
    <w:rPr>
      <w:noProof/>
      <w:lang w:val="en-US"/>
    </w:rPr>
  </w:style>
  <w:style w:type="paragraph" w:styleId="Caption">
    <w:name w:val="caption"/>
    <w:basedOn w:val="Normal"/>
    <w:qFormat/>
    <w:rsid w:val="00353E8F"/>
    <w:pPr>
      <w:keepNext/>
      <w:keepLines/>
      <w:tabs>
        <w:tab w:val="left" w:pos="1134"/>
        <w:tab w:val="left" w:pos="1956"/>
        <w:tab w:val="left" w:pos="2126"/>
        <w:tab w:val="left" w:pos="2693"/>
        <w:tab w:val="left" w:pos="3260"/>
      </w:tabs>
      <w:spacing w:before="320" w:after="120"/>
      <w:ind w:left="1956" w:hanging="1247"/>
    </w:pPr>
    <w:rPr>
      <w:b/>
      <w:bCs/>
      <w:sz w:val="20"/>
    </w:rPr>
  </w:style>
  <w:style w:type="paragraph" w:styleId="TOC9">
    <w:name w:val="toc 9"/>
    <w:basedOn w:val="Normal"/>
    <w:next w:val="Normal"/>
    <w:autoRedefine/>
    <w:uiPriority w:val="39"/>
    <w:rsid w:val="00353E8F"/>
    <w:pPr>
      <w:ind w:left="1760"/>
    </w:pPr>
  </w:style>
  <w:style w:type="paragraph" w:styleId="CommentSubject">
    <w:name w:val="annotation subject"/>
    <w:basedOn w:val="CommentText"/>
    <w:next w:val="CommentText"/>
    <w:rsid w:val="00353E8F"/>
    <w:rPr>
      <w:rFonts w:eastAsia="Times New Roman"/>
      <w:b/>
      <w:bCs/>
      <w:lang w:eastAsia="de-DE"/>
    </w:rPr>
  </w:style>
  <w:style w:type="character" w:styleId="EndnoteReference">
    <w:name w:val="endnote reference"/>
    <w:rsid w:val="008D2D1E"/>
    <w:rPr>
      <w:vertAlign w:val="superscript"/>
    </w:rPr>
  </w:style>
  <w:style w:type="paragraph" w:styleId="Index1">
    <w:name w:val="index 1"/>
    <w:basedOn w:val="Normal"/>
    <w:next w:val="Normal"/>
    <w:autoRedefine/>
    <w:rsid w:val="008D2D1E"/>
    <w:pPr>
      <w:ind w:left="220" w:hanging="220"/>
    </w:pPr>
  </w:style>
  <w:style w:type="paragraph" w:styleId="Index2">
    <w:name w:val="index 2"/>
    <w:basedOn w:val="Normal"/>
    <w:next w:val="Normal"/>
    <w:autoRedefine/>
    <w:rsid w:val="008D2D1E"/>
    <w:pPr>
      <w:ind w:left="440" w:hanging="220"/>
    </w:pPr>
  </w:style>
  <w:style w:type="paragraph" w:styleId="Index3">
    <w:name w:val="index 3"/>
    <w:basedOn w:val="Normal"/>
    <w:next w:val="Normal"/>
    <w:autoRedefine/>
    <w:rsid w:val="008D2D1E"/>
    <w:pPr>
      <w:ind w:left="660" w:hanging="220"/>
    </w:pPr>
  </w:style>
  <w:style w:type="paragraph" w:styleId="Index4">
    <w:name w:val="index 4"/>
    <w:basedOn w:val="Normal"/>
    <w:next w:val="Normal"/>
    <w:autoRedefine/>
    <w:rsid w:val="008D2D1E"/>
    <w:pPr>
      <w:ind w:left="880" w:hanging="220"/>
    </w:pPr>
  </w:style>
  <w:style w:type="paragraph" w:styleId="Index5">
    <w:name w:val="index 5"/>
    <w:basedOn w:val="Normal"/>
    <w:next w:val="Normal"/>
    <w:autoRedefine/>
    <w:rsid w:val="008D2D1E"/>
    <w:pPr>
      <w:ind w:left="1100" w:hanging="220"/>
    </w:pPr>
  </w:style>
  <w:style w:type="paragraph" w:styleId="Index6">
    <w:name w:val="index 6"/>
    <w:basedOn w:val="Normal"/>
    <w:next w:val="Normal"/>
    <w:autoRedefine/>
    <w:rsid w:val="008D2D1E"/>
    <w:pPr>
      <w:ind w:left="1320" w:hanging="220"/>
    </w:pPr>
  </w:style>
  <w:style w:type="paragraph" w:styleId="Index7">
    <w:name w:val="index 7"/>
    <w:basedOn w:val="Normal"/>
    <w:next w:val="Normal"/>
    <w:autoRedefine/>
    <w:rsid w:val="008D2D1E"/>
    <w:pPr>
      <w:ind w:left="1540" w:hanging="220"/>
    </w:pPr>
  </w:style>
  <w:style w:type="paragraph" w:styleId="Index8">
    <w:name w:val="index 8"/>
    <w:basedOn w:val="Normal"/>
    <w:next w:val="Normal"/>
    <w:autoRedefine/>
    <w:rsid w:val="008D2D1E"/>
    <w:pPr>
      <w:ind w:left="1760" w:hanging="220"/>
    </w:pPr>
  </w:style>
  <w:style w:type="paragraph" w:styleId="Index9">
    <w:name w:val="index 9"/>
    <w:basedOn w:val="Normal"/>
    <w:next w:val="Normal"/>
    <w:autoRedefine/>
    <w:rsid w:val="008D2D1E"/>
    <w:pPr>
      <w:ind w:left="1980" w:hanging="220"/>
    </w:pPr>
  </w:style>
  <w:style w:type="paragraph" w:styleId="IndexHeading">
    <w:name w:val="index heading"/>
    <w:basedOn w:val="Normal"/>
    <w:next w:val="Normal"/>
    <w:rsid w:val="00353E8F"/>
    <w:rPr>
      <w:rFonts w:cs="Arial"/>
      <w:b/>
      <w:bCs/>
    </w:rPr>
  </w:style>
  <w:style w:type="paragraph" w:styleId="MacroText">
    <w:name w:val="macro"/>
    <w:link w:val="MacroTextChar"/>
    <w:rsid w:val="008D2D1E"/>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de-DE"/>
    </w:rPr>
  </w:style>
  <w:style w:type="paragraph" w:styleId="TableofAuthorities">
    <w:name w:val="table of authorities"/>
    <w:basedOn w:val="Normal"/>
    <w:next w:val="Normal"/>
    <w:rsid w:val="00353E8F"/>
    <w:pPr>
      <w:ind w:left="220" w:hanging="220"/>
    </w:pPr>
  </w:style>
  <w:style w:type="paragraph" w:styleId="TableofFigures">
    <w:name w:val="table of figures"/>
    <w:basedOn w:val="Normal"/>
    <w:next w:val="Normal"/>
    <w:rsid w:val="00353E8F"/>
  </w:style>
  <w:style w:type="paragraph" w:styleId="TOAHeading">
    <w:name w:val="toa heading"/>
    <w:basedOn w:val="Normal"/>
    <w:next w:val="Normal"/>
    <w:rsid w:val="00353E8F"/>
    <w:pPr>
      <w:spacing w:before="120"/>
    </w:pPr>
    <w:rPr>
      <w:rFonts w:cs="Arial"/>
      <w:b/>
      <w:bCs/>
      <w:sz w:val="24"/>
      <w:szCs w:val="24"/>
    </w:rPr>
  </w:style>
  <w:style w:type="paragraph" w:styleId="TOC4">
    <w:name w:val="toc 4"/>
    <w:basedOn w:val="TOC1"/>
    <w:uiPriority w:val="39"/>
    <w:rsid w:val="00353E8F"/>
    <w:pPr>
      <w:ind w:left="3544" w:hanging="1276"/>
    </w:pPr>
    <w:rPr>
      <w:b w:val="0"/>
      <w:caps w:val="0"/>
      <w:noProof/>
    </w:rPr>
  </w:style>
  <w:style w:type="paragraph" w:styleId="TOC5">
    <w:name w:val="toc 5"/>
    <w:basedOn w:val="TOC1"/>
    <w:uiPriority w:val="39"/>
    <w:rsid w:val="00353E8F"/>
    <w:pPr>
      <w:ind w:left="5103" w:hanging="1559"/>
    </w:pPr>
    <w:rPr>
      <w:b w:val="0"/>
      <w:caps w:val="0"/>
      <w:noProof/>
    </w:rPr>
  </w:style>
  <w:style w:type="paragraph" w:styleId="TOC6">
    <w:name w:val="toc 6"/>
    <w:basedOn w:val="TOC1"/>
    <w:next w:val="Normal"/>
    <w:uiPriority w:val="39"/>
    <w:rsid w:val="00353E8F"/>
    <w:pPr>
      <w:ind w:left="1588" w:hanging="1588"/>
    </w:pPr>
    <w:rPr>
      <w:noProof/>
    </w:rPr>
  </w:style>
  <w:style w:type="paragraph" w:styleId="TOC7">
    <w:name w:val="toc 7"/>
    <w:basedOn w:val="Normal"/>
    <w:next w:val="Normal"/>
    <w:autoRedefine/>
    <w:uiPriority w:val="39"/>
    <w:rsid w:val="00353E8F"/>
    <w:pPr>
      <w:ind w:left="1320"/>
    </w:pPr>
  </w:style>
  <w:style w:type="paragraph" w:styleId="TOC8">
    <w:name w:val="toc 8"/>
    <w:basedOn w:val="Normal"/>
    <w:next w:val="Normal"/>
    <w:autoRedefine/>
    <w:uiPriority w:val="39"/>
    <w:rsid w:val="00353E8F"/>
    <w:pPr>
      <w:ind w:left="1540"/>
    </w:pPr>
  </w:style>
  <w:style w:type="paragraph" w:customStyle="1" w:styleId="ReParaNoNum">
    <w:name w:val="ReParaNoNum"/>
    <w:basedOn w:val="Normal"/>
    <w:rsid w:val="008D2D1E"/>
  </w:style>
  <w:style w:type="paragraph" w:customStyle="1" w:styleId="StyleRegSectionLevel1After2pt">
    <w:name w:val="Style RegSectionLevel1 + After:  2 pt"/>
    <w:basedOn w:val="RegSectionLevel1"/>
    <w:rsid w:val="008D2D1E"/>
    <w:pPr>
      <w:spacing w:before="0"/>
    </w:pPr>
    <w:rPr>
      <w:rFonts w:eastAsia="Times New Roman"/>
      <w:bCs/>
    </w:rPr>
  </w:style>
  <w:style w:type="table" w:customStyle="1" w:styleId="RegTableFirstRowColumn">
    <w:name w:val="RegTableFirstRowColumn"/>
    <w:basedOn w:val="RegTableDataParameter"/>
    <w:rsid w:val="008D2D1E"/>
    <w:tblPr>
      <w:tblCellMar>
        <w:top w:w="23" w:type="dxa"/>
        <w:bottom w:w="23" w:type="dxa"/>
      </w:tblCellMar>
    </w:tblPr>
    <w:tcPr>
      <w:shd w:val="clear" w:color="auto" w:fill="auto"/>
    </w:tcPr>
    <w:tblStylePr w:type="firstRow">
      <w:pPr>
        <w:jc w:val="center"/>
      </w:pPr>
      <w:rPr>
        <w:b/>
        <w:color w:val="auto"/>
      </w:rPr>
      <w:tblPr/>
      <w:tcPr>
        <w:shd w:val="clear" w:color="auto" w:fill="D9D9D9"/>
        <w:vAlign w:val="center"/>
      </w:tcPr>
    </w:tblStylePr>
    <w:tblStylePr w:type="lastRow">
      <w:pPr>
        <w:keepNext w:val="0"/>
        <w:wordWrap/>
      </w:pPr>
    </w:tblStylePr>
    <w:tblStylePr w:type="firstCol">
      <w:rPr>
        <w:b/>
      </w:rPr>
      <w:tblPr/>
      <w:tcPr>
        <w:shd w:val="clear" w:color="auto" w:fill="D9D9D9"/>
      </w:tcPr>
    </w:tblStylePr>
  </w:style>
  <w:style w:type="character" w:customStyle="1" w:styleId="left">
    <w:name w:val="left"/>
    <w:basedOn w:val="DefaultParagraphFont"/>
    <w:rsid w:val="008D2D1E"/>
  </w:style>
  <w:style w:type="character" w:customStyle="1" w:styleId="RegTableTextChar">
    <w:name w:val="RegTableText Char"/>
    <w:link w:val="RegTableText"/>
    <w:rsid w:val="008D2D1E"/>
    <w:rPr>
      <w:rFonts w:ascii="Arial" w:eastAsia="Times New Roman" w:hAnsi="Arial"/>
      <w:sz w:val="22"/>
      <w:lang w:val="en-GB" w:eastAsia="de-DE"/>
    </w:rPr>
  </w:style>
  <w:style w:type="paragraph" w:customStyle="1" w:styleId="RegParaNoNumbKeepWNext">
    <w:name w:val="RegParaNoNumbKeepWNext"/>
    <w:basedOn w:val="RegParaNoNumb"/>
    <w:next w:val="Normal"/>
    <w:rsid w:val="008D2D1E"/>
    <w:pPr>
      <w:keepNext/>
      <w:spacing w:before="0"/>
    </w:pPr>
    <w:rPr>
      <w:i/>
    </w:rPr>
  </w:style>
  <w:style w:type="paragraph" w:customStyle="1" w:styleId="PartTitleBox">
    <w:name w:val="PartTitleBox"/>
    <w:basedOn w:val="Normal"/>
    <w:rsid w:val="008D2D1E"/>
    <w:pPr>
      <w:keepNext/>
      <w:keepLines/>
      <w:numPr>
        <w:numId w:val="11"/>
      </w:numPr>
      <w:pBdr>
        <w:top w:val="single" w:sz="4" w:space="1" w:color="auto"/>
        <w:left w:val="single" w:sz="4" w:space="1" w:color="auto"/>
        <w:bottom w:val="single" w:sz="4" w:space="1" w:color="auto"/>
        <w:right w:val="single" w:sz="4" w:space="1" w:color="auto"/>
      </w:pBdr>
      <w:shd w:val="clear" w:color="auto" w:fill="D9D9D9"/>
      <w:ind w:right="57"/>
      <w:jc w:val="center"/>
      <w:outlineLvl w:val="0"/>
    </w:pPr>
    <w:rPr>
      <w:rFonts w:ascii="Times New Roman Bold" w:hAnsi="Times New Roman Bold"/>
      <w:b/>
      <w:u w:val="dash"/>
    </w:rPr>
  </w:style>
  <w:style w:type="paragraph" w:customStyle="1" w:styleId="2BulletList">
    <w:name w:val="2Bullet List"/>
    <w:rsid w:val="008D2D1E"/>
    <w:rPr>
      <w:rFonts w:eastAsia="Times New Roman"/>
      <w:snapToGrid w:val="0"/>
      <w:sz w:val="24"/>
    </w:rPr>
  </w:style>
  <w:style w:type="paragraph" w:customStyle="1" w:styleId="RegFormPDDSectL1">
    <w:name w:val="RegFormPDDSectL1"/>
    <w:basedOn w:val="Normal"/>
    <w:rsid w:val="008D2D1E"/>
    <w:pPr>
      <w:keepNext/>
      <w:keepLines/>
      <w:numPr>
        <w:numId w:val="10"/>
      </w:numPr>
      <w:pBdr>
        <w:top w:val="single" w:sz="4" w:space="1" w:color="auto"/>
        <w:left w:val="single" w:sz="4" w:space="5" w:color="auto"/>
        <w:bottom w:val="single" w:sz="4" w:space="1" w:color="auto"/>
        <w:right w:val="single" w:sz="4" w:space="10" w:color="auto"/>
      </w:pBdr>
      <w:shd w:val="clear" w:color="auto" w:fill="D9D9D9"/>
      <w:ind w:right="227"/>
      <w:outlineLvl w:val="0"/>
    </w:pPr>
    <w:rPr>
      <w:b/>
      <w:lang w:eastAsia="en-US"/>
    </w:rPr>
  </w:style>
  <w:style w:type="paragraph" w:customStyle="1" w:styleId="RegFormPDDSectL2">
    <w:name w:val="RegFormPDDSectL2"/>
    <w:basedOn w:val="Normal"/>
    <w:rsid w:val="008D2D1E"/>
    <w:pPr>
      <w:keepNext/>
      <w:keepLines/>
      <w:numPr>
        <w:ilvl w:val="1"/>
        <w:numId w:val="10"/>
      </w:numPr>
      <w:pBdr>
        <w:top w:val="single" w:sz="4" w:space="1" w:color="auto"/>
        <w:left w:val="single" w:sz="4" w:space="5" w:color="auto"/>
        <w:bottom w:val="single" w:sz="4" w:space="1" w:color="auto"/>
        <w:right w:val="single" w:sz="4" w:space="10" w:color="auto"/>
      </w:pBdr>
      <w:ind w:right="227"/>
    </w:pPr>
    <w:rPr>
      <w:b/>
      <w:lang w:eastAsia="en-US"/>
    </w:rPr>
  </w:style>
  <w:style w:type="paragraph" w:customStyle="1" w:styleId="RegFormPDDSectL3">
    <w:name w:val="RegFormPDDSectL3"/>
    <w:basedOn w:val="Normal"/>
    <w:rsid w:val="008D2D1E"/>
    <w:pPr>
      <w:keepNext/>
      <w:keepLines/>
      <w:numPr>
        <w:ilvl w:val="2"/>
        <w:numId w:val="10"/>
      </w:numPr>
      <w:pBdr>
        <w:top w:val="single" w:sz="4" w:space="1" w:color="auto"/>
        <w:left w:val="single" w:sz="4" w:space="5" w:color="auto"/>
        <w:bottom w:val="single" w:sz="4" w:space="1" w:color="auto"/>
        <w:right w:val="single" w:sz="4" w:space="10" w:color="auto"/>
      </w:pBdr>
      <w:ind w:right="227"/>
    </w:pPr>
    <w:rPr>
      <w:rFonts w:ascii="Times New Roman Bold" w:hAnsi="Times New Roman Bold"/>
      <w:b/>
      <w:lang w:eastAsia="en-US"/>
    </w:rPr>
  </w:style>
  <w:style w:type="paragraph" w:customStyle="1" w:styleId="RegFormPDDSectL4">
    <w:name w:val="RegFormPDDSectL4"/>
    <w:basedOn w:val="RegFormPDDSectL3"/>
    <w:rsid w:val="008D2D1E"/>
    <w:pPr>
      <w:numPr>
        <w:ilvl w:val="3"/>
      </w:numPr>
    </w:pPr>
  </w:style>
  <w:style w:type="paragraph" w:customStyle="1" w:styleId="NormalCentered">
    <w:name w:val="Normal + Centered"/>
    <w:basedOn w:val="Normal"/>
    <w:rsid w:val="008D2D1E"/>
    <w:pPr>
      <w:jc w:val="center"/>
    </w:pPr>
  </w:style>
  <w:style w:type="paragraph" w:customStyle="1" w:styleId="SDMTiHead">
    <w:name w:val="SDMTiHead"/>
    <w:basedOn w:val="Header"/>
    <w:rsid w:val="00353E8F"/>
    <w:pPr>
      <w:ind w:left="-330" w:firstLine="330"/>
    </w:pPr>
    <w:rPr>
      <w:rFonts w:cs="Arial"/>
      <w:caps/>
      <w:szCs w:val="19"/>
    </w:rPr>
  </w:style>
  <w:style w:type="paragraph" w:customStyle="1" w:styleId="SDMTitle2">
    <w:name w:val="SDMTitle2"/>
    <w:basedOn w:val="Normal"/>
    <w:rsid w:val="00353E8F"/>
    <w:pPr>
      <w:spacing w:after="600"/>
      <w:jc w:val="left"/>
    </w:pPr>
    <w:rPr>
      <w:rFonts w:cs="Arial"/>
      <w:sz w:val="48"/>
      <w:szCs w:val="48"/>
    </w:rPr>
  </w:style>
  <w:style w:type="paragraph" w:customStyle="1" w:styleId="SDMTitle1">
    <w:name w:val="SDMTitle1"/>
    <w:basedOn w:val="Normal"/>
    <w:rsid w:val="00353E8F"/>
    <w:pPr>
      <w:pBdr>
        <w:bottom w:val="single" w:sz="12" w:space="7" w:color="auto"/>
      </w:pBdr>
      <w:spacing w:before="1800" w:after="200"/>
      <w:jc w:val="left"/>
    </w:pPr>
    <w:rPr>
      <w:rFonts w:cs="Arial"/>
      <w:sz w:val="48"/>
      <w:szCs w:val="48"/>
    </w:rPr>
  </w:style>
  <w:style w:type="paragraph" w:customStyle="1" w:styleId="SDMTiInfo">
    <w:name w:val="SDMTiInfo"/>
    <w:basedOn w:val="Normal"/>
    <w:rsid w:val="00353E8F"/>
    <w:pPr>
      <w:spacing w:before="300"/>
    </w:pPr>
    <w:rPr>
      <w:rFonts w:cs="Arial"/>
      <w:szCs w:val="22"/>
    </w:rPr>
  </w:style>
  <w:style w:type="paragraph" w:customStyle="1" w:styleId="SDMHead1">
    <w:name w:val="SDMHead1"/>
    <w:basedOn w:val="Normal"/>
    <w:link w:val="SDMHead1Char"/>
    <w:rsid w:val="00353E8F"/>
    <w:pPr>
      <w:keepNext/>
      <w:keepLines/>
      <w:numPr>
        <w:numId w:val="19"/>
      </w:numPr>
      <w:suppressAutoHyphens/>
      <w:spacing w:before="240" w:after="60"/>
      <w:outlineLvl w:val="0"/>
    </w:pPr>
    <w:rPr>
      <w:rFonts w:cs="Arial"/>
      <w:b/>
      <w:sz w:val="32"/>
      <w:szCs w:val="32"/>
    </w:rPr>
  </w:style>
  <w:style w:type="paragraph" w:customStyle="1" w:styleId="SDMHead2">
    <w:name w:val="SDMHead2"/>
    <w:basedOn w:val="Normal"/>
    <w:rsid w:val="00353E8F"/>
    <w:pPr>
      <w:keepNext/>
      <w:keepLines/>
      <w:suppressAutoHyphens/>
      <w:spacing w:before="240" w:after="60"/>
      <w:outlineLvl w:val="1"/>
    </w:pPr>
    <w:rPr>
      <w:rFonts w:cs="Arial"/>
      <w:b/>
      <w:sz w:val="24"/>
      <w:szCs w:val="24"/>
    </w:rPr>
  </w:style>
  <w:style w:type="paragraph" w:customStyle="1" w:styleId="SDMHead3">
    <w:name w:val="SDMHead3"/>
    <w:basedOn w:val="Normal"/>
    <w:rsid w:val="00353E8F"/>
    <w:pPr>
      <w:keepNext/>
      <w:keepLines/>
      <w:numPr>
        <w:ilvl w:val="2"/>
        <w:numId w:val="19"/>
      </w:numPr>
      <w:suppressAutoHyphens/>
      <w:spacing w:before="240" w:after="60"/>
      <w:outlineLvl w:val="2"/>
    </w:pPr>
    <w:rPr>
      <w:rFonts w:cs="Arial"/>
      <w:b/>
      <w:szCs w:val="24"/>
    </w:rPr>
  </w:style>
  <w:style w:type="paragraph" w:customStyle="1" w:styleId="SDMHead4">
    <w:name w:val="SDMHead4"/>
    <w:basedOn w:val="Normal"/>
    <w:rsid w:val="00353E8F"/>
    <w:pPr>
      <w:keepNext/>
      <w:keepLines/>
      <w:numPr>
        <w:ilvl w:val="3"/>
        <w:numId w:val="19"/>
      </w:numPr>
      <w:suppressAutoHyphens/>
      <w:spacing w:before="240" w:after="60"/>
      <w:outlineLvl w:val="3"/>
    </w:pPr>
    <w:rPr>
      <w:rFonts w:cs="Arial"/>
      <w:b/>
      <w:szCs w:val="24"/>
    </w:rPr>
  </w:style>
  <w:style w:type="paragraph" w:customStyle="1" w:styleId="SDMHead5">
    <w:name w:val="SDMHead5"/>
    <w:basedOn w:val="Normal"/>
    <w:rsid w:val="00353E8F"/>
    <w:pPr>
      <w:keepNext/>
      <w:keepLines/>
      <w:numPr>
        <w:ilvl w:val="4"/>
        <w:numId w:val="19"/>
      </w:numPr>
      <w:suppressAutoHyphens/>
      <w:spacing w:before="240" w:after="60"/>
      <w:outlineLvl w:val="4"/>
    </w:pPr>
    <w:rPr>
      <w:rFonts w:cs="Arial"/>
      <w:b/>
      <w:szCs w:val="24"/>
    </w:rPr>
  </w:style>
  <w:style w:type="character" w:customStyle="1" w:styleId="SDMHead1Char">
    <w:name w:val="SDMHead1 Char"/>
    <w:link w:val="SDMHead1"/>
    <w:rsid w:val="00353E8F"/>
    <w:rPr>
      <w:rFonts w:ascii="Arial" w:eastAsia="Times New Roman" w:hAnsi="Arial" w:cs="Arial"/>
      <w:b/>
      <w:sz w:val="32"/>
      <w:szCs w:val="32"/>
      <w:lang w:val="en-GB" w:eastAsia="de-DE"/>
    </w:rPr>
  </w:style>
  <w:style w:type="paragraph" w:customStyle="1" w:styleId="SDMPara">
    <w:name w:val="SDMPara"/>
    <w:basedOn w:val="Normal"/>
    <w:rsid w:val="00353E8F"/>
    <w:pPr>
      <w:numPr>
        <w:numId w:val="28"/>
      </w:numPr>
      <w:spacing w:before="180"/>
    </w:pPr>
    <w:rPr>
      <w:rFonts w:cs="Arial"/>
      <w:szCs w:val="22"/>
    </w:rPr>
  </w:style>
  <w:style w:type="paragraph" w:customStyle="1" w:styleId="SDMSubPara1">
    <w:name w:val="SDMSubPara1"/>
    <w:basedOn w:val="Normal"/>
    <w:rsid w:val="00353E8F"/>
    <w:pPr>
      <w:numPr>
        <w:ilvl w:val="1"/>
        <w:numId w:val="28"/>
      </w:numPr>
      <w:spacing w:before="180"/>
    </w:pPr>
    <w:rPr>
      <w:rFonts w:cs="Arial"/>
      <w:szCs w:val="22"/>
    </w:rPr>
  </w:style>
  <w:style w:type="paragraph" w:customStyle="1" w:styleId="SDMSubPara2">
    <w:name w:val="SDMSubPara2"/>
    <w:basedOn w:val="Normal"/>
    <w:rsid w:val="00353E8F"/>
    <w:pPr>
      <w:numPr>
        <w:ilvl w:val="2"/>
        <w:numId w:val="28"/>
      </w:numPr>
      <w:spacing w:before="180"/>
    </w:pPr>
    <w:rPr>
      <w:rFonts w:cs="Arial"/>
      <w:szCs w:val="22"/>
    </w:rPr>
  </w:style>
  <w:style w:type="character" w:customStyle="1" w:styleId="FootnoteTextChar">
    <w:name w:val="Footnote Text Char"/>
    <w:link w:val="FootnoteText"/>
    <w:rsid w:val="00353E8F"/>
    <w:rPr>
      <w:rFonts w:ascii="Arial" w:eastAsia="Times New Roman" w:hAnsi="Arial"/>
      <w:lang w:val="en-GB" w:eastAsia="de-DE"/>
    </w:rPr>
  </w:style>
  <w:style w:type="table" w:customStyle="1" w:styleId="SDMTable">
    <w:name w:val="SDMTable"/>
    <w:basedOn w:val="TableNormal"/>
    <w:rsid w:val="00353E8F"/>
    <w:rPr>
      <w:rFonts w:ascii="Arial" w:eastAsia="Times New Roman" w:hAnsi="Arial"/>
      <w:lang w:val="en-GB" w:eastAsia="en-GB"/>
    </w:rPr>
    <w:tblPr>
      <w:tblStyleRowBandSize w:val="1"/>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rPr>
      <w:cantSplit/>
    </w:trPr>
    <w:tblStylePr w:type="firstRow">
      <w:pPr>
        <w:keepNext/>
        <w:keepLines/>
        <w:wordWrap/>
        <w:jc w:val="center"/>
      </w:pPr>
      <w:rPr>
        <w:b/>
      </w:rPr>
      <w:tblPr/>
      <w:trPr>
        <w:tblHeader/>
      </w:trPr>
      <w:tcPr>
        <w:tcBorders>
          <w:top w:val="single" w:sz="4" w:space="0" w:color="auto"/>
          <w:left w:val="single" w:sz="4" w:space="0" w:color="auto"/>
          <w:bottom w:val="single" w:sz="12" w:space="0" w:color="auto"/>
          <w:right w:val="single" w:sz="4" w:space="0" w:color="auto"/>
          <w:insideH w:val="nil"/>
          <w:insideV w:val="nil"/>
          <w:tl2br w:val="nil"/>
          <w:tr2bl w:val="nil"/>
        </w:tcBorders>
        <w:tcMar>
          <w:top w:w="57" w:type="dxa"/>
          <w:left w:w="0" w:type="nil"/>
          <w:bottom w:w="57" w:type="dxa"/>
          <w:right w:w="0" w:type="nil"/>
        </w:tcMar>
        <w:vAlign w:val="center"/>
      </w:tcPr>
    </w:tblStylePr>
    <w:tblStylePr w:type="lastRow">
      <w:pPr>
        <w:keepNext w:val="0"/>
        <w:wordWrap/>
      </w:pPr>
    </w:tblStylePr>
    <w:tblStylePr w:type="firstCol">
      <w:rPr>
        <w:b/>
      </w:rPr>
    </w:tblStylePr>
  </w:style>
  <w:style w:type="paragraph" w:customStyle="1" w:styleId="SDMFooter">
    <w:name w:val="SDMFooter"/>
    <w:basedOn w:val="Footer"/>
    <w:rsid w:val="00353E8F"/>
    <w:pPr>
      <w:jc w:val="center"/>
    </w:pPr>
    <w:rPr>
      <w:rFonts w:cs="Arial"/>
      <w:sz w:val="20"/>
    </w:rPr>
  </w:style>
  <w:style w:type="table" w:customStyle="1" w:styleId="SDMTableDocInfo">
    <w:name w:val="SDMTableDocInfo"/>
    <w:basedOn w:val="TableNormal"/>
    <w:rsid w:val="00353E8F"/>
    <w:pPr>
      <w:keepNext/>
      <w:spacing w:before="80" w:after="80"/>
    </w:pPr>
    <w:rPr>
      <w:rFonts w:ascii="Arial" w:eastAsia="Times New Roman" w:hAnsi="Arial"/>
      <w:lang w:val="en-GB" w:eastAsia="en-GB"/>
    </w:rPr>
    <w:tblPr/>
    <w:tblStylePr w:type="firstRow">
      <w:rPr>
        <w:rFonts w:ascii="Symbol" w:hAnsi="Symbol"/>
        <w:i/>
        <w:sz w:val="16"/>
      </w:rPr>
      <w:tblPr/>
      <w:trPr>
        <w:cantSplit w:val="0"/>
        <w:tblHeader/>
      </w:trPr>
      <w:tcPr>
        <w:tcBorders>
          <w:top w:val="single" w:sz="4" w:space="0" w:color="auto"/>
          <w:left w:val="nil"/>
          <w:bottom w:val="single" w:sz="12" w:space="0" w:color="auto"/>
          <w:right w:val="nil"/>
          <w:insideV w:val="nil"/>
        </w:tcBorders>
        <w:tcMar>
          <w:top w:w="80" w:type="dxa"/>
          <w:left w:w="0" w:type="nil"/>
          <w:bottom w:w="80" w:type="dxa"/>
          <w:right w:w="0" w:type="nil"/>
        </w:tcMar>
        <w:vAlign w:val="center"/>
      </w:tcPr>
    </w:tblStylePr>
    <w:tblStylePr w:type="lastRow">
      <w:tblPr/>
      <w:trPr>
        <w:cantSplit w:val="0"/>
      </w:trPr>
      <w:tcPr>
        <w:tcBorders>
          <w:top w:val="single" w:sz="4" w:space="0" w:color="auto"/>
          <w:left w:val="nil"/>
          <w:bottom w:val="single" w:sz="12" w:space="0" w:color="auto"/>
          <w:right w:val="nil"/>
          <w:insideH w:val="nil"/>
          <w:insideV w:val="nil"/>
          <w:tl2br w:val="nil"/>
          <w:tr2bl w:val="nil"/>
        </w:tcBorders>
        <w:vAlign w:val="center"/>
      </w:tcPr>
    </w:tblStylePr>
  </w:style>
  <w:style w:type="paragraph" w:customStyle="1" w:styleId="SDMDocInfoText">
    <w:name w:val="SDMDocInfoText"/>
    <w:basedOn w:val="Normal"/>
    <w:link w:val="SDMDocInfoTextChar"/>
    <w:rsid w:val="00353E8F"/>
    <w:pPr>
      <w:keepLines/>
      <w:numPr>
        <w:numId w:val="27"/>
      </w:numPr>
      <w:spacing w:before="80" w:after="80"/>
    </w:pPr>
    <w:rPr>
      <w:rFonts w:cs="Arial"/>
      <w:sz w:val="20"/>
    </w:rPr>
  </w:style>
  <w:style w:type="character" w:customStyle="1" w:styleId="SDMDocInfoTextChar">
    <w:name w:val="SDMDocInfoText Char"/>
    <w:link w:val="SDMDocInfoText"/>
    <w:rsid w:val="00353E8F"/>
    <w:rPr>
      <w:rFonts w:ascii="Arial" w:eastAsia="Times New Roman" w:hAnsi="Arial" w:cs="Arial"/>
      <w:lang w:val="en-GB" w:eastAsia="de-DE"/>
    </w:rPr>
  </w:style>
  <w:style w:type="paragraph" w:customStyle="1" w:styleId="SDMDocInfoTitle">
    <w:name w:val="SDMDocInfoTitle"/>
    <w:basedOn w:val="Normal"/>
    <w:rsid w:val="00353E8F"/>
    <w:pPr>
      <w:keepNext/>
      <w:keepLines/>
      <w:spacing w:before="480" w:after="240"/>
      <w:jc w:val="center"/>
    </w:pPr>
    <w:rPr>
      <w:rFonts w:cs="Arial"/>
      <w:b/>
      <w:szCs w:val="22"/>
    </w:rPr>
  </w:style>
  <w:style w:type="paragraph" w:customStyle="1" w:styleId="SDMSubPara3">
    <w:name w:val="SDMSubPara3"/>
    <w:basedOn w:val="Normal"/>
    <w:rsid w:val="00353E8F"/>
    <w:pPr>
      <w:numPr>
        <w:ilvl w:val="3"/>
        <w:numId w:val="28"/>
      </w:numPr>
      <w:spacing w:before="180"/>
      <w:ind w:left="2721" w:hanging="595"/>
    </w:pPr>
  </w:style>
  <w:style w:type="paragraph" w:customStyle="1" w:styleId="SDMSubPara4">
    <w:name w:val="SDMSubPara4"/>
    <w:basedOn w:val="Normal"/>
    <w:rsid w:val="00353E8F"/>
    <w:pPr>
      <w:numPr>
        <w:ilvl w:val="4"/>
        <w:numId w:val="28"/>
      </w:numPr>
      <w:spacing w:before="180"/>
    </w:pPr>
  </w:style>
  <w:style w:type="character" w:customStyle="1" w:styleId="TOC1Char">
    <w:name w:val="TOC 1 Char"/>
    <w:link w:val="TOC1"/>
    <w:uiPriority w:val="39"/>
    <w:rsid w:val="00353E8F"/>
    <w:rPr>
      <w:rFonts w:ascii="Arial" w:eastAsia="Times New Roman" w:hAnsi="Arial" w:cs="Arial"/>
      <w:b/>
      <w:caps/>
      <w:sz w:val="21"/>
      <w:szCs w:val="21"/>
      <w:lang w:val="en-GB" w:eastAsia="de-DE"/>
    </w:rPr>
  </w:style>
  <w:style w:type="character" w:customStyle="1" w:styleId="TOC2Char">
    <w:name w:val="TOC 2 Char"/>
    <w:link w:val="TOC2"/>
    <w:uiPriority w:val="39"/>
    <w:rsid w:val="00353E8F"/>
    <w:rPr>
      <w:rFonts w:ascii="Arial" w:eastAsia="Times New Roman" w:hAnsi="Arial" w:cs="Arial"/>
      <w:sz w:val="21"/>
      <w:szCs w:val="21"/>
      <w:lang w:val="en-GB" w:eastAsia="de-DE"/>
    </w:rPr>
  </w:style>
  <w:style w:type="character" w:customStyle="1" w:styleId="TOC3Char">
    <w:name w:val="TOC 3 Char"/>
    <w:link w:val="TOC3"/>
    <w:uiPriority w:val="39"/>
    <w:rsid w:val="00353E8F"/>
    <w:rPr>
      <w:rFonts w:ascii="Arial" w:eastAsia="Times New Roman" w:hAnsi="Arial" w:cs="Arial"/>
      <w:sz w:val="21"/>
      <w:szCs w:val="21"/>
      <w:lang w:val="en-GB" w:eastAsia="de-DE"/>
    </w:rPr>
  </w:style>
  <w:style w:type="character" w:customStyle="1" w:styleId="TOC3CharChar">
    <w:name w:val="TOC 3 Char Char"/>
    <w:rsid w:val="009115E4"/>
    <w:rPr>
      <w:rFonts w:ascii="Arial" w:hAnsi="Arial" w:cs="Arial"/>
      <w:b/>
      <w:caps/>
      <w:sz w:val="21"/>
      <w:szCs w:val="21"/>
      <w:lang w:val="en-GB" w:eastAsia="de-DE" w:bidi="ar-SA"/>
    </w:rPr>
  </w:style>
  <w:style w:type="paragraph" w:customStyle="1" w:styleId="SDMHeader">
    <w:name w:val="SDMHeader"/>
    <w:basedOn w:val="Header"/>
    <w:rsid w:val="00353E8F"/>
    <w:pPr>
      <w:pBdr>
        <w:bottom w:val="single" w:sz="4" w:space="10" w:color="auto"/>
      </w:pBdr>
      <w:tabs>
        <w:tab w:val="clear" w:pos="4320"/>
        <w:tab w:val="clear" w:pos="8640"/>
        <w:tab w:val="right" w:pos="9356"/>
        <w:tab w:val="right" w:pos="14288"/>
      </w:tabs>
    </w:pPr>
    <w:rPr>
      <w:rFonts w:cs="Arial"/>
      <w:sz w:val="20"/>
      <w:szCs w:val="16"/>
    </w:rPr>
  </w:style>
  <w:style w:type="paragraph" w:customStyle="1" w:styleId="SDMDocInfoHeadRow">
    <w:name w:val="SDMDocInfoHeadRow"/>
    <w:basedOn w:val="Normal"/>
    <w:rsid w:val="00353E8F"/>
    <w:pPr>
      <w:keepNext/>
      <w:keepLines/>
    </w:pPr>
    <w:rPr>
      <w:rFonts w:cs="Arial"/>
      <w:i/>
      <w:sz w:val="16"/>
      <w:szCs w:val="16"/>
    </w:rPr>
  </w:style>
  <w:style w:type="table" w:customStyle="1" w:styleId="SDMBox">
    <w:name w:val="SDMBox"/>
    <w:basedOn w:val="TableNormal"/>
    <w:rsid w:val="00353E8F"/>
    <w:rPr>
      <w:rFonts w:ascii="Arial" w:eastAsia="Times New Roman" w:hAnsi="Arial"/>
      <w:lang w:val="en-GB" w:eastAsia="en-GB"/>
    </w:rPr>
    <w:tblPr>
      <w:tblInd w:w="822" w:type="dxa"/>
      <w:tblBorders>
        <w:top w:val="single" w:sz="4" w:space="0" w:color="auto"/>
        <w:left w:val="single" w:sz="4" w:space="0" w:color="auto"/>
        <w:bottom w:val="single" w:sz="4" w:space="0" w:color="auto"/>
        <w:right w:val="single" w:sz="4" w:space="0" w:color="auto"/>
      </w:tblBorders>
      <w:tblCellMar>
        <w:top w:w="28" w:type="dxa"/>
        <w:bottom w:w="28" w:type="dxa"/>
      </w:tblCellMar>
    </w:tblPr>
    <w:trPr>
      <w:cantSplit/>
    </w:trPr>
    <w:tcPr>
      <w:shd w:val="clear" w:color="auto" w:fill="E6E6E6"/>
    </w:tcPr>
    <w:tblStylePr w:type="firstRow">
      <w:pPr>
        <w:keepNext/>
        <w:keepLines/>
        <w:wordWrap/>
      </w:pPr>
      <w:rPr>
        <w:b/>
      </w:rPr>
      <w:tblPr/>
      <w:tcPr>
        <w:tcMar>
          <w:top w:w="57" w:type="dxa"/>
          <w:left w:w="0" w:type="nil"/>
          <w:bottom w:w="57" w:type="dxa"/>
          <w:right w:w="0" w:type="nil"/>
        </w:tcMar>
      </w:tcPr>
    </w:tblStylePr>
    <w:tblStylePr w:type="lastRow">
      <w:pPr>
        <w:keepNext w:val="0"/>
        <w:wordWrap/>
      </w:pPr>
    </w:tblStylePr>
  </w:style>
  <w:style w:type="numbering" w:customStyle="1" w:styleId="SDMParaList">
    <w:name w:val="SDMParaList"/>
    <w:rsid w:val="00353E8F"/>
    <w:pPr>
      <w:numPr>
        <w:numId w:val="12"/>
      </w:numPr>
    </w:pPr>
  </w:style>
  <w:style w:type="numbering" w:customStyle="1" w:styleId="SDMHeadList">
    <w:name w:val="SDMHeadList"/>
    <w:uiPriority w:val="99"/>
    <w:rsid w:val="00353E8F"/>
    <w:pPr>
      <w:numPr>
        <w:numId w:val="15"/>
      </w:numPr>
    </w:pPr>
  </w:style>
  <w:style w:type="numbering" w:customStyle="1" w:styleId="SDMTableBoxParaList">
    <w:name w:val="SDMTable&amp;BoxParaList"/>
    <w:rsid w:val="009115E4"/>
    <w:pPr>
      <w:numPr>
        <w:numId w:val="13"/>
      </w:numPr>
    </w:pPr>
  </w:style>
  <w:style w:type="paragraph" w:customStyle="1" w:styleId="SDMAppTitle">
    <w:name w:val="SDMAppTitle"/>
    <w:basedOn w:val="SDMHead1"/>
    <w:next w:val="SDMApp1"/>
    <w:qFormat/>
    <w:rsid w:val="00353E8F"/>
    <w:pPr>
      <w:pageBreakBefore/>
      <w:numPr>
        <w:numId w:val="24"/>
      </w:numPr>
      <w:spacing w:before="120" w:after="600"/>
    </w:pPr>
  </w:style>
  <w:style w:type="paragraph" w:customStyle="1" w:styleId="SDMApp1">
    <w:name w:val="SDMApp1"/>
    <w:basedOn w:val="SDMHead2"/>
    <w:qFormat/>
    <w:rsid w:val="00353E8F"/>
    <w:pPr>
      <w:ind w:left="2126" w:hanging="2126"/>
      <w:outlineLvl w:val="9"/>
    </w:pPr>
  </w:style>
  <w:style w:type="paragraph" w:customStyle="1" w:styleId="SDMApp2">
    <w:name w:val="SDMApp2"/>
    <w:basedOn w:val="SDMHead3"/>
    <w:qFormat/>
    <w:rsid w:val="00353E8F"/>
    <w:pPr>
      <w:numPr>
        <w:numId w:val="24"/>
      </w:numPr>
      <w:outlineLvl w:val="9"/>
    </w:pPr>
  </w:style>
  <w:style w:type="paragraph" w:customStyle="1" w:styleId="SDMApp3">
    <w:name w:val="SDMApp3"/>
    <w:basedOn w:val="SDMHead4"/>
    <w:qFormat/>
    <w:rsid w:val="00353E8F"/>
    <w:pPr>
      <w:numPr>
        <w:numId w:val="24"/>
      </w:numPr>
      <w:outlineLvl w:val="9"/>
    </w:pPr>
  </w:style>
  <w:style w:type="paragraph" w:customStyle="1" w:styleId="SDMApp4">
    <w:name w:val="SDMApp4"/>
    <w:basedOn w:val="SDMHead5"/>
    <w:qFormat/>
    <w:rsid w:val="00353E8F"/>
    <w:pPr>
      <w:numPr>
        <w:numId w:val="24"/>
      </w:numPr>
      <w:outlineLvl w:val="9"/>
    </w:pPr>
  </w:style>
  <w:style w:type="numbering" w:customStyle="1" w:styleId="SDMAppHeadList">
    <w:name w:val="SDMAppHeadList"/>
    <w:uiPriority w:val="99"/>
    <w:rsid w:val="00353E8F"/>
    <w:pPr>
      <w:numPr>
        <w:numId w:val="14"/>
      </w:numPr>
    </w:pPr>
  </w:style>
  <w:style w:type="paragraph" w:customStyle="1" w:styleId="SDMDocRef">
    <w:name w:val="SDMDocRef"/>
    <w:basedOn w:val="Normal"/>
    <w:qFormat/>
    <w:rsid w:val="00353E8F"/>
    <w:pPr>
      <w:spacing w:before="100"/>
    </w:pPr>
    <w:rPr>
      <w:b/>
      <w:caps/>
      <w:sz w:val="28"/>
    </w:rPr>
  </w:style>
  <w:style w:type="paragraph" w:customStyle="1" w:styleId="SDMApp5">
    <w:name w:val="SDMApp5"/>
    <w:basedOn w:val="SDMApp4"/>
    <w:qFormat/>
    <w:rsid w:val="00353E8F"/>
    <w:pPr>
      <w:numPr>
        <w:ilvl w:val="5"/>
      </w:numPr>
      <w:tabs>
        <w:tab w:val="left" w:pos="1418"/>
      </w:tabs>
      <w:ind w:left="1418" w:hanging="1418"/>
    </w:pPr>
  </w:style>
  <w:style w:type="paragraph" w:customStyle="1" w:styleId="SDMTableBoxFigureFootnote">
    <w:name w:val="SDMTableBoxFigureFootnote"/>
    <w:basedOn w:val="Normal"/>
    <w:qFormat/>
    <w:rsid w:val="00353E8F"/>
    <w:pPr>
      <w:numPr>
        <w:numId w:val="30"/>
      </w:numPr>
      <w:spacing w:before="120"/>
    </w:pPr>
    <w:rPr>
      <w:sz w:val="20"/>
    </w:rPr>
  </w:style>
  <w:style w:type="paragraph" w:customStyle="1" w:styleId="SDMCovNoteTitle">
    <w:name w:val="SDMCovNoteTitle"/>
    <w:basedOn w:val="Normal"/>
    <w:qFormat/>
    <w:rsid w:val="00353E8F"/>
    <w:pPr>
      <w:keepNext/>
      <w:keepLines/>
      <w:suppressAutoHyphens/>
      <w:spacing w:before="240" w:after="840"/>
      <w:jc w:val="center"/>
    </w:pPr>
    <w:rPr>
      <w:b/>
      <w:caps/>
      <w:sz w:val="32"/>
    </w:rPr>
  </w:style>
  <w:style w:type="numbering" w:customStyle="1" w:styleId="SDMCovNoteHeadList">
    <w:name w:val="SDMCovNoteHeadList"/>
    <w:uiPriority w:val="99"/>
    <w:rsid w:val="00353E8F"/>
    <w:pPr>
      <w:numPr>
        <w:numId w:val="16"/>
      </w:numPr>
    </w:pPr>
  </w:style>
  <w:style w:type="paragraph" w:customStyle="1" w:styleId="SDMCovNoteHead1">
    <w:name w:val="SDMCovNoteHead1"/>
    <w:basedOn w:val="Normal"/>
    <w:rsid w:val="00353E8F"/>
    <w:pPr>
      <w:keepNext/>
      <w:keepLines/>
      <w:numPr>
        <w:numId w:val="22"/>
      </w:numPr>
      <w:suppressAutoHyphens/>
      <w:spacing w:before="240" w:after="60"/>
    </w:pPr>
    <w:rPr>
      <w:b/>
      <w:sz w:val="24"/>
    </w:rPr>
  </w:style>
  <w:style w:type="paragraph" w:customStyle="1" w:styleId="SDMCovNoteHead2">
    <w:name w:val="SDMCovNoteHead2"/>
    <w:basedOn w:val="Normal"/>
    <w:rsid w:val="00353E8F"/>
    <w:pPr>
      <w:keepNext/>
      <w:keepLines/>
      <w:numPr>
        <w:ilvl w:val="1"/>
        <w:numId w:val="22"/>
      </w:numPr>
      <w:spacing w:before="240" w:after="60"/>
    </w:pPr>
    <w:rPr>
      <w:b/>
    </w:rPr>
  </w:style>
  <w:style w:type="paragraph" w:customStyle="1" w:styleId="SDMCovNoteHead3">
    <w:name w:val="SDMCovNoteHead3"/>
    <w:basedOn w:val="Normal"/>
    <w:rsid w:val="00353E8F"/>
    <w:pPr>
      <w:keepNext/>
      <w:keepLines/>
      <w:numPr>
        <w:ilvl w:val="2"/>
        <w:numId w:val="22"/>
      </w:numPr>
      <w:spacing w:before="240" w:after="60"/>
    </w:pPr>
    <w:rPr>
      <w:b/>
    </w:rPr>
  </w:style>
  <w:style w:type="paragraph" w:customStyle="1" w:styleId="MediumGrid21">
    <w:name w:val="Medium Grid 21"/>
    <w:link w:val="MediumGrid2Char"/>
    <w:uiPriority w:val="1"/>
    <w:qFormat/>
    <w:rsid w:val="00353E8F"/>
    <w:rPr>
      <w:rFonts w:ascii="Calibri" w:hAnsi="Calibri" w:cs="Arial"/>
      <w:sz w:val="22"/>
      <w:szCs w:val="22"/>
      <w:lang w:eastAsia="ja-JP"/>
    </w:rPr>
  </w:style>
  <w:style w:type="character" w:customStyle="1" w:styleId="MediumGrid2Char">
    <w:name w:val="Medium Grid 2 Char"/>
    <w:link w:val="MediumGrid21"/>
    <w:uiPriority w:val="1"/>
    <w:rsid w:val="00353E8F"/>
    <w:rPr>
      <w:rFonts w:ascii="Calibri" w:hAnsi="Calibri" w:cs="Arial"/>
      <w:sz w:val="22"/>
      <w:szCs w:val="22"/>
      <w:lang w:eastAsia="ja-JP"/>
    </w:rPr>
  </w:style>
  <w:style w:type="paragraph" w:customStyle="1" w:styleId="SDMTOCHeading">
    <w:name w:val="SDMTOCHeading"/>
    <w:basedOn w:val="Normal"/>
    <w:qFormat/>
    <w:rsid w:val="00353E8F"/>
    <w:pPr>
      <w:keepNext/>
      <w:keepLines/>
      <w:pageBreakBefore/>
      <w:tabs>
        <w:tab w:val="right" w:pos="9356"/>
      </w:tabs>
      <w:spacing w:before="240" w:after="600"/>
    </w:pPr>
    <w:rPr>
      <w:rFonts w:cs="Arial"/>
      <w:b/>
      <w:szCs w:val="22"/>
    </w:rPr>
  </w:style>
  <w:style w:type="numbering" w:customStyle="1" w:styleId="SDMTableBoxFigureFootnoteList">
    <w:name w:val="SDMTableBoxFigureFootnoteList"/>
    <w:uiPriority w:val="99"/>
    <w:rsid w:val="00353E8F"/>
    <w:pPr>
      <w:numPr>
        <w:numId w:val="17"/>
      </w:numPr>
    </w:pPr>
  </w:style>
  <w:style w:type="paragraph" w:customStyle="1" w:styleId="SDMTableBoxFigureFootnoteSL1">
    <w:name w:val="SDMTableBoxFigureFootnoteSL1"/>
    <w:basedOn w:val="SDMTableBoxFigureFootnote"/>
    <w:qFormat/>
    <w:rsid w:val="00353E8F"/>
    <w:pPr>
      <w:numPr>
        <w:ilvl w:val="1"/>
      </w:numPr>
      <w:spacing w:before="40"/>
    </w:pPr>
  </w:style>
  <w:style w:type="paragraph" w:customStyle="1" w:styleId="SDMTableBoxFigureFootnoteSL2">
    <w:name w:val="SDMTableBoxFigureFootnoteSL2"/>
    <w:basedOn w:val="SDMTableBoxFigureFootnote"/>
    <w:qFormat/>
    <w:rsid w:val="00353E8F"/>
    <w:pPr>
      <w:numPr>
        <w:ilvl w:val="2"/>
      </w:numPr>
      <w:spacing w:before="40"/>
    </w:pPr>
  </w:style>
  <w:style w:type="paragraph" w:customStyle="1" w:styleId="SDMTableBoxFigureFootnoteSL3">
    <w:name w:val="SDMTableBoxFigureFootnoteSL3"/>
    <w:basedOn w:val="SDMTableBoxFigureFootnote"/>
    <w:qFormat/>
    <w:rsid w:val="00353E8F"/>
    <w:pPr>
      <w:numPr>
        <w:ilvl w:val="3"/>
      </w:numPr>
      <w:spacing w:before="40"/>
    </w:pPr>
  </w:style>
  <w:style w:type="paragraph" w:customStyle="1" w:styleId="SDMTableBoxFigureFootnoteSL4">
    <w:name w:val="SDMTableBoxFigureFootnoteSL4"/>
    <w:basedOn w:val="SDMTableBoxFigureFootnote"/>
    <w:qFormat/>
    <w:rsid w:val="00353E8F"/>
    <w:pPr>
      <w:numPr>
        <w:ilvl w:val="4"/>
      </w:numPr>
      <w:spacing w:before="40"/>
    </w:pPr>
  </w:style>
  <w:style w:type="paragraph" w:customStyle="1" w:styleId="SDMTableBoxFigureFootnoteSL5">
    <w:name w:val="SDMTableBoxFigureFootnoteSL5"/>
    <w:basedOn w:val="SDMTableBoxFigureFootnote"/>
    <w:qFormat/>
    <w:rsid w:val="00353E8F"/>
    <w:pPr>
      <w:numPr>
        <w:ilvl w:val="5"/>
      </w:numPr>
      <w:spacing w:before="40"/>
    </w:pPr>
  </w:style>
  <w:style w:type="character" w:customStyle="1" w:styleId="MediumGrid11">
    <w:name w:val="Medium Grid 11"/>
    <w:uiPriority w:val="99"/>
    <w:semiHidden/>
    <w:rsid w:val="00353E8F"/>
    <w:rPr>
      <w:color w:val="808080"/>
    </w:rPr>
  </w:style>
  <w:style w:type="character" w:customStyle="1" w:styleId="BalloonTextChar">
    <w:name w:val="Balloon Text Char"/>
    <w:link w:val="BalloonText"/>
    <w:rsid w:val="00353E8F"/>
    <w:rPr>
      <w:rFonts w:ascii="Tahoma" w:eastAsia="Times New Roman" w:hAnsi="Tahoma" w:cs="Tahoma"/>
      <w:sz w:val="16"/>
      <w:szCs w:val="16"/>
      <w:lang w:val="en-GB" w:eastAsia="de-DE"/>
    </w:rPr>
  </w:style>
  <w:style w:type="paragraph" w:styleId="Date">
    <w:name w:val="Date"/>
    <w:basedOn w:val="Normal"/>
    <w:next w:val="Normal"/>
    <w:link w:val="DateChar"/>
    <w:rsid w:val="00353E8F"/>
  </w:style>
  <w:style w:type="character" w:customStyle="1" w:styleId="DateChar">
    <w:name w:val="Date Char"/>
    <w:link w:val="Date"/>
    <w:rsid w:val="00353E8F"/>
    <w:rPr>
      <w:rFonts w:ascii="Arial" w:eastAsia="Times New Roman" w:hAnsi="Arial"/>
      <w:sz w:val="22"/>
      <w:lang w:val="en-GB" w:eastAsia="de-DE"/>
    </w:rPr>
  </w:style>
  <w:style w:type="paragraph" w:customStyle="1" w:styleId="SDMConfidentialMark">
    <w:name w:val="SDMConfidentialMark"/>
    <w:basedOn w:val="Normal"/>
    <w:qFormat/>
    <w:rsid w:val="00353E8F"/>
    <w:pPr>
      <w:spacing w:before="1200"/>
      <w:jc w:val="right"/>
    </w:pPr>
    <w:rPr>
      <w:b/>
      <w:caps/>
      <w:spacing w:val="10"/>
      <w:sz w:val="32"/>
    </w:rPr>
  </w:style>
  <w:style w:type="character" w:customStyle="1" w:styleId="Heading1Char">
    <w:name w:val="Heading 1 Char"/>
    <w:link w:val="Heading1"/>
    <w:rsid w:val="00353E8F"/>
    <w:rPr>
      <w:rFonts w:ascii="Cambria" w:eastAsia="Times New Roman" w:hAnsi="Cambria"/>
      <w:b/>
      <w:bCs/>
      <w:color w:val="365F91"/>
      <w:sz w:val="28"/>
      <w:szCs w:val="28"/>
    </w:rPr>
  </w:style>
  <w:style w:type="character" w:customStyle="1" w:styleId="Heading2Char">
    <w:name w:val="Heading 2 Char"/>
    <w:link w:val="Heading2"/>
    <w:rsid w:val="00353E8F"/>
    <w:rPr>
      <w:rFonts w:ascii="Cambria" w:eastAsia="Times New Roman" w:hAnsi="Cambria"/>
      <w:b/>
      <w:bCs/>
      <w:color w:val="4F81BD"/>
      <w:sz w:val="26"/>
      <w:szCs w:val="26"/>
    </w:rPr>
  </w:style>
  <w:style w:type="character" w:customStyle="1" w:styleId="Heading3Char">
    <w:name w:val="Heading 3 Char"/>
    <w:link w:val="Heading3"/>
    <w:rsid w:val="00353E8F"/>
    <w:rPr>
      <w:rFonts w:ascii="Cambria" w:eastAsia="Times New Roman" w:hAnsi="Cambria"/>
      <w:b/>
      <w:bCs/>
      <w:color w:val="4F81BD"/>
      <w:sz w:val="24"/>
      <w:szCs w:val="24"/>
    </w:rPr>
  </w:style>
  <w:style w:type="character" w:customStyle="1" w:styleId="Heading4Char">
    <w:name w:val="Heading 4 Char"/>
    <w:link w:val="Heading4"/>
    <w:rsid w:val="00353E8F"/>
    <w:rPr>
      <w:rFonts w:ascii="Cambria" w:eastAsia="Times New Roman" w:hAnsi="Cambria"/>
      <w:b/>
      <w:bCs/>
      <w:i/>
      <w:iCs/>
      <w:color w:val="4F81BD"/>
      <w:sz w:val="24"/>
      <w:szCs w:val="24"/>
    </w:rPr>
  </w:style>
  <w:style w:type="character" w:customStyle="1" w:styleId="Heading5Char">
    <w:name w:val="Heading 5 Char"/>
    <w:link w:val="Heading5"/>
    <w:rsid w:val="00353E8F"/>
    <w:rPr>
      <w:rFonts w:ascii="Cambria" w:eastAsia="Times New Roman" w:hAnsi="Cambria"/>
      <w:color w:val="243F60"/>
      <w:sz w:val="24"/>
      <w:szCs w:val="24"/>
    </w:rPr>
  </w:style>
  <w:style w:type="character" w:customStyle="1" w:styleId="Heading6Char">
    <w:name w:val="Heading 6 Char"/>
    <w:link w:val="Heading6"/>
    <w:rsid w:val="00353E8F"/>
    <w:rPr>
      <w:rFonts w:ascii="Cambria" w:eastAsia="Times New Roman" w:hAnsi="Cambria"/>
      <w:i/>
      <w:iCs/>
      <w:color w:val="243F60"/>
      <w:sz w:val="24"/>
      <w:szCs w:val="24"/>
    </w:rPr>
  </w:style>
  <w:style w:type="character" w:customStyle="1" w:styleId="Heading7Char">
    <w:name w:val="Heading 7 Char"/>
    <w:link w:val="Heading7"/>
    <w:rsid w:val="00353E8F"/>
    <w:rPr>
      <w:rFonts w:ascii="Cambria" w:eastAsia="Times New Roman" w:hAnsi="Cambria"/>
      <w:i/>
      <w:iCs/>
      <w:color w:val="404040"/>
      <w:sz w:val="24"/>
      <w:szCs w:val="24"/>
    </w:rPr>
  </w:style>
  <w:style w:type="character" w:customStyle="1" w:styleId="Heading8Char">
    <w:name w:val="Heading 8 Char"/>
    <w:link w:val="Heading8"/>
    <w:rsid w:val="00353E8F"/>
    <w:rPr>
      <w:rFonts w:ascii="Cambria" w:eastAsia="Times New Roman" w:hAnsi="Cambria"/>
      <w:color w:val="404040"/>
    </w:rPr>
  </w:style>
  <w:style w:type="character" w:customStyle="1" w:styleId="Heading9Char">
    <w:name w:val="Heading 9 Char"/>
    <w:link w:val="Heading9"/>
    <w:rsid w:val="00353E8F"/>
    <w:rPr>
      <w:rFonts w:ascii="Cambria" w:eastAsia="Times New Roman" w:hAnsi="Cambria"/>
      <w:i/>
      <w:iCs/>
      <w:color w:val="404040"/>
    </w:rPr>
  </w:style>
  <w:style w:type="table" w:customStyle="1" w:styleId="SDMMethTableEmmissions">
    <w:name w:val="SDMMethTableEmmissions"/>
    <w:basedOn w:val="TableNormal"/>
    <w:uiPriority w:val="99"/>
    <w:rsid w:val="00353E8F"/>
    <w:rPr>
      <w:rFonts w:ascii="Arial" w:eastAsia="Times New Roman" w:hAnsi="Arial"/>
      <w:lang w:val="en-GB" w:eastAsia="en-GB"/>
    </w:rPr>
    <w:tblPr>
      <w:tblStyleRowBandSize w:val="3"/>
      <w:tblStyleColBandSize w:val="1"/>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rPr>
      <w:cantSplit/>
    </w:trPr>
    <w:tcPr>
      <w:vAlign w:val="center"/>
    </w:tcPr>
    <w:tblStylePr w:type="firstRow">
      <w:pPr>
        <w:keepNext/>
        <w:keepLines/>
        <w:wordWrap/>
        <w:jc w:val="center"/>
      </w:pPr>
      <w:rPr>
        <w:rFonts w:ascii="Symbol" w:hAnsi="Symbol"/>
        <w:b/>
        <w:sz w:val="22"/>
        <w:u w:val="none"/>
      </w:rPr>
      <w:tblPr/>
      <w:trPr>
        <w:tblHeader/>
      </w:trPr>
      <w:tcPr>
        <w:tcBorders>
          <w:top w:val="single" w:sz="4" w:space="0" w:color="auto"/>
          <w:left w:val="single" w:sz="4" w:space="0" w:color="auto"/>
          <w:bottom w:val="single" w:sz="12" w:space="0" w:color="auto"/>
          <w:right w:val="single" w:sz="4" w:space="0" w:color="auto"/>
          <w:insideH w:val="nil"/>
          <w:insideV w:val="single" w:sz="4" w:space="0" w:color="auto"/>
          <w:tl2br w:val="nil"/>
          <w:tr2bl w:val="nil"/>
        </w:tcBorders>
        <w:shd w:val="clear" w:color="auto" w:fill="E6E6E6"/>
        <w:tcMar>
          <w:top w:w="113" w:type="dxa"/>
          <w:left w:w="0" w:type="nil"/>
          <w:bottom w:w="113" w:type="dxa"/>
          <w:right w:w="0" w:type="nil"/>
        </w:tcMar>
      </w:tcPr>
    </w:tblStylePr>
    <w:tblStylePr w:type="firstCol">
      <w:pPr>
        <w:keepLines/>
        <w:wordWrap/>
        <w:jc w:val="center"/>
      </w:pPr>
      <w:rPr>
        <w:b/>
      </w:rPr>
    </w:tblStylePr>
    <w:tblStylePr w:type="band2Horz">
      <w:tblPr/>
      <w:tcPr>
        <w:shd w:val="clear" w:color="auto" w:fill="E6E6E6"/>
      </w:tcPr>
    </w:tblStylePr>
  </w:style>
  <w:style w:type="table" w:customStyle="1" w:styleId="SDMMethTableDataParameter">
    <w:name w:val="SDMMethTableDataParameter"/>
    <w:basedOn w:val="TableNormal"/>
    <w:uiPriority w:val="99"/>
    <w:rsid w:val="00353E8F"/>
    <w:rPr>
      <w:rFonts w:ascii="Arial" w:eastAsia="Times New Roman" w:hAnsi="Arial"/>
      <w:lang w:val="en-GB" w:eastAsia="en-GB"/>
    </w:rPr>
    <w:tblPr>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rPr>
      <w:cantSplit/>
    </w:trPr>
    <w:tblStylePr w:type="firstRow">
      <w:pPr>
        <w:keepNext/>
        <w:keepLines/>
        <w:wordWrap/>
      </w:pPr>
      <w:rPr>
        <w:b/>
      </w:rPr>
      <w:tblPr/>
      <w:tcPr>
        <w:tcMar>
          <w:top w:w="62" w:type="dxa"/>
          <w:left w:w="0" w:type="nil"/>
          <w:bottom w:w="62" w:type="dxa"/>
          <w:right w:w="0" w:type="nil"/>
        </w:tcMar>
      </w:tcPr>
    </w:tblStylePr>
    <w:tblStylePr w:type="firstCol">
      <w:tblPr/>
      <w:tcPr>
        <w:shd w:val="clear" w:color="auto" w:fill="E6E6E6"/>
      </w:tcPr>
    </w:tblStylePr>
  </w:style>
  <w:style w:type="paragraph" w:customStyle="1" w:styleId="SDMMethCaptionNestedTableDataParameter">
    <w:name w:val="SDMMethCaptionNestedTableDataParameter"/>
    <w:basedOn w:val="Caption"/>
    <w:qFormat/>
    <w:rsid w:val="00353E8F"/>
    <w:pPr>
      <w:ind w:left="1531"/>
    </w:pPr>
  </w:style>
  <w:style w:type="table" w:customStyle="1" w:styleId="SDMMethTable">
    <w:name w:val="SDMMethTable"/>
    <w:basedOn w:val="SDMTable"/>
    <w:uiPriority w:val="99"/>
    <w:rsid w:val="00353E8F"/>
    <w:tblPr/>
    <w:tblStylePr w:type="firstRow">
      <w:pPr>
        <w:keepNext/>
        <w:keepLines/>
        <w:wordWrap/>
        <w:jc w:val="center"/>
      </w:pPr>
      <w:rPr>
        <w:b/>
      </w:rPr>
      <w:tblPr/>
      <w:trPr>
        <w:tblHeader/>
      </w:trPr>
      <w:tcPr>
        <w:tcBorders>
          <w:top w:val="single" w:sz="4" w:space="0" w:color="auto"/>
          <w:left w:val="single" w:sz="4" w:space="0" w:color="auto"/>
          <w:bottom w:val="single" w:sz="12" w:space="0" w:color="auto"/>
          <w:right w:val="single" w:sz="4" w:space="0" w:color="auto"/>
          <w:insideH w:val="nil"/>
          <w:insideV w:val="nil"/>
          <w:tl2br w:val="nil"/>
          <w:tr2bl w:val="nil"/>
        </w:tcBorders>
        <w:shd w:val="clear" w:color="auto" w:fill="E6E6E6"/>
        <w:tcMar>
          <w:top w:w="57" w:type="dxa"/>
          <w:left w:w="0" w:type="nil"/>
          <w:bottom w:w="57" w:type="dxa"/>
          <w:right w:w="0" w:type="nil"/>
        </w:tcMar>
        <w:vAlign w:val="center"/>
      </w:tcPr>
    </w:tblStylePr>
    <w:tblStylePr w:type="lastRow">
      <w:pPr>
        <w:keepNext w:val="0"/>
        <w:wordWrap/>
      </w:pPr>
    </w:tblStylePr>
    <w:tblStylePr w:type="firstCol">
      <w:rPr>
        <w:b/>
      </w:rPr>
    </w:tblStylePr>
  </w:style>
  <w:style w:type="table" w:customStyle="1" w:styleId="SDMMethTableEquationParameters">
    <w:name w:val="SDMMethTableEquationParameters"/>
    <w:basedOn w:val="TableNormal"/>
    <w:uiPriority w:val="99"/>
    <w:rsid w:val="00353E8F"/>
    <w:rPr>
      <w:rFonts w:ascii="Arial" w:eastAsia="Times New Roman" w:hAnsi="Arial"/>
      <w:sz w:val="22"/>
      <w:lang w:val="en-GB" w:eastAsia="en-GB"/>
    </w:rPr>
    <w:tblPr>
      <w:tblInd w:w="680" w:type="dxa"/>
      <w:tblCellMar>
        <w:top w:w="85" w:type="dxa"/>
        <w:bottom w:w="28" w:type="dxa"/>
      </w:tblCellMar>
    </w:tblPr>
    <w:trPr>
      <w:cantSplit/>
    </w:trPr>
    <w:tcPr>
      <w:vAlign w:val="center"/>
    </w:tcPr>
  </w:style>
  <w:style w:type="paragraph" w:customStyle="1" w:styleId="SDMMethCaptionEquationParametersTable">
    <w:name w:val="SDMMethCaptionEquationParametersTable"/>
    <w:basedOn w:val="Caption"/>
    <w:qFormat/>
    <w:rsid w:val="00353E8F"/>
    <w:pPr>
      <w:spacing w:before="180" w:after="0"/>
    </w:pPr>
    <w:rPr>
      <w:b w:val="0"/>
      <w:sz w:val="22"/>
    </w:rPr>
  </w:style>
  <w:style w:type="paragraph" w:customStyle="1" w:styleId="SDMMethEquation">
    <w:name w:val="SDMMethEquation"/>
    <w:basedOn w:val="SDMPara"/>
    <w:qFormat/>
    <w:rsid w:val="00353E8F"/>
    <w:pPr>
      <w:keepLines/>
      <w:numPr>
        <w:numId w:val="0"/>
      </w:numPr>
      <w:spacing w:before="360" w:line="360" w:lineRule="auto"/>
    </w:pPr>
  </w:style>
  <w:style w:type="table" w:customStyle="1" w:styleId="SDMMethTableEquation">
    <w:name w:val="SDMMethTableEquation"/>
    <w:basedOn w:val="TableNormal"/>
    <w:uiPriority w:val="99"/>
    <w:rsid w:val="00353E8F"/>
    <w:rPr>
      <w:rFonts w:ascii="Arial" w:eastAsia="Times New Roman" w:hAnsi="Arial"/>
      <w:sz w:val="22"/>
      <w:lang w:val="en-GB" w:eastAsia="en-GB"/>
    </w:rPr>
    <w:tblPr>
      <w:tblInd w:w="680" w:type="dxa"/>
    </w:tblPr>
    <w:trPr>
      <w:cantSplit/>
    </w:trPr>
  </w:style>
  <w:style w:type="paragraph" w:customStyle="1" w:styleId="SDMTableBoxParaNotNumbered">
    <w:name w:val="SDMTable&amp;BoxParaNotNumbered"/>
    <w:basedOn w:val="Normal"/>
    <w:qFormat/>
    <w:rsid w:val="00353E8F"/>
    <w:pPr>
      <w:jc w:val="left"/>
    </w:pPr>
    <w:rPr>
      <w:sz w:val="20"/>
    </w:rPr>
  </w:style>
  <w:style w:type="paragraph" w:customStyle="1" w:styleId="SDMTableBoxParaNumbered">
    <w:name w:val="SDMTable&amp;BoxParaNumbered"/>
    <w:basedOn w:val="Normal"/>
    <w:qFormat/>
    <w:rsid w:val="00353E8F"/>
    <w:pPr>
      <w:numPr>
        <w:numId w:val="21"/>
      </w:numPr>
      <w:jc w:val="left"/>
    </w:pPr>
    <w:rPr>
      <w:sz w:val="20"/>
    </w:rPr>
  </w:style>
  <w:style w:type="paragraph" w:customStyle="1" w:styleId="SDMMethEquationNr">
    <w:name w:val="SDMMethEquationNr"/>
    <w:basedOn w:val="SDMMethEquation"/>
    <w:qFormat/>
    <w:rsid w:val="00353E8F"/>
    <w:pPr>
      <w:keepNext/>
      <w:numPr>
        <w:numId w:val="32"/>
      </w:numPr>
      <w:jc w:val="right"/>
    </w:pPr>
    <w:rPr>
      <w:sz w:val="20"/>
    </w:rPr>
  </w:style>
  <w:style w:type="numbering" w:customStyle="1" w:styleId="SDMMethEquationNumberingList">
    <w:name w:val="SDMMethEquationNumberingList"/>
    <w:uiPriority w:val="99"/>
    <w:rsid w:val="009115E4"/>
    <w:pPr>
      <w:numPr>
        <w:numId w:val="18"/>
      </w:numPr>
    </w:pPr>
  </w:style>
  <w:style w:type="paragraph" w:customStyle="1" w:styleId="ColorfulList-Accent11">
    <w:name w:val="Colorful List - Accent 11"/>
    <w:basedOn w:val="Normal"/>
    <w:uiPriority w:val="34"/>
    <w:qFormat/>
    <w:rsid w:val="00353E8F"/>
    <w:pPr>
      <w:ind w:left="720"/>
      <w:contextualSpacing/>
    </w:pPr>
  </w:style>
  <w:style w:type="table" w:customStyle="1" w:styleId="SDMTableLandscape">
    <w:name w:val="SDMTableLandscape"/>
    <w:basedOn w:val="SDMTable"/>
    <w:uiPriority w:val="99"/>
    <w:rsid w:val="009115E4"/>
    <w:tblPr>
      <w:jc w:val="center"/>
      <w:tblInd w:w="0" w:type="dxa"/>
    </w:tblPr>
    <w:trPr>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tcMar>
          <w:top w:w="57" w:type="dxa"/>
          <w:left w:w="0" w:type="nil"/>
          <w:bottom w:w="57" w:type="dxa"/>
          <w:right w:w="0" w:type="nil"/>
        </w:tcMar>
        <w:vAlign w:val="center"/>
      </w:tcPr>
    </w:tblStylePr>
    <w:tblStylePr w:type="lastRow">
      <w:pPr>
        <w:keepNext w:val="0"/>
        <w:wordWrap/>
      </w:pPr>
    </w:tblStylePr>
    <w:tblStylePr w:type="firstCol">
      <w:rPr>
        <w:b/>
      </w:rPr>
    </w:tblStylePr>
  </w:style>
  <w:style w:type="table" w:customStyle="1" w:styleId="SDMMethTableLandscape">
    <w:name w:val="SDMMethTableLandscape"/>
    <w:basedOn w:val="SDMMethTable"/>
    <w:uiPriority w:val="99"/>
    <w:rsid w:val="009115E4"/>
    <w:tblPr>
      <w:jc w:val="center"/>
      <w:tblInd w:w="0" w:type="dxa"/>
    </w:tblPr>
    <w:trPr>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shd w:val="clear" w:color="auto" w:fill="E6E6E6"/>
        <w:tcMar>
          <w:top w:w="57" w:type="dxa"/>
          <w:left w:w="0" w:type="nil"/>
          <w:bottom w:w="57" w:type="dxa"/>
          <w:right w:w="0" w:type="nil"/>
        </w:tcMar>
        <w:vAlign w:val="center"/>
      </w:tcPr>
    </w:tblStylePr>
    <w:tblStylePr w:type="lastRow">
      <w:pPr>
        <w:keepNext w:val="0"/>
        <w:wordWrap/>
      </w:pPr>
    </w:tblStylePr>
    <w:tblStylePr w:type="firstCol">
      <w:rPr>
        <w:b/>
      </w:rPr>
    </w:tblStylePr>
  </w:style>
  <w:style w:type="paragraph" w:customStyle="1" w:styleId="CaptionLandscape">
    <w:name w:val="CaptionLandscape"/>
    <w:basedOn w:val="Caption"/>
    <w:qFormat/>
    <w:rsid w:val="009115E4"/>
  </w:style>
  <w:style w:type="character" w:customStyle="1" w:styleId="BodyText3Char">
    <w:name w:val="Body Text 3 Char"/>
    <w:link w:val="BodyText3"/>
    <w:rsid w:val="009115E4"/>
    <w:rPr>
      <w:rFonts w:eastAsia="Times New Roman"/>
      <w:i/>
      <w:iCs/>
      <w:sz w:val="24"/>
      <w:lang w:val="en-GB" w:eastAsia="de-DE"/>
    </w:rPr>
  </w:style>
  <w:style w:type="character" w:customStyle="1" w:styleId="BodyTextChar">
    <w:name w:val="Body Text Char"/>
    <w:link w:val="BodyText"/>
    <w:rsid w:val="009115E4"/>
    <w:rPr>
      <w:rFonts w:eastAsia="Times New Roman"/>
      <w:sz w:val="22"/>
      <w:lang w:val="en-GB" w:eastAsia="de-DE"/>
    </w:rPr>
  </w:style>
  <w:style w:type="character" w:customStyle="1" w:styleId="BodyText2Char">
    <w:name w:val="Body Text 2 Char"/>
    <w:link w:val="BodyText2"/>
    <w:rsid w:val="009115E4"/>
    <w:rPr>
      <w:rFonts w:eastAsia="Times New Roman"/>
      <w:sz w:val="22"/>
      <w:lang w:val="en-GB" w:eastAsia="de-DE"/>
    </w:rPr>
  </w:style>
  <w:style w:type="character" w:customStyle="1" w:styleId="DocumentMapChar">
    <w:name w:val="Document Map Char"/>
    <w:link w:val="DocumentMap"/>
    <w:rsid w:val="009115E4"/>
    <w:rPr>
      <w:rFonts w:ascii="Tahoma" w:eastAsia="Times New Roman" w:hAnsi="Tahoma" w:cs="Tahoma"/>
      <w:shd w:val="clear" w:color="auto" w:fill="000080"/>
      <w:lang w:val="en-GB" w:eastAsia="de-DE"/>
    </w:rPr>
  </w:style>
  <w:style w:type="character" w:customStyle="1" w:styleId="MacroTextChar">
    <w:name w:val="Macro Text Char"/>
    <w:link w:val="MacroText"/>
    <w:rsid w:val="009115E4"/>
    <w:rPr>
      <w:rFonts w:ascii="Courier New" w:eastAsia="Times New Roman" w:hAnsi="Courier New" w:cs="Courier New"/>
      <w:lang w:val="en-GB" w:eastAsia="de-DE"/>
    </w:rPr>
  </w:style>
  <w:style w:type="paragraph" w:customStyle="1" w:styleId="SDMPDDPoASection">
    <w:name w:val="SDMPDD&amp;PoASection"/>
    <w:basedOn w:val="SDMHead2"/>
    <w:qFormat/>
    <w:rsid w:val="009115E4"/>
    <w:pPr>
      <w:tabs>
        <w:tab w:val="left" w:pos="2325"/>
      </w:tabs>
      <w:outlineLvl w:val="0"/>
    </w:pPr>
  </w:style>
  <w:style w:type="numbering" w:customStyle="1" w:styleId="SDMPDDPoASectionList">
    <w:name w:val="SDMPDD&amp;PoASectionList"/>
    <w:uiPriority w:val="99"/>
    <w:rsid w:val="009115E4"/>
    <w:pPr>
      <w:numPr>
        <w:numId w:val="20"/>
      </w:numPr>
    </w:pPr>
  </w:style>
  <w:style w:type="paragraph" w:customStyle="1" w:styleId="SDMPDDPoASubSection1">
    <w:name w:val="SDMPDD&amp;PoASubSection1"/>
    <w:basedOn w:val="SDMHead3"/>
    <w:qFormat/>
    <w:rsid w:val="009115E4"/>
    <w:pPr>
      <w:numPr>
        <w:ilvl w:val="0"/>
        <w:numId w:val="0"/>
      </w:numPr>
      <w:tabs>
        <w:tab w:val="left" w:pos="1474"/>
      </w:tabs>
      <w:outlineLvl w:val="1"/>
    </w:pPr>
    <w:rPr>
      <w:rFonts w:eastAsia="MS Mincho"/>
    </w:rPr>
  </w:style>
  <w:style w:type="paragraph" w:customStyle="1" w:styleId="SDMPDDPoASubSection2">
    <w:name w:val="SDMPDD&amp;PoASubSection2"/>
    <w:basedOn w:val="SDMHead3"/>
    <w:qFormat/>
    <w:rsid w:val="009115E4"/>
    <w:pPr>
      <w:numPr>
        <w:ilvl w:val="0"/>
        <w:numId w:val="0"/>
      </w:numPr>
      <w:tabs>
        <w:tab w:val="left" w:pos="1474"/>
      </w:tabs>
    </w:pPr>
  </w:style>
  <w:style w:type="paragraph" w:customStyle="1" w:styleId="SDMPDDPoACaption">
    <w:name w:val="SDMPDD&amp;PoACaption"/>
    <w:basedOn w:val="Caption"/>
    <w:qFormat/>
    <w:rsid w:val="009115E4"/>
    <w:rPr>
      <w:b w:val="0"/>
      <w:i/>
    </w:rPr>
  </w:style>
  <w:style w:type="character" w:styleId="Strong">
    <w:name w:val="Strong"/>
    <w:qFormat/>
    <w:rsid w:val="009115E4"/>
    <w:rPr>
      <w:b/>
      <w:bCs/>
    </w:rPr>
  </w:style>
  <w:style w:type="numbering" w:customStyle="1" w:styleId="SDMTableBoxParaNumberedList">
    <w:name w:val="SDMTable&amp;BoxParaNumberedList"/>
    <w:rsid w:val="00353E8F"/>
    <w:pPr>
      <w:numPr>
        <w:numId w:val="21"/>
      </w:numPr>
    </w:pPr>
  </w:style>
  <w:style w:type="character" w:customStyle="1" w:styleId="CommentTextChar">
    <w:name w:val="Comment Text Char"/>
    <w:link w:val="CommentText"/>
    <w:rsid w:val="009115E4"/>
    <w:rPr>
      <w:rFonts w:ascii="Arial" w:hAnsi="Arial"/>
      <w:lang w:val="en-GB"/>
    </w:rPr>
  </w:style>
  <w:style w:type="paragraph" w:customStyle="1" w:styleId="SymbolForm">
    <w:name w:val="SymbolForm"/>
    <w:basedOn w:val="Normal"/>
    <w:rsid w:val="00E57F3D"/>
    <w:pPr>
      <w:jc w:val="right"/>
    </w:pPr>
    <w:rPr>
      <w:rFonts w:cs="Arial"/>
      <w:b/>
      <w:bCs/>
    </w:rPr>
  </w:style>
  <w:style w:type="paragraph" w:customStyle="1" w:styleId="FooterF">
    <w:name w:val="FooterF"/>
    <w:basedOn w:val="Footer"/>
    <w:rsid w:val="00E57F3D"/>
    <w:pPr>
      <w:tabs>
        <w:tab w:val="clear" w:pos="4320"/>
        <w:tab w:val="clear" w:pos="8640"/>
        <w:tab w:val="right" w:pos="9639"/>
      </w:tabs>
      <w:ind w:right="-1"/>
    </w:pPr>
    <w:rPr>
      <w:rFonts w:cs="Arial"/>
      <w:b/>
      <w:lang w:val="en-US"/>
    </w:rPr>
  </w:style>
  <w:style w:type="numbering" w:customStyle="1" w:styleId="SDMMethEquationNrList">
    <w:name w:val="SDMMethEquationNrList"/>
    <w:uiPriority w:val="99"/>
    <w:rsid w:val="00353E8F"/>
    <w:pPr>
      <w:numPr>
        <w:numId w:val="23"/>
      </w:numPr>
    </w:pPr>
  </w:style>
  <w:style w:type="table" w:customStyle="1" w:styleId="SDMTableFullPage">
    <w:name w:val="SDMTableFullPage"/>
    <w:basedOn w:val="SDMTable"/>
    <w:uiPriority w:val="99"/>
    <w:rsid w:val="00353E8F"/>
    <w:tblPr>
      <w:jc w:val="center"/>
      <w:tblInd w:w="0" w:type="dxa"/>
    </w:tblPr>
    <w:trPr>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tcMar>
          <w:top w:w="57" w:type="dxa"/>
          <w:left w:w="0" w:type="nil"/>
          <w:bottom w:w="57" w:type="dxa"/>
          <w:right w:w="0" w:type="nil"/>
        </w:tcMar>
        <w:vAlign w:val="center"/>
      </w:tcPr>
    </w:tblStylePr>
    <w:tblStylePr w:type="lastRow">
      <w:pPr>
        <w:keepNext w:val="0"/>
        <w:wordWrap/>
      </w:pPr>
    </w:tblStylePr>
    <w:tblStylePr w:type="firstCol">
      <w:rPr>
        <w:b/>
      </w:rPr>
    </w:tblStylePr>
  </w:style>
  <w:style w:type="table" w:customStyle="1" w:styleId="SDMMethTableFullPage">
    <w:name w:val="SDMMethTableFullPage"/>
    <w:basedOn w:val="SDMMethTable"/>
    <w:uiPriority w:val="99"/>
    <w:rsid w:val="00353E8F"/>
    <w:tblPr>
      <w:jc w:val="center"/>
      <w:tblInd w:w="0" w:type="dxa"/>
    </w:tblPr>
    <w:trPr>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shd w:val="clear" w:color="auto" w:fill="E6E6E6"/>
        <w:tcMar>
          <w:top w:w="57" w:type="dxa"/>
          <w:left w:w="0" w:type="nil"/>
          <w:bottom w:w="57" w:type="dxa"/>
          <w:right w:w="0" w:type="nil"/>
        </w:tcMar>
        <w:vAlign w:val="center"/>
      </w:tcPr>
    </w:tblStylePr>
    <w:tblStylePr w:type="lastRow">
      <w:pPr>
        <w:keepNext w:val="0"/>
        <w:wordWrap/>
      </w:pPr>
    </w:tblStylePr>
    <w:tblStylePr w:type="firstCol">
      <w:rPr>
        <w:b/>
      </w:rPr>
    </w:tblStylePr>
  </w:style>
  <w:style w:type="paragraph" w:customStyle="1" w:styleId="CaptionFullPage">
    <w:name w:val="CaptionFullPage"/>
    <w:basedOn w:val="Caption"/>
    <w:qFormat/>
    <w:rsid w:val="00353E8F"/>
    <w:pPr>
      <w:ind w:left="0" w:firstLine="0"/>
    </w:pPr>
  </w:style>
  <w:style w:type="numbering" w:customStyle="1" w:styleId="SDMFootnoteList">
    <w:name w:val="SDMFootnoteList"/>
    <w:uiPriority w:val="99"/>
    <w:rsid w:val="00353E8F"/>
    <w:pPr>
      <w:numPr>
        <w:numId w:val="25"/>
      </w:numPr>
    </w:pPr>
  </w:style>
  <w:style w:type="numbering" w:customStyle="1" w:styleId="SDMDocInfoTextBullets">
    <w:name w:val="SDMDocInfoTextBullets"/>
    <w:uiPriority w:val="99"/>
    <w:rsid w:val="00353E8F"/>
    <w:pPr>
      <w:numPr>
        <w:numId w:val="27"/>
      </w:numPr>
    </w:pPr>
  </w:style>
  <w:style w:type="table" w:customStyle="1" w:styleId="SDMBoxFullPage">
    <w:name w:val="SDMBoxFullPage"/>
    <w:basedOn w:val="SDMBox"/>
    <w:uiPriority w:val="99"/>
    <w:rsid w:val="00353E8F"/>
    <w:tblPr>
      <w:jc w:val="center"/>
      <w:tblInd w:w="0" w:type="dxa"/>
    </w:tblPr>
    <w:trPr>
      <w:jc w:val="center"/>
    </w:trPr>
    <w:tcPr>
      <w:shd w:val="clear" w:color="auto" w:fill="E6E6E6"/>
    </w:tcPr>
    <w:tblStylePr w:type="firstRow">
      <w:pPr>
        <w:keepNext/>
        <w:keepLines/>
        <w:wordWrap/>
      </w:pPr>
      <w:rPr>
        <w:b/>
      </w:rPr>
      <w:tblPr/>
      <w:tcPr>
        <w:tcMar>
          <w:top w:w="57" w:type="dxa"/>
          <w:left w:w="0" w:type="nil"/>
          <w:bottom w:w="57" w:type="dxa"/>
          <w:right w:w="0" w:type="nil"/>
        </w:tcMar>
      </w:tcPr>
    </w:tblStylePr>
    <w:tblStylePr w:type="lastRow">
      <w:pPr>
        <w:keepNext w:val="0"/>
        <w:wordWrap/>
      </w:pPr>
    </w:tblStylePr>
  </w:style>
  <w:style w:type="paragraph" w:customStyle="1" w:styleId="SDMTableBoxFigureFootnoteFullPage">
    <w:name w:val="SDMTableBoxFigureFootnoteFullPage"/>
    <w:basedOn w:val="SDMTableBoxFigureFootnote"/>
    <w:rsid w:val="00353E8F"/>
    <w:pPr>
      <w:numPr>
        <w:numId w:val="31"/>
      </w:numPr>
    </w:pPr>
  </w:style>
  <w:style w:type="paragraph" w:customStyle="1" w:styleId="SDMTableBoxFigureFootnoteSL1FullPage">
    <w:name w:val="SDMTableBoxFigureFootnoteSL1FullPage"/>
    <w:basedOn w:val="SDMTableBoxFigureFootnoteSL1"/>
    <w:rsid w:val="00353E8F"/>
    <w:pPr>
      <w:numPr>
        <w:numId w:val="31"/>
      </w:numPr>
    </w:pPr>
  </w:style>
  <w:style w:type="paragraph" w:customStyle="1" w:styleId="SDMTableBoxFigureFootnoteSL2FullPage">
    <w:name w:val="SDMTableBoxFigureFootnoteSL2FullPage"/>
    <w:basedOn w:val="SDMTableBoxFigureFootnoteSL2"/>
    <w:rsid w:val="00353E8F"/>
    <w:pPr>
      <w:numPr>
        <w:numId w:val="31"/>
      </w:numPr>
    </w:pPr>
  </w:style>
  <w:style w:type="paragraph" w:customStyle="1" w:styleId="SDMTableBoxFigureFootnoteSL3FullPage">
    <w:name w:val="SDMTableBoxFigureFootnoteSL3FullPage"/>
    <w:basedOn w:val="SDMTableBoxFigureFootnoteSL3"/>
    <w:rsid w:val="00353E8F"/>
    <w:pPr>
      <w:numPr>
        <w:numId w:val="31"/>
      </w:numPr>
      <w:ind w:left="1248" w:hanging="397"/>
    </w:pPr>
  </w:style>
  <w:style w:type="paragraph" w:customStyle="1" w:styleId="SDMTableBoxFigureFootnoteSL4FullPage">
    <w:name w:val="SDMTableBoxFigureFootnoteSL4FullPage"/>
    <w:basedOn w:val="SDMTableBoxFigureFootnoteSL4"/>
    <w:rsid w:val="00353E8F"/>
    <w:pPr>
      <w:numPr>
        <w:numId w:val="31"/>
      </w:numPr>
      <w:ind w:left="1587" w:hanging="340"/>
    </w:pPr>
  </w:style>
  <w:style w:type="paragraph" w:customStyle="1" w:styleId="SDMTableBoxFigureFootnoteSL5FullPage">
    <w:name w:val="SDMTableBoxFigureFootnoteSL5FullPage"/>
    <w:basedOn w:val="SDMTableBoxFigureFootnoteSL5"/>
    <w:rsid w:val="00353E8F"/>
    <w:pPr>
      <w:numPr>
        <w:numId w:val="31"/>
      </w:numPr>
      <w:ind w:left="2042" w:hanging="454"/>
    </w:pPr>
  </w:style>
  <w:style w:type="numbering" w:customStyle="1" w:styleId="SDMTableBoxFigureFootnoteFullPageList">
    <w:name w:val="SDMTableBoxFigureFootnoteFullPageList"/>
    <w:uiPriority w:val="99"/>
    <w:rsid w:val="00353E8F"/>
    <w:pPr>
      <w:numPr>
        <w:numId w:val="29"/>
      </w:numPr>
    </w:pPr>
  </w:style>
  <w:style w:type="character" w:styleId="FollowedHyperlink">
    <w:name w:val="FollowedHyperlink"/>
    <w:rsid w:val="0037179A"/>
    <w:rPr>
      <w:color w:val="800080"/>
      <w:u w:val="single"/>
    </w:rPr>
  </w:style>
  <w:style w:type="paragraph" w:customStyle="1" w:styleId="Tablecustom">
    <w:name w:val="Table custom"/>
    <w:basedOn w:val="Normal"/>
    <w:link w:val="TablecustomChar"/>
    <w:rsid w:val="00E93F4E"/>
    <w:pPr>
      <w:spacing w:line="288" w:lineRule="auto"/>
      <w:jc w:val="left"/>
    </w:pPr>
    <w:rPr>
      <w:rFonts w:eastAsia="SimSun" w:cs="Arial"/>
      <w:b/>
      <w:bCs/>
      <w:sz w:val="18"/>
      <w:szCs w:val="16"/>
      <w:lang w:eastAsia="zh-CN"/>
    </w:rPr>
  </w:style>
  <w:style w:type="character" w:customStyle="1" w:styleId="TablecustomChar">
    <w:name w:val="Table custom Char"/>
    <w:link w:val="Tablecustom"/>
    <w:rsid w:val="00E93F4E"/>
    <w:rPr>
      <w:rFonts w:ascii="Arial" w:eastAsia="SimSun" w:hAnsi="Arial" w:cs="Arial"/>
      <w:b/>
      <w:bCs/>
      <w:sz w:val="18"/>
      <w:szCs w:val="16"/>
      <w:lang w:val="en-GB" w:eastAsia="zh-CN"/>
    </w:rPr>
  </w:style>
  <w:style w:type="table" w:styleId="TableGrid">
    <w:name w:val="Table Grid"/>
    <w:basedOn w:val="TableNormal"/>
    <w:rsid w:val="002108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6097"/>
    <w:pPr>
      <w:ind w:left="720"/>
      <w:contextualSpacing/>
    </w:pPr>
  </w:style>
  <w:style w:type="character" w:styleId="PlaceholderText">
    <w:name w:val="Placeholder Text"/>
    <w:basedOn w:val="DefaultParagraphFont"/>
    <w:uiPriority w:val="99"/>
    <w:unhideWhenUsed/>
    <w:rsid w:val="001767DD"/>
    <w:rPr>
      <w:color w:val="808080"/>
    </w:rPr>
  </w:style>
  <w:style w:type="paragraph" w:styleId="Revision">
    <w:name w:val="Revision"/>
    <w:hidden/>
    <w:uiPriority w:val="71"/>
    <w:semiHidden/>
    <w:rsid w:val="00966962"/>
    <w:rPr>
      <w:rFonts w:ascii="Arial" w:eastAsia="Times New Roman" w:hAnsi="Arial"/>
      <w:sz w:val="22"/>
      <w:lang w:val="en-GB" w:eastAsia="de-DE"/>
    </w:rPr>
  </w:style>
  <w:style w:type="character" w:customStyle="1" w:styleId="UnresolvedMention1">
    <w:name w:val="Unresolved Mention1"/>
    <w:basedOn w:val="DefaultParagraphFont"/>
    <w:uiPriority w:val="99"/>
    <w:semiHidden/>
    <w:unhideWhenUsed/>
    <w:rsid w:val="00162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33692">
      <w:bodyDiv w:val="1"/>
      <w:marLeft w:val="0"/>
      <w:marRight w:val="0"/>
      <w:marTop w:val="0"/>
      <w:marBottom w:val="0"/>
      <w:divBdr>
        <w:top w:val="none" w:sz="0" w:space="0" w:color="auto"/>
        <w:left w:val="none" w:sz="0" w:space="0" w:color="auto"/>
        <w:bottom w:val="none" w:sz="0" w:space="0" w:color="auto"/>
        <w:right w:val="none" w:sz="0" w:space="0" w:color="auto"/>
      </w:divBdr>
    </w:div>
    <w:div w:id="64111681">
      <w:bodyDiv w:val="1"/>
      <w:marLeft w:val="0"/>
      <w:marRight w:val="0"/>
      <w:marTop w:val="0"/>
      <w:marBottom w:val="0"/>
      <w:divBdr>
        <w:top w:val="none" w:sz="0" w:space="0" w:color="auto"/>
        <w:left w:val="none" w:sz="0" w:space="0" w:color="auto"/>
        <w:bottom w:val="none" w:sz="0" w:space="0" w:color="auto"/>
        <w:right w:val="none" w:sz="0" w:space="0" w:color="auto"/>
      </w:divBdr>
    </w:div>
    <w:div w:id="127553498">
      <w:bodyDiv w:val="1"/>
      <w:marLeft w:val="0"/>
      <w:marRight w:val="0"/>
      <w:marTop w:val="0"/>
      <w:marBottom w:val="0"/>
      <w:divBdr>
        <w:top w:val="none" w:sz="0" w:space="0" w:color="auto"/>
        <w:left w:val="none" w:sz="0" w:space="0" w:color="auto"/>
        <w:bottom w:val="none" w:sz="0" w:space="0" w:color="auto"/>
        <w:right w:val="none" w:sz="0" w:space="0" w:color="auto"/>
      </w:divBdr>
    </w:div>
    <w:div w:id="147135757">
      <w:bodyDiv w:val="1"/>
      <w:marLeft w:val="0"/>
      <w:marRight w:val="0"/>
      <w:marTop w:val="0"/>
      <w:marBottom w:val="0"/>
      <w:divBdr>
        <w:top w:val="none" w:sz="0" w:space="0" w:color="auto"/>
        <w:left w:val="none" w:sz="0" w:space="0" w:color="auto"/>
        <w:bottom w:val="none" w:sz="0" w:space="0" w:color="auto"/>
        <w:right w:val="none" w:sz="0" w:space="0" w:color="auto"/>
      </w:divBdr>
    </w:div>
    <w:div w:id="149827707">
      <w:bodyDiv w:val="1"/>
      <w:marLeft w:val="0"/>
      <w:marRight w:val="0"/>
      <w:marTop w:val="0"/>
      <w:marBottom w:val="0"/>
      <w:divBdr>
        <w:top w:val="none" w:sz="0" w:space="0" w:color="auto"/>
        <w:left w:val="none" w:sz="0" w:space="0" w:color="auto"/>
        <w:bottom w:val="none" w:sz="0" w:space="0" w:color="auto"/>
        <w:right w:val="none" w:sz="0" w:space="0" w:color="auto"/>
      </w:divBdr>
    </w:div>
    <w:div w:id="168108683">
      <w:bodyDiv w:val="1"/>
      <w:marLeft w:val="0"/>
      <w:marRight w:val="0"/>
      <w:marTop w:val="0"/>
      <w:marBottom w:val="0"/>
      <w:divBdr>
        <w:top w:val="none" w:sz="0" w:space="0" w:color="auto"/>
        <w:left w:val="none" w:sz="0" w:space="0" w:color="auto"/>
        <w:bottom w:val="none" w:sz="0" w:space="0" w:color="auto"/>
        <w:right w:val="none" w:sz="0" w:space="0" w:color="auto"/>
      </w:divBdr>
    </w:div>
    <w:div w:id="187838331">
      <w:bodyDiv w:val="1"/>
      <w:marLeft w:val="0"/>
      <w:marRight w:val="0"/>
      <w:marTop w:val="0"/>
      <w:marBottom w:val="0"/>
      <w:divBdr>
        <w:top w:val="none" w:sz="0" w:space="0" w:color="auto"/>
        <w:left w:val="none" w:sz="0" w:space="0" w:color="auto"/>
        <w:bottom w:val="none" w:sz="0" w:space="0" w:color="auto"/>
        <w:right w:val="none" w:sz="0" w:space="0" w:color="auto"/>
      </w:divBdr>
    </w:div>
    <w:div w:id="197938944">
      <w:bodyDiv w:val="1"/>
      <w:marLeft w:val="0"/>
      <w:marRight w:val="0"/>
      <w:marTop w:val="0"/>
      <w:marBottom w:val="0"/>
      <w:divBdr>
        <w:top w:val="none" w:sz="0" w:space="0" w:color="auto"/>
        <w:left w:val="none" w:sz="0" w:space="0" w:color="auto"/>
        <w:bottom w:val="none" w:sz="0" w:space="0" w:color="auto"/>
        <w:right w:val="none" w:sz="0" w:space="0" w:color="auto"/>
      </w:divBdr>
    </w:div>
    <w:div w:id="226192311">
      <w:bodyDiv w:val="1"/>
      <w:marLeft w:val="0"/>
      <w:marRight w:val="0"/>
      <w:marTop w:val="0"/>
      <w:marBottom w:val="0"/>
      <w:divBdr>
        <w:top w:val="none" w:sz="0" w:space="0" w:color="auto"/>
        <w:left w:val="none" w:sz="0" w:space="0" w:color="auto"/>
        <w:bottom w:val="none" w:sz="0" w:space="0" w:color="auto"/>
        <w:right w:val="none" w:sz="0" w:space="0" w:color="auto"/>
      </w:divBdr>
    </w:div>
    <w:div w:id="388503743">
      <w:bodyDiv w:val="1"/>
      <w:marLeft w:val="0"/>
      <w:marRight w:val="0"/>
      <w:marTop w:val="0"/>
      <w:marBottom w:val="0"/>
      <w:divBdr>
        <w:top w:val="none" w:sz="0" w:space="0" w:color="auto"/>
        <w:left w:val="none" w:sz="0" w:space="0" w:color="auto"/>
        <w:bottom w:val="none" w:sz="0" w:space="0" w:color="auto"/>
        <w:right w:val="none" w:sz="0" w:space="0" w:color="auto"/>
      </w:divBdr>
    </w:div>
    <w:div w:id="515583491">
      <w:bodyDiv w:val="1"/>
      <w:marLeft w:val="0"/>
      <w:marRight w:val="0"/>
      <w:marTop w:val="0"/>
      <w:marBottom w:val="0"/>
      <w:divBdr>
        <w:top w:val="none" w:sz="0" w:space="0" w:color="auto"/>
        <w:left w:val="none" w:sz="0" w:space="0" w:color="auto"/>
        <w:bottom w:val="none" w:sz="0" w:space="0" w:color="auto"/>
        <w:right w:val="none" w:sz="0" w:space="0" w:color="auto"/>
      </w:divBdr>
    </w:div>
    <w:div w:id="642544573">
      <w:bodyDiv w:val="1"/>
      <w:marLeft w:val="0"/>
      <w:marRight w:val="0"/>
      <w:marTop w:val="0"/>
      <w:marBottom w:val="0"/>
      <w:divBdr>
        <w:top w:val="none" w:sz="0" w:space="0" w:color="auto"/>
        <w:left w:val="none" w:sz="0" w:space="0" w:color="auto"/>
        <w:bottom w:val="none" w:sz="0" w:space="0" w:color="auto"/>
        <w:right w:val="none" w:sz="0" w:space="0" w:color="auto"/>
      </w:divBdr>
    </w:div>
    <w:div w:id="675885613">
      <w:bodyDiv w:val="1"/>
      <w:marLeft w:val="0"/>
      <w:marRight w:val="0"/>
      <w:marTop w:val="0"/>
      <w:marBottom w:val="0"/>
      <w:divBdr>
        <w:top w:val="none" w:sz="0" w:space="0" w:color="auto"/>
        <w:left w:val="none" w:sz="0" w:space="0" w:color="auto"/>
        <w:bottom w:val="none" w:sz="0" w:space="0" w:color="auto"/>
        <w:right w:val="none" w:sz="0" w:space="0" w:color="auto"/>
      </w:divBdr>
    </w:div>
    <w:div w:id="706174471">
      <w:bodyDiv w:val="1"/>
      <w:marLeft w:val="0"/>
      <w:marRight w:val="0"/>
      <w:marTop w:val="0"/>
      <w:marBottom w:val="0"/>
      <w:divBdr>
        <w:top w:val="none" w:sz="0" w:space="0" w:color="auto"/>
        <w:left w:val="none" w:sz="0" w:space="0" w:color="auto"/>
        <w:bottom w:val="none" w:sz="0" w:space="0" w:color="auto"/>
        <w:right w:val="none" w:sz="0" w:space="0" w:color="auto"/>
      </w:divBdr>
    </w:div>
    <w:div w:id="972832110">
      <w:bodyDiv w:val="1"/>
      <w:marLeft w:val="0"/>
      <w:marRight w:val="0"/>
      <w:marTop w:val="0"/>
      <w:marBottom w:val="0"/>
      <w:divBdr>
        <w:top w:val="none" w:sz="0" w:space="0" w:color="auto"/>
        <w:left w:val="none" w:sz="0" w:space="0" w:color="auto"/>
        <w:bottom w:val="none" w:sz="0" w:space="0" w:color="auto"/>
        <w:right w:val="none" w:sz="0" w:space="0" w:color="auto"/>
      </w:divBdr>
    </w:div>
    <w:div w:id="1132209938">
      <w:bodyDiv w:val="1"/>
      <w:marLeft w:val="0"/>
      <w:marRight w:val="0"/>
      <w:marTop w:val="0"/>
      <w:marBottom w:val="0"/>
      <w:divBdr>
        <w:top w:val="none" w:sz="0" w:space="0" w:color="auto"/>
        <w:left w:val="none" w:sz="0" w:space="0" w:color="auto"/>
        <w:bottom w:val="none" w:sz="0" w:space="0" w:color="auto"/>
        <w:right w:val="none" w:sz="0" w:space="0" w:color="auto"/>
      </w:divBdr>
    </w:div>
    <w:div w:id="1202354430">
      <w:bodyDiv w:val="1"/>
      <w:marLeft w:val="0"/>
      <w:marRight w:val="0"/>
      <w:marTop w:val="0"/>
      <w:marBottom w:val="0"/>
      <w:divBdr>
        <w:top w:val="none" w:sz="0" w:space="0" w:color="auto"/>
        <w:left w:val="none" w:sz="0" w:space="0" w:color="auto"/>
        <w:bottom w:val="none" w:sz="0" w:space="0" w:color="auto"/>
        <w:right w:val="none" w:sz="0" w:space="0" w:color="auto"/>
      </w:divBdr>
    </w:div>
    <w:div w:id="1457523724">
      <w:bodyDiv w:val="1"/>
      <w:marLeft w:val="0"/>
      <w:marRight w:val="0"/>
      <w:marTop w:val="0"/>
      <w:marBottom w:val="0"/>
      <w:divBdr>
        <w:top w:val="none" w:sz="0" w:space="0" w:color="auto"/>
        <w:left w:val="none" w:sz="0" w:space="0" w:color="auto"/>
        <w:bottom w:val="none" w:sz="0" w:space="0" w:color="auto"/>
        <w:right w:val="none" w:sz="0" w:space="0" w:color="auto"/>
      </w:divBdr>
    </w:div>
    <w:div w:id="1603611975">
      <w:bodyDiv w:val="1"/>
      <w:marLeft w:val="0"/>
      <w:marRight w:val="0"/>
      <w:marTop w:val="0"/>
      <w:marBottom w:val="0"/>
      <w:divBdr>
        <w:top w:val="none" w:sz="0" w:space="0" w:color="auto"/>
        <w:left w:val="none" w:sz="0" w:space="0" w:color="auto"/>
        <w:bottom w:val="none" w:sz="0" w:space="0" w:color="auto"/>
        <w:right w:val="none" w:sz="0" w:space="0" w:color="auto"/>
      </w:divBdr>
    </w:div>
    <w:div w:id="1683701709">
      <w:bodyDiv w:val="1"/>
      <w:marLeft w:val="0"/>
      <w:marRight w:val="0"/>
      <w:marTop w:val="0"/>
      <w:marBottom w:val="0"/>
      <w:divBdr>
        <w:top w:val="none" w:sz="0" w:space="0" w:color="auto"/>
        <w:left w:val="none" w:sz="0" w:space="0" w:color="auto"/>
        <w:bottom w:val="none" w:sz="0" w:space="0" w:color="auto"/>
        <w:right w:val="none" w:sz="0" w:space="0" w:color="auto"/>
      </w:divBdr>
    </w:div>
    <w:div w:id="2136824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ebapps.sgs.com/quality-network/" TargetMode="External"/><Relationship Id="rId26" Type="http://schemas.openxmlformats.org/officeDocument/2006/relationships/hyperlink" Target="http://jcm.ekon.go.id/en/uploads/files/Document%20JCM/Rules%20&amp;%20Guidelines/Emission_Factor_DJK_ESDM_2016.pdf" TargetMode="External"/><Relationship Id="rId39" Type="http://schemas.openxmlformats.org/officeDocument/2006/relationships/image" Target="media/image15.png"/><Relationship Id="rId21" Type="http://schemas.openxmlformats.org/officeDocument/2006/relationships/hyperlink" Target="https://cdm.unfccc.int/Projects/DB/SGS-UKL1214472977.27/view" TargetMode="External"/><Relationship Id="rId34" Type="http://schemas.openxmlformats.org/officeDocument/2006/relationships/hyperlink" Target="mailto:temesi.compost@gmail.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ebapps.sgs.com/quality-network/" TargetMode="External"/><Relationship Id="rId29" Type="http://schemas.openxmlformats.org/officeDocument/2006/relationships/image" Target="media/image1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m.unfccc.int/Projects/DB/SGS-UKL1214472977.27/view" TargetMode="External"/><Relationship Id="rId24" Type="http://schemas.openxmlformats.org/officeDocument/2006/relationships/hyperlink" Target="http://jcm.ekon.go.id/en/uploads/files/Document%20JCM/Rules%20&amp;%20Guidelines/Emission_Factor_DJK_ESDM_2016.pdf" TargetMode="External"/><Relationship Id="rId32" Type="http://schemas.openxmlformats.org/officeDocument/2006/relationships/image" Target="media/image13.jpeg"/><Relationship Id="rId37" Type="http://schemas.openxmlformats.org/officeDocument/2006/relationships/hyperlink" Target="http://www.myclimate.org" TargetMode="External"/><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dm.unfccc.int/methodologies/PAmethodologies/tools/am-tool-04-v6.0.1.pdf/history_view" TargetMode="External"/><Relationship Id="rId28" Type="http://schemas.openxmlformats.org/officeDocument/2006/relationships/image" Target="media/image9.emf"/><Relationship Id="rId36" Type="http://schemas.openxmlformats.org/officeDocument/2006/relationships/hyperlink" Target="mailto:info@myclimate.org" TargetMode="External"/><Relationship Id="rId10" Type="http://schemas.openxmlformats.org/officeDocument/2006/relationships/footer" Target="footer1.xml"/><Relationship Id="rId19" Type="http://schemas.openxmlformats.org/officeDocument/2006/relationships/hyperlink" Target="https://webapps.sgs.com/quality-network/"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cdm.unfccc.int/Projects/DB/SGS-UKL1214472977.27/view" TargetMode="External"/><Relationship Id="rId27" Type="http://schemas.openxmlformats.org/officeDocument/2006/relationships/hyperlink" Target="http://jcm.ekon.go.id/en/uploads/files/Document%20JCM/Rules%20&amp;%20Guidelines/Emission_Factor_DJK_ESDM_2016.pdf" TargetMode="External"/><Relationship Id="rId30" Type="http://schemas.openxmlformats.org/officeDocument/2006/relationships/image" Target="media/image11.jpeg"/><Relationship Id="rId35" Type="http://schemas.openxmlformats.org/officeDocument/2006/relationships/hyperlink" Target="mailto:temesi.compost@gmail.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jcm.ekon.go.id/en/uploads/files/Document%20JCM/Rules%20&amp;%20Guidelines/Emission_Factor_DJK_ESDM_2016.pdf" TargetMode="External"/><Relationship Id="rId33" Type="http://schemas.openxmlformats.org/officeDocument/2006/relationships/image" Target="media/image14.jpeg"/><Relationship Id="rId38" Type="http://schemas.openxmlformats.org/officeDocument/2006/relationships/hyperlink" Target="mailto:Franziska.heidenreich@myclimate.or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reaties.un.org/Pages/ViewDetails.aspx?src=IND&amp;mtdsg_no=XXVII-7-d&amp;chapter=27&amp;clang=_en" TargetMode="External"/><Relationship Id="rId3" Type="http://schemas.openxmlformats.org/officeDocument/2006/relationships/hyperlink" Target="https://www.ncbi.nlm.nih.gov/pubmed/7330367" TargetMode="External"/><Relationship Id="rId7" Type="http://schemas.openxmlformats.org/officeDocument/2006/relationships/hyperlink" Target="http://www.mongabay.co.id/2016/08/21/degradasi-lahan-pertanian-ancam-swasembada-pangan-nasional/" TargetMode="External"/><Relationship Id="rId2" Type="http://schemas.openxmlformats.org/officeDocument/2006/relationships/hyperlink" Target="https://globalgoals.goldstandard.org/200-gs4gg-community-services-activity-requirements/" TargetMode="External"/><Relationship Id="rId1" Type="http://schemas.openxmlformats.org/officeDocument/2006/relationships/hyperlink" Target="https://www.un.org/sustainabledevelopment/sustainable-development-goals/" TargetMode="External"/><Relationship Id="rId6" Type="http://schemas.openxmlformats.org/officeDocument/2006/relationships/hyperlink" Target="https://sustainabledevelopment.un.org/memberstates/indonesia" TargetMode="External"/><Relationship Id="rId5" Type="http://schemas.openxmlformats.org/officeDocument/2006/relationships/hyperlink" Target="https://link.springer.com/article/10.1007/s10163-020-00989-5" TargetMode="External"/><Relationship Id="rId4" Type="http://schemas.openxmlformats.org/officeDocument/2006/relationships/hyperlink" Target="https://www.un.org/womenwatch/daw/Review/responses/INDONESIA-English.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G:\SDM\Clean%20Development%20Mechanism%20(CDM)\CDM07-Official%20Documents%20(CDM)\Templates\CDM_Methodology.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872A1-FB9C-45E7-9479-694D4EBFD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G:\SDM\Clean Development Mechanism (CDM)\CDM07-Official Documents (CDM)\Templates\CDM_Methodology.dotm</Template>
  <TotalTime>0</TotalTime>
  <Pages>70</Pages>
  <Words>18404</Words>
  <Characters>104909</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F-CDM-PDD: Project design document form for CDM project activities. version 04.1.</vt:lpstr>
    </vt:vector>
  </TitlesOfParts>
  <LinksUpToDate>false</LinksUpToDate>
  <CharactersWithSpaces>123067</CharactersWithSpaces>
  <SharedDoc>false</SharedDoc>
  <HLinks>
    <vt:vector size="6" baseType="variant">
      <vt:variant>
        <vt:i4>3473496</vt:i4>
      </vt:variant>
      <vt:variant>
        <vt:i4>0</vt:i4>
      </vt:variant>
      <vt:variant>
        <vt:i4>0</vt:i4>
      </vt:variant>
      <vt:variant>
        <vt:i4>5</vt:i4>
      </vt:variant>
      <vt:variant>
        <vt:lpwstr>http://www.un.org/sustainabledevelopment/sustainable-development-goals/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F-CDM-PDD: Project design document form for CDM project activities. version 04.1.</dc:title>
  <dc:subject>Regulatory</dc:subject>
  <dc:creator/>
  <cp:keywords>Form, PDD</cp:keywords>
  <cp:lastModifiedBy/>
  <cp:revision>1</cp:revision>
  <cp:lastPrinted>2012-02-28T03:53:00Z</cp:lastPrinted>
  <dcterms:created xsi:type="dcterms:W3CDTF">2021-05-24T06:07:00Z</dcterms:created>
  <dcterms:modified xsi:type="dcterms:W3CDTF">2021-05-28T19:45:00Z</dcterms:modified>
  <cp:category>Registration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NoteNo">
    <vt:i4>1</vt:i4>
  </property>
  <property fmtid="{D5CDD505-2E9C-101B-9397-08002B2CF9AE}" pid="3" name="footNoteLetter">
    <vt:lpwstr>1</vt:lpwstr>
  </property>
  <property fmtid="{D5CDD505-2E9C-101B-9397-08002B2CF9AE}" pid="4" name="docType">
    <vt:lpwstr>Draft</vt:lpwstr>
  </property>
</Properties>
</file>